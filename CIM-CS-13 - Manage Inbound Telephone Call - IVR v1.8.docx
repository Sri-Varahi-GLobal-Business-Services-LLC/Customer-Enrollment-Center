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9521AC" w14:textId="77777777" w:rsidR="00560135" w:rsidRPr="001E1582" w:rsidRDefault="00560135" w:rsidP="00560135">
      <w:pPr>
        <w:pStyle w:val="Cover-ProposalText"/>
        <w:ind w:right="27"/>
        <w:rPr>
          <w:rFonts w:ascii="Arial" w:hAnsi="Arial"/>
        </w:rPr>
      </w:pPr>
    </w:p>
    <w:p w14:paraId="5839A5CA" w14:textId="1D367A51" w:rsidR="00A96F48" w:rsidRPr="001E1582" w:rsidRDefault="0038047C" w:rsidP="00976734">
      <w:pPr>
        <w:jc w:val="right"/>
        <w:rPr>
          <w:rFonts w:cs="Arial"/>
        </w:rPr>
      </w:pPr>
      <w:r>
        <w:rPr>
          <w:b/>
          <w:noProof/>
          <w:color w:val="F79646"/>
          <w:sz w:val="40"/>
        </w:rPr>
        <w:drawing>
          <wp:inline distT="0" distB="0" distL="0" distR="0" wp14:anchorId="4DFF254E" wp14:editId="70FF7F08">
            <wp:extent cx="1905000" cy="18108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RP-Image-v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26129" cy="1830973"/>
                    </a:xfrm>
                    <a:prstGeom prst="rect">
                      <a:avLst/>
                    </a:prstGeom>
                  </pic:spPr>
                </pic:pic>
              </a:graphicData>
            </a:graphic>
          </wp:inline>
        </w:drawing>
      </w:r>
    </w:p>
    <w:p w14:paraId="369A1C36" w14:textId="77777777" w:rsidR="00A96F48" w:rsidRPr="001E1582" w:rsidRDefault="00A96F48" w:rsidP="00A96F48">
      <w:pPr>
        <w:jc w:val="right"/>
        <w:rPr>
          <w:rFonts w:cs="Arial"/>
        </w:rPr>
      </w:pPr>
    </w:p>
    <w:p w14:paraId="513917B0" w14:textId="77777777" w:rsidR="00A96F48" w:rsidRPr="001E1582" w:rsidRDefault="00A96F48" w:rsidP="00A96F48">
      <w:pPr>
        <w:rPr>
          <w:rFonts w:cs="Arial"/>
        </w:rPr>
      </w:pPr>
    </w:p>
    <w:tbl>
      <w:tblPr>
        <w:tblW w:w="9468" w:type="dxa"/>
        <w:tblLayout w:type="fixed"/>
        <w:tblLook w:val="0000" w:firstRow="0" w:lastRow="0" w:firstColumn="0" w:lastColumn="0" w:noHBand="0" w:noVBand="0"/>
      </w:tblPr>
      <w:tblGrid>
        <w:gridCol w:w="18"/>
        <w:gridCol w:w="9450"/>
      </w:tblGrid>
      <w:tr w:rsidR="00A14DC0" w:rsidRPr="001E1582" w14:paraId="4D8EA6CE" w14:textId="77777777" w:rsidTr="0035091A">
        <w:trPr>
          <w:gridBefore w:val="1"/>
          <w:wBefore w:w="18" w:type="dxa"/>
          <w:trHeight w:val="1878"/>
        </w:trPr>
        <w:tc>
          <w:tcPr>
            <w:tcW w:w="9450" w:type="dxa"/>
            <w:vAlign w:val="center"/>
          </w:tcPr>
          <w:p w14:paraId="4C1D897E" w14:textId="77777777" w:rsidR="00CE2E6D" w:rsidRPr="00350F6B" w:rsidRDefault="00CE2E6D" w:rsidP="00CE2E6D">
            <w:pPr>
              <w:pStyle w:val="Cover-ProposalText"/>
              <w:ind w:right="27"/>
              <w:jc w:val="center"/>
              <w:rPr>
                <w:rStyle w:val="Cover-CustomerNameChar"/>
                <w:rFonts w:ascii="Calibri Light" w:hAnsi="Calibri Light"/>
                <w:sz w:val="40"/>
                <w:lang w:val="en-US"/>
              </w:rPr>
            </w:pPr>
            <w:r w:rsidRPr="00350F6B">
              <w:rPr>
                <w:rStyle w:val="Cover-CustomerNameChar"/>
                <w:rFonts w:ascii="Calibri Light" w:hAnsi="Calibri Light"/>
                <w:sz w:val="40"/>
                <w:lang w:val="en-US"/>
              </w:rPr>
              <w:t>Southern California Edison</w:t>
            </w:r>
          </w:p>
          <w:p w14:paraId="24308E40" w14:textId="77777777" w:rsidR="00CE2E6D" w:rsidRPr="00350F6B" w:rsidRDefault="00CE2E6D" w:rsidP="00CE2E6D">
            <w:pPr>
              <w:pStyle w:val="Cover-ProposalText"/>
              <w:ind w:right="27"/>
              <w:jc w:val="center"/>
              <w:rPr>
                <w:rStyle w:val="Cover-CustomerNameChar"/>
                <w:rFonts w:ascii="Calibri Light" w:hAnsi="Calibri Light"/>
                <w:sz w:val="40"/>
                <w:lang w:val="en-US"/>
              </w:rPr>
            </w:pPr>
            <w:r w:rsidRPr="00350F6B">
              <w:rPr>
                <w:rStyle w:val="Cover-CustomerNameChar"/>
                <w:rFonts w:ascii="Calibri Light" w:hAnsi="Calibri Light"/>
                <w:sz w:val="40"/>
                <w:lang w:val="en-US"/>
              </w:rPr>
              <w:t>CS Re-Platform Project</w:t>
            </w:r>
          </w:p>
          <w:p w14:paraId="164E8D23" w14:textId="77777777" w:rsidR="00A14DC0" w:rsidRPr="001E1582" w:rsidRDefault="00A14DC0" w:rsidP="00CE2E6D">
            <w:pPr>
              <w:jc w:val="center"/>
              <w:rPr>
                <w:rFonts w:cs="Arial"/>
                <w:noProof/>
              </w:rPr>
            </w:pPr>
          </w:p>
          <w:p w14:paraId="5E893528" w14:textId="77777777" w:rsidR="00A14DC0" w:rsidRPr="001E1582" w:rsidRDefault="00A14DC0" w:rsidP="0035091A">
            <w:pPr>
              <w:pStyle w:val="TitlePage-BoldCentered"/>
              <w:jc w:val="right"/>
              <w:rPr>
                <w:rStyle w:val="TOCHeader"/>
                <w:rFonts w:ascii="Arial" w:hAnsi="Arial" w:cs="Arial"/>
                <w:b/>
                <w:sz w:val="48"/>
              </w:rPr>
            </w:pPr>
          </w:p>
          <w:p w14:paraId="50C91746" w14:textId="77777777" w:rsidR="00A14DC0" w:rsidRPr="001E1582" w:rsidRDefault="00A14DC0" w:rsidP="0035091A">
            <w:pPr>
              <w:rPr>
                <w:rFonts w:cs="Arial"/>
              </w:rPr>
            </w:pPr>
          </w:p>
        </w:tc>
      </w:tr>
      <w:tr w:rsidR="00A14DC0" w:rsidRPr="001E1582" w14:paraId="06E12CC8" w14:textId="77777777" w:rsidTr="00CB11F6">
        <w:trPr>
          <w:gridBefore w:val="1"/>
          <w:wBefore w:w="18" w:type="dxa"/>
          <w:trHeight w:val="720"/>
        </w:trPr>
        <w:tc>
          <w:tcPr>
            <w:tcW w:w="9450" w:type="dxa"/>
            <w:tcBorders>
              <w:top w:val="single" w:sz="4" w:space="0" w:color="auto"/>
              <w:bottom w:val="single" w:sz="6" w:space="0" w:color="auto"/>
            </w:tcBorders>
            <w:shd w:val="clear" w:color="auto" w:fill="F9FBAF"/>
            <w:vAlign w:val="center"/>
          </w:tcPr>
          <w:p w14:paraId="74A20686" w14:textId="4EE39DE9" w:rsidR="00A14DC0" w:rsidRPr="00350F6B" w:rsidRDefault="00C764A2" w:rsidP="00C764A2">
            <w:pPr>
              <w:pStyle w:val="TitlePage-BoldItalic"/>
              <w:rPr>
                <w:rFonts w:ascii="Calibri Light" w:hAnsi="Calibri Light" w:cs="Arial"/>
              </w:rPr>
            </w:pPr>
            <w:r w:rsidRPr="00BA270C">
              <w:rPr>
                <w:rFonts w:ascii="Calibri Light" w:hAnsi="Calibri Light" w:cs="Arial"/>
              </w:rPr>
              <w:t>CIM-CS-13 - Manage Inbound Telephone Call - IVR</w:t>
            </w:r>
            <w:r w:rsidRPr="00350F6B">
              <w:rPr>
                <w:rFonts w:ascii="Calibri Light" w:hAnsi="Calibri Light" w:cs="Arial"/>
              </w:rPr>
              <w:t xml:space="preserve"> </w:t>
            </w:r>
          </w:p>
        </w:tc>
      </w:tr>
      <w:tr w:rsidR="00A14DC0" w:rsidRPr="001E1582" w14:paraId="488CE493" w14:textId="77777777" w:rsidTr="0035091A">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vAlign w:val="center"/>
          </w:tcPr>
          <w:p w14:paraId="077FAFEE" w14:textId="6898CBA1" w:rsidR="00A14DC0" w:rsidRPr="00350F6B" w:rsidRDefault="00C764A2" w:rsidP="0035091A">
            <w:pPr>
              <w:pStyle w:val="TitlePage-Italic"/>
              <w:rPr>
                <w:rFonts w:ascii="Calibri Light" w:hAnsi="Calibri Light" w:cs="Arial"/>
              </w:rPr>
            </w:pPr>
            <w:r>
              <w:rPr>
                <w:rFonts w:ascii="Calibri Light" w:hAnsi="Calibri Light" w:cs="Arial"/>
              </w:rPr>
              <w:t>Customer Interaction Management</w:t>
            </w:r>
          </w:p>
        </w:tc>
      </w:tr>
      <w:tr w:rsidR="00A14DC0" w:rsidRPr="001E1582" w14:paraId="3A0CA95A" w14:textId="77777777" w:rsidTr="00CB11F6">
        <w:trPr>
          <w:gridBefore w:val="1"/>
          <w:wBefore w:w="18" w:type="dxa"/>
          <w:trHeight w:val="720"/>
        </w:trPr>
        <w:tc>
          <w:tcPr>
            <w:tcW w:w="9450" w:type="dxa"/>
            <w:tcBorders>
              <w:top w:val="single" w:sz="6" w:space="0" w:color="auto"/>
              <w:bottom w:val="single" w:sz="6" w:space="0" w:color="auto"/>
            </w:tcBorders>
            <w:shd w:val="clear" w:color="auto" w:fill="F9FBAF"/>
            <w:vAlign w:val="center"/>
          </w:tcPr>
          <w:p w14:paraId="6029AE32" w14:textId="77777777" w:rsidR="00A14DC0" w:rsidRPr="00350F6B" w:rsidRDefault="00A14DC0" w:rsidP="0035091A">
            <w:pPr>
              <w:pStyle w:val="TitlePage-Italic"/>
              <w:rPr>
                <w:rFonts w:ascii="Calibri Light" w:hAnsi="Calibri Light" w:cs="Arial"/>
              </w:rPr>
            </w:pPr>
            <w:r w:rsidRPr="00350F6B">
              <w:rPr>
                <w:rFonts w:ascii="Calibri Light" w:hAnsi="Calibri Light" w:cs="Arial"/>
              </w:rPr>
              <w:t>Business Process Design</w:t>
            </w:r>
          </w:p>
        </w:tc>
      </w:tr>
      <w:tr w:rsidR="00A14DC0" w:rsidRPr="001E1582" w14:paraId="60AAC2C0" w14:textId="77777777" w:rsidTr="0035091A">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vAlign w:val="center"/>
          </w:tcPr>
          <w:p w14:paraId="12C9BED6" w14:textId="4FA562F6" w:rsidR="00A14DC0" w:rsidRPr="00350F6B" w:rsidRDefault="00C764A2" w:rsidP="00A14DC0">
            <w:pPr>
              <w:pStyle w:val="TitlePage-Italic"/>
              <w:rPr>
                <w:rFonts w:ascii="Calibri Light" w:hAnsi="Calibri Light" w:cs="Arial"/>
              </w:rPr>
            </w:pPr>
            <w:r w:rsidRPr="00350F6B">
              <w:rPr>
                <w:rFonts w:ascii="Calibri Light" w:hAnsi="Calibri Light" w:cs="Arial"/>
              </w:rPr>
              <w:t xml:space="preserve">Version </w:t>
            </w:r>
            <w:r>
              <w:rPr>
                <w:rFonts w:ascii="Calibri Light" w:hAnsi="Calibri Light" w:cs="Arial"/>
              </w:rPr>
              <w:t>1.</w:t>
            </w:r>
            <w:r w:rsidR="000C7749">
              <w:rPr>
                <w:rFonts w:ascii="Calibri Light" w:hAnsi="Calibri Light" w:cs="Arial"/>
              </w:rPr>
              <w:t>8</w:t>
            </w:r>
          </w:p>
        </w:tc>
      </w:tr>
      <w:tr w:rsidR="00A14DC0" w:rsidRPr="001E1582" w14:paraId="5DA9B632" w14:textId="77777777" w:rsidTr="00CB11F6">
        <w:tblPrEx>
          <w:tblLook w:val="01E0" w:firstRow="1" w:lastRow="1" w:firstColumn="1" w:lastColumn="1" w:noHBand="0" w:noVBand="0"/>
        </w:tblPrEx>
        <w:trPr>
          <w:trHeight w:val="720"/>
        </w:trPr>
        <w:tc>
          <w:tcPr>
            <w:tcW w:w="9468" w:type="dxa"/>
            <w:gridSpan w:val="2"/>
            <w:tcBorders>
              <w:top w:val="single" w:sz="6" w:space="0" w:color="auto"/>
              <w:bottom w:val="single" w:sz="6" w:space="0" w:color="auto"/>
            </w:tcBorders>
            <w:shd w:val="clear" w:color="auto" w:fill="F9FBAF"/>
            <w:vAlign w:val="center"/>
          </w:tcPr>
          <w:p w14:paraId="11FE23A2" w14:textId="77777777" w:rsidR="00A14DC0" w:rsidRPr="001E1582" w:rsidRDefault="00A14DC0" w:rsidP="0035091A">
            <w:pPr>
              <w:pStyle w:val="TitlePage-Italic"/>
              <w:rPr>
                <w:rFonts w:ascii="Arial" w:hAnsi="Arial" w:cs="Arial"/>
              </w:rPr>
            </w:pPr>
          </w:p>
        </w:tc>
      </w:tr>
    </w:tbl>
    <w:p w14:paraId="52BF8CC8" w14:textId="77777777" w:rsidR="00A96F48" w:rsidRPr="001E1582" w:rsidRDefault="00A96F48" w:rsidP="00A96F48">
      <w:pPr>
        <w:rPr>
          <w:rFonts w:cs="Arial"/>
        </w:rPr>
      </w:pPr>
      <w:r w:rsidRPr="001E1582">
        <w:rPr>
          <w:rFonts w:cs="Arial"/>
        </w:rPr>
        <w:br w:type="page"/>
      </w:r>
    </w:p>
    <w:sdt>
      <w:sdtPr>
        <w:rPr>
          <w:rFonts w:ascii="Arial" w:eastAsia="Times New Roman" w:hAnsi="Arial" w:cs="Times New Roman"/>
          <w:b w:val="0"/>
          <w:bCs w:val="0"/>
          <w:color w:val="auto"/>
          <w:sz w:val="22"/>
          <w:szCs w:val="22"/>
          <w:lang w:eastAsia="en-US"/>
        </w:rPr>
        <w:id w:val="-1885095538"/>
        <w:docPartObj>
          <w:docPartGallery w:val="Table of Contents"/>
          <w:docPartUnique/>
        </w:docPartObj>
      </w:sdtPr>
      <w:sdtEndPr>
        <w:rPr>
          <w:rFonts w:cs="Arial"/>
          <w:noProof/>
        </w:rPr>
      </w:sdtEndPr>
      <w:sdtContent>
        <w:p w14:paraId="1988AEB9" w14:textId="77777777" w:rsidR="005526A2" w:rsidRPr="00E76680" w:rsidRDefault="005526A2" w:rsidP="002F58D0">
          <w:pPr>
            <w:pStyle w:val="TOCHeading"/>
            <w:rPr>
              <w:rFonts w:ascii="Calibri Light" w:hAnsi="Calibri Light"/>
              <w:sz w:val="24"/>
              <w:szCs w:val="24"/>
            </w:rPr>
          </w:pPr>
          <w:r w:rsidRPr="00E76680">
            <w:rPr>
              <w:rFonts w:ascii="Calibri Light" w:hAnsi="Calibri Light"/>
              <w:sz w:val="24"/>
              <w:szCs w:val="24"/>
            </w:rPr>
            <w:t>Table of Contents</w:t>
          </w:r>
        </w:p>
        <w:p w14:paraId="3EBFFDFA" w14:textId="77777777" w:rsidR="00843590" w:rsidRDefault="005526A2">
          <w:pPr>
            <w:pStyle w:val="TOC1"/>
            <w:tabs>
              <w:tab w:val="left" w:pos="480"/>
              <w:tab w:val="right" w:leader="dot" w:pos="9350"/>
            </w:tabs>
            <w:rPr>
              <w:rFonts w:asciiTheme="minorHAnsi" w:eastAsiaTheme="minorEastAsia" w:hAnsiTheme="minorHAnsi" w:cstheme="minorBidi"/>
              <w:noProof/>
              <w:sz w:val="22"/>
            </w:rPr>
          </w:pPr>
          <w:r w:rsidRPr="00CD4E29">
            <w:rPr>
              <w:rFonts w:ascii="Calibri Light" w:hAnsi="Calibri Light" w:cs="Arial"/>
              <w:szCs w:val="24"/>
            </w:rPr>
            <w:fldChar w:fldCharType="begin"/>
          </w:r>
          <w:r w:rsidRPr="00CD4E29">
            <w:rPr>
              <w:rFonts w:ascii="Calibri Light" w:hAnsi="Calibri Light" w:cs="Arial"/>
              <w:szCs w:val="24"/>
            </w:rPr>
            <w:instrText xml:space="preserve"> TOC \o "1-3" \h \z \u </w:instrText>
          </w:r>
          <w:r w:rsidRPr="00CD4E29">
            <w:rPr>
              <w:rFonts w:ascii="Calibri Light" w:hAnsi="Calibri Light" w:cs="Arial"/>
              <w:szCs w:val="24"/>
            </w:rPr>
            <w:fldChar w:fldCharType="separate"/>
          </w:r>
          <w:hyperlink w:anchor="_Toc516668616" w:history="1">
            <w:r w:rsidR="00843590" w:rsidRPr="00B24470">
              <w:rPr>
                <w:rStyle w:val="Hyperlink"/>
                <w:rFonts w:ascii="Calibri Light" w:hAnsi="Calibri Light"/>
                <w:noProof/>
              </w:rPr>
              <w:t>1</w:t>
            </w:r>
            <w:r w:rsidR="00843590">
              <w:rPr>
                <w:rFonts w:asciiTheme="minorHAnsi" w:eastAsiaTheme="minorEastAsia" w:hAnsiTheme="minorHAnsi" w:cstheme="minorBidi"/>
                <w:noProof/>
                <w:sz w:val="22"/>
              </w:rPr>
              <w:tab/>
            </w:r>
            <w:r w:rsidR="00843590" w:rsidRPr="00B24470">
              <w:rPr>
                <w:rStyle w:val="Hyperlink"/>
                <w:rFonts w:ascii="Calibri Light" w:hAnsi="Calibri Light"/>
                <w:noProof/>
              </w:rPr>
              <w:t>Business Process Overview</w:t>
            </w:r>
            <w:r w:rsidR="00843590">
              <w:rPr>
                <w:noProof/>
                <w:webHidden/>
              </w:rPr>
              <w:tab/>
            </w:r>
            <w:r w:rsidR="00843590">
              <w:rPr>
                <w:noProof/>
                <w:webHidden/>
              </w:rPr>
              <w:fldChar w:fldCharType="begin"/>
            </w:r>
            <w:r w:rsidR="00843590">
              <w:rPr>
                <w:noProof/>
                <w:webHidden/>
              </w:rPr>
              <w:instrText xml:space="preserve"> PAGEREF _Toc516668616 \h </w:instrText>
            </w:r>
            <w:r w:rsidR="00843590">
              <w:rPr>
                <w:noProof/>
                <w:webHidden/>
              </w:rPr>
            </w:r>
            <w:r w:rsidR="00843590">
              <w:rPr>
                <w:noProof/>
                <w:webHidden/>
              </w:rPr>
              <w:fldChar w:fldCharType="separate"/>
            </w:r>
            <w:r w:rsidR="00843590">
              <w:rPr>
                <w:noProof/>
                <w:webHidden/>
              </w:rPr>
              <w:t>5</w:t>
            </w:r>
            <w:r w:rsidR="00843590">
              <w:rPr>
                <w:noProof/>
                <w:webHidden/>
              </w:rPr>
              <w:fldChar w:fldCharType="end"/>
            </w:r>
          </w:hyperlink>
        </w:p>
        <w:p w14:paraId="667F2C65" w14:textId="77777777" w:rsidR="00843590" w:rsidRDefault="005377B5">
          <w:pPr>
            <w:pStyle w:val="TOC2"/>
            <w:tabs>
              <w:tab w:val="right" w:leader="dot" w:pos="9350"/>
            </w:tabs>
            <w:rPr>
              <w:rFonts w:asciiTheme="minorHAnsi" w:eastAsiaTheme="minorEastAsia" w:hAnsiTheme="minorHAnsi" w:cstheme="minorBidi"/>
              <w:noProof/>
              <w:sz w:val="22"/>
            </w:rPr>
          </w:pPr>
          <w:hyperlink w:anchor="_Toc516668617" w:history="1">
            <w:r w:rsidR="00843590" w:rsidRPr="00B24470">
              <w:rPr>
                <w:rStyle w:val="Hyperlink"/>
                <w:noProof/>
              </w:rPr>
              <w:t>1.1 Current Pain Points for Southern California Edison</w:t>
            </w:r>
            <w:r w:rsidR="00843590">
              <w:rPr>
                <w:noProof/>
                <w:webHidden/>
              </w:rPr>
              <w:tab/>
            </w:r>
            <w:r w:rsidR="00843590">
              <w:rPr>
                <w:noProof/>
                <w:webHidden/>
              </w:rPr>
              <w:fldChar w:fldCharType="begin"/>
            </w:r>
            <w:r w:rsidR="00843590">
              <w:rPr>
                <w:noProof/>
                <w:webHidden/>
              </w:rPr>
              <w:instrText xml:space="preserve"> PAGEREF _Toc516668617 \h </w:instrText>
            </w:r>
            <w:r w:rsidR="00843590">
              <w:rPr>
                <w:noProof/>
                <w:webHidden/>
              </w:rPr>
            </w:r>
            <w:r w:rsidR="00843590">
              <w:rPr>
                <w:noProof/>
                <w:webHidden/>
              </w:rPr>
              <w:fldChar w:fldCharType="separate"/>
            </w:r>
            <w:r w:rsidR="00843590">
              <w:rPr>
                <w:noProof/>
                <w:webHidden/>
              </w:rPr>
              <w:t>5</w:t>
            </w:r>
            <w:r w:rsidR="00843590">
              <w:rPr>
                <w:noProof/>
                <w:webHidden/>
              </w:rPr>
              <w:fldChar w:fldCharType="end"/>
            </w:r>
          </w:hyperlink>
        </w:p>
        <w:p w14:paraId="37D710F5" w14:textId="77777777" w:rsidR="00843590" w:rsidRDefault="005377B5">
          <w:pPr>
            <w:pStyle w:val="TOC2"/>
            <w:tabs>
              <w:tab w:val="right" w:leader="dot" w:pos="9350"/>
            </w:tabs>
            <w:rPr>
              <w:rFonts w:asciiTheme="minorHAnsi" w:eastAsiaTheme="minorEastAsia" w:hAnsiTheme="minorHAnsi" w:cstheme="minorBidi"/>
              <w:noProof/>
              <w:sz w:val="22"/>
            </w:rPr>
          </w:pPr>
          <w:hyperlink w:anchor="_Toc516668618" w:history="1">
            <w:r w:rsidR="00843590" w:rsidRPr="00B24470">
              <w:rPr>
                <w:rStyle w:val="Hyperlink"/>
                <w:noProof/>
              </w:rPr>
              <w:t>1.2 Responsible Parties</w:t>
            </w:r>
            <w:r w:rsidR="00843590">
              <w:rPr>
                <w:noProof/>
                <w:webHidden/>
              </w:rPr>
              <w:tab/>
            </w:r>
            <w:r w:rsidR="00843590">
              <w:rPr>
                <w:noProof/>
                <w:webHidden/>
              </w:rPr>
              <w:fldChar w:fldCharType="begin"/>
            </w:r>
            <w:r w:rsidR="00843590">
              <w:rPr>
                <w:noProof/>
                <w:webHidden/>
              </w:rPr>
              <w:instrText xml:space="preserve"> PAGEREF _Toc516668618 \h </w:instrText>
            </w:r>
            <w:r w:rsidR="00843590">
              <w:rPr>
                <w:noProof/>
                <w:webHidden/>
              </w:rPr>
            </w:r>
            <w:r w:rsidR="00843590">
              <w:rPr>
                <w:noProof/>
                <w:webHidden/>
              </w:rPr>
              <w:fldChar w:fldCharType="separate"/>
            </w:r>
            <w:r w:rsidR="00843590">
              <w:rPr>
                <w:noProof/>
                <w:webHidden/>
              </w:rPr>
              <w:t>5</w:t>
            </w:r>
            <w:r w:rsidR="00843590">
              <w:rPr>
                <w:noProof/>
                <w:webHidden/>
              </w:rPr>
              <w:fldChar w:fldCharType="end"/>
            </w:r>
          </w:hyperlink>
        </w:p>
        <w:p w14:paraId="50B260EB" w14:textId="77777777" w:rsidR="00843590" w:rsidRDefault="005377B5">
          <w:pPr>
            <w:pStyle w:val="TOC2"/>
            <w:tabs>
              <w:tab w:val="right" w:leader="dot" w:pos="9350"/>
            </w:tabs>
            <w:rPr>
              <w:rFonts w:asciiTheme="minorHAnsi" w:eastAsiaTheme="minorEastAsia" w:hAnsiTheme="minorHAnsi" w:cstheme="minorBidi"/>
              <w:noProof/>
              <w:sz w:val="22"/>
            </w:rPr>
          </w:pPr>
          <w:hyperlink w:anchor="_Toc516668619" w:history="1">
            <w:r w:rsidR="00843590" w:rsidRPr="00B24470">
              <w:rPr>
                <w:rStyle w:val="Hyperlink"/>
                <w:noProof/>
              </w:rPr>
              <w:t>1.3 Document Control</w:t>
            </w:r>
            <w:r w:rsidR="00843590">
              <w:rPr>
                <w:noProof/>
                <w:webHidden/>
              </w:rPr>
              <w:tab/>
            </w:r>
            <w:r w:rsidR="00843590">
              <w:rPr>
                <w:noProof/>
                <w:webHidden/>
              </w:rPr>
              <w:fldChar w:fldCharType="begin"/>
            </w:r>
            <w:r w:rsidR="00843590">
              <w:rPr>
                <w:noProof/>
                <w:webHidden/>
              </w:rPr>
              <w:instrText xml:space="preserve"> PAGEREF _Toc516668619 \h </w:instrText>
            </w:r>
            <w:r w:rsidR="00843590">
              <w:rPr>
                <w:noProof/>
                <w:webHidden/>
              </w:rPr>
            </w:r>
            <w:r w:rsidR="00843590">
              <w:rPr>
                <w:noProof/>
                <w:webHidden/>
              </w:rPr>
              <w:fldChar w:fldCharType="separate"/>
            </w:r>
            <w:r w:rsidR="00843590">
              <w:rPr>
                <w:noProof/>
                <w:webHidden/>
              </w:rPr>
              <w:t>6</w:t>
            </w:r>
            <w:r w:rsidR="00843590">
              <w:rPr>
                <w:noProof/>
                <w:webHidden/>
              </w:rPr>
              <w:fldChar w:fldCharType="end"/>
            </w:r>
          </w:hyperlink>
        </w:p>
        <w:p w14:paraId="663CF002" w14:textId="77777777" w:rsidR="00843590" w:rsidRDefault="005377B5">
          <w:pPr>
            <w:pStyle w:val="TOC2"/>
            <w:tabs>
              <w:tab w:val="right" w:leader="dot" w:pos="9350"/>
            </w:tabs>
            <w:rPr>
              <w:rFonts w:asciiTheme="minorHAnsi" w:eastAsiaTheme="minorEastAsia" w:hAnsiTheme="minorHAnsi" w:cstheme="minorBidi"/>
              <w:noProof/>
              <w:sz w:val="22"/>
            </w:rPr>
          </w:pPr>
          <w:hyperlink w:anchor="_Toc516668620" w:history="1">
            <w:r w:rsidR="00843590" w:rsidRPr="00B24470">
              <w:rPr>
                <w:rStyle w:val="Hyperlink"/>
                <w:noProof/>
              </w:rPr>
              <w:t>1.4 Terminology</w:t>
            </w:r>
            <w:r w:rsidR="00843590">
              <w:rPr>
                <w:noProof/>
                <w:webHidden/>
              </w:rPr>
              <w:tab/>
            </w:r>
            <w:r w:rsidR="00843590">
              <w:rPr>
                <w:noProof/>
                <w:webHidden/>
              </w:rPr>
              <w:fldChar w:fldCharType="begin"/>
            </w:r>
            <w:r w:rsidR="00843590">
              <w:rPr>
                <w:noProof/>
                <w:webHidden/>
              </w:rPr>
              <w:instrText xml:space="preserve"> PAGEREF _Toc516668620 \h </w:instrText>
            </w:r>
            <w:r w:rsidR="00843590">
              <w:rPr>
                <w:noProof/>
                <w:webHidden/>
              </w:rPr>
            </w:r>
            <w:r w:rsidR="00843590">
              <w:rPr>
                <w:noProof/>
                <w:webHidden/>
              </w:rPr>
              <w:fldChar w:fldCharType="separate"/>
            </w:r>
            <w:r w:rsidR="00843590">
              <w:rPr>
                <w:noProof/>
                <w:webHidden/>
              </w:rPr>
              <w:t>6</w:t>
            </w:r>
            <w:r w:rsidR="00843590">
              <w:rPr>
                <w:noProof/>
                <w:webHidden/>
              </w:rPr>
              <w:fldChar w:fldCharType="end"/>
            </w:r>
          </w:hyperlink>
        </w:p>
        <w:p w14:paraId="4AD0785C" w14:textId="77777777" w:rsidR="00843590" w:rsidRDefault="005377B5">
          <w:pPr>
            <w:pStyle w:val="TOC1"/>
            <w:tabs>
              <w:tab w:val="left" w:pos="480"/>
              <w:tab w:val="right" w:leader="dot" w:pos="9350"/>
            </w:tabs>
            <w:rPr>
              <w:rFonts w:asciiTheme="minorHAnsi" w:eastAsiaTheme="minorEastAsia" w:hAnsiTheme="minorHAnsi" w:cstheme="minorBidi"/>
              <w:noProof/>
              <w:sz w:val="22"/>
            </w:rPr>
          </w:pPr>
          <w:hyperlink w:anchor="_Toc516668621" w:history="1">
            <w:r w:rsidR="00843590" w:rsidRPr="00B24470">
              <w:rPr>
                <w:rStyle w:val="Hyperlink"/>
                <w:rFonts w:ascii="Calibri Light" w:hAnsi="Calibri Light"/>
                <w:noProof/>
              </w:rPr>
              <w:t>2</w:t>
            </w:r>
            <w:r w:rsidR="00843590">
              <w:rPr>
                <w:rFonts w:asciiTheme="minorHAnsi" w:eastAsiaTheme="minorEastAsia" w:hAnsiTheme="minorHAnsi" w:cstheme="minorBidi"/>
                <w:noProof/>
                <w:sz w:val="22"/>
              </w:rPr>
              <w:tab/>
            </w:r>
            <w:r w:rsidR="00843590" w:rsidRPr="00B24470">
              <w:rPr>
                <w:rStyle w:val="Hyperlink"/>
                <w:rFonts w:ascii="Calibri Light" w:hAnsi="Calibri Light"/>
                <w:noProof/>
              </w:rPr>
              <w:t>Business Process Design</w:t>
            </w:r>
            <w:r w:rsidR="00843590">
              <w:rPr>
                <w:noProof/>
                <w:webHidden/>
              </w:rPr>
              <w:tab/>
            </w:r>
            <w:r w:rsidR="00843590">
              <w:rPr>
                <w:noProof/>
                <w:webHidden/>
              </w:rPr>
              <w:fldChar w:fldCharType="begin"/>
            </w:r>
            <w:r w:rsidR="00843590">
              <w:rPr>
                <w:noProof/>
                <w:webHidden/>
              </w:rPr>
              <w:instrText xml:space="preserve"> PAGEREF _Toc516668621 \h </w:instrText>
            </w:r>
            <w:r w:rsidR="00843590">
              <w:rPr>
                <w:noProof/>
                <w:webHidden/>
              </w:rPr>
            </w:r>
            <w:r w:rsidR="00843590">
              <w:rPr>
                <w:noProof/>
                <w:webHidden/>
              </w:rPr>
              <w:fldChar w:fldCharType="separate"/>
            </w:r>
            <w:r w:rsidR="00843590">
              <w:rPr>
                <w:noProof/>
                <w:webHidden/>
              </w:rPr>
              <w:t>8</w:t>
            </w:r>
            <w:r w:rsidR="00843590">
              <w:rPr>
                <w:noProof/>
                <w:webHidden/>
              </w:rPr>
              <w:fldChar w:fldCharType="end"/>
            </w:r>
          </w:hyperlink>
        </w:p>
        <w:p w14:paraId="3AA63006" w14:textId="77777777" w:rsidR="00843590" w:rsidRDefault="005377B5">
          <w:pPr>
            <w:pStyle w:val="TOC2"/>
            <w:tabs>
              <w:tab w:val="right" w:leader="dot" w:pos="9350"/>
            </w:tabs>
            <w:rPr>
              <w:rFonts w:asciiTheme="minorHAnsi" w:eastAsiaTheme="minorEastAsia" w:hAnsiTheme="minorHAnsi" w:cstheme="minorBidi"/>
              <w:noProof/>
              <w:sz w:val="22"/>
            </w:rPr>
          </w:pPr>
          <w:hyperlink w:anchor="_Toc516668622" w:history="1">
            <w:r w:rsidR="00843590" w:rsidRPr="00B24470">
              <w:rPr>
                <w:rStyle w:val="Hyperlink"/>
                <w:noProof/>
              </w:rPr>
              <w:t>2.1 Interactive Voice Response (IVR) Details</w:t>
            </w:r>
            <w:r w:rsidR="00843590">
              <w:rPr>
                <w:noProof/>
                <w:webHidden/>
              </w:rPr>
              <w:tab/>
            </w:r>
            <w:r w:rsidR="00843590">
              <w:rPr>
                <w:noProof/>
                <w:webHidden/>
              </w:rPr>
              <w:fldChar w:fldCharType="begin"/>
            </w:r>
            <w:r w:rsidR="00843590">
              <w:rPr>
                <w:noProof/>
                <w:webHidden/>
              </w:rPr>
              <w:instrText xml:space="preserve"> PAGEREF _Toc516668622 \h </w:instrText>
            </w:r>
            <w:r w:rsidR="00843590">
              <w:rPr>
                <w:noProof/>
                <w:webHidden/>
              </w:rPr>
            </w:r>
            <w:r w:rsidR="00843590">
              <w:rPr>
                <w:noProof/>
                <w:webHidden/>
              </w:rPr>
              <w:fldChar w:fldCharType="separate"/>
            </w:r>
            <w:r w:rsidR="00843590">
              <w:rPr>
                <w:noProof/>
                <w:webHidden/>
              </w:rPr>
              <w:t>8</w:t>
            </w:r>
            <w:r w:rsidR="00843590">
              <w:rPr>
                <w:noProof/>
                <w:webHidden/>
              </w:rPr>
              <w:fldChar w:fldCharType="end"/>
            </w:r>
          </w:hyperlink>
        </w:p>
        <w:p w14:paraId="148D1E6A" w14:textId="77777777" w:rsidR="00843590" w:rsidRDefault="005377B5">
          <w:pPr>
            <w:pStyle w:val="TOC3"/>
            <w:tabs>
              <w:tab w:val="left" w:pos="1320"/>
              <w:tab w:val="right" w:leader="dot" w:pos="9350"/>
            </w:tabs>
            <w:rPr>
              <w:rFonts w:asciiTheme="minorHAnsi" w:eastAsiaTheme="minorEastAsia" w:hAnsiTheme="minorHAnsi" w:cstheme="minorBidi"/>
              <w:noProof/>
              <w:sz w:val="22"/>
            </w:rPr>
          </w:pPr>
          <w:hyperlink w:anchor="_Toc516668623" w:history="1">
            <w:r w:rsidR="00843590" w:rsidRPr="00B24470">
              <w:rPr>
                <w:rStyle w:val="Hyperlink"/>
                <w:rFonts w:ascii="Calibri Light" w:hAnsi="Calibri Light"/>
                <w:noProof/>
              </w:rPr>
              <w:t>2.1.1</w:t>
            </w:r>
            <w:r w:rsidR="00843590">
              <w:rPr>
                <w:rFonts w:asciiTheme="minorHAnsi" w:eastAsiaTheme="minorEastAsia" w:hAnsiTheme="minorHAnsi" w:cstheme="minorBidi"/>
                <w:noProof/>
                <w:sz w:val="22"/>
              </w:rPr>
              <w:tab/>
            </w:r>
            <w:r w:rsidR="00843590" w:rsidRPr="00B24470">
              <w:rPr>
                <w:rStyle w:val="Hyperlink"/>
                <w:rFonts w:ascii="Calibri Light" w:hAnsi="Calibri Light"/>
                <w:noProof/>
              </w:rPr>
              <w:t>IVR Functions</w:t>
            </w:r>
            <w:r w:rsidR="00843590">
              <w:rPr>
                <w:noProof/>
                <w:webHidden/>
              </w:rPr>
              <w:tab/>
            </w:r>
            <w:r w:rsidR="00843590">
              <w:rPr>
                <w:noProof/>
                <w:webHidden/>
              </w:rPr>
              <w:fldChar w:fldCharType="begin"/>
            </w:r>
            <w:r w:rsidR="00843590">
              <w:rPr>
                <w:noProof/>
                <w:webHidden/>
              </w:rPr>
              <w:instrText xml:space="preserve"> PAGEREF _Toc516668623 \h </w:instrText>
            </w:r>
            <w:r w:rsidR="00843590">
              <w:rPr>
                <w:noProof/>
                <w:webHidden/>
              </w:rPr>
            </w:r>
            <w:r w:rsidR="00843590">
              <w:rPr>
                <w:noProof/>
                <w:webHidden/>
              </w:rPr>
              <w:fldChar w:fldCharType="separate"/>
            </w:r>
            <w:r w:rsidR="00843590">
              <w:rPr>
                <w:noProof/>
                <w:webHidden/>
              </w:rPr>
              <w:t>8</w:t>
            </w:r>
            <w:r w:rsidR="00843590">
              <w:rPr>
                <w:noProof/>
                <w:webHidden/>
              </w:rPr>
              <w:fldChar w:fldCharType="end"/>
            </w:r>
          </w:hyperlink>
        </w:p>
        <w:p w14:paraId="04D47FE2" w14:textId="77777777" w:rsidR="00843590" w:rsidRDefault="005377B5">
          <w:pPr>
            <w:pStyle w:val="TOC3"/>
            <w:tabs>
              <w:tab w:val="left" w:pos="1540"/>
              <w:tab w:val="right" w:leader="dot" w:pos="9350"/>
            </w:tabs>
            <w:rPr>
              <w:rFonts w:asciiTheme="minorHAnsi" w:eastAsiaTheme="minorEastAsia" w:hAnsiTheme="minorHAnsi" w:cstheme="minorBidi"/>
              <w:noProof/>
              <w:sz w:val="22"/>
            </w:rPr>
          </w:pPr>
          <w:hyperlink w:anchor="_Toc516668624" w:history="1">
            <w:r w:rsidR="00843590" w:rsidRPr="00B24470">
              <w:rPr>
                <w:rStyle w:val="Hyperlink"/>
                <w:rFonts w:ascii="Calibri Light" w:hAnsi="Calibri Light"/>
                <w:noProof/>
              </w:rPr>
              <w:t>2.1.1.1</w:t>
            </w:r>
            <w:r w:rsidR="00843590">
              <w:rPr>
                <w:rFonts w:asciiTheme="minorHAnsi" w:eastAsiaTheme="minorEastAsia" w:hAnsiTheme="minorHAnsi" w:cstheme="minorBidi"/>
                <w:noProof/>
                <w:sz w:val="22"/>
              </w:rPr>
              <w:tab/>
            </w:r>
            <w:r w:rsidR="00843590" w:rsidRPr="00B24470">
              <w:rPr>
                <w:rStyle w:val="Hyperlink"/>
                <w:rFonts w:ascii="Calibri Light" w:hAnsi="Calibri Light"/>
                <w:noProof/>
              </w:rPr>
              <w:t>Customer Authentication</w:t>
            </w:r>
            <w:r w:rsidR="00843590">
              <w:rPr>
                <w:noProof/>
                <w:webHidden/>
              </w:rPr>
              <w:tab/>
            </w:r>
            <w:r w:rsidR="00843590">
              <w:rPr>
                <w:noProof/>
                <w:webHidden/>
              </w:rPr>
              <w:fldChar w:fldCharType="begin"/>
            </w:r>
            <w:r w:rsidR="00843590">
              <w:rPr>
                <w:noProof/>
                <w:webHidden/>
              </w:rPr>
              <w:instrText xml:space="preserve"> PAGEREF _Toc516668624 \h </w:instrText>
            </w:r>
            <w:r w:rsidR="00843590">
              <w:rPr>
                <w:noProof/>
                <w:webHidden/>
              </w:rPr>
            </w:r>
            <w:r w:rsidR="00843590">
              <w:rPr>
                <w:noProof/>
                <w:webHidden/>
              </w:rPr>
              <w:fldChar w:fldCharType="separate"/>
            </w:r>
            <w:r w:rsidR="00843590">
              <w:rPr>
                <w:noProof/>
                <w:webHidden/>
              </w:rPr>
              <w:t>8</w:t>
            </w:r>
            <w:r w:rsidR="00843590">
              <w:rPr>
                <w:noProof/>
                <w:webHidden/>
              </w:rPr>
              <w:fldChar w:fldCharType="end"/>
            </w:r>
          </w:hyperlink>
        </w:p>
        <w:p w14:paraId="673ABD7E" w14:textId="77777777" w:rsidR="00843590" w:rsidRDefault="005377B5">
          <w:pPr>
            <w:pStyle w:val="TOC3"/>
            <w:tabs>
              <w:tab w:val="left" w:pos="1540"/>
              <w:tab w:val="right" w:leader="dot" w:pos="9350"/>
            </w:tabs>
            <w:rPr>
              <w:rFonts w:asciiTheme="minorHAnsi" w:eastAsiaTheme="minorEastAsia" w:hAnsiTheme="minorHAnsi" w:cstheme="minorBidi"/>
              <w:noProof/>
              <w:sz w:val="22"/>
            </w:rPr>
          </w:pPr>
          <w:hyperlink w:anchor="_Toc516668625" w:history="1">
            <w:r w:rsidR="00843590" w:rsidRPr="00B24470">
              <w:rPr>
                <w:rStyle w:val="Hyperlink"/>
                <w:rFonts w:ascii="Calibri Light" w:hAnsi="Calibri Light"/>
                <w:noProof/>
              </w:rPr>
              <w:t>2.1.1.2</w:t>
            </w:r>
            <w:r w:rsidR="00843590">
              <w:rPr>
                <w:rFonts w:asciiTheme="minorHAnsi" w:eastAsiaTheme="minorEastAsia" w:hAnsiTheme="minorHAnsi" w:cstheme="minorBidi"/>
                <w:noProof/>
                <w:sz w:val="22"/>
              </w:rPr>
              <w:tab/>
            </w:r>
            <w:r w:rsidR="00843590" w:rsidRPr="00B24470">
              <w:rPr>
                <w:rStyle w:val="Hyperlink"/>
                <w:rFonts w:ascii="Calibri Light" w:hAnsi="Calibri Light"/>
                <w:noProof/>
              </w:rPr>
              <w:t>Call Transfer</w:t>
            </w:r>
            <w:r w:rsidR="00843590">
              <w:rPr>
                <w:noProof/>
                <w:webHidden/>
              </w:rPr>
              <w:tab/>
            </w:r>
            <w:r w:rsidR="00843590">
              <w:rPr>
                <w:noProof/>
                <w:webHidden/>
              </w:rPr>
              <w:fldChar w:fldCharType="begin"/>
            </w:r>
            <w:r w:rsidR="00843590">
              <w:rPr>
                <w:noProof/>
                <w:webHidden/>
              </w:rPr>
              <w:instrText xml:space="preserve"> PAGEREF _Toc516668625 \h </w:instrText>
            </w:r>
            <w:r w:rsidR="00843590">
              <w:rPr>
                <w:noProof/>
                <w:webHidden/>
              </w:rPr>
            </w:r>
            <w:r w:rsidR="00843590">
              <w:rPr>
                <w:noProof/>
                <w:webHidden/>
              </w:rPr>
              <w:fldChar w:fldCharType="separate"/>
            </w:r>
            <w:r w:rsidR="00843590">
              <w:rPr>
                <w:noProof/>
                <w:webHidden/>
              </w:rPr>
              <w:t>9</w:t>
            </w:r>
            <w:r w:rsidR="00843590">
              <w:rPr>
                <w:noProof/>
                <w:webHidden/>
              </w:rPr>
              <w:fldChar w:fldCharType="end"/>
            </w:r>
          </w:hyperlink>
        </w:p>
        <w:p w14:paraId="5384740C" w14:textId="77777777" w:rsidR="00843590" w:rsidRDefault="005377B5">
          <w:pPr>
            <w:pStyle w:val="TOC3"/>
            <w:tabs>
              <w:tab w:val="left" w:pos="1540"/>
              <w:tab w:val="right" w:leader="dot" w:pos="9350"/>
            </w:tabs>
            <w:rPr>
              <w:rFonts w:asciiTheme="minorHAnsi" w:eastAsiaTheme="minorEastAsia" w:hAnsiTheme="minorHAnsi" w:cstheme="minorBidi"/>
              <w:noProof/>
              <w:sz w:val="22"/>
            </w:rPr>
          </w:pPr>
          <w:hyperlink w:anchor="_Toc516668626" w:history="1">
            <w:r w:rsidR="00843590" w:rsidRPr="00B24470">
              <w:rPr>
                <w:rStyle w:val="Hyperlink"/>
                <w:rFonts w:ascii="Calibri Light" w:hAnsi="Calibri Light"/>
                <w:noProof/>
              </w:rPr>
              <w:t>2.1.1.3</w:t>
            </w:r>
            <w:r w:rsidR="00843590">
              <w:rPr>
                <w:rFonts w:asciiTheme="minorHAnsi" w:eastAsiaTheme="minorEastAsia" w:hAnsiTheme="minorHAnsi" w:cstheme="minorBidi"/>
                <w:noProof/>
                <w:sz w:val="22"/>
              </w:rPr>
              <w:tab/>
            </w:r>
            <w:r w:rsidR="00843590" w:rsidRPr="00B24470">
              <w:rPr>
                <w:rStyle w:val="Hyperlink"/>
                <w:rFonts w:ascii="Calibri Light" w:hAnsi="Calibri Light"/>
                <w:noProof/>
              </w:rPr>
              <w:t>Credit &amp; Collection</w:t>
            </w:r>
            <w:r w:rsidR="00843590">
              <w:rPr>
                <w:noProof/>
                <w:webHidden/>
              </w:rPr>
              <w:tab/>
            </w:r>
            <w:r w:rsidR="00843590">
              <w:rPr>
                <w:noProof/>
                <w:webHidden/>
              </w:rPr>
              <w:fldChar w:fldCharType="begin"/>
            </w:r>
            <w:r w:rsidR="00843590">
              <w:rPr>
                <w:noProof/>
                <w:webHidden/>
              </w:rPr>
              <w:instrText xml:space="preserve"> PAGEREF _Toc516668626 \h </w:instrText>
            </w:r>
            <w:r w:rsidR="00843590">
              <w:rPr>
                <w:noProof/>
                <w:webHidden/>
              </w:rPr>
            </w:r>
            <w:r w:rsidR="00843590">
              <w:rPr>
                <w:noProof/>
                <w:webHidden/>
              </w:rPr>
              <w:fldChar w:fldCharType="separate"/>
            </w:r>
            <w:r w:rsidR="00843590">
              <w:rPr>
                <w:noProof/>
                <w:webHidden/>
              </w:rPr>
              <w:t>9</w:t>
            </w:r>
            <w:r w:rsidR="00843590">
              <w:rPr>
                <w:noProof/>
                <w:webHidden/>
              </w:rPr>
              <w:fldChar w:fldCharType="end"/>
            </w:r>
          </w:hyperlink>
        </w:p>
        <w:p w14:paraId="1B64D212" w14:textId="77777777" w:rsidR="00843590" w:rsidRDefault="005377B5">
          <w:pPr>
            <w:pStyle w:val="TOC3"/>
            <w:tabs>
              <w:tab w:val="left" w:pos="1540"/>
              <w:tab w:val="right" w:leader="dot" w:pos="9350"/>
            </w:tabs>
            <w:rPr>
              <w:rFonts w:asciiTheme="minorHAnsi" w:eastAsiaTheme="minorEastAsia" w:hAnsiTheme="minorHAnsi" w:cstheme="minorBidi"/>
              <w:noProof/>
              <w:sz w:val="22"/>
            </w:rPr>
          </w:pPr>
          <w:hyperlink w:anchor="_Toc516668627" w:history="1">
            <w:r w:rsidR="00843590" w:rsidRPr="00B24470">
              <w:rPr>
                <w:rStyle w:val="Hyperlink"/>
                <w:rFonts w:ascii="Calibri Light" w:hAnsi="Calibri Light"/>
                <w:noProof/>
              </w:rPr>
              <w:t>2.1.1.4</w:t>
            </w:r>
            <w:r w:rsidR="00843590">
              <w:rPr>
                <w:rFonts w:asciiTheme="minorHAnsi" w:eastAsiaTheme="minorEastAsia" w:hAnsiTheme="minorHAnsi" w:cstheme="minorBidi"/>
                <w:noProof/>
                <w:sz w:val="22"/>
              </w:rPr>
              <w:tab/>
            </w:r>
            <w:r w:rsidR="00843590" w:rsidRPr="00B24470">
              <w:rPr>
                <w:rStyle w:val="Hyperlink"/>
                <w:rFonts w:ascii="Calibri Light" w:hAnsi="Calibri Light"/>
                <w:noProof/>
              </w:rPr>
              <w:t>Payment options &amp; Processing</w:t>
            </w:r>
            <w:r w:rsidR="00843590">
              <w:rPr>
                <w:noProof/>
                <w:webHidden/>
              </w:rPr>
              <w:tab/>
            </w:r>
            <w:r w:rsidR="00843590">
              <w:rPr>
                <w:noProof/>
                <w:webHidden/>
              </w:rPr>
              <w:fldChar w:fldCharType="begin"/>
            </w:r>
            <w:r w:rsidR="00843590">
              <w:rPr>
                <w:noProof/>
                <w:webHidden/>
              </w:rPr>
              <w:instrText xml:space="preserve"> PAGEREF _Toc516668627 \h </w:instrText>
            </w:r>
            <w:r w:rsidR="00843590">
              <w:rPr>
                <w:noProof/>
                <w:webHidden/>
              </w:rPr>
            </w:r>
            <w:r w:rsidR="00843590">
              <w:rPr>
                <w:noProof/>
                <w:webHidden/>
              </w:rPr>
              <w:fldChar w:fldCharType="separate"/>
            </w:r>
            <w:r w:rsidR="00843590">
              <w:rPr>
                <w:noProof/>
                <w:webHidden/>
              </w:rPr>
              <w:t>10</w:t>
            </w:r>
            <w:r w:rsidR="00843590">
              <w:rPr>
                <w:noProof/>
                <w:webHidden/>
              </w:rPr>
              <w:fldChar w:fldCharType="end"/>
            </w:r>
          </w:hyperlink>
        </w:p>
        <w:p w14:paraId="05DBAAA0" w14:textId="77777777" w:rsidR="00843590" w:rsidRDefault="005377B5">
          <w:pPr>
            <w:pStyle w:val="TOC3"/>
            <w:tabs>
              <w:tab w:val="left" w:pos="1540"/>
              <w:tab w:val="right" w:leader="dot" w:pos="9350"/>
            </w:tabs>
            <w:rPr>
              <w:rFonts w:asciiTheme="minorHAnsi" w:eastAsiaTheme="minorEastAsia" w:hAnsiTheme="minorHAnsi" w:cstheme="minorBidi"/>
              <w:noProof/>
              <w:sz w:val="22"/>
            </w:rPr>
          </w:pPr>
          <w:hyperlink w:anchor="_Toc516668628" w:history="1">
            <w:r w:rsidR="00843590" w:rsidRPr="00B24470">
              <w:rPr>
                <w:rStyle w:val="Hyperlink"/>
                <w:rFonts w:ascii="Calibri Light" w:hAnsi="Calibri Light"/>
                <w:noProof/>
              </w:rPr>
              <w:t>2.1.1.5</w:t>
            </w:r>
            <w:r w:rsidR="00843590">
              <w:rPr>
                <w:rFonts w:asciiTheme="minorHAnsi" w:eastAsiaTheme="minorEastAsia" w:hAnsiTheme="minorHAnsi" w:cstheme="minorBidi"/>
                <w:noProof/>
                <w:sz w:val="22"/>
              </w:rPr>
              <w:tab/>
            </w:r>
            <w:r w:rsidR="00843590" w:rsidRPr="00B24470">
              <w:rPr>
                <w:rStyle w:val="Hyperlink"/>
                <w:rFonts w:ascii="Calibri Light" w:hAnsi="Calibri Light"/>
                <w:noProof/>
              </w:rPr>
              <w:t>Power Outage Storm &amp; Disaster</w:t>
            </w:r>
            <w:r w:rsidR="00843590">
              <w:rPr>
                <w:noProof/>
                <w:webHidden/>
              </w:rPr>
              <w:tab/>
            </w:r>
            <w:r w:rsidR="00843590">
              <w:rPr>
                <w:noProof/>
                <w:webHidden/>
              </w:rPr>
              <w:fldChar w:fldCharType="begin"/>
            </w:r>
            <w:r w:rsidR="00843590">
              <w:rPr>
                <w:noProof/>
                <w:webHidden/>
              </w:rPr>
              <w:instrText xml:space="preserve"> PAGEREF _Toc516668628 \h </w:instrText>
            </w:r>
            <w:r w:rsidR="00843590">
              <w:rPr>
                <w:noProof/>
                <w:webHidden/>
              </w:rPr>
            </w:r>
            <w:r w:rsidR="00843590">
              <w:rPr>
                <w:noProof/>
                <w:webHidden/>
              </w:rPr>
              <w:fldChar w:fldCharType="separate"/>
            </w:r>
            <w:r w:rsidR="00843590">
              <w:rPr>
                <w:noProof/>
                <w:webHidden/>
              </w:rPr>
              <w:t>11</w:t>
            </w:r>
            <w:r w:rsidR="00843590">
              <w:rPr>
                <w:noProof/>
                <w:webHidden/>
              </w:rPr>
              <w:fldChar w:fldCharType="end"/>
            </w:r>
          </w:hyperlink>
        </w:p>
        <w:p w14:paraId="572D646F" w14:textId="77777777" w:rsidR="00843590" w:rsidRDefault="005377B5">
          <w:pPr>
            <w:pStyle w:val="TOC3"/>
            <w:tabs>
              <w:tab w:val="left" w:pos="1540"/>
              <w:tab w:val="right" w:leader="dot" w:pos="9350"/>
            </w:tabs>
            <w:rPr>
              <w:rFonts w:asciiTheme="minorHAnsi" w:eastAsiaTheme="minorEastAsia" w:hAnsiTheme="minorHAnsi" w:cstheme="minorBidi"/>
              <w:noProof/>
              <w:sz w:val="22"/>
            </w:rPr>
          </w:pPr>
          <w:hyperlink w:anchor="_Toc516668629" w:history="1">
            <w:r w:rsidR="00843590" w:rsidRPr="00B24470">
              <w:rPr>
                <w:rStyle w:val="Hyperlink"/>
                <w:rFonts w:ascii="Calibri Light" w:hAnsi="Calibri Light"/>
                <w:noProof/>
              </w:rPr>
              <w:t>2.1.1.6</w:t>
            </w:r>
            <w:r w:rsidR="00843590">
              <w:rPr>
                <w:rFonts w:asciiTheme="minorHAnsi" w:eastAsiaTheme="minorEastAsia" w:hAnsiTheme="minorHAnsi" w:cstheme="minorBidi"/>
                <w:noProof/>
                <w:sz w:val="22"/>
              </w:rPr>
              <w:tab/>
            </w:r>
            <w:r w:rsidR="00843590" w:rsidRPr="00B24470">
              <w:rPr>
                <w:rStyle w:val="Hyperlink"/>
                <w:rFonts w:ascii="Calibri Light" w:hAnsi="Calibri Light"/>
                <w:noProof/>
              </w:rPr>
              <w:t>Payment Extension</w:t>
            </w:r>
            <w:r w:rsidR="00843590">
              <w:rPr>
                <w:noProof/>
                <w:webHidden/>
              </w:rPr>
              <w:tab/>
            </w:r>
            <w:r w:rsidR="00843590">
              <w:rPr>
                <w:noProof/>
                <w:webHidden/>
              </w:rPr>
              <w:fldChar w:fldCharType="begin"/>
            </w:r>
            <w:r w:rsidR="00843590">
              <w:rPr>
                <w:noProof/>
                <w:webHidden/>
              </w:rPr>
              <w:instrText xml:space="preserve"> PAGEREF _Toc516668629 \h </w:instrText>
            </w:r>
            <w:r w:rsidR="00843590">
              <w:rPr>
                <w:noProof/>
                <w:webHidden/>
              </w:rPr>
            </w:r>
            <w:r w:rsidR="00843590">
              <w:rPr>
                <w:noProof/>
                <w:webHidden/>
              </w:rPr>
              <w:fldChar w:fldCharType="separate"/>
            </w:r>
            <w:r w:rsidR="00843590">
              <w:rPr>
                <w:noProof/>
                <w:webHidden/>
              </w:rPr>
              <w:t>11</w:t>
            </w:r>
            <w:r w:rsidR="00843590">
              <w:rPr>
                <w:noProof/>
                <w:webHidden/>
              </w:rPr>
              <w:fldChar w:fldCharType="end"/>
            </w:r>
          </w:hyperlink>
        </w:p>
        <w:p w14:paraId="0372EBE4" w14:textId="77777777" w:rsidR="00843590" w:rsidRDefault="005377B5">
          <w:pPr>
            <w:pStyle w:val="TOC3"/>
            <w:tabs>
              <w:tab w:val="left" w:pos="1540"/>
              <w:tab w:val="right" w:leader="dot" w:pos="9350"/>
            </w:tabs>
            <w:rPr>
              <w:rFonts w:asciiTheme="minorHAnsi" w:eastAsiaTheme="minorEastAsia" w:hAnsiTheme="minorHAnsi" w:cstheme="minorBidi"/>
              <w:noProof/>
              <w:sz w:val="22"/>
            </w:rPr>
          </w:pPr>
          <w:hyperlink w:anchor="_Toc516668630" w:history="1">
            <w:r w:rsidR="00843590" w:rsidRPr="00B24470">
              <w:rPr>
                <w:rStyle w:val="Hyperlink"/>
                <w:rFonts w:ascii="Calibri Light" w:hAnsi="Calibri Light"/>
                <w:noProof/>
              </w:rPr>
              <w:t>2.1.1.7</w:t>
            </w:r>
            <w:r w:rsidR="00843590">
              <w:rPr>
                <w:rFonts w:asciiTheme="minorHAnsi" w:eastAsiaTheme="minorEastAsia" w:hAnsiTheme="minorHAnsi" w:cstheme="minorBidi"/>
                <w:noProof/>
                <w:sz w:val="22"/>
              </w:rPr>
              <w:tab/>
            </w:r>
            <w:r w:rsidR="00843590" w:rsidRPr="00B24470">
              <w:rPr>
                <w:rStyle w:val="Hyperlink"/>
                <w:rFonts w:ascii="Calibri Light" w:hAnsi="Calibri Light"/>
                <w:noProof/>
              </w:rPr>
              <w:t>Budget Billing</w:t>
            </w:r>
            <w:r w:rsidR="00843590">
              <w:rPr>
                <w:noProof/>
                <w:webHidden/>
              </w:rPr>
              <w:tab/>
            </w:r>
            <w:r w:rsidR="00843590">
              <w:rPr>
                <w:noProof/>
                <w:webHidden/>
              </w:rPr>
              <w:fldChar w:fldCharType="begin"/>
            </w:r>
            <w:r w:rsidR="00843590">
              <w:rPr>
                <w:noProof/>
                <w:webHidden/>
              </w:rPr>
              <w:instrText xml:space="preserve"> PAGEREF _Toc516668630 \h </w:instrText>
            </w:r>
            <w:r w:rsidR="00843590">
              <w:rPr>
                <w:noProof/>
                <w:webHidden/>
              </w:rPr>
            </w:r>
            <w:r w:rsidR="00843590">
              <w:rPr>
                <w:noProof/>
                <w:webHidden/>
              </w:rPr>
              <w:fldChar w:fldCharType="separate"/>
            </w:r>
            <w:r w:rsidR="00843590">
              <w:rPr>
                <w:noProof/>
                <w:webHidden/>
              </w:rPr>
              <w:t>12</w:t>
            </w:r>
            <w:r w:rsidR="00843590">
              <w:rPr>
                <w:noProof/>
                <w:webHidden/>
              </w:rPr>
              <w:fldChar w:fldCharType="end"/>
            </w:r>
          </w:hyperlink>
        </w:p>
        <w:p w14:paraId="6AD03D14" w14:textId="77777777" w:rsidR="00843590" w:rsidRDefault="005377B5">
          <w:pPr>
            <w:pStyle w:val="TOC3"/>
            <w:tabs>
              <w:tab w:val="left" w:pos="1540"/>
              <w:tab w:val="right" w:leader="dot" w:pos="9350"/>
            </w:tabs>
            <w:rPr>
              <w:rFonts w:asciiTheme="minorHAnsi" w:eastAsiaTheme="minorEastAsia" w:hAnsiTheme="minorHAnsi" w:cstheme="minorBidi"/>
              <w:noProof/>
              <w:sz w:val="22"/>
            </w:rPr>
          </w:pPr>
          <w:hyperlink w:anchor="_Toc516668631" w:history="1">
            <w:r w:rsidR="00843590" w:rsidRPr="00B24470">
              <w:rPr>
                <w:rStyle w:val="Hyperlink"/>
                <w:rFonts w:ascii="Calibri Light" w:hAnsi="Calibri Light"/>
                <w:noProof/>
              </w:rPr>
              <w:t>2.1.1.8</w:t>
            </w:r>
            <w:r w:rsidR="00843590">
              <w:rPr>
                <w:rFonts w:asciiTheme="minorHAnsi" w:eastAsiaTheme="minorEastAsia" w:hAnsiTheme="minorHAnsi" w:cstheme="minorBidi"/>
                <w:noProof/>
                <w:sz w:val="22"/>
              </w:rPr>
              <w:tab/>
            </w:r>
            <w:r w:rsidR="00843590" w:rsidRPr="00B24470">
              <w:rPr>
                <w:rStyle w:val="Hyperlink"/>
                <w:rFonts w:ascii="Calibri Light" w:hAnsi="Calibri Light"/>
                <w:noProof/>
              </w:rPr>
              <w:t>Program Enrollment/Information Requests</w:t>
            </w:r>
            <w:r w:rsidR="00843590">
              <w:rPr>
                <w:noProof/>
                <w:webHidden/>
              </w:rPr>
              <w:tab/>
            </w:r>
            <w:r w:rsidR="00843590">
              <w:rPr>
                <w:noProof/>
                <w:webHidden/>
              </w:rPr>
              <w:fldChar w:fldCharType="begin"/>
            </w:r>
            <w:r w:rsidR="00843590">
              <w:rPr>
                <w:noProof/>
                <w:webHidden/>
              </w:rPr>
              <w:instrText xml:space="preserve"> PAGEREF _Toc516668631 \h </w:instrText>
            </w:r>
            <w:r w:rsidR="00843590">
              <w:rPr>
                <w:noProof/>
                <w:webHidden/>
              </w:rPr>
            </w:r>
            <w:r w:rsidR="00843590">
              <w:rPr>
                <w:noProof/>
                <w:webHidden/>
              </w:rPr>
              <w:fldChar w:fldCharType="separate"/>
            </w:r>
            <w:r w:rsidR="00843590">
              <w:rPr>
                <w:noProof/>
                <w:webHidden/>
              </w:rPr>
              <w:t>12</w:t>
            </w:r>
            <w:r w:rsidR="00843590">
              <w:rPr>
                <w:noProof/>
                <w:webHidden/>
              </w:rPr>
              <w:fldChar w:fldCharType="end"/>
            </w:r>
          </w:hyperlink>
        </w:p>
        <w:p w14:paraId="51C40B65" w14:textId="77777777" w:rsidR="00843590" w:rsidRDefault="005377B5">
          <w:pPr>
            <w:pStyle w:val="TOC3"/>
            <w:tabs>
              <w:tab w:val="left" w:pos="1540"/>
              <w:tab w:val="right" w:leader="dot" w:pos="9350"/>
            </w:tabs>
            <w:rPr>
              <w:rFonts w:asciiTheme="minorHAnsi" w:eastAsiaTheme="minorEastAsia" w:hAnsiTheme="minorHAnsi" w:cstheme="minorBidi"/>
              <w:noProof/>
              <w:sz w:val="22"/>
            </w:rPr>
          </w:pPr>
          <w:hyperlink w:anchor="_Toc516668632" w:history="1">
            <w:r w:rsidR="00843590" w:rsidRPr="00B24470">
              <w:rPr>
                <w:rStyle w:val="Hyperlink"/>
                <w:rFonts w:ascii="Calibri Light" w:hAnsi="Calibri Light"/>
                <w:noProof/>
              </w:rPr>
              <w:t>2.1.1.9</w:t>
            </w:r>
            <w:r w:rsidR="00843590">
              <w:rPr>
                <w:rFonts w:asciiTheme="minorHAnsi" w:eastAsiaTheme="minorEastAsia" w:hAnsiTheme="minorHAnsi" w:cstheme="minorBidi"/>
                <w:noProof/>
                <w:sz w:val="22"/>
              </w:rPr>
              <w:tab/>
            </w:r>
            <w:r w:rsidR="00843590" w:rsidRPr="00B24470">
              <w:rPr>
                <w:rStyle w:val="Hyperlink"/>
                <w:rFonts w:ascii="Calibri Light" w:hAnsi="Calibri Light"/>
                <w:noProof/>
              </w:rPr>
              <w:t>Community Choice Aggregation (CCA) and Direct Access (DA)</w:t>
            </w:r>
            <w:r w:rsidR="00843590">
              <w:rPr>
                <w:noProof/>
                <w:webHidden/>
              </w:rPr>
              <w:tab/>
            </w:r>
            <w:r w:rsidR="00843590">
              <w:rPr>
                <w:noProof/>
                <w:webHidden/>
              </w:rPr>
              <w:fldChar w:fldCharType="begin"/>
            </w:r>
            <w:r w:rsidR="00843590">
              <w:rPr>
                <w:noProof/>
                <w:webHidden/>
              </w:rPr>
              <w:instrText xml:space="preserve"> PAGEREF _Toc516668632 \h </w:instrText>
            </w:r>
            <w:r w:rsidR="00843590">
              <w:rPr>
                <w:noProof/>
                <w:webHidden/>
              </w:rPr>
            </w:r>
            <w:r w:rsidR="00843590">
              <w:rPr>
                <w:noProof/>
                <w:webHidden/>
              </w:rPr>
              <w:fldChar w:fldCharType="separate"/>
            </w:r>
            <w:r w:rsidR="00843590">
              <w:rPr>
                <w:noProof/>
                <w:webHidden/>
              </w:rPr>
              <w:t>14</w:t>
            </w:r>
            <w:r w:rsidR="00843590">
              <w:rPr>
                <w:noProof/>
                <w:webHidden/>
              </w:rPr>
              <w:fldChar w:fldCharType="end"/>
            </w:r>
          </w:hyperlink>
        </w:p>
        <w:p w14:paraId="68F60784" w14:textId="77777777" w:rsidR="00843590" w:rsidRDefault="005377B5">
          <w:pPr>
            <w:pStyle w:val="TOC3"/>
            <w:tabs>
              <w:tab w:val="left" w:pos="1540"/>
              <w:tab w:val="right" w:leader="dot" w:pos="9350"/>
            </w:tabs>
            <w:rPr>
              <w:rFonts w:asciiTheme="minorHAnsi" w:eastAsiaTheme="minorEastAsia" w:hAnsiTheme="minorHAnsi" w:cstheme="minorBidi"/>
              <w:noProof/>
              <w:sz w:val="22"/>
            </w:rPr>
          </w:pPr>
          <w:hyperlink w:anchor="_Toc516668633" w:history="1">
            <w:r w:rsidR="00843590" w:rsidRPr="00B24470">
              <w:rPr>
                <w:rStyle w:val="Hyperlink"/>
                <w:rFonts w:ascii="Calibri Light" w:hAnsi="Calibri Light"/>
                <w:noProof/>
              </w:rPr>
              <w:t>2.1.1.10</w:t>
            </w:r>
            <w:r w:rsidR="00843590">
              <w:rPr>
                <w:rFonts w:asciiTheme="minorHAnsi" w:eastAsiaTheme="minorEastAsia" w:hAnsiTheme="minorHAnsi" w:cstheme="minorBidi"/>
                <w:noProof/>
                <w:sz w:val="22"/>
              </w:rPr>
              <w:tab/>
            </w:r>
            <w:r w:rsidR="00843590" w:rsidRPr="00B24470">
              <w:rPr>
                <w:rStyle w:val="Hyperlink"/>
                <w:rFonts w:ascii="Calibri Light" w:hAnsi="Calibri Light"/>
                <w:noProof/>
              </w:rPr>
              <w:t>Rates</w:t>
            </w:r>
            <w:r w:rsidR="00843590">
              <w:rPr>
                <w:noProof/>
                <w:webHidden/>
              </w:rPr>
              <w:tab/>
            </w:r>
            <w:r w:rsidR="00843590">
              <w:rPr>
                <w:noProof/>
                <w:webHidden/>
              </w:rPr>
              <w:fldChar w:fldCharType="begin"/>
            </w:r>
            <w:r w:rsidR="00843590">
              <w:rPr>
                <w:noProof/>
                <w:webHidden/>
              </w:rPr>
              <w:instrText xml:space="preserve"> PAGEREF _Toc516668633 \h </w:instrText>
            </w:r>
            <w:r w:rsidR="00843590">
              <w:rPr>
                <w:noProof/>
                <w:webHidden/>
              </w:rPr>
            </w:r>
            <w:r w:rsidR="00843590">
              <w:rPr>
                <w:noProof/>
                <w:webHidden/>
              </w:rPr>
              <w:fldChar w:fldCharType="separate"/>
            </w:r>
            <w:r w:rsidR="00843590">
              <w:rPr>
                <w:noProof/>
                <w:webHidden/>
              </w:rPr>
              <w:t>15</w:t>
            </w:r>
            <w:r w:rsidR="00843590">
              <w:rPr>
                <w:noProof/>
                <w:webHidden/>
              </w:rPr>
              <w:fldChar w:fldCharType="end"/>
            </w:r>
          </w:hyperlink>
        </w:p>
        <w:p w14:paraId="418B4D63" w14:textId="77777777" w:rsidR="00843590" w:rsidRDefault="005377B5">
          <w:pPr>
            <w:pStyle w:val="TOC3"/>
            <w:tabs>
              <w:tab w:val="left" w:pos="1320"/>
              <w:tab w:val="right" w:leader="dot" w:pos="9350"/>
            </w:tabs>
            <w:rPr>
              <w:rFonts w:asciiTheme="minorHAnsi" w:eastAsiaTheme="minorEastAsia" w:hAnsiTheme="minorHAnsi" w:cstheme="minorBidi"/>
              <w:noProof/>
              <w:sz w:val="22"/>
            </w:rPr>
          </w:pPr>
          <w:hyperlink w:anchor="_Toc516668634" w:history="1">
            <w:r w:rsidR="00843590" w:rsidRPr="00B24470">
              <w:rPr>
                <w:rStyle w:val="Hyperlink"/>
                <w:rFonts w:ascii="Calibri Light" w:hAnsi="Calibri Light"/>
                <w:noProof/>
              </w:rPr>
              <w:t>2.1.2</w:t>
            </w:r>
            <w:r w:rsidR="00843590">
              <w:rPr>
                <w:rFonts w:asciiTheme="minorHAnsi" w:eastAsiaTheme="minorEastAsia" w:hAnsiTheme="minorHAnsi" w:cstheme="minorBidi"/>
                <w:noProof/>
                <w:sz w:val="22"/>
              </w:rPr>
              <w:tab/>
            </w:r>
            <w:r w:rsidR="00843590" w:rsidRPr="00B24470">
              <w:rPr>
                <w:rStyle w:val="Hyperlink"/>
                <w:rFonts w:ascii="Calibri Light" w:hAnsi="Calibri Light"/>
                <w:noProof/>
              </w:rPr>
              <w:t>Business Partner Contacts</w:t>
            </w:r>
            <w:r w:rsidR="00843590">
              <w:rPr>
                <w:noProof/>
                <w:webHidden/>
              </w:rPr>
              <w:tab/>
            </w:r>
            <w:r w:rsidR="00843590">
              <w:rPr>
                <w:noProof/>
                <w:webHidden/>
              </w:rPr>
              <w:fldChar w:fldCharType="begin"/>
            </w:r>
            <w:r w:rsidR="00843590">
              <w:rPr>
                <w:noProof/>
                <w:webHidden/>
              </w:rPr>
              <w:instrText xml:space="preserve"> PAGEREF _Toc516668634 \h </w:instrText>
            </w:r>
            <w:r w:rsidR="00843590">
              <w:rPr>
                <w:noProof/>
                <w:webHidden/>
              </w:rPr>
            </w:r>
            <w:r w:rsidR="00843590">
              <w:rPr>
                <w:noProof/>
                <w:webHidden/>
              </w:rPr>
              <w:fldChar w:fldCharType="separate"/>
            </w:r>
            <w:r w:rsidR="00843590">
              <w:rPr>
                <w:noProof/>
                <w:webHidden/>
              </w:rPr>
              <w:t>15</w:t>
            </w:r>
            <w:r w:rsidR="00843590">
              <w:rPr>
                <w:noProof/>
                <w:webHidden/>
              </w:rPr>
              <w:fldChar w:fldCharType="end"/>
            </w:r>
          </w:hyperlink>
        </w:p>
        <w:p w14:paraId="1824A12A" w14:textId="77777777" w:rsidR="00843590" w:rsidRDefault="005377B5">
          <w:pPr>
            <w:pStyle w:val="TOC3"/>
            <w:tabs>
              <w:tab w:val="left" w:pos="1320"/>
              <w:tab w:val="right" w:leader="dot" w:pos="9350"/>
            </w:tabs>
            <w:rPr>
              <w:rFonts w:asciiTheme="minorHAnsi" w:eastAsiaTheme="minorEastAsia" w:hAnsiTheme="minorHAnsi" w:cstheme="minorBidi"/>
              <w:noProof/>
              <w:sz w:val="22"/>
            </w:rPr>
          </w:pPr>
          <w:hyperlink w:anchor="_Toc516668635" w:history="1">
            <w:r w:rsidR="00843590" w:rsidRPr="00B24470">
              <w:rPr>
                <w:rStyle w:val="Hyperlink"/>
                <w:rFonts w:ascii="Calibri Light" w:hAnsi="Calibri Light"/>
                <w:noProof/>
              </w:rPr>
              <w:t>2.1.3</w:t>
            </w:r>
            <w:r w:rsidR="00843590">
              <w:rPr>
                <w:rFonts w:asciiTheme="minorHAnsi" w:eastAsiaTheme="minorEastAsia" w:hAnsiTheme="minorHAnsi" w:cstheme="minorBidi"/>
                <w:noProof/>
                <w:sz w:val="22"/>
              </w:rPr>
              <w:tab/>
            </w:r>
            <w:r w:rsidR="00843590" w:rsidRPr="00B24470">
              <w:rPr>
                <w:rStyle w:val="Hyperlink"/>
                <w:rFonts w:ascii="Calibri Light" w:hAnsi="Calibri Light"/>
                <w:noProof/>
              </w:rPr>
              <w:t>Standard Multichannel OData</w:t>
            </w:r>
            <w:r w:rsidR="00843590">
              <w:rPr>
                <w:noProof/>
                <w:webHidden/>
              </w:rPr>
              <w:tab/>
            </w:r>
            <w:r w:rsidR="00843590">
              <w:rPr>
                <w:noProof/>
                <w:webHidden/>
              </w:rPr>
              <w:fldChar w:fldCharType="begin"/>
            </w:r>
            <w:r w:rsidR="00843590">
              <w:rPr>
                <w:noProof/>
                <w:webHidden/>
              </w:rPr>
              <w:instrText xml:space="preserve"> PAGEREF _Toc516668635 \h </w:instrText>
            </w:r>
            <w:r w:rsidR="00843590">
              <w:rPr>
                <w:noProof/>
                <w:webHidden/>
              </w:rPr>
            </w:r>
            <w:r w:rsidR="00843590">
              <w:rPr>
                <w:noProof/>
                <w:webHidden/>
              </w:rPr>
              <w:fldChar w:fldCharType="separate"/>
            </w:r>
            <w:r w:rsidR="00843590">
              <w:rPr>
                <w:noProof/>
                <w:webHidden/>
              </w:rPr>
              <w:t>16</w:t>
            </w:r>
            <w:r w:rsidR="00843590">
              <w:rPr>
                <w:noProof/>
                <w:webHidden/>
              </w:rPr>
              <w:fldChar w:fldCharType="end"/>
            </w:r>
          </w:hyperlink>
        </w:p>
        <w:p w14:paraId="504785B3" w14:textId="77777777" w:rsidR="00843590" w:rsidRDefault="005377B5">
          <w:pPr>
            <w:pStyle w:val="TOC3"/>
            <w:tabs>
              <w:tab w:val="right" w:leader="dot" w:pos="9350"/>
            </w:tabs>
            <w:rPr>
              <w:rFonts w:asciiTheme="minorHAnsi" w:eastAsiaTheme="minorEastAsia" w:hAnsiTheme="minorHAnsi" w:cstheme="minorBidi"/>
              <w:noProof/>
              <w:sz w:val="22"/>
            </w:rPr>
          </w:pPr>
          <w:hyperlink w:anchor="_Toc516668636" w:history="1">
            <w:r w:rsidR="00843590" w:rsidRPr="00B24470">
              <w:rPr>
                <w:rStyle w:val="Hyperlink"/>
                <w:rFonts w:ascii="Calibri Light" w:hAnsi="Calibri Light"/>
                <w:noProof/>
              </w:rPr>
              <w:t>Managing Customer Details</w:t>
            </w:r>
            <w:r w:rsidR="00843590">
              <w:rPr>
                <w:noProof/>
                <w:webHidden/>
              </w:rPr>
              <w:tab/>
            </w:r>
            <w:r w:rsidR="00843590">
              <w:rPr>
                <w:noProof/>
                <w:webHidden/>
              </w:rPr>
              <w:fldChar w:fldCharType="begin"/>
            </w:r>
            <w:r w:rsidR="00843590">
              <w:rPr>
                <w:noProof/>
                <w:webHidden/>
              </w:rPr>
              <w:instrText xml:space="preserve"> PAGEREF _Toc516668636 \h </w:instrText>
            </w:r>
            <w:r w:rsidR="00843590">
              <w:rPr>
                <w:noProof/>
                <w:webHidden/>
              </w:rPr>
            </w:r>
            <w:r w:rsidR="00843590">
              <w:rPr>
                <w:noProof/>
                <w:webHidden/>
              </w:rPr>
              <w:fldChar w:fldCharType="separate"/>
            </w:r>
            <w:r w:rsidR="00843590">
              <w:rPr>
                <w:noProof/>
                <w:webHidden/>
              </w:rPr>
              <w:t>16</w:t>
            </w:r>
            <w:r w:rsidR="00843590">
              <w:rPr>
                <w:noProof/>
                <w:webHidden/>
              </w:rPr>
              <w:fldChar w:fldCharType="end"/>
            </w:r>
          </w:hyperlink>
        </w:p>
        <w:p w14:paraId="62E0FBC4" w14:textId="77777777" w:rsidR="00843590" w:rsidRDefault="005377B5">
          <w:pPr>
            <w:pStyle w:val="TOC3"/>
            <w:tabs>
              <w:tab w:val="left" w:pos="1540"/>
              <w:tab w:val="right" w:leader="dot" w:pos="9350"/>
            </w:tabs>
            <w:rPr>
              <w:rFonts w:asciiTheme="minorHAnsi" w:eastAsiaTheme="minorEastAsia" w:hAnsiTheme="minorHAnsi" w:cstheme="minorBidi"/>
              <w:noProof/>
              <w:sz w:val="22"/>
            </w:rPr>
          </w:pPr>
          <w:hyperlink w:anchor="_Toc516668637" w:history="1">
            <w:r w:rsidR="00843590" w:rsidRPr="00B24470">
              <w:rPr>
                <w:rStyle w:val="Hyperlink"/>
                <w:rFonts w:ascii="Calibri Light" w:hAnsi="Calibri Light"/>
                <w:noProof/>
              </w:rPr>
              <w:t>2.1.3.1</w:t>
            </w:r>
            <w:r w:rsidR="00843590">
              <w:rPr>
                <w:rFonts w:asciiTheme="minorHAnsi" w:eastAsiaTheme="minorEastAsia" w:hAnsiTheme="minorHAnsi" w:cstheme="minorBidi"/>
                <w:noProof/>
                <w:sz w:val="22"/>
              </w:rPr>
              <w:tab/>
            </w:r>
            <w:r w:rsidR="00843590" w:rsidRPr="00B24470">
              <w:rPr>
                <w:rStyle w:val="Hyperlink"/>
                <w:rFonts w:ascii="Calibri Light" w:hAnsi="Calibri Light"/>
                <w:noProof/>
              </w:rPr>
              <w:t>Managing Utility Contracts</w:t>
            </w:r>
            <w:r w:rsidR="00843590">
              <w:rPr>
                <w:noProof/>
                <w:webHidden/>
              </w:rPr>
              <w:tab/>
            </w:r>
            <w:r w:rsidR="00843590">
              <w:rPr>
                <w:noProof/>
                <w:webHidden/>
              </w:rPr>
              <w:fldChar w:fldCharType="begin"/>
            </w:r>
            <w:r w:rsidR="00843590">
              <w:rPr>
                <w:noProof/>
                <w:webHidden/>
              </w:rPr>
              <w:instrText xml:space="preserve"> PAGEREF _Toc516668637 \h </w:instrText>
            </w:r>
            <w:r w:rsidR="00843590">
              <w:rPr>
                <w:noProof/>
                <w:webHidden/>
              </w:rPr>
            </w:r>
            <w:r w:rsidR="00843590">
              <w:rPr>
                <w:noProof/>
                <w:webHidden/>
              </w:rPr>
              <w:fldChar w:fldCharType="separate"/>
            </w:r>
            <w:r w:rsidR="00843590">
              <w:rPr>
                <w:noProof/>
                <w:webHidden/>
              </w:rPr>
              <w:t>19</w:t>
            </w:r>
            <w:r w:rsidR="00843590">
              <w:rPr>
                <w:noProof/>
                <w:webHidden/>
              </w:rPr>
              <w:fldChar w:fldCharType="end"/>
            </w:r>
          </w:hyperlink>
        </w:p>
        <w:p w14:paraId="6C2782F0" w14:textId="77777777" w:rsidR="00843590" w:rsidRDefault="005377B5">
          <w:pPr>
            <w:pStyle w:val="TOC3"/>
            <w:tabs>
              <w:tab w:val="left" w:pos="1540"/>
              <w:tab w:val="right" w:leader="dot" w:pos="9350"/>
            </w:tabs>
            <w:rPr>
              <w:rFonts w:asciiTheme="minorHAnsi" w:eastAsiaTheme="minorEastAsia" w:hAnsiTheme="minorHAnsi" w:cstheme="minorBidi"/>
              <w:noProof/>
              <w:sz w:val="22"/>
            </w:rPr>
          </w:pPr>
          <w:hyperlink w:anchor="_Toc516668638" w:history="1">
            <w:r w:rsidR="00843590" w:rsidRPr="00B24470">
              <w:rPr>
                <w:rStyle w:val="Hyperlink"/>
                <w:rFonts w:ascii="Calibri Light" w:hAnsi="Calibri Light"/>
                <w:noProof/>
              </w:rPr>
              <w:t>2.1.3.2</w:t>
            </w:r>
            <w:r w:rsidR="00843590">
              <w:rPr>
                <w:rFonts w:asciiTheme="minorHAnsi" w:eastAsiaTheme="minorEastAsia" w:hAnsiTheme="minorHAnsi" w:cstheme="minorBidi"/>
                <w:noProof/>
                <w:sz w:val="22"/>
              </w:rPr>
              <w:tab/>
            </w:r>
            <w:r w:rsidR="00843590" w:rsidRPr="00B24470">
              <w:rPr>
                <w:rStyle w:val="Hyperlink"/>
                <w:rFonts w:ascii="Calibri Light" w:hAnsi="Calibri Light"/>
                <w:noProof/>
              </w:rPr>
              <w:t>Managing Meter Reading Data</w:t>
            </w:r>
            <w:r w:rsidR="00843590">
              <w:rPr>
                <w:noProof/>
                <w:webHidden/>
              </w:rPr>
              <w:tab/>
            </w:r>
            <w:r w:rsidR="00843590">
              <w:rPr>
                <w:noProof/>
                <w:webHidden/>
              </w:rPr>
              <w:fldChar w:fldCharType="begin"/>
            </w:r>
            <w:r w:rsidR="00843590">
              <w:rPr>
                <w:noProof/>
                <w:webHidden/>
              </w:rPr>
              <w:instrText xml:space="preserve"> PAGEREF _Toc516668638 \h </w:instrText>
            </w:r>
            <w:r w:rsidR="00843590">
              <w:rPr>
                <w:noProof/>
                <w:webHidden/>
              </w:rPr>
            </w:r>
            <w:r w:rsidR="00843590">
              <w:rPr>
                <w:noProof/>
                <w:webHidden/>
              </w:rPr>
              <w:fldChar w:fldCharType="separate"/>
            </w:r>
            <w:r w:rsidR="00843590">
              <w:rPr>
                <w:noProof/>
                <w:webHidden/>
              </w:rPr>
              <w:t>20</w:t>
            </w:r>
            <w:r w:rsidR="00843590">
              <w:rPr>
                <w:noProof/>
                <w:webHidden/>
              </w:rPr>
              <w:fldChar w:fldCharType="end"/>
            </w:r>
          </w:hyperlink>
        </w:p>
        <w:p w14:paraId="42D7313D" w14:textId="77777777" w:rsidR="00843590" w:rsidRDefault="005377B5">
          <w:pPr>
            <w:pStyle w:val="TOC3"/>
            <w:tabs>
              <w:tab w:val="left" w:pos="1540"/>
              <w:tab w:val="right" w:leader="dot" w:pos="9350"/>
            </w:tabs>
            <w:rPr>
              <w:rFonts w:asciiTheme="minorHAnsi" w:eastAsiaTheme="minorEastAsia" w:hAnsiTheme="minorHAnsi" w:cstheme="minorBidi"/>
              <w:noProof/>
              <w:sz w:val="22"/>
            </w:rPr>
          </w:pPr>
          <w:hyperlink w:anchor="_Toc516668639" w:history="1">
            <w:r w:rsidR="00843590" w:rsidRPr="00B24470">
              <w:rPr>
                <w:rStyle w:val="Hyperlink"/>
                <w:rFonts w:ascii="Calibri Light" w:hAnsi="Calibri Light"/>
                <w:noProof/>
              </w:rPr>
              <w:t>2.1.3.3</w:t>
            </w:r>
            <w:r w:rsidR="00843590">
              <w:rPr>
                <w:rFonts w:asciiTheme="minorHAnsi" w:eastAsiaTheme="minorEastAsia" w:hAnsiTheme="minorHAnsi" w:cstheme="minorBidi"/>
                <w:noProof/>
                <w:sz w:val="22"/>
              </w:rPr>
              <w:tab/>
            </w:r>
            <w:r w:rsidR="00843590" w:rsidRPr="00B24470">
              <w:rPr>
                <w:rStyle w:val="Hyperlink"/>
                <w:rFonts w:ascii="Calibri Light" w:hAnsi="Calibri Light"/>
                <w:noProof/>
              </w:rPr>
              <w:t>Viewing Bills and Consumption</w:t>
            </w:r>
            <w:r w:rsidR="00843590">
              <w:rPr>
                <w:noProof/>
                <w:webHidden/>
              </w:rPr>
              <w:tab/>
            </w:r>
            <w:r w:rsidR="00843590">
              <w:rPr>
                <w:noProof/>
                <w:webHidden/>
              </w:rPr>
              <w:fldChar w:fldCharType="begin"/>
            </w:r>
            <w:r w:rsidR="00843590">
              <w:rPr>
                <w:noProof/>
                <w:webHidden/>
              </w:rPr>
              <w:instrText xml:space="preserve"> PAGEREF _Toc516668639 \h </w:instrText>
            </w:r>
            <w:r w:rsidR="00843590">
              <w:rPr>
                <w:noProof/>
                <w:webHidden/>
              </w:rPr>
            </w:r>
            <w:r w:rsidR="00843590">
              <w:rPr>
                <w:noProof/>
                <w:webHidden/>
              </w:rPr>
              <w:fldChar w:fldCharType="separate"/>
            </w:r>
            <w:r w:rsidR="00843590">
              <w:rPr>
                <w:noProof/>
                <w:webHidden/>
              </w:rPr>
              <w:t>20</w:t>
            </w:r>
            <w:r w:rsidR="00843590">
              <w:rPr>
                <w:noProof/>
                <w:webHidden/>
              </w:rPr>
              <w:fldChar w:fldCharType="end"/>
            </w:r>
          </w:hyperlink>
        </w:p>
        <w:p w14:paraId="5488DB55" w14:textId="77777777" w:rsidR="00843590" w:rsidRDefault="005377B5">
          <w:pPr>
            <w:pStyle w:val="TOC3"/>
            <w:tabs>
              <w:tab w:val="left" w:pos="1540"/>
              <w:tab w:val="right" w:leader="dot" w:pos="9350"/>
            </w:tabs>
            <w:rPr>
              <w:rFonts w:asciiTheme="minorHAnsi" w:eastAsiaTheme="minorEastAsia" w:hAnsiTheme="minorHAnsi" w:cstheme="minorBidi"/>
              <w:noProof/>
              <w:sz w:val="22"/>
            </w:rPr>
          </w:pPr>
          <w:hyperlink w:anchor="_Toc516668640" w:history="1">
            <w:r w:rsidR="00843590" w:rsidRPr="00B24470">
              <w:rPr>
                <w:rStyle w:val="Hyperlink"/>
                <w:rFonts w:ascii="Calibri Light" w:hAnsi="Calibri Light"/>
                <w:noProof/>
              </w:rPr>
              <w:t>2.1.3.4</w:t>
            </w:r>
            <w:r w:rsidR="00843590">
              <w:rPr>
                <w:rFonts w:asciiTheme="minorHAnsi" w:eastAsiaTheme="minorEastAsia" w:hAnsiTheme="minorHAnsi" w:cstheme="minorBidi"/>
                <w:noProof/>
                <w:sz w:val="22"/>
              </w:rPr>
              <w:tab/>
            </w:r>
            <w:r w:rsidR="00843590" w:rsidRPr="00B24470">
              <w:rPr>
                <w:rStyle w:val="Hyperlink"/>
                <w:rFonts w:ascii="Calibri Light" w:hAnsi="Calibri Light"/>
                <w:noProof/>
              </w:rPr>
              <w:t>Managing Budget Billing Plans</w:t>
            </w:r>
            <w:r w:rsidR="00843590">
              <w:rPr>
                <w:noProof/>
                <w:webHidden/>
              </w:rPr>
              <w:tab/>
            </w:r>
            <w:r w:rsidR="00843590">
              <w:rPr>
                <w:noProof/>
                <w:webHidden/>
              </w:rPr>
              <w:fldChar w:fldCharType="begin"/>
            </w:r>
            <w:r w:rsidR="00843590">
              <w:rPr>
                <w:noProof/>
                <w:webHidden/>
              </w:rPr>
              <w:instrText xml:space="preserve"> PAGEREF _Toc516668640 \h </w:instrText>
            </w:r>
            <w:r w:rsidR="00843590">
              <w:rPr>
                <w:noProof/>
                <w:webHidden/>
              </w:rPr>
            </w:r>
            <w:r w:rsidR="00843590">
              <w:rPr>
                <w:noProof/>
                <w:webHidden/>
              </w:rPr>
              <w:fldChar w:fldCharType="separate"/>
            </w:r>
            <w:r w:rsidR="00843590">
              <w:rPr>
                <w:noProof/>
                <w:webHidden/>
              </w:rPr>
              <w:t>21</w:t>
            </w:r>
            <w:r w:rsidR="00843590">
              <w:rPr>
                <w:noProof/>
                <w:webHidden/>
              </w:rPr>
              <w:fldChar w:fldCharType="end"/>
            </w:r>
          </w:hyperlink>
        </w:p>
        <w:p w14:paraId="2153347B" w14:textId="77777777" w:rsidR="00843590" w:rsidRDefault="005377B5">
          <w:pPr>
            <w:pStyle w:val="TOC3"/>
            <w:tabs>
              <w:tab w:val="left" w:pos="1540"/>
              <w:tab w:val="right" w:leader="dot" w:pos="9350"/>
            </w:tabs>
            <w:rPr>
              <w:rFonts w:asciiTheme="minorHAnsi" w:eastAsiaTheme="minorEastAsia" w:hAnsiTheme="minorHAnsi" w:cstheme="minorBidi"/>
              <w:noProof/>
              <w:sz w:val="22"/>
            </w:rPr>
          </w:pPr>
          <w:hyperlink w:anchor="_Toc516668641" w:history="1">
            <w:r w:rsidR="00843590" w:rsidRPr="00B24470">
              <w:rPr>
                <w:rStyle w:val="Hyperlink"/>
                <w:rFonts w:ascii="Calibri Light" w:hAnsi="Calibri Light"/>
                <w:noProof/>
              </w:rPr>
              <w:t>2.1.3.5</w:t>
            </w:r>
            <w:r w:rsidR="00843590">
              <w:rPr>
                <w:rFonts w:asciiTheme="minorHAnsi" w:eastAsiaTheme="minorEastAsia" w:hAnsiTheme="minorHAnsi" w:cstheme="minorBidi"/>
                <w:noProof/>
                <w:sz w:val="22"/>
              </w:rPr>
              <w:tab/>
            </w:r>
            <w:r w:rsidR="00843590" w:rsidRPr="00B24470">
              <w:rPr>
                <w:rStyle w:val="Hyperlink"/>
                <w:rFonts w:ascii="Calibri Light" w:hAnsi="Calibri Light"/>
                <w:noProof/>
              </w:rPr>
              <w:t>Communicating with the Utility Company</w:t>
            </w:r>
            <w:r w:rsidR="00843590">
              <w:rPr>
                <w:noProof/>
                <w:webHidden/>
              </w:rPr>
              <w:tab/>
            </w:r>
            <w:r w:rsidR="00843590">
              <w:rPr>
                <w:noProof/>
                <w:webHidden/>
              </w:rPr>
              <w:fldChar w:fldCharType="begin"/>
            </w:r>
            <w:r w:rsidR="00843590">
              <w:rPr>
                <w:noProof/>
                <w:webHidden/>
              </w:rPr>
              <w:instrText xml:space="preserve"> PAGEREF _Toc516668641 \h </w:instrText>
            </w:r>
            <w:r w:rsidR="00843590">
              <w:rPr>
                <w:noProof/>
                <w:webHidden/>
              </w:rPr>
            </w:r>
            <w:r w:rsidR="00843590">
              <w:rPr>
                <w:noProof/>
                <w:webHidden/>
              </w:rPr>
              <w:fldChar w:fldCharType="separate"/>
            </w:r>
            <w:r w:rsidR="00843590">
              <w:rPr>
                <w:noProof/>
                <w:webHidden/>
              </w:rPr>
              <w:t>22</w:t>
            </w:r>
            <w:r w:rsidR="00843590">
              <w:rPr>
                <w:noProof/>
                <w:webHidden/>
              </w:rPr>
              <w:fldChar w:fldCharType="end"/>
            </w:r>
          </w:hyperlink>
        </w:p>
        <w:p w14:paraId="10111C0B" w14:textId="77777777" w:rsidR="00843590" w:rsidRDefault="005377B5">
          <w:pPr>
            <w:pStyle w:val="TOC3"/>
            <w:tabs>
              <w:tab w:val="left" w:pos="1540"/>
              <w:tab w:val="right" w:leader="dot" w:pos="9350"/>
            </w:tabs>
            <w:rPr>
              <w:rFonts w:asciiTheme="minorHAnsi" w:eastAsiaTheme="minorEastAsia" w:hAnsiTheme="minorHAnsi" w:cstheme="minorBidi"/>
              <w:noProof/>
              <w:sz w:val="22"/>
            </w:rPr>
          </w:pPr>
          <w:hyperlink w:anchor="_Toc516668642" w:history="1">
            <w:r w:rsidR="00843590" w:rsidRPr="00B24470">
              <w:rPr>
                <w:rStyle w:val="Hyperlink"/>
                <w:rFonts w:ascii="Calibri Light" w:hAnsi="Calibri Light"/>
                <w:noProof/>
              </w:rPr>
              <w:t>2.1.3.6</w:t>
            </w:r>
            <w:r w:rsidR="00843590">
              <w:rPr>
                <w:rFonts w:asciiTheme="minorHAnsi" w:eastAsiaTheme="minorEastAsia" w:hAnsiTheme="minorHAnsi" w:cstheme="minorBidi"/>
                <w:noProof/>
                <w:sz w:val="22"/>
              </w:rPr>
              <w:tab/>
            </w:r>
            <w:r w:rsidR="00843590" w:rsidRPr="00B24470">
              <w:rPr>
                <w:rStyle w:val="Hyperlink"/>
                <w:rFonts w:ascii="Calibri Light" w:hAnsi="Calibri Light"/>
                <w:noProof/>
              </w:rPr>
              <w:t>Managing Payments</w:t>
            </w:r>
            <w:r w:rsidR="00843590">
              <w:rPr>
                <w:noProof/>
                <w:webHidden/>
              </w:rPr>
              <w:tab/>
            </w:r>
            <w:r w:rsidR="00843590">
              <w:rPr>
                <w:noProof/>
                <w:webHidden/>
              </w:rPr>
              <w:fldChar w:fldCharType="begin"/>
            </w:r>
            <w:r w:rsidR="00843590">
              <w:rPr>
                <w:noProof/>
                <w:webHidden/>
              </w:rPr>
              <w:instrText xml:space="preserve"> PAGEREF _Toc516668642 \h </w:instrText>
            </w:r>
            <w:r w:rsidR="00843590">
              <w:rPr>
                <w:noProof/>
                <w:webHidden/>
              </w:rPr>
            </w:r>
            <w:r w:rsidR="00843590">
              <w:rPr>
                <w:noProof/>
                <w:webHidden/>
              </w:rPr>
              <w:fldChar w:fldCharType="separate"/>
            </w:r>
            <w:r w:rsidR="00843590">
              <w:rPr>
                <w:noProof/>
                <w:webHidden/>
              </w:rPr>
              <w:t>23</w:t>
            </w:r>
            <w:r w:rsidR="00843590">
              <w:rPr>
                <w:noProof/>
                <w:webHidden/>
              </w:rPr>
              <w:fldChar w:fldCharType="end"/>
            </w:r>
          </w:hyperlink>
        </w:p>
        <w:p w14:paraId="7B6D7ECD" w14:textId="77777777" w:rsidR="00843590" w:rsidRDefault="005377B5">
          <w:pPr>
            <w:pStyle w:val="TOC3"/>
            <w:tabs>
              <w:tab w:val="left" w:pos="1540"/>
              <w:tab w:val="right" w:leader="dot" w:pos="9350"/>
            </w:tabs>
            <w:rPr>
              <w:rFonts w:asciiTheme="minorHAnsi" w:eastAsiaTheme="minorEastAsia" w:hAnsiTheme="minorHAnsi" w:cstheme="minorBidi"/>
              <w:noProof/>
              <w:sz w:val="22"/>
            </w:rPr>
          </w:pPr>
          <w:hyperlink w:anchor="_Toc516668643" w:history="1">
            <w:r w:rsidR="00843590" w:rsidRPr="00B24470">
              <w:rPr>
                <w:rStyle w:val="Hyperlink"/>
                <w:rFonts w:ascii="Calibri Light" w:hAnsi="Calibri Light"/>
                <w:noProof/>
              </w:rPr>
              <w:t>2.1.3.7</w:t>
            </w:r>
            <w:r w:rsidR="00843590">
              <w:rPr>
                <w:rFonts w:asciiTheme="minorHAnsi" w:eastAsiaTheme="minorEastAsia" w:hAnsiTheme="minorHAnsi" w:cstheme="minorBidi"/>
                <w:noProof/>
                <w:sz w:val="22"/>
              </w:rPr>
              <w:tab/>
            </w:r>
            <w:r w:rsidR="00843590" w:rsidRPr="00B24470">
              <w:rPr>
                <w:rStyle w:val="Hyperlink"/>
                <w:rFonts w:ascii="Calibri Light" w:hAnsi="Calibri Light"/>
                <w:noProof/>
              </w:rPr>
              <w:t>Managing Outages</w:t>
            </w:r>
            <w:r w:rsidR="00843590">
              <w:rPr>
                <w:noProof/>
                <w:webHidden/>
              </w:rPr>
              <w:tab/>
            </w:r>
            <w:r w:rsidR="00843590">
              <w:rPr>
                <w:noProof/>
                <w:webHidden/>
              </w:rPr>
              <w:fldChar w:fldCharType="begin"/>
            </w:r>
            <w:r w:rsidR="00843590">
              <w:rPr>
                <w:noProof/>
                <w:webHidden/>
              </w:rPr>
              <w:instrText xml:space="preserve"> PAGEREF _Toc516668643 \h </w:instrText>
            </w:r>
            <w:r w:rsidR="00843590">
              <w:rPr>
                <w:noProof/>
                <w:webHidden/>
              </w:rPr>
            </w:r>
            <w:r w:rsidR="00843590">
              <w:rPr>
                <w:noProof/>
                <w:webHidden/>
              </w:rPr>
              <w:fldChar w:fldCharType="separate"/>
            </w:r>
            <w:r w:rsidR="00843590">
              <w:rPr>
                <w:noProof/>
                <w:webHidden/>
              </w:rPr>
              <w:t>24</w:t>
            </w:r>
            <w:r w:rsidR="00843590">
              <w:rPr>
                <w:noProof/>
                <w:webHidden/>
              </w:rPr>
              <w:fldChar w:fldCharType="end"/>
            </w:r>
          </w:hyperlink>
        </w:p>
        <w:p w14:paraId="32A67024" w14:textId="77777777" w:rsidR="00843590" w:rsidRDefault="005377B5">
          <w:pPr>
            <w:pStyle w:val="TOC2"/>
            <w:tabs>
              <w:tab w:val="right" w:leader="dot" w:pos="9350"/>
            </w:tabs>
            <w:rPr>
              <w:rFonts w:asciiTheme="minorHAnsi" w:eastAsiaTheme="minorEastAsia" w:hAnsiTheme="minorHAnsi" w:cstheme="minorBidi"/>
              <w:noProof/>
              <w:sz w:val="22"/>
            </w:rPr>
          </w:pPr>
          <w:hyperlink w:anchor="_Toc516668644" w:history="1">
            <w:r w:rsidR="00843590" w:rsidRPr="00B24470">
              <w:rPr>
                <w:rStyle w:val="Hyperlink"/>
                <w:noProof/>
              </w:rPr>
              <w:t>2.2 Process / Performance Improvement</w:t>
            </w:r>
            <w:r w:rsidR="00843590">
              <w:rPr>
                <w:noProof/>
                <w:webHidden/>
              </w:rPr>
              <w:tab/>
            </w:r>
            <w:r w:rsidR="00843590">
              <w:rPr>
                <w:noProof/>
                <w:webHidden/>
              </w:rPr>
              <w:fldChar w:fldCharType="begin"/>
            </w:r>
            <w:r w:rsidR="00843590">
              <w:rPr>
                <w:noProof/>
                <w:webHidden/>
              </w:rPr>
              <w:instrText xml:space="preserve"> PAGEREF _Toc516668644 \h </w:instrText>
            </w:r>
            <w:r w:rsidR="00843590">
              <w:rPr>
                <w:noProof/>
                <w:webHidden/>
              </w:rPr>
            </w:r>
            <w:r w:rsidR="00843590">
              <w:rPr>
                <w:noProof/>
                <w:webHidden/>
              </w:rPr>
              <w:fldChar w:fldCharType="separate"/>
            </w:r>
            <w:r w:rsidR="00843590">
              <w:rPr>
                <w:noProof/>
                <w:webHidden/>
              </w:rPr>
              <w:t>25</w:t>
            </w:r>
            <w:r w:rsidR="00843590">
              <w:rPr>
                <w:noProof/>
                <w:webHidden/>
              </w:rPr>
              <w:fldChar w:fldCharType="end"/>
            </w:r>
          </w:hyperlink>
        </w:p>
        <w:p w14:paraId="3628DDAF" w14:textId="77777777" w:rsidR="00843590" w:rsidRDefault="005377B5">
          <w:pPr>
            <w:pStyle w:val="TOC2"/>
            <w:tabs>
              <w:tab w:val="right" w:leader="dot" w:pos="9350"/>
            </w:tabs>
            <w:rPr>
              <w:rFonts w:asciiTheme="minorHAnsi" w:eastAsiaTheme="minorEastAsia" w:hAnsiTheme="minorHAnsi" w:cstheme="minorBidi"/>
              <w:noProof/>
              <w:sz w:val="22"/>
            </w:rPr>
          </w:pPr>
          <w:hyperlink w:anchor="_Toc516668645" w:history="1">
            <w:r w:rsidR="00843590" w:rsidRPr="00B24470">
              <w:rPr>
                <w:rStyle w:val="Hyperlink"/>
                <w:noProof/>
              </w:rPr>
              <w:t>2.3 Prerequisites and Inputs</w:t>
            </w:r>
            <w:r w:rsidR="00843590">
              <w:rPr>
                <w:noProof/>
                <w:webHidden/>
              </w:rPr>
              <w:tab/>
            </w:r>
            <w:r w:rsidR="00843590">
              <w:rPr>
                <w:noProof/>
                <w:webHidden/>
              </w:rPr>
              <w:fldChar w:fldCharType="begin"/>
            </w:r>
            <w:r w:rsidR="00843590">
              <w:rPr>
                <w:noProof/>
                <w:webHidden/>
              </w:rPr>
              <w:instrText xml:space="preserve"> PAGEREF _Toc516668645 \h </w:instrText>
            </w:r>
            <w:r w:rsidR="00843590">
              <w:rPr>
                <w:noProof/>
                <w:webHidden/>
              </w:rPr>
            </w:r>
            <w:r w:rsidR="00843590">
              <w:rPr>
                <w:noProof/>
                <w:webHidden/>
              </w:rPr>
              <w:fldChar w:fldCharType="separate"/>
            </w:r>
            <w:r w:rsidR="00843590">
              <w:rPr>
                <w:noProof/>
                <w:webHidden/>
              </w:rPr>
              <w:t>25</w:t>
            </w:r>
            <w:r w:rsidR="00843590">
              <w:rPr>
                <w:noProof/>
                <w:webHidden/>
              </w:rPr>
              <w:fldChar w:fldCharType="end"/>
            </w:r>
          </w:hyperlink>
        </w:p>
        <w:p w14:paraId="58CD5CC9" w14:textId="77777777" w:rsidR="00843590" w:rsidRDefault="005377B5">
          <w:pPr>
            <w:pStyle w:val="TOC2"/>
            <w:tabs>
              <w:tab w:val="right" w:leader="dot" w:pos="9350"/>
            </w:tabs>
            <w:rPr>
              <w:rFonts w:asciiTheme="minorHAnsi" w:eastAsiaTheme="minorEastAsia" w:hAnsiTheme="minorHAnsi" w:cstheme="minorBidi"/>
              <w:noProof/>
              <w:sz w:val="22"/>
            </w:rPr>
          </w:pPr>
          <w:hyperlink w:anchor="_Toc516668646" w:history="1">
            <w:r w:rsidR="00843590" w:rsidRPr="00B24470">
              <w:rPr>
                <w:rStyle w:val="Hyperlink"/>
                <w:noProof/>
              </w:rPr>
              <w:t>2.4 General Assumptions</w:t>
            </w:r>
            <w:r w:rsidR="00843590">
              <w:rPr>
                <w:noProof/>
                <w:webHidden/>
              </w:rPr>
              <w:tab/>
            </w:r>
            <w:r w:rsidR="00843590">
              <w:rPr>
                <w:noProof/>
                <w:webHidden/>
              </w:rPr>
              <w:fldChar w:fldCharType="begin"/>
            </w:r>
            <w:r w:rsidR="00843590">
              <w:rPr>
                <w:noProof/>
                <w:webHidden/>
              </w:rPr>
              <w:instrText xml:space="preserve"> PAGEREF _Toc516668646 \h </w:instrText>
            </w:r>
            <w:r w:rsidR="00843590">
              <w:rPr>
                <w:noProof/>
                <w:webHidden/>
              </w:rPr>
            </w:r>
            <w:r w:rsidR="00843590">
              <w:rPr>
                <w:noProof/>
                <w:webHidden/>
              </w:rPr>
              <w:fldChar w:fldCharType="separate"/>
            </w:r>
            <w:r w:rsidR="00843590">
              <w:rPr>
                <w:noProof/>
                <w:webHidden/>
              </w:rPr>
              <w:t>26</w:t>
            </w:r>
            <w:r w:rsidR="00843590">
              <w:rPr>
                <w:noProof/>
                <w:webHidden/>
              </w:rPr>
              <w:fldChar w:fldCharType="end"/>
            </w:r>
          </w:hyperlink>
        </w:p>
        <w:p w14:paraId="596D7F88" w14:textId="77777777" w:rsidR="00843590" w:rsidRDefault="005377B5">
          <w:pPr>
            <w:pStyle w:val="TOC2"/>
            <w:tabs>
              <w:tab w:val="right" w:leader="dot" w:pos="9350"/>
            </w:tabs>
            <w:rPr>
              <w:rFonts w:asciiTheme="minorHAnsi" w:eastAsiaTheme="minorEastAsia" w:hAnsiTheme="minorHAnsi" w:cstheme="minorBidi"/>
              <w:noProof/>
              <w:sz w:val="22"/>
            </w:rPr>
          </w:pPr>
          <w:hyperlink w:anchor="_Toc516668647" w:history="1">
            <w:r w:rsidR="00843590" w:rsidRPr="00B24470">
              <w:rPr>
                <w:rStyle w:val="Hyperlink"/>
                <w:noProof/>
              </w:rPr>
              <w:t>2.5 Business Process Hierarchy</w:t>
            </w:r>
            <w:r w:rsidR="00843590">
              <w:rPr>
                <w:noProof/>
                <w:webHidden/>
              </w:rPr>
              <w:tab/>
            </w:r>
            <w:r w:rsidR="00843590">
              <w:rPr>
                <w:noProof/>
                <w:webHidden/>
              </w:rPr>
              <w:fldChar w:fldCharType="begin"/>
            </w:r>
            <w:r w:rsidR="00843590">
              <w:rPr>
                <w:noProof/>
                <w:webHidden/>
              </w:rPr>
              <w:instrText xml:space="preserve"> PAGEREF _Toc516668647 \h </w:instrText>
            </w:r>
            <w:r w:rsidR="00843590">
              <w:rPr>
                <w:noProof/>
                <w:webHidden/>
              </w:rPr>
            </w:r>
            <w:r w:rsidR="00843590">
              <w:rPr>
                <w:noProof/>
                <w:webHidden/>
              </w:rPr>
              <w:fldChar w:fldCharType="separate"/>
            </w:r>
            <w:r w:rsidR="00843590">
              <w:rPr>
                <w:noProof/>
                <w:webHidden/>
              </w:rPr>
              <w:t>26</w:t>
            </w:r>
            <w:r w:rsidR="00843590">
              <w:rPr>
                <w:noProof/>
                <w:webHidden/>
              </w:rPr>
              <w:fldChar w:fldCharType="end"/>
            </w:r>
          </w:hyperlink>
        </w:p>
        <w:p w14:paraId="58C26F8D" w14:textId="77777777" w:rsidR="00843590" w:rsidRDefault="005377B5">
          <w:pPr>
            <w:pStyle w:val="TOC2"/>
            <w:tabs>
              <w:tab w:val="right" w:leader="dot" w:pos="9350"/>
            </w:tabs>
            <w:rPr>
              <w:rFonts w:asciiTheme="minorHAnsi" w:eastAsiaTheme="minorEastAsia" w:hAnsiTheme="minorHAnsi" w:cstheme="minorBidi"/>
              <w:noProof/>
              <w:sz w:val="22"/>
            </w:rPr>
          </w:pPr>
          <w:hyperlink w:anchor="_Toc516668648" w:history="1">
            <w:r w:rsidR="00843590" w:rsidRPr="00B24470">
              <w:rPr>
                <w:rStyle w:val="Hyperlink"/>
                <w:noProof/>
              </w:rPr>
              <w:t>2.7 3</w:t>
            </w:r>
            <w:r w:rsidR="00843590" w:rsidRPr="00B24470">
              <w:rPr>
                <w:rStyle w:val="Hyperlink"/>
                <w:noProof/>
                <w:vertAlign w:val="superscript"/>
              </w:rPr>
              <w:t>rd</w:t>
            </w:r>
            <w:r w:rsidR="00843590" w:rsidRPr="00B24470">
              <w:rPr>
                <w:rStyle w:val="Hyperlink"/>
                <w:noProof/>
              </w:rPr>
              <w:t xml:space="preserve"> Party and SCE Legacy System Integrations</w:t>
            </w:r>
            <w:r w:rsidR="00843590">
              <w:rPr>
                <w:noProof/>
                <w:webHidden/>
              </w:rPr>
              <w:tab/>
            </w:r>
            <w:r w:rsidR="00843590">
              <w:rPr>
                <w:noProof/>
                <w:webHidden/>
              </w:rPr>
              <w:fldChar w:fldCharType="begin"/>
            </w:r>
            <w:r w:rsidR="00843590">
              <w:rPr>
                <w:noProof/>
                <w:webHidden/>
              </w:rPr>
              <w:instrText xml:space="preserve"> PAGEREF _Toc516668648 \h </w:instrText>
            </w:r>
            <w:r w:rsidR="00843590">
              <w:rPr>
                <w:noProof/>
                <w:webHidden/>
              </w:rPr>
            </w:r>
            <w:r w:rsidR="00843590">
              <w:rPr>
                <w:noProof/>
                <w:webHidden/>
              </w:rPr>
              <w:fldChar w:fldCharType="separate"/>
            </w:r>
            <w:r w:rsidR="00843590">
              <w:rPr>
                <w:noProof/>
                <w:webHidden/>
              </w:rPr>
              <w:t>26</w:t>
            </w:r>
            <w:r w:rsidR="00843590">
              <w:rPr>
                <w:noProof/>
                <w:webHidden/>
              </w:rPr>
              <w:fldChar w:fldCharType="end"/>
            </w:r>
          </w:hyperlink>
        </w:p>
        <w:p w14:paraId="363E6AAF" w14:textId="77777777" w:rsidR="00843590" w:rsidRDefault="005377B5">
          <w:pPr>
            <w:pStyle w:val="TOC2"/>
            <w:tabs>
              <w:tab w:val="right" w:leader="dot" w:pos="9350"/>
            </w:tabs>
            <w:rPr>
              <w:rFonts w:asciiTheme="minorHAnsi" w:eastAsiaTheme="minorEastAsia" w:hAnsiTheme="minorHAnsi" w:cstheme="minorBidi"/>
              <w:noProof/>
              <w:sz w:val="22"/>
            </w:rPr>
          </w:pPr>
          <w:hyperlink w:anchor="_Toc516668649" w:history="1">
            <w:r w:rsidR="00843590" w:rsidRPr="00B24470">
              <w:rPr>
                <w:rStyle w:val="Hyperlink"/>
                <w:noProof/>
              </w:rPr>
              <w:t>2.8 Data Elements</w:t>
            </w:r>
            <w:r w:rsidR="00843590">
              <w:rPr>
                <w:noProof/>
                <w:webHidden/>
              </w:rPr>
              <w:tab/>
            </w:r>
            <w:r w:rsidR="00843590">
              <w:rPr>
                <w:noProof/>
                <w:webHidden/>
              </w:rPr>
              <w:fldChar w:fldCharType="begin"/>
            </w:r>
            <w:r w:rsidR="00843590">
              <w:rPr>
                <w:noProof/>
                <w:webHidden/>
              </w:rPr>
              <w:instrText xml:space="preserve"> PAGEREF _Toc516668649 \h </w:instrText>
            </w:r>
            <w:r w:rsidR="00843590">
              <w:rPr>
                <w:noProof/>
                <w:webHidden/>
              </w:rPr>
            </w:r>
            <w:r w:rsidR="00843590">
              <w:rPr>
                <w:noProof/>
                <w:webHidden/>
              </w:rPr>
              <w:fldChar w:fldCharType="separate"/>
            </w:r>
            <w:r w:rsidR="00843590">
              <w:rPr>
                <w:noProof/>
                <w:webHidden/>
              </w:rPr>
              <w:t>26</w:t>
            </w:r>
            <w:r w:rsidR="00843590">
              <w:rPr>
                <w:noProof/>
                <w:webHidden/>
              </w:rPr>
              <w:fldChar w:fldCharType="end"/>
            </w:r>
          </w:hyperlink>
        </w:p>
        <w:p w14:paraId="138F9C16" w14:textId="77777777" w:rsidR="00843590" w:rsidRDefault="005377B5">
          <w:pPr>
            <w:pStyle w:val="TOC3"/>
            <w:tabs>
              <w:tab w:val="right" w:leader="dot" w:pos="9350"/>
            </w:tabs>
            <w:rPr>
              <w:rFonts w:asciiTheme="minorHAnsi" w:eastAsiaTheme="minorEastAsia" w:hAnsiTheme="minorHAnsi" w:cstheme="minorBidi"/>
              <w:noProof/>
              <w:sz w:val="22"/>
            </w:rPr>
          </w:pPr>
          <w:hyperlink w:anchor="_Toc516668650" w:history="1">
            <w:r w:rsidR="00843590" w:rsidRPr="00B24470">
              <w:rPr>
                <w:rStyle w:val="Hyperlink"/>
                <w:rFonts w:ascii="Calibri Light" w:hAnsi="Calibri Light"/>
                <w:noProof/>
              </w:rPr>
              <w:t>2.8.1 Data Entry Type</w:t>
            </w:r>
            <w:r w:rsidR="00843590">
              <w:rPr>
                <w:noProof/>
                <w:webHidden/>
              </w:rPr>
              <w:tab/>
            </w:r>
            <w:r w:rsidR="00843590">
              <w:rPr>
                <w:noProof/>
                <w:webHidden/>
              </w:rPr>
              <w:fldChar w:fldCharType="begin"/>
            </w:r>
            <w:r w:rsidR="00843590">
              <w:rPr>
                <w:noProof/>
                <w:webHidden/>
              </w:rPr>
              <w:instrText xml:space="preserve"> PAGEREF _Toc516668650 \h </w:instrText>
            </w:r>
            <w:r w:rsidR="00843590">
              <w:rPr>
                <w:noProof/>
                <w:webHidden/>
              </w:rPr>
            </w:r>
            <w:r w:rsidR="00843590">
              <w:rPr>
                <w:noProof/>
                <w:webHidden/>
              </w:rPr>
              <w:fldChar w:fldCharType="separate"/>
            </w:r>
            <w:r w:rsidR="00843590">
              <w:rPr>
                <w:noProof/>
                <w:webHidden/>
              </w:rPr>
              <w:t>26</w:t>
            </w:r>
            <w:r w:rsidR="00843590">
              <w:rPr>
                <w:noProof/>
                <w:webHidden/>
              </w:rPr>
              <w:fldChar w:fldCharType="end"/>
            </w:r>
          </w:hyperlink>
        </w:p>
        <w:p w14:paraId="0763A9AC" w14:textId="77777777" w:rsidR="00843590" w:rsidRDefault="005377B5">
          <w:pPr>
            <w:pStyle w:val="TOC3"/>
            <w:tabs>
              <w:tab w:val="right" w:leader="dot" w:pos="9350"/>
            </w:tabs>
            <w:rPr>
              <w:rFonts w:asciiTheme="minorHAnsi" w:eastAsiaTheme="minorEastAsia" w:hAnsiTheme="minorHAnsi" w:cstheme="minorBidi"/>
              <w:noProof/>
              <w:sz w:val="22"/>
            </w:rPr>
          </w:pPr>
          <w:hyperlink w:anchor="_Toc516668651" w:history="1">
            <w:r w:rsidR="00843590" w:rsidRPr="00B24470">
              <w:rPr>
                <w:rStyle w:val="Hyperlink"/>
                <w:rFonts w:ascii="Calibri Light" w:hAnsi="Calibri Light"/>
                <w:noProof/>
              </w:rPr>
              <w:t>2.8.2 Source Systems and Data Volumes</w:t>
            </w:r>
            <w:r w:rsidR="00843590">
              <w:rPr>
                <w:noProof/>
                <w:webHidden/>
              </w:rPr>
              <w:tab/>
            </w:r>
            <w:r w:rsidR="00843590">
              <w:rPr>
                <w:noProof/>
                <w:webHidden/>
              </w:rPr>
              <w:fldChar w:fldCharType="begin"/>
            </w:r>
            <w:r w:rsidR="00843590">
              <w:rPr>
                <w:noProof/>
                <w:webHidden/>
              </w:rPr>
              <w:instrText xml:space="preserve"> PAGEREF _Toc516668651 \h </w:instrText>
            </w:r>
            <w:r w:rsidR="00843590">
              <w:rPr>
                <w:noProof/>
                <w:webHidden/>
              </w:rPr>
            </w:r>
            <w:r w:rsidR="00843590">
              <w:rPr>
                <w:noProof/>
                <w:webHidden/>
              </w:rPr>
              <w:fldChar w:fldCharType="separate"/>
            </w:r>
            <w:r w:rsidR="00843590">
              <w:rPr>
                <w:noProof/>
                <w:webHidden/>
              </w:rPr>
              <w:t>26</w:t>
            </w:r>
            <w:r w:rsidR="00843590">
              <w:rPr>
                <w:noProof/>
                <w:webHidden/>
              </w:rPr>
              <w:fldChar w:fldCharType="end"/>
            </w:r>
          </w:hyperlink>
        </w:p>
        <w:p w14:paraId="1570EF5F" w14:textId="77777777" w:rsidR="00843590" w:rsidRDefault="005377B5">
          <w:pPr>
            <w:pStyle w:val="TOC2"/>
            <w:tabs>
              <w:tab w:val="right" w:leader="dot" w:pos="9350"/>
            </w:tabs>
            <w:rPr>
              <w:rFonts w:asciiTheme="minorHAnsi" w:eastAsiaTheme="minorEastAsia" w:hAnsiTheme="minorHAnsi" w:cstheme="minorBidi"/>
              <w:noProof/>
              <w:sz w:val="22"/>
            </w:rPr>
          </w:pPr>
          <w:hyperlink w:anchor="_Toc516668652" w:history="1">
            <w:r w:rsidR="00843590" w:rsidRPr="00B24470">
              <w:rPr>
                <w:rStyle w:val="Hyperlink"/>
                <w:noProof/>
              </w:rPr>
              <w:t>2.9 Cloud for Customer (C4C) Integration</w:t>
            </w:r>
            <w:r w:rsidR="00843590">
              <w:rPr>
                <w:noProof/>
                <w:webHidden/>
              </w:rPr>
              <w:tab/>
            </w:r>
            <w:r w:rsidR="00843590">
              <w:rPr>
                <w:noProof/>
                <w:webHidden/>
              </w:rPr>
              <w:fldChar w:fldCharType="begin"/>
            </w:r>
            <w:r w:rsidR="00843590">
              <w:rPr>
                <w:noProof/>
                <w:webHidden/>
              </w:rPr>
              <w:instrText xml:space="preserve"> PAGEREF _Toc516668652 \h </w:instrText>
            </w:r>
            <w:r w:rsidR="00843590">
              <w:rPr>
                <w:noProof/>
                <w:webHidden/>
              </w:rPr>
            </w:r>
            <w:r w:rsidR="00843590">
              <w:rPr>
                <w:noProof/>
                <w:webHidden/>
              </w:rPr>
              <w:fldChar w:fldCharType="separate"/>
            </w:r>
            <w:r w:rsidR="00843590">
              <w:rPr>
                <w:noProof/>
                <w:webHidden/>
              </w:rPr>
              <w:t>26</w:t>
            </w:r>
            <w:r w:rsidR="00843590">
              <w:rPr>
                <w:noProof/>
                <w:webHidden/>
              </w:rPr>
              <w:fldChar w:fldCharType="end"/>
            </w:r>
          </w:hyperlink>
        </w:p>
        <w:p w14:paraId="289BD8B8" w14:textId="77777777" w:rsidR="00843590" w:rsidRDefault="005377B5">
          <w:pPr>
            <w:pStyle w:val="TOC3"/>
            <w:tabs>
              <w:tab w:val="right" w:leader="dot" w:pos="9350"/>
            </w:tabs>
            <w:rPr>
              <w:rFonts w:asciiTheme="minorHAnsi" w:eastAsiaTheme="minorEastAsia" w:hAnsiTheme="minorHAnsi" w:cstheme="minorBidi"/>
              <w:noProof/>
              <w:sz w:val="22"/>
            </w:rPr>
          </w:pPr>
          <w:hyperlink w:anchor="_Toc516668653" w:history="1">
            <w:r w:rsidR="00843590" w:rsidRPr="00B24470">
              <w:rPr>
                <w:rStyle w:val="Hyperlink"/>
                <w:rFonts w:ascii="Calibri Light" w:hAnsi="Calibri Light"/>
                <w:noProof/>
              </w:rPr>
              <w:t>2.9.2 C4C Views</w:t>
            </w:r>
            <w:r w:rsidR="00843590">
              <w:rPr>
                <w:noProof/>
                <w:webHidden/>
              </w:rPr>
              <w:tab/>
            </w:r>
            <w:r w:rsidR="00843590">
              <w:rPr>
                <w:noProof/>
                <w:webHidden/>
              </w:rPr>
              <w:fldChar w:fldCharType="begin"/>
            </w:r>
            <w:r w:rsidR="00843590">
              <w:rPr>
                <w:noProof/>
                <w:webHidden/>
              </w:rPr>
              <w:instrText xml:space="preserve"> PAGEREF _Toc516668653 \h </w:instrText>
            </w:r>
            <w:r w:rsidR="00843590">
              <w:rPr>
                <w:noProof/>
                <w:webHidden/>
              </w:rPr>
            </w:r>
            <w:r w:rsidR="00843590">
              <w:rPr>
                <w:noProof/>
                <w:webHidden/>
              </w:rPr>
              <w:fldChar w:fldCharType="separate"/>
            </w:r>
            <w:r w:rsidR="00843590">
              <w:rPr>
                <w:noProof/>
                <w:webHidden/>
              </w:rPr>
              <w:t>27</w:t>
            </w:r>
            <w:r w:rsidR="00843590">
              <w:rPr>
                <w:noProof/>
                <w:webHidden/>
              </w:rPr>
              <w:fldChar w:fldCharType="end"/>
            </w:r>
          </w:hyperlink>
        </w:p>
        <w:p w14:paraId="7DD5D013" w14:textId="77777777" w:rsidR="00843590" w:rsidRDefault="005377B5">
          <w:pPr>
            <w:pStyle w:val="TOC3"/>
            <w:tabs>
              <w:tab w:val="right" w:leader="dot" w:pos="9350"/>
            </w:tabs>
            <w:rPr>
              <w:rFonts w:asciiTheme="minorHAnsi" w:eastAsiaTheme="minorEastAsia" w:hAnsiTheme="minorHAnsi" w:cstheme="minorBidi"/>
              <w:noProof/>
              <w:sz w:val="22"/>
            </w:rPr>
          </w:pPr>
          <w:hyperlink w:anchor="_Toc516668654" w:history="1">
            <w:r w:rsidR="00843590" w:rsidRPr="00B24470">
              <w:rPr>
                <w:rStyle w:val="Hyperlink"/>
                <w:rFonts w:ascii="Calibri Light" w:hAnsi="Calibri Light"/>
                <w:noProof/>
              </w:rPr>
              <w:t>2.9.3 Activity</w:t>
            </w:r>
            <w:r w:rsidR="00843590">
              <w:rPr>
                <w:noProof/>
                <w:webHidden/>
              </w:rPr>
              <w:tab/>
            </w:r>
            <w:r w:rsidR="00843590">
              <w:rPr>
                <w:noProof/>
                <w:webHidden/>
              </w:rPr>
              <w:fldChar w:fldCharType="begin"/>
            </w:r>
            <w:r w:rsidR="00843590">
              <w:rPr>
                <w:noProof/>
                <w:webHidden/>
              </w:rPr>
              <w:instrText xml:space="preserve"> PAGEREF _Toc516668654 \h </w:instrText>
            </w:r>
            <w:r w:rsidR="00843590">
              <w:rPr>
                <w:noProof/>
                <w:webHidden/>
              </w:rPr>
            </w:r>
            <w:r w:rsidR="00843590">
              <w:rPr>
                <w:noProof/>
                <w:webHidden/>
              </w:rPr>
              <w:fldChar w:fldCharType="separate"/>
            </w:r>
            <w:r w:rsidR="00843590">
              <w:rPr>
                <w:noProof/>
                <w:webHidden/>
              </w:rPr>
              <w:t>29</w:t>
            </w:r>
            <w:r w:rsidR="00843590">
              <w:rPr>
                <w:noProof/>
                <w:webHidden/>
              </w:rPr>
              <w:fldChar w:fldCharType="end"/>
            </w:r>
          </w:hyperlink>
        </w:p>
        <w:p w14:paraId="0E9C62D0" w14:textId="77777777" w:rsidR="00843590" w:rsidRDefault="005377B5">
          <w:pPr>
            <w:pStyle w:val="TOC2"/>
            <w:tabs>
              <w:tab w:val="right" w:leader="dot" w:pos="9350"/>
            </w:tabs>
            <w:rPr>
              <w:rFonts w:asciiTheme="minorHAnsi" w:eastAsiaTheme="minorEastAsia" w:hAnsiTheme="minorHAnsi" w:cstheme="minorBidi"/>
              <w:noProof/>
              <w:sz w:val="22"/>
            </w:rPr>
          </w:pPr>
          <w:hyperlink w:anchor="_Toc516668655" w:history="1">
            <w:r w:rsidR="00843590" w:rsidRPr="00B24470">
              <w:rPr>
                <w:rStyle w:val="Hyperlink"/>
                <w:noProof/>
              </w:rPr>
              <w:t>2.10 Exception Management Requirements</w:t>
            </w:r>
            <w:r w:rsidR="00843590">
              <w:rPr>
                <w:noProof/>
                <w:webHidden/>
              </w:rPr>
              <w:tab/>
            </w:r>
            <w:r w:rsidR="00843590">
              <w:rPr>
                <w:noProof/>
                <w:webHidden/>
              </w:rPr>
              <w:fldChar w:fldCharType="begin"/>
            </w:r>
            <w:r w:rsidR="00843590">
              <w:rPr>
                <w:noProof/>
                <w:webHidden/>
              </w:rPr>
              <w:instrText xml:space="preserve"> PAGEREF _Toc516668655 \h </w:instrText>
            </w:r>
            <w:r w:rsidR="00843590">
              <w:rPr>
                <w:noProof/>
                <w:webHidden/>
              </w:rPr>
            </w:r>
            <w:r w:rsidR="00843590">
              <w:rPr>
                <w:noProof/>
                <w:webHidden/>
              </w:rPr>
              <w:fldChar w:fldCharType="separate"/>
            </w:r>
            <w:r w:rsidR="00843590">
              <w:rPr>
                <w:noProof/>
                <w:webHidden/>
              </w:rPr>
              <w:t>30</w:t>
            </w:r>
            <w:r w:rsidR="00843590">
              <w:rPr>
                <w:noProof/>
                <w:webHidden/>
              </w:rPr>
              <w:fldChar w:fldCharType="end"/>
            </w:r>
          </w:hyperlink>
        </w:p>
        <w:p w14:paraId="20878D6C" w14:textId="77777777" w:rsidR="00843590" w:rsidRDefault="005377B5">
          <w:pPr>
            <w:pStyle w:val="TOC2"/>
            <w:tabs>
              <w:tab w:val="right" w:leader="dot" w:pos="9350"/>
            </w:tabs>
            <w:rPr>
              <w:rFonts w:asciiTheme="minorHAnsi" w:eastAsiaTheme="minorEastAsia" w:hAnsiTheme="minorHAnsi" w:cstheme="minorBidi"/>
              <w:noProof/>
              <w:sz w:val="22"/>
            </w:rPr>
          </w:pPr>
          <w:hyperlink w:anchor="_Toc516668656" w:history="1">
            <w:r w:rsidR="00843590" w:rsidRPr="00B24470">
              <w:rPr>
                <w:rStyle w:val="Hyperlink"/>
                <w:noProof/>
              </w:rPr>
              <w:t>2.11 Process Risks and Mitigation</w:t>
            </w:r>
            <w:r w:rsidR="00843590">
              <w:rPr>
                <w:noProof/>
                <w:webHidden/>
              </w:rPr>
              <w:tab/>
            </w:r>
            <w:r w:rsidR="00843590">
              <w:rPr>
                <w:noProof/>
                <w:webHidden/>
              </w:rPr>
              <w:fldChar w:fldCharType="begin"/>
            </w:r>
            <w:r w:rsidR="00843590">
              <w:rPr>
                <w:noProof/>
                <w:webHidden/>
              </w:rPr>
              <w:instrText xml:space="preserve"> PAGEREF _Toc516668656 \h </w:instrText>
            </w:r>
            <w:r w:rsidR="00843590">
              <w:rPr>
                <w:noProof/>
                <w:webHidden/>
              </w:rPr>
            </w:r>
            <w:r w:rsidR="00843590">
              <w:rPr>
                <w:noProof/>
                <w:webHidden/>
              </w:rPr>
              <w:fldChar w:fldCharType="separate"/>
            </w:r>
            <w:r w:rsidR="00843590">
              <w:rPr>
                <w:noProof/>
                <w:webHidden/>
              </w:rPr>
              <w:t>30</w:t>
            </w:r>
            <w:r w:rsidR="00843590">
              <w:rPr>
                <w:noProof/>
                <w:webHidden/>
              </w:rPr>
              <w:fldChar w:fldCharType="end"/>
            </w:r>
          </w:hyperlink>
        </w:p>
        <w:p w14:paraId="0B492322" w14:textId="77777777" w:rsidR="00843590" w:rsidRDefault="005377B5">
          <w:pPr>
            <w:pStyle w:val="TOC2"/>
            <w:tabs>
              <w:tab w:val="right" w:leader="dot" w:pos="9350"/>
            </w:tabs>
            <w:rPr>
              <w:rFonts w:asciiTheme="minorHAnsi" w:eastAsiaTheme="minorEastAsia" w:hAnsiTheme="minorHAnsi" w:cstheme="minorBidi"/>
              <w:noProof/>
              <w:sz w:val="22"/>
            </w:rPr>
          </w:pPr>
          <w:hyperlink w:anchor="_Toc516668657" w:history="1">
            <w:r w:rsidR="00843590" w:rsidRPr="00B24470">
              <w:rPr>
                <w:rStyle w:val="Hyperlink"/>
                <w:noProof/>
              </w:rPr>
              <w:t>2.12 Key Performance Indicators</w:t>
            </w:r>
            <w:r w:rsidR="00843590">
              <w:rPr>
                <w:noProof/>
                <w:webHidden/>
              </w:rPr>
              <w:tab/>
            </w:r>
            <w:r w:rsidR="00843590">
              <w:rPr>
                <w:noProof/>
                <w:webHidden/>
              </w:rPr>
              <w:fldChar w:fldCharType="begin"/>
            </w:r>
            <w:r w:rsidR="00843590">
              <w:rPr>
                <w:noProof/>
                <w:webHidden/>
              </w:rPr>
              <w:instrText xml:space="preserve"> PAGEREF _Toc516668657 \h </w:instrText>
            </w:r>
            <w:r w:rsidR="00843590">
              <w:rPr>
                <w:noProof/>
                <w:webHidden/>
              </w:rPr>
            </w:r>
            <w:r w:rsidR="00843590">
              <w:rPr>
                <w:noProof/>
                <w:webHidden/>
              </w:rPr>
              <w:fldChar w:fldCharType="separate"/>
            </w:r>
            <w:r w:rsidR="00843590">
              <w:rPr>
                <w:noProof/>
                <w:webHidden/>
              </w:rPr>
              <w:t>30</w:t>
            </w:r>
            <w:r w:rsidR="00843590">
              <w:rPr>
                <w:noProof/>
                <w:webHidden/>
              </w:rPr>
              <w:fldChar w:fldCharType="end"/>
            </w:r>
          </w:hyperlink>
        </w:p>
        <w:p w14:paraId="0FD579FD" w14:textId="77777777" w:rsidR="00843590" w:rsidRDefault="005377B5">
          <w:pPr>
            <w:pStyle w:val="TOC3"/>
            <w:tabs>
              <w:tab w:val="right" w:leader="dot" w:pos="9350"/>
            </w:tabs>
            <w:rPr>
              <w:rFonts w:asciiTheme="minorHAnsi" w:eastAsiaTheme="minorEastAsia" w:hAnsiTheme="minorHAnsi" w:cstheme="minorBidi"/>
              <w:noProof/>
              <w:sz w:val="22"/>
            </w:rPr>
          </w:pPr>
          <w:hyperlink w:anchor="_Toc516668658" w:history="1">
            <w:r w:rsidR="00843590" w:rsidRPr="00B24470">
              <w:rPr>
                <w:rStyle w:val="Hyperlink"/>
                <w:rFonts w:ascii="Calibri Light" w:hAnsi="Calibri Light"/>
                <w:noProof/>
              </w:rPr>
              <w:t>2.12.1 Key Metric Definition</w:t>
            </w:r>
            <w:r w:rsidR="00843590">
              <w:rPr>
                <w:noProof/>
                <w:webHidden/>
              </w:rPr>
              <w:tab/>
            </w:r>
            <w:r w:rsidR="00843590">
              <w:rPr>
                <w:noProof/>
                <w:webHidden/>
              </w:rPr>
              <w:fldChar w:fldCharType="begin"/>
            </w:r>
            <w:r w:rsidR="00843590">
              <w:rPr>
                <w:noProof/>
                <w:webHidden/>
              </w:rPr>
              <w:instrText xml:space="preserve"> PAGEREF _Toc516668658 \h </w:instrText>
            </w:r>
            <w:r w:rsidR="00843590">
              <w:rPr>
                <w:noProof/>
                <w:webHidden/>
              </w:rPr>
            </w:r>
            <w:r w:rsidR="00843590">
              <w:rPr>
                <w:noProof/>
                <w:webHidden/>
              </w:rPr>
              <w:fldChar w:fldCharType="separate"/>
            </w:r>
            <w:r w:rsidR="00843590">
              <w:rPr>
                <w:noProof/>
                <w:webHidden/>
              </w:rPr>
              <w:t>31</w:t>
            </w:r>
            <w:r w:rsidR="00843590">
              <w:rPr>
                <w:noProof/>
                <w:webHidden/>
              </w:rPr>
              <w:fldChar w:fldCharType="end"/>
            </w:r>
          </w:hyperlink>
        </w:p>
        <w:p w14:paraId="0BB59FF4" w14:textId="77777777" w:rsidR="00843590" w:rsidRDefault="005377B5">
          <w:pPr>
            <w:pStyle w:val="TOC1"/>
            <w:tabs>
              <w:tab w:val="right" w:leader="dot" w:pos="9350"/>
            </w:tabs>
            <w:rPr>
              <w:rFonts w:asciiTheme="minorHAnsi" w:eastAsiaTheme="minorEastAsia" w:hAnsiTheme="minorHAnsi" w:cstheme="minorBidi"/>
              <w:noProof/>
              <w:sz w:val="22"/>
            </w:rPr>
          </w:pPr>
          <w:hyperlink w:anchor="_Toc516668659" w:history="1">
            <w:r w:rsidR="00843590" w:rsidRPr="00B24470">
              <w:rPr>
                <w:rStyle w:val="Hyperlink"/>
                <w:rFonts w:ascii="Calibri Light" w:hAnsi="Calibri Light"/>
                <w:noProof/>
              </w:rPr>
              <w:t>3 Controls, Regulatory Rules, and Security</w:t>
            </w:r>
            <w:r w:rsidR="00843590">
              <w:rPr>
                <w:noProof/>
                <w:webHidden/>
              </w:rPr>
              <w:tab/>
            </w:r>
            <w:r w:rsidR="00843590">
              <w:rPr>
                <w:noProof/>
                <w:webHidden/>
              </w:rPr>
              <w:fldChar w:fldCharType="begin"/>
            </w:r>
            <w:r w:rsidR="00843590">
              <w:rPr>
                <w:noProof/>
                <w:webHidden/>
              </w:rPr>
              <w:instrText xml:space="preserve"> PAGEREF _Toc516668659 \h </w:instrText>
            </w:r>
            <w:r w:rsidR="00843590">
              <w:rPr>
                <w:noProof/>
                <w:webHidden/>
              </w:rPr>
            </w:r>
            <w:r w:rsidR="00843590">
              <w:rPr>
                <w:noProof/>
                <w:webHidden/>
              </w:rPr>
              <w:fldChar w:fldCharType="separate"/>
            </w:r>
            <w:r w:rsidR="00843590">
              <w:rPr>
                <w:noProof/>
                <w:webHidden/>
              </w:rPr>
              <w:t>32</w:t>
            </w:r>
            <w:r w:rsidR="00843590">
              <w:rPr>
                <w:noProof/>
                <w:webHidden/>
              </w:rPr>
              <w:fldChar w:fldCharType="end"/>
            </w:r>
          </w:hyperlink>
        </w:p>
        <w:p w14:paraId="51C5FA3A" w14:textId="77777777" w:rsidR="00843590" w:rsidRDefault="005377B5">
          <w:pPr>
            <w:pStyle w:val="TOC2"/>
            <w:tabs>
              <w:tab w:val="right" w:leader="dot" w:pos="9350"/>
            </w:tabs>
            <w:rPr>
              <w:rFonts w:asciiTheme="minorHAnsi" w:eastAsiaTheme="minorEastAsia" w:hAnsiTheme="minorHAnsi" w:cstheme="minorBidi"/>
              <w:noProof/>
              <w:sz w:val="22"/>
            </w:rPr>
          </w:pPr>
          <w:hyperlink w:anchor="_Toc516668660" w:history="1">
            <w:r w:rsidR="00843590" w:rsidRPr="00B24470">
              <w:rPr>
                <w:rStyle w:val="Hyperlink"/>
                <w:noProof/>
              </w:rPr>
              <w:t>3.1 Security Considerations</w:t>
            </w:r>
            <w:r w:rsidR="00843590">
              <w:rPr>
                <w:noProof/>
                <w:webHidden/>
              </w:rPr>
              <w:tab/>
            </w:r>
            <w:r w:rsidR="00843590">
              <w:rPr>
                <w:noProof/>
                <w:webHidden/>
              </w:rPr>
              <w:fldChar w:fldCharType="begin"/>
            </w:r>
            <w:r w:rsidR="00843590">
              <w:rPr>
                <w:noProof/>
                <w:webHidden/>
              </w:rPr>
              <w:instrText xml:space="preserve"> PAGEREF _Toc516668660 \h </w:instrText>
            </w:r>
            <w:r w:rsidR="00843590">
              <w:rPr>
                <w:noProof/>
                <w:webHidden/>
              </w:rPr>
            </w:r>
            <w:r w:rsidR="00843590">
              <w:rPr>
                <w:noProof/>
                <w:webHidden/>
              </w:rPr>
              <w:fldChar w:fldCharType="separate"/>
            </w:r>
            <w:r w:rsidR="00843590">
              <w:rPr>
                <w:noProof/>
                <w:webHidden/>
              </w:rPr>
              <w:t>33</w:t>
            </w:r>
            <w:r w:rsidR="00843590">
              <w:rPr>
                <w:noProof/>
                <w:webHidden/>
              </w:rPr>
              <w:fldChar w:fldCharType="end"/>
            </w:r>
          </w:hyperlink>
        </w:p>
        <w:p w14:paraId="331D71D1" w14:textId="77777777" w:rsidR="00843590" w:rsidRDefault="005377B5">
          <w:pPr>
            <w:pStyle w:val="TOC2"/>
            <w:tabs>
              <w:tab w:val="right" w:leader="dot" w:pos="9350"/>
            </w:tabs>
            <w:rPr>
              <w:rFonts w:asciiTheme="minorHAnsi" w:eastAsiaTheme="minorEastAsia" w:hAnsiTheme="minorHAnsi" w:cstheme="minorBidi"/>
              <w:noProof/>
              <w:sz w:val="22"/>
            </w:rPr>
          </w:pPr>
          <w:hyperlink w:anchor="_Toc516668661" w:history="1">
            <w:r w:rsidR="00843590" w:rsidRPr="00B24470">
              <w:rPr>
                <w:rStyle w:val="Hyperlink"/>
                <w:noProof/>
              </w:rPr>
              <w:t>3.2 Custom Program/Transaction Codes</w:t>
            </w:r>
            <w:r w:rsidR="00843590">
              <w:rPr>
                <w:noProof/>
                <w:webHidden/>
              </w:rPr>
              <w:tab/>
            </w:r>
            <w:r w:rsidR="00843590">
              <w:rPr>
                <w:noProof/>
                <w:webHidden/>
              </w:rPr>
              <w:fldChar w:fldCharType="begin"/>
            </w:r>
            <w:r w:rsidR="00843590">
              <w:rPr>
                <w:noProof/>
                <w:webHidden/>
              </w:rPr>
              <w:instrText xml:space="preserve"> PAGEREF _Toc516668661 \h </w:instrText>
            </w:r>
            <w:r w:rsidR="00843590">
              <w:rPr>
                <w:noProof/>
                <w:webHidden/>
              </w:rPr>
            </w:r>
            <w:r w:rsidR="00843590">
              <w:rPr>
                <w:noProof/>
                <w:webHidden/>
              </w:rPr>
              <w:fldChar w:fldCharType="separate"/>
            </w:r>
            <w:r w:rsidR="00843590">
              <w:rPr>
                <w:noProof/>
                <w:webHidden/>
              </w:rPr>
              <w:t>33</w:t>
            </w:r>
            <w:r w:rsidR="00843590">
              <w:rPr>
                <w:noProof/>
                <w:webHidden/>
              </w:rPr>
              <w:fldChar w:fldCharType="end"/>
            </w:r>
          </w:hyperlink>
        </w:p>
        <w:p w14:paraId="0BA4243D" w14:textId="77777777" w:rsidR="00843590" w:rsidRDefault="005377B5">
          <w:pPr>
            <w:pStyle w:val="TOC2"/>
            <w:tabs>
              <w:tab w:val="right" w:leader="dot" w:pos="9350"/>
            </w:tabs>
            <w:rPr>
              <w:rFonts w:asciiTheme="minorHAnsi" w:eastAsiaTheme="minorEastAsia" w:hAnsiTheme="minorHAnsi" w:cstheme="minorBidi"/>
              <w:noProof/>
              <w:sz w:val="22"/>
            </w:rPr>
          </w:pPr>
          <w:hyperlink w:anchor="_Toc516668662" w:history="1">
            <w:r w:rsidR="00843590" w:rsidRPr="00B24470">
              <w:rPr>
                <w:rStyle w:val="Hyperlink"/>
                <w:noProof/>
              </w:rPr>
              <w:t>3.3 Custom Table/Transaction Codes</w:t>
            </w:r>
            <w:r w:rsidR="00843590">
              <w:rPr>
                <w:noProof/>
                <w:webHidden/>
              </w:rPr>
              <w:tab/>
            </w:r>
            <w:r w:rsidR="00843590">
              <w:rPr>
                <w:noProof/>
                <w:webHidden/>
              </w:rPr>
              <w:fldChar w:fldCharType="begin"/>
            </w:r>
            <w:r w:rsidR="00843590">
              <w:rPr>
                <w:noProof/>
                <w:webHidden/>
              </w:rPr>
              <w:instrText xml:space="preserve"> PAGEREF _Toc516668662 \h </w:instrText>
            </w:r>
            <w:r w:rsidR="00843590">
              <w:rPr>
                <w:noProof/>
                <w:webHidden/>
              </w:rPr>
            </w:r>
            <w:r w:rsidR="00843590">
              <w:rPr>
                <w:noProof/>
                <w:webHidden/>
              </w:rPr>
              <w:fldChar w:fldCharType="separate"/>
            </w:r>
            <w:r w:rsidR="00843590">
              <w:rPr>
                <w:noProof/>
                <w:webHidden/>
              </w:rPr>
              <w:t>33</w:t>
            </w:r>
            <w:r w:rsidR="00843590">
              <w:rPr>
                <w:noProof/>
                <w:webHidden/>
              </w:rPr>
              <w:fldChar w:fldCharType="end"/>
            </w:r>
          </w:hyperlink>
        </w:p>
        <w:p w14:paraId="330EEC50" w14:textId="77777777" w:rsidR="00843590" w:rsidRDefault="005377B5">
          <w:pPr>
            <w:pStyle w:val="TOC2"/>
            <w:tabs>
              <w:tab w:val="right" w:leader="dot" w:pos="9350"/>
            </w:tabs>
            <w:rPr>
              <w:rFonts w:asciiTheme="minorHAnsi" w:eastAsiaTheme="minorEastAsia" w:hAnsiTheme="minorHAnsi" w:cstheme="minorBidi"/>
              <w:noProof/>
              <w:sz w:val="22"/>
            </w:rPr>
          </w:pPr>
          <w:hyperlink w:anchor="_Toc516668663" w:history="1">
            <w:r w:rsidR="00843590" w:rsidRPr="00B24470">
              <w:rPr>
                <w:rStyle w:val="Hyperlink"/>
                <w:noProof/>
              </w:rPr>
              <w:t>3.4 Data Criticality and Cybersecurity Baseline Risks</w:t>
            </w:r>
            <w:r w:rsidR="00843590">
              <w:rPr>
                <w:noProof/>
                <w:webHidden/>
              </w:rPr>
              <w:tab/>
            </w:r>
            <w:r w:rsidR="00843590">
              <w:rPr>
                <w:noProof/>
                <w:webHidden/>
              </w:rPr>
              <w:fldChar w:fldCharType="begin"/>
            </w:r>
            <w:r w:rsidR="00843590">
              <w:rPr>
                <w:noProof/>
                <w:webHidden/>
              </w:rPr>
              <w:instrText xml:space="preserve"> PAGEREF _Toc516668663 \h </w:instrText>
            </w:r>
            <w:r w:rsidR="00843590">
              <w:rPr>
                <w:noProof/>
                <w:webHidden/>
              </w:rPr>
            </w:r>
            <w:r w:rsidR="00843590">
              <w:rPr>
                <w:noProof/>
                <w:webHidden/>
              </w:rPr>
              <w:fldChar w:fldCharType="separate"/>
            </w:r>
            <w:r w:rsidR="00843590">
              <w:rPr>
                <w:noProof/>
                <w:webHidden/>
              </w:rPr>
              <w:t>33</w:t>
            </w:r>
            <w:r w:rsidR="00843590">
              <w:rPr>
                <w:noProof/>
                <w:webHidden/>
              </w:rPr>
              <w:fldChar w:fldCharType="end"/>
            </w:r>
          </w:hyperlink>
        </w:p>
        <w:p w14:paraId="5E8C7CB9" w14:textId="77777777" w:rsidR="00843590" w:rsidRDefault="005377B5">
          <w:pPr>
            <w:pStyle w:val="TOC1"/>
            <w:tabs>
              <w:tab w:val="left" w:pos="480"/>
              <w:tab w:val="right" w:leader="dot" w:pos="9350"/>
            </w:tabs>
            <w:rPr>
              <w:rFonts w:asciiTheme="minorHAnsi" w:eastAsiaTheme="minorEastAsia" w:hAnsiTheme="minorHAnsi" w:cstheme="minorBidi"/>
              <w:noProof/>
              <w:sz w:val="22"/>
            </w:rPr>
          </w:pPr>
          <w:hyperlink w:anchor="_Toc516668664" w:history="1">
            <w:r w:rsidR="00843590" w:rsidRPr="00B24470">
              <w:rPr>
                <w:rStyle w:val="Hyperlink"/>
                <w:rFonts w:ascii="Calibri Light" w:hAnsi="Calibri Light"/>
                <w:noProof/>
              </w:rPr>
              <w:t>4</w:t>
            </w:r>
            <w:r w:rsidR="00843590">
              <w:rPr>
                <w:rFonts w:asciiTheme="minorHAnsi" w:eastAsiaTheme="minorEastAsia" w:hAnsiTheme="minorHAnsi" w:cstheme="minorBidi"/>
                <w:noProof/>
                <w:sz w:val="22"/>
              </w:rPr>
              <w:tab/>
            </w:r>
            <w:r w:rsidR="00843590" w:rsidRPr="00B24470">
              <w:rPr>
                <w:rStyle w:val="Hyperlink"/>
                <w:rFonts w:ascii="Calibri Light" w:hAnsi="Calibri Light"/>
                <w:noProof/>
              </w:rPr>
              <w:t>Technical Considerations</w:t>
            </w:r>
            <w:r w:rsidR="00843590">
              <w:rPr>
                <w:noProof/>
                <w:webHidden/>
              </w:rPr>
              <w:tab/>
            </w:r>
            <w:r w:rsidR="00843590">
              <w:rPr>
                <w:noProof/>
                <w:webHidden/>
              </w:rPr>
              <w:fldChar w:fldCharType="begin"/>
            </w:r>
            <w:r w:rsidR="00843590">
              <w:rPr>
                <w:noProof/>
                <w:webHidden/>
              </w:rPr>
              <w:instrText xml:space="preserve"> PAGEREF _Toc516668664 \h </w:instrText>
            </w:r>
            <w:r w:rsidR="00843590">
              <w:rPr>
                <w:noProof/>
                <w:webHidden/>
              </w:rPr>
            </w:r>
            <w:r w:rsidR="00843590">
              <w:rPr>
                <w:noProof/>
                <w:webHidden/>
              </w:rPr>
              <w:fldChar w:fldCharType="separate"/>
            </w:r>
            <w:r w:rsidR="00843590">
              <w:rPr>
                <w:noProof/>
                <w:webHidden/>
              </w:rPr>
              <w:t>35</w:t>
            </w:r>
            <w:r w:rsidR="00843590">
              <w:rPr>
                <w:noProof/>
                <w:webHidden/>
              </w:rPr>
              <w:fldChar w:fldCharType="end"/>
            </w:r>
          </w:hyperlink>
        </w:p>
        <w:p w14:paraId="4E999FDF" w14:textId="77777777" w:rsidR="00843590" w:rsidRDefault="005377B5">
          <w:pPr>
            <w:pStyle w:val="TOC2"/>
            <w:tabs>
              <w:tab w:val="right" w:leader="dot" w:pos="9350"/>
            </w:tabs>
            <w:rPr>
              <w:rFonts w:asciiTheme="minorHAnsi" w:eastAsiaTheme="minorEastAsia" w:hAnsiTheme="minorHAnsi" w:cstheme="minorBidi"/>
              <w:noProof/>
              <w:sz w:val="22"/>
            </w:rPr>
          </w:pPr>
          <w:hyperlink w:anchor="_Toc516668673" w:history="1">
            <w:r w:rsidR="00843590" w:rsidRPr="00B24470">
              <w:rPr>
                <w:rStyle w:val="Hyperlink"/>
                <w:noProof/>
              </w:rPr>
              <w:t>4.1 RICEF-W Assessment</w:t>
            </w:r>
            <w:r w:rsidR="00843590">
              <w:rPr>
                <w:noProof/>
                <w:webHidden/>
              </w:rPr>
              <w:tab/>
            </w:r>
            <w:r w:rsidR="00843590">
              <w:rPr>
                <w:noProof/>
                <w:webHidden/>
              </w:rPr>
              <w:fldChar w:fldCharType="begin"/>
            </w:r>
            <w:r w:rsidR="00843590">
              <w:rPr>
                <w:noProof/>
                <w:webHidden/>
              </w:rPr>
              <w:instrText xml:space="preserve"> PAGEREF _Toc516668673 \h </w:instrText>
            </w:r>
            <w:r w:rsidR="00843590">
              <w:rPr>
                <w:noProof/>
                <w:webHidden/>
              </w:rPr>
            </w:r>
            <w:r w:rsidR="00843590">
              <w:rPr>
                <w:noProof/>
                <w:webHidden/>
              </w:rPr>
              <w:fldChar w:fldCharType="separate"/>
            </w:r>
            <w:r w:rsidR="00843590">
              <w:rPr>
                <w:noProof/>
                <w:webHidden/>
              </w:rPr>
              <w:t>35</w:t>
            </w:r>
            <w:r w:rsidR="00843590">
              <w:rPr>
                <w:noProof/>
                <w:webHidden/>
              </w:rPr>
              <w:fldChar w:fldCharType="end"/>
            </w:r>
          </w:hyperlink>
        </w:p>
        <w:p w14:paraId="7696FF9B" w14:textId="77777777" w:rsidR="00843590" w:rsidRDefault="005377B5">
          <w:pPr>
            <w:pStyle w:val="TOC3"/>
            <w:tabs>
              <w:tab w:val="left" w:pos="1320"/>
              <w:tab w:val="right" w:leader="dot" w:pos="9350"/>
            </w:tabs>
            <w:rPr>
              <w:rFonts w:asciiTheme="minorHAnsi" w:eastAsiaTheme="minorEastAsia" w:hAnsiTheme="minorHAnsi" w:cstheme="minorBidi"/>
              <w:noProof/>
              <w:sz w:val="22"/>
            </w:rPr>
          </w:pPr>
          <w:hyperlink w:anchor="_Toc516668674" w:history="1">
            <w:r w:rsidR="00843590" w:rsidRPr="00B24470">
              <w:rPr>
                <w:rStyle w:val="Hyperlink"/>
                <w:rFonts w:ascii="Calibri Light" w:hAnsi="Calibri Light"/>
                <w:noProof/>
              </w:rPr>
              <w:t>4.1.1</w:t>
            </w:r>
            <w:r w:rsidR="00843590">
              <w:rPr>
                <w:rFonts w:asciiTheme="minorHAnsi" w:eastAsiaTheme="minorEastAsia" w:hAnsiTheme="minorHAnsi" w:cstheme="minorBidi"/>
                <w:noProof/>
                <w:sz w:val="22"/>
              </w:rPr>
              <w:tab/>
            </w:r>
            <w:r w:rsidR="00843590" w:rsidRPr="00B24470">
              <w:rPr>
                <w:rStyle w:val="Hyperlink"/>
                <w:rFonts w:ascii="Calibri Light" w:hAnsi="Calibri Light"/>
                <w:noProof/>
              </w:rPr>
              <w:t>Reports</w:t>
            </w:r>
            <w:r w:rsidR="00843590">
              <w:rPr>
                <w:noProof/>
                <w:webHidden/>
              </w:rPr>
              <w:tab/>
            </w:r>
            <w:r w:rsidR="00843590">
              <w:rPr>
                <w:noProof/>
                <w:webHidden/>
              </w:rPr>
              <w:fldChar w:fldCharType="begin"/>
            </w:r>
            <w:r w:rsidR="00843590">
              <w:rPr>
                <w:noProof/>
                <w:webHidden/>
              </w:rPr>
              <w:instrText xml:space="preserve"> PAGEREF _Toc516668674 \h </w:instrText>
            </w:r>
            <w:r w:rsidR="00843590">
              <w:rPr>
                <w:noProof/>
                <w:webHidden/>
              </w:rPr>
            </w:r>
            <w:r w:rsidR="00843590">
              <w:rPr>
                <w:noProof/>
                <w:webHidden/>
              </w:rPr>
              <w:fldChar w:fldCharType="separate"/>
            </w:r>
            <w:r w:rsidR="00843590">
              <w:rPr>
                <w:noProof/>
                <w:webHidden/>
              </w:rPr>
              <w:t>35</w:t>
            </w:r>
            <w:r w:rsidR="00843590">
              <w:rPr>
                <w:noProof/>
                <w:webHidden/>
              </w:rPr>
              <w:fldChar w:fldCharType="end"/>
            </w:r>
          </w:hyperlink>
        </w:p>
        <w:p w14:paraId="19D8D618" w14:textId="77777777" w:rsidR="00843590" w:rsidRDefault="005377B5">
          <w:pPr>
            <w:pStyle w:val="TOC3"/>
            <w:tabs>
              <w:tab w:val="left" w:pos="1320"/>
              <w:tab w:val="right" w:leader="dot" w:pos="9350"/>
            </w:tabs>
            <w:rPr>
              <w:rFonts w:asciiTheme="minorHAnsi" w:eastAsiaTheme="minorEastAsia" w:hAnsiTheme="minorHAnsi" w:cstheme="minorBidi"/>
              <w:noProof/>
              <w:sz w:val="22"/>
            </w:rPr>
          </w:pPr>
          <w:hyperlink w:anchor="_Toc516668675" w:history="1">
            <w:r w:rsidR="00843590" w:rsidRPr="00B24470">
              <w:rPr>
                <w:rStyle w:val="Hyperlink"/>
                <w:rFonts w:ascii="Calibri Light" w:hAnsi="Calibri Light"/>
                <w:noProof/>
              </w:rPr>
              <w:t>4.1.2</w:t>
            </w:r>
            <w:r w:rsidR="00843590">
              <w:rPr>
                <w:rFonts w:asciiTheme="minorHAnsi" w:eastAsiaTheme="minorEastAsia" w:hAnsiTheme="minorHAnsi" w:cstheme="minorBidi"/>
                <w:noProof/>
                <w:sz w:val="22"/>
              </w:rPr>
              <w:tab/>
            </w:r>
            <w:r w:rsidR="00843590" w:rsidRPr="00B24470">
              <w:rPr>
                <w:rStyle w:val="Hyperlink"/>
                <w:rFonts w:ascii="Calibri Light" w:hAnsi="Calibri Light"/>
                <w:noProof/>
              </w:rPr>
              <w:t>Interfaces</w:t>
            </w:r>
            <w:r w:rsidR="00843590">
              <w:rPr>
                <w:noProof/>
                <w:webHidden/>
              </w:rPr>
              <w:tab/>
            </w:r>
            <w:r w:rsidR="00843590">
              <w:rPr>
                <w:noProof/>
                <w:webHidden/>
              </w:rPr>
              <w:fldChar w:fldCharType="begin"/>
            </w:r>
            <w:r w:rsidR="00843590">
              <w:rPr>
                <w:noProof/>
                <w:webHidden/>
              </w:rPr>
              <w:instrText xml:space="preserve"> PAGEREF _Toc516668675 \h </w:instrText>
            </w:r>
            <w:r w:rsidR="00843590">
              <w:rPr>
                <w:noProof/>
                <w:webHidden/>
              </w:rPr>
            </w:r>
            <w:r w:rsidR="00843590">
              <w:rPr>
                <w:noProof/>
                <w:webHidden/>
              </w:rPr>
              <w:fldChar w:fldCharType="separate"/>
            </w:r>
            <w:r w:rsidR="00843590">
              <w:rPr>
                <w:noProof/>
                <w:webHidden/>
              </w:rPr>
              <w:t>36</w:t>
            </w:r>
            <w:r w:rsidR="00843590">
              <w:rPr>
                <w:noProof/>
                <w:webHidden/>
              </w:rPr>
              <w:fldChar w:fldCharType="end"/>
            </w:r>
          </w:hyperlink>
        </w:p>
        <w:p w14:paraId="2E9A2911" w14:textId="77777777" w:rsidR="00843590" w:rsidRDefault="005377B5">
          <w:pPr>
            <w:pStyle w:val="TOC3"/>
            <w:tabs>
              <w:tab w:val="left" w:pos="1320"/>
              <w:tab w:val="right" w:leader="dot" w:pos="9350"/>
            </w:tabs>
            <w:rPr>
              <w:rFonts w:asciiTheme="minorHAnsi" w:eastAsiaTheme="minorEastAsia" w:hAnsiTheme="minorHAnsi" w:cstheme="minorBidi"/>
              <w:noProof/>
              <w:sz w:val="22"/>
            </w:rPr>
          </w:pPr>
          <w:hyperlink w:anchor="_Toc516668676" w:history="1">
            <w:r w:rsidR="00843590" w:rsidRPr="00B24470">
              <w:rPr>
                <w:rStyle w:val="Hyperlink"/>
                <w:rFonts w:ascii="Calibri Light" w:hAnsi="Calibri Light"/>
                <w:noProof/>
              </w:rPr>
              <w:t>4.1.3</w:t>
            </w:r>
            <w:r w:rsidR="00843590">
              <w:rPr>
                <w:rFonts w:asciiTheme="minorHAnsi" w:eastAsiaTheme="minorEastAsia" w:hAnsiTheme="minorHAnsi" w:cstheme="minorBidi"/>
                <w:noProof/>
                <w:sz w:val="22"/>
              </w:rPr>
              <w:tab/>
            </w:r>
            <w:r w:rsidR="00843590" w:rsidRPr="00B24470">
              <w:rPr>
                <w:rStyle w:val="Hyperlink"/>
                <w:rFonts w:ascii="Calibri Light" w:hAnsi="Calibri Light"/>
                <w:noProof/>
              </w:rPr>
              <w:t>Conversion</w:t>
            </w:r>
            <w:r w:rsidR="00843590">
              <w:rPr>
                <w:noProof/>
                <w:webHidden/>
              </w:rPr>
              <w:tab/>
            </w:r>
            <w:r w:rsidR="00843590">
              <w:rPr>
                <w:noProof/>
                <w:webHidden/>
              </w:rPr>
              <w:fldChar w:fldCharType="begin"/>
            </w:r>
            <w:r w:rsidR="00843590">
              <w:rPr>
                <w:noProof/>
                <w:webHidden/>
              </w:rPr>
              <w:instrText xml:space="preserve"> PAGEREF _Toc516668676 \h </w:instrText>
            </w:r>
            <w:r w:rsidR="00843590">
              <w:rPr>
                <w:noProof/>
                <w:webHidden/>
              </w:rPr>
            </w:r>
            <w:r w:rsidR="00843590">
              <w:rPr>
                <w:noProof/>
                <w:webHidden/>
              </w:rPr>
              <w:fldChar w:fldCharType="separate"/>
            </w:r>
            <w:r w:rsidR="00843590">
              <w:rPr>
                <w:noProof/>
                <w:webHidden/>
              </w:rPr>
              <w:t>42</w:t>
            </w:r>
            <w:r w:rsidR="00843590">
              <w:rPr>
                <w:noProof/>
                <w:webHidden/>
              </w:rPr>
              <w:fldChar w:fldCharType="end"/>
            </w:r>
          </w:hyperlink>
        </w:p>
        <w:p w14:paraId="6B263C8D" w14:textId="77777777" w:rsidR="00843590" w:rsidRDefault="005377B5">
          <w:pPr>
            <w:pStyle w:val="TOC3"/>
            <w:tabs>
              <w:tab w:val="left" w:pos="1320"/>
              <w:tab w:val="right" w:leader="dot" w:pos="9350"/>
            </w:tabs>
            <w:rPr>
              <w:rFonts w:asciiTheme="minorHAnsi" w:eastAsiaTheme="minorEastAsia" w:hAnsiTheme="minorHAnsi" w:cstheme="minorBidi"/>
              <w:noProof/>
              <w:sz w:val="22"/>
            </w:rPr>
          </w:pPr>
          <w:hyperlink w:anchor="_Toc516668677" w:history="1">
            <w:r w:rsidR="00843590" w:rsidRPr="00B24470">
              <w:rPr>
                <w:rStyle w:val="Hyperlink"/>
                <w:rFonts w:ascii="Calibri Light" w:hAnsi="Calibri Light"/>
                <w:noProof/>
              </w:rPr>
              <w:t>4.1.4</w:t>
            </w:r>
            <w:r w:rsidR="00843590">
              <w:rPr>
                <w:rFonts w:asciiTheme="minorHAnsi" w:eastAsiaTheme="minorEastAsia" w:hAnsiTheme="minorHAnsi" w:cstheme="minorBidi"/>
                <w:noProof/>
                <w:sz w:val="22"/>
              </w:rPr>
              <w:tab/>
            </w:r>
            <w:r w:rsidR="00843590" w:rsidRPr="00B24470">
              <w:rPr>
                <w:rStyle w:val="Hyperlink"/>
                <w:rFonts w:ascii="Calibri Light" w:hAnsi="Calibri Light"/>
                <w:noProof/>
              </w:rPr>
              <w:t>Extension/Enhancements</w:t>
            </w:r>
            <w:r w:rsidR="00843590">
              <w:rPr>
                <w:noProof/>
                <w:webHidden/>
              </w:rPr>
              <w:tab/>
            </w:r>
            <w:r w:rsidR="00843590">
              <w:rPr>
                <w:noProof/>
                <w:webHidden/>
              </w:rPr>
              <w:fldChar w:fldCharType="begin"/>
            </w:r>
            <w:r w:rsidR="00843590">
              <w:rPr>
                <w:noProof/>
                <w:webHidden/>
              </w:rPr>
              <w:instrText xml:space="preserve"> PAGEREF _Toc516668677 \h </w:instrText>
            </w:r>
            <w:r w:rsidR="00843590">
              <w:rPr>
                <w:noProof/>
                <w:webHidden/>
              </w:rPr>
            </w:r>
            <w:r w:rsidR="00843590">
              <w:rPr>
                <w:noProof/>
                <w:webHidden/>
              </w:rPr>
              <w:fldChar w:fldCharType="separate"/>
            </w:r>
            <w:r w:rsidR="00843590">
              <w:rPr>
                <w:noProof/>
                <w:webHidden/>
              </w:rPr>
              <w:t>42</w:t>
            </w:r>
            <w:r w:rsidR="00843590">
              <w:rPr>
                <w:noProof/>
                <w:webHidden/>
              </w:rPr>
              <w:fldChar w:fldCharType="end"/>
            </w:r>
          </w:hyperlink>
        </w:p>
        <w:p w14:paraId="34EDE316" w14:textId="77777777" w:rsidR="00843590" w:rsidRDefault="005377B5">
          <w:pPr>
            <w:pStyle w:val="TOC3"/>
            <w:tabs>
              <w:tab w:val="left" w:pos="1320"/>
              <w:tab w:val="right" w:leader="dot" w:pos="9350"/>
            </w:tabs>
            <w:rPr>
              <w:rFonts w:asciiTheme="minorHAnsi" w:eastAsiaTheme="minorEastAsia" w:hAnsiTheme="minorHAnsi" w:cstheme="minorBidi"/>
              <w:noProof/>
              <w:sz w:val="22"/>
            </w:rPr>
          </w:pPr>
          <w:hyperlink w:anchor="_Toc516668678" w:history="1">
            <w:r w:rsidR="00843590" w:rsidRPr="00B24470">
              <w:rPr>
                <w:rStyle w:val="Hyperlink"/>
                <w:rFonts w:ascii="Calibri Light" w:hAnsi="Calibri Light"/>
                <w:noProof/>
              </w:rPr>
              <w:t>4.1.5</w:t>
            </w:r>
            <w:r w:rsidR="00843590">
              <w:rPr>
                <w:rFonts w:asciiTheme="minorHAnsi" w:eastAsiaTheme="minorEastAsia" w:hAnsiTheme="minorHAnsi" w:cstheme="minorBidi"/>
                <w:noProof/>
                <w:sz w:val="22"/>
              </w:rPr>
              <w:tab/>
            </w:r>
            <w:r w:rsidR="00843590" w:rsidRPr="00B24470">
              <w:rPr>
                <w:rStyle w:val="Hyperlink"/>
                <w:rFonts w:ascii="Calibri Light" w:hAnsi="Calibri Light"/>
                <w:noProof/>
              </w:rPr>
              <w:t>Forms</w:t>
            </w:r>
            <w:r w:rsidR="00843590">
              <w:rPr>
                <w:noProof/>
                <w:webHidden/>
              </w:rPr>
              <w:tab/>
            </w:r>
            <w:r w:rsidR="00843590">
              <w:rPr>
                <w:noProof/>
                <w:webHidden/>
              </w:rPr>
              <w:fldChar w:fldCharType="begin"/>
            </w:r>
            <w:r w:rsidR="00843590">
              <w:rPr>
                <w:noProof/>
                <w:webHidden/>
              </w:rPr>
              <w:instrText xml:space="preserve"> PAGEREF _Toc516668678 \h </w:instrText>
            </w:r>
            <w:r w:rsidR="00843590">
              <w:rPr>
                <w:noProof/>
                <w:webHidden/>
              </w:rPr>
            </w:r>
            <w:r w:rsidR="00843590">
              <w:rPr>
                <w:noProof/>
                <w:webHidden/>
              </w:rPr>
              <w:fldChar w:fldCharType="separate"/>
            </w:r>
            <w:r w:rsidR="00843590">
              <w:rPr>
                <w:noProof/>
                <w:webHidden/>
              </w:rPr>
              <w:t>43</w:t>
            </w:r>
            <w:r w:rsidR="00843590">
              <w:rPr>
                <w:noProof/>
                <w:webHidden/>
              </w:rPr>
              <w:fldChar w:fldCharType="end"/>
            </w:r>
          </w:hyperlink>
        </w:p>
        <w:p w14:paraId="252D9231" w14:textId="77777777" w:rsidR="00843590" w:rsidRDefault="005377B5">
          <w:pPr>
            <w:pStyle w:val="TOC3"/>
            <w:tabs>
              <w:tab w:val="left" w:pos="1320"/>
              <w:tab w:val="right" w:leader="dot" w:pos="9350"/>
            </w:tabs>
            <w:rPr>
              <w:rFonts w:asciiTheme="minorHAnsi" w:eastAsiaTheme="minorEastAsia" w:hAnsiTheme="minorHAnsi" w:cstheme="minorBidi"/>
              <w:noProof/>
              <w:sz w:val="22"/>
            </w:rPr>
          </w:pPr>
          <w:hyperlink w:anchor="_Toc516668679" w:history="1">
            <w:r w:rsidR="00843590" w:rsidRPr="00B24470">
              <w:rPr>
                <w:rStyle w:val="Hyperlink"/>
                <w:rFonts w:ascii="Calibri Light" w:hAnsi="Calibri Light"/>
                <w:noProof/>
              </w:rPr>
              <w:t>4.1.6</w:t>
            </w:r>
            <w:r w:rsidR="00843590">
              <w:rPr>
                <w:rFonts w:asciiTheme="minorHAnsi" w:eastAsiaTheme="minorEastAsia" w:hAnsiTheme="minorHAnsi" w:cstheme="minorBidi"/>
                <w:noProof/>
                <w:sz w:val="22"/>
              </w:rPr>
              <w:tab/>
            </w:r>
            <w:r w:rsidR="00843590" w:rsidRPr="00B24470">
              <w:rPr>
                <w:rStyle w:val="Hyperlink"/>
                <w:rFonts w:ascii="Calibri Light" w:hAnsi="Calibri Light"/>
                <w:noProof/>
              </w:rPr>
              <w:t>Workflows</w:t>
            </w:r>
            <w:r w:rsidR="00843590">
              <w:rPr>
                <w:noProof/>
                <w:webHidden/>
              </w:rPr>
              <w:tab/>
            </w:r>
            <w:r w:rsidR="00843590">
              <w:rPr>
                <w:noProof/>
                <w:webHidden/>
              </w:rPr>
              <w:fldChar w:fldCharType="begin"/>
            </w:r>
            <w:r w:rsidR="00843590">
              <w:rPr>
                <w:noProof/>
                <w:webHidden/>
              </w:rPr>
              <w:instrText xml:space="preserve"> PAGEREF _Toc516668679 \h </w:instrText>
            </w:r>
            <w:r w:rsidR="00843590">
              <w:rPr>
                <w:noProof/>
                <w:webHidden/>
              </w:rPr>
            </w:r>
            <w:r w:rsidR="00843590">
              <w:rPr>
                <w:noProof/>
                <w:webHidden/>
              </w:rPr>
              <w:fldChar w:fldCharType="separate"/>
            </w:r>
            <w:r w:rsidR="00843590">
              <w:rPr>
                <w:noProof/>
                <w:webHidden/>
              </w:rPr>
              <w:t>43</w:t>
            </w:r>
            <w:r w:rsidR="00843590">
              <w:rPr>
                <w:noProof/>
                <w:webHidden/>
              </w:rPr>
              <w:fldChar w:fldCharType="end"/>
            </w:r>
          </w:hyperlink>
        </w:p>
        <w:p w14:paraId="604E3B6A" w14:textId="77777777" w:rsidR="00843590" w:rsidRDefault="005377B5">
          <w:pPr>
            <w:pStyle w:val="TOC2"/>
            <w:tabs>
              <w:tab w:val="left" w:pos="880"/>
              <w:tab w:val="right" w:leader="dot" w:pos="9350"/>
            </w:tabs>
            <w:rPr>
              <w:rFonts w:asciiTheme="minorHAnsi" w:eastAsiaTheme="minorEastAsia" w:hAnsiTheme="minorHAnsi" w:cstheme="minorBidi"/>
              <w:noProof/>
              <w:sz w:val="22"/>
            </w:rPr>
          </w:pPr>
          <w:hyperlink w:anchor="_Toc516668680" w:history="1">
            <w:r w:rsidR="00843590" w:rsidRPr="00B24470">
              <w:rPr>
                <w:rStyle w:val="Hyperlink"/>
                <w:noProof/>
              </w:rPr>
              <w:t>4.2</w:t>
            </w:r>
            <w:r w:rsidR="00843590">
              <w:rPr>
                <w:rFonts w:asciiTheme="minorHAnsi" w:eastAsiaTheme="minorEastAsia" w:hAnsiTheme="minorHAnsi" w:cstheme="minorBidi"/>
                <w:noProof/>
                <w:sz w:val="22"/>
              </w:rPr>
              <w:tab/>
            </w:r>
            <w:r w:rsidR="00843590" w:rsidRPr="00B24470">
              <w:rPr>
                <w:rStyle w:val="Hyperlink"/>
                <w:noProof/>
              </w:rPr>
              <w:t>IDEX Considerations</w:t>
            </w:r>
            <w:r w:rsidR="00843590">
              <w:rPr>
                <w:noProof/>
                <w:webHidden/>
              </w:rPr>
              <w:tab/>
            </w:r>
            <w:r w:rsidR="00843590">
              <w:rPr>
                <w:noProof/>
                <w:webHidden/>
              </w:rPr>
              <w:fldChar w:fldCharType="begin"/>
            </w:r>
            <w:r w:rsidR="00843590">
              <w:rPr>
                <w:noProof/>
                <w:webHidden/>
              </w:rPr>
              <w:instrText xml:space="preserve"> PAGEREF _Toc516668680 \h </w:instrText>
            </w:r>
            <w:r w:rsidR="00843590">
              <w:rPr>
                <w:noProof/>
                <w:webHidden/>
              </w:rPr>
            </w:r>
            <w:r w:rsidR="00843590">
              <w:rPr>
                <w:noProof/>
                <w:webHidden/>
              </w:rPr>
              <w:fldChar w:fldCharType="separate"/>
            </w:r>
            <w:r w:rsidR="00843590">
              <w:rPr>
                <w:noProof/>
                <w:webHidden/>
              </w:rPr>
              <w:t>43</w:t>
            </w:r>
            <w:r w:rsidR="00843590">
              <w:rPr>
                <w:noProof/>
                <w:webHidden/>
              </w:rPr>
              <w:fldChar w:fldCharType="end"/>
            </w:r>
          </w:hyperlink>
        </w:p>
        <w:p w14:paraId="344A34A4" w14:textId="77777777" w:rsidR="00843590" w:rsidRDefault="005377B5">
          <w:pPr>
            <w:pStyle w:val="TOC2"/>
            <w:tabs>
              <w:tab w:val="left" w:pos="880"/>
              <w:tab w:val="right" w:leader="dot" w:pos="9350"/>
            </w:tabs>
            <w:rPr>
              <w:rFonts w:asciiTheme="minorHAnsi" w:eastAsiaTheme="minorEastAsia" w:hAnsiTheme="minorHAnsi" w:cstheme="minorBidi"/>
              <w:noProof/>
              <w:sz w:val="22"/>
            </w:rPr>
          </w:pPr>
          <w:hyperlink w:anchor="_Toc516668681" w:history="1">
            <w:r w:rsidR="00843590" w:rsidRPr="00B24470">
              <w:rPr>
                <w:rStyle w:val="Hyperlink"/>
                <w:noProof/>
              </w:rPr>
              <w:t>4.3</w:t>
            </w:r>
            <w:r w:rsidR="00843590">
              <w:rPr>
                <w:rFonts w:asciiTheme="minorHAnsi" w:eastAsiaTheme="minorEastAsia" w:hAnsiTheme="minorHAnsi" w:cstheme="minorBidi"/>
                <w:noProof/>
                <w:sz w:val="22"/>
              </w:rPr>
              <w:tab/>
            </w:r>
            <w:r w:rsidR="00843590" w:rsidRPr="00B24470">
              <w:rPr>
                <w:rStyle w:val="Hyperlink"/>
                <w:noProof/>
              </w:rPr>
              <w:t>Production System Cut-over Considerations</w:t>
            </w:r>
            <w:r w:rsidR="00843590">
              <w:rPr>
                <w:noProof/>
                <w:webHidden/>
              </w:rPr>
              <w:tab/>
            </w:r>
            <w:r w:rsidR="00843590">
              <w:rPr>
                <w:noProof/>
                <w:webHidden/>
              </w:rPr>
              <w:fldChar w:fldCharType="begin"/>
            </w:r>
            <w:r w:rsidR="00843590">
              <w:rPr>
                <w:noProof/>
                <w:webHidden/>
              </w:rPr>
              <w:instrText xml:space="preserve"> PAGEREF _Toc516668681 \h </w:instrText>
            </w:r>
            <w:r w:rsidR="00843590">
              <w:rPr>
                <w:noProof/>
                <w:webHidden/>
              </w:rPr>
            </w:r>
            <w:r w:rsidR="00843590">
              <w:rPr>
                <w:noProof/>
                <w:webHidden/>
              </w:rPr>
              <w:fldChar w:fldCharType="separate"/>
            </w:r>
            <w:r w:rsidR="00843590">
              <w:rPr>
                <w:noProof/>
                <w:webHidden/>
              </w:rPr>
              <w:t>43</w:t>
            </w:r>
            <w:r w:rsidR="00843590">
              <w:rPr>
                <w:noProof/>
                <w:webHidden/>
              </w:rPr>
              <w:fldChar w:fldCharType="end"/>
            </w:r>
          </w:hyperlink>
        </w:p>
        <w:p w14:paraId="1DD236F8" w14:textId="77777777" w:rsidR="00843590" w:rsidRDefault="005377B5">
          <w:pPr>
            <w:pStyle w:val="TOC2"/>
            <w:tabs>
              <w:tab w:val="right" w:leader="dot" w:pos="9350"/>
            </w:tabs>
            <w:rPr>
              <w:rFonts w:asciiTheme="minorHAnsi" w:eastAsiaTheme="minorEastAsia" w:hAnsiTheme="minorHAnsi" w:cstheme="minorBidi"/>
              <w:noProof/>
              <w:sz w:val="22"/>
            </w:rPr>
          </w:pPr>
          <w:hyperlink w:anchor="_Toc516668682" w:history="1">
            <w:r w:rsidR="00843590" w:rsidRPr="00B24470">
              <w:rPr>
                <w:rStyle w:val="Hyperlink"/>
                <w:noProof/>
              </w:rPr>
              <w:t>4.4 Other Considerations</w:t>
            </w:r>
            <w:r w:rsidR="00843590">
              <w:rPr>
                <w:noProof/>
                <w:webHidden/>
              </w:rPr>
              <w:tab/>
            </w:r>
            <w:r w:rsidR="00843590">
              <w:rPr>
                <w:noProof/>
                <w:webHidden/>
              </w:rPr>
              <w:fldChar w:fldCharType="begin"/>
            </w:r>
            <w:r w:rsidR="00843590">
              <w:rPr>
                <w:noProof/>
                <w:webHidden/>
              </w:rPr>
              <w:instrText xml:space="preserve"> PAGEREF _Toc516668682 \h </w:instrText>
            </w:r>
            <w:r w:rsidR="00843590">
              <w:rPr>
                <w:noProof/>
                <w:webHidden/>
              </w:rPr>
            </w:r>
            <w:r w:rsidR="00843590">
              <w:rPr>
                <w:noProof/>
                <w:webHidden/>
              </w:rPr>
              <w:fldChar w:fldCharType="separate"/>
            </w:r>
            <w:r w:rsidR="00843590">
              <w:rPr>
                <w:noProof/>
                <w:webHidden/>
              </w:rPr>
              <w:t>43</w:t>
            </w:r>
            <w:r w:rsidR="00843590">
              <w:rPr>
                <w:noProof/>
                <w:webHidden/>
              </w:rPr>
              <w:fldChar w:fldCharType="end"/>
            </w:r>
          </w:hyperlink>
        </w:p>
        <w:p w14:paraId="24939532" w14:textId="77777777" w:rsidR="00843590" w:rsidRDefault="005377B5">
          <w:pPr>
            <w:pStyle w:val="TOC1"/>
            <w:tabs>
              <w:tab w:val="left" w:pos="480"/>
              <w:tab w:val="right" w:leader="dot" w:pos="9350"/>
            </w:tabs>
            <w:rPr>
              <w:rFonts w:asciiTheme="minorHAnsi" w:eastAsiaTheme="minorEastAsia" w:hAnsiTheme="minorHAnsi" w:cstheme="minorBidi"/>
              <w:noProof/>
              <w:sz w:val="22"/>
            </w:rPr>
          </w:pPr>
          <w:hyperlink w:anchor="_Toc516668683" w:history="1">
            <w:r w:rsidR="00843590" w:rsidRPr="00B24470">
              <w:rPr>
                <w:rStyle w:val="Hyperlink"/>
                <w:rFonts w:ascii="Calibri Light" w:hAnsi="Calibri Light"/>
                <w:noProof/>
              </w:rPr>
              <w:t>5</w:t>
            </w:r>
            <w:r w:rsidR="00843590">
              <w:rPr>
                <w:rFonts w:asciiTheme="minorHAnsi" w:eastAsiaTheme="minorEastAsia" w:hAnsiTheme="minorHAnsi" w:cstheme="minorBidi"/>
                <w:noProof/>
                <w:sz w:val="22"/>
              </w:rPr>
              <w:tab/>
            </w:r>
            <w:r w:rsidR="00843590" w:rsidRPr="00B24470">
              <w:rPr>
                <w:rStyle w:val="Hyperlink"/>
                <w:rFonts w:ascii="Calibri Light" w:hAnsi="Calibri Light"/>
                <w:noProof/>
              </w:rPr>
              <w:t>Change Management</w:t>
            </w:r>
            <w:r w:rsidR="00843590">
              <w:rPr>
                <w:noProof/>
                <w:webHidden/>
              </w:rPr>
              <w:tab/>
            </w:r>
            <w:r w:rsidR="00843590">
              <w:rPr>
                <w:noProof/>
                <w:webHidden/>
              </w:rPr>
              <w:fldChar w:fldCharType="begin"/>
            </w:r>
            <w:r w:rsidR="00843590">
              <w:rPr>
                <w:noProof/>
                <w:webHidden/>
              </w:rPr>
              <w:instrText xml:space="preserve"> PAGEREF _Toc516668683 \h </w:instrText>
            </w:r>
            <w:r w:rsidR="00843590">
              <w:rPr>
                <w:noProof/>
                <w:webHidden/>
              </w:rPr>
            </w:r>
            <w:r w:rsidR="00843590">
              <w:rPr>
                <w:noProof/>
                <w:webHidden/>
              </w:rPr>
              <w:fldChar w:fldCharType="separate"/>
            </w:r>
            <w:r w:rsidR="00843590">
              <w:rPr>
                <w:noProof/>
                <w:webHidden/>
              </w:rPr>
              <w:t>44</w:t>
            </w:r>
            <w:r w:rsidR="00843590">
              <w:rPr>
                <w:noProof/>
                <w:webHidden/>
              </w:rPr>
              <w:fldChar w:fldCharType="end"/>
            </w:r>
          </w:hyperlink>
        </w:p>
        <w:p w14:paraId="4CCF757B" w14:textId="77777777" w:rsidR="00843590" w:rsidRDefault="005377B5">
          <w:pPr>
            <w:pStyle w:val="TOC2"/>
            <w:tabs>
              <w:tab w:val="right" w:leader="dot" w:pos="9350"/>
            </w:tabs>
            <w:rPr>
              <w:rFonts w:asciiTheme="minorHAnsi" w:eastAsiaTheme="minorEastAsia" w:hAnsiTheme="minorHAnsi" w:cstheme="minorBidi"/>
              <w:noProof/>
              <w:sz w:val="22"/>
            </w:rPr>
          </w:pPr>
          <w:hyperlink w:anchor="_Toc516668684" w:history="1">
            <w:r w:rsidR="00843590" w:rsidRPr="00B24470">
              <w:rPr>
                <w:rStyle w:val="Hyperlink"/>
                <w:noProof/>
              </w:rPr>
              <w:t>5.1 Change Impacts</w:t>
            </w:r>
            <w:r w:rsidR="00843590">
              <w:rPr>
                <w:noProof/>
                <w:webHidden/>
              </w:rPr>
              <w:tab/>
            </w:r>
            <w:r w:rsidR="00843590">
              <w:rPr>
                <w:noProof/>
                <w:webHidden/>
              </w:rPr>
              <w:fldChar w:fldCharType="begin"/>
            </w:r>
            <w:r w:rsidR="00843590">
              <w:rPr>
                <w:noProof/>
                <w:webHidden/>
              </w:rPr>
              <w:instrText xml:space="preserve"> PAGEREF _Toc516668684 \h </w:instrText>
            </w:r>
            <w:r w:rsidR="00843590">
              <w:rPr>
                <w:noProof/>
                <w:webHidden/>
              </w:rPr>
            </w:r>
            <w:r w:rsidR="00843590">
              <w:rPr>
                <w:noProof/>
                <w:webHidden/>
              </w:rPr>
              <w:fldChar w:fldCharType="separate"/>
            </w:r>
            <w:r w:rsidR="00843590">
              <w:rPr>
                <w:noProof/>
                <w:webHidden/>
              </w:rPr>
              <w:t>44</w:t>
            </w:r>
            <w:r w:rsidR="00843590">
              <w:rPr>
                <w:noProof/>
                <w:webHidden/>
              </w:rPr>
              <w:fldChar w:fldCharType="end"/>
            </w:r>
          </w:hyperlink>
        </w:p>
        <w:p w14:paraId="4DDAD31D" w14:textId="77777777" w:rsidR="00843590" w:rsidRDefault="005377B5">
          <w:pPr>
            <w:pStyle w:val="TOC1"/>
            <w:tabs>
              <w:tab w:val="left" w:pos="480"/>
              <w:tab w:val="right" w:leader="dot" w:pos="9350"/>
            </w:tabs>
            <w:rPr>
              <w:rFonts w:asciiTheme="minorHAnsi" w:eastAsiaTheme="minorEastAsia" w:hAnsiTheme="minorHAnsi" w:cstheme="minorBidi"/>
              <w:noProof/>
              <w:sz w:val="22"/>
            </w:rPr>
          </w:pPr>
          <w:hyperlink w:anchor="_Toc516668685" w:history="1">
            <w:r w:rsidR="00843590" w:rsidRPr="00B24470">
              <w:rPr>
                <w:rStyle w:val="Hyperlink"/>
                <w:rFonts w:ascii="Calibri Light" w:hAnsi="Calibri Light"/>
                <w:noProof/>
              </w:rPr>
              <w:t>6</w:t>
            </w:r>
            <w:r w:rsidR="00843590">
              <w:rPr>
                <w:rFonts w:asciiTheme="minorHAnsi" w:eastAsiaTheme="minorEastAsia" w:hAnsiTheme="minorHAnsi" w:cstheme="minorBidi"/>
                <w:noProof/>
                <w:sz w:val="22"/>
              </w:rPr>
              <w:tab/>
            </w:r>
            <w:r w:rsidR="00843590" w:rsidRPr="00B24470">
              <w:rPr>
                <w:rStyle w:val="Hyperlink"/>
                <w:rFonts w:ascii="Calibri Light" w:hAnsi="Calibri Light"/>
                <w:noProof/>
              </w:rPr>
              <w:t>Requirements</w:t>
            </w:r>
            <w:r w:rsidR="00843590">
              <w:rPr>
                <w:noProof/>
                <w:webHidden/>
              </w:rPr>
              <w:tab/>
            </w:r>
            <w:r w:rsidR="00843590">
              <w:rPr>
                <w:noProof/>
                <w:webHidden/>
              </w:rPr>
              <w:fldChar w:fldCharType="begin"/>
            </w:r>
            <w:r w:rsidR="00843590">
              <w:rPr>
                <w:noProof/>
                <w:webHidden/>
              </w:rPr>
              <w:instrText xml:space="preserve"> PAGEREF _Toc516668685 \h </w:instrText>
            </w:r>
            <w:r w:rsidR="00843590">
              <w:rPr>
                <w:noProof/>
                <w:webHidden/>
              </w:rPr>
            </w:r>
            <w:r w:rsidR="00843590">
              <w:rPr>
                <w:noProof/>
                <w:webHidden/>
              </w:rPr>
              <w:fldChar w:fldCharType="separate"/>
            </w:r>
            <w:r w:rsidR="00843590">
              <w:rPr>
                <w:noProof/>
                <w:webHidden/>
              </w:rPr>
              <w:t>46</w:t>
            </w:r>
            <w:r w:rsidR="00843590">
              <w:rPr>
                <w:noProof/>
                <w:webHidden/>
              </w:rPr>
              <w:fldChar w:fldCharType="end"/>
            </w:r>
          </w:hyperlink>
        </w:p>
        <w:p w14:paraId="4AF0DFAA" w14:textId="77777777" w:rsidR="005526A2" w:rsidRPr="001E1582" w:rsidRDefault="005526A2">
          <w:pPr>
            <w:rPr>
              <w:rFonts w:cs="Arial"/>
            </w:rPr>
          </w:pPr>
          <w:r w:rsidRPr="00CD4E29">
            <w:rPr>
              <w:rFonts w:ascii="Calibri Light" w:hAnsi="Calibri Light" w:cs="Arial"/>
              <w:b/>
              <w:bCs/>
              <w:noProof/>
              <w:sz w:val="24"/>
              <w:szCs w:val="24"/>
            </w:rPr>
            <w:fldChar w:fldCharType="end"/>
          </w:r>
        </w:p>
      </w:sdtContent>
    </w:sdt>
    <w:p w14:paraId="15C14D02" w14:textId="77777777" w:rsidR="00B80677" w:rsidRPr="001E1582" w:rsidRDefault="00B80677" w:rsidP="00351753">
      <w:pPr>
        <w:jc w:val="both"/>
        <w:rPr>
          <w:rFonts w:cs="Arial"/>
          <w:b/>
          <w:sz w:val="24"/>
          <w:szCs w:val="24"/>
          <w:u w:val="single"/>
        </w:rPr>
      </w:pPr>
    </w:p>
    <w:p w14:paraId="241CDD77" w14:textId="77777777" w:rsidR="000062BF" w:rsidRPr="00E76680" w:rsidRDefault="000062BF" w:rsidP="000062BF">
      <w:pPr>
        <w:rPr>
          <w:rFonts w:ascii="Calibri Light" w:hAnsi="Calibri Light" w:cs="Arial"/>
        </w:rPr>
      </w:pPr>
    </w:p>
    <w:p w14:paraId="5697309D" w14:textId="77777777" w:rsidR="00946290" w:rsidRDefault="00946290" w:rsidP="000062BF">
      <w:pPr>
        <w:pStyle w:val="NormalCenteredBold"/>
        <w:rPr>
          <w:rFonts w:ascii="Calibri Light" w:hAnsi="Calibri Light" w:cs="Arial"/>
          <w:sz w:val="22"/>
          <w:szCs w:val="22"/>
        </w:rPr>
      </w:pPr>
    </w:p>
    <w:p w14:paraId="0A2C97C6" w14:textId="77777777" w:rsidR="00946290" w:rsidRDefault="00946290" w:rsidP="000062BF">
      <w:pPr>
        <w:pStyle w:val="NormalCenteredBold"/>
        <w:rPr>
          <w:rFonts w:ascii="Calibri Light" w:hAnsi="Calibri Light" w:cs="Arial"/>
          <w:sz w:val="22"/>
          <w:szCs w:val="22"/>
        </w:rPr>
      </w:pPr>
    </w:p>
    <w:p w14:paraId="5000EBE8" w14:textId="77777777" w:rsidR="00946290" w:rsidRDefault="00946290" w:rsidP="000062BF">
      <w:pPr>
        <w:pStyle w:val="NormalCenteredBold"/>
        <w:rPr>
          <w:rFonts w:ascii="Calibri Light" w:hAnsi="Calibri Light" w:cs="Arial"/>
          <w:sz w:val="22"/>
          <w:szCs w:val="22"/>
        </w:rPr>
      </w:pPr>
    </w:p>
    <w:p w14:paraId="6DFC687D" w14:textId="77777777" w:rsidR="00946290" w:rsidRDefault="00946290" w:rsidP="000062BF">
      <w:pPr>
        <w:pStyle w:val="NormalCenteredBold"/>
        <w:rPr>
          <w:rFonts w:ascii="Calibri Light" w:hAnsi="Calibri Light" w:cs="Arial"/>
          <w:sz w:val="22"/>
          <w:szCs w:val="22"/>
        </w:rPr>
      </w:pPr>
    </w:p>
    <w:p w14:paraId="76EB5F48" w14:textId="77777777" w:rsidR="00946290" w:rsidRDefault="00946290" w:rsidP="000062BF">
      <w:pPr>
        <w:pStyle w:val="NormalCenteredBold"/>
        <w:rPr>
          <w:rFonts w:ascii="Calibri Light" w:hAnsi="Calibri Light" w:cs="Arial"/>
          <w:sz w:val="22"/>
          <w:szCs w:val="22"/>
        </w:rPr>
      </w:pPr>
    </w:p>
    <w:p w14:paraId="27C5115A" w14:textId="77777777" w:rsidR="00946290" w:rsidRDefault="00946290" w:rsidP="000062BF">
      <w:pPr>
        <w:pStyle w:val="NormalCenteredBold"/>
        <w:rPr>
          <w:rFonts w:ascii="Calibri Light" w:hAnsi="Calibri Light" w:cs="Arial"/>
          <w:sz w:val="22"/>
          <w:szCs w:val="22"/>
        </w:rPr>
      </w:pPr>
    </w:p>
    <w:p w14:paraId="0054A010" w14:textId="77777777" w:rsidR="00946290" w:rsidRDefault="00946290" w:rsidP="000062BF">
      <w:pPr>
        <w:pStyle w:val="NormalCenteredBold"/>
        <w:rPr>
          <w:rFonts w:ascii="Calibri Light" w:hAnsi="Calibri Light" w:cs="Arial"/>
          <w:sz w:val="22"/>
          <w:szCs w:val="22"/>
        </w:rPr>
      </w:pPr>
    </w:p>
    <w:p w14:paraId="252EF16F" w14:textId="77777777" w:rsidR="00946290" w:rsidRDefault="00946290" w:rsidP="000062BF">
      <w:pPr>
        <w:pStyle w:val="NormalCenteredBold"/>
        <w:rPr>
          <w:rFonts w:ascii="Calibri Light" w:hAnsi="Calibri Light" w:cs="Arial"/>
          <w:sz w:val="22"/>
          <w:szCs w:val="22"/>
        </w:rPr>
      </w:pPr>
    </w:p>
    <w:p w14:paraId="326B5830" w14:textId="77777777" w:rsidR="00946290" w:rsidRDefault="00946290" w:rsidP="000062BF">
      <w:pPr>
        <w:pStyle w:val="NormalCenteredBold"/>
        <w:rPr>
          <w:rFonts w:ascii="Calibri Light" w:hAnsi="Calibri Light" w:cs="Arial"/>
          <w:sz w:val="22"/>
          <w:szCs w:val="22"/>
        </w:rPr>
      </w:pPr>
    </w:p>
    <w:p w14:paraId="62315C2B" w14:textId="77777777" w:rsidR="00946290" w:rsidRDefault="00946290" w:rsidP="000062BF">
      <w:pPr>
        <w:pStyle w:val="NormalCenteredBold"/>
        <w:rPr>
          <w:rFonts w:ascii="Calibri Light" w:hAnsi="Calibri Light" w:cs="Arial"/>
          <w:sz w:val="22"/>
          <w:szCs w:val="22"/>
        </w:rPr>
      </w:pPr>
    </w:p>
    <w:p w14:paraId="3CA4D14A" w14:textId="77777777" w:rsidR="00946290" w:rsidRDefault="00946290" w:rsidP="000062BF">
      <w:pPr>
        <w:pStyle w:val="NormalCenteredBold"/>
        <w:rPr>
          <w:rFonts w:ascii="Calibri Light" w:hAnsi="Calibri Light" w:cs="Arial"/>
          <w:sz w:val="22"/>
          <w:szCs w:val="22"/>
        </w:rPr>
      </w:pPr>
    </w:p>
    <w:p w14:paraId="392A74AF" w14:textId="77777777" w:rsidR="00946290" w:rsidRDefault="00946290" w:rsidP="000062BF">
      <w:pPr>
        <w:pStyle w:val="NormalCenteredBold"/>
        <w:rPr>
          <w:rFonts w:ascii="Calibri Light" w:hAnsi="Calibri Light" w:cs="Arial"/>
          <w:sz w:val="22"/>
          <w:szCs w:val="22"/>
        </w:rPr>
      </w:pPr>
    </w:p>
    <w:p w14:paraId="5DDAF2DD" w14:textId="77777777" w:rsidR="00946290" w:rsidRDefault="00946290" w:rsidP="000062BF">
      <w:pPr>
        <w:pStyle w:val="NormalCenteredBold"/>
        <w:rPr>
          <w:rFonts w:ascii="Calibri Light" w:hAnsi="Calibri Light" w:cs="Arial"/>
          <w:sz w:val="22"/>
          <w:szCs w:val="22"/>
        </w:rPr>
      </w:pPr>
    </w:p>
    <w:p w14:paraId="11DF8BC9" w14:textId="77777777" w:rsidR="00946290" w:rsidRDefault="00946290" w:rsidP="000062BF">
      <w:pPr>
        <w:pStyle w:val="NormalCenteredBold"/>
        <w:rPr>
          <w:rFonts w:ascii="Calibri Light" w:hAnsi="Calibri Light" w:cs="Arial"/>
          <w:sz w:val="22"/>
          <w:szCs w:val="22"/>
        </w:rPr>
      </w:pPr>
    </w:p>
    <w:p w14:paraId="68B05271" w14:textId="77777777" w:rsidR="00946290" w:rsidRDefault="00946290" w:rsidP="000062BF">
      <w:pPr>
        <w:pStyle w:val="NormalCenteredBold"/>
        <w:rPr>
          <w:rFonts w:ascii="Calibri Light" w:hAnsi="Calibri Light" w:cs="Arial"/>
          <w:sz w:val="22"/>
          <w:szCs w:val="22"/>
        </w:rPr>
      </w:pPr>
    </w:p>
    <w:p w14:paraId="5CC0C625" w14:textId="77777777" w:rsidR="00946290" w:rsidRDefault="00946290" w:rsidP="000062BF">
      <w:pPr>
        <w:pStyle w:val="NormalCenteredBold"/>
        <w:rPr>
          <w:rFonts w:ascii="Calibri Light" w:hAnsi="Calibri Light" w:cs="Arial"/>
          <w:sz w:val="22"/>
          <w:szCs w:val="22"/>
        </w:rPr>
      </w:pPr>
    </w:p>
    <w:p w14:paraId="04126E81" w14:textId="77777777" w:rsidR="00946290" w:rsidRDefault="00946290" w:rsidP="000062BF">
      <w:pPr>
        <w:pStyle w:val="NormalCenteredBold"/>
        <w:rPr>
          <w:rFonts w:ascii="Calibri Light" w:hAnsi="Calibri Light" w:cs="Arial"/>
          <w:sz w:val="22"/>
          <w:szCs w:val="22"/>
        </w:rPr>
      </w:pPr>
    </w:p>
    <w:p w14:paraId="61FA0B9B" w14:textId="77777777" w:rsidR="00946290" w:rsidRDefault="00946290" w:rsidP="000062BF">
      <w:pPr>
        <w:pStyle w:val="NormalCenteredBold"/>
        <w:rPr>
          <w:rFonts w:ascii="Calibri Light" w:hAnsi="Calibri Light" w:cs="Arial"/>
          <w:sz w:val="22"/>
          <w:szCs w:val="22"/>
        </w:rPr>
      </w:pPr>
    </w:p>
    <w:p w14:paraId="4D625DCA" w14:textId="77777777" w:rsidR="00946290" w:rsidRDefault="00946290" w:rsidP="000062BF">
      <w:pPr>
        <w:pStyle w:val="NormalCenteredBold"/>
        <w:rPr>
          <w:rFonts w:ascii="Calibri Light" w:hAnsi="Calibri Light" w:cs="Arial"/>
          <w:sz w:val="22"/>
          <w:szCs w:val="22"/>
        </w:rPr>
      </w:pPr>
    </w:p>
    <w:p w14:paraId="0D835BE5" w14:textId="77777777" w:rsidR="00946290" w:rsidRDefault="00946290" w:rsidP="000062BF">
      <w:pPr>
        <w:pStyle w:val="NormalCenteredBold"/>
        <w:rPr>
          <w:rFonts w:ascii="Calibri Light" w:hAnsi="Calibri Light" w:cs="Arial"/>
          <w:sz w:val="22"/>
          <w:szCs w:val="22"/>
        </w:rPr>
      </w:pPr>
    </w:p>
    <w:p w14:paraId="0AF9E26A" w14:textId="77777777" w:rsidR="00946290" w:rsidRDefault="00946290" w:rsidP="000062BF">
      <w:pPr>
        <w:pStyle w:val="NormalCenteredBold"/>
        <w:rPr>
          <w:rFonts w:ascii="Calibri Light" w:hAnsi="Calibri Light" w:cs="Arial"/>
          <w:sz w:val="22"/>
          <w:szCs w:val="22"/>
        </w:rPr>
      </w:pPr>
    </w:p>
    <w:p w14:paraId="3CF2940C" w14:textId="77777777" w:rsidR="008B5AA2" w:rsidRDefault="008B5AA2" w:rsidP="000062BF">
      <w:pPr>
        <w:pStyle w:val="NormalCenteredBold"/>
        <w:rPr>
          <w:rFonts w:ascii="Calibri Light" w:hAnsi="Calibri Light" w:cs="Arial"/>
          <w:sz w:val="22"/>
          <w:szCs w:val="22"/>
        </w:rPr>
      </w:pPr>
    </w:p>
    <w:p w14:paraId="412674FD" w14:textId="77777777" w:rsidR="008B5AA2" w:rsidRDefault="008B5AA2" w:rsidP="000062BF">
      <w:pPr>
        <w:pStyle w:val="NormalCenteredBold"/>
        <w:rPr>
          <w:rFonts w:ascii="Calibri Light" w:hAnsi="Calibri Light" w:cs="Arial"/>
          <w:sz w:val="22"/>
          <w:szCs w:val="22"/>
        </w:rPr>
      </w:pPr>
    </w:p>
    <w:p w14:paraId="7B62E593" w14:textId="77777777" w:rsidR="008B5AA2" w:rsidRDefault="008B5AA2" w:rsidP="000062BF">
      <w:pPr>
        <w:pStyle w:val="NormalCenteredBold"/>
        <w:rPr>
          <w:rFonts w:ascii="Calibri Light" w:hAnsi="Calibri Light" w:cs="Arial"/>
          <w:sz w:val="22"/>
          <w:szCs w:val="22"/>
        </w:rPr>
      </w:pPr>
    </w:p>
    <w:p w14:paraId="3877DCFD" w14:textId="77777777" w:rsidR="00946290" w:rsidRDefault="00946290" w:rsidP="000062BF">
      <w:pPr>
        <w:pStyle w:val="NormalCenteredBold"/>
        <w:rPr>
          <w:rFonts w:ascii="Calibri Light" w:hAnsi="Calibri Light" w:cs="Arial"/>
          <w:sz w:val="22"/>
          <w:szCs w:val="22"/>
        </w:rPr>
      </w:pPr>
    </w:p>
    <w:p w14:paraId="0268F3E1" w14:textId="77777777" w:rsidR="000062BF" w:rsidRPr="00E76680" w:rsidRDefault="000062BF" w:rsidP="000062BF">
      <w:pPr>
        <w:pStyle w:val="NormalCenteredBold"/>
        <w:rPr>
          <w:rFonts w:ascii="Calibri Light" w:hAnsi="Calibri Light" w:cs="Arial"/>
          <w:sz w:val="22"/>
          <w:szCs w:val="22"/>
        </w:rPr>
      </w:pPr>
      <w:r w:rsidRPr="00E76680">
        <w:rPr>
          <w:rFonts w:ascii="Calibri Light" w:hAnsi="Calibri Light" w:cs="Arial"/>
          <w:sz w:val="22"/>
          <w:szCs w:val="22"/>
        </w:rPr>
        <w:lastRenderedPageBreak/>
        <w:t>This page intentionally left blank</w:t>
      </w:r>
    </w:p>
    <w:p w14:paraId="0F60A375" w14:textId="77777777" w:rsidR="00E64C65" w:rsidRPr="001E1582" w:rsidRDefault="00E64C65" w:rsidP="00351753">
      <w:pPr>
        <w:jc w:val="both"/>
        <w:rPr>
          <w:rFonts w:cs="Arial"/>
          <w:b/>
          <w:sz w:val="24"/>
          <w:szCs w:val="24"/>
        </w:rPr>
      </w:pPr>
    </w:p>
    <w:p w14:paraId="096B7323" w14:textId="77777777" w:rsidR="00E64C65" w:rsidRPr="001E1582" w:rsidRDefault="00E64C65" w:rsidP="00351753">
      <w:pPr>
        <w:jc w:val="both"/>
        <w:rPr>
          <w:rFonts w:cs="Arial"/>
          <w:b/>
          <w:sz w:val="24"/>
          <w:szCs w:val="24"/>
        </w:rPr>
      </w:pPr>
    </w:p>
    <w:p w14:paraId="7A2CAF99" w14:textId="77777777" w:rsidR="00E64C65" w:rsidRPr="001E1582" w:rsidRDefault="00E64C65" w:rsidP="00351753">
      <w:pPr>
        <w:jc w:val="both"/>
        <w:rPr>
          <w:rFonts w:cs="Arial"/>
          <w:b/>
          <w:sz w:val="24"/>
          <w:szCs w:val="24"/>
        </w:rPr>
      </w:pPr>
    </w:p>
    <w:p w14:paraId="1F596F07" w14:textId="77777777" w:rsidR="00E0118B" w:rsidRPr="006B24F0" w:rsidRDefault="00E0118B" w:rsidP="002F58D0">
      <w:pPr>
        <w:pStyle w:val="Heading1"/>
        <w:rPr>
          <w:rFonts w:ascii="Calibri Light" w:hAnsi="Calibri Light"/>
        </w:rPr>
      </w:pPr>
      <w:bookmarkStart w:id="0" w:name="_Toc406588295"/>
      <w:bookmarkStart w:id="1" w:name="_Toc491613801"/>
      <w:bookmarkStart w:id="2" w:name="_Toc516668616"/>
      <w:bookmarkStart w:id="3" w:name="_Toc363729238"/>
      <w:r w:rsidRPr="006B24F0">
        <w:rPr>
          <w:rFonts w:ascii="Calibri Light" w:hAnsi="Calibri Light"/>
        </w:rPr>
        <w:lastRenderedPageBreak/>
        <w:t>Business Process Overview</w:t>
      </w:r>
      <w:bookmarkEnd w:id="0"/>
      <w:bookmarkEnd w:id="1"/>
      <w:bookmarkEnd w:id="2"/>
    </w:p>
    <w:p w14:paraId="11195F06" w14:textId="77777777" w:rsidR="00C764A2" w:rsidRPr="00CF0221" w:rsidRDefault="00C764A2" w:rsidP="00C764A2">
      <w:pPr>
        <w:pStyle w:val="Heading2Text"/>
        <w:ind w:left="0" w:firstLine="720"/>
        <w:rPr>
          <w:rFonts w:ascii="Calibri Light" w:eastAsia="Times New Roman" w:hAnsi="Calibri Light"/>
          <w:b/>
          <w:szCs w:val="22"/>
          <w:lang w:eastAsia="en-US"/>
        </w:rPr>
      </w:pPr>
      <w:bookmarkStart w:id="4" w:name="_Toc406588296"/>
      <w:bookmarkStart w:id="5" w:name="_Toc491613802"/>
      <w:r w:rsidRPr="00CF0221">
        <w:rPr>
          <w:rFonts w:ascii="Calibri Light" w:eastAsia="Times New Roman" w:hAnsi="Calibri Light"/>
          <w:b/>
          <w:szCs w:val="22"/>
          <w:lang w:eastAsia="en-US"/>
        </w:rPr>
        <w:t>Interactive Voice Response</w:t>
      </w:r>
    </w:p>
    <w:p w14:paraId="27F299E9" w14:textId="2BE82C67" w:rsidR="00DB63BE" w:rsidRPr="009261E7" w:rsidRDefault="00DB63BE" w:rsidP="00DB63BE">
      <w:pPr>
        <w:pStyle w:val="Heading2Text"/>
        <w:rPr>
          <w:rFonts w:ascii="Calibri Light" w:hAnsi="Calibri Light"/>
        </w:rPr>
      </w:pPr>
      <w:r>
        <w:rPr>
          <w:rFonts w:ascii="Calibri Light" w:hAnsi="Calibri Light"/>
        </w:rPr>
        <w:t>Interactive Voice Response (</w:t>
      </w:r>
      <w:r w:rsidRPr="009261E7">
        <w:rPr>
          <w:rFonts w:ascii="Calibri Light" w:hAnsi="Calibri Light"/>
        </w:rPr>
        <w:t>IVR</w:t>
      </w:r>
      <w:r>
        <w:rPr>
          <w:rFonts w:ascii="Calibri Light" w:hAnsi="Calibri Light"/>
        </w:rPr>
        <w:t>)</w:t>
      </w:r>
      <w:r w:rsidRPr="009261E7">
        <w:rPr>
          <w:rFonts w:ascii="Calibri Light" w:hAnsi="Calibri Light"/>
        </w:rPr>
        <w:t xml:space="preserve"> systems are typically used to service high call volumes, reduce cost and improve the customer experience. Call centers use IVR systems to identify and segment callers. The ability to identify customers allows services to be tailored according to the customer profile and allows customers to choose between automated services. </w:t>
      </w:r>
    </w:p>
    <w:p w14:paraId="2107440E" w14:textId="77777777" w:rsidR="00DB63BE" w:rsidRDefault="00DB63BE" w:rsidP="00DB63BE">
      <w:pPr>
        <w:pStyle w:val="Heading2Text"/>
        <w:rPr>
          <w:rFonts w:ascii="Calibri Light" w:hAnsi="Calibri Light"/>
        </w:rPr>
      </w:pPr>
      <w:r w:rsidRPr="009261E7">
        <w:rPr>
          <w:rFonts w:ascii="Calibri Light" w:hAnsi="Calibri Light"/>
        </w:rPr>
        <w:t xml:space="preserve">The use of IVR and voice automation enables a company to improve its customer service and lower its costs </w:t>
      </w:r>
      <w:r>
        <w:rPr>
          <w:rFonts w:ascii="Calibri Light" w:hAnsi="Calibri Light"/>
        </w:rPr>
        <w:t>since</w:t>
      </w:r>
      <w:r w:rsidRPr="009261E7">
        <w:rPr>
          <w:rFonts w:ascii="Calibri Light" w:hAnsi="Calibri Light"/>
        </w:rPr>
        <w:t xml:space="preserve"> callers' queries can be resolved without the cost of a live agent who, in turn, can be directed to deal with specific areas of the service. If the caller does not find the information they need, or requires further assistance, the call is then transferred to an agent who can deal with them directly through </w:t>
      </w:r>
      <w:r w:rsidRPr="00854031">
        <w:rPr>
          <w:rFonts w:ascii="Calibri Light" w:hAnsi="Calibri Light"/>
        </w:rPr>
        <w:t>CTI</w:t>
      </w:r>
      <w:r w:rsidRPr="009261E7">
        <w:rPr>
          <w:rFonts w:ascii="Calibri Light" w:hAnsi="Calibri Light"/>
        </w:rPr>
        <w:t xml:space="preserve"> integration. This makes for a more efficient system in which agents have more time to deal with complex interactions. </w:t>
      </w:r>
    </w:p>
    <w:p w14:paraId="1646585A" w14:textId="2CEE7A8D" w:rsidR="00FC352A" w:rsidRPr="006B24F0" w:rsidRDefault="00B2644A" w:rsidP="003C6C8A">
      <w:pPr>
        <w:pStyle w:val="Heading2"/>
      </w:pPr>
      <w:bookmarkStart w:id="6" w:name="_Toc516668617"/>
      <w:r>
        <w:t xml:space="preserve">1.1 </w:t>
      </w:r>
      <w:r w:rsidR="00E0118B" w:rsidRPr="006B24F0">
        <w:t xml:space="preserve">Current Pain Points for </w:t>
      </w:r>
      <w:bookmarkEnd w:id="4"/>
      <w:r w:rsidR="00B333AA" w:rsidRPr="006B24F0">
        <w:t>Southern California Edison</w:t>
      </w:r>
      <w:bookmarkEnd w:id="5"/>
      <w:bookmarkEnd w:id="6"/>
    </w:p>
    <w:p w14:paraId="5DD5F619" w14:textId="1E6B0321" w:rsidR="00DD2611" w:rsidRDefault="00DD2611" w:rsidP="00DD2611">
      <w:pPr>
        <w:pStyle w:val="Heading1Text"/>
        <w:numPr>
          <w:ilvl w:val="0"/>
          <w:numId w:val="14"/>
        </w:numPr>
        <w:rPr>
          <w:rFonts w:ascii="Calibri Light" w:hAnsi="Calibri Light"/>
        </w:rPr>
      </w:pPr>
      <w:r>
        <w:rPr>
          <w:rFonts w:ascii="Calibri Light" w:hAnsi="Calibri Light"/>
        </w:rPr>
        <w:t>IVR must call multiple MQ transactions to obtain the information needed about the caller’s account in order to provide the caller the appropriate options (e.g., make a payment if they are almost past due or are past due)</w:t>
      </w:r>
    </w:p>
    <w:p w14:paraId="751E768C" w14:textId="3545DF22" w:rsidR="00863A1F" w:rsidRPr="003F52CF" w:rsidRDefault="00DD2611" w:rsidP="003F52CF">
      <w:pPr>
        <w:pStyle w:val="Heading1Text"/>
        <w:numPr>
          <w:ilvl w:val="0"/>
          <w:numId w:val="14"/>
        </w:numPr>
        <w:rPr>
          <w:rFonts w:ascii="Calibri Light" w:hAnsi="Calibri Light"/>
        </w:rPr>
      </w:pPr>
      <w:r w:rsidRPr="003F52CF">
        <w:rPr>
          <w:rFonts w:ascii="Calibri Light" w:hAnsi="Calibri Light"/>
        </w:rPr>
        <w:t>IVR has a complex set of menu options that have been built over 10+ years.  This program is an opportunity to reduce and simplify the IVR self-service capability and focus on the key transactions that customers want and need and to reduce the number of calls our Energy Advisors must process.</w:t>
      </w:r>
    </w:p>
    <w:p w14:paraId="033A643D" w14:textId="4929C724" w:rsidR="00E20FC6" w:rsidRPr="00E20FC6" w:rsidRDefault="00B2644A" w:rsidP="003C6C8A">
      <w:pPr>
        <w:pStyle w:val="Heading2"/>
      </w:pPr>
      <w:bookmarkStart w:id="7" w:name="_Toc406588297"/>
      <w:bookmarkStart w:id="8" w:name="_Toc491613803"/>
      <w:bookmarkStart w:id="9" w:name="_Toc516668618"/>
      <w:r>
        <w:t xml:space="preserve">1.2 </w:t>
      </w:r>
      <w:r w:rsidR="00E0118B" w:rsidRPr="006B24F0">
        <w:t>Responsible Parties</w:t>
      </w:r>
      <w:bookmarkEnd w:id="7"/>
      <w:bookmarkEnd w:id="8"/>
      <w:bookmarkEnd w:id="9"/>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4567"/>
        <w:gridCol w:w="4747"/>
      </w:tblGrid>
      <w:tr w:rsidR="00E0118B" w:rsidRPr="00CD4E29" w14:paraId="559ECDF7" w14:textId="77777777" w:rsidTr="00EF5230">
        <w:trPr>
          <w:cantSplit/>
          <w:trHeight w:val="432"/>
          <w:tblHeader/>
        </w:trPr>
        <w:tc>
          <w:tcPr>
            <w:tcW w:w="4567" w:type="dxa"/>
            <w:tcBorders>
              <w:top w:val="threeDEmboss" w:sz="6" w:space="0" w:color="auto"/>
              <w:bottom w:val="threeDEmboss" w:sz="6" w:space="0" w:color="auto"/>
            </w:tcBorders>
            <w:shd w:val="clear" w:color="auto" w:fill="F9FBAF"/>
            <w:vAlign w:val="center"/>
          </w:tcPr>
          <w:p w14:paraId="157DF6F9" w14:textId="77777777" w:rsidR="00E0118B" w:rsidRPr="00F33A38" w:rsidRDefault="00E0118B" w:rsidP="0035091A">
            <w:pPr>
              <w:pStyle w:val="TableHeader-Left"/>
              <w:rPr>
                <w:rFonts w:ascii="Calibri Light" w:hAnsi="Calibri Light" w:cs="Arial"/>
                <w:szCs w:val="20"/>
              </w:rPr>
            </w:pPr>
            <w:r w:rsidRPr="00F33A38">
              <w:rPr>
                <w:rFonts w:ascii="Calibri Light" w:hAnsi="Calibri Light" w:cs="Arial"/>
                <w:szCs w:val="20"/>
              </w:rPr>
              <w:t>Contact</w:t>
            </w:r>
          </w:p>
        </w:tc>
        <w:tc>
          <w:tcPr>
            <w:tcW w:w="4747" w:type="dxa"/>
            <w:tcBorders>
              <w:top w:val="threeDEmboss" w:sz="6" w:space="0" w:color="auto"/>
              <w:bottom w:val="threeDEmboss" w:sz="6" w:space="0" w:color="auto"/>
            </w:tcBorders>
            <w:shd w:val="clear" w:color="auto" w:fill="F9FBAF"/>
            <w:vAlign w:val="center"/>
          </w:tcPr>
          <w:p w14:paraId="1C787EA2" w14:textId="77777777" w:rsidR="00E0118B" w:rsidRPr="00F33A38" w:rsidRDefault="00E0118B" w:rsidP="0035091A">
            <w:pPr>
              <w:pStyle w:val="TableHeader-Left"/>
              <w:rPr>
                <w:rFonts w:ascii="Calibri Light" w:hAnsi="Calibri Light" w:cs="Arial"/>
                <w:szCs w:val="20"/>
              </w:rPr>
            </w:pPr>
            <w:r w:rsidRPr="00F33A38">
              <w:rPr>
                <w:rFonts w:ascii="Calibri Light" w:hAnsi="Calibri Light" w:cs="Arial"/>
                <w:szCs w:val="20"/>
              </w:rPr>
              <w:t>Contact Person</w:t>
            </w:r>
          </w:p>
        </w:tc>
      </w:tr>
      <w:tr w:rsidR="00E0118B" w:rsidRPr="00CD4E29" w14:paraId="5605A225" w14:textId="77777777" w:rsidTr="00EF5230">
        <w:trPr>
          <w:cantSplit/>
          <w:trHeight w:val="432"/>
        </w:trPr>
        <w:tc>
          <w:tcPr>
            <w:tcW w:w="4567" w:type="dxa"/>
            <w:tcBorders>
              <w:top w:val="threeDEmboss" w:sz="6" w:space="0" w:color="auto"/>
            </w:tcBorders>
            <w:vAlign w:val="center"/>
          </w:tcPr>
          <w:p w14:paraId="485050A6" w14:textId="77777777" w:rsidR="00E0118B" w:rsidRPr="00242162" w:rsidRDefault="00B333AA" w:rsidP="0035091A">
            <w:pPr>
              <w:pStyle w:val="TableField-Left"/>
              <w:rPr>
                <w:rFonts w:ascii="Calibri Light" w:eastAsia="Times New Roman" w:hAnsi="Calibri Light"/>
                <w:color w:val="000000"/>
                <w:lang w:eastAsia="en-US"/>
              </w:rPr>
            </w:pPr>
            <w:r w:rsidRPr="00242162">
              <w:rPr>
                <w:rFonts w:ascii="Calibri Light" w:eastAsia="Times New Roman" w:hAnsi="Calibri Light"/>
                <w:color w:val="000000"/>
                <w:lang w:eastAsia="en-US"/>
              </w:rPr>
              <w:t>Southern California Edison</w:t>
            </w:r>
            <w:r w:rsidR="00E0118B" w:rsidRPr="00242162">
              <w:rPr>
                <w:rFonts w:ascii="Calibri Light" w:eastAsia="Times New Roman" w:hAnsi="Calibri Light"/>
                <w:color w:val="000000"/>
                <w:lang w:eastAsia="en-US"/>
              </w:rPr>
              <w:t xml:space="preserve"> Business Process Owner</w:t>
            </w:r>
          </w:p>
        </w:tc>
        <w:tc>
          <w:tcPr>
            <w:tcW w:w="4747" w:type="dxa"/>
            <w:tcBorders>
              <w:top w:val="threeDEmboss" w:sz="6" w:space="0" w:color="auto"/>
            </w:tcBorders>
            <w:vAlign w:val="center"/>
          </w:tcPr>
          <w:p w14:paraId="4C32DAED" w14:textId="38586F55" w:rsidR="00E0118B" w:rsidRPr="00242162" w:rsidRDefault="00C764A2" w:rsidP="0035091A">
            <w:pPr>
              <w:pStyle w:val="TableField-Left"/>
              <w:rPr>
                <w:rFonts w:ascii="Calibri Light" w:eastAsia="Times New Roman" w:hAnsi="Calibri Light"/>
                <w:color w:val="000000"/>
                <w:lang w:eastAsia="en-US"/>
              </w:rPr>
            </w:pPr>
            <w:r w:rsidRPr="00242162">
              <w:rPr>
                <w:rFonts w:ascii="Calibri Light" w:eastAsia="Times New Roman" w:hAnsi="Calibri Light"/>
                <w:color w:val="000000"/>
                <w:lang w:eastAsia="en-US"/>
              </w:rPr>
              <w:t>Janet Covington</w:t>
            </w:r>
          </w:p>
        </w:tc>
      </w:tr>
      <w:tr w:rsidR="00E0118B" w:rsidRPr="00CD4E29" w14:paraId="60FCAC8F" w14:textId="77777777" w:rsidTr="00EF5230">
        <w:trPr>
          <w:cantSplit/>
          <w:trHeight w:val="432"/>
        </w:trPr>
        <w:tc>
          <w:tcPr>
            <w:tcW w:w="4567" w:type="dxa"/>
            <w:vAlign w:val="center"/>
          </w:tcPr>
          <w:p w14:paraId="312A3C6F" w14:textId="77777777" w:rsidR="00E0118B" w:rsidRPr="00242162" w:rsidRDefault="00B333AA" w:rsidP="0035091A">
            <w:pPr>
              <w:pStyle w:val="TableField-Left"/>
              <w:rPr>
                <w:rFonts w:ascii="Calibri Light" w:eastAsia="Times New Roman" w:hAnsi="Calibri Light"/>
                <w:color w:val="000000"/>
                <w:lang w:eastAsia="en-US"/>
              </w:rPr>
            </w:pPr>
            <w:r w:rsidRPr="00242162">
              <w:rPr>
                <w:rFonts w:ascii="Calibri Light" w:eastAsia="Times New Roman" w:hAnsi="Calibri Light"/>
                <w:color w:val="000000"/>
                <w:lang w:eastAsia="en-US"/>
              </w:rPr>
              <w:t>Southern California Edison</w:t>
            </w:r>
            <w:r w:rsidR="00E0118B" w:rsidRPr="00242162">
              <w:rPr>
                <w:rFonts w:ascii="Calibri Light" w:eastAsia="Times New Roman" w:hAnsi="Calibri Light"/>
                <w:color w:val="000000"/>
                <w:lang w:eastAsia="en-US"/>
              </w:rPr>
              <w:t xml:space="preserve"> Lead</w:t>
            </w:r>
          </w:p>
        </w:tc>
        <w:tc>
          <w:tcPr>
            <w:tcW w:w="4747" w:type="dxa"/>
            <w:vAlign w:val="center"/>
          </w:tcPr>
          <w:p w14:paraId="3C5D43BE" w14:textId="1F482334" w:rsidR="00E0118B" w:rsidRPr="00242162" w:rsidRDefault="00C764A2" w:rsidP="0035091A">
            <w:pPr>
              <w:pStyle w:val="TableField-Left"/>
              <w:rPr>
                <w:rFonts w:ascii="Calibri Light" w:eastAsia="Times New Roman" w:hAnsi="Calibri Light"/>
                <w:color w:val="000000"/>
                <w:lang w:eastAsia="en-US"/>
              </w:rPr>
            </w:pPr>
            <w:r w:rsidRPr="00242162">
              <w:rPr>
                <w:rFonts w:ascii="Calibri Light" w:eastAsia="Times New Roman" w:hAnsi="Calibri Light"/>
                <w:color w:val="000000"/>
                <w:lang w:eastAsia="en-US"/>
              </w:rPr>
              <w:t>Christine Evans</w:t>
            </w:r>
          </w:p>
        </w:tc>
      </w:tr>
      <w:tr w:rsidR="00E0118B" w:rsidRPr="00CD4E29" w14:paraId="73B37C37" w14:textId="77777777" w:rsidTr="00EF5230">
        <w:trPr>
          <w:cantSplit/>
          <w:trHeight w:val="432"/>
        </w:trPr>
        <w:tc>
          <w:tcPr>
            <w:tcW w:w="4567" w:type="dxa"/>
            <w:vAlign w:val="center"/>
          </w:tcPr>
          <w:p w14:paraId="5874D04D" w14:textId="77777777" w:rsidR="00E0118B" w:rsidRPr="00242162" w:rsidRDefault="00E0118B" w:rsidP="0035091A">
            <w:pPr>
              <w:pStyle w:val="TableField-Left"/>
              <w:rPr>
                <w:rFonts w:ascii="Calibri Light" w:eastAsia="Times New Roman" w:hAnsi="Calibri Light"/>
                <w:color w:val="000000"/>
                <w:lang w:eastAsia="en-US"/>
              </w:rPr>
            </w:pPr>
            <w:r w:rsidRPr="00242162">
              <w:rPr>
                <w:rFonts w:ascii="Calibri Light" w:eastAsia="Times New Roman" w:hAnsi="Calibri Light"/>
                <w:color w:val="000000"/>
                <w:lang w:eastAsia="en-US"/>
              </w:rPr>
              <w:t>HCL Functional Lead</w:t>
            </w:r>
          </w:p>
        </w:tc>
        <w:tc>
          <w:tcPr>
            <w:tcW w:w="4747" w:type="dxa"/>
            <w:vAlign w:val="center"/>
          </w:tcPr>
          <w:p w14:paraId="1467F876" w14:textId="40095408" w:rsidR="00E0118B" w:rsidRPr="00242162" w:rsidRDefault="00C764A2" w:rsidP="0035091A">
            <w:pPr>
              <w:pStyle w:val="TableField-Left"/>
              <w:rPr>
                <w:rFonts w:ascii="Calibri Light" w:eastAsia="Times New Roman" w:hAnsi="Calibri Light"/>
                <w:color w:val="000000"/>
                <w:lang w:eastAsia="en-US"/>
              </w:rPr>
            </w:pPr>
            <w:r w:rsidRPr="00242162">
              <w:rPr>
                <w:rFonts w:ascii="Calibri Light" w:eastAsia="Times New Roman" w:hAnsi="Calibri Light"/>
                <w:color w:val="000000"/>
                <w:lang w:eastAsia="en-US"/>
              </w:rPr>
              <w:t>Adrianus Halim</w:t>
            </w:r>
          </w:p>
        </w:tc>
      </w:tr>
      <w:tr w:rsidR="007C37D3" w:rsidRPr="00CD4E29" w14:paraId="19421443" w14:textId="77777777" w:rsidTr="00EF5230">
        <w:trPr>
          <w:cantSplit/>
          <w:trHeight w:val="432"/>
        </w:trPr>
        <w:tc>
          <w:tcPr>
            <w:tcW w:w="4567" w:type="dxa"/>
            <w:vAlign w:val="center"/>
          </w:tcPr>
          <w:p w14:paraId="47B13068" w14:textId="77777777" w:rsidR="007C37D3" w:rsidRPr="00242162" w:rsidRDefault="007C37D3" w:rsidP="0035091A">
            <w:pPr>
              <w:pStyle w:val="TableField-Left"/>
              <w:rPr>
                <w:rFonts w:ascii="Calibri Light" w:eastAsia="Times New Roman" w:hAnsi="Calibri Light"/>
                <w:color w:val="000000"/>
                <w:lang w:eastAsia="en-US"/>
              </w:rPr>
            </w:pPr>
            <w:r w:rsidRPr="00242162">
              <w:rPr>
                <w:rFonts w:ascii="Calibri Light" w:eastAsia="Times New Roman" w:hAnsi="Calibri Light"/>
                <w:color w:val="000000"/>
                <w:lang w:eastAsia="en-US"/>
              </w:rPr>
              <w:t>Solution Architect</w:t>
            </w:r>
          </w:p>
        </w:tc>
        <w:tc>
          <w:tcPr>
            <w:tcW w:w="4747" w:type="dxa"/>
            <w:vAlign w:val="center"/>
          </w:tcPr>
          <w:p w14:paraId="739AEB4E" w14:textId="7BF5CFEB" w:rsidR="007C37D3" w:rsidRPr="00242162" w:rsidRDefault="00C764A2" w:rsidP="0035091A">
            <w:pPr>
              <w:pStyle w:val="TableField-Left"/>
              <w:rPr>
                <w:rFonts w:ascii="Calibri Light" w:eastAsia="Times New Roman" w:hAnsi="Calibri Light"/>
                <w:color w:val="000000"/>
                <w:lang w:eastAsia="en-US"/>
              </w:rPr>
            </w:pPr>
            <w:r w:rsidRPr="00242162">
              <w:rPr>
                <w:rFonts w:ascii="Calibri Light" w:eastAsia="Times New Roman" w:hAnsi="Calibri Light"/>
                <w:color w:val="000000"/>
                <w:lang w:eastAsia="en-US"/>
              </w:rPr>
              <w:t>Pedro Ferreira da Costa</w:t>
            </w:r>
          </w:p>
        </w:tc>
      </w:tr>
      <w:tr w:rsidR="007C37D3" w:rsidRPr="00CD4E29" w14:paraId="63ADE9D9" w14:textId="77777777" w:rsidTr="00EF5230">
        <w:trPr>
          <w:cantSplit/>
          <w:trHeight w:val="432"/>
        </w:trPr>
        <w:tc>
          <w:tcPr>
            <w:tcW w:w="4567" w:type="dxa"/>
            <w:vAlign w:val="center"/>
          </w:tcPr>
          <w:p w14:paraId="17100ACF" w14:textId="7EDC822B" w:rsidR="007C37D3" w:rsidRPr="00242162" w:rsidRDefault="007C37D3" w:rsidP="00C764A2">
            <w:pPr>
              <w:pStyle w:val="TableField-Left"/>
              <w:rPr>
                <w:rFonts w:ascii="Calibri Light" w:eastAsia="Times New Roman" w:hAnsi="Calibri Light"/>
                <w:color w:val="000000"/>
                <w:lang w:eastAsia="en-US"/>
              </w:rPr>
            </w:pPr>
            <w:r w:rsidRPr="00242162">
              <w:rPr>
                <w:rFonts w:ascii="Calibri Light" w:eastAsia="Times New Roman" w:hAnsi="Calibri Light"/>
                <w:color w:val="000000"/>
                <w:lang w:eastAsia="en-US"/>
              </w:rPr>
              <w:t xml:space="preserve">Front Office </w:t>
            </w:r>
          </w:p>
        </w:tc>
        <w:tc>
          <w:tcPr>
            <w:tcW w:w="4747" w:type="dxa"/>
            <w:vAlign w:val="center"/>
          </w:tcPr>
          <w:p w14:paraId="5D7B7114" w14:textId="2A4CE99E" w:rsidR="007C37D3" w:rsidRPr="00242162" w:rsidRDefault="00E57F6A" w:rsidP="0035091A">
            <w:pPr>
              <w:pStyle w:val="TableField-Left"/>
              <w:rPr>
                <w:rFonts w:ascii="Calibri Light" w:eastAsia="Times New Roman" w:hAnsi="Calibri Light"/>
                <w:color w:val="000000"/>
                <w:lang w:eastAsia="en-US"/>
              </w:rPr>
            </w:pPr>
            <w:r w:rsidRPr="00242162">
              <w:rPr>
                <w:rFonts w:ascii="Calibri Light" w:eastAsia="Times New Roman" w:hAnsi="Calibri Light"/>
                <w:color w:val="000000"/>
                <w:lang w:eastAsia="en-US"/>
              </w:rPr>
              <w:t>Christine Evans</w:t>
            </w:r>
          </w:p>
        </w:tc>
      </w:tr>
      <w:tr w:rsidR="00E0118B" w:rsidRPr="00CD4E29" w14:paraId="35807C44" w14:textId="77777777" w:rsidTr="00EF5230">
        <w:trPr>
          <w:cantSplit/>
          <w:trHeight w:val="432"/>
        </w:trPr>
        <w:tc>
          <w:tcPr>
            <w:tcW w:w="4567" w:type="dxa"/>
            <w:vAlign w:val="center"/>
          </w:tcPr>
          <w:p w14:paraId="21F12504" w14:textId="77777777" w:rsidR="00E0118B" w:rsidRPr="00242162" w:rsidRDefault="00E0118B" w:rsidP="0035091A">
            <w:pPr>
              <w:pStyle w:val="TableField-Left"/>
              <w:rPr>
                <w:rFonts w:ascii="Calibri Light" w:eastAsia="Times New Roman" w:hAnsi="Calibri Light"/>
                <w:color w:val="000000"/>
                <w:lang w:eastAsia="en-US"/>
              </w:rPr>
            </w:pPr>
            <w:r w:rsidRPr="00242162">
              <w:rPr>
                <w:rFonts w:ascii="Calibri Light" w:eastAsia="Times New Roman" w:hAnsi="Calibri Light"/>
                <w:color w:val="000000"/>
                <w:lang w:eastAsia="en-US"/>
              </w:rPr>
              <w:t>Subject Matter Experts</w:t>
            </w:r>
          </w:p>
        </w:tc>
        <w:tc>
          <w:tcPr>
            <w:tcW w:w="4747" w:type="dxa"/>
            <w:vAlign w:val="center"/>
          </w:tcPr>
          <w:p w14:paraId="18928894" w14:textId="77777777" w:rsidR="00133B9B" w:rsidRPr="00242162" w:rsidRDefault="00133B9B" w:rsidP="00133B9B">
            <w:pPr>
              <w:pStyle w:val="TableField-Left"/>
              <w:rPr>
                <w:rFonts w:ascii="Calibri Light" w:eastAsia="Times New Roman" w:hAnsi="Calibri Light"/>
                <w:color w:val="000000"/>
                <w:lang w:eastAsia="en-US"/>
              </w:rPr>
            </w:pPr>
            <w:r w:rsidRPr="00242162">
              <w:rPr>
                <w:rFonts w:ascii="Calibri Light" w:eastAsia="Times New Roman" w:hAnsi="Calibri Light"/>
                <w:color w:val="000000"/>
                <w:lang w:eastAsia="en-US"/>
              </w:rPr>
              <w:t>Wade Waddelow</w:t>
            </w:r>
          </w:p>
          <w:p w14:paraId="488E4FAF" w14:textId="77777777" w:rsidR="00133B9B" w:rsidRPr="00242162" w:rsidRDefault="00133B9B" w:rsidP="00133B9B">
            <w:pPr>
              <w:pStyle w:val="TableField-Left"/>
              <w:rPr>
                <w:rFonts w:ascii="Calibri Light" w:eastAsia="Times New Roman" w:hAnsi="Calibri Light"/>
                <w:color w:val="000000"/>
                <w:lang w:eastAsia="en-US"/>
              </w:rPr>
            </w:pPr>
            <w:r w:rsidRPr="00242162">
              <w:rPr>
                <w:rFonts w:ascii="Calibri Light" w:eastAsia="Times New Roman" w:hAnsi="Calibri Light"/>
                <w:color w:val="000000"/>
                <w:lang w:eastAsia="en-US"/>
              </w:rPr>
              <w:t>Deborah Tillman</w:t>
            </w:r>
          </w:p>
          <w:p w14:paraId="1693D613" w14:textId="77777777" w:rsidR="00133B9B" w:rsidRPr="00242162" w:rsidRDefault="00133B9B" w:rsidP="00133B9B">
            <w:pPr>
              <w:pStyle w:val="TableField-Left"/>
              <w:rPr>
                <w:rFonts w:ascii="Calibri Light" w:eastAsia="Times New Roman" w:hAnsi="Calibri Light"/>
                <w:color w:val="000000"/>
                <w:lang w:eastAsia="en-US"/>
              </w:rPr>
            </w:pPr>
            <w:r w:rsidRPr="00242162">
              <w:rPr>
                <w:rFonts w:ascii="Calibri Light" w:eastAsia="Times New Roman" w:hAnsi="Calibri Light"/>
                <w:color w:val="000000"/>
                <w:lang w:eastAsia="en-US"/>
              </w:rPr>
              <w:t>Christine Evans</w:t>
            </w:r>
          </w:p>
          <w:p w14:paraId="40886727" w14:textId="77777777" w:rsidR="00133B9B" w:rsidRPr="00242162" w:rsidRDefault="00133B9B" w:rsidP="00133B9B">
            <w:pPr>
              <w:pStyle w:val="TableField-Left"/>
              <w:rPr>
                <w:rFonts w:ascii="Calibri Light" w:eastAsia="Times New Roman" w:hAnsi="Calibri Light"/>
                <w:color w:val="000000"/>
                <w:lang w:eastAsia="en-US"/>
              </w:rPr>
            </w:pPr>
            <w:r w:rsidRPr="00242162">
              <w:rPr>
                <w:rFonts w:ascii="Calibri Light" w:eastAsia="Times New Roman" w:hAnsi="Calibri Light"/>
                <w:color w:val="000000"/>
                <w:lang w:eastAsia="en-US"/>
              </w:rPr>
              <w:t>Cari Young</w:t>
            </w:r>
          </w:p>
          <w:p w14:paraId="4BEA0B40" w14:textId="77777777" w:rsidR="00133B9B" w:rsidRPr="00242162" w:rsidRDefault="00133B9B" w:rsidP="00133B9B">
            <w:pPr>
              <w:pStyle w:val="TableField-Left"/>
              <w:rPr>
                <w:rFonts w:ascii="Calibri Light" w:eastAsia="Times New Roman" w:hAnsi="Calibri Light"/>
                <w:color w:val="000000"/>
                <w:lang w:eastAsia="en-US"/>
              </w:rPr>
            </w:pPr>
            <w:r w:rsidRPr="00242162">
              <w:rPr>
                <w:rFonts w:ascii="Calibri Light" w:eastAsia="Times New Roman" w:hAnsi="Calibri Light"/>
                <w:color w:val="000000"/>
                <w:lang w:eastAsia="en-US"/>
              </w:rPr>
              <w:t>Ernesto Valle</w:t>
            </w:r>
          </w:p>
          <w:p w14:paraId="3B25D59B" w14:textId="204527ED" w:rsidR="00E0118B" w:rsidRPr="00242162" w:rsidRDefault="00133B9B" w:rsidP="00133B9B">
            <w:pPr>
              <w:pStyle w:val="TableField-Left"/>
              <w:rPr>
                <w:rFonts w:ascii="Calibri Light" w:eastAsia="Times New Roman" w:hAnsi="Calibri Light"/>
                <w:color w:val="000000"/>
                <w:lang w:eastAsia="en-US"/>
              </w:rPr>
            </w:pPr>
            <w:r w:rsidRPr="00242162">
              <w:rPr>
                <w:rFonts w:ascii="Calibri Light" w:eastAsia="Times New Roman" w:hAnsi="Calibri Light"/>
                <w:color w:val="000000"/>
                <w:lang w:eastAsia="en-US"/>
              </w:rPr>
              <w:t>Pedro Costa</w:t>
            </w:r>
          </w:p>
        </w:tc>
      </w:tr>
      <w:tr w:rsidR="00E0118B" w:rsidRPr="00CD4E29" w14:paraId="4CD8F89B" w14:textId="77777777" w:rsidTr="00EF5230">
        <w:trPr>
          <w:cantSplit/>
          <w:trHeight w:val="432"/>
        </w:trPr>
        <w:tc>
          <w:tcPr>
            <w:tcW w:w="4567" w:type="dxa"/>
            <w:vAlign w:val="center"/>
          </w:tcPr>
          <w:p w14:paraId="1D2C1831" w14:textId="77777777" w:rsidR="00E0118B" w:rsidRPr="00242162" w:rsidRDefault="00E0118B" w:rsidP="0035091A">
            <w:pPr>
              <w:pStyle w:val="TableField-Left"/>
              <w:rPr>
                <w:rFonts w:ascii="Calibri Light" w:eastAsia="Times New Roman" w:hAnsi="Calibri Light"/>
                <w:color w:val="000000"/>
                <w:lang w:eastAsia="en-US"/>
              </w:rPr>
            </w:pPr>
            <w:r w:rsidRPr="00242162">
              <w:rPr>
                <w:rFonts w:ascii="Calibri Light" w:eastAsia="Times New Roman" w:hAnsi="Calibri Light"/>
                <w:color w:val="000000"/>
                <w:lang w:eastAsia="en-US"/>
              </w:rPr>
              <w:t>Key User Group</w:t>
            </w:r>
          </w:p>
        </w:tc>
        <w:tc>
          <w:tcPr>
            <w:tcW w:w="4747" w:type="dxa"/>
            <w:vAlign w:val="center"/>
          </w:tcPr>
          <w:p w14:paraId="5FF3661A" w14:textId="77777777" w:rsidR="00C764A2" w:rsidRPr="00242162" w:rsidRDefault="00C764A2" w:rsidP="00C764A2">
            <w:pPr>
              <w:pStyle w:val="TableField-Left"/>
              <w:rPr>
                <w:rFonts w:ascii="Calibri Light" w:eastAsia="Times New Roman" w:hAnsi="Calibri Light"/>
                <w:color w:val="000000"/>
                <w:lang w:eastAsia="en-US"/>
              </w:rPr>
            </w:pPr>
            <w:r w:rsidRPr="00242162">
              <w:rPr>
                <w:rFonts w:ascii="Calibri Light" w:eastAsia="Times New Roman" w:hAnsi="Calibri Light"/>
                <w:color w:val="000000"/>
                <w:lang w:eastAsia="en-US"/>
              </w:rPr>
              <w:t>Customer Contact Center (CCC)</w:t>
            </w:r>
          </w:p>
          <w:p w14:paraId="3FA8E153" w14:textId="17A0E93C" w:rsidR="00E0118B" w:rsidRPr="00242162" w:rsidRDefault="00C764A2" w:rsidP="00C764A2">
            <w:pPr>
              <w:pStyle w:val="TableField-Left"/>
              <w:rPr>
                <w:rFonts w:ascii="Calibri Light" w:eastAsia="Times New Roman" w:hAnsi="Calibri Light"/>
                <w:color w:val="000000"/>
                <w:lang w:eastAsia="en-US"/>
              </w:rPr>
            </w:pPr>
            <w:r w:rsidRPr="00242162">
              <w:rPr>
                <w:rFonts w:ascii="Calibri Light" w:eastAsia="Times New Roman" w:hAnsi="Calibri Light"/>
                <w:color w:val="000000"/>
                <w:lang w:eastAsia="en-US"/>
              </w:rPr>
              <w:t>Business Customer Division (BCD)</w:t>
            </w:r>
          </w:p>
        </w:tc>
      </w:tr>
    </w:tbl>
    <w:p w14:paraId="3AC628C7" w14:textId="7B04206C" w:rsidR="00E0118B" w:rsidRPr="006B24F0" w:rsidRDefault="00B2644A" w:rsidP="003C6C8A">
      <w:pPr>
        <w:pStyle w:val="Heading2"/>
      </w:pPr>
      <w:bookmarkStart w:id="10" w:name="_Toc406588298"/>
      <w:bookmarkStart w:id="11" w:name="_Toc491613804"/>
      <w:bookmarkStart w:id="12" w:name="_Toc516668619"/>
      <w:r>
        <w:lastRenderedPageBreak/>
        <w:t xml:space="preserve">1.3 </w:t>
      </w:r>
      <w:r w:rsidR="00E0118B" w:rsidRPr="006B24F0">
        <w:t>Document Control</w:t>
      </w:r>
      <w:bookmarkEnd w:id="10"/>
      <w:bookmarkEnd w:id="11"/>
      <w:bookmarkEnd w:id="12"/>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002"/>
        <w:gridCol w:w="3798"/>
        <w:gridCol w:w="1547"/>
        <w:gridCol w:w="2967"/>
      </w:tblGrid>
      <w:tr w:rsidR="00E0118B" w:rsidRPr="00CD4E29" w14:paraId="3D18F965" w14:textId="77777777" w:rsidTr="00133B9B">
        <w:trPr>
          <w:cantSplit/>
          <w:trHeight w:val="432"/>
          <w:tblHeader/>
        </w:trPr>
        <w:tc>
          <w:tcPr>
            <w:tcW w:w="1002" w:type="dxa"/>
            <w:tcBorders>
              <w:top w:val="threeDEmboss" w:sz="6" w:space="0" w:color="auto"/>
              <w:bottom w:val="threeDEmboss" w:sz="6" w:space="0" w:color="auto"/>
            </w:tcBorders>
            <w:shd w:val="clear" w:color="auto" w:fill="F9FBAF"/>
            <w:vAlign w:val="center"/>
          </w:tcPr>
          <w:p w14:paraId="5F17254B" w14:textId="77777777" w:rsidR="00E0118B" w:rsidRPr="00242162" w:rsidRDefault="00E0118B" w:rsidP="00242162">
            <w:pPr>
              <w:pStyle w:val="TableHeader-Left"/>
              <w:rPr>
                <w:rFonts w:ascii="Calibri Light" w:hAnsi="Calibri Light" w:cs="Arial"/>
              </w:rPr>
            </w:pPr>
            <w:r w:rsidRPr="00242162">
              <w:rPr>
                <w:rFonts w:ascii="Calibri Light" w:hAnsi="Calibri Light" w:cs="Arial"/>
              </w:rPr>
              <w:t>Version</w:t>
            </w:r>
          </w:p>
        </w:tc>
        <w:tc>
          <w:tcPr>
            <w:tcW w:w="3798" w:type="dxa"/>
            <w:tcBorders>
              <w:top w:val="threeDEmboss" w:sz="6" w:space="0" w:color="auto"/>
              <w:bottom w:val="threeDEmboss" w:sz="6" w:space="0" w:color="auto"/>
            </w:tcBorders>
            <w:shd w:val="clear" w:color="auto" w:fill="F9FBAF"/>
            <w:vAlign w:val="center"/>
          </w:tcPr>
          <w:p w14:paraId="15FEA7A2" w14:textId="77777777" w:rsidR="00E0118B" w:rsidRPr="00242162" w:rsidRDefault="00E0118B" w:rsidP="00242162">
            <w:pPr>
              <w:pStyle w:val="TableHeader-Left"/>
              <w:rPr>
                <w:rFonts w:ascii="Calibri Light" w:hAnsi="Calibri Light" w:cs="Arial"/>
              </w:rPr>
            </w:pPr>
            <w:r w:rsidRPr="00242162">
              <w:rPr>
                <w:rFonts w:ascii="Calibri Light" w:hAnsi="Calibri Light" w:cs="Arial"/>
              </w:rPr>
              <w:t>Description of Change</w:t>
            </w:r>
          </w:p>
        </w:tc>
        <w:tc>
          <w:tcPr>
            <w:tcW w:w="1547" w:type="dxa"/>
            <w:tcBorders>
              <w:top w:val="threeDEmboss" w:sz="6" w:space="0" w:color="auto"/>
              <w:bottom w:val="threeDEmboss" w:sz="6" w:space="0" w:color="auto"/>
            </w:tcBorders>
            <w:shd w:val="clear" w:color="auto" w:fill="F9FBAF"/>
            <w:vAlign w:val="center"/>
          </w:tcPr>
          <w:p w14:paraId="6571AF37" w14:textId="77777777" w:rsidR="00E0118B" w:rsidRPr="00242162" w:rsidRDefault="00E0118B" w:rsidP="00242162">
            <w:pPr>
              <w:pStyle w:val="TableHeader-Left"/>
              <w:rPr>
                <w:rFonts w:ascii="Calibri Light" w:hAnsi="Calibri Light" w:cs="Arial"/>
              </w:rPr>
            </w:pPr>
            <w:r w:rsidRPr="00242162">
              <w:rPr>
                <w:rFonts w:ascii="Calibri Light" w:hAnsi="Calibri Light" w:cs="Arial"/>
              </w:rPr>
              <w:t>Date</w:t>
            </w:r>
          </w:p>
        </w:tc>
        <w:tc>
          <w:tcPr>
            <w:tcW w:w="2967" w:type="dxa"/>
            <w:tcBorders>
              <w:top w:val="threeDEmboss" w:sz="6" w:space="0" w:color="auto"/>
              <w:bottom w:val="threeDEmboss" w:sz="6" w:space="0" w:color="auto"/>
            </w:tcBorders>
            <w:shd w:val="clear" w:color="auto" w:fill="F9FBAF"/>
            <w:vAlign w:val="center"/>
          </w:tcPr>
          <w:p w14:paraId="555BC81E" w14:textId="77777777" w:rsidR="00E0118B" w:rsidRPr="00242162" w:rsidRDefault="00E0118B" w:rsidP="00242162">
            <w:pPr>
              <w:pStyle w:val="TableHeader-Left"/>
              <w:rPr>
                <w:rFonts w:ascii="Calibri Light" w:hAnsi="Calibri Light" w:cs="Arial"/>
              </w:rPr>
            </w:pPr>
            <w:r w:rsidRPr="00242162">
              <w:rPr>
                <w:rFonts w:ascii="Calibri Light" w:hAnsi="Calibri Light" w:cs="Arial"/>
              </w:rPr>
              <w:t>Author</w:t>
            </w:r>
          </w:p>
        </w:tc>
      </w:tr>
      <w:tr w:rsidR="00133B9B" w:rsidRPr="00CD4E29" w14:paraId="13CF4B72" w14:textId="77777777" w:rsidTr="00133B9B">
        <w:trPr>
          <w:cantSplit/>
          <w:trHeight w:val="432"/>
        </w:trPr>
        <w:tc>
          <w:tcPr>
            <w:tcW w:w="1002" w:type="dxa"/>
            <w:tcBorders>
              <w:top w:val="threeDEmboss" w:sz="6" w:space="0" w:color="auto"/>
            </w:tcBorders>
            <w:vAlign w:val="center"/>
          </w:tcPr>
          <w:p w14:paraId="02247103" w14:textId="493287AD" w:rsidR="00133B9B" w:rsidRPr="00CD4E29" w:rsidRDefault="00133B9B" w:rsidP="00133B9B">
            <w:pPr>
              <w:pStyle w:val="TableField-Center"/>
              <w:rPr>
                <w:rFonts w:ascii="Calibri Light" w:hAnsi="Calibri Light" w:cs="Arial"/>
                <w:sz w:val="18"/>
              </w:rPr>
            </w:pPr>
            <w:r w:rsidRPr="006B24F0">
              <w:rPr>
                <w:rFonts w:ascii="Calibri Light" w:hAnsi="Calibri Light" w:cs="Arial"/>
              </w:rPr>
              <w:t>0.1</w:t>
            </w:r>
          </w:p>
        </w:tc>
        <w:tc>
          <w:tcPr>
            <w:tcW w:w="3798" w:type="dxa"/>
            <w:tcBorders>
              <w:top w:val="threeDEmboss" w:sz="6" w:space="0" w:color="auto"/>
            </w:tcBorders>
            <w:vAlign w:val="center"/>
          </w:tcPr>
          <w:p w14:paraId="4B1020FC" w14:textId="36C4B7F5" w:rsidR="00133B9B" w:rsidRPr="00CD4E29" w:rsidRDefault="00133B9B" w:rsidP="00133B9B">
            <w:pPr>
              <w:pStyle w:val="TableField-Left"/>
              <w:rPr>
                <w:rFonts w:ascii="Calibri Light" w:hAnsi="Calibri Light" w:cs="Arial"/>
                <w:sz w:val="18"/>
              </w:rPr>
            </w:pPr>
            <w:r w:rsidRPr="006B24F0">
              <w:rPr>
                <w:rFonts w:ascii="Calibri Light" w:hAnsi="Calibri Light" w:cs="Arial"/>
              </w:rPr>
              <w:t>Creation of Initial Version</w:t>
            </w:r>
          </w:p>
        </w:tc>
        <w:tc>
          <w:tcPr>
            <w:tcW w:w="1547" w:type="dxa"/>
            <w:tcBorders>
              <w:top w:val="threeDEmboss" w:sz="6" w:space="0" w:color="auto"/>
            </w:tcBorders>
            <w:vAlign w:val="center"/>
          </w:tcPr>
          <w:p w14:paraId="44CE336C" w14:textId="1C5C6C4C" w:rsidR="00133B9B" w:rsidRPr="00CD4E29" w:rsidRDefault="00133B9B" w:rsidP="00133B9B">
            <w:pPr>
              <w:pStyle w:val="TableField-Left"/>
              <w:rPr>
                <w:rFonts w:ascii="Calibri Light" w:hAnsi="Calibri Light" w:cs="Arial"/>
                <w:sz w:val="18"/>
              </w:rPr>
            </w:pPr>
            <w:r>
              <w:rPr>
                <w:rFonts w:ascii="Calibri Light" w:hAnsi="Calibri Light" w:cs="Arial"/>
              </w:rPr>
              <w:t>01/12/2018</w:t>
            </w:r>
          </w:p>
        </w:tc>
        <w:tc>
          <w:tcPr>
            <w:tcW w:w="2967" w:type="dxa"/>
            <w:tcBorders>
              <w:top w:val="threeDEmboss" w:sz="6" w:space="0" w:color="auto"/>
            </w:tcBorders>
            <w:vAlign w:val="center"/>
          </w:tcPr>
          <w:p w14:paraId="359798D7" w14:textId="1E1F1B48" w:rsidR="00133B9B" w:rsidRPr="00CD4E29" w:rsidRDefault="00133B9B" w:rsidP="00133B9B">
            <w:pPr>
              <w:pStyle w:val="TableField-Left"/>
              <w:rPr>
                <w:rFonts w:ascii="Calibri Light" w:hAnsi="Calibri Light" w:cs="Arial"/>
                <w:sz w:val="18"/>
              </w:rPr>
            </w:pPr>
            <w:r>
              <w:rPr>
                <w:rFonts w:ascii="Calibri Light" w:hAnsi="Calibri Light" w:cs="Arial"/>
              </w:rPr>
              <w:t>Vasu Jasti</w:t>
            </w:r>
          </w:p>
        </w:tc>
      </w:tr>
      <w:tr w:rsidR="00133B9B" w:rsidRPr="00CD4E29" w14:paraId="4B0A5C2C" w14:textId="77777777" w:rsidTr="00133B9B">
        <w:trPr>
          <w:cantSplit/>
          <w:trHeight w:val="432"/>
        </w:trPr>
        <w:tc>
          <w:tcPr>
            <w:tcW w:w="1002" w:type="dxa"/>
            <w:vAlign w:val="center"/>
          </w:tcPr>
          <w:p w14:paraId="128E1801" w14:textId="351D4BEB" w:rsidR="00133B9B" w:rsidRPr="00CD4E29" w:rsidRDefault="00133B9B" w:rsidP="00133B9B">
            <w:pPr>
              <w:pStyle w:val="TableField-Center"/>
              <w:rPr>
                <w:rFonts w:ascii="Calibri Light" w:hAnsi="Calibri Light" w:cs="Arial"/>
                <w:sz w:val="18"/>
              </w:rPr>
            </w:pPr>
            <w:r w:rsidRPr="006B24F0">
              <w:rPr>
                <w:rFonts w:ascii="Calibri Light" w:hAnsi="Calibri Light" w:cs="Arial"/>
              </w:rPr>
              <w:t>0.2</w:t>
            </w:r>
          </w:p>
        </w:tc>
        <w:tc>
          <w:tcPr>
            <w:tcW w:w="3798" w:type="dxa"/>
            <w:vAlign w:val="center"/>
          </w:tcPr>
          <w:p w14:paraId="703B8BB1" w14:textId="632BAA6E" w:rsidR="00133B9B" w:rsidRPr="00CD4E29" w:rsidRDefault="00133B9B" w:rsidP="00133B9B">
            <w:pPr>
              <w:pStyle w:val="TableField-Left"/>
              <w:rPr>
                <w:rFonts w:ascii="Calibri Light" w:hAnsi="Calibri Light" w:cs="Arial"/>
                <w:sz w:val="18"/>
              </w:rPr>
            </w:pPr>
            <w:r>
              <w:rPr>
                <w:rFonts w:ascii="Calibri Light" w:hAnsi="Calibri Light" w:cs="Arial"/>
              </w:rPr>
              <w:t>BPD drafted</w:t>
            </w:r>
          </w:p>
        </w:tc>
        <w:tc>
          <w:tcPr>
            <w:tcW w:w="1547" w:type="dxa"/>
            <w:vAlign w:val="center"/>
          </w:tcPr>
          <w:p w14:paraId="376B0162" w14:textId="43E1EF9B" w:rsidR="00133B9B" w:rsidRPr="00CD4E29" w:rsidRDefault="00133B9B" w:rsidP="00133B9B">
            <w:pPr>
              <w:pStyle w:val="TableField-Left"/>
              <w:rPr>
                <w:rFonts w:ascii="Calibri Light" w:hAnsi="Calibri Light" w:cs="Arial"/>
                <w:sz w:val="18"/>
              </w:rPr>
            </w:pPr>
            <w:r>
              <w:rPr>
                <w:rFonts w:ascii="Calibri Light" w:hAnsi="Calibri Light" w:cs="Arial"/>
              </w:rPr>
              <w:t>01/27/2018</w:t>
            </w:r>
          </w:p>
        </w:tc>
        <w:tc>
          <w:tcPr>
            <w:tcW w:w="2967" w:type="dxa"/>
            <w:vAlign w:val="center"/>
          </w:tcPr>
          <w:p w14:paraId="1F20DEA6" w14:textId="3A348E8D" w:rsidR="00133B9B" w:rsidRPr="00CD4E29" w:rsidRDefault="00133B9B" w:rsidP="00133B9B">
            <w:pPr>
              <w:pStyle w:val="TableField-Left"/>
              <w:rPr>
                <w:rFonts w:ascii="Calibri Light" w:hAnsi="Calibri Light" w:cs="Arial"/>
                <w:sz w:val="18"/>
              </w:rPr>
            </w:pPr>
            <w:r>
              <w:rPr>
                <w:rFonts w:ascii="Calibri Light" w:hAnsi="Calibri Light" w:cs="Arial"/>
              </w:rPr>
              <w:t>Vasu Jasti</w:t>
            </w:r>
          </w:p>
        </w:tc>
      </w:tr>
      <w:tr w:rsidR="00133B9B" w:rsidRPr="00CD4E29" w14:paraId="358C4938" w14:textId="77777777" w:rsidTr="00133B9B">
        <w:trPr>
          <w:cantSplit/>
          <w:trHeight w:val="432"/>
        </w:trPr>
        <w:tc>
          <w:tcPr>
            <w:tcW w:w="1002" w:type="dxa"/>
            <w:vAlign w:val="center"/>
          </w:tcPr>
          <w:p w14:paraId="677EE3F7" w14:textId="0D4D82D4" w:rsidR="00133B9B" w:rsidRPr="00CD4E29" w:rsidRDefault="00133B9B" w:rsidP="00133B9B">
            <w:pPr>
              <w:pStyle w:val="TableField-Center"/>
              <w:rPr>
                <w:rFonts w:ascii="Calibri Light" w:hAnsi="Calibri Light" w:cs="Arial"/>
                <w:sz w:val="18"/>
              </w:rPr>
            </w:pPr>
            <w:r>
              <w:rPr>
                <w:rFonts w:ascii="Calibri Light" w:hAnsi="Calibri Light" w:cs="Arial"/>
              </w:rPr>
              <w:t>0.3</w:t>
            </w:r>
          </w:p>
        </w:tc>
        <w:tc>
          <w:tcPr>
            <w:tcW w:w="3798" w:type="dxa"/>
            <w:vAlign w:val="center"/>
          </w:tcPr>
          <w:p w14:paraId="09FC6EB9" w14:textId="71A0BD0E" w:rsidR="00133B9B" w:rsidRPr="00CD4E29" w:rsidRDefault="00133B9B" w:rsidP="00133B9B">
            <w:pPr>
              <w:pStyle w:val="TableField-Left"/>
              <w:rPr>
                <w:rFonts w:ascii="Calibri Light" w:hAnsi="Calibri Light" w:cs="Arial"/>
                <w:sz w:val="18"/>
              </w:rPr>
            </w:pPr>
            <w:r>
              <w:rPr>
                <w:rFonts w:ascii="Calibri Light" w:hAnsi="Calibri Light" w:cs="Arial"/>
              </w:rPr>
              <w:t>Visio and process flow added</w:t>
            </w:r>
          </w:p>
        </w:tc>
        <w:tc>
          <w:tcPr>
            <w:tcW w:w="1547" w:type="dxa"/>
            <w:vAlign w:val="center"/>
          </w:tcPr>
          <w:p w14:paraId="34306994" w14:textId="3E81AB36" w:rsidR="00133B9B" w:rsidRPr="00CD4E29" w:rsidRDefault="00133B9B" w:rsidP="00133B9B">
            <w:pPr>
              <w:pStyle w:val="TableField-Left"/>
              <w:rPr>
                <w:rFonts w:ascii="Calibri Light" w:hAnsi="Calibri Light" w:cs="Arial"/>
                <w:sz w:val="18"/>
              </w:rPr>
            </w:pPr>
            <w:r>
              <w:rPr>
                <w:rFonts w:ascii="Calibri Light" w:hAnsi="Calibri Light" w:cs="Arial"/>
              </w:rPr>
              <w:t>02/16/2018</w:t>
            </w:r>
          </w:p>
        </w:tc>
        <w:tc>
          <w:tcPr>
            <w:tcW w:w="2967" w:type="dxa"/>
            <w:vAlign w:val="center"/>
          </w:tcPr>
          <w:p w14:paraId="404F1959" w14:textId="0F920A77" w:rsidR="00133B9B" w:rsidRPr="00CD4E29" w:rsidRDefault="00133B9B" w:rsidP="00133B9B">
            <w:pPr>
              <w:pStyle w:val="TableField-Left"/>
              <w:rPr>
                <w:rFonts w:ascii="Calibri Light" w:hAnsi="Calibri Light" w:cs="Arial"/>
                <w:sz w:val="18"/>
              </w:rPr>
            </w:pPr>
            <w:r>
              <w:rPr>
                <w:rFonts w:ascii="Calibri Light" w:hAnsi="Calibri Light" w:cs="Arial"/>
              </w:rPr>
              <w:t>Vasu Jasti</w:t>
            </w:r>
          </w:p>
        </w:tc>
      </w:tr>
      <w:tr w:rsidR="00133B9B" w:rsidRPr="00CD4E29" w14:paraId="25DBF566" w14:textId="77777777" w:rsidTr="00133B9B">
        <w:trPr>
          <w:cantSplit/>
          <w:trHeight w:val="432"/>
        </w:trPr>
        <w:tc>
          <w:tcPr>
            <w:tcW w:w="1002" w:type="dxa"/>
            <w:vAlign w:val="center"/>
          </w:tcPr>
          <w:p w14:paraId="653085C8" w14:textId="629C40B0" w:rsidR="00133B9B" w:rsidRPr="00CD4E29" w:rsidRDefault="00DB597B" w:rsidP="00133B9B">
            <w:pPr>
              <w:pStyle w:val="TableField-Center"/>
              <w:rPr>
                <w:rFonts w:ascii="Calibri Light" w:hAnsi="Calibri Light" w:cs="Arial"/>
                <w:sz w:val="18"/>
              </w:rPr>
            </w:pPr>
            <w:r>
              <w:rPr>
                <w:rFonts w:ascii="Calibri Light" w:hAnsi="Calibri Light" w:cs="Arial"/>
              </w:rPr>
              <w:t>0.4</w:t>
            </w:r>
          </w:p>
        </w:tc>
        <w:tc>
          <w:tcPr>
            <w:tcW w:w="3798" w:type="dxa"/>
            <w:vAlign w:val="center"/>
          </w:tcPr>
          <w:p w14:paraId="11894717" w14:textId="4CBAB37E" w:rsidR="00133B9B" w:rsidRPr="00CD4E29" w:rsidRDefault="00CA3EE1" w:rsidP="00133B9B">
            <w:pPr>
              <w:pStyle w:val="TableField-Left"/>
              <w:rPr>
                <w:rFonts w:ascii="Calibri Light" w:hAnsi="Calibri Light" w:cs="Arial"/>
                <w:sz w:val="18"/>
              </w:rPr>
            </w:pPr>
            <w:r w:rsidRPr="007440CC">
              <w:rPr>
                <w:rFonts w:ascii="Calibri Light" w:hAnsi="Calibri Light" w:cs="Arial"/>
              </w:rPr>
              <w:t>ODATA</w:t>
            </w:r>
            <w:r w:rsidR="00133B9B" w:rsidRPr="007440CC">
              <w:rPr>
                <w:rFonts w:ascii="Calibri Light" w:hAnsi="Calibri Light" w:cs="Arial"/>
              </w:rPr>
              <w:t xml:space="preserve"> </w:t>
            </w:r>
            <w:r w:rsidR="00133B9B">
              <w:rPr>
                <w:rFonts w:ascii="Calibri Light" w:hAnsi="Calibri Light" w:cs="Arial"/>
              </w:rPr>
              <w:t>Services added</w:t>
            </w:r>
          </w:p>
        </w:tc>
        <w:tc>
          <w:tcPr>
            <w:tcW w:w="1547" w:type="dxa"/>
            <w:vAlign w:val="center"/>
          </w:tcPr>
          <w:p w14:paraId="5A78F361" w14:textId="4578E5BD" w:rsidR="00133B9B" w:rsidRPr="00CD4E29" w:rsidRDefault="00133B9B" w:rsidP="00133B9B">
            <w:pPr>
              <w:pStyle w:val="TableField-Left"/>
              <w:rPr>
                <w:rFonts w:ascii="Calibri Light" w:hAnsi="Calibri Light" w:cs="Arial"/>
                <w:sz w:val="18"/>
              </w:rPr>
            </w:pPr>
            <w:r>
              <w:rPr>
                <w:rFonts w:ascii="Calibri Light" w:hAnsi="Calibri Light" w:cs="Arial"/>
              </w:rPr>
              <w:t>02/25/2018</w:t>
            </w:r>
          </w:p>
        </w:tc>
        <w:tc>
          <w:tcPr>
            <w:tcW w:w="2967" w:type="dxa"/>
            <w:vAlign w:val="center"/>
          </w:tcPr>
          <w:p w14:paraId="6D1DA8A7" w14:textId="4A1263A5" w:rsidR="00133B9B" w:rsidRPr="00CD4E29" w:rsidRDefault="00133B9B" w:rsidP="00133B9B">
            <w:pPr>
              <w:pStyle w:val="TableField-Left"/>
              <w:rPr>
                <w:rFonts w:ascii="Calibri Light" w:hAnsi="Calibri Light" w:cs="Arial"/>
                <w:sz w:val="18"/>
              </w:rPr>
            </w:pPr>
            <w:r>
              <w:rPr>
                <w:rFonts w:ascii="Calibri Light" w:hAnsi="Calibri Light" w:cs="Arial"/>
              </w:rPr>
              <w:t>Vasu Jasti</w:t>
            </w:r>
          </w:p>
        </w:tc>
      </w:tr>
      <w:tr w:rsidR="00722C78" w:rsidRPr="00CD4E29" w14:paraId="14D0753D" w14:textId="77777777" w:rsidTr="00133B9B">
        <w:trPr>
          <w:cantSplit/>
          <w:trHeight w:val="432"/>
        </w:trPr>
        <w:tc>
          <w:tcPr>
            <w:tcW w:w="1002" w:type="dxa"/>
            <w:vAlign w:val="center"/>
          </w:tcPr>
          <w:p w14:paraId="2C582666" w14:textId="53E56C6B" w:rsidR="00722C78" w:rsidRDefault="00722C78" w:rsidP="00133B9B">
            <w:pPr>
              <w:pStyle w:val="TableField-Center"/>
              <w:rPr>
                <w:rFonts w:ascii="Calibri Light" w:hAnsi="Calibri Light" w:cs="Arial"/>
              </w:rPr>
            </w:pPr>
            <w:r>
              <w:rPr>
                <w:rFonts w:ascii="Calibri Light" w:hAnsi="Calibri Light" w:cs="Arial"/>
              </w:rPr>
              <w:t>1.</w:t>
            </w:r>
            <w:r w:rsidR="00DB597B">
              <w:rPr>
                <w:rFonts w:ascii="Calibri Light" w:hAnsi="Calibri Light" w:cs="Arial"/>
              </w:rPr>
              <w:t>0</w:t>
            </w:r>
          </w:p>
        </w:tc>
        <w:tc>
          <w:tcPr>
            <w:tcW w:w="3798" w:type="dxa"/>
            <w:vAlign w:val="center"/>
          </w:tcPr>
          <w:p w14:paraId="4CC5EFD8" w14:textId="38983C0F" w:rsidR="00722C78" w:rsidRDefault="00722C78" w:rsidP="00133B9B">
            <w:pPr>
              <w:pStyle w:val="TableField-Left"/>
              <w:rPr>
                <w:rFonts w:ascii="Calibri Light" w:hAnsi="Calibri Light" w:cs="Arial"/>
              </w:rPr>
            </w:pPr>
            <w:r>
              <w:rPr>
                <w:rFonts w:ascii="Calibri Light" w:hAnsi="Calibri Light" w:cs="Arial"/>
              </w:rPr>
              <w:t>BPD updated based on feedback from team review</w:t>
            </w:r>
          </w:p>
        </w:tc>
        <w:tc>
          <w:tcPr>
            <w:tcW w:w="1547" w:type="dxa"/>
            <w:vAlign w:val="center"/>
          </w:tcPr>
          <w:p w14:paraId="608F14AC" w14:textId="4344F03A" w:rsidR="00722C78" w:rsidRDefault="00722C78" w:rsidP="00133B9B">
            <w:pPr>
              <w:pStyle w:val="TableField-Left"/>
              <w:rPr>
                <w:rFonts w:ascii="Calibri Light" w:hAnsi="Calibri Light" w:cs="Arial"/>
              </w:rPr>
            </w:pPr>
            <w:r>
              <w:rPr>
                <w:rFonts w:ascii="Calibri Light" w:hAnsi="Calibri Light" w:cs="Arial"/>
              </w:rPr>
              <w:t>03/01/2018</w:t>
            </w:r>
          </w:p>
        </w:tc>
        <w:tc>
          <w:tcPr>
            <w:tcW w:w="2967" w:type="dxa"/>
            <w:vAlign w:val="center"/>
          </w:tcPr>
          <w:p w14:paraId="6C18F734" w14:textId="46C0C6AC" w:rsidR="00722C78" w:rsidRDefault="00722C78" w:rsidP="00133B9B">
            <w:pPr>
              <w:pStyle w:val="TableField-Left"/>
              <w:rPr>
                <w:rFonts w:ascii="Calibri Light" w:hAnsi="Calibri Light" w:cs="Arial"/>
              </w:rPr>
            </w:pPr>
            <w:r>
              <w:rPr>
                <w:rFonts w:ascii="Calibri Light" w:hAnsi="Calibri Light" w:cs="Arial"/>
              </w:rPr>
              <w:t>Vasu Jasti</w:t>
            </w:r>
          </w:p>
        </w:tc>
      </w:tr>
      <w:tr w:rsidR="007440CC" w:rsidRPr="00CD4E29" w14:paraId="39B3EB80" w14:textId="77777777" w:rsidTr="00133B9B">
        <w:trPr>
          <w:cantSplit/>
          <w:trHeight w:val="432"/>
        </w:trPr>
        <w:tc>
          <w:tcPr>
            <w:tcW w:w="1002" w:type="dxa"/>
            <w:vAlign w:val="center"/>
          </w:tcPr>
          <w:p w14:paraId="1AD8791E" w14:textId="15547828" w:rsidR="007440CC" w:rsidRDefault="007440CC" w:rsidP="00133B9B">
            <w:pPr>
              <w:pStyle w:val="TableField-Center"/>
              <w:rPr>
                <w:rFonts w:ascii="Calibri Light" w:hAnsi="Calibri Light" w:cs="Arial"/>
              </w:rPr>
            </w:pPr>
            <w:r>
              <w:rPr>
                <w:rFonts w:ascii="Calibri Light" w:hAnsi="Calibri Light" w:cs="Arial"/>
              </w:rPr>
              <w:t>1.</w:t>
            </w:r>
            <w:r w:rsidR="00DB597B">
              <w:rPr>
                <w:rFonts w:ascii="Calibri Light" w:hAnsi="Calibri Light" w:cs="Arial"/>
              </w:rPr>
              <w:t>1</w:t>
            </w:r>
          </w:p>
        </w:tc>
        <w:tc>
          <w:tcPr>
            <w:tcW w:w="3798" w:type="dxa"/>
            <w:vAlign w:val="center"/>
          </w:tcPr>
          <w:p w14:paraId="7DAB4318" w14:textId="2CCC5C01" w:rsidR="007440CC" w:rsidRDefault="007440CC" w:rsidP="00133B9B">
            <w:pPr>
              <w:pStyle w:val="TableField-Left"/>
              <w:rPr>
                <w:rFonts w:ascii="Calibri Light" w:hAnsi="Calibri Light" w:cs="Arial"/>
              </w:rPr>
            </w:pPr>
            <w:r>
              <w:rPr>
                <w:rFonts w:ascii="Calibri Light" w:hAnsi="Calibri Light" w:cs="Arial"/>
              </w:rPr>
              <w:t>Updated with edits from feedback review</w:t>
            </w:r>
          </w:p>
        </w:tc>
        <w:tc>
          <w:tcPr>
            <w:tcW w:w="1547" w:type="dxa"/>
            <w:vAlign w:val="center"/>
          </w:tcPr>
          <w:p w14:paraId="2E39EFB3" w14:textId="52D9ABF9" w:rsidR="007440CC" w:rsidRDefault="007440CC" w:rsidP="00133B9B">
            <w:pPr>
              <w:pStyle w:val="TableField-Left"/>
              <w:rPr>
                <w:rFonts w:ascii="Calibri Light" w:hAnsi="Calibri Light" w:cs="Arial"/>
              </w:rPr>
            </w:pPr>
            <w:r>
              <w:rPr>
                <w:rFonts w:ascii="Calibri Light" w:hAnsi="Calibri Light" w:cs="Arial"/>
              </w:rPr>
              <w:t>03/02/2018</w:t>
            </w:r>
          </w:p>
        </w:tc>
        <w:tc>
          <w:tcPr>
            <w:tcW w:w="2967" w:type="dxa"/>
            <w:vAlign w:val="center"/>
          </w:tcPr>
          <w:p w14:paraId="7FAD62CA" w14:textId="03A7646D" w:rsidR="007440CC" w:rsidRDefault="007440CC" w:rsidP="00133B9B">
            <w:pPr>
              <w:pStyle w:val="TableField-Left"/>
              <w:rPr>
                <w:rFonts w:ascii="Calibri Light" w:hAnsi="Calibri Light" w:cs="Arial"/>
              </w:rPr>
            </w:pPr>
            <w:r>
              <w:rPr>
                <w:rFonts w:ascii="Calibri Light" w:hAnsi="Calibri Light" w:cs="Arial"/>
              </w:rPr>
              <w:t>Vasu Jasti</w:t>
            </w:r>
          </w:p>
        </w:tc>
      </w:tr>
      <w:tr w:rsidR="00DB63BE" w:rsidRPr="00CD4E29" w14:paraId="232BD662" w14:textId="77777777" w:rsidTr="00133B9B">
        <w:trPr>
          <w:cantSplit/>
          <w:trHeight w:val="432"/>
        </w:trPr>
        <w:tc>
          <w:tcPr>
            <w:tcW w:w="1002" w:type="dxa"/>
            <w:vAlign w:val="center"/>
          </w:tcPr>
          <w:p w14:paraId="51A15BF8" w14:textId="5F5E3029" w:rsidR="00DB63BE" w:rsidRDefault="00DB63BE" w:rsidP="00DB63BE">
            <w:pPr>
              <w:pStyle w:val="TableField-Center"/>
              <w:rPr>
                <w:rFonts w:ascii="Calibri Light" w:hAnsi="Calibri Light" w:cs="Arial"/>
              </w:rPr>
            </w:pPr>
            <w:r>
              <w:rPr>
                <w:rFonts w:ascii="Calibri Light" w:hAnsi="Calibri Light" w:cs="Arial"/>
              </w:rPr>
              <w:t>1.</w:t>
            </w:r>
            <w:r w:rsidR="00DB597B">
              <w:rPr>
                <w:rFonts w:ascii="Calibri Light" w:hAnsi="Calibri Light" w:cs="Arial"/>
              </w:rPr>
              <w:t>2</w:t>
            </w:r>
          </w:p>
        </w:tc>
        <w:tc>
          <w:tcPr>
            <w:tcW w:w="3798" w:type="dxa"/>
            <w:vAlign w:val="center"/>
          </w:tcPr>
          <w:p w14:paraId="36522631" w14:textId="7F7B7C20" w:rsidR="00DB63BE" w:rsidRDefault="00DB63BE" w:rsidP="00DB63BE">
            <w:pPr>
              <w:pStyle w:val="TableField-Left"/>
              <w:rPr>
                <w:rFonts w:ascii="Calibri Light" w:hAnsi="Calibri Light" w:cs="Arial"/>
              </w:rPr>
            </w:pPr>
            <w:r>
              <w:rPr>
                <w:rFonts w:ascii="Calibri Light" w:hAnsi="Calibri Light" w:cs="Arial"/>
              </w:rPr>
              <w:t>Updated with R</w:t>
            </w:r>
          </w:p>
        </w:tc>
        <w:tc>
          <w:tcPr>
            <w:tcW w:w="1547" w:type="dxa"/>
            <w:vAlign w:val="center"/>
          </w:tcPr>
          <w:p w14:paraId="088FEB43" w14:textId="5CC98DD6" w:rsidR="00DB63BE" w:rsidRDefault="00DB63BE" w:rsidP="00DB63BE">
            <w:pPr>
              <w:pStyle w:val="TableField-Left"/>
              <w:rPr>
                <w:rFonts w:ascii="Calibri Light" w:hAnsi="Calibri Light" w:cs="Arial"/>
              </w:rPr>
            </w:pPr>
            <w:r>
              <w:rPr>
                <w:rFonts w:ascii="Calibri Light" w:hAnsi="Calibri Light" w:cs="Arial"/>
              </w:rPr>
              <w:t>03/05/2018</w:t>
            </w:r>
          </w:p>
        </w:tc>
        <w:tc>
          <w:tcPr>
            <w:tcW w:w="2967" w:type="dxa"/>
            <w:vAlign w:val="center"/>
          </w:tcPr>
          <w:p w14:paraId="14412B6E" w14:textId="2C9E3BDE" w:rsidR="00DB63BE" w:rsidRDefault="00DB63BE" w:rsidP="00DB63BE">
            <w:pPr>
              <w:pStyle w:val="TableField-Left"/>
              <w:rPr>
                <w:rFonts w:ascii="Calibri Light" w:hAnsi="Calibri Light" w:cs="Arial"/>
              </w:rPr>
            </w:pPr>
            <w:r>
              <w:rPr>
                <w:rFonts w:ascii="Calibri Light" w:hAnsi="Calibri Light" w:cs="Arial"/>
              </w:rPr>
              <w:t>Vasu Jasti</w:t>
            </w:r>
          </w:p>
        </w:tc>
      </w:tr>
      <w:tr w:rsidR="00DB63BE" w:rsidRPr="00CD4E29" w14:paraId="7787A438" w14:textId="77777777" w:rsidTr="00133B9B">
        <w:trPr>
          <w:cantSplit/>
          <w:trHeight w:val="432"/>
        </w:trPr>
        <w:tc>
          <w:tcPr>
            <w:tcW w:w="1002" w:type="dxa"/>
            <w:vAlign w:val="center"/>
          </w:tcPr>
          <w:p w14:paraId="08F442FE" w14:textId="7CB11945" w:rsidR="00DB63BE" w:rsidRDefault="00DB63BE" w:rsidP="00DB63BE">
            <w:pPr>
              <w:pStyle w:val="TableField-Center"/>
              <w:rPr>
                <w:rFonts w:ascii="Calibri Light" w:hAnsi="Calibri Light" w:cs="Arial"/>
              </w:rPr>
            </w:pPr>
            <w:r>
              <w:rPr>
                <w:rFonts w:ascii="Calibri Light" w:hAnsi="Calibri Light" w:cs="Arial"/>
              </w:rPr>
              <w:t>1.</w:t>
            </w:r>
            <w:r w:rsidR="00DB597B">
              <w:rPr>
                <w:rFonts w:ascii="Calibri Light" w:hAnsi="Calibri Light" w:cs="Arial"/>
              </w:rPr>
              <w:t>3</w:t>
            </w:r>
          </w:p>
        </w:tc>
        <w:tc>
          <w:tcPr>
            <w:tcW w:w="3798" w:type="dxa"/>
            <w:vAlign w:val="center"/>
          </w:tcPr>
          <w:p w14:paraId="1DBAC518" w14:textId="53A8BDAE" w:rsidR="00DB63BE" w:rsidRDefault="00DB63BE" w:rsidP="00DB63BE">
            <w:pPr>
              <w:pStyle w:val="TableField-Left"/>
              <w:rPr>
                <w:rFonts w:ascii="Calibri Light" w:hAnsi="Calibri Light" w:cs="Arial"/>
              </w:rPr>
            </w:pPr>
            <w:r>
              <w:rPr>
                <w:rFonts w:ascii="Calibri Light" w:hAnsi="Calibri Light" w:cs="Arial"/>
              </w:rPr>
              <w:t>Editing numbering</w:t>
            </w:r>
          </w:p>
        </w:tc>
        <w:tc>
          <w:tcPr>
            <w:tcW w:w="1547" w:type="dxa"/>
            <w:vAlign w:val="center"/>
          </w:tcPr>
          <w:p w14:paraId="2127F3C0" w14:textId="06F2F08D" w:rsidR="00DB63BE" w:rsidRDefault="00DB63BE" w:rsidP="00DB63BE">
            <w:pPr>
              <w:pStyle w:val="TableField-Left"/>
              <w:rPr>
                <w:rFonts w:ascii="Calibri Light" w:hAnsi="Calibri Light" w:cs="Arial"/>
              </w:rPr>
            </w:pPr>
            <w:r>
              <w:rPr>
                <w:rFonts w:ascii="Calibri Light" w:hAnsi="Calibri Light" w:cs="Arial"/>
              </w:rPr>
              <w:t>03/06/2018</w:t>
            </w:r>
          </w:p>
        </w:tc>
        <w:tc>
          <w:tcPr>
            <w:tcW w:w="2967" w:type="dxa"/>
            <w:vAlign w:val="center"/>
          </w:tcPr>
          <w:p w14:paraId="14BED1E9" w14:textId="35169A83" w:rsidR="00DB63BE" w:rsidRDefault="00DB63BE" w:rsidP="00DB63BE">
            <w:pPr>
              <w:pStyle w:val="TableField-Left"/>
              <w:rPr>
                <w:rFonts w:ascii="Calibri Light" w:hAnsi="Calibri Light" w:cs="Arial"/>
              </w:rPr>
            </w:pPr>
            <w:r>
              <w:rPr>
                <w:rFonts w:ascii="Calibri Light" w:hAnsi="Calibri Light" w:cs="Arial"/>
              </w:rPr>
              <w:t>Vasu Jasti</w:t>
            </w:r>
          </w:p>
        </w:tc>
      </w:tr>
      <w:tr w:rsidR="00CD7F1C" w:rsidRPr="00CD4E29" w14:paraId="74EB9255" w14:textId="77777777" w:rsidTr="00133B9B">
        <w:trPr>
          <w:cantSplit/>
          <w:trHeight w:val="432"/>
        </w:trPr>
        <w:tc>
          <w:tcPr>
            <w:tcW w:w="1002" w:type="dxa"/>
            <w:vAlign w:val="center"/>
          </w:tcPr>
          <w:p w14:paraId="0BD562DF" w14:textId="337F6CF6" w:rsidR="00CD7F1C" w:rsidRDefault="00CD7F1C" w:rsidP="00DB63BE">
            <w:pPr>
              <w:pStyle w:val="TableField-Center"/>
              <w:rPr>
                <w:rFonts w:ascii="Calibri Light" w:hAnsi="Calibri Light" w:cs="Arial"/>
              </w:rPr>
            </w:pPr>
            <w:r>
              <w:rPr>
                <w:rFonts w:ascii="Calibri Light" w:hAnsi="Calibri Light" w:cs="Arial"/>
              </w:rPr>
              <w:t>1.</w:t>
            </w:r>
            <w:r w:rsidR="00DB597B">
              <w:rPr>
                <w:rFonts w:ascii="Calibri Light" w:hAnsi="Calibri Light" w:cs="Arial"/>
              </w:rPr>
              <w:t>4</w:t>
            </w:r>
          </w:p>
        </w:tc>
        <w:tc>
          <w:tcPr>
            <w:tcW w:w="3798" w:type="dxa"/>
            <w:vAlign w:val="center"/>
          </w:tcPr>
          <w:p w14:paraId="143EC5E7" w14:textId="7A069FD3" w:rsidR="00CD7F1C" w:rsidRDefault="00CD7F1C" w:rsidP="00DB63BE">
            <w:pPr>
              <w:pStyle w:val="TableField-Left"/>
              <w:rPr>
                <w:rFonts w:ascii="Calibri Light" w:hAnsi="Calibri Light" w:cs="Arial"/>
              </w:rPr>
            </w:pPr>
            <w:r>
              <w:rPr>
                <w:rFonts w:ascii="Calibri Light" w:hAnsi="Calibri Light" w:cs="Arial"/>
              </w:rPr>
              <w:t>Edited For Upload</w:t>
            </w:r>
          </w:p>
        </w:tc>
        <w:tc>
          <w:tcPr>
            <w:tcW w:w="1547" w:type="dxa"/>
            <w:vAlign w:val="center"/>
          </w:tcPr>
          <w:p w14:paraId="473AEDEF" w14:textId="6C5F5521" w:rsidR="00CD7F1C" w:rsidRDefault="00CD7F1C" w:rsidP="00DB63BE">
            <w:pPr>
              <w:pStyle w:val="TableField-Left"/>
              <w:rPr>
                <w:rFonts w:ascii="Calibri Light" w:hAnsi="Calibri Light" w:cs="Arial"/>
              </w:rPr>
            </w:pPr>
            <w:r>
              <w:rPr>
                <w:rFonts w:ascii="Calibri Light" w:hAnsi="Calibri Light" w:cs="Arial"/>
              </w:rPr>
              <w:t>03/07/2018</w:t>
            </w:r>
          </w:p>
        </w:tc>
        <w:tc>
          <w:tcPr>
            <w:tcW w:w="2967" w:type="dxa"/>
            <w:vAlign w:val="center"/>
          </w:tcPr>
          <w:p w14:paraId="3AC6BA73" w14:textId="2051B7D8" w:rsidR="00CD7F1C" w:rsidRDefault="00CD7F1C" w:rsidP="00DB63BE">
            <w:pPr>
              <w:pStyle w:val="TableField-Left"/>
              <w:rPr>
                <w:rFonts w:ascii="Calibri Light" w:hAnsi="Calibri Light" w:cs="Arial"/>
              </w:rPr>
            </w:pPr>
            <w:r>
              <w:rPr>
                <w:rFonts w:ascii="Calibri Light" w:hAnsi="Calibri Light" w:cs="Arial"/>
              </w:rPr>
              <w:t>Ernesto Valle</w:t>
            </w:r>
          </w:p>
        </w:tc>
      </w:tr>
      <w:tr w:rsidR="00DB597B" w:rsidRPr="00CD4E29" w14:paraId="0ECD7B1F" w14:textId="77777777" w:rsidTr="00133B9B">
        <w:trPr>
          <w:cantSplit/>
          <w:trHeight w:val="432"/>
        </w:trPr>
        <w:tc>
          <w:tcPr>
            <w:tcW w:w="1002" w:type="dxa"/>
            <w:vAlign w:val="center"/>
          </w:tcPr>
          <w:p w14:paraId="75E43AF2" w14:textId="7BF90EDA" w:rsidR="00DB597B" w:rsidRDefault="00DB597B" w:rsidP="00DB63BE">
            <w:pPr>
              <w:pStyle w:val="TableField-Center"/>
              <w:rPr>
                <w:rFonts w:ascii="Calibri Light" w:hAnsi="Calibri Light" w:cs="Arial"/>
              </w:rPr>
            </w:pPr>
            <w:r>
              <w:rPr>
                <w:rFonts w:ascii="Calibri Light" w:hAnsi="Calibri Light" w:cs="Arial"/>
              </w:rPr>
              <w:t>1.5</w:t>
            </w:r>
          </w:p>
        </w:tc>
        <w:tc>
          <w:tcPr>
            <w:tcW w:w="3798" w:type="dxa"/>
            <w:vAlign w:val="center"/>
          </w:tcPr>
          <w:p w14:paraId="4FB646FB" w14:textId="254C0F4B" w:rsidR="00DB597B" w:rsidRDefault="00DB597B" w:rsidP="00DB63BE">
            <w:pPr>
              <w:pStyle w:val="TableField-Left"/>
              <w:rPr>
                <w:rFonts w:ascii="Calibri Light" w:hAnsi="Calibri Light" w:cs="Arial"/>
              </w:rPr>
            </w:pPr>
            <w:r>
              <w:rPr>
                <w:rFonts w:ascii="Calibri Light" w:hAnsi="Calibri Light" w:cs="Arial"/>
              </w:rPr>
              <w:t>Edits from SharePoint documents added</w:t>
            </w:r>
          </w:p>
        </w:tc>
        <w:tc>
          <w:tcPr>
            <w:tcW w:w="1547" w:type="dxa"/>
            <w:vAlign w:val="center"/>
          </w:tcPr>
          <w:p w14:paraId="1ECDE8C5" w14:textId="6A3674F4" w:rsidR="00DB597B" w:rsidRDefault="00DB597B" w:rsidP="00DB63BE">
            <w:pPr>
              <w:pStyle w:val="TableField-Left"/>
              <w:rPr>
                <w:rFonts w:ascii="Calibri Light" w:hAnsi="Calibri Light" w:cs="Arial"/>
              </w:rPr>
            </w:pPr>
            <w:r>
              <w:rPr>
                <w:rFonts w:ascii="Calibri Light" w:hAnsi="Calibri Light" w:cs="Arial"/>
              </w:rPr>
              <w:t>04/16/2018</w:t>
            </w:r>
          </w:p>
        </w:tc>
        <w:tc>
          <w:tcPr>
            <w:tcW w:w="2967" w:type="dxa"/>
            <w:vAlign w:val="center"/>
          </w:tcPr>
          <w:p w14:paraId="5C67A262" w14:textId="4631AD6D" w:rsidR="00DB597B" w:rsidRDefault="00DB597B" w:rsidP="00DB63BE">
            <w:pPr>
              <w:pStyle w:val="TableField-Left"/>
              <w:rPr>
                <w:rFonts w:ascii="Calibri Light" w:hAnsi="Calibri Light" w:cs="Arial"/>
              </w:rPr>
            </w:pPr>
            <w:r>
              <w:rPr>
                <w:rFonts w:ascii="Calibri Light" w:hAnsi="Calibri Light" w:cs="Arial"/>
              </w:rPr>
              <w:t>Vasu Jasti</w:t>
            </w:r>
          </w:p>
        </w:tc>
      </w:tr>
      <w:tr w:rsidR="00DC7CB2" w:rsidRPr="00CD4E29" w14:paraId="520A7B12" w14:textId="77777777" w:rsidTr="00133B9B">
        <w:trPr>
          <w:cantSplit/>
          <w:trHeight w:val="432"/>
        </w:trPr>
        <w:tc>
          <w:tcPr>
            <w:tcW w:w="1002" w:type="dxa"/>
            <w:vAlign w:val="center"/>
          </w:tcPr>
          <w:p w14:paraId="6039DD14" w14:textId="732BB377" w:rsidR="00DC7CB2" w:rsidRDefault="00DC7CB2" w:rsidP="00DB63BE">
            <w:pPr>
              <w:pStyle w:val="TableField-Center"/>
              <w:rPr>
                <w:rFonts w:ascii="Calibri Light" w:hAnsi="Calibri Light" w:cs="Arial"/>
              </w:rPr>
            </w:pPr>
            <w:r>
              <w:rPr>
                <w:rFonts w:ascii="Calibri Light" w:hAnsi="Calibri Light" w:cs="Arial"/>
              </w:rPr>
              <w:t>1.6</w:t>
            </w:r>
          </w:p>
        </w:tc>
        <w:tc>
          <w:tcPr>
            <w:tcW w:w="3798" w:type="dxa"/>
            <w:vAlign w:val="center"/>
          </w:tcPr>
          <w:p w14:paraId="26E3446C" w14:textId="6E90CA13" w:rsidR="00DC7CB2" w:rsidRDefault="00DC7CB2" w:rsidP="00DB63BE">
            <w:pPr>
              <w:pStyle w:val="TableField-Left"/>
              <w:rPr>
                <w:rFonts w:ascii="Calibri Light" w:hAnsi="Calibri Light" w:cs="Arial"/>
              </w:rPr>
            </w:pPr>
            <w:r>
              <w:rPr>
                <w:rFonts w:ascii="Calibri Light" w:hAnsi="Calibri Light" w:cs="Arial"/>
              </w:rPr>
              <w:t>Added details regarding CTI integration with C4C</w:t>
            </w:r>
          </w:p>
        </w:tc>
        <w:tc>
          <w:tcPr>
            <w:tcW w:w="1547" w:type="dxa"/>
            <w:vAlign w:val="center"/>
          </w:tcPr>
          <w:p w14:paraId="77C4BC3F" w14:textId="6F27696D" w:rsidR="00DC7CB2" w:rsidRDefault="00DC7CB2" w:rsidP="00DB63BE">
            <w:pPr>
              <w:pStyle w:val="TableField-Left"/>
              <w:rPr>
                <w:rFonts w:ascii="Calibri Light" w:hAnsi="Calibri Light" w:cs="Arial"/>
              </w:rPr>
            </w:pPr>
            <w:r>
              <w:rPr>
                <w:rFonts w:ascii="Calibri Light" w:hAnsi="Calibri Light" w:cs="Arial"/>
              </w:rPr>
              <w:t>05/24/2018</w:t>
            </w:r>
          </w:p>
        </w:tc>
        <w:tc>
          <w:tcPr>
            <w:tcW w:w="2967" w:type="dxa"/>
            <w:vAlign w:val="center"/>
          </w:tcPr>
          <w:p w14:paraId="5176B4FF" w14:textId="560467B1" w:rsidR="00DC7CB2" w:rsidRDefault="00DC7CB2" w:rsidP="00DB63BE">
            <w:pPr>
              <w:pStyle w:val="TableField-Left"/>
              <w:rPr>
                <w:rFonts w:ascii="Calibri Light" w:hAnsi="Calibri Light" w:cs="Arial"/>
              </w:rPr>
            </w:pPr>
            <w:r>
              <w:rPr>
                <w:rFonts w:ascii="Calibri Light" w:hAnsi="Calibri Light" w:cs="Arial"/>
              </w:rPr>
              <w:t>Vasu Jasti</w:t>
            </w:r>
          </w:p>
        </w:tc>
      </w:tr>
      <w:tr w:rsidR="008B5AA2" w:rsidRPr="00CD4E29" w14:paraId="676D008F" w14:textId="77777777" w:rsidTr="00BF6456">
        <w:trPr>
          <w:cantSplit/>
          <w:trHeight w:val="432"/>
        </w:trPr>
        <w:tc>
          <w:tcPr>
            <w:tcW w:w="1002" w:type="dxa"/>
            <w:vAlign w:val="center"/>
          </w:tcPr>
          <w:p w14:paraId="4E543DAC" w14:textId="51F5B3CF" w:rsidR="008B5AA2" w:rsidRDefault="008B5AA2" w:rsidP="008B5AA2">
            <w:pPr>
              <w:pStyle w:val="TableField-Center"/>
              <w:rPr>
                <w:rFonts w:ascii="Calibri Light" w:hAnsi="Calibri Light" w:cs="Arial"/>
              </w:rPr>
            </w:pPr>
            <w:r>
              <w:rPr>
                <w:rFonts w:ascii="Calibri Light" w:hAnsi="Calibri Light" w:cs="Arial"/>
              </w:rPr>
              <w:t>1.7</w:t>
            </w:r>
          </w:p>
        </w:tc>
        <w:tc>
          <w:tcPr>
            <w:tcW w:w="3798" w:type="dxa"/>
            <w:vAlign w:val="center"/>
          </w:tcPr>
          <w:p w14:paraId="10CEBCE3" w14:textId="496EE3F0" w:rsidR="008B5AA2" w:rsidRDefault="008B5AA2" w:rsidP="008B5AA2">
            <w:pPr>
              <w:pStyle w:val="TableField-Left"/>
              <w:rPr>
                <w:rFonts w:ascii="Calibri Light" w:hAnsi="Calibri Light" w:cs="Arial"/>
              </w:rPr>
            </w:pPr>
            <w:r>
              <w:rPr>
                <w:rFonts w:ascii="Calibri Light" w:hAnsi="Calibri Light" w:cs="Arial"/>
              </w:rPr>
              <w:t>Updated Section 4 per discussion with business</w:t>
            </w:r>
          </w:p>
        </w:tc>
        <w:tc>
          <w:tcPr>
            <w:tcW w:w="1547" w:type="dxa"/>
            <w:vAlign w:val="center"/>
          </w:tcPr>
          <w:p w14:paraId="66311C4A" w14:textId="1462C3B6" w:rsidR="008B5AA2" w:rsidRDefault="008B5AA2" w:rsidP="008B5AA2">
            <w:pPr>
              <w:pStyle w:val="TableField-Left"/>
              <w:rPr>
                <w:rFonts w:ascii="Calibri Light" w:hAnsi="Calibri Light" w:cs="Arial"/>
              </w:rPr>
            </w:pPr>
            <w:r>
              <w:rPr>
                <w:rFonts w:ascii="Calibri Light" w:hAnsi="Calibri Light" w:cs="Arial"/>
              </w:rPr>
              <w:t>06/13/2018</w:t>
            </w:r>
          </w:p>
        </w:tc>
        <w:tc>
          <w:tcPr>
            <w:tcW w:w="2967" w:type="dxa"/>
            <w:vAlign w:val="center"/>
          </w:tcPr>
          <w:p w14:paraId="05173C32" w14:textId="7DDF41A3" w:rsidR="008B5AA2" w:rsidRDefault="008B5AA2" w:rsidP="008B5AA2">
            <w:pPr>
              <w:pStyle w:val="TableField-Left"/>
              <w:rPr>
                <w:rFonts w:ascii="Calibri Light" w:hAnsi="Calibri Light" w:cs="Arial"/>
              </w:rPr>
            </w:pPr>
            <w:r>
              <w:rPr>
                <w:rFonts w:ascii="Calibri Light" w:hAnsi="Calibri Light" w:cs="Arial"/>
              </w:rPr>
              <w:t>Vasu Jasti</w:t>
            </w:r>
          </w:p>
        </w:tc>
      </w:tr>
      <w:tr w:rsidR="000C7749" w:rsidRPr="00CD4E29" w14:paraId="12A3B61D" w14:textId="77777777" w:rsidTr="00BF6456">
        <w:trPr>
          <w:cantSplit/>
          <w:trHeight w:val="432"/>
          <w:ins w:id="13" w:author="Vipul Singh" w:date="2019-08-15T08:39:00Z"/>
        </w:trPr>
        <w:tc>
          <w:tcPr>
            <w:tcW w:w="1002" w:type="dxa"/>
            <w:vAlign w:val="center"/>
          </w:tcPr>
          <w:p w14:paraId="5EC8F689" w14:textId="2D8E2152" w:rsidR="000C7749" w:rsidRDefault="000C7749" w:rsidP="008B5AA2">
            <w:pPr>
              <w:pStyle w:val="TableField-Center"/>
              <w:rPr>
                <w:ins w:id="14" w:author="Vipul Singh" w:date="2019-08-15T08:39:00Z"/>
                <w:rFonts w:ascii="Calibri Light" w:hAnsi="Calibri Light" w:cs="Arial"/>
              </w:rPr>
            </w:pPr>
            <w:ins w:id="15" w:author="Vipul Singh" w:date="2019-08-15T08:39:00Z">
              <w:r>
                <w:rPr>
                  <w:rFonts w:ascii="Calibri Light" w:hAnsi="Calibri Light" w:cs="Arial"/>
                </w:rPr>
                <w:t>1.8</w:t>
              </w:r>
            </w:ins>
          </w:p>
        </w:tc>
        <w:tc>
          <w:tcPr>
            <w:tcW w:w="3798" w:type="dxa"/>
            <w:vAlign w:val="center"/>
          </w:tcPr>
          <w:p w14:paraId="5EA6E1C6" w14:textId="40A115C4" w:rsidR="000C7749" w:rsidRDefault="000C7749" w:rsidP="008B5AA2">
            <w:pPr>
              <w:pStyle w:val="TableField-Left"/>
              <w:rPr>
                <w:ins w:id="16" w:author="Vipul Singh" w:date="2019-08-15T08:39:00Z"/>
                <w:rFonts w:ascii="Calibri Light" w:hAnsi="Calibri Light" w:cs="Arial"/>
              </w:rPr>
            </w:pPr>
            <w:ins w:id="17" w:author="Vipul Singh" w:date="2019-08-15T08:39:00Z">
              <w:r>
                <w:rPr>
                  <w:rFonts w:ascii="Calibri Light" w:hAnsi="Calibri Light" w:cs="Arial"/>
                </w:rPr>
                <w:t>Final BPD Updates</w:t>
              </w:r>
            </w:ins>
          </w:p>
        </w:tc>
        <w:tc>
          <w:tcPr>
            <w:tcW w:w="1547" w:type="dxa"/>
            <w:vAlign w:val="center"/>
          </w:tcPr>
          <w:p w14:paraId="43305A5F" w14:textId="10AB0E24" w:rsidR="000C7749" w:rsidRDefault="000C7749" w:rsidP="008B5AA2">
            <w:pPr>
              <w:pStyle w:val="TableField-Left"/>
              <w:rPr>
                <w:ins w:id="18" w:author="Vipul Singh" w:date="2019-08-15T08:39:00Z"/>
                <w:rFonts w:ascii="Calibri Light" w:hAnsi="Calibri Light" w:cs="Arial"/>
              </w:rPr>
            </w:pPr>
            <w:ins w:id="19" w:author="Vipul Singh" w:date="2019-08-15T08:39:00Z">
              <w:r>
                <w:rPr>
                  <w:rFonts w:ascii="Calibri Light" w:hAnsi="Calibri Light" w:cs="Arial"/>
                </w:rPr>
                <w:t>08/15/2019</w:t>
              </w:r>
            </w:ins>
          </w:p>
        </w:tc>
        <w:tc>
          <w:tcPr>
            <w:tcW w:w="2967" w:type="dxa"/>
            <w:vAlign w:val="center"/>
          </w:tcPr>
          <w:p w14:paraId="3107C880" w14:textId="0D4A3959" w:rsidR="000C7749" w:rsidRDefault="000C7749" w:rsidP="008B5AA2">
            <w:pPr>
              <w:pStyle w:val="TableField-Left"/>
              <w:rPr>
                <w:ins w:id="20" w:author="Vipul Singh" w:date="2019-08-15T08:39:00Z"/>
                <w:rFonts w:ascii="Calibri Light" w:hAnsi="Calibri Light" w:cs="Arial"/>
              </w:rPr>
            </w:pPr>
            <w:ins w:id="21" w:author="Vipul Singh" w:date="2019-08-15T08:39:00Z">
              <w:r>
                <w:rPr>
                  <w:rFonts w:ascii="Calibri Light" w:hAnsi="Calibri Light" w:cs="Arial"/>
                </w:rPr>
                <w:t>Vipul Singh</w:t>
              </w:r>
            </w:ins>
          </w:p>
        </w:tc>
      </w:tr>
    </w:tbl>
    <w:p w14:paraId="61E1B3AC" w14:textId="685CC1F3" w:rsidR="00E0118B" w:rsidRPr="006B24F0" w:rsidRDefault="00B2644A" w:rsidP="003C6C8A">
      <w:pPr>
        <w:pStyle w:val="Heading2"/>
      </w:pPr>
      <w:bookmarkStart w:id="22" w:name="_Toc406588299"/>
      <w:bookmarkStart w:id="23" w:name="_Toc491613805"/>
      <w:bookmarkStart w:id="24" w:name="_Toc516668620"/>
      <w:r>
        <w:t xml:space="preserve">1.4 </w:t>
      </w:r>
      <w:r w:rsidR="00E0118B" w:rsidRPr="006B24F0">
        <w:t>Terminology</w:t>
      </w:r>
      <w:bookmarkEnd w:id="22"/>
      <w:bookmarkEnd w:id="23"/>
      <w:bookmarkEnd w:id="24"/>
    </w:p>
    <w:tbl>
      <w:tblPr>
        <w:tblW w:w="933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777"/>
        <w:gridCol w:w="7560"/>
      </w:tblGrid>
      <w:tr w:rsidR="00133B9B" w:rsidRPr="006B24F0" w14:paraId="64E4BEB1" w14:textId="77777777" w:rsidTr="00F04106">
        <w:trPr>
          <w:cantSplit/>
          <w:trHeight w:val="432"/>
          <w:tblHeader/>
        </w:trPr>
        <w:tc>
          <w:tcPr>
            <w:tcW w:w="1777" w:type="dxa"/>
            <w:tcBorders>
              <w:top w:val="threeDEmboss" w:sz="6" w:space="0" w:color="auto"/>
              <w:bottom w:val="threeDEmboss" w:sz="6" w:space="0" w:color="auto"/>
            </w:tcBorders>
            <w:shd w:val="clear" w:color="auto" w:fill="F9FBAF"/>
            <w:vAlign w:val="center"/>
          </w:tcPr>
          <w:p w14:paraId="7D1595D2" w14:textId="77777777" w:rsidR="00133B9B" w:rsidRPr="006B24F0" w:rsidRDefault="00133B9B" w:rsidP="00F04106">
            <w:pPr>
              <w:pStyle w:val="TableHeader-Center"/>
              <w:rPr>
                <w:rFonts w:ascii="Calibri Light" w:hAnsi="Calibri Light" w:cs="Arial"/>
              </w:rPr>
            </w:pPr>
            <w:r w:rsidRPr="006B24F0">
              <w:rPr>
                <w:rFonts w:ascii="Calibri Light" w:hAnsi="Calibri Light" w:cs="Arial"/>
              </w:rPr>
              <w:t>Term/Acronym</w:t>
            </w:r>
          </w:p>
        </w:tc>
        <w:tc>
          <w:tcPr>
            <w:tcW w:w="7560" w:type="dxa"/>
            <w:tcBorders>
              <w:top w:val="threeDEmboss" w:sz="6" w:space="0" w:color="auto"/>
              <w:bottom w:val="threeDEmboss" w:sz="6" w:space="0" w:color="auto"/>
            </w:tcBorders>
            <w:shd w:val="clear" w:color="auto" w:fill="F9FBAF"/>
            <w:vAlign w:val="center"/>
          </w:tcPr>
          <w:p w14:paraId="40219F30" w14:textId="77777777" w:rsidR="00133B9B" w:rsidRPr="006B24F0" w:rsidRDefault="00133B9B" w:rsidP="00F04106">
            <w:pPr>
              <w:pStyle w:val="TableHeader-Left"/>
              <w:rPr>
                <w:rFonts w:ascii="Calibri Light" w:hAnsi="Calibri Light" w:cs="Arial"/>
              </w:rPr>
            </w:pPr>
            <w:r w:rsidRPr="006B24F0">
              <w:rPr>
                <w:rFonts w:ascii="Calibri Light" w:hAnsi="Calibri Light" w:cs="Arial"/>
              </w:rPr>
              <w:t>Definition and SAP Equivalent (if applicable)</w:t>
            </w:r>
          </w:p>
        </w:tc>
      </w:tr>
      <w:tr w:rsidR="00133B9B" w:rsidRPr="006B24F0" w14:paraId="3A5090D0" w14:textId="77777777" w:rsidTr="00F04106">
        <w:trPr>
          <w:cantSplit/>
          <w:trHeight w:val="135"/>
        </w:trPr>
        <w:tc>
          <w:tcPr>
            <w:tcW w:w="1777" w:type="dxa"/>
            <w:tcBorders>
              <w:top w:val="threeDEmboss" w:sz="6" w:space="0" w:color="auto"/>
              <w:bottom w:val="single" w:sz="6" w:space="0" w:color="auto"/>
            </w:tcBorders>
            <w:vAlign w:val="center"/>
          </w:tcPr>
          <w:p w14:paraId="3674665E" w14:textId="77777777" w:rsidR="00133B9B" w:rsidRDefault="00133B9B" w:rsidP="00F04106">
            <w:pPr>
              <w:jc w:val="center"/>
              <w:rPr>
                <w:rFonts w:ascii="Calibri Light" w:hAnsi="Calibri Light"/>
                <w:color w:val="000000"/>
                <w:sz w:val="20"/>
                <w:szCs w:val="20"/>
              </w:rPr>
            </w:pPr>
            <w:r>
              <w:rPr>
                <w:rFonts w:ascii="Calibri Light" w:hAnsi="Calibri Light"/>
                <w:color w:val="000000"/>
                <w:sz w:val="20"/>
                <w:szCs w:val="20"/>
              </w:rPr>
              <w:t>ACW</w:t>
            </w:r>
          </w:p>
        </w:tc>
        <w:tc>
          <w:tcPr>
            <w:tcW w:w="7560" w:type="dxa"/>
            <w:tcBorders>
              <w:top w:val="threeDEmboss" w:sz="6" w:space="0" w:color="auto"/>
              <w:bottom w:val="single" w:sz="6" w:space="0" w:color="auto"/>
            </w:tcBorders>
            <w:vAlign w:val="center"/>
          </w:tcPr>
          <w:p w14:paraId="2A87E45D" w14:textId="77777777" w:rsidR="00133B9B" w:rsidRDefault="00133B9B" w:rsidP="00F04106">
            <w:pPr>
              <w:rPr>
                <w:rFonts w:ascii="Calibri Light" w:hAnsi="Calibri Light"/>
                <w:color w:val="000000"/>
                <w:sz w:val="20"/>
                <w:szCs w:val="20"/>
              </w:rPr>
            </w:pPr>
            <w:r>
              <w:rPr>
                <w:rFonts w:ascii="Calibri Light" w:hAnsi="Calibri Light"/>
                <w:color w:val="000000"/>
                <w:sz w:val="20"/>
                <w:szCs w:val="20"/>
              </w:rPr>
              <w:t>ACW – After Call Work</w:t>
            </w:r>
          </w:p>
        </w:tc>
      </w:tr>
      <w:tr w:rsidR="00133B9B" w:rsidRPr="006B24F0" w14:paraId="2BCBBD0E" w14:textId="77777777" w:rsidTr="00F04106">
        <w:trPr>
          <w:cantSplit/>
          <w:trHeight w:val="147"/>
        </w:trPr>
        <w:tc>
          <w:tcPr>
            <w:tcW w:w="1777" w:type="dxa"/>
            <w:tcBorders>
              <w:top w:val="single" w:sz="6" w:space="0" w:color="auto"/>
            </w:tcBorders>
            <w:vAlign w:val="center"/>
          </w:tcPr>
          <w:p w14:paraId="3FD04AE9" w14:textId="77777777" w:rsidR="00133B9B" w:rsidRDefault="00133B9B" w:rsidP="00F04106">
            <w:pPr>
              <w:jc w:val="center"/>
              <w:rPr>
                <w:rFonts w:ascii="Calibri Light" w:hAnsi="Calibri Light"/>
                <w:color w:val="000000"/>
                <w:sz w:val="20"/>
                <w:szCs w:val="20"/>
              </w:rPr>
            </w:pPr>
            <w:r>
              <w:rPr>
                <w:rFonts w:ascii="Calibri Light" w:hAnsi="Calibri Light"/>
                <w:color w:val="000000"/>
                <w:sz w:val="20"/>
                <w:szCs w:val="20"/>
              </w:rPr>
              <w:t>ANI</w:t>
            </w:r>
          </w:p>
        </w:tc>
        <w:tc>
          <w:tcPr>
            <w:tcW w:w="7560" w:type="dxa"/>
            <w:tcBorders>
              <w:top w:val="single" w:sz="6" w:space="0" w:color="auto"/>
            </w:tcBorders>
            <w:vAlign w:val="center"/>
          </w:tcPr>
          <w:p w14:paraId="34D6B432" w14:textId="77777777" w:rsidR="00133B9B" w:rsidRDefault="00133B9B" w:rsidP="00F04106">
            <w:pPr>
              <w:rPr>
                <w:rFonts w:ascii="Calibri Light" w:hAnsi="Calibri Light"/>
                <w:color w:val="000000"/>
                <w:sz w:val="20"/>
                <w:szCs w:val="20"/>
              </w:rPr>
            </w:pPr>
            <w:r>
              <w:rPr>
                <w:rFonts w:ascii="Calibri Light" w:hAnsi="Calibri Light"/>
                <w:color w:val="000000"/>
                <w:sz w:val="20"/>
                <w:szCs w:val="20"/>
              </w:rPr>
              <w:t>Automatic Number Identification - Number of the calling phone</w:t>
            </w:r>
          </w:p>
        </w:tc>
      </w:tr>
      <w:tr w:rsidR="00133B9B" w:rsidRPr="006B24F0" w14:paraId="0B081276" w14:textId="77777777" w:rsidTr="00F04106">
        <w:trPr>
          <w:cantSplit/>
          <w:trHeight w:val="432"/>
        </w:trPr>
        <w:tc>
          <w:tcPr>
            <w:tcW w:w="1777" w:type="dxa"/>
            <w:tcBorders>
              <w:top w:val="single" w:sz="6" w:space="0" w:color="auto"/>
            </w:tcBorders>
            <w:vAlign w:val="center"/>
          </w:tcPr>
          <w:p w14:paraId="4220823A" w14:textId="77777777" w:rsidR="00133B9B" w:rsidRDefault="00133B9B" w:rsidP="00F04106">
            <w:pPr>
              <w:jc w:val="center"/>
              <w:rPr>
                <w:rFonts w:ascii="Calibri Light" w:hAnsi="Calibri Light"/>
                <w:color w:val="000000"/>
                <w:sz w:val="20"/>
                <w:szCs w:val="20"/>
              </w:rPr>
            </w:pPr>
            <w:r>
              <w:rPr>
                <w:rFonts w:ascii="Calibri Light" w:hAnsi="Calibri Light" w:cs="Arial"/>
                <w:color w:val="000000"/>
                <w:sz w:val="20"/>
                <w:szCs w:val="20"/>
              </w:rPr>
              <w:t>APSE</w:t>
            </w:r>
          </w:p>
        </w:tc>
        <w:tc>
          <w:tcPr>
            <w:tcW w:w="7560" w:type="dxa"/>
            <w:tcBorders>
              <w:top w:val="single" w:sz="6" w:space="0" w:color="auto"/>
            </w:tcBorders>
            <w:vAlign w:val="center"/>
          </w:tcPr>
          <w:p w14:paraId="7430B120" w14:textId="77777777" w:rsidR="00133B9B" w:rsidRDefault="00133B9B" w:rsidP="00F04106">
            <w:pPr>
              <w:rPr>
                <w:rFonts w:ascii="Calibri Light" w:hAnsi="Calibri Light"/>
                <w:color w:val="000000"/>
                <w:sz w:val="20"/>
                <w:szCs w:val="20"/>
              </w:rPr>
            </w:pPr>
            <w:r>
              <w:rPr>
                <w:rFonts w:ascii="Calibri Light" w:hAnsi="Calibri Light" w:cs="Arial"/>
                <w:color w:val="000000"/>
                <w:sz w:val="20"/>
                <w:szCs w:val="20"/>
              </w:rPr>
              <w:t>Accelerated (or Axon) Project Support Environment</w:t>
            </w:r>
          </w:p>
        </w:tc>
      </w:tr>
      <w:tr w:rsidR="00133B9B" w:rsidRPr="006B24F0" w14:paraId="0BAD8A4A" w14:textId="77777777" w:rsidTr="00F04106">
        <w:trPr>
          <w:cantSplit/>
          <w:trHeight w:val="432"/>
        </w:trPr>
        <w:tc>
          <w:tcPr>
            <w:tcW w:w="1777" w:type="dxa"/>
            <w:tcBorders>
              <w:top w:val="single" w:sz="6" w:space="0" w:color="auto"/>
            </w:tcBorders>
            <w:vAlign w:val="center"/>
          </w:tcPr>
          <w:p w14:paraId="4FB8F9D4" w14:textId="77777777" w:rsidR="00133B9B" w:rsidRDefault="00133B9B" w:rsidP="00F04106">
            <w:pPr>
              <w:jc w:val="center"/>
              <w:rPr>
                <w:rFonts w:ascii="Calibri Light" w:hAnsi="Calibri Light"/>
                <w:color w:val="000000"/>
                <w:sz w:val="20"/>
                <w:szCs w:val="20"/>
              </w:rPr>
            </w:pPr>
            <w:r>
              <w:rPr>
                <w:rFonts w:ascii="Calibri Light" w:hAnsi="Calibri Light"/>
                <w:color w:val="000000"/>
                <w:sz w:val="20"/>
                <w:szCs w:val="20"/>
              </w:rPr>
              <w:t>BDEX</w:t>
            </w:r>
          </w:p>
        </w:tc>
        <w:tc>
          <w:tcPr>
            <w:tcW w:w="7560" w:type="dxa"/>
            <w:tcBorders>
              <w:top w:val="single" w:sz="6" w:space="0" w:color="auto"/>
            </w:tcBorders>
            <w:vAlign w:val="center"/>
          </w:tcPr>
          <w:p w14:paraId="0655265E" w14:textId="77777777" w:rsidR="00133B9B" w:rsidRDefault="00133B9B" w:rsidP="00F04106">
            <w:pPr>
              <w:rPr>
                <w:rFonts w:ascii="Calibri Light" w:hAnsi="Calibri Light"/>
                <w:color w:val="000000"/>
                <w:sz w:val="20"/>
                <w:szCs w:val="20"/>
              </w:rPr>
            </w:pPr>
            <w:r>
              <w:rPr>
                <w:rFonts w:ascii="Calibri Light" w:hAnsi="Calibri Light"/>
                <w:color w:val="000000"/>
                <w:sz w:val="20"/>
                <w:szCs w:val="20"/>
              </w:rPr>
              <w:t>SAP add-on functionality to support the processing of BPEM Cases</w:t>
            </w:r>
          </w:p>
        </w:tc>
      </w:tr>
      <w:tr w:rsidR="00133B9B" w:rsidRPr="006B24F0" w14:paraId="5CD66DA2" w14:textId="77777777" w:rsidTr="00F04106">
        <w:trPr>
          <w:cantSplit/>
          <w:trHeight w:val="49"/>
        </w:trPr>
        <w:tc>
          <w:tcPr>
            <w:tcW w:w="1777" w:type="dxa"/>
            <w:tcBorders>
              <w:top w:val="single" w:sz="6" w:space="0" w:color="auto"/>
            </w:tcBorders>
            <w:vAlign w:val="center"/>
          </w:tcPr>
          <w:p w14:paraId="1B9EFDD2" w14:textId="77777777" w:rsidR="00133B9B" w:rsidRDefault="00133B9B" w:rsidP="00F04106">
            <w:pPr>
              <w:jc w:val="center"/>
              <w:rPr>
                <w:rFonts w:ascii="Calibri Light" w:hAnsi="Calibri Light"/>
                <w:color w:val="000000"/>
                <w:sz w:val="20"/>
                <w:szCs w:val="20"/>
              </w:rPr>
            </w:pPr>
            <w:r>
              <w:rPr>
                <w:rFonts w:ascii="Calibri Light" w:hAnsi="Calibri Light"/>
                <w:color w:val="000000"/>
                <w:sz w:val="20"/>
                <w:szCs w:val="20"/>
              </w:rPr>
              <w:t>Billing Cycle</w:t>
            </w:r>
          </w:p>
        </w:tc>
        <w:tc>
          <w:tcPr>
            <w:tcW w:w="7560" w:type="dxa"/>
            <w:tcBorders>
              <w:top w:val="single" w:sz="6" w:space="0" w:color="auto"/>
            </w:tcBorders>
            <w:vAlign w:val="center"/>
          </w:tcPr>
          <w:p w14:paraId="3D7C18F6" w14:textId="77777777" w:rsidR="00133B9B" w:rsidRDefault="00133B9B" w:rsidP="00F04106">
            <w:pPr>
              <w:rPr>
                <w:rFonts w:ascii="Calibri Light" w:hAnsi="Calibri Light"/>
                <w:color w:val="000000"/>
                <w:sz w:val="20"/>
                <w:szCs w:val="20"/>
              </w:rPr>
            </w:pPr>
            <w:r>
              <w:rPr>
                <w:rFonts w:ascii="Calibri Light" w:hAnsi="Calibri Light"/>
                <w:color w:val="000000"/>
                <w:sz w:val="20"/>
                <w:szCs w:val="20"/>
              </w:rPr>
              <w:t>Is a group of contracts to be billed together via date-driven or regional criteria, it controls the billing cycle and is linked to the Meter Reading Unit.  SAP equivalent term is the Portion.</w:t>
            </w:r>
          </w:p>
        </w:tc>
      </w:tr>
      <w:tr w:rsidR="00133B9B" w:rsidRPr="006B24F0" w14:paraId="0CAB3B61" w14:textId="77777777" w:rsidTr="00F04106">
        <w:trPr>
          <w:cantSplit/>
          <w:trHeight w:val="49"/>
        </w:trPr>
        <w:tc>
          <w:tcPr>
            <w:tcW w:w="1777" w:type="dxa"/>
            <w:tcBorders>
              <w:top w:val="single" w:sz="6" w:space="0" w:color="auto"/>
            </w:tcBorders>
            <w:vAlign w:val="center"/>
          </w:tcPr>
          <w:p w14:paraId="2938B8A5" w14:textId="77777777" w:rsidR="00133B9B" w:rsidRDefault="00133B9B" w:rsidP="00F04106">
            <w:pPr>
              <w:jc w:val="center"/>
              <w:rPr>
                <w:rFonts w:ascii="Calibri Light" w:hAnsi="Calibri Light"/>
                <w:color w:val="000000"/>
                <w:sz w:val="20"/>
                <w:szCs w:val="20"/>
              </w:rPr>
            </w:pPr>
            <w:r>
              <w:rPr>
                <w:rFonts w:ascii="Calibri Light" w:hAnsi="Calibri Light"/>
                <w:color w:val="000000"/>
                <w:sz w:val="20"/>
                <w:szCs w:val="20"/>
              </w:rPr>
              <w:t>Billing Document</w:t>
            </w:r>
          </w:p>
        </w:tc>
        <w:tc>
          <w:tcPr>
            <w:tcW w:w="7560" w:type="dxa"/>
            <w:tcBorders>
              <w:top w:val="single" w:sz="6" w:space="0" w:color="auto"/>
            </w:tcBorders>
            <w:vAlign w:val="center"/>
          </w:tcPr>
          <w:p w14:paraId="00104ECA" w14:textId="77777777" w:rsidR="00133B9B" w:rsidRDefault="00133B9B" w:rsidP="00F04106">
            <w:pPr>
              <w:rPr>
                <w:rFonts w:ascii="Calibri Light" w:hAnsi="Calibri Light"/>
                <w:color w:val="000000"/>
                <w:sz w:val="20"/>
                <w:szCs w:val="20"/>
              </w:rPr>
            </w:pPr>
            <w:r>
              <w:rPr>
                <w:rFonts w:ascii="Calibri Light" w:hAnsi="Calibri Light"/>
                <w:color w:val="000000"/>
                <w:sz w:val="20"/>
                <w:szCs w:val="20"/>
              </w:rPr>
              <w:t>A document that outlines the charges incurred for energy consumption for a specific contract. During the process of Billing, a billing document is generated for each contract on a contract account.</w:t>
            </w:r>
          </w:p>
        </w:tc>
      </w:tr>
      <w:tr w:rsidR="00133B9B" w:rsidRPr="006B24F0" w14:paraId="63001196" w14:textId="77777777" w:rsidTr="00F04106">
        <w:trPr>
          <w:cantSplit/>
          <w:trHeight w:val="432"/>
        </w:trPr>
        <w:tc>
          <w:tcPr>
            <w:tcW w:w="1777" w:type="dxa"/>
            <w:tcBorders>
              <w:top w:val="single" w:sz="6" w:space="0" w:color="auto"/>
            </w:tcBorders>
            <w:vAlign w:val="center"/>
          </w:tcPr>
          <w:p w14:paraId="2011C139" w14:textId="77777777" w:rsidR="00133B9B" w:rsidRDefault="00133B9B" w:rsidP="00F04106">
            <w:pPr>
              <w:jc w:val="center"/>
              <w:rPr>
                <w:rFonts w:ascii="Calibri Light" w:hAnsi="Calibri Light"/>
                <w:color w:val="000000"/>
                <w:sz w:val="20"/>
                <w:szCs w:val="20"/>
              </w:rPr>
            </w:pPr>
            <w:r>
              <w:rPr>
                <w:rFonts w:ascii="Calibri Light" w:hAnsi="Calibri Light" w:cs="Arial"/>
                <w:color w:val="000000"/>
                <w:sz w:val="20"/>
                <w:szCs w:val="20"/>
              </w:rPr>
              <w:t>BMD</w:t>
            </w:r>
          </w:p>
        </w:tc>
        <w:tc>
          <w:tcPr>
            <w:tcW w:w="7560" w:type="dxa"/>
            <w:tcBorders>
              <w:top w:val="single" w:sz="6" w:space="0" w:color="auto"/>
            </w:tcBorders>
            <w:vAlign w:val="center"/>
          </w:tcPr>
          <w:p w14:paraId="642E65B1" w14:textId="77777777" w:rsidR="00133B9B" w:rsidRDefault="00133B9B" w:rsidP="00F04106">
            <w:pPr>
              <w:rPr>
                <w:rFonts w:ascii="Calibri Light" w:hAnsi="Calibri Light"/>
                <w:color w:val="000000"/>
                <w:sz w:val="20"/>
                <w:szCs w:val="20"/>
              </w:rPr>
            </w:pPr>
            <w:r>
              <w:rPr>
                <w:rFonts w:ascii="Calibri Light" w:hAnsi="Calibri Light" w:cs="Arial"/>
                <w:color w:val="000000"/>
                <w:sz w:val="20"/>
                <w:szCs w:val="20"/>
              </w:rPr>
              <w:t>Business Master Data.  The customer information which includes personal details, payment terms, dunning levels, billing rates and rate categories.  The business master data objects are Business Partner, Business Agreement/Contract Account and Contract.</w:t>
            </w:r>
          </w:p>
        </w:tc>
      </w:tr>
      <w:tr w:rsidR="00133B9B" w:rsidRPr="006B24F0" w14:paraId="37079285" w14:textId="77777777" w:rsidTr="00F04106">
        <w:trPr>
          <w:cantSplit/>
          <w:trHeight w:val="57"/>
        </w:trPr>
        <w:tc>
          <w:tcPr>
            <w:tcW w:w="1777" w:type="dxa"/>
            <w:tcBorders>
              <w:top w:val="single" w:sz="6" w:space="0" w:color="auto"/>
            </w:tcBorders>
            <w:vAlign w:val="center"/>
          </w:tcPr>
          <w:p w14:paraId="14AFA2FA" w14:textId="77777777" w:rsidR="00133B9B" w:rsidRDefault="00133B9B" w:rsidP="00F04106">
            <w:pPr>
              <w:jc w:val="center"/>
              <w:rPr>
                <w:rFonts w:ascii="Calibri Light" w:hAnsi="Calibri Light"/>
                <w:color w:val="000000"/>
                <w:sz w:val="20"/>
                <w:szCs w:val="20"/>
              </w:rPr>
            </w:pPr>
            <w:r>
              <w:rPr>
                <w:rFonts w:ascii="Calibri Light" w:hAnsi="Calibri Light" w:cs="Arial"/>
                <w:color w:val="000000"/>
                <w:sz w:val="20"/>
                <w:szCs w:val="20"/>
              </w:rPr>
              <w:t>BPD</w:t>
            </w:r>
          </w:p>
        </w:tc>
        <w:tc>
          <w:tcPr>
            <w:tcW w:w="7560" w:type="dxa"/>
            <w:tcBorders>
              <w:top w:val="single" w:sz="6" w:space="0" w:color="auto"/>
            </w:tcBorders>
            <w:vAlign w:val="center"/>
          </w:tcPr>
          <w:p w14:paraId="310C117C" w14:textId="77777777" w:rsidR="00133B9B" w:rsidRDefault="00133B9B" w:rsidP="00F04106">
            <w:pPr>
              <w:rPr>
                <w:rFonts w:ascii="Calibri Light" w:hAnsi="Calibri Light"/>
                <w:color w:val="000000"/>
                <w:sz w:val="20"/>
                <w:szCs w:val="20"/>
              </w:rPr>
            </w:pPr>
            <w:r>
              <w:rPr>
                <w:rFonts w:ascii="Calibri Light" w:hAnsi="Calibri Light" w:cs="Arial"/>
                <w:color w:val="000000"/>
                <w:sz w:val="20"/>
                <w:szCs w:val="20"/>
              </w:rPr>
              <w:t>Business Process Design (or Document)</w:t>
            </w:r>
          </w:p>
        </w:tc>
      </w:tr>
      <w:tr w:rsidR="00133B9B" w:rsidRPr="006B24F0" w14:paraId="5EF275B0" w14:textId="77777777" w:rsidTr="00F04106">
        <w:trPr>
          <w:cantSplit/>
          <w:trHeight w:val="147"/>
        </w:trPr>
        <w:tc>
          <w:tcPr>
            <w:tcW w:w="1777" w:type="dxa"/>
            <w:tcBorders>
              <w:top w:val="single" w:sz="6" w:space="0" w:color="auto"/>
            </w:tcBorders>
            <w:vAlign w:val="center"/>
          </w:tcPr>
          <w:p w14:paraId="388CD54E" w14:textId="77777777" w:rsidR="00133B9B" w:rsidRDefault="00133B9B" w:rsidP="00F04106">
            <w:pPr>
              <w:jc w:val="center"/>
              <w:rPr>
                <w:rFonts w:ascii="Calibri Light" w:hAnsi="Calibri Light"/>
                <w:color w:val="000000"/>
                <w:sz w:val="20"/>
                <w:szCs w:val="20"/>
              </w:rPr>
            </w:pPr>
            <w:r>
              <w:rPr>
                <w:rFonts w:ascii="Calibri Light" w:hAnsi="Calibri Light" w:cs="Arial"/>
                <w:color w:val="000000"/>
                <w:sz w:val="20"/>
                <w:szCs w:val="20"/>
              </w:rPr>
              <w:t>BPEM</w:t>
            </w:r>
          </w:p>
        </w:tc>
        <w:tc>
          <w:tcPr>
            <w:tcW w:w="7560" w:type="dxa"/>
            <w:tcBorders>
              <w:top w:val="single" w:sz="6" w:space="0" w:color="auto"/>
            </w:tcBorders>
            <w:vAlign w:val="center"/>
          </w:tcPr>
          <w:p w14:paraId="0DDFD4C6" w14:textId="77777777" w:rsidR="00133B9B" w:rsidRDefault="00133B9B" w:rsidP="00F04106">
            <w:pPr>
              <w:rPr>
                <w:rFonts w:ascii="Calibri Light" w:hAnsi="Calibri Light"/>
                <w:color w:val="000000"/>
                <w:sz w:val="20"/>
                <w:szCs w:val="20"/>
              </w:rPr>
            </w:pPr>
            <w:r>
              <w:rPr>
                <w:rFonts w:ascii="Calibri Light" w:hAnsi="Calibri Light" w:cs="Arial"/>
                <w:color w:val="000000"/>
                <w:sz w:val="20"/>
                <w:szCs w:val="20"/>
              </w:rPr>
              <w:t>Business Process Exception Management</w:t>
            </w:r>
          </w:p>
        </w:tc>
      </w:tr>
      <w:tr w:rsidR="00133B9B" w:rsidRPr="006B24F0" w14:paraId="0206DE1C" w14:textId="77777777" w:rsidTr="00F04106">
        <w:trPr>
          <w:cantSplit/>
          <w:trHeight w:val="49"/>
        </w:trPr>
        <w:tc>
          <w:tcPr>
            <w:tcW w:w="1777" w:type="dxa"/>
            <w:vAlign w:val="center"/>
          </w:tcPr>
          <w:p w14:paraId="1699BEE7" w14:textId="77777777" w:rsidR="00133B9B" w:rsidRDefault="00133B9B" w:rsidP="00F04106">
            <w:pPr>
              <w:jc w:val="center"/>
              <w:rPr>
                <w:rFonts w:ascii="Calibri Light" w:hAnsi="Calibri Light"/>
                <w:color w:val="000000"/>
                <w:sz w:val="20"/>
                <w:szCs w:val="20"/>
              </w:rPr>
            </w:pPr>
            <w:proofErr w:type="spellStart"/>
            <w:r>
              <w:rPr>
                <w:rFonts w:ascii="Calibri Light" w:hAnsi="Calibri Light" w:cs="Arial"/>
                <w:color w:val="000000"/>
                <w:sz w:val="20"/>
                <w:szCs w:val="20"/>
              </w:rPr>
              <w:lastRenderedPageBreak/>
              <w:t>BuAg</w:t>
            </w:r>
            <w:proofErr w:type="spellEnd"/>
          </w:p>
        </w:tc>
        <w:tc>
          <w:tcPr>
            <w:tcW w:w="7560" w:type="dxa"/>
            <w:vAlign w:val="center"/>
          </w:tcPr>
          <w:p w14:paraId="233D4EDB" w14:textId="77777777" w:rsidR="00133B9B" w:rsidRDefault="00133B9B" w:rsidP="00F04106">
            <w:pPr>
              <w:rPr>
                <w:rFonts w:ascii="Calibri Light" w:hAnsi="Calibri Light"/>
                <w:color w:val="000000"/>
                <w:sz w:val="20"/>
                <w:szCs w:val="20"/>
              </w:rPr>
            </w:pPr>
            <w:r>
              <w:rPr>
                <w:rFonts w:ascii="Calibri Light" w:hAnsi="Calibri Light" w:cs="Arial"/>
                <w:color w:val="000000"/>
                <w:sz w:val="20"/>
                <w:szCs w:val="20"/>
              </w:rPr>
              <w:t>Business Agreement.  The Business Agreement in CRM is equivalent to the Contract Account in CRB</w:t>
            </w:r>
          </w:p>
        </w:tc>
      </w:tr>
      <w:tr w:rsidR="00133B9B" w:rsidRPr="006B24F0" w14:paraId="37127A18" w14:textId="77777777" w:rsidTr="00F04106">
        <w:trPr>
          <w:cantSplit/>
          <w:trHeight w:val="49"/>
        </w:trPr>
        <w:tc>
          <w:tcPr>
            <w:tcW w:w="1777" w:type="dxa"/>
            <w:vAlign w:val="center"/>
          </w:tcPr>
          <w:p w14:paraId="5C8394A3" w14:textId="77777777" w:rsidR="00133B9B" w:rsidRDefault="00133B9B" w:rsidP="00F04106">
            <w:pPr>
              <w:jc w:val="center"/>
              <w:rPr>
                <w:rFonts w:ascii="Calibri Light" w:hAnsi="Calibri Light"/>
                <w:color w:val="000000"/>
                <w:sz w:val="20"/>
                <w:szCs w:val="20"/>
              </w:rPr>
            </w:pPr>
            <w:r>
              <w:rPr>
                <w:rFonts w:ascii="Calibri Light" w:hAnsi="Calibri Light"/>
                <w:color w:val="000000"/>
                <w:sz w:val="20"/>
                <w:szCs w:val="20"/>
              </w:rPr>
              <w:t>BWR</w:t>
            </w:r>
          </w:p>
        </w:tc>
        <w:tc>
          <w:tcPr>
            <w:tcW w:w="7560" w:type="dxa"/>
            <w:vAlign w:val="center"/>
          </w:tcPr>
          <w:p w14:paraId="3EEA2176" w14:textId="77777777" w:rsidR="00133B9B" w:rsidRDefault="00133B9B" w:rsidP="00F04106">
            <w:pPr>
              <w:rPr>
                <w:rFonts w:ascii="Calibri Light" w:hAnsi="Calibri Light"/>
                <w:color w:val="000000"/>
                <w:sz w:val="20"/>
                <w:szCs w:val="20"/>
              </w:rPr>
            </w:pPr>
            <w:r>
              <w:rPr>
                <w:rFonts w:ascii="Calibri Light" w:hAnsi="Calibri Light"/>
                <w:color w:val="000000"/>
                <w:sz w:val="20"/>
                <w:szCs w:val="20"/>
              </w:rPr>
              <w:t>Basic Work Request.  SAP equivalent is BPEM.</w:t>
            </w:r>
          </w:p>
        </w:tc>
      </w:tr>
      <w:tr w:rsidR="00133B9B" w:rsidRPr="006B24F0" w14:paraId="12F9B0B6" w14:textId="77777777" w:rsidTr="00F04106">
        <w:trPr>
          <w:cantSplit/>
          <w:trHeight w:val="49"/>
        </w:trPr>
        <w:tc>
          <w:tcPr>
            <w:tcW w:w="1777" w:type="dxa"/>
            <w:vAlign w:val="center"/>
          </w:tcPr>
          <w:p w14:paraId="5AE2B678" w14:textId="77777777" w:rsidR="00133B9B" w:rsidRDefault="00133B9B" w:rsidP="00F04106">
            <w:pPr>
              <w:jc w:val="center"/>
              <w:rPr>
                <w:rFonts w:ascii="Calibri Light" w:hAnsi="Calibri Light"/>
                <w:color w:val="000000"/>
                <w:sz w:val="20"/>
                <w:szCs w:val="20"/>
              </w:rPr>
            </w:pPr>
            <w:r>
              <w:rPr>
                <w:rFonts w:ascii="Calibri Light" w:hAnsi="Calibri Light" w:cs="Arial"/>
                <w:color w:val="000000"/>
                <w:sz w:val="20"/>
                <w:szCs w:val="20"/>
              </w:rPr>
              <w:t>C4C</w:t>
            </w:r>
          </w:p>
        </w:tc>
        <w:tc>
          <w:tcPr>
            <w:tcW w:w="7560" w:type="dxa"/>
            <w:vAlign w:val="center"/>
          </w:tcPr>
          <w:p w14:paraId="467F0BEF" w14:textId="77777777" w:rsidR="00133B9B" w:rsidRDefault="00133B9B" w:rsidP="00F04106">
            <w:pPr>
              <w:rPr>
                <w:rFonts w:ascii="Calibri Light" w:hAnsi="Calibri Light"/>
                <w:color w:val="000000"/>
                <w:sz w:val="20"/>
                <w:szCs w:val="20"/>
              </w:rPr>
            </w:pPr>
            <w:r>
              <w:rPr>
                <w:rFonts w:ascii="Calibri Light" w:hAnsi="Calibri Light" w:cs="Arial"/>
                <w:color w:val="000000"/>
                <w:sz w:val="20"/>
                <w:szCs w:val="20"/>
              </w:rPr>
              <w:t>SAP Cloud for Customer Solution</w:t>
            </w:r>
          </w:p>
        </w:tc>
      </w:tr>
      <w:tr w:rsidR="00133B9B" w:rsidRPr="006B24F0" w14:paraId="46BDCEFB" w14:textId="77777777" w:rsidTr="00F04106">
        <w:trPr>
          <w:cantSplit/>
          <w:trHeight w:val="49"/>
        </w:trPr>
        <w:tc>
          <w:tcPr>
            <w:tcW w:w="1777" w:type="dxa"/>
            <w:vAlign w:val="center"/>
          </w:tcPr>
          <w:p w14:paraId="0FFCE447" w14:textId="77777777" w:rsidR="00133B9B" w:rsidRDefault="00133B9B" w:rsidP="00F04106">
            <w:pPr>
              <w:jc w:val="center"/>
              <w:rPr>
                <w:rFonts w:ascii="Calibri Light" w:hAnsi="Calibri Light"/>
                <w:color w:val="000000"/>
                <w:sz w:val="20"/>
                <w:szCs w:val="20"/>
              </w:rPr>
            </w:pPr>
            <w:r>
              <w:rPr>
                <w:rFonts w:ascii="Calibri Light" w:hAnsi="Calibri Light" w:cs="Arial"/>
                <w:color w:val="000000"/>
                <w:sz w:val="20"/>
                <w:szCs w:val="20"/>
              </w:rPr>
              <w:t>CA</w:t>
            </w:r>
          </w:p>
        </w:tc>
        <w:tc>
          <w:tcPr>
            <w:tcW w:w="7560" w:type="dxa"/>
            <w:vAlign w:val="center"/>
          </w:tcPr>
          <w:p w14:paraId="73CE2712" w14:textId="77777777" w:rsidR="00133B9B" w:rsidRDefault="00133B9B" w:rsidP="00F04106">
            <w:pPr>
              <w:rPr>
                <w:rFonts w:ascii="Calibri Light" w:hAnsi="Calibri Light"/>
                <w:color w:val="000000"/>
                <w:sz w:val="20"/>
                <w:szCs w:val="20"/>
              </w:rPr>
            </w:pPr>
            <w:r>
              <w:rPr>
                <w:rFonts w:ascii="Calibri Light" w:hAnsi="Calibri Light" w:cs="Arial"/>
                <w:color w:val="000000"/>
                <w:sz w:val="20"/>
                <w:szCs w:val="20"/>
              </w:rPr>
              <w:t>Contract Account</w:t>
            </w:r>
          </w:p>
        </w:tc>
      </w:tr>
      <w:tr w:rsidR="00133B9B" w:rsidRPr="006B24F0" w14:paraId="0B8C1C4D" w14:textId="77777777" w:rsidTr="00F04106">
        <w:trPr>
          <w:cantSplit/>
          <w:trHeight w:val="49"/>
        </w:trPr>
        <w:tc>
          <w:tcPr>
            <w:tcW w:w="1777" w:type="dxa"/>
            <w:vAlign w:val="center"/>
          </w:tcPr>
          <w:p w14:paraId="7ABA4D52" w14:textId="77777777" w:rsidR="00133B9B" w:rsidRDefault="00133B9B" w:rsidP="00F04106">
            <w:pPr>
              <w:jc w:val="center"/>
              <w:rPr>
                <w:rFonts w:ascii="Calibri Light" w:hAnsi="Calibri Light"/>
                <w:color w:val="000000"/>
                <w:sz w:val="20"/>
                <w:szCs w:val="20"/>
              </w:rPr>
            </w:pPr>
            <w:r>
              <w:rPr>
                <w:rFonts w:ascii="Calibri Light" w:hAnsi="Calibri Light"/>
                <w:color w:val="000000"/>
                <w:sz w:val="20"/>
                <w:szCs w:val="20"/>
              </w:rPr>
              <w:t>CAD</w:t>
            </w:r>
          </w:p>
        </w:tc>
        <w:tc>
          <w:tcPr>
            <w:tcW w:w="7560" w:type="dxa"/>
            <w:vAlign w:val="center"/>
          </w:tcPr>
          <w:p w14:paraId="58353055" w14:textId="77777777" w:rsidR="00133B9B" w:rsidRDefault="00133B9B" w:rsidP="00F04106">
            <w:pPr>
              <w:rPr>
                <w:rFonts w:ascii="Calibri Light" w:hAnsi="Calibri Light"/>
                <w:color w:val="000000"/>
                <w:sz w:val="20"/>
                <w:szCs w:val="20"/>
              </w:rPr>
            </w:pPr>
            <w:r>
              <w:rPr>
                <w:rFonts w:ascii="Calibri Light" w:hAnsi="Calibri Light"/>
                <w:color w:val="000000"/>
                <w:sz w:val="20"/>
                <w:szCs w:val="20"/>
              </w:rPr>
              <w:t>Caller Attached Data</w:t>
            </w:r>
          </w:p>
        </w:tc>
      </w:tr>
      <w:tr w:rsidR="00133B9B" w:rsidRPr="006B24F0" w14:paraId="54AB5797" w14:textId="77777777" w:rsidTr="00F04106">
        <w:trPr>
          <w:cantSplit/>
          <w:trHeight w:val="49"/>
        </w:trPr>
        <w:tc>
          <w:tcPr>
            <w:tcW w:w="1777" w:type="dxa"/>
            <w:vAlign w:val="center"/>
          </w:tcPr>
          <w:p w14:paraId="19266D46" w14:textId="77777777" w:rsidR="00133B9B" w:rsidRDefault="00133B9B" w:rsidP="00F04106">
            <w:pPr>
              <w:jc w:val="center"/>
              <w:rPr>
                <w:rFonts w:ascii="Calibri Light" w:hAnsi="Calibri Light"/>
                <w:color w:val="000000"/>
                <w:sz w:val="20"/>
                <w:szCs w:val="20"/>
              </w:rPr>
            </w:pPr>
            <w:r>
              <w:rPr>
                <w:rFonts w:ascii="Calibri Light" w:hAnsi="Calibri Light"/>
                <w:color w:val="000000"/>
                <w:sz w:val="20"/>
                <w:szCs w:val="20"/>
              </w:rPr>
              <w:t>Call Type</w:t>
            </w:r>
          </w:p>
        </w:tc>
        <w:tc>
          <w:tcPr>
            <w:tcW w:w="7560" w:type="dxa"/>
            <w:vAlign w:val="center"/>
          </w:tcPr>
          <w:p w14:paraId="723ACBDA" w14:textId="77777777" w:rsidR="00133B9B" w:rsidRDefault="00133B9B" w:rsidP="00F04106">
            <w:pPr>
              <w:rPr>
                <w:rFonts w:ascii="Calibri Light" w:hAnsi="Calibri Light"/>
                <w:color w:val="000000"/>
                <w:sz w:val="20"/>
                <w:szCs w:val="20"/>
              </w:rPr>
            </w:pPr>
            <w:r>
              <w:rPr>
                <w:rFonts w:ascii="Calibri Light" w:hAnsi="Calibri Light"/>
                <w:color w:val="000000"/>
                <w:sz w:val="20"/>
                <w:szCs w:val="20"/>
              </w:rPr>
              <w:t>Call Type - The caller’s intent, which is based on caller input (menu options)</w:t>
            </w:r>
          </w:p>
        </w:tc>
      </w:tr>
      <w:tr w:rsidR="00133B9B" w:rsidRPr="006B24F0" w14:paraId="26E55CB3" w14:textId="77777777" w:rsidTr="00F04106">
        <w:trPr>
          <w:cantSplit/>
          <w:trHeight w:val="93"/>
        </w:trPr>
        <w:tc>
          <w:tcPr>
            <w:tcW w:w="1777" w:type="dxa"/>
            <w:vAlign w:val="center"/>
          </w:tcPr>
          <w:p w14:paraId="4C4C1D30" w14:textId="77777777" w:rsidR="00133B9B" w:rsidRDefault="00133B9B" w:rsidP="00F04106">
            <w:pPr>
              <w:jc w:val="center"/>
              <w:rPr>
                <w:rFonts w:ascii="Calibri Light" w:hAnsi="Calibri Light"/>
                <w:color w:val="000000"/>
                <w:sz w:val="20"/>
                <w:szCs w:val="20"/>
              </w:rPr>
            </w:pPr>
            <w:r>
              <w:rPr>
                <w:rFonts w:ascii="Calibri Light" w:hAnsi="Calibri Light"/>
                <w:color w:val="000000"/>
                <w:sz w:val="20"/>
                <w:szCs w:val="20"/>
              </w:rPr>
              <w:t>Channel</w:t>
            </w:r>
          </w:p>
        </w:tc>
        <w:tc>
          <w:tcPr>
            <w:tcW w:w="7560" w:type="dxa"/>
            <w:vAlign w:val="center"/>
          </w:tcPr>
          <w:p w14:paraId="1F089268" w14:textId="77777777" w:rsidR="00133B9B" w:rsidRDefault="00133B9B" w:rsidP="00F04106">
            <w:pPr>
              <w:rPr>
                <w:rFonts w:ascii="Calibri Light" w:hAnsi="Calibri Light"/>
                <w:color w:val="000000"/>
                <w:sz w:val="20"/>
                <w:szCs w:val="20"/>
              </w:rPr>
            </w:pPr>
            <w:r>
              <w:rPr>
                <w:rFonts w:ascii="Calibri Light" w:hAnsi="Calibri Light"/>
                <w:color w:val="000000"/>
                <w:sz w:val="20"/>
                <w:szCs w:val="20"/>
              </w:rPr>
              <w:t>Data object in SAP that holds the interval data.  Intervals can be kwh, price, factor, etc.  SAP equivalent is Profile.</w:t>
            </w:r>
          </w:p>
        </w:tc>
      </w:tr>
      <w:tr w:rsidR="00133B9B" w:rsidRPr="006B24F0" w14:paraId="18A8E571" w14:textId="77777777" w:rsidTr="00F04106">
        <w:trPr>
          <w:cantSplit/>
          <w:trHeight w:val="183"/>
        </w:trPr>
        <w:tc>
          <w:tcPr>
            <w:tcW w:w="1777" w:type="dxa"/>
            <w:vAlign w:val="center"/>
          </w:tcPr>
          <w:p w14:paraId="48220C5A" w14:textId="77777777" w:rsidR="00133B9B" w:rsidRDefault="00133B9B" w:rsidP="00F04106">
            <w:pPr>
              <w:jc w:val="center"/>
              <w:rPr>
                <w:rFonts w:ascii="Calibri Light" w:hAnsi="Calibri Light"/>
                <w:color w:val="000000"/>
                <w:sz w:val="20"/>
                <w:szCs w:val="20"/>
              </w:rPr>
            </w:pPr>
            <w:r>
              <w:rPr>
                <w:rFonts w:ascii="Calibri Light" w:hAnsi="Calibri Light"/>
                <w:color w:val="000000"/>
                <w:sz w:val="20"/>
                <w:szCs w:val="20"/>
              </w:rPr>
              <w:t>Clarification</w:t>
            </w:r>
          </w:p>
        </w:tc>
        <w:tc>
          <w:tcPr>
            <w:tcW w:w="7560" w:type="dxa"/>
            <w:vAlign w:val="center"/>
          </w:tcPr>
          <w:p w14:paraId="5D40C3EB" w14:textId="77777777" w:rsidR="00133B9B" w:rsidRDefault="00133B9B" w:rsidP="00F04106">
            <w:pPr>
              <w:rPr>
                <w:rFonts w:ascii="Calibri Light" w:hAnsi="Calibri Light"/>
                <w:color w:val="000000"/>
                <w:sz w:val="20"/>
                <w:szCs w:val="20"/>
              </w:rPr>
            </w:pPr>
            <w:r>
              <w:rPr>
                <w:rFonts w:ascii="Calibri Light" w:hAnsi="Calibri Light"/>
                <w:color w:val="000000"/>
                <w:sz w:val="20"/>
                <w:szCs w:val="20"/>
              </w:rPr>
              <w:t>A list of payments that could not be processed and require additional work in order to be posted.</w:t>
            </w:r>
          </w:p>
        </w:tc>
      </w:tr>
      <w:tr w:rsidR="00133B9B" w:rsidRPr="006B24F0" w14:paraId="395E5D27" w14:textId="77777777" w:rsidTr="00F04106">
        <w:trPr>
          <w:cantSplit/>
          <w:trHeight w:val="432"/>
        </w:trPr>
        <w:tc>
          <w:tcPr>
            <w:tcW w:w="1777" w:type="dxa"/>
            <w:vAlign w:val="center"/>
          </w:tcPr>
          <w:p w14:paraId="2276D614" w14:textId="77777777" w:rsidR="00133B9B" w:rsidRDefault="00133B9B" w:rsidP="00F04106">
            <w:pPr>
              <w:jc w:val="center"/>
              <w:rPr>
                <w:rFonts w:ascii="Calibri Light" w:hAnsi="Calibri Light"/>
                <w:color w:val="000000"/>
                <w:sz w:val="20"/>
                <w:szCs w:val="20"/>
              </w:rPr>
            </w:pPr>
            <w:r>
              <w:rPr>
                <w:rFonts w:ascii="Calibri Light" w:hAnsi="Calibri Light"/>
                <w:color w:val="000000"/>
                <w:sz w:val="20"/>
                <w:szCs w:val="20"/>
              </w:rPr>
              <w:t>CONN ID</w:t>
            </w:r>
          </w:p>
        </w:tc>
        <w:tc>
          <w:tcPr>
            <w:tcW w:w="7560" w:type="dxa"/>
            <w:vAlign w:val="center"/>
          </w:tcPr>
          <w:p w14:paraId="43FF6F51" w14:textId="77777777" w:rsidR="00133B9B" w:rsidRDefault="00133B9B" w:rsidP="00F04106">
            <w:pPr>
              <w:rPr>
                <w:rFonts w:ascii="Calibri Light" w:hAnsi="Calibri Light"/>
                <w:color w:val="000000"/>
                <w:sz w:val="20"/>
                <w:szCs w:val="20"/>
              </w:rPr>
            </w:pPr>
            <w:r>
              <w:rPr>
                <w:rFonts w:ascii="Calibri Light" w:hAnsi="Calibri Light"/>
                <w:color w:val="000000"/>
                <w:sz w:val="20"/>
                <w:szCs w:val="20"/>
              </w:rPr>
              <w:t>CONN ID - The unique identifier for the call within Genesys</w:t>
            </w:r>
          </w:p>
        </w:tc>
      </w:tr>
      <w:tr w:rsidR="00133B9B" w:rsidRPr="006B24F0" w14:paraId="330BCFE1" w14:textId="77777777" w:rsidTr="00F04106">
        <w:trPr>
          <w:cantSplit/>
          <w:trHeight w:val="432"/>
        </w:trPr>
        <w:tc>
          <w:tcPr>
            <w:tcW w:w="1777" w:type="dxa"/>
            <w:vAlign w:val="center"/>
          </w:tcPr>
          <w:p w14:paraId="74287C21" w14:textId="77777777" w:rsidR="00133B9B" w:rsidRDefault="00133B9B" w:rsidP="00F04106">
            <w:pPr>
              <w:jc w:val="center"/>
              <w:rPr>
                <w:rFonts w:ascii="Calibri Light" w:hAnsi="Calibri Light"/>
                <w:color w:val="000000"/>
                <w:sz w:val="20"/>
                <w:szCs w:val="20"/>
              </w:rPr>
            </w:pPr>
            <w:r>
              <w:rPr>
                <w:rFonts w:ascii="Calibri Light" w:hAnsi="Calibri Light"/>
                <w:color w:val="000000"/>
                <w:sz w:val="20"/>
                <w:szCs w:val="20"/>
              </w:rPr>
              <w:t>Connection Object</w:t>
            </w:r>
          </w:p>
        </w:tc>
        <w:tc>
          <w:tcPr>
            <w:tcW w:w="7560" w:type="dxa"/>
            <w:vAlign w:val="center"/>
          </w:tcPr>
          <w:p w14:paraId="502EEB75" w14:textId="77777777" w:rsidR="00133B9B" w:rsidRDefault="00133B9B" w:rsidP="00F04106">
            <w:pPr>
              <w:rPr>
                <w:rFonts w:ascii="Calibri Light" w:hAnsi="Calibri Light"/>
                <w:color w:val="000000"/>
                <w:sz w:val="20"/>
                <w:szCs w:val="20"/>
              </w:rPr>
            </w:pPr>
            <w:r>
              <w:rPr>
                <w:rFonts w:ascii="Calibri Light" w:hAnsi="Calibri Light"/>
                <w:color w:val="000000"/>
                <w:sz w:val="20"/>
                <w:szCs w:val="20"/>
              </w:rPr>
              <w:t>Link between installation and postal regional structure. Usually a building, but can also be a piece of property or other facility, such as a fountain or construction site. The connection object corresponds to the functional location in plant maintenance (PM).</w:t>
            </w:r>
          </w:p>
        </w:tc>
      </w:tr>
      <w:tr w:rsidR="00133B9B" w:rsidRPr="006B24F0" w14:paraId="7FD189A7" w14:textId="77777777" w:rsidTr="00F04106">
        <w:trPr>
          <w:cantSplit/>
          <w:trHeight w:val="432"/>
        </w:trPr>
        <w:tc>
          <w:tcPr>
            <w:tcW w:w="1777" w:type="dxa"/>
            <w:vAlign w:val="center"/>
          </w:tcPr>
          <w:p w14:paraId="6732C58D" w14:textId="77777777" w:rsidR="00133B9B" w:rsidRDefault="00133B9B" w:rsidP="00F04106">
            <w:pPr>
              <w:jc w:val="center"/>
              <w:rPr>
                <w:rFonts w:ascii="Calibri Light" w:hAnsi="Calibri Light"/>
                <w:color w:val="000000"/>
                <w:sz w:val="20"/>
                <w:szCs w:val="20"/>
              </w:rPr>
            </w:pPr>
            <w:r>
              <w:rPr>
                <w:rFonts w:ascii="Calibri Light" w:hAnsi="Calibri Light" w:cs="Arial"/>
                <w:color w:val="000000"/>
                <w:sz w:val="20"/>
                <w:szCs w:val="20"/>
              </w:rPr>
              <w:t>CRB</w:t>
            </w:r>
          </w:p>
        </w:tc>
        <w:tc>
          <w:tcPr>
            <w:tcW w:w="7560" w:type="dxa"/>
            <w:vAlign w:val="center"/>
          </w:tcPr>
          <w:p w14:paraId="21D191C2" w14:textId="77777777" w:rsidR="00133B9B" w:rsidRDefault="00133B9B" w:rsidP="00F04106">
            <w:pPr>
              <w:rPr>
                <w:rFonts w:ascii="Calibri Light" w:hAnsi="Calibri Light"/>
                <w:color w:val="000000"/>
                <w:sz w:val="20"/>
                <w:szCs w:val="20"/>
              </w:rPr>
            </w:pPr>
            <w:r>
              <w:rPr>
                <w:rFonts w:ascii="Calibri Light" w:hAnsi="Calibri Light" w:cs="Arial"/>
                <w:color w:val="000000"/>
                <w:sz w:val="20"/>
                <w:szCs w:val="20"/>
              </w:rPr>
              <w:t>SAP Customer Relationship &amp; Billing system. This is what is being implemented with the CSRP program.</w:t>
            </w:r>
          </w:p>
        </w:tc>
      </w:tr>
      <w:tr w:rsidR="00133B9B" w:rsidRPr="006B24F0" w14:paraId="0D84E7AE" w14:textId="77777777" w:rsidTr="00F04106">
        <w:trPr>
          <w:cantSplit/>
          <w:trHeight w:val="246"/>
        </w:trPr>
        <w:tc>
          <w:tcPr>
            <w:tcW w:w="1777" w:type="dxa"/>
            <w:vAlign w:val="center"/>
          </w:tcPr>
          <w:p w14:paraId="249AC521" w14:textId="77777777" w:rsidR="00133B9B" w:rsidRDefault="00133B9B" w:rsidP="00F04106">
            <w:pPr>
              <w:jc w:val="center"/>
              <w:rPr>
                <w:rFonts w:ascii="Calibri Light" w:hAnsi="Calibri Light"/>
                <w:color w:val="000000"/>
                <w:sz w:val="20"/>
                <w:szCs w:val="20"/>
              </w:rPr>
            </w:pPr>
            <w:r>
              <w:rPr>
                <w:rFonts w:ascii="Calibri Light" w:hAnsi="Calibri Light" w:cs="Arial"/>
                <w:color w:val="000000"/>
                <w:sz w:val="20"/>
                <w:szCs w:val="20"/>
              </w:rPr>
              <w:t>CRM</w:t>
            </w:r>
          </w:p>
        </w:tc>
        <w:tc>
          <w:tcPr>
            <w:tcW w:w="7560" w:type="dxa"/>
            <w:vAlign w:val="center"/>
          </w:tcPr>
          <w:p w14:paraId="60894765" w14:textId="77777777" w:rsidR="00133B9B" w:rsidRDefault="00133B9B" w:rsidP="00F04106">
            <w:pPr>
              <w:rPr>
                <w:rFonts w:ascii="Calibri Light" w:hAnsi="Calibri Light"/>
                <w:color w:val="000000"/>
                <w:sz w:val="20"/>
                <w:szCs w:val="20"/>
              </w:rPr>
            </w:pPr>
            <w:r>
              <w:rPr>
                <w:rFonts w:ascii="Calibri Light" w:hAnsi="Calibri Light" w:cs="Arial"/>
                <w:color w:val="000000"/>
                <w:sz w:val="20"/>
                <w:szCs w:val="20"/>
              </w:rPr>
              <w:t>SAP Customer Relationship Management</w:t>
            </w:r>
          </w:p>
        </w:tc>
      </w:tr>
      <w:tr w:rsidR="00133B9B" w:rsidRPr="006B24F0" w14:paraId="31A1C83F" w14:textId="77777777" w:rsidTr="00F04106">
        <w:trPr>
          <w:cantSplit/>
          <w:trHeight w:val="432"/>
        </w:trPr>
        <w:tc>
          <w:tcPr>
            <w:tcW w:w="1777" w:type="dxa"/>
            <w:vAlign w:val="center"/>
          </w:tcPr>
          <w:p w14:paraId="3EB8A699" w14:textId="77777777" w:rsidR="00133B9B" w:rsidRDefault="00133B9B" w:rsidP="00F04106">
            <w:pPr>
              <w:jc w:val="center"/>
              <w:rPr>
                <w:rFonts w:ascii="Calibri Light" w:hAnsi="Calibri Light"/>
                <w:color w:val="000000"/>
                <w:sz w:val="20"/>
                <w:szCs w:val="20"/>
              </w:rPr>
            </w:pPr>
            <w:r>
              <w:rPr>
                <w:rFonts w:ascii="Calibri Light" w:hAnsi="Calibri Light" w:cs="Arial"/>
                <w:color w:val="000000"/>
                <w:sz w:val="20"/>
                <w:szCs w:val="20"/>
              </w:rPr>
              <w:t>Customer</w:t>
            </w:r>
          </w:p>
        </w:tc>
        <w:tc>
          <w:tcPr>
            <w:tcW w:w="7560" w:type="dxa"/>
            <w:vAlign w:val="center"/>
          </w:tcPr>
          <w:p w14:paraId="4CDC11C0" w14:textId="77777777" w:rsidR="00133B9B" w:rsidRDefault="00133B9B" w:rsidP="00F04106">
            <w:pPr>
              <w:rPr>
                <w:rFonts w:ascii="Calibri Light" w:hAnsi="Calibri Light"/>
                <w:color w:val="000000"/>
                <w:sz w:val="20"/>
                <w:szCs w:val="20"/>
              </w:rPr>
            </w:pPr>
            <w:r>
              <w:rPr>
                <w:rFonts w:ascii="Calibri Light" w:hAnsi="Calibri Light"/>
                <w:color w:val="000000"/>
                <w:sz w:val="20"/>
                <w:szCs w:val="20"/>
              </w:rPr>
              <w:t>Any entity with a relationship with SCE.  This term is usually used in reference to customers (both individuals and organizations) This can include employees and third party suppliers (banks and payment partners). SAP Equivalent is Business Partner (BP)</w:t>
            </w:r>
          </w:p>
        </w:tc>
      </w:tr>
      <w:tr w:rsidR="00133B9B" w:rsidRPr="006B24F0" w14:paraId="2B5706CA" w14:textId="77777777" w:rsidTr="00F04106">
        <w:trPr>
          <w:cantSplit/>
          <w:trHeight w:val="432"/>
        </w:trPr>
        <w:tc>
          <w:tcPr>
            <w:tcW w:w="1777" w:type="dxa"/>
            <w:vAlign w:val="center"/>
          </w:tcPr>
          <w:p w14:paraId="268BD608" w14:textId="77777777" w:rsidR="00133B9B" w:rsidRDefault="00133B9B" w:rsidP="00F04106">
            <w:pPr>
              <w:jc w:val="center"/>
              <w:rPr>
                <w:rFonts w:ascii="Calibri Light" w:hAnsi="Calibri Light"/>
                <w:color w:val="000000"/>
                <w:sz w:val="20"/>
                <w:szCs w:val="20"/>
              </w:rPr>
            </w:pPr>
            <w:r>
              <w:rPr>
                <w:rFonts w:ascii="Calibri Light" w:hAnsi="Calibri Light" w:cs="Arial"/>
                <w:color w:val="000000"/>
                <w:sz w:val="20"/>
                <w:szCs w:val="20"/>
              </w:rPr>
              <w:t>EAM</w:t>
            </w:r>
          </w:p>
        </w:tc>
        <w:tc>
          <w:tcPr>
            <w:tcW w:w="7560" w:type="dxa"/>
            <w:vAlign w:val="center"/>
          </w:tcPr>
          <w:p w14:paraId="5D9EACC6" w14:textId="77777777" w:rsidR="00133B9B" w:rsidRDefault="00133B9B" w:rsidP="00F04106">
            <w:pPr>
              <w:rPr>
                <w:rFonts w:ascii="Calibri Light" w:hAnsi="Calibri Light"/>
                <w:color w:val="000000"/>
                <w:sz w:val="20"/>
                <w:szCs w:val="20"/>
              </w:rPr>
            </w:pPr>
            <w:r>
              <w:rPr>
                <w:rFonts w:ascii="Calibri Light" w:hAnsi="Calibri Light" w:cs="Arial"/>
                <w:color w:val="000000"/>
                <w:sz w:val="20"/>
                <w:szCs w:val="20"/>
              </w:rPr>
              <w:t>SAP Enterprise Asset Management</w:t>
            </w:r>
          </w:p>
        </w:tc>
      </w:tr>
      <w:tr w:rsidR="00133B9B" w:rsidRPr="006B24F0" w14:paraId="369A2A09" w14:textId="77777777" w:rsidTr="00F04106">
        <w:trPr>
          <w:cantSplit/>
          <w:trHeight w:val="432"/>
        </w:trPr>
        <w:tc>
          <w:tcPr>
            <w:tcW w:w="1777" w:type="dxa"/>
            <w:vAlign w:val="center"/>
          </w:tcPr>
          <w:p w14:paraId="44AC4B93" w14:textId="77777777" w:rsidR="00133B9B" w:rsidRDefault="00133B9B" w:rsidP="00F04106">
            <w:pPr>
              <w:jc w:val="center"/>
              <w:rPr>
                <w:rFonts w:ascii="Calibri Light" w:hAnsi="Calibri Light"/>
                <w:color w:val="000000"/>
                <w:sz w:val="20"/>
                <w:szCs w:val="20"/>
              </w:rPr>
            </w:pPr>
            <w:r>
              <w:rPr>
                <w:rFonts w:ascii="Calibri Light" w:hAnsi="Calibri Light" w:cs="Arial"/>
                <w:color w:val="000000"/>
                <w:sz w:val="20"/>
                <w:szCs w:val="20"/>
              </w:rPr>
              <w:t>ECC</w:t>
            </w:r>
          </w:p>
        </w:tc>
        <w:tc>
          <w:tcPr>
            <w:tcW w:w="7560" w:type="dxa"/>
            <w:vAlign w:val="center"/>
          </w:tcPr>
          <w:p w14:paraId="20DC183A" w14:textId="77777777" w:rsidR="00133B9B" w:rsidRDefault="00133B9B" w:rsidP="00F04106">
            <w:pPr>
              <w:rPr>
                <w:rFonts w:ascii="Calibri Light" w:hAnsi="Calibri Light"/>
                <w:color w:val="000000"/>
                <w:sz w:val="20"/>
                <w:szCs w:val="20"/>
              </w:rPr>
            </w:pPr>
            <w:r>
              <w:rPr>
                <w:rFonts w:ascii="Calibri Light" w:hAnsi="Calibri Light" w:cs="Arial"/>
                <w:color w:val="000000"/>
                <w:sz w:val="20"/>
                <w:szCs w:val="20"/>
              </w:rPr>
              <w:t>SAP ERP Central Component (SAP) - The core SAP modules (FICO, WM, SD, EAM, HR). This term is commonly used to refer to the existing SAP modules implemented at SCE.</w:t>
            </w:r>
          </w:p>
        </w:tc>
      </w:tr>
      <w:tr w:rsidR="00133B9B" w:rsidRPr="006B24F0" w14:paraId="36898ED5" w14:textId="77777777" w:rsidTr="00F04106">
        <w:trPr>
          <w:cantSplit/>
          <w:trHeight w:val="432"/>
        </w:trPr>
        <w:tc>
          <w:tcPr>
            <w:tcW w:w="1777" w:type="dxa"/>
            <w:vAlign w:val="center"/>
          </w:tcPr>
          <w:p w14:paraId="534B6140" w14:textId="77777777" w:rsidR="00133B9B" w:rsidRDefault="00133B9B" w:rsidP="00F04106">
            <w:pPr>
              <w:jc w:val="center"/>
              <w:rPr>
                <w:rFonts w:ascii="Calibri Light" w:hAnsi="Calibri Light"/>
                <w:color w:val="000000"/>
                <w:sz w:val="20"/>
                <w:szCs w:val="20"/>
              </w:rPr>
            </w:pPr>
            <w:r>
              <w:rPr>
                <w:rFonts w:ascii="Calibri Light" w:hAnsi="Calibri Light" w:cs="Arial"/>
                <w:color w:val="000000"/>
                <w:sz w:val="20"/>
                <w:szCs w:val="20"/>
              </w:rPr>
              <w:t>ERP</w:t>
            </w:r>
          </w:p>
        </w:tc>
        <w:tc>
          <w:tcPr>
            <w:tcW w:w="7560" w:type="dxa"/>
            <w:vAlign w:val="center"/>
          </w:tcPr>
          <w:p w14:paraId="0DDEC71E" w14:textId="77777777" w:rsidR="00133B9B" w:rsidRDefault="00133B9B" w:rsidP="00F04106">
            <w:pPr>
              <w:rPr>
                <w:rFonts w:ascii="Calibri Light" w:hAnsi="Calibri Light"/>
                <w:color w:val="000000"/>
                <w:sz w:val="20"/>
                <w:szCs w:val="20"/>
              </w:rPr>
            </w:pPr>
            <w:r>
              <w:rPr>
                <w:rFonts w:ascii="Calibri Light" w:hAnsi="Calibri Light" w:cs="Arial"/>
                <w:color w:val="000000"/>
                <w:sz w:val="20"/>
                <w:szCs w:val="20"/>
              </w:rPr>
              <w:t>SAP Enterprise Resource Planning</w:t>
            </w:r>
          </w:p>
        </w:tc>
      </w:tr>
      <w:tr w:rsidR="00133B9B" w:rsidRPr="006B24F0" w14:paraId="2764ADB9" w14:textId="77777777" w:rsidTr="00F04106">
        <w:trPr>
          <w:cantSplit/>
          <w:trHeight w:val="192"/>
        </w:trPr>
        <w:tc>
          <w:tcPr>
            <w:tcW w:w="1777" w:type="dxa"/>
            <w:vAlign w:val="center"/>
          </w:tcPr>
          <w:p w14:paraId="56395F6A" w14:textId="77777777" w:rsidR="00133B9B" w:rsidRDefault="00133B9B" w:rsidP="00F04106">
            <w:pPr>
              <w:jc w:val="center"/>
              <w:rPr>
                <w:rFonts w:ascii="Calibri Light" w:hAnsi="Calibri Light"/>
                <w:color w:val="000000"/>
                <w:sz w:val="20"/>
                <w:szCs w:val="20"/>
              </w:rPr>
            </w:pPr>
            <w:r>
              <w:rPr>
                <w:rFonts w:ascii="Calibri Light" w:hAnsi="Calibri Light" w:cs="Arial"/>
                <w:color w:val="000000"/>
                <w:sz w:val="20"/>
                <w:szCs w:val="20"/>
              </w:rPr>
              <w:t>IMG</w:t>
            </w:r>
          </w:p>
        </w:tc>
        <w:tc>
          <w:tcPr>
            <w:tcW w:w="7560" w:type="dxa"/>
            <w:vAlign w:val="center"/>
          </w:tcPr>
          <w:p w14:paraId="720E3DC5" w14:textId="77777777" w:rsidR="00133B9B" w:rsidRDefault="00133B9B" w:rsidP="00F04106">
            <w:pPr>
              <w:rPr>
                <w:rFonts w:ascii="Calibri Light" w:hAnsi="Calibri Light"/>
                <w:color w:val="000000"/>
                <w:sz w:val="20"/>
                <w:szCs w:val="20"/>
              </w:rPr>
            </w:pPr>
            <w:r>
              <w:rPr>
                <w:rFonts w:ascii="Calibri Light" w:hAnsi="Calibri Light" w:cs="Arial"/>
                <w:color w:val="000000"/>
                <w:sz w:val="20"/>
                <w:szCs w:val="20"/>
              </w:rPr>
              <w:t>SAP Implementation Guide - where configuration is performed</w:t>
            </w:r>
          </w:p>
        </w:tc>
      </w:tr>
      <w:tr w:rsidR="00133B9B" w:rsidRPr="006B24F0" w14:paraId="4C279480" w14:textId="77777777" w:rsidTr="00F04106">
        <w:trPr>
          <w:cantSplit/>
          <w:trHeight w:val="192"/>
        </w:trPr>
        <w:tc>
          <w:tcPr>
            <w:tcW w:w="1777" w:type="dxa"/>
            <w:vAlign w:val="center"/>
          </w:tcPr>
          <w:p w14:paraId="5C694F1F" w14:textId="77777777" w:rsidR="00133B9B" w:rsidRDefault="00133B9B" w:rsidP="00F04106">
            <w:pPr>
              <w:jc w:val="center"/>
              <w:rPr>
                <w:rFonts w:ascii="Calibri Light" w:hAnsi="Calibri Light"/>
                <w:color w:val="000000"/>
                <w:sz w:val="20"/>
                <w:szCs w:val="20"/>
              </w:rPr>
            </w:pPr>
            <w:r>
              <w:rPr>
                <w:rFonts w:ascii="Calibri Light" w:hAnsi="Calibri Light"/>
                <w:color w:val="000000"/>
                <w:sz w:val="20"/>
                <w:szCs w:val="20"/>
              </w:rPr>
              <w:t>Level Pay Plans</w:t>
            </w:r>
          </w:p>
        </w:tc>
        <w:tc>
          <w:tcPr>
            <w:tcW w:w="7560" w:type="dxa"/>
            <w:vAlign w:val="center"/>
          </w:tcPr>
          <w:p w14:paraId="4F0D4BF3" w14:textId="77777777" w:rsidR="00133B9B" w:rsidRDefault="00133B9B" w:rsidP="00F04106">
            <w:pPr>
              <w:rPr>
                <w:rFonts w:ascii="Calibri Light" w:hAnsi="Calibri Light"/>
                <w:color w:val="000000"/>
                <w:sz w:val="20"/>
                <w:szCs w:val="20"/>
              </w:rPr>
            </w:pPr>
            <w:r>
              <w:rPr>
                <w:rFonts w:ascii="Calibri Light" w:hAnsi="Calibri Light"/>
                <w:color w:val="000000"/>
                <w:sz w:val="20"/>
                <w:szCs w:val="20"/>
              </w:rPr>
              <w:t>SAP equivalent term is Budget Billing.  Budget Billing allows customers to pay regular equal amounts over a yearly period.</w:t>
            </w:r>
          </w:p>
        </w:tc>
      </w:tr>
      <w:tr w:rsidR="00133B9B" w:rsidRPr="006B24F0" w14:paraId="2844EA3B" w14:textId="77777777" w:rsidTr="00F04106">
        <w:trPr>
          <w:cantSplit/>
          <w:trHeight w:val="192"/>
        </w:trPr>
        <w:tc>
          <w:tcPr>
            <w:tcW w:w="1777" w:type="dxa"/>
            <w:vAlign w:val="center"/>
          </w:tcPr>
          <w:p w14:paraId="2578C992" w14:textId="77777777" w:rsidR="00133B9B" w:rsidRDefault="00133B9B" w:rsidP="00F04106">
            <w:pPr>
              <w:jc w:val="center"/>
              <w:rPr>
                <w:rFonts w:ascii="Calibri Light" w:hAnsi="Calibri Light"/>
                <w:color w:val="000000"/>
                <w:sz w:val="20"/>
                <w:szCs w:val="20"/>
              </w:rPr>
            </w:pPr>
            <w:r>
              <w:rPr>
                <w:rFonts w:ascii="Calibri Light" w:hAnsi="Calibri Light"/>
                <w:color w:val="000000"/>
                <w:sz w:val="20"/>
                <w:szCs w:val="20"/>
              </w:rPr>
              <w:t>PI/PO</w:t>
            </w:r>
          </w:p>
        </w:tc>
        <w:tc>
          <w:tcPr>
            <w:tcW w:w="7560" w:type="dxa"/>
            <w:vAlign w:val="center"/>
          </w:tcPr>
          <w:p w14:paraId="25D99C10" w14:textId="77777777" w:rsidR="00133B9B" w:rsidRDefault="00133B9B" w:rsidP="00F04106">
            <w:pPr>
              <w:rPr>
                <w:rFonts w:ascii="Calibri Light" w:hAnsi="Calibri Light"/>
                <w:color w:val="000000"/>
                <w:sz w:val="20"/>
                <w:szCs w:val="20"/>
              </w:rPr>
            </w:pPr>
            <w:r>
              <w:rPr>
                <w:rFonts w:ascii="Calibri Light" w:hAnsi="Calibri Light"/>
                <w:color w:val="000000"/>
                <w:sz w:val="20"/>
                <w:szCs w:val="20"/>
              </w:rPr>
              <w:t>SAP Process Integration/Process Orchestration</w:t>
            </w:r>
          </w:p>
        </w:tc>
      </w:tr>
      <w:tr w:rsidR="00133B9B" w:rsidRPr="006B24F0" w14:paraId="479B5A29" w14:textId="77777777" w:rsidTr="00F04106">
        <w:trPr>
          <w:cantSplit/>
          <w:trHeight w:val="192"/>
        </w:trPr>
        <w:tc>
          <w:tcPr>
            <w:tcW w:w="1777" w:type="dxa"/>
            <w:vAlign w:val="center"/>
          </w:tcPr>
          <w:p w14:paraId="76DA99CB" w14:textId="77777777" w:rsidR="00133B9B" w:rsidRDefault="00133B9B" w:rsidP="00F04106">
            <w:pPr>
              <w:jc w:val="center"/>
              <w:rPr>
                <w:rFonts w:ascii="Calibri Light" w:hAnsi="Calibri Light"/>
                <w:color w:val="000000"/>
                <w:sz w:val="20"/>
                <w:szCs w:val="20"/>
              </w:rPr>
            </w:pPr>
            <w:r>
              <w:rPr>
                <w:rFonts w:ascii="Calibri Light" w:hAnsi="Calibri Light" w:cs="Arial"/>
                <w:color w:val="000000"/>
                <w:sz w:val="20"/>
                <w:szCs w:val="20"/>
              </w:rPr>
              <w:t>SCE</w:t>
            </w:r>
          </w:p>
        </w:tc>
        <w:tc>
          <w:tcPr>
            <w:tcW w:w="7560" w:type="dxa"/>
            <w:vAlign w:val="center"/>
          </w:tcPr>
          <w:p w14:paraId="3B4B0213" w14:textId="77777777" w:rsidR="00133B9B" w:rsidRDefault="00133B9B" w:rsidP="00F04106">
            <w:pPr>
              <w:rPr>
                <w:rFonts w:ascii="Calibri Light" w:hAnsi="Calibri Light"/>
                <w:color w:val="000000"/>
                <w:sz w:val="20"/>
                <w:szCs w:val="20"/>
              </w:rPr>
            </w:pPr>
            <w:r>
              <w:rPr>
                <w:rFonts w:ascii="Calibri Light" w:hAnsi="Calibri Light" w:cs="Arial"/>
                <w:color w:val="000000"/>
                <w:sz w:val="20"/>
                <w:szCs w:val="20"/>
              </w:rPr>
              <w:t>Southern California Edison</w:t>
            </w:r>
          </w:p>
        </w:tc>
      </w:tr>
      <w:tr w:rsidR="00133B9B" w:rsidRPr="006B24F0" w14:paraId="7FD71905" w14:textId="77777777" w:rsidTr="00F04106">
        <w:trPr>
          <w:cantSplit/>
          <w:trHeight w:val="192"/>
        </w:trPr>
        <w:tc>
          <w:tcPr>
            <w:tcW w:w="1777" w:type="dxa"/>
            <w:tcBorders>
              <w:top w:val="single" w:sz="6" w:space="0" w:color="auto"/>
              <w:left w:val="threeDEmboss" w:sz="6" w:space="0" w:color="auto"/>
              <w:bottom w:val="single" w:sz="6" w:space="0" w:color="auto"/>
              <w:right w:val="single" w:sz="6" w:space="0" w:color="auto"/>
            </w:tcBorders>
            <w:vAlign w:val="center"/>
          </w:tcPr>
          <w:p w14:paraId="2DDEA6C5" w14:textId="77777777" w:rsidR="00133B9B" w:rsidRDefault="00133B9B" w:rsidP="00F04106">
            <w:pPr>
              <w:jc w:val="center"/>
              <w:rPr>
                <w:rFonts w:ascii="Calibri Light" w:hAnsi="Calibri Light"/>
                <w:color w:val="000000"/>
                <w:sz w:val="20"/>
                <w:szCs w:val="20"/>
              </w:rPr>
            </w:pPr>
            <w:r>
              <w:rPr>
                <w:rFonts w:ascii="Calibri Light" w:hAnsi="Calibri Light"/>
                <w:color w:val="000000"/>
                <w:sz w:val="20"/>
                <w:szCs w:val="20"/>
              </w:rPr>
              <w:t>Summary Billing</w:t>
            </w:r>
          </w:p>
        </w:tc>
        <w:tc>
          <w:tcPr>
            <w:tcW w:w="7560" w:type="dxa"/>
            <w:tcBorders>
              <w:top w:val="single" w:sz="6" w:space="0" w:color="auto"/>
              <w:left w:val="single" w:sz="6" w:space="0" w:color="auto"/>
              <w:bottom w:val="single" w:sz="6" w:space="0" w:color="auto"/>
              <w:right w:val="threeDEmboss" w:sz="6" w:space="0" w:color="auto"/>
            </w:tcBorders>
            <w:vAlign w:val="center"/>
          </w:tcPr>
          <w:p w14:paraId="51B09F2B" w14:textId="77777777" w:rsidR="00133B9B" w:rsidRDefault="00133B9B" w:rsidP="00F04106">
            <w:pPr>
              <w:rPr>
                <w:rFonts w:ascii="Calibri Light" w:hAnsi="Calibri Light"/>
                <w:color w:val="000000"/>
                <w:sz w:val="20"/>
                <w:szCs w:val="20"/>
              </w:rPr>
            </w:pPr>
            <w:r>
              <w:rPr>
                <w:rFonts w:ascii="Calibri Light" w:hAnsi="Calibri Light"/>
                <w:color w:val="000000"/>
                <w:sz w:val="20"/>
                <w:szCs w:val="20"/>
              </w:rPr>
              <w:t>Standard SAP functionality that enables the invoicing of multiple Contract Accounts under one Parent Contract Account (Consolidated Summary Billing).  SAP equivalent is Collective Billing.</w:t>
            </w:r>
          </w:p>
        </w:tc>
      </w:tr>
      <w:tr w:rsidR="00133B9B" w:rsidRPr="006B24F0" w14:paraId="1CF9C071" w14:textId="77777777" w:rsidTr="00F04106">
        <w:trPr>
          <w:cantSplit/>
          <w:trHeight w:val="192"/>
        </w:trPr>
        <w:tc>
          <w:tcPr>
            <w:tcW w:w="1777" w:type="dxa"/>
            <w:tcBorders>
              <w:top w:val="single" w:sz="6" w:space="0" w:color="auto"/>
              <w:left w:val="threeDEmboss" w:sz="6" w:space="0" w:color="auto"/>
              <w:bottom w:val="single" w:sz="6" w:space="0" w:color="auto"/>
              <w:right w:val="single" w:sz="6" w:space="0" w:color="auto"/>
            </w:tcBorders>
            <w:vAlign w:val="center"/>
          </w:tcPr>
          <w:p w14:paraId="79E7E44D" w14:textId="77777777" w:rsidR="00133B9B" w:rsidRDefault="00133B9B" w:rsidP="00F04106">
            <w:pPr>
              <w:jc w:val="center"/>
              <w:rPr>
                <w:rFonts w:ascii="Calibri Light" w:hAnsi="Calibri Light"/>
                <w:color w:val="000000"/>
                <w:sz w:val="20"/>
                <w:szCs w:val="20"/>
              </w:rPr>
            </w:pPr>
            <w:r>
              <w:rPr>
                <w:rFonts w:ascii="Calibri Light" w:hAnsi="Calibri Light" w:cs="Arial"/>
                <w:color w:val="000000"/>
                <w:sz w:val="20"/>
                <w:szCs w:val="20"/>
              </w:rPr>
              <w:t>TMD</w:t>
            </w:r>
          </w:p>
        </w:tc>
        <w:tc>
          <w:tcPr>
            <w:tcW w:w="7560" w:type="dxa"/>
            <w:tcBorders>
              <w:top w:val="single" w:sz="6" w:space="0" w:color="auto"/>
              <w:left w:val="single" w:sz="6" w:space="0" w:color="auto"/>
              <w:bottom w:val="single" w:sz="6" w:space="0" w:color="auto"/>
              <w:right w:val="threeDEmboss" w:sz="6" w:space="0" w:color="auto"/>
            </w:tcBorders>
            <w:vAlign w:val="center"/>
          </w:tcPr>
          <w:p w14:paraId="502E582E" w14:textId="77777777" w:rsidR="00133B9B" w:rsidRDefault="00133B9B" w:rsidP="00F04106">
            <w:pPr>
              <w:rPr>
                <w:rFonts w:ascii="Calibri Light" w:hAnsi="Calibri Light"/>
                <w:color w:val="000000"/>
                <w:sz w:val="20"/>
                <w:szCs w:val="20"/>
              </w:rPr>
            </w:pPr>
            <w:r>
              <w:rPr>
                <w:rFonts w:ascii="Calibri Light" w:hAnsi="Calibri Light" w:cs="Arial"/>
                <w:color w:val="000000"/>
                <w:sz w:val="20"/>
                <w:szCs w:val="20"/>
              </w:rPr>
              <w:t>SAP Technical Master Data e.g. Connection Object, Premise and Device Location</w:t>
            </w:r>
          </w:p>
        </w:tc>
      </w:tr>
      <w:tr w:rsidR="00133B9B" w:rsidRPr="006B24F0" w14:paraId="433C4F1F" w14:textId="77777777" w:rsidTr="00F04106">
        <w:trPr>
          <w:cantSplit/>
          <w:trHeight w:val="192"/>
        </w:trPr>
        <w:tc>
          <w:tcPr>
            <w:tcW w:w="1777" w:type="dxa"/>
            <w:tcBorders>
              <w:top w:val="single" w:sz="6" w:space="0" w:color="auto"/>
              <w:left w:val="threeDEmboss" w:sz="6" w:space="0" w:color="auto"/>
              <w:bottom w:val="threeDEmboss" w:sz="6" w:space="0" w:color="auto"/>
              <w:right w:val="single" w:sz="6" w:space="0" w:color="auto"/>
            </w:tcBorders>
            <w:vAlign w:val="center"/>
          </w:tcPr>
          <w:p w14:paraId="34587FD3" w14:textId="77777777" w:rsidR="00133B9B" w:rsidRDefault="00133B9B" w:rsidP="00F04106">
            <w:pPr>
              <w:jc w:val="center"/>
              <w:rPr>
                <w:rFonts w:ascii="Calibri Light" w:hAnsi="Calibri Light"/>
                <w:color w:val="000000"/>
                <w:sz w:val="20"/>
                <w:szCs w:val="20"/>
              </w:rPr>
            </w:pPr>
            <w:r>
              <w:rPr>
                <w:rFonts w:ascii="Calibri Light" w:hAnsi="Calibri Light"/>
                <w:color w:val="000000"/>
                <w:sz w:val="20"/>
                <w:szCs w:val="20"/>
              </w:rPr>
              <w:t>WSDL</w:t>
            </w:r>
          </w:p>
        </w:tc>
        <w:tc>
          <w:tcPr>
            <w:tcW w:w="7560" w:type="dxa"/>
            <w:tcBorders>
              <w:top w:val="single" w:sz="6" w:space="0" w:color="auto"/>
              <w:left w:val="single" w:sz="6" w:space="0" w:color="auto"/>
              <w:bottom w:val="threeDEmboss" w:sz="6" w:space="0" w:color="auto"/>
              <w:right w:val="threeDEmboss" w:sz="6" w:space="0" w:color="auto"/>
            </w:tcBorders>
            <w:vAlign w:val="center"/>
          </w:tcPr>
          <w:p w14:paraId="422C9426" w14:textId="77777777" w:rsidR="00133B9B" w:rsidRDefault="00133B9B" w:rsidP="00F04106">
            <w:pPr>
              <w:rPr>
                <w:rFonts w:ascii="Calibri Light" w:hAnsi="Calibri Light"/>
                <w:color w:val="000000"/>
                <w:sz w:val="20"/>
                <w:szCs w:val="20"/>
              </w:rPr>
            </w:pPr>
            <w:r>
              <w:rPr>
                <w:rFonts w:ascii="Calibri Light" w:hAnsi="Calibri Light"/>
                <w:color w:val="000000"/>
                <w:sz w:val="20"/>
                <w:szCs w:val="20"/>
              </w:rPr>
              <w:t>WSDL – Web Services Description Language</w:t>
            </w:r>
          </w:p>
        </w:tc>
      </w:tr>
    </w:tbl>
    <w:p w14:paraId="4C5B953D" w14:textId="77777777" w:rsidR="00E0118B" w:rsidRPr="006B24F0" w:rsidRDefault="00E0118B" w:rsidP="00BA22E3">
      <w:pPr>
        <w:pStyle w:val="Heading2Text"/>
        <w:ind w:left="0"/>
        <w:rPr>
          <w:rFonts w:ascii="Calibri Light" w:hAnsi="Calibri Light" w:cs="Arial"/>
        </w:rPr>
      </w:pPr>
    </w:p>
    <w:p w14:paraId="70793301" w14:textId="77777777" w:rsidR="00F029C3" w:rsidRPr="00CD4E29" w:rsidRDefault="00F029C3" w:rsidP="00E0118B">
      <w:pPr>
        <w:pStyle w:val="Heading2Text"/>
        <w:rPr>
          <w:rFonts w:ascii="Calibri Light" w:hAnsi="Calibri Light" w:cs="Arial"/>
          <w:sz w:val="18"/>
        </w:rPr>
      </w:pPr>
      <w:r w:rsidRPr="00CD4E29">
        <w:rPr>
          <w:rFonts w:ascii="Calibri Light" w:hAnsi="Calibri Light" w:cs="Arial"/>
          <w:sz w:val="18"/>
        </w:rPr>
        <w:t xml:space="preserve">Additional terms may be found in APSE </w:t>
      </w:r>
      <w:hyperlink r:id="rId12" w:history="1">
        <w:r w:rsidRPr="00CD4E29">
          <w:rPr>
            <w:rStyle w:val="Hyperlink"/>
            <w:rFonts w:ascii="Calibri Light" w:hAnsi="Calibri Light" w:cs="Arial"/>
            <w:sz w:val="18"/>
          </w:rPr>
          <w:t>General Document # 32 CSRP Glossary</w:t>
        </w:r>
      </w:hyperlink>
    </w:p>
    <w:p w14:paraId="74A69224" w14:textId="77777777" w:rsidR="00E0118B" w:rsidRPr="006B24F0" w:rsidRDefault="00E0118B" w:rsidP="002F58D0">
      <w:pPr>
        <w:pStyle w:val="Heading1"/>
        <w:rPr>
          <w:rFonts w:ascii="Calibri Light" w:hAnsi="Calibri Light"/>
        </w:rPr>
      </w:pPr>
      <w:bookmarkStart w:id="25" w:name="_Toc406588300"/>
      <w:bookmarkStart w:id="26" w:name="_Toc491613806"/>
      <w:bookmarkStart w:id="27" w:name="_Toc516668621"/>
      <w:r w:rsidRPr="006B24F0">
        <w:rPr>
          <w:rFonts w:ascii="Calibri Light" w:hAnsi="Calibri Light"/>
        </w:rPr>
        <w:lastRenderedPageBreak/>
        <w:t>Business Process Design</w:t>
      </w:r>
      <w:bookmarkEnd w:id="25"/>
      <w:bookmarkEnd w:id="26"/>
      <w:bookmarkEnd w:id="27"/>
    </w:p>
    <w:p w14:paraId="354154C2" w14:textId="74A26772" w:rsidR="00E0118B" w:rsidRPr="006B24F0" w:rsidRDefault="00915130" w:rsidP="003C6C8A">
      <w:pPr>
        <w:pStyle w:val="Heading2"/>
      </w:pPr>
      <w:bookmarkStart w:id="28" w:name="_Toc516668622"/>
      <w:r>
        <w:t xml:space="preserve">2.1 </w:t>
      </w:r>
      <w:bookmarkStart w:id="29" w:name="_Toc406588301"/>
      <w:bookmarkStart w:id="30" w:name="_Toc491613807"/>
      <w:r w:rsidR="00BA22E3">
        <w:t>Interactive Voice Response (IVR)</w:t>
      </w:r>
      <w:r w:rsidR="00BA22E3" w:rsidRPr="006B24F0">
        <w:t xml:space="preserve"> </w:t>
      </w:r>
      <w:r w:rsidR="00E0118B" w:rsidRPr="006B24F0">
        <w:t>Details</w:t>
      </w:r>
      <w:bookmarkEnd w:id="28"/>
      <w:bookmarkEnd w:id="29"/>
      <w:bookmarkEnd w:id="30"/>
      <w:r w:rsidR="00E0118B" w:rsidRPr="006B24F0">
        <w:t xml:space="preserve"> </w:t>
      </w:r>
    </w:p>
    <w:p w14:paraId="71CD233B" w14:textId="7E4849B1" w:rsidR="006D2B05" w:rsidRDefault="007E1CC9" w:rsidP="00DD744F">
      <w:pPr>
        <w:pStyle w:val="Heading2Text"/>
        <w:rPr>
          <w:rFonts w:ascii="Calibri Light" w:hAnsi="Calibri Light"/>
        </w:rPr>
      </w:pPr>
      <w:bookmarkStart w:id="31" w:name="_Toc368501741"/>
      <w:bookmarkStart w:id="32" w:name="_Ref391280030"/>
      <w:bookmarkStart w:id="33" w:name="_Toc406588302"/>
      <w:bookmarkStart w:id="34" w:name="_Toc491613808"/>
      <w:r w:rsidRPr="001E6BFA">
        <w:rPr>
          <w:rFonts w:ascii="Calibri Light" w:hAnsi="Calibri Light"/>
        </w:rPr>
        <w:t xml:space="preserve">Depending on what </w:t>
      </w:r>
      <w:r>
        <w:rPr>
          <w:rFonts w:ascii="Calibri Light" w:hAnsi="Calibri Light"/>
        </w:rPr>
        <w:t xml:space="preserve">information </w:t>
      </w:r>
      <w:r w:rsidRPr="001E6BFA">
        <w:rPr>
          <w:rFonts w:ascii="Calibri Light" w:hAnsi="Calibri Light"/>
        </w:rPr>
        <w:t xml:space="preserve">the caller has keyed in via the telephone keypad, the business logic will assess the caller whether a full or partial authentication is required to perform automated transaction. Some IVR </w:t>
      </w:r>
      <w:r w:rsidRPr="009E717C">
        <w:rPr>
          <w:rFonts w:ascii="Calibri Light" w:eastAsia="Times New Roman" w:hAnsi="Calibri Light"/>
          <w:szCs w:val="22"/>
          <w:lang w:eastAsia="en-US"/>
        </w:rPr>
        <w:t>menu</w:t>
      </w:r>
      <w:r>
        <w:rPr>
          <w:rFonts w:ascii="Calibri Light" w:eastAsia="Times New Roman" w:hAnsi="Calibri Light"/>
          <w:szCs w:val="22"/>
          <w:lang w:eastAsia="en-US"/>
        </w:rPr>
        <w:t>s</w:t>
      </w:r>
      <w:r w:rsidRPr="009E717C">
        <w:rPr>
          <w:rFonts w:ascii="Calibri Light" w:eastAsia="Times New Roman" w:hAnsi="Calibri Light"/>
          <w:szCs w:val="22"/>
          <w:lang w:eastAsia="en-US"/>
        </w:rPr>
        <w:t xml:space="preserve"> like billing</w:t>
      </w:r>
      <w:r w:rsidRPr="001E6BFA">
        <w:rPr>
          <w:rFonts w:ascii="Calibri Light" w:hAnsi="Calibri Light"/>
        </w:rPr>
        <w:t xml:space="preserve"> and stop service will require a caller to have full authentication so that the request can be completed automatically without having to request a transfer to a live agent. For example, the payment arrangement will require a caller to identify </w:t>
      </w:r>
      <w:r>
        <w:rPr>
          <w:rFonts w:ascii="Calibri Light" w:hAnsi="Calibri Light"/>
        </w:rPr>
        <w:t>and confirm an account with</w:t>
      </w:r>
      <w:r w:rsidRPr="001E6BFA">
        <w:rPr>
          <w:rFonts w:ascii="Calibri Light" w:hAnsi="Calibri Light"/>
        </w:rPr>
        <w:t xml:space="preserve"> authentication in order to be able to request for a new payment arrangement.</w:t>
      </w:r>
    </w:p>
    <w:p w14:paraId="36400549" w14:textId="77777777" w:rsidR="00DD744F" w:rsidRPr="00AC0E59" w:rsidRDefault="00DD744F" w:rsidP="00DD744F">
      <w:pPr>
        <w:pStyle w:val="Heading2Text"/>
        <w:rPr>
          <w:rFonts w:ascii="Calibri Light" w:hAnsi="Calibri Light"/>
        </w:rPr>
      </w:pPr>
    </w:p>
    <w:p w14:paraId="0165CDDB" w14:textId="77777777" w:rsidR="006D2B05" w:rsidRPr="00375BEA" w:rsidRDefault="006D2B05" w:rsidP="006D2B05">
      <w:pPr>
        <w:pStyle w:val="Heading3"/>
        <w:keepNext/>
        <w:numPr>
          <w:ilvl w:val="2"/>
          <w:numId w:val="5"/>
        </w:numPr>
        <w:tabs>
          <w:tab w:val="left" w:pos="1440"/>
        </w:tabs>
        <w:spacing w:before="120" w:after="120"/>
        <w:ind w:left="1440" w:hanging="900"/>
        <w:rPr>
          <w:rFonts w:ascii="Calibri Light" w:hAnsi="Calibri Light"/>
        </w:rPr>
      </w:pPr>
      <w:bookmarkStart w:id="35" w:name="_Toc507671384"/>
      <w:bookmarkStart w:id="36" w:name="_Toc516668623"/>
      <w:r>
        <w:rPr>
          <w:rFonts w:ascii="Calibri Light" w:hAnsi="Calibri Light"/>
        </w:rPr>
        <w:t>IVR Function</w:t>
      </w:r>
      <w:r w:rsidRPr="00375BEA">
        <w:rPr>
          <w:rFonts w:ascii="Calibri Light" w:hAnsi="Calibri Light"/>
        </w:rPr>
        <w:t>s</w:t>
      </w:r>
      <w:bookmarkEnd w:id="35"/>
      <w:bookmarkEnd w:id="36"/>
    </w:p>
    <w:p w14:paraId="3FA2E197" w14:textId="2BE6F99A" w:rsidR="00CA3EE1" w:rsidRDefault="00DD744F" w:rsidP="0077346F">
      <w:pPr>
        <w:pStyle w:val="Heading2Text"/>
        <w:rPr>
          <w:rFonts w:ascii="Calibri Light" w:eastAsia="Times New Roman" w:hAnsi="Calibri Light"/>
          <w:szCs w:val="22"/>
          <w:lang w:eastAsia="en-US"/>
        </w:rPr>
      </w:pPr>
      <w:r w:rsidRPr="004D753F">
        <w:rPr>
          <w:rFonts w:ascii="Calibri Light" w:eastAsia="Times New Roman" w:hAnsi="Calibri Light"/>
          <w:szCs w:val="22"/>
          <w:lang w:eastAsia="en-US"/>
        </w:rPr>
        <w:t>IVR functions will be used to provide specific information to a customer and allows customer to perform various transactional processes, for their account(s) or service location(s). These functions can be divided into categories below:</w:t>
      </w:r>
    </w:p>
    <w:p w14:paraId="6CA258F5" w14:textId="77777777" w:rsidR="002B1869" w:rsidRPr="002B1869" w:rsidRDefault="002B1869" w:rsidP="002B1869">
      <w:pPr>
        <w:pStyle w:val="Heading2Text"/>
        <w:rPr>
          <w:rFonts w:ascii="Calibri Light" w:eastAsia="Times New Roman" w:hAnsi="Calibri Light"/>
          <w:szCs w:val="22"/>
          <w:lang w:eastAsia="en-US"/>
        </w:rPr>
      </w:pPr>
    </w:p>
    <w:p w14:paraId="17305B12" w14:textId="54E2E925" w:rsidR="002B1869" w:rsidRDefault="002B1869" w:rsidP="006D2B05">
      <w:pPr>
        <w:pStyle w:val="Heading3"/>
        <w:keepNext/>
        <w:numPr>
          <w:ilvl w:val="3"/>
          <w:numId w:val="5"/>
        </w:numPr>
        <w:tabs>
          <w:tab w:val="left" w:pos="1440"/>
        </w:tabs>
        <w:spacing w:before="120" w:after="120"/>
        <w:rPr>
          <w:rFonts w:ascii="Calibri Light" w:hAnsi="Calibri Light"/>
          <w:sz w:val="20"/>
        </w:rPr>
      </w:pPr>
      <w:bookmarkStart w:id="37" w:name="_Toc516668624"/>
      <w:bookmarkStart w:id="38" w:name="_Toc507671385"/>
      <w:r>
        <w:rPr>
          <w:rFonts w:ascii="Calibri Light" w:hAnsi="Calibri Light"/>
          <w:sz w:val="20"/>
        </w:rPr>
        <w:t>Customer Authentication</w:t>
      </w:r>
      <w:bookmarkEnd w:id="37"/>
    </w:p>
    <w:p w14:paraId="494E7998" w14:textId="74CF5B35" w:rsidR="002B1869" w:rsidRPr="002B1869" w:rsidRDefault="002B1869" w:rsidP="002B1869">
      <w:pPr>
        <w:pStyle w:val="Heading2Text"/>
        <w:shd w:val="clear" w:color="auto" w:fill="FFFFFF" w:themeFill="background1"/>
        <w:rPr>
          <w:rFonts w:ascii="Calibri Light" w:hAnsi="Calibri Light"/>
        </w:rPr>
      </w:pPr>
      <w:r w:rsidRPr="002B1869">
        <w:rPr>
          <w:rFonts w:ascii="Calibri Light" w:hAnsi="Calibri Light"/>
        </w:rPr>
        <w:t>Certain IVR menus will require authentication and other menus may allow the caller to remain unauthenticated while performing specific transactions. The interface I-CIM-CS-13 - User Authentication</w:t>
      </w:r>
      <w:r w:rsidRPr="002B1869" w:rsidDel="00B532C0">
        <w:rPr>
          <w:rFonts w:ascii="Calibri Light" w:hAnsi="Calibri Light"/>
        </w:rPr>
        <w:t xml:space="preserve"> </w:t>
      </w:r>
      <w:r w:rsidRPr="002B1869">
        <w:rPr>
          <w:rFonts w:ascii="Calibri Light" w:hAnsi="Calibri Light"/>
        </w:rPr>
        <w:t>has been identified to authenticate the caller using pre-defined validation criteria as defined below:</w:t>
      </w:r>
    </w:p>
    <w:p w14:paraId="51EAE6D4" w14:textId="629A9B99" w:rsidR="00965893" w:rsidRDefault="00572C4D" w:rsidP="00965893">
      <w:pPr>
        <w:pStyle w:val="Heading2Text"/>
        <w:shd w:val="clear" w:color="auto" w:fill="FFFFFF" w:themeFill="background1"/>
        <w:rPr>
          <w:rFonts w:ascii="Calibri Light" w:hAnsi="Calibri Light"/>
        </w:rPr>
      </w:pPr>
      <w:r w:rsidRPr="008D3A7A">
        <w:rPr>
          <w:rFonts w:ascii="Calibri Light" w:hAnsi="Calibri Light"/>
        </w:rPr>
        <w:t xml:space="preserve">To authenticate a caller, IVR will initially use the ANI number to search for a Business Partner (BP) in S/4HANA. </w:t>
      </w:r>
      <w:r w:rsidR="0095780B">
        <w:rPr>
          <w:rFonts w:ascii="Calibri Light" w:hAnsi="Calibri Light"/>
        </w:rPr>
        <w:t xml:space="preserve"> </w:t>
      </w:r>
      <w:r w:rsidRPr="008D3A7A">
        <w:rPr>
          <w:rFonts w:ascii="Calibri Light" w:hAnsi="Calibri Light"/>
        </w:rPr>
        <w:t>If the caller could not be identified, based on the pre-defined customer search criteria</w:t>
      </w:r>
      <w:r w:rsidR="0095780B">
        <w:rPr>
          <w:rFonts w:ascii="Calibri Light" w:hAnsi="Calibri Light"/>
        </w:rPr>
        <w:t xml:space="preserve"> (single phone number match)</w:t>
      </w:r>
      <w:r w:rsidRPr="008D3A7A">
        <w:rPr>
          <w:rFonts w:ascii="Calibri Light" w:hAnsi="Calibri Light"/>
        </w:rPr>
        <w:t xml:space="preserve">, IVR will then prompt the caller to enter the phone number or Contract Account (CA) number or Contract number or Installation number via telephone keypad. </w:t>
      </w:r>
      <w:r w:rsidR="0095780B">
        <w:rPr>
          <w:rFonts w:ascii="Calibri Light" w:hAnsi="Calibri Light"/>
        </w:rPr>
        <w:t xml:space="preserve"> </w:t>
      </w:r>
      <w:r w:rsidR="005231C7">
        <w:rPr>
          <w:rFonts w:ascii="Calibri Light" w:hAnsi="Calibri Light"/>
        </w:rPr>
        <w:t xml:space="preserve">The caller could also use the CSS Customer Account or Service Account number that was migrated when the new SAP accounts were created.  </w:t>
      </w:r>
      <w:r w:rsidRPr="008D3A7A">
        <w:rPr>
          <w:rFonts w:ascii="Calibri Light" w:hAnsi="Calibri Light"/>
        </w:rPr>
        <w:t xml:space="preserve">If the caller is still not found, by the ANI or phone number and Street number subsequently, the caller will be prompted to enter the Contract number. If the caller is still not authenticated, the call will then be routed to the CCC agent. Details regarding the User Authentication/Account Access process is specified in section 2.6.1. </w:t>
      </w:r>
    </w:p>
    <w:p w14:paraId="17EACE78" w14:textId="06186E68" w:rsidR="0095780B" w:rsidRDefault="00572C4D" w:rsidP="00572C4D">
      <w:pPr>
        <w:pStyle w:val="Heading2Text"/>
        <w:shd w:val="clear" w:color="auto" w:fill="FFFFFF" w:themeFill="background1"/>
        <w:rPr>
          <w:rFonts w:ascii="Calibri Light" w:hAnsi="Calibri Light"/>
        </w:rPr>
      </w:pPr>
      <w:r w:rsidRPr="008D3A7A">
        <w:rPr>
          <w:rFonts w:ascii="Calibri Light" w:hAnsi="Calibri Light"/>
        </w:rPr>
        <w:t xml:space="preserve">When a customer is accessing utilizing the ANI or phone number they must enter their street numbers for verification. If a commercial customer inputs a phone number or their ANI is used, and the street number match is found they are still required to enter the </w:t>
      </w:r>
      <w:r w:rsidR="00332F3B">
        <w:rPr>
          <w:rFonts w:ascii="Calibri Light" w:hAnsi="Calibri Light"/>
        </w:rPr>
        <w:t xml:space="preserve">Contract Account </w:t>
      </w:r>
      <w:r w:rsidRPr="008D3A7A">
        <w:rPr>
          <w:rFonts w:ascii="Calibri Light" w:hAnsi="Calibri Light"/>
        </w:rPr>
        <w:t>or</w:t>
      </w:r>
      <w:r w:rsidR="00332F3B">
        <w:rPr>
          <w:rFonts w:ascii="Calibri Light" w:hAnsi="Calibri Light"/>
        </w:rPr>
        <w:t xml:space="preserve"> Contract </w:t>
      </w:r>
      <w:r w:rsidRPr="008D3A7A">
        <w:rPr>
          <w:rFonts w:ascii="Calibri Light" w:hAnsi="Calibri Light"/>
        </w:rPr>
        <w:t xml:space="preserve">number to prevent fraud from occurring on commercial accounts. The </w:t>
      </w:r>
      <w:r w:rsidR="0095780B">
        <w:rPr>
          <w:rFonts w:ascii="Calibri Light" w:hAnsi="Calibri Light"/>
        </w:rPr>
        <w:t>Contract</w:t>
      </w:r>
      <w:r w:rsidRPr="008D3A7A">
        <w:rPr>
          <w:rFonts w:ascii="Calibri Light" w:hAnsi="Calibri Light"/>
        </w:rPr>
        <w:t xml:space="preserve"> number is utilized for accessing accounts where a service order needs to be issued at that level and not at the </w:t>
      </w:r>
      <w:r w:rsidR="0095780B">
        <w:rPr>
          <w:rFonts w:ascii="Calibri Light" w:hAnsi="Calibri Light"/>
        </w:rPr>
        <w:t>Contract</w:t>
      </w:r>
      <w:r w:rsidRPr="008D3A7A">
        <w:rPr>
          <w:rFonts w:ascii="Calibri Light" w:hAnsi="Calibri Light"/>
        </w:rPr>
        <w:t xml:space="preserve"> Account (since multiple </w:t>
      </w:r>
      <w:r w:rsidR="0095780B">
        <w:rPr>
          <w:rFonts w:ascii="Calibri Light" w:hAnsi="Calibri Light"/>
        </w:rPr>
        <w:t>Contracts</w:t>
      </w:r>
      <w:r w:rsidRPr="008D3A7A">
        <w:rPr>
          <w:rFonts w:ascii="Calibri Light" w:hAnsi="Calibri Light"/>
        </w:rPr>
        <w:t xml:space="preserve"> can be under one </w:t>
      </w:r>
      <w:r w:rsidR="0095780B">
        <w:rPr>
          <w:rFonts w:ascii="Calibri Light" w:hAnsi="Calibri Light"/>
        </w:rPr>
        <w:t>Contract</w:t>
      </w:r>
      <w:r w:rsidRPr="008D3A7A">
        <w:rPr>
          <w:rFonts w:ascii="Calibri Light" w:hAnsi="Calibri Light"/>
        </w:rPr>
        <w:t xml:space="preserve"> Account) level such as rate changes, CARE/FERA recertification, etc. </w:t>
      </w:r>
      <w:r w:rsidR="0095780B">
        <w:rPr>
          <w:rFonts w:ascii="Calibri Light" w:hAnsi="Calibri Light"/>
        </w:rPr>
        <w:t xml:space="preserve"> </w:t>
      </w:r>
    </w:p>
    <w:p w14:paraId="712F170F" w14:textId="77777777" w:rsidR="006B5745" w:rsidRDefault="0095780B" w:rsidP="00572C4D">
      <w:pPr>
        <w:pStyle w:val="Heading2Text"/>
        <w:rPr>
          <w:rFonts w:ascii="Calibri Light" w:hAnsi="Calibri Light"/>
        </w:rPr>
      </w:pPr>
      <w:r>
        <w:rPr>
          <w:rFonts w:ascii="Calibri Light" w:hAnsi="Calibri Light"/>
        </w:rPr>
        <w:t>The caller w</w:t>
      </w:r>
      <w:r w:rsidR="00572C4D" w:rsidRPr="008D3A7A">
        <w:rPr>
          <w:rFonts w:ascii="Calibri Light" w:hAnsi="Calibri Light"/>
        </w:rPr>
        <w:t xml:space="preserve">ill </w:t>
      </w:r>
      <w:r>
        <w:rPr>
          <w:rFonts w:ascii="Calibri Light" w:hAnsi="Calibri Light"/>
        </w:rPr>
        <w:t xml:space="preserve">also </w:t>
      </w:r>
      <w:r w:rsidR="00572C4D" w:rsidRPr="008D3A7A">
        <w:rPr>
          <w:rFonts w:ascii="Calibri Light" w:hAnsi="Calibri Light"/>
        </w:rPr>
        <w:t xml:space="preserve">have the ability to </w:t>
      </w:r>
      <w:r>
        <w:rPr>
          <w:rFonts w:ascii="Calibri Light" w:hAnsi="Calibri Light"/>
        </w:rPr>
        <w:t>enter their CSS account numbers (e.g., Customer Account, Service Account or Installed Service number) to identify their SAP account.</w:t>
      </w:r>
      <w:r w:rsidR="00965893">
        <w:rPr>
          <w:rFonts w:ascii="Calibri Light" w:hAnsi="Calibri Light"/>
        </w:rPr>
        <w:t xml:space="preserve"> </w:t>
      </w:r>
    </w:p>
    <w:p w14:paraId="72A667D5" w14:textId="58ED6626" w:rsidR="006B5745" w:rsidRPr="009A77D0" w:rsidRDefault="006B5745" w:rsidP="006B5745">
      <w:pPr>
        <w:pStyle w:val="Heading2Text"/>
        <w:shd w:val="clear" w:color="auto" w:fill="FFFFFF" w:themeFill="background1"/>
        <w:rPr>
          <w:rFonts w:ascii="Calibri Light" w:hAnsi="Calibri Light"/>
        </w:rPr>
      </w:pPr>
      <w:r w:rsidRPr="00965893">
        <w:rPr>
          <w:rFonts w:ascii="Calibri Light" w:hAnsi="Calibri Light"/>
        </w:rPr>
        <w:t>To identify why a customer may be calling</w:t>
      </w:r>
      <w:r>
        <w:rPr>
          <w:rFonts w:ascii="Calibri Light" w:hAnsi="Calibri Light"/>
        </w:rPr>
        <w:t>,</w:t>
      </w:r>
      <w:r w:rsidRPr="00965893">
        <w:rPr>
          <w:rFonts w:ascii="Calibri Light" w:hAnsi="Calibri Light"/>
        </w:rPr>
        <w:t xml:space="preserve"> SAP will pass relevant account details to the IVR based on the c</w:t>
      </w:r>
      <w:r>
        <w:rPr>
          <w:rFonts w:ascii="Calibri Light" w:hAnsi="Calibri Light"/>
        </w:rPr>
        <w:t xml:space="preserve">allers ANI. This would include information such as </w:t>
      </w:r>
      <w:r w:rsidRPr="00965893">
        <w:rPr>
          <w:rFonts w:ascii="Calibri Light" w:hAnsi="Calibri Light"/>
        </w:rPr>
        <w:t>if the customer is in an overdue/final call/disconnect status, has pending extension, they are affected by an emergency or maintenance outage, they were recently send notification about a program or service (will be defaulted on to a rate or program, etc.), it is time renew, recertify or provide eligibility for a product or program (Med Baseline/Care/FERA, etc.). By providing this information</w:t>
      </w:r>
      <w:r>
        <w:rPr>
          <w:rFonts w:ascii="Calibri Light" w:hAnsi="Calibri Light"/>
        </w:rPr>
        <w:t>,</w:t>
      </w:r>
      <w:r w:rsidRPr="00965893">
        <w:rPr>
          <w:rFonts w:ascii="Calibri Light" w:hAnsi="Calibri Light"/>
        </w:rPr>
        <w:t xml:space="preserve"> the IVR will be </w:t>
      </w:r>
      <w:r>
        <w:rPr>
          <w:rFonts w:ascii="Calibri Light" w:hAnsi="Calibri Light"/>
        </w:rPr>
        <w:t>able to</w:t>
      </w:r>
      <w:r w:rsidRPr="00965893">
        <w:rPr>
          <w:rFonts w:ascii="Calibri Light" w:hAnsi="Calibri Light"/>
        </w:rPr>
        <w:t xml:space="preserve"> offer the customer relevant options</w:t>
      </w:r>
      <w:r>
        <w:rPr>
          <w:rFonts w:ascii="Calibri Light" w:hAnsi="Calibri Light"/>
        </w:rPr>
        <w:t xml:space="preserve"> and </w:t>
      </w:r>
      <w:r w:rsidRPr="00965893">
        <w:rPr>
          <w:rFonts w:ascii="Calibri Light" w:hAnsi="Calibri Light"/>
        </w:rPr>
        <w:t>streamlined customer experience.</w:t>
      </w:r>
    </w:p>
    <w:p w14:paraId="5C305B00" w14:textId="36948B11" w:rsidR="00572C4D" w:rsidRPr="008D3A7A" w:rsidRDefault="00572C4D" w:rsidP="00572C4D">
      <w:pPr>
        <w:pStyle w:val="Heading2Text"/>
        <w:rPr>
          <w:rFonts w:ascii="Calibri Light" w:hAnsi="Calibri Light"/>
        </w:rPr>
      </w:pPr>
      <w:r w:rsidRPr="008D3A7A">
        <w:rPr>
          <w:rFonts w:ascii="Calibri Light" w:hAnsi="Calibri Light"/>
        </w:rPr>
        <w:t>Once the user is authenticated, the below customer data is sent to IVR from S/4 HANA:</w:t>
      </w:r>
    </w:p>
    <w:p w14:paraId="461FE924" w14:textId="77777777" w:rsidR="00572C4D" w:rsidRPr="008D3A7A" w:rsidRDefault="00572C4D" w:rsidP="00572C4D">
      <w:pPr>
        <w:numPr>
          <w:ilvl w:val="0"/>
          <w:numId w:val="15"/>
        </w:numPr>
        <w:spacing w:before="120" w:after="120"/>
        <w:jc w:val="both"/>
        <w:rPr>
          <w:rFonts w:ascii="Calibri Light" w:hAnsi="Calibri Light"/>
          <w:sz w:val="20"/>
        </w:rPr>
      </w:pPr>
      <w:r w:rsidRPr="008D3A7A">
        <w:rPr>
          <w:rFonts w:ascii="Calibri Light" w:hAnsi="Calibri Light"/>
          <w:sz w:val="20"/>
        </w:rPr>
        <w:lastRenderedPageBreak/>
        <w:t>Contract Account Number</w:t>
      </w:r>
    </w:p>
    <w:p w14:paraId="513FD142" w14:textId="77777777" w:rsidR="00572C4D" w:rsidRPr="008D3A7A" w:rsidRDefault="00572C4D" w:rsidP="00572C4D">
      <w:pPr>
        <w:numPr>
          <w:ilvl w:val="0"/>
          <w:numId w:val="15"/>
        </w:numPr>
        <w:spacing w:before="120" w:after="120"/>
        <w:jc w:val="both"/>
        <w:rPr>
          <w:rFonts w:ascii="Calibri Light" w:hAnsi="Calibri Light"/>
          <w:sz w:val="20"/>
        </w:rPr>
      </w:pPr>
      <w:r w:rsidRPr="008D3A7A">
        <w:rPr>
          <w:rFonts w:ascii="Calibri Light" w:hAnsi="Calibri Light"/>
          <w:sz w:val="20"/>
        </w:rPr>
        <w:t>Current Balance</w:t>
      </w:r>
    </w:p>
    <w:p w14:paraId="184BC03F" w14:textId="77777777" w:rsidR="00572C4D" w:rsidRPr="008D3A7A" w:rsidRDefault="00572C4D" w:rsidP="00572C4D">
      <w:pPr>
        <w:numPr>
          <w:ilvl w:val="0"/>
          <w:numId w:val="15"/>
        </w:numPr>
        <w:spacing w:before="120" w:after="120"/>
        <w:jc w:val="both"/>
        <w:rPr>
          <w:rFonts w:ascii="Calibri Light" w:hAnsi="Calibri Light"/>
          <w:sz w:val="20"/>
        </w:rPr>
      </w:pPr>
      <w:r w:rsidRPr="008D3A7A">
        <w:rPr>
          <w:rFonts w:ascii="Calibri Light" w:hAnsi="Calibri Light"/>
          <w:sz w:val="20"/>
        </w:rPr>
        <w:t>Last Payment</w:t>
      </w:r>
    </w:p>
    <w:p w14:paraId="2D1B009D" w14:textId="77777777" w:rsidR="00572C4D" w:rsidRPr="008D3A7A" w:rsidRDefault="00572C4D" w:rsidP="00572C4D">
      <w:pPr>
        <w:numPr>
          <w:ilvl w:val="0"/>
          <w:numId w:val="15"/>
        </w:numPr>
        <w:spacing w:before="120" w:after="120"/>
        <w:jc w:val="both"/>
        <w:rPr>
          <w:rFonts w:ascii="Calibri Light" w:hAnsi="Calibri Light"/>
          <w:sz w:val="20"/>
        </w:rPr>
      </w:pPr>
      <w:r w:rsidRPr="008D3A7A">
        <w:rPr>
          <w:rFonts w:ascii="Calibri Light" w:hAnsi="Calibri Light"/>
          <w:sz w:val="20"/>
        </w:rPr>
        <w:t>Next Bill Due Date</w:t>
      </w:r>
    </w:p>
    <w:p w14:paraId="0017F1C0" w14:textId="101D38EF" w:rsidR="006B5745" w:rsidRPr="006B5745" w:rsidRDefault="00572C4D" w:rsidP="006B5745">
      <w:pPr>
        <w:numPr>
          <w:ilvl w:val="0"/>
          <w:numId w:val="15"/>
        </w:numPr>
        <w:spacing w:before="120" w:after="120"/>
        <w:jc w:val="both"/>
        <w:rPr>
          <w:rFonts w:ascii="Calibri Light" w:hAnsi="Calibri Light"/>
          <w:sz w:val="20"/>
        </w:rPr>
      </w:pPr>
      <w:r w:rsidRPr="008D3A7A">
        <w:rPr>
          <w:rFonts w:ascii="Calibri Light" w:hAnsi="Calibri Light"/>
          <w:sz w:val="20"/>
        </w:rPr>
        <w:t>Other</w:t>
      </w:r>
    </w:p>
    <w:p w14:paraId="0FD71507" w14:textId="250D0DD7" w:rsidR="002B1869" w:rsidRPr="002B1869" w:rsidRDefault="002B1869" w:rsidP="009A77D0">
      <w:pPr>
        <w:pStyle w:val="Heading2Text"/>
      </w:pPr>
    </w:p>
    <w:p w14:paraId="071ADEAE" w14:textId="7C3E42BC" w:rsidR="002B1869" w:rsidRDefault="002B1869" w:rsidP="006D2B05">
      <w:pPr>
        <w:pStyle w:val="Heading3"/>
        <w:keepNext/>
        <w:numPr>
          <w:ilvl w:val="3"/>
          <w:numId w:val="5"/>
        </w:numPr>
        <w:tabs>
          <w:tab w:val="left" w:pos="1440"/>
        </w:tabs>
        <w:spacing w:before="120" w:after="120"/>
        <w:rPr>
          <w:rFonts w:ascii="Calibri Light" w:hAnsi="Calibri Light"/>
          <w:sz w:val="20"/>
        </w:rPr>
      </w:pPr>
      <w:bookmarkStart w:id="39" w:name="_Toc516668625"/>
      <w:r>
        <w:rPr>
          <w:rFonts w:ascii="Calibri Light" w:hAnsi="Calibri Light"/>
          <w:sz w:val="20"/>
        </w:rPr>
        <w:t>Call Transfer</w:t>
      </w:r>
      <w:bookmarkEnd w:id="39"/>
    </w:p>
    <w:p w14:paraId="6BE0A4B5" w14:textId="77777777" w:rsidR="00064890" w:rsidRDefault="00064890" w:rsidP="00064890"/>
    <w:p w14:paraId="36AEC19A" w14:textId="77777777" w:rsidR="00064890" w:rsidRPr="00064890" w:rsidRDefault="00064890" w:rsidP="00064890">
      <w:pPr>
        <w:pStyle w:val="Heading2Text"/>
        <w:rPr>
          <w:rFonts w:ascii="Calibri Light" w:eastAsia="Times New Roman" w:hAnsi="Calibri Light"/>
          <w:szCs w:val="22"/>
          <w:lang w:eastAsia="en-US"/>
        </w:rPr>
      </w:pPr>
      <w:r w:rsidRPr="00064890">
        <w:rPr>
          <w:rFonts w:ascii="Calibri Light" w:eastAsia="Times New Roman" w:hAnsi="Calibri Light"/>
          <w:szCs w:val="22"/>
          <w:lang w:eastAsia="en-US"/>
        </w:rPr>
        <w:t xml:space="preserve">Based on the IVR business process, a caller that could not pass user authentication will be transferred to a live agent. </w:t>
      </w:r>
    </w:p>
    <w:p w14:paraId="61DEAD64" w14:textId="6EDA9293" w:rsidR="00064890" w:rsidRDefault="00064890" w:rsidP="00064890">
      <w:pPr>
        <w:pStyle w:val="Heading2Text"/>
        <w:rPr>
          <w:rFonts w:ascii="Calibri Light" w:eastAsia="Times New Roman" w:hAnsi="Calibri Light"/>
          <w:szCs w:val="22"/>
          <w:lang w:eastAsia="en-US"/>
        </w:rPr>
      </w:pPr>
      <w:r w:rsidRPr="00064890">
        <w:rPr>
          <w:rFonts w:ascii="Calibri Light" w:eastAsia="Times New Roman" w:hAnsi="Calibri Light"/>
          <w:szCs w:val="22"/>
          <w:lang w:eastAsia="en-US"/>
        </w:rPr>
        <w:t>In addition, any IVR process will that will require CCC agent intervention will also utilize the call transfer functionality.</w:t>
      </w:r>
    </w:p>
    <w:p w14:paraId="5DA188BE" w14:textId="04B12042" w:rsidR="00E62A2B" w:rsidRPr="00064890" w:rsidRDefault="00E62A2B" w:rsidP="00E62A2B">
      <w:pPr>
        <w:pStyle w:val="Heading2Text"/>
        <w:rPr>
          <w:rFonts w:ascii="Calibri Light" w:eastAsia="Times New Roman" w:hAnsi="Calibri Light"/>
          <w:szCs w:val="22"/>
          <w:lang w:eastAsia="en-US"/>
        </w:rPr>
      </w:pPr>
      <w:r>
        <w:rPr>
          <w:rFonts w:ascii="Calibri Light" w:eastAsia="Times New Roman" w:hAnsi="Calibri Light"/>
          <w:szCs w:val="22"/>
          <w:lang w:eastAsia="en-US"/>
        </w:rPr>
        <w:t xml:space="preserve">Failed process requests </w:t>
      </w:r>
      <w:r w:rsidRPr="00A151BA">
        <w:rPr>
          <w:rFonts w:ascii="Calibri Light" w:eastAsia="Times New Roman" w:hAnsi="Calibri Light"/>
          <w:szCs w:val="22"/>
          <w:lang w:eastAsia="en-US"/>
        </w:rPr>
        <w:t xml:space="preserve">would be routed </w:t>
      </w:r>
      <w:r>
        <w:rPr>
          <w:rFonts w:ascii="Calibri Light" w:eastAsia="Times New Roman" w:hAnsi="Calibri Light"/>
          <w:szCs w:val="22"/>
          <w:lang w:eastAsia="en-US"/>
        </w:rPr>
        <w:t>to the CCC agent</w:t>
      </w:r>
      <w:r w:rsidRPr="00A151BA">
        <w:rPr>
          <w:rFonts w:ascii="Calibri Light" w:eastAsia="Times New Roman" w:hAnsi="Calibri Light"/>
          <w:szCs w:val="22"/>
          <w:lang w:eastAsia="en-US"/>
        </w:rPr>
        <w:t xml:space="preserve"> </w:t>
      </w:r>
      <w:r>
        <w:rPr>
          <w:rFonts w:ascii="Calibri Light" w:eastAsia="Times New Roman" w:hAnsi="Calibri Light"/>
          <w:szCs w:val="22"/>
          <w:lang w:eastAsia="en-US"/>
        </w:rPr>
        <w:t xml:space="preserve">and not create a </w:t>
      </w:r>
      <w:r w:rsidRPr="00A151BA">
        <w:rPr>
          <w:rFonts w:ascii="Calibri Light" w:eastAsia="Times New Roman" w:hAnsi="Calibri Light"/>
          <w:szCs w:val="22"/>
          <w:lang w:eastAsia="en-US"/>
        </w:rPr>
        <w:t xml:space="preserve">BPEM. </w:t>
      </w:r>
      <w:r>
        <w:rPr>
          <w:rFonts w:ascii="Calibri Light" w:eastAsia="Times New Roman" w:hAnsi="Calibri Light"/>
          <w:szCs w:val="22"/>
          <w:lang w:eastAsia="en-US"/>
        </w:rPr>
        <w:t>An example of a failed process request could be failure to create a Payment Plan for the caller.</w:t>
      </w:r>
      <w:ins w:id="40" w:author="Vipul Singh" w:date="2019-08-15T08:55:00Z">
        <w:r w:rsidR="005377B5">
          <w:rPr>
            <w:rFonts w:ascii="Calibri Light" w:eastAsia="Times New Roman" w:hAnsi="Calibri Light"/>
            <w:szCs w:val="22"/>
            <w:lang w:eastAsia="en-US"/>
          </w:rPr>
          <w:t xml:space="preserve"> The transfers of call to the agent is don’t via CTI integration and is in scope of IVR changes.</w:t>
        </w:r>
      </w:ins>
    </w:p>
    <w:p w14:paraId="40D285A2" w14:textId="77777777" w:rsidR="00064890" w:rsidRPr="00064890" w:rsidRDefault="00064890" w:rsidP="00064890">
      <w:pPr>
        <w:rPr>
          <w:b/>
        </w:rPr>
      </w:pPr>
    </w:p>
    <w:p w14:paraId="0D5E6EF5" w14:textId="527467FA" w:rsidR="006D2B05" w:rsidRPr="006D2B05" w:rsidRDefault="002B1869" w:rsidP="006D2B05">
      <w:pPr>
        <w:pStyle w:val="Heading3"/>
        <w:keepNext/>
        <w:numPr>
          <w:ilvl w:val="3"/>
          <w:numId w:val="5"/>
        </w:numPr>
        <w:tabs>
          <w:tab w:val="left" w:pos="1440"/>
        </w:tabs>
        <w:spacing w:before="120" w:after="120"/>
        <w:rPr>
          <w:rFonts w:ascii="Calibri Light" w:hAnsi="Calibri Light"/>
          <w:sz w:val="20"/>
        </w:rPr>
      </w:pPr>
      <w:bookmarkStart w:id="41" w:name="_Toc516668626"/>
      <w:r>
        <w:rPr>
          <w:rFonts w:ascii="Calibri Light" w:hAnsi="Calibri Light"/>
          <w:sz w:val="20"/>
        </w:rPr>
        <w:t>Cr</w:t>
      </w:r>
      <w:r w:rsidR="006D2B05" w:rsidRPr="00670A5B">
        <w:rPr>
          <w:rFonts w:ascii="Calibri Light" w:hAnsi="Calibri Light"/>
          <w:sz w:val="20"/>
        </w:rPr>
        <w:t>edit</w:t>
      </w:r>
      <w:r w:rsidR="006D2B05">
        <w:rPr>
          <w:rFonts w:ascii="Calibri Light" w:hAnsi="Calibri Light"/>
          <w:sz w:val="20"/>
        </w:rPr>
        <w:t xml:space="preserve"> &amp; Collection</w:t>
      </w:r>
      <w:bookmarkEnd w:id="38"/>
      <w:bookmarkEnd w:id="41"/>
      <w:r w:rsidR="006D2B05">
        <w:rPr>
          <w:rFonts w:ascii="Calibri Light" w:hAnsi="Calibri Light"/>
          <w:sz w:val="20"/>
        </w:rPr>
        <w:t xml:space="preserve"> </w:t>
      </w:r>
    </w:p>
    <w:p w14:paraId="71F1C9FF" w14:textId="77777777" w:rsidR="00064890" w:rsidRPr="004D753F" w:rsidRDefault="00064890" w:rsidP="00064890">
      <w:pPr>
        <w:pStyle w:val="Heading2Text"/>
        <w:rPr>
          <w:rFonts w:ascii="Calibri Light" w:eastAsia="Times New Roman" w:hAnsi="Calibri Light"/>
          <w:szCs w:val="22"/>
          <w:lang w:eastAsia="en-US"/>
        </w:rPr>
      </w:pPr>
      <w:r w:rsidRPr="004D753F">
        <w:rPr>
          <w:rFonts w:ascii="Calibri Light" w:eastAsia="Times New Roman" w:hAnsi="Calibri Light"/>
          <w:szCs w:val="22"/>
          <w:lang w:eastAsia="en-US"/>
        </w:rPr>
        <w:t>Anything related to payment information and payment method. This requires a caller to be authenticated.</w:t>
      </w:r>
    </w:p>
    <w:p w14:paraId="63DF2116" w14:textId="77777777" w:rsidR="00064890" w:rsidRPr="002706D5" w:rsidRDefault="00064890" w:rsidP="00064890">
      <w:pPr>
        <w:pStyle w:val="Heading3-TextSCE"/>
        <w:numPr>
          <w:ilvl w:val="0"/>
          <w:numId w:val="16"/>
        </w:numPr>
      </w:pPr>
      <w:r w:rsidRPr="009D1918">
        <w:t>Retrieve Current account balance(s)</w:t>
      </w:r>
      <w:r>
        <w:t xml:space="preserve"> (</w:t>
      </w:r>
      <w:r w:rsidRPr="00CA3EE1">
        <w:rPr>
          <w:b/>
        </w:rPr>
        <w:t>OData</w:t>
      </w:r>
      <w:r>
        <w:t xml:space="preserve">: </w:t>
      </w:r>
      <w:proofErr w:type="spellStart"/>
      <w:r w:rsidRPr="00DB3BB2">
        <w:t>AccountBalance</w:t>
      </w:r>
      <w:proofErr w:type="spellEnd"/>
      <w:r w:rsidRPr="00DB3BB2">
        <w:t xml:space="preserve">, </w:t>
      </w:r>
      <w:r w:rsidRPr="002706D5">
        <w:t xml:space="preserve">reference </w:t>
      </w:r>
      <w:hyperlink r:id="rId13" w:history="1">
        <w:r w:rsidRPr="002706D5">
          <w:rPr>
            <w:rStyle w:val="Hyperlink"/>
          </w:rPr>
          <w:t>BPD CIM-CS-10 - Manage Customer Self-Service</w:t>
        </w:r>
      </w:hyperlink>
      <w:r>
        <w:t xml:space="preserve"> for interface </w:t>
      </w:r>
      <w:r w:rsidRPr="002706D5">
        <w:t xml:space="preserve">I-CIM-CS-10 - Self Service - </w:t>
      </w:r>
      <w:proofErr w:type="spellStart"/>
      <w:r w:rsidRPr="002706D5">
        <w:t>Billing,Payment</w:t>
      </w:r>
      <w:proofErr w:type="spellEnd"/>
      <w:r w:rsidRPr="002706D5">
        <w:t xml:space="preserve">/Enquiry </w:t>
      </w:r>
      <w:proofErr w:type="spellStart"/>
      <w:r w:rsidRPr="002706D5">
        <w:t>hist</w:t>
      </w:r>
      <w:proofErr w:type="spellEnd"/>
      <w:r w:rsidRPr="002706D5">
        <w:t>)</w:t>
      </w:r>
    </w:p>
    <w:p w14:paraId="0205471A" w14:textId="77777777" w:rsidR="00064890" w:rsidRPr="00DB3BB2" w:rsidRDefault="00064890" w:rsidP="00064890">
      <w:pPr>
        <w:numPr>
          <w:ilvl w:val="0"/>
          <w:numId w:val="15"/>
        </w:numPr>
        <w:spacing w:before="120" w:after="120"/>
        <w:rPr>
          <w:rFonts w:ascii="Calibri Light" w:hAnsi="Calibri Light" w:cs="Arial"/>
          <w:color w:val="000000"/>
          <w:sz w:val="20"/>
          <w:szCs w:val="20"/>
          <w:lang w:eastAsia="ja-JP"/>
        </w:rPr>
      </w:pPr>
      <w:r w:rsidRPr="002706D5">
        <w:rPr>
          <w:rFonts w:ascii="Calibri Light" w:hAnsi="Calibri Light" w:cs="Arial"/>
          <w:color w:val="000000"/>
          <w:sz w:val="20"/>
          <w:szCs w:val="20"/>
          <w:lang w:eastAsia="ja-JP"/>
        </w:rPr>
        <w:t>Bill amounts and due dates (</w:t>
      </w:r>
      <w:r w:rsidRPr="002706D5">
        <w:rPr>
          <w:rFonts w:ascii="Calibri Light" w:hAnsi="Calibri Light" w:cs="Arial"/>
          <w:b/>
          <w:color w:val="000000"/>
          <w:sz w:val="20"/>
          <w:szCs w:val="20"/>
          <w:lang w:eastAsia="ja-JP"/>
        </w:rPr>
        <w:t>OData</w:t>
      </w:r>
      <w:r w:rsidRPr="002706D5">
        <w:rPr>
          <w:rFonts w:ascii="Calibri Light" w:hAnsi="Calibri Light" w:cs="Arial"/>
          <w:color w:val="000000"/>
          <w:sz w:val="20"/>
          <w:szCs w:val="20"/>
          <w:lang w:eastAsia="ja-JP"/>
        </w:rPr>
        <w:t xml:space="preserve">: </w:t>
      </w:r>
      <w:proofErr w:type="spellStart"/>
      <w:r w:rsidRPr="002706D5">
        <w:rPr>
          <w:rFonts w:ascii="Calibri Light" w:hAnsi="Calibri Light" w:cs="Arial"/>
          <w:color w:val="000000"/>
          <w:sz w:val="20"/>
          <w:szCs w:val="20"/>
          <w:lang w:eastAsia="ja-JP"/>
        </w:rPr>
        <w:t>AccountBalance</w:t>
      </w:r>
      <w:proofErr w:type="spellEnd"/>
      <w:r w:rsidRPr="002706D5">
        <w:rPr>
          <w:rFonts w:ascii="Calibri Light" w:hAnsi="Calibri Light" w:cs="Arial"/>
          <w:color w:val="000000"/>
          <w:sz w:val="20"/>
          <w:szCs w:val="20"/>
          <w:lang w:eastAsia="ja-JP"/>
        </w:rPr>
        <w:t>, Invoice</w:t>
      </w:r>
      <w:r w:rsidRPr="00DB3BB2">
        <w:rPr>
          <w:rFonts w:ascii="Calibri Light" w:hAnsi="Calibri Light" w:cs="Arial"/>
          <w:color w:val="000000"/>
          <w:sz w:val="20"/>
          <w:szCs w:val="20"/>
          <w:lang w:eastAsia="ja-JP"/>
        </w:rPr>
        <w:t>)</w:t>
      </w:r>
    </w:p>
    <w:p w14:paraId="1F855876" w14:textId="77777777" w:rsidR="00064890" w:rsidRPr="00DB3BB2" w:rsidRDefault="00064890" w:rsidP="00064890">
      <w:pPr>
        <w:numPr>
          <w:ilvl w:val="0"/>
          <w:numId w:val="15"/>
        </w:numPr>
        <w:spacing w:before="120" w:after="120"/>
        <w:rPr>
          <w:rFonts w:ascii="Calibri Light" w:hAnsi="Calibri Light" w:cs="Arial"/>
          <w:color w:val="000000"/>
          <w:sz w:val="20"/>
          <w:szCs w:val="20"/>
          <w:lang w:eastAsia="ja-JP"/>
        </w:rPr>
      </w:pPr>
      <w:r w:rsidRPr="00DB3BB2">
        <w:rPr>
          <w:rFonts w:ascii="Calibri Light" w:hAnsi="Calibri Light" w:cs="Arial"/>
          <w:color w:val="000000"/>
          <w:sz w:val="20"/>
          <w:szCs w:val="20"/>
          <w:lang w:eastAsia="ja-JP"/>
        </w:rPr>
        <w:t>Debits and credits since the last statement (</w:t>
      </w:r>
      <w:r w:rsidRPr="00CA3EE1">
        <w:rPr>
          <w:rFonts w:ascii="Calibri Light" w:hAnsi="Calibri Light" w:cs="Arial"/>
          <w:b/>
          <w:color w:val="000000"/>
          <w:sz w:val="20"/>
          <w:szCs w:val="20"/>
          <w:lang w:eastAsia="ja-JP"/>
        </w:rPr>
        <w:t>OData</w:t>
      </w:r>
      <w:r w:rsidRPr="00DB3BB2">
        <w:rPr>
          <w:rFonts w:ascii="Calibri Light" w:hAnsi="Calibri Light" w:cs="Arial"/>
          <w:color w:val="000000"/>
          <w:sz w:val="20"/>
          <w:szCs w:val="20"/>
          <w:lang w:eastAsia="ja-JP"/>
        </w:rPr>
        <w:t xml:space="preserve">: </w:t>
      </w:r>
      <w:proofErr w:type="spellStart"/>
      <w:r w:rsidRPr="00DB3BB2">
        <w:rPr>
          <w:rFonts w:ascii="Calibri Light" w:hAnsi="Calibri Light" w:cs="Arial"/>
          <w:color w:val="000000"/>
          <w:sz w:val="20"/>
          <w:szCs w:val="20"/>
          <w:lang w:eastAsia="ja-JP"/>
        </w:rPr>
        <w:t>ContractAccountBalance</w:t>
      </w:r>
      <w:proofErr w:type="spellEnd"/>
      <w:r w:rsidRPr="00DB3BB2">
        <w:rPr>
          <w:rFonts w:ascii="Calibri Light" w:hAnsi="Calibri Light" w:cs="Arial"/>
          <w:color w:val="000000"/>
          <w:sz w:val="20"/>
          <w:szCs w:val="20"/>
          <w:lang w:eastAsia="ja-JP"/>
        </w:rPr>
        <w:t>)</w:t>
      </w:r>
    </w:p>
    <w:p w14:paraId="599F5A32" w14:textId="77777777" w:rsidR="00064890" w:rsidRPr="00DB3BB2" w:rsidRDefault="00064890" w:rsidP="00064890">
      <w:pPr>
        <w:numPr>
          <w:ilvl w:val="0"/>
          <w:numId w:val="15"/>
        </w:numPr>
        <w:spacing w:before="120" w:after="120"/>
        <w:rPr>
          <w:rFonts w:ascii="Calibri Light" w:hAnsi="Calibri Light" w:cs="Arial"/>
          <w:color w:val="000000"/>
          <w:sz w:val="20"/>
          <w:szCs w:val="20"/>
          <w:lang w:eastAsia="ja-JP"/>
        </w:rPr>
      </w:pPr>
      <w:r w:rsidRPr="00DB3BB2">
        <w:rPr>
          <w:rFonts w:ascii="Calibri Light" w:hAnsi="Calibri Light" w:cs="Arial"/>
          <w:color w:val="000000"/>
          <w:sz w:val="20"/>
          <w:szCs w:val="20"/>
          <w:lang w:eastAsia="ja-JP"/>
        </w:rPr>
        <w:t>Recent payment applied (</w:t>
      </w:r>
      <w:r w:rsidRPr="00CA3EE1">
        <w:rPr>
          <w:rFonts w:ascii="Calibri Light" w:hAnsi="Calibri Light" w:cs="Arial"/>
          <w:b/>
          <w:color w:val="000000"/>
          <w:sz w:val="20"/>
          <w:szCs w:val="20"/>
          <w:lang w:eastAsia="ja-JP"/>
        </w:rPr>
        <w:t>OData</w:t>
      </w:r>
      <w:r w:rsidRPr="00DB3BB2">
        <w:rPr>
          <w:rFonts w:ascii="Calibri Light" w:hAnsi="Calibri Light" w:cs="Arial"/>
          <w:color w:val="000000"/>
          <w:sz w:val="20"/>
          <w:szCs w:val="20"/>
          <w:lang w:eastAsia="ja-JP"/>
        </w:rPr>
        <w:t xml:space="preserve">: </w:t>
      </w:r>
      <w:proofErr w:type="spellStart"/>
      <w:r w:rsidRPr="00DB3BB2">
        <w:rPr>
          <w:rFonts w:ascii="Calibri Light" w:hAnsi="Calibri Light" w:cs="Arial"/>
          <w:color w:val="000000"/>
          <w:sz w:val="20"/>
          <w:szCs w:val="20"/>
          <w:lang w:eastAsia="ja-JP"/>
        </w:rPr>
        <w:t>PaymentDocument</w:t>
      </w:r>
      <w:proofErr w:type="spellEnd"/>
      <w:r w:rsidRPr="00DB3BB2">
        <w:rPr>
          <w:rFonts w:ascii="Calibri Light" w:hAnsi="Calibri Light" w:cs="Arial"/>
          <w:color w:val="000000"/>
          <w:sz w:val="20"/>
          <w:szCs w:val="20"/>
          <w:lang w:eastAsia="ja-JP"/>
        </w:rPr>
        <w:t xml:space="preserve">, </w:t>
      </w:r>
      <w:proofErr w:type="spellStart"/>
      <w:r w:rsidRPr="00DB3BB2">
        <w:rPr>
          <w:rFonts w:ascii="Calibri Light" w:hAnsi="Calibri Light" w:cs="Arial"/>
          <w:color w:val="000000"/>
          <w:sz w:val="20"/>
          <w:szCs w:val="20"/>
          <w:lang w:eastAsia="ja-JP"/>
        </w:rPr>
        <w:t>PaymentDocumentItem</w:t>
      </w:r>
      <w:proofErr w:type="spellEnd"/>
      <w:r w:rsidRPr="00DB3BB2">
        <w:rPr>
          <w:rFonts w:ascii="Calibri Light" w:hAnsi="Calibri Light" w:cs="Arial"/>
          <w:color w:val="000000"/>
          <w:sz w:val="20"/>
          <w:szCs w:val="20"/>
          <w:lang w:eastAsia="ja-JP"/>
        </w:rPr>
        <w:t>)</w:t>
      </w:r>
    </w:p>
    <w:p w14:paraId="51540AE7" w14:textId="77777777" w:rsidR="00064890" w:rsidRPr="00502081" w:rsidRDefault="00064890" w:rsidP="00064890">
      <w:pPr>
        <w:numPr>
          <w:ilvl w:val="0"/>
          <w:numId w:val="15"/>
        </w:numPr>
        <w:spacing w:before="120" w:after="120"/>
        <w:rPr>
          <w:rFonts w:ascii="Calibri Light" w:hAnsi="Calibri Light" w:cs="Arial"/>
          <w:color w:val="000000"/>
          <w:sz w:val="20"/>
          <w:szCs w:val="20"/>
          <w:lang w:eastAsia="ja-JP"/>
        </w:rPr>
      </w:pPr>
      <w:r w:rsidRPr="00DB3BB2">
        <w:rPr>
          <w:rFonts w:ascii="Calibri Light" w:hAnsi="Calibri Light" w:cs="Arial"/>
          <w:color w:val="000000"/>
          <w:sz w:val="20"/>
          <w:szCs w:val="20"/>
          <w:lang w:eastAsia="ja-JP"/>
        </w:rPr>
        <w:t>Payment verification &amp; pending payments not applied (</w:t>
      </w:r>
      <w:r w:rsidRPr="00CA3EE1">
        <w:rPr>
          <w:rFonts w:ascii="Calibri Light" w:hAnsi="Calibri Light" w:cs="Arial"/>
          <w:b/>
          <w:color w:val="000000"/>
          <w:sz w:val="20"/>
          <w:szCs w:val="20"/>
          <w:lang w:eastAsia="ja-JP"/>
        </w:rPr>
        <w:t>OData</w:t>
      </w:r>
      <w:r w:rsidRPr="00DB3BB2">
        <w:rPr>
          <w:rFonts w:ascii="Calibri Light" w:hAnsi="Calibri Light" w:cs="Arial"/>
          <w:color w:val="000000"/>
          <w:sz w:val="20"/>
          <w:szCs w:val="20"/>
          <w:lang w:eastAsia="ja-JP"/>
        </w:rPr>
        <w:t xml:space="preserve">: </w:t>
      </w:r>
      <w:proofErr w:type="spellStart"/>
      <w:r w:rsidRPr="00DB3BB2">
        <w:rPr>
          <w:rFonts w:ascii="Calibri Light" w:hAnsi="Calibri Light" w:cs="Arial"/>
          <w:color w:val="000000"/>
          <w:sz w:val="20"/>
          <w:szCs w:val="20"/>
          <w:lang w:eastAsia="ja-JP"/>
        </w:rPr>
        <w:t>PaymentDocument</w:t>
      </w:r>
      <w:proofErr w:type="spellEnd"/>
      <w:r w:rsidRPr="00DB3BB2">
        <w:rPr>
          <w:rFonts w:ascii="Calibri Light" w:hAnsi="Calibri Light" w:cs="Arial"/>
          <w:color w:val="000000"/>
          <w:sz w:val="20"/>
          <w:szCs w:val="20"/>
          <w:lang w:eastAsia="ja-JP"/>
        </w:rPr>
        <w:t xml:space="preserve">, </w:t>
      </w:r>
      <w:proofErr w:type="spellStart"/>
      <w:r w:rsidRPr="00502081">
        <w:rPr>
          <w:rFonts w:ascii="Calibri Light" w:hAnsi="Calibri Light" w:cs="Arial"/>
          <w:color w:val="000000"/>
          <w:sz w:val="20"/>
          <w:szCs w:val="20"/>
          <w:lang w:eastAsia="ja-JP"/>
        </w:rPr>
        <w:t>PaymentDocumentItem</w:t>
      </w:r>
      <w:proofErr w:type="spellEnd"/>
      <w:r w:rsidRPr="00502081">
        <w:rPr>
          <w:rFonts w:ascii="Calibri Light" w:hAnsi="Calibri Light" w:cs="Arial"/>
          <w:color w:val="000000"/>
          <w:sz w:val="20"/>
          <w:szCs w:val="20"/>
          <w:lang w:eastAsia="ja-JP"/>
        </w:rPr>
        <w:t>)</w:t>
      </w:r>
    </w:p>
    <w:p w14:paraId="1A2627D4" w14:textId="77777777" w:rsidR="00572C4D" w:rsidRPr="00502081" w:rsidRDefault="00572C4D" w:rsidP="00572C4D">
      <w:pPr>
        <w:numPr>
          <w:ilvl w:val="0"/>
          <w:numId w:val="15"/>
        </w:numPr>
        <w:spacing w:before="120" w:after="120"/>
        <w:rPr>
          <w:rFonts w:ascii="Calibri Light" w:hAnsi="Calibri Light" w:cs="Arial"/>
          <w:color w:val="000000"/>
          <w:sz w:val="20"/>
          <w:szCs w:val="20"/>
          <w:lang w:eastAsia="ja-JP"/>
        </w:rPr>
      </w:pPr>
      <w:r w:rsidRPr="00502081">
        <w:rPr>
          <w:rFonts w:ascii="Calibri Light" w:hAnsi="Calibri Light" w:cs="Arial"/>
          <w:color w:val="000000"/>
          <w:sz w:val="20"/>
          <w:szCs w:val="20"/>
          <w:lang w:eastAsia="ja-JP"/>
        </w:rPr>
        <w:t>Bill Types (deposit vs energy)</w:t>
      </w:r>
    </w:p>
    <w:p w14:paraId="44D2AE81" w14:textId="77777777" w:rsidR="00572C4D" w:rsidRPr="00502081" w:rsidRDefault="00572C4D" w:rsidP="00572C4D">
      <w:pPr>
        <w:numPr>
          <w:ilvl w:val="0"/>
          <w:numId w:val="15"/>
        </w:numPr>
        <w:spacing w:before="120" w:after="120"/>
        <w:rPr>
          <w:rFonts w:ascii="Calibri Light" w:hAnsi="Calibri Light" w:cs="Arial"/>
          <w:color w:val="000000"/>
          <w:sz w:val="20"/>
          <w:szCs w:val="20"/>
          <w:lang w:eastAsia="ja-JP"/>
        </w:rPr>
      </w:pPr>
      <w:r w:rsidRPr="00502081">
        <w:rPr>
          <w:rFonts w:ascii="Calibri Light" w:hAnsi="Calibri Light" w:cs="Arial"/>
          <w:color w:val="000000"/>
          <w:sz w:val="20"/>
          <w:szCs w:val="20"/>
          <w:lang w:eastAsia="ja-JP"/>
        </w:rPr>
        <w:t xml:space="preserve">Deposit Details (date paid, expected return date, interest earned, </w:t>
      </w:r>
      <w:proofErr w:type="spellStart"/>
      <w:r w:rsidRPr="00502081">
        <w:rPr>
          <w:rFonts w:ascii="Calibri Light" w:hAnsi="Calibri Light" w:cs="Arial"/>
          <w:color w:val="000000"/>
          <w:sz w:val="20"/>
          <w:szCs w:val="20"/>
          <w:lang w:eastAsia="ja-JP"/>
        </w:rPr>
        <w:t>etc</w:t>
      </w:r>
      <w:proofErr w:type="spellEnd"/>
      <w:r w:rsidRPr="00502081">
        <w:rPr>
          <w:rFonts w:ascii="Calibri Light" w:hAnsi="Calibri Light" w:cs="Arial"/>
          <w:color w:val="000000"/>
          <w:sz w:val="20"/>
          <w:szCs w:val="20"/>
          <w:lang w:eastAsia="ja-JP"/>
        </w:rPr>
        <w:t>)</w:t>
      </w:r>
    </w:p>
    <w:p w14:paraId="617D776F" w14:textId="77777777" w:rsidR="00572C4D" w:rsidRDefault="00572C4D" w:rsidP="00572C4D">
      <w:pPr>
        <w:numPr>
          <w:ilvl w:val="0"/>
          <w:numId w:val="15"/>
        </w:numPr>
        <w:spacing w:before="120" w:after="120"/>
        <w:rPr>
          <w:rFonts w:ascii="Calibri Light" w:hAnsi="Calibri Light" w:cs="Arial"/>
          <w:color w:val="000000"/>
          <w:sz w:val="20"/>
          <w:szCs w:val="20"/>
          <w:lang w:eastAsia="ja-JP"/>
        </w:rPr>
      </w:pPr>
      <w:r w:rsidRPr="00502081">
        <w:rPr>
          <w:rFonts w:ascii="Calibri Light" w:hAnsi="Calibri Light" w:cs="Arial"/>
          <w:color w:val="000000"/>
          <w:sz w:val="20"/>
          <w:szCs w:val="20"/>
          <w:lang w:eastAsia="ja-JP"/>
        </w:rPr>
        <w:t>Next scheduled billing date</w:t>
      </w:r>
    </w:p>
    <w:p w14:paraId="056B7134" w14:textId="2F1FF955" w:rsidR="00572C4D" w:rsidRPr="00502081" w:rsidRDefault="00572C4D" w:rsidP="00572C4D">
      <w:pPr>
        <w:numPr>
          <w:ilvl w:val="0"/>
          <w:numId w:val="15"/>
        </w:numPr>
        <w:spacing w:before="120" w:after="120"/>
        <w:rPr>
          <w:rFonts w:ascii="Calibri Light" w:hAnsi="Calibri Light" w:cs="Arial"/>
          <w:color w:val="000000"/>
          <w:sz w:val="20"/>
          <w:szCs w:val="20"/>
          <w:lang w:eastAsia="ja-JP"/>
        </w:rPr>
      </w:pPr>
      <w:r w:rsidRPr="00502081">
        <w:rPr>
          <w:rFonts w:ascii="Calibri Light" w:hAnsi="Calibri Light" w:cs="Arial"/>
          <w:color w:val="000000"/>
          <w:sz w:val="20"/>
          <w:szCs w:val="20"/>
          <w:lang w:eastAsia="ja-JP"/>
        </w:rPr>
        <w:t xml:space="preserve">Rate Status </w:t>
      </w:r>
      <w:r w:rsidR="00BF6456">
        <w:rPr>
          <w:rFonts w:ascii="Calibri Light" w:hAnsi="Calibri Light" w:cs="Arial"/>
          <w:color w:val="000000"/>
          <w:sz w:val="20"/>
          <w:szCs w:val="20"/>
          <w:lang w:eastAsia="ja-JP"/>
        </w:rPr>
        <w:t>–</w:t>
      </w:r>
      <w:r w:rsidRPr="00502081">
        <w:rPr>
          <w:rFonts w:ascii="Calibri Light" w:hAnsi="Calibri Light" w:cs="Arial"/>
          <w:color w:val="000000"/>
          <w:sz w:val="20"/>
          <w:szCs w:val="20"/>
          <w:lang w:eastAsia="ja-JP"/>
        </w:rPr>
        <w:t xml:space="preserve"> </w:t>
      </w:r>
      <w:r w:rsidR="00BF6456">
        <w:rPr>
          <w:rFonts w:ascii="Calibri Light" w:hAnsi="Calibri Light" w:cs="Arial"/>
          <w:color w:val="000000"/>
          <w:sz w:val="20"/>
          <w:szCs w:val="20"/>
          <w:lang w:eastAsia="ja-JP"/>
        </w:rPr>
        <w:t xml:space="preserve">e.g., </w:t>
      </w:r>
      <w:r w:rsidRPr="00502081">
        <w:rPr>
          <w:rFonts w:ascii="Calibri Light" w:hAnsi="Calibri Light" w:cs="Arial"/>
          <w:color w:val="000000"/>
          <w:sz w:val="20"/>
          <w:szCs w:val="20"/>
          <w:lang w:eastAsia="ja-JP"/>
        </w:rPr>
        <w:t>CARE or FERA participation</w:t>
      </w:r>
    </w:p>
    <w:p w14:paraId="4BB0EADE" w14:textId="2C28961A" w:rsidR="00572C4D" w:rsidRPr="00502081" w:rsidRDefault="00BF6456" w:rsidP="00572C4D">
      <w:pPr>
        <w:numPr>
          <w:ilvl w:val="0"/>
          <w:numId w:val="15"/>
        </w:numPr>
        <w:spacing w:before="120" w:after="120"/>
        <w:rPr>
          <w:rFonts w:ascii="Calibri Light" w:hAnsi="Calibri Light" w:cs="Arial"/>
          <w:color w:val="000000"/>
          <w:sz w:val="20"/>
          <w:szCs w:val="20"/>
          <w:lang w:eastAsia="ja-JP"/>
        </w:rPr>
      </w:pPr>
      <w:r>
        <w:rPr>
          <w:rFonts w:ascii="Calibri Light" w:hAnsi="Calibri Light" w:cs="Arial"/>
          <w:color w:val="000000"/>
          <w:sz w:val="20"/>
          <w:szCs w:val="20"/>
          <w:lang w:eastAsia="ja-JP"/>
        </w:rPr>
        <w:t xml:space="preserve">Account status – Active or Inactive and </w:t>
      </w:r>
      <w:r w:rsidR="00572C4D" w:rsidRPr="00502081">
        <w:rPr>
          <w:rFonts w:ascii="Calibri Light" w:hAnsi="Calibri Light" w:cs="Arial"/>
          <w:color w:val="000000"/>
          <w:sz w:val="20"/>
          <w:szCs w:val="20"/>
          <w:lang w:eastAsia="ja-JP"/>
        </w:rPr>
        <w:t>if assigned to credit bureau and bureau details including phone n</w:t>
      </w:r>
      <w:r>
        <w:rPr>
          <w:rFonts w:ascii="Calibri Light" w:hAnsi="Calibri Light" w:cs="Arial"/>
          <w:color w:val="000000"/>
          <w:sz w:val="20"/>
          <w:szCs w:val="20"/>
          <w:lang w:eastAsia="ja-JP"/>
        </w:rPr>
        <w:t>umber or some unique identifier</w:t>
      </w:r>
    </w:p>
    <w:p w14:paraId="5D2F25CE" w14:textId="4BAF5D09" w:rsidR="00572C4D" w:rsidRPr="00502081" w:rsidRDefault="00572C4D" w:rsidP="00572C4D">
      <w:pPr>
        <w:numPr>
          <w:ilvl w:val="0"/>
          <w:numId w:val="15"/>
        </w:numPr>
        <w:spacing w:before="120" w:after="120"/>
        <w:rPr>
          <w:rFonts w:ascii="Calibri Light" w:hAnsi="Calibri Light" w:cs="Arial"/>
          <w:color w:val="000000"/>
          <w:sz w:val="20"/>
          <w:szCs w:val="20"/>
          <w:lang w:eastAsia="ja-JP"/>
        </w:rPr>
      </w:pPr>
      <w:r w:rsidRPr="00502081">
        <w:rPr>
          <w:rFonts w:ascii="Calibri Light" w:hAnsi="Calibri Light" w:cs="Arial"/>
          <w:color w:val="000000"/>
          <w:sz w:val="20"/>
          <w:szCs w:val="20"/>
          <w:lang w:eastAsia="ja-JP"/>
        </w:rPr>
        <w:t xml:space="preserve">Remote Service Switch Integration to identify service status, if </w:t>
      </w:r>
      <w:r w:rsidR="00BF6456">
        <w:rPr>
          <w:rFonts w:ascii="Calibri Light" w:hAnsi="Calibri Light" w:cs="Arial"/>
          <w:color w:val="000000"/>
          <w:sz w:val="20"/>
          <w:szCs w:val="20"/>
          <w:lang w:eastAsia="ja-JP"/>
        </w:rPr>
        <w:t xml:space="preserve">meter has RSS </w:t>
      </w:r>
      <w:r w:rsidRPr="00502081">
        <w:rPr>
          <w:rFonts w:ascii="Calibri Light" w:hAnsi="Calibri Light" w:cs="Arial"/>
          <w:color w:val="000000"/>
          <w:sz w:val="20"/>
          <w:szCs w:val="20"/>
          <w:lang w:eastAsia="ja-JP"/>
        </w:rPr>
        <w:t xml:space="preserve">enabled and meter is communicating remotely </w:t>
      </w:r>
    </w:p>
    <w:p w14:paraId="74CA43E6" w14:textId="77777777" w:rsidR="00572C4D" w:rsidRPr="00502081" w:rsidRDefault="00572C4D" w:rsidP="00572C4D">
      <w:pPr>
        <w:numPr>
          <w:ilvl w:val="0"/>
          <w:numId w:val="15"/>
        </w:numPr>
        <w:spacing w:before="120" w:after="120"/>
        <w:rPr>
          <w:rFonts w:ascii="Calibri Light" w:hAnsi="Calibri Light" w:cs="Arial"/>
          <w:color w:val="000000"/>
          <w:sz w:val="20"/>
          <w:szCs w:val="20"/>
          <w:lang w:eastAsia="ja-JP"/>
        </w:rPr>
      </w:pPr>
      <w:r w:rsidRPr="00502081">
        <w:rPr>
          <w:rFonts w:ascii="Calibri Light" w:hAnsi="Calibri Light" w:cs="Arial"/>
          <w:color w:val="000000"/>
          <w:sz w:val="20"/>
          <w:szCs w:val="20"/>
          <w:lang w:eastAsia="ja-JP"/>
        </w:rPr>
        <w:t>Ability to provide NEM accounts with billing details and summary information</w:t>
      </w:r>
    </w:p>
    <w:p w14:paraId="4446D5E9" w14:textId="0E9BB642" w:rsidR="00572C4D" w:rsidRPr="00502081" w:rsidRDefault="00572C4D" w:rsidP="00572C4D">
      <w:pPr>
        <w:numPr>
          <w:ilvl w:val="0"/>
          <w:numId w:val="15"/>
        </w:numPr>
        <w:spacing w:before="120" w:after="120"/>
        <w:rPr>
          <w:rFonts w:ascii="Calibri Light" w:hAnsi="Calibri Light" w:cs="Arial"/>
          <w:color w:val="000000"/>
          <w:sz w:val="20"/>
          <w:szCs w:val="20"/>
          <w:lang w:eastAsia="ja-JP"/>
        </w:rPr>
      </w:pPr>
      <w:r w:rsidRPr="00502081">
        <w:rPr>
          <w:rFonts w:ascii="Calibri Light" w:hAnsi="Calibri Light" w:cs="Arial"/>
          <w:color w:val="000000"/>
          <w:sz w:val="20"/>
          <w:szCs w:val="20"/>
          <w:lang w:eastAsia="ja-JP"/>
        </w:rPr>
        <w:t>Payment Program and Program identification to offer customer relevant bill payment an program options (Direct Pay, Pay By Phone, Online Billing, Chose Bill Due Date, Cash Only, Budget Billing, and rate (residential and commercial) for Credit Card payment availability and routing purposes)</w:t>
      </w:r>
    </w:p>
    <w:p w14:paraId="232D294F" w14:textId="0E21F585" w:rsidR="00064890" w:rsidRPr="00DB3BB2" w:rsidRDefault="00064890" w:rsidP="003A42D0">
      <w:pPr>
        <w:numPr>
          <w:ilvl w:val="0"/>
          <w:numId w:val="15"/>
        </w:numPr>
        <w:spacing w:before="120" w:after="120"/>
        <w:rPr>
          <w:rFonts w:ascii="Calibri Light" w:hAnsi="Calibri Light" w:cs="Arial"/>
          <w:color w:val="000000"/>
          <w:sz w:val="20"/>
          <w:szCs w:val="20"/>
          <w:lang w:eastAsia="ja-JP"/>
        </w:rPr>
      </w:pPr>
      <w:r w:rsidRPr="00DB3BB2">
        <w:rPr>
          <w:rFonts w:ascii="Calibri Light" w:hAnsi="Calibri Light" w:cs="Arial"/>
          <w:color w:val="000000"/>
          <w:sz w:val="20"/>
          <w:szCs w:val="20"/>
          <w:lang w:eastAsia="ja-JP"/>
        </w:rPr>
        <w:lastRenderedPageBreak/>
        <w:t>Request for duplicate bill</w:t>
      </w:r>
      <w:r w:rsidR="003A42D0">
        <w:rPr>
          <w:rFonts w:ascii="Calibri Light" w:hAnsi="Calibri Light" w:cs="Arial"/>
          <w:color w:val="000000"/>
          <w:sz w:val="20"/>
          <w:szCs w:val="20"/>
          <w:lang w:eastAsia="ja-JP"/>
        </w:rPr>
        <w:t>: an authorized caller may</w:t>
      </w:r>
      <w:r w:rsidR="003A42D0" w:rsidRPr="003A42D0">
        <w:rPr>
          <w:rFonts w:ascii="Calibri Light" w:hAnsi="Calibri Light" w:cs="Arial"/>
          <w:color w:val="000000"/>
          <w:sz w:val="20"/>
          <w:szCs w:val="20"/>
          <w:lang w:eastAsia="ja-JP"/>
        </w:rPr>
        <w:t xml:space="preserve"> request a duplicate bill to be sent to the Contract Accou</w:t>
      </w:r>
      <w:r w:rsidR="003A42D0">
        <w:rPr>
          <w:rFonts w:ascii="Calibri Light" w:hAnsi="Calibri Light" w:cs="Arial"/>
          <w:color w:val="000000"/>
          <w:sz w:val="20"/>
          <w:szCs w:val="20"/>
          <w:lang w:eastAsia="ja-JP"/>
        </w:rPr>
        <w:t xml:space="preserve">nt billing address or via email. To process the request, a BPEM to OLS is generated from Interface </w:t>
      </w:r>
      <w:r w:rsidR="003A42D0" w:rsidRPr="003A42D0">
        <w:rPr>
          <w:rFonts w:ascii="Calibri Light" w:hAnsi="Calibri Light" w:cs="Arial"/>
          <w:color w:val="000000"/>
          <w:sz w:val="20"/>
          <w:szCs w:val="20"/>
          <w:lang w:eastAsia="ja-JP"/>
        </w:rPr>
        <w:t>I-CIM-CS-13 - IVR Create BPEM</w:t>
      </w:r>
      <w:r w:rsidR="003A42D0">
        <w:rPr>
          <w:rFonts w:ascii="Calibri Light" w:hAnsi="Calibri Light" w:cs="Arial"/>
          <w:color w:val="000000"/>
          <w:sz w:val="20"/>
          <w:szCs w:val="20"/>
          <w:lang w:eastAsia="ja-JP"/>
        </w:rPr>
        <w:t>.</w:t>
      </w:r>
      <w:r w:rsidR="003A42D0" w:rsidRPr="00DB3BB2">
        <w:rPr>
          <w:rFonts w:ascii="Calibri Light" w:hAnsi="Calibri Light" w:cs="Arial"/>
          <w:color w:val="000000"/>
          <w:sz w:val="20"/>
          <w:szCs w:val="20"/>
          <w:lang w:eastAsia="ja-JP"/>
        </w:rPr>
        <w:t xml:space="preserve"> </w:t>
      </w:r>
    </w:p>
    <w:p w14:paraId="16968069" w14:textId="77777777" w:rsidR="00064890" w:rsidRPr="00DB3BB2" w:rsidRDefault="00064890" w:rsidP="00064890">
      <w:pPr>
        <w:numPr>
          <w:ilvl w:val="0"/>
          <w:numId w:val="15"/>
        </w:numPr>
        <w:spacing w:before="120" w:after="120"/>
        <w:rPr>
          <w:rFonts w:ascii="Calibri Light" w:hAnsi="Calibri Light" w:cs="Arial"/>
          <w:color w:val="000000"/>
          <w:sz w:val="20"/>
          <w:szCs w:val="20"/>
          <w:lang w:eastAsia="ja-JP"/>
        </w:rPr>
      </w:pPr>
      <w:r w:rsidRPr="00DB3BB2">
        <w:rPr>
          <w:rFonts w:ascii="Calibri Light" w:hAnsi="Calibri Light" w:cs="Arial"/>
          <w:color w:val="000000"/>
          <w:sz w:val="20"/>
          <w:szCs w:val="20"/>
          <w:lang w:eastAsia="ja-JP"/>
        </w:rPr>
        <w:t>Manage auto pay settings (</w:t>
      </w:r>
      <w:r w:rsidRPr="00CA3EE1">
        <w:rPr>
          <w:rFonts w:ascii="Calibri Light" w:hAnsi="Calibri Light" w:cs="Arial"/>
          <w:b/>
          <w:color w:val="000000"/>
          <w:sz w:val="20"/>
          <w:szCs w:val="20"/>
          <w:lang w:eastAsia="ja-JP"/>
        </w:rPr>
        <w:t>OData</w:t>
      </w:r>
      <w:r w:rsidRPr="00DB3BB2">
        <w:rPr>
          <w:rFonts w:ascii="Calibri Light" w:hAnsi="Calibri Light" w:cs="Arial"/>
          <w:color w:val="000000"/>
          <w:sz w:val="20"/>
          <w:szCs w:val="20"/>
          <w:lang w:eastAsia="ja-JP"/>
        </w:rPr>
        <w:t>: BankAccount,</w:t>
      </w:r>
      <w:r>
        <w:rPr>
          <w:rFonts w:ascii="Calibri Light" w:hAnsi="Calibri Light" w:cs="Arial"/>
          <w:color w:val="000000"/>
          <w:sz w:val="20"/>
          <w:szCs w:val="20"/>
          <w:lang w:eastAsia="ja-JP"/>
        </w:rPr>
        <w:t xml:space="preserve"> </w:t>
      </w:r>
      <w:r w:rsidRPr="00F34D9F">
        <w:rPr>
          <w:rFonts w:ascii="Calibri Light" w:hAnsi="Calibri Light" w:cs="Arial"/>
          <w:color w:val="000000"/>
          <w:sz w:val="20"/>
          <w:szCs w:val="20"/>
          <w:lang w:eastAsia="ja-JP"/>
        </w:rPr>
        <w:t xml:space="preserve">reference </w:t>
      </w:r>
      <w:hyperlink r:id="rId14" w:history="1">
        <w:r w:rsidRPr="00F34D9F">
          <w:rPr>
            <w:rStyle w:val="Hyperlink"/>
            <w:rFonts w:ascii="Calibri Light" w:hAnsi="Calibri Light" w:cs="Arial"/>
            <w:sz w:val="20"/>
            <w:szCs w:val="20"/>
            <w:lang w:eastAsia="ja-JP"/>
          </w:rPr>
          <w:t>BPD PY-FI-09 - Receive Payments - Manage Incoming Payments</w:t>
        </w:r>
      </w:hyperlink>
      <w:r w:rsidRPr="00F34D9F">
        <w:rPr>
          <w:rFonts w:ascii="Calibri Light" w:hAnsi="Calibri Light" w:cs="Arial"/>
          <w:color w:val="000000"/>
          <w:sz w:val="20"/>
          <w:szCs w:val="20"/>
          <w:lang w:eastAsia="ja-JP"/>
        </w:rPr>
        <w:t xml:space="preserve"> for interface </w:t>
      </w:r>
      <w:hyperlink r:id="rId15" w:history="1">
        <w:r w:rsidRPr="00DB3BB2">
          <w:rPr>
            <w:rFonts w:ascii="Calibri Light" w:hAnsi="Calibri Light" w:cs="Arial"/>
            <w:color w:val="000000"/>
            <w:sz w:val="20"/>
            <w:szCs w:val="20"/>
            <w:lang w:eastAsia="ja-JP"/>
          </w:rPr>
          <w:t>I-PY-FI-09 - Eligibility and Enroll Customer from SCE.COM/IVR into Direct Pay</w:t>
        </w:r>
      </w:hyperlink>
      <w:r w:rsidRPr="00DB3BB2">
        <w:rPr>
          <w:rFonts w:ascii="Calibri Light" w:hAnsi="Calibri Light" w:cs="Arial"/>
          <w:color w:val="000000"/>
          <w:sz w:val="20"/>
          <w:szCs w:val="20"/>
          <w:lang w:eastAsia="ja-JP"/>
        </w:rPr>
        <w:t>)</w:t>
      </w:r>
    </w:p>
    <w:p w14:paraId="26C90547" w14:textId="249C8D5A" w:rsidR="00064890" w:rsidRPr="00DB3BB2" w:rsidRDefault="00064890" w:rsidP="00064890">
      <w:pPr>
        <w:numPr>
          <w:ilvl w:val="0"/>
          <w:numId w:val="15"/>
        </w:numPr>
        <w:spacing w:before="120" w:after="120"/>
        <w:rPr>
          <w:rFonts w:ascii="Calibri Light" w:hAnsi="Calibri Light" w:cs="Arial"/>
          <w:color w:val="000000"/>
          <w:sz w:val="20"/>
          <w:szCs w:val="20"/>
          <w:lang w:eastAsia="ja-JP"/>
        </w:rPr>
      </w:pPr>
      <w:r w:rsidRPr="00DB3BB2">
        <w:rPr>
          <w:rFonts w:ascii="Calibri Light" w:hAnsi="Calibri Light" w:cs="Arial"/>
          <w:color w:val="000000"/>
          <w:sz w:val="20"/>
          <w:szCs w:val="20"/>
          <w:lang w:eastAsia="ja-JP"/>
        </w:rPr>
        <w:t>Cancel auto pay (</w:t>
      </w:r>
      <w:r w:rsidRPr="00CA3EE1">
        <w:rPr>
          <w:rFonts w:ascii="Calibri Light" w:hAnsi="Calibri Light" w:cs="Arial"/>
          <w:b/>
          <w:color w:val="000000"/>
          <w:sz w:val="20"/>
          <w:szCs w:val="20"/>
          <w:lang w:eastAsia="ja-JP"/>
        </w:rPr>
        <w:t>OData</w:t>
      </w:r>
      <w:r w:rsidRPr="00DB3BB2">
        <w:rPr>
          <w:rFonts w:ascii="Calibri Light" w:hAnsi="Calibri Light" w:cs="Arial"/>
          <w:color w:val="000000"/>
          <w:sz w:val="20"/>
          <w:szCs w:val="20"/>
          <w:lang w:eastAsia="ja-JP"/>
        </w:rPr>
        <w:t xml:space="preserve">: BankAccount, </w:t>
      </w:r>
      <w:r w:rsidRPr="00F34D9F">
        <w:rPr>
          <w:rFonts w:ascii="Calibri Light" w:hAnsi="Calibri Light" w:cs="Arial"/>
          <w:color w:val="000000"/>
          <w:sz w:val="20"/>
          <w:szCs w:val="20"/>
          <w:lang w:eastAsia="ja-JP"/>
        </w:rPr>
        <w:t xml:space="preserve">reference </w:t>
      </w:r>
      <w:hyperlink r:id="rId16" w:history="1">
        <w:r w:rsidRPr="00F34D9F">
          <w:rPr>
            <w:rStyle w:val="Hyperlink"/>
            <w:rFonts w:ascii="Calibri Light" w:hAnsi="Calibri Light" w:cs="Arial"/>
            <w:sz w:val="20"/>
            <w:szCs w:val="20"/>
            <w:lang w:eastAsia="ja-JP"/>
          </w:rPr>
          <w:t>BPD PY-FI-09 - Receive Payments - Manage Incoming Payments</w:t>
        </w:r>
      </w:hyperlink>
      <w:r w:rsidRPr="00F34D9F">
        <w:rPr>
          <w:rFonts w:ascii="Calibri Light" w:hAnsi="Calibri Light" w:cs="Arial"/>
          <w:color w:val="000000"/>
          <w:sz w:val="20"/>
          <w:szCs w:val="20"/>
          <w:lang w:eastAsia="ja-JP"/>
        </w:rPr>
        <w:t xml:space="preserve"> for interface</w:t>
      </w:r>
      <w:r>
        <w:rPr>
          <w:rFonts w:ascii="Calibri Light" w:hAnsi="Calibri Light" w:cs="Arial"/>
          <w:color w:val="000000"/>
          <w:sz w:val="20"/>
          <w:szCs w:val="20"/>
          <w:lang w:eastAsia="ja-JP"/>
        </w:rPr>
        <w:t xml:space="preserve"> </w:t>
      </w:r>
      <w:hyperlink r:id="rId17" w:history="1">
        <w:r w:rsidRPr="00DB3BB2">
          <w:rPr>
            <w:rFonts w:ascii="Calibri Light" w:hAnsi="Calibri Light" w:cs="Arial"/>
            <w:color w:val="000000"/>
            <w:sz w:val="20"/>
            <w:szCs w:val="20"/>
            <w:lang w:eastAsia="ja-JP"/>
          </w:rPr>
          <w:t xml:space="preserve">I-PY-FI-09 </w:t>
        </w:r>
        <w:r w:rsidR="00572C4D">
          <w:rPr>
            <w:rFonts w:ascii="Calibri Light" w:hAnsi="Calibri Light" w:cs="Arial"/>
            <w:color w:val="000000"/>
            <w:sz w:val="20"/>
            <w:szCs w:val="20"/>
            <w:lang w:eastAsia="ja-JP"/>
          </w:rPr>
          <w:t>–</w:t>
        </w:r>
        <w:r w:rsidRPr="00DB3BB2">
          <w:rPr>
            <w:rFonts w:ascii="Calibri Light" w:hAnsi="Calibri Light" w:cs="Arial"/>
            <w:color w:val="000000"/>
            <w:sz w:val="20"/>
            <w:szCs w:val="20"/>
            <w:lang w:eastAsia="ja-JP"/>
          </w:rPr>
          <w:t xml:space="preserve"> Eligibility</w:t>
        </w:r>
        <w:r w:rsidR="00572C4D">
          <w:rPr>
            <w:rFonts w:ascii="Calibri Light" w:hAnsi="Calibri Light" w:cs="Arial"/>
            <w:color w:val="000000"/>
            <w:sz w:val="20"/>
            <w:szCs w:val="20"/>
            <w:lang w:eastAsia="ja-JP"/>
          </w:rPr>
          <w:t xml:space="preserve">, </w:t>
        </w:r>
        <w:r w:rsidRPr="00DB3BB2">
          <w:rPr>
            <w:rFonts w:ascii="Calibri Light" w:hAnsi="Calibri Light" w:cs="Arial"/>
            <w:color w:val="000000"/>
            <w:sz w:val="20"/>
            <w:szCs w:val="20"/>
            <w:lang w:eastAsia="ja-JP"/>
          </w:rPr>
          <w:t xml:space="preserve">Enroll </w:t>
        </w:r>
        <w:r w:rsidR="00572C4D">
          <w:rPr>
            <w:rFonts w:ascii="Calibri Light" w:hAnsi="Calibri Light" w:cs="Arial"/>
            <w:color w:val="000000"/>
            <w:sz w:val="20"/>
            <w:szCs w:val="20"/>
            <w:lang w:eastAsia="ja-JP"/>
          </w:rPr>
          <w:t xml:space="preserve">and Remove </w:t>
        </w:r>
        <w:r w:rsidRPr="00DB3BB2">
          <w:rPr>
            <w:rFonts w:ascii="Calibri Light" w:hAnsi="Calibri Light" w:cs="Arial"/>
            <w:color w:val="000000"/>
            <w:sz w:val="20"/>
            <w:szCs w:val="20"/>
            <w:lang w:eastAsia="ja-JP"/>
          </w:rPr>
          <w:t>Customer from SCE.COM/IVR into Direct Pay</w:t>
        </w:r>
      </w:hyperlink>
      <w:r w:rsidRPr="00DB3BB2">
        <w:rPr>
          <w:rFonts w:ascii="Calibri Light" w:hAnsi="Calibri Light" w:cs="Arial"/>
          <w:color w:val="000000"/>
          <w:sz w:val="20"/>
          <w:szCs w:val="20"/>
          <w:lang w:eastAsia="ja-JP"/>
        </w:rPr>
        <w:t>)</w:t>
      </w:r>
    </w:p>
    <w:p w14:paraId="08DC3310" w14:textId="77777777" w:rsidR="00064890" w:rsidRPr="00502081" w:rsidRDefault="00064890" w:rsidP="00064890">
      <w:pPr>
        <w:numPr>
          <w:ilvl w:val="0"/>
          <w:numId w:val="15"/>
        </w:numPr>
        <w:spacing w:before="120" w:after="120"/>
        <w:rPr>
          <w:rFonts w:ascii="Calibri Light" w:hAnsi="Calibri Light" w:cs="Arial"/>
          <w:color w:val="000000"/>
          <w:sz w:val="20"/>
          <w:szCs w:val="20"/>
          <w:lang w:eastAsia="ja-JP"/>
        </w:rPr>
      </w:pPr>
      <w:r w:rsidRPr="00502081">
        <w:rPr>
          <w:rFonts w:ascii="Calibri Light" w:hAnsi="Calibri Light" w:cs="Arial"/>
          <w:color w:val="000000"/>
          <w:sz w:val="20"/>
          <w:szCs w:val="20"/>
          <w:lang w:eastAsia="ja-JP"/>
        </w:rPr>
        <w:t>Change paperless billing settings (</w:t>
      </w:r>
      <w:r w:rsidRPr="00502081">
        <w:rPr>
          <w:rFonts w:ascii="Calibri Light" w:hAnsi="Calibri Light" w:cs="Arial"/>
          <w:b/>
          <w:color w:val="000000"/>
          <w:sz w:val="20"/>
          <w:szCs w:val="20"/>
          <w:lang w:eastAsia="ja-JP"/>
        </w:rPr>
        <w:t>OData</w:t>
      </w:r>
      <w:r w:rsidRPr="00502081">
        <w:rPr>
          <w:rFonts w:ascii="Calibri Light" w:hAnsi="Calibri Light" w:cs="Arial"/>
          <w:color w:val="000000"/>
          <w:sz w:val="20"/>
          <w:szCs w:val="20"/>
          <w:lang w:eastAsia="ja-JP"/>
        </w:rPr>
        <w:t>: BankAccount, I-CIM-CS-13 - E-Bill Enrollment/Un-</w:t>
      </w:r>
      <w:proofErr w:type="spellStart"/>
      <w:r w:rsidRPr="00502081">
        <w:rPr>
          <w:rFonts w:ascii="Calibri Light" w:hAnsi="Calibri Light" w:cs="Arial"/>
          <w:color w:val="000000"/>
          <w:sz w:val="20"/>
          <w:szCs w:val="20"/>
          <w:lang w:eastAsia="ja-JP"/>
        </w:rPr>
        <w:t>enrol</w:t>
      </w:r>
      <w:proofErr w:type="spellEnd"/>
      <w:r w:rsidRPr="00502081">
        <w:rPr>
          <w:rFonts w:ascii="Calibri Light" w:hAnsi="Calibri Light" w:cs="Arial"/>
          <w:color w:val="000000"/>
          <w:sz w:val="20"/>
          <w:szCs w:val="20"/>
          <w:lang w:eastAsia="ja-JP"/>
        </w:rPr>
        <w:t>)</w:t>
      </w:r>
    </w:p>
    <w:p w14:paraId="029F9E1F" w14:textId="77777777" w:rsidR="00064890" w:rsidRPr="00502081" w:rsidRDefault="00064890" w:rsidP="00064890">
      <w:pPr>
        <w:numPr>
          <w:ilvl w:val="0"/>
          <w:numId w:val="15"/>
        </w:numPr>
        <w:spacing w:before="120" w:after="120"/>
        <w:rPr>
          <w:rFonts w:ascii="Calibri Light" w:hAnsi="Calibri Light" w:cs="Arial"/>
          <w:color w:val="000000"/>
          <w:sz w:val="20"/>
          <w:szCs w:val="20"/>
          <w:lang w:eastAsia="ja-JP"/>
        </w:rPr>
      </w:pPr>
      <w:r w:rsidRPr="00502081">
        <w:rPr>
          <w:rFonts w:ascii="Calibri Light" w:hAnsi="Calibri Light" w:cs="Arial"/>
          <w:color w:val="000000"/>
          <w:sz w:val="20"/>
          <w:szCs w:val="20"/>
          <w:lang w:eastAsia="ja-JP"/>
        </w:rPr>
        <w:t>Edit payment method (</w:t>
      </w:r>
      <w:r w:rsidRPr="00502081">
        <w:rPr>
          <w:rFonts w:ascii="Calibri Light" w:hAnsi="Calibri Light" w:cs="Arial"/>
          <w:b/>
          <w:color w:val="000000"/>
          <w:sz w:val="20"/>
          <w:szCs w:val="20"/>
          <w:lang w:eastAsia="ja-JP"/>
        </w:rPr>
        <w:t>OData</w:t>
      </w:r>
      <w:r w:rsidRPr="00502081">
        <w:rPr>
          <w:rFonts w:ascii="Calibri Light" w:hAnsi="Calibri Light" w:cs="Arial"/>
          <w:color w:val="000000"/>
          <w:sz w:val="20"/>
          <w:szCs w:val="20"/>
          <w:lang w:eastAsia="ja-JP"/>
        </w:rPr>
        <w:t xml:space="preserve">: PaymentMethod, </w:t>
      </w:r>
      <w:hyperlink r:id="rId18" w:history="1">
        <w:r w:rsidRPr="00502081">
          <w:rPr>
            <w:rFonts w:ascii="Calibri Light" w:hAnsi="Calibri Light" w:cs="Arial"/>
            <w:color w:val="000000"/>
            <w:sz w:val="20"/>
            <w:szCs w:val="20"/>
            <w:lang w:eastAsia="ja-JP"/>
          </w:rPr>
          <w:t>I-CIM-CS-13 - Self Service -Manage Payment method</w:t>
        </w:r>
      </w:hyperlink>
      <w:r w:rsidRPr="00502081">
        <w:rPr>
          <w:rFonts w:ascii="Calibri Light" w:hAnsi="Calibri Light" w:cs="Arial"/>
          <w:color w:val="000000"/>
          <w:sz w:val="20"/>
          <w:szCs w:val="20"/>
          <w:lang w:eastAsia="ja-JP"/>
        </w:rPr>
        <w:t>)</w:t>
      </w:r>
    </w:p>
    <w:p w14:paraId="4081AC4E" w14:textId="77777777" w:rsidR="00064890" w:rsidRPr="00502081" w:rsidRDefault="00064890" w:rsidP="00064890">
      <w:pPr>
        <w:numPr>
          <w:ilvl w:val="0"/>
          <w:numId w:val="15"/>
        </w:numPr>
        <w:spacing w:before="120" w:after="120"/>
        <w:rPr>
          <w:rFonts w:ascii="Calibri Light" w:hAnsi="Calibri Light" w:cs="Arial"/>
          <w:color w:val="000000"/>
          <w:sz w:val="20"/>
          <w:szCs w:val="20"/>
          <w:lang w:eastAsia="ja-JP"/>
        </w:rPr>
      </w:pPr>
      <w:r w:rsidRPr="00502081">
        <w:rPr>
          <w:rFonts w:ascii="Calibri Light" w:hAnsi="Calibri Light" w:cs="Arial"/>
          <w:color w:val="000000"/>
          <w:sz w:val="20"/>
          <w:szCs w:val="20"/>
          <w:lang w:eastAsia="ja-JP"/>
        </w:rPr>
        <w:t>Add payment method (</w:t>
      </w:r>
      <w:r w:rsidRPr="00502081">
        <w:rPr>
          <w:rFonts w:ascii="Calibri Light" w:hAnsi="Calibri Light" w:cs="Arial"/>
          <w:b/>
          <w:color w:val="000000"/>
          <w:sz w:val="20"/>
          <w:szCs w:val="20"/>
          <w:lang w:eastAsia="ja-JP"/>
        </w:rPr>
        <w:t>OData</w:t>
      </w:r>
      <w:r w:rsidRPr="00502081">
        <w:rPr>
          <w:rFonts w:ascii="Calibri Light" w:hAnsi="Calibri Light" w:cs="Arial"/>
          <w:color w:val="000000"/>
          <w:sz w:val="20"/>
          <w:szCs w:val="20"/>
          <w:lang w:eastAsia="ja-JP"/>
        </w:rPr>
        <w:t xml:space="preserve">: PaymentMethod, </w:t>
      </w:r>
      <w:hyperlink r:id="rId19" w:history="1">
        <w:r w:rsidRPr="00502081">
          <w:rPr>
            <w:rFonts w:ascii="Calibri Light" w:hAnsi="Calibri Light" w:cs="Arial"/>
            <w:color w:val="000000"/>
            <w:sz w:val="20"/>
            <w:szCs w:val="20"/>
            <w:lang w:eastAsia="ja-JP"/>
          </w:rPr>
          <w:t>I-CIM-CS-13 - Self Service -Manage Payment method</w:t>
        </w:r>
      </w:hyperlink>
      <w:r w:rsidRPr="00502081">
        <w:rPr>
          <w:rFonts w:ascii="Calibri Light" w:hAnsi="Calibri Light" w:cs="Arial"/>
          <w:color w:val="000000"/>
          <w:sz w:val="20"/>
          <w:szCs w:val="20"/>
          <w:lang w:eastAsia="ja-JP"/>
        </w:rPr>
        <w:t>)</w:t>
      </w:r>
    </w:p>
    <w:p w14:paraId="26F6989C" w14:textId="77777777" w:rsidR="006D2B05" w:rsidRPr="00502081" w:rsidRDefault="006D2B05" w:rsidP="006D2B05"/>
    <w:p w14:paraId="66B53093" w14:textId="1A571E4A" w:rsidR="00CA3EE1" w:rsidRPr="00502081" w:rsidRDefault="006D2B05" w:rsidP="00CA3EE1">
      <w:pPr>
        <w:pStyle w:val="Heading3"/>
        <w:keepNext/>
        <w:numPr>
          <w:ilvl w:val="3"/>
          <w:numId w:val="5"/>
        </w:numPr>
        <w:tabs>
          <w:tab w:val="left" w:pos="1440"/>
        </w:tabs>
        <w:spacing w:before="120" w:after="120"/>
        <w:rPr>
          <w:rFonts w:ascii="Calibri Light" w:hAnsi="Calibri Light"/>
          <w:sz w:val="20"/>
        </w:rPr>
      </w:pPr>
      <w:bookmarkStart w:id="42" w:name="_Toc516668627"/>
      <w:r w:rsidRPr="00502081">
        <w:rPr>
          <w:rFonts w:ascii="Calibri Light" w:hAnsi="Calibri Light"/>
          <w:sz w:val="20"/>
        </w:rPr>
        <w:t>P</w:t>
      </w:r>
      <w:r w:rsidR="00CA3EE1" w:rsidRPr="00502081">
        <w:rPr>
          <w:rFonts w:ascii="Calibri Light" w:hAnsi="Calibri Light"/>
          <w:sz w:val="20"/>
        </w:rPr>
        <w:t>ayment options &amp; Processing</w:t>
      </w:r>
      <w:bookmarkEnd w:id="42"/>
      <w:r w:rsidR="00CA3EE1" w:rsidRPr="00502081">
        <w:rPr>
          <w:rFonts w:ascii="Calibri Light" w:hAnsi="Calibri Light"/>
          <w:sz w:val="20"/>
        </w:rPr>
        <w:t xml:space="preserve"> </w:t>
      </w:r>
    </w:p>
    <w:p w14:paraId="150FFC8D" w14:textId="77777777" w:rsidR="00DD33B8" w:rsidRPr="00502081" w:rsidRDefault="00DD33B8" w:rsidP="00DD33B8">
      <w:pPr>
        <w:pStyle w:val="Heading2Text"/>
        <w:rPr>
          <w:rFonts w:ascii="Calibri Light" w:eastAsia="Times New Roman" w:hAnsi="Calibri Light"/>
          <w:szCs w:val="22"/>
          <w:lang w:eastAsia="en-US"/>
        </w:rPr>
      </w:pPr>
    </w:p>
    <w:p w14:paraId="795F2095" w14:textId="77777777" w:rsidR="00DD33B8" w:rsidRPr="00502081" w:rsidRDefault="00DD33B8" w:rsidP="00DD33B8">
      <w:pPr>
        <w:pStyle w:val="Heading2Text"/>
        <w:rPr>
          <w:rFonts w:ascii="Calibri Light" w:eastAsia="Times New Roman" w:hAnsi="Calibri Light"/>
          <w:szCs w:val="22"/>
          <w:lang w:eastAsia="en-US"/>
        </w:rPr>
      </w:pPr>
      <w:r w:rsidRPr="00502081">
        <w:rPr>
          <w:rFonts w:ascii="Calibri Light" w:eastAsia="Times New Roman" w:hAnsi="Calibri Light"/>
          <w:szCs w:val="22"/>
          <w:lang w:eastAsia="en-US"/>
        </w:rPr>
        <w:t>Anything related to payments. This requires a caller to be authenticated except for Authorized Payment Agent information retrieval.</w:t>
      </w:r>
    </w:p>
    <w:p w14:paraId="5171ED70" w14:textId="4DA2D3B7" w:rsidR="00DD33B8" w:rsidRPr="00502081" w:rsidRDefault="00DD33B8" w:rsidP="00DD33B8">
      <w:pPr>
        <w:pStyle w:val="Heading3-TextSCE"/>
        <w:numPr>
          <w:ilvl w:val="0"/>
          <w:numId w:val="16"/>
        </w:numPr>
      </w:pPr>
      <w:r w:rsidRPr="00502081">
        <w:t xml:space="preserve">One-Time (QuickCheck) payment </w:t>
      </w:r>
      <w:r w:rsidR="00945902" w:rsidRPr="00502081">
        <w:t>(</w:t>
      </w:r>
      <w:r w:rsidR="00945902" w:rsidRPr="00945902">
        <w:t>I-CIM-CS-13 - Pay by Phone</w:t>
      </w:r>
      <w:r w:rsidR="00945902">
        <w:t>)</w:t>
      </w:r>
    </w:p>
    <w:p w14:paraId="1AAEBE87" w14:textId="34C38E5A" w:rsidR="00DD33B8" w:rsidRPr="00502081" w:rsidRDefault="00DD33B8" w:rsidP="00945902">
      <w:pPr>
        <w:pStyle w:val="Heading3-TextSCE"/>
        <w:numPr>
          <w:ilvl w:val="0"/>
          <w:numId w:val="16"/>
        </w:numPr>
      </w:pPr>
      <w:r w:rsidRPr="00502081">
        <w:t>One-Time (QuickCheck) Inquiry (</w:t>
      </w:r>
      <w:r w:rsidR="00945902" w:rsidRPr="00945902">
        <w:t>I-CIM-CS-13 - Pay by Phone</w:t>
      </w:r>
      <w:r w:rsidR="00945902">
        <w:t>)</w:t>
      </w:r>
    </w:p>
    <w:p w14:paraId="3CCFF68B" w14:textId="77777777" w:rsidR="00DD33B8" w:rsidRPr="00502081" w:rsidRDefault="00DD33B8" w:rsidP="00DD33B8">
      <w:pPr>
        <w:pStyle w:val="Heading3-TextSCE"/>
        <w:numPr>
          <w:ilvl w:val="0"/>
          <w:numId w:val="16"/>
        </w:numPr>
      </w:pPr>
      <w:r w:rsidRPr="00502081">
        <w:t>Sign up for Direct Payment (</w:t>
      </w:r>
      <w:r w:rsidRPr="00502081">
        <w:rPr>
          <w:b/>
        </w:rPr>
        <w:t>OData</w:t>
      </w:r>
      <w:r w:rsidRPr="00502081">
        <w:t xml:space="preserve">: BankAccount, reference </w:t>
      </w:r>
      <w:hyperlink r:id="rId20" w:history="1">
        <w:r w:rsidRPr="00502081">
          <w:rPr>
            <w:rStyle w:val="Hyperlink"/>
          </w:rPr>
          <w:t>BPD PY-FI-09 - Receive Payments - Manage Incoming Payments</w:t>
        </w:r>
      </w:hyperlink>
      <w:r w:rsidRPr="00502081">
        <w:t xml:space="preserve"> for interface I-PY-FI-09 - Eligibility and Enroll Customer from SCE.COM/IVR into Direct Pay)</w:t>
      </w:r>
    </w:p>
    <w:p w14:paraId="11320080" w14:textId="3B43A33A" w:rsidR="00DD33B8" w:rsidRPr="00502081" w:rsidRDefault="00DD33B8" w:rsidP="00DD33B8">
      <w:pPr>
        <w:pStyle w:val="Heading3-TextSCE"/>
        <w:numPr>
          <w:ilvl w:val="0"/>
          <w:numId w:val="16"/>
        </w:numPr>
      </w:pPr>
      <w:r w:rsidRPr="00502081">
        <w:t>Update Direct Payment: (</w:t>
      </w:r>
      <w:r w:rsidRPr="00502081">
        <w:rPr>
          <w:b/>
        </w:rPr>
        <w:t>OData</w:t>
      </w:r>
      <w:r w:rsidRPr="00502081">
        <w:t xml:space="preserve">: BankAccount, reference </w:t>
      </w:r>
      <w:hyperlink r:id="rId21" w:history="1">
        <w:r w:rsidRPr="00502081">
          <w:rPr>
            <w:rStyle w:val="Hyperlink"/>
          </w:rPr>
          <w:t>BPD PY-FI-09 - Receive Payments - Manage Incoming Payments</w:t>
        </w:r>
      </w:hyperlink>
      <w:r w:rsidRPr="00502081">
        <w:t xml:space="preserve"> for interface I-PY-FI-09 - Eligibility and Enroll Customer from SCE.COM/IVR into Direct Pay)</w:t>
      </w:r>
    </w:p>
    <w:p w14:paraId="16377CF8" w14:textId="77777777" w:rsidR="00572C4D" w:rsidRPr="00502081" w:rsidRDefault="00572C4D" w:rsidP="00572C4D">
      <w:pPr>
        <w:pStyle w:val="Heading3-TextSCE"/>
        <w:numPr>
          <w:ilvl w:val="0"/>
          <w:numId w:val="16"/>
        </w:numPr>
      </w:pPr>
      <w:r w:rsidRPr="00502081">
        <w:t>Remove Direct Payment</w:t>
      </w:r>
    </w:p>
    <w:p w14:paraId="68EF314F" w14:textId="5A4EB51F" w:rsidR="00572C4D" w:rsidRPr="00502081" w:rsidRDefault="00572C4D" w:rsidP="00572C4D">
      <w:pPr>
        <w:pStyle w:val="Heading3-TextSCE"/>
        <w:numPr>
          <w:ilvl w:val="0"/>
          <w:numId w:val="16"/>
        </w:numPr>
      </w:pPr>
      <w:r w:rsidRPr="00502081">
        <w:t>Direct Payment status and pending enrollment status</w:t>
      </w:r>
    </w:p>
    <w:p w14:paraId="4649E559" w14:textId="74ACC596" w:rsidR="00DD33B8" w:rsidRPr="00502081" w:rsidRDefault="00DD33B8" w:rsidP="00DD33B8">
      <w:pPr>
        <w:pStyle w:val="Heading3-TextSCE"/>
        <w:numPr>
          <w:ilvl w:val="0"/>
          <w:numId w:val="16"/>
        </w:numPr>
      </w:pPr>
      <w:r w:rsidRPr="00502081">
        <w:t>Pay By Phone Enrollment (I-CIM-CS-13 - Pay by Phone</w:t>
      </w:r>
    </w:p>
    <w:p w14:paraId="1BF05FAD" w14:textId="77777777" w:rsidR="00DD33B8" w:rsidRPr="00502081" w:rsidRDefault="00DD33B8" w:rsidP="00DD33B8">
      <w:pPr>
        <w:pStyle w:val="Heading3-TextSCE"/>
        <w:numPr>
          <w:ilvl w:val="0"/>
          <w:numId w:val="16"/>
        </w:numPr>
      </w:pPr>
      <w:r w:rsidRPr="00502081">
        <w:t>Pay By Phone Update (I-CIM-CS-13 - Pay by Phone)</w:t>
      </w:r>
    </w:p>
    <w:p w14:paraId="6F93293D" w14:textId="77777777" w:rsidR="00DD33B8" w:rsidRPr="00502081" w:rsidRDefault="00DD33B8" w:rsidP="00DD33B8">
      <w:pPr>
        <w:pStyle w:val="Heading3-TextSCE"/>
        <w:numPr>
          <w:ilvl w:val="0"/>
          <w:numId w:val="16"/>
        </w:numPr>
      </w:pPr>
      <w:r w:rsidRPr="00502081">
        <w:t>Pay By Phone Removal (I-CIM-CS-13 - Pay by Phone)</w:t>
      </w:r>
    </w:p>
    <w:p w14:paraId="351E1876" w14:textId="77777777" w:rsidR="00572C4D" w:rsidRPr="00502081" w:rsidRDefault="00572C4D" w:rsidP="00572C4D">
      <w:pPr>
        <w:pStyle w:val="Heading3-TextSCE"/>
        <w:numPr>
          <w:ilvl w:val="0"/>
          <w:numId w:val="16"/>
        </w:numPr>
      </w:pPr>
      <w:r w:rsidRPr="00502081">
        <w:t>Pay By Phone status and pending enrollment status</w:t>
      </w:r>
    </w:p>
    <w:p w14:paraId="29841ED6" w14:textId="145B1DFE" w:rsidR="00572C4D" w:rsidRDefault="00572C4D" w:rsidP="00572C4D">
      <w:pPr>
        <w:pStyle w:val="Heading3-TextSCE"/>
        <w:numPr>
          <w:ilvl w:val="0"/>
          <w:numId w:val="16"/>
        </w:numPr>
      </w:pPr>
      <w:r w:rsidRPr="00502081">
        <w:t>Pay By Phone payment which is currently the same as QuickCheck</w:t>
      </w:r>
    </w:p>
    <w:p w14:paraId="731F53F9" w14:textId="62BD907F" w:rsidR="00742815" w:rsidRPr="00502081" w:rsidRDefault="00742815" w:rsidP="00572C4D">
      <w:pPr>
        <w:pStyle w:val="Heading3-TextSCE"/>
        <w:numPr>
          <w:ilvl w:val="0"/>
          <w:numId w:val="16"/>
        </w:numPr>
      </w:pPr>
      <w:r w:rsidRPr="00502081">
        <w:t>Ability to provide Contract Account number to caller if account was accessed by ANI/phone number with street numbers (for payment and an APA)</w:t>
      </w:r>
    </w:p>
    <w:p w14:paraId="7BA20E9B" w14:textId="5E50E3EC" w:rsidR="00DD33B8" w:rsidRPr="00502081" w:rsidRDefault="00DD33B8" w:rsidP="00DD33B8">
      <w:pPr>
        <w:pStyle w:val="Heading3-TextSCE"/>
        <w:numPr>
          <w:ilvl w:val="0"/>
          <w:numId w:val="16"/>
        </w:numPr>
      </w:pPr>
      <w:r w:rsidRPr="00502081">
        <w:t xml:space="preserve">Authorized Payment Agent information (User authentication not required).  (E-PY-FI-09 - Store APA details in SAP) </w:t>
      </w:r>
      <w:r w:rsidR="00572C4D" w:rsidRPr="00502081">
        <w:t>ability to find nearest APA locations based on customers account (if accessed/identified) or zip code entered by customer</w:t>
      </w:r>
    </w:p>
    <w:p w14:paraId="2CDDAC4F" w14:textId="77777777" w:rsidR="00572C4D" w:rsidRPr="00502081" w:rsidRDefault="00572C4D" w:rsidP="00572C4D">
      <w:pPr>
        <w:pStyle w:val="Heading3-TextSCE"/>
        <w:numPr>
          <w:ilvl w:val="0"/>
          <w:numId w:val="16"/>
        </w:numPr>
      </w:pPr>
      <w:r w:rsidRPr="00502081">
        <w:lastRenderedPageBreak/>
        <w:t>Ability to allow user to provide the amount for their payment (full account balance, past due balance or other amount customer wants to pay including under payment and over payment based on credit rules)</w:t>
      </w:r>
    </w:p>
    <w:p w14:paraId="4F280EA4" w14:textId="77777777" w:rsidR="00572C4D" w:rsidRPr="00502081" w:rsidRDefault="00572C4D" w:rsidP="00572C4D">
      <w:pPr>
        <w:pStyle w:val="Heading3-TextSCE"/>
        <w:numPr>
          <w:ilvl w:val="0"/>
          <w:numId w:val="16"/>
        </w:numPr>
      </w:pPr>
      <w:r w:rsidRPr="00502081">
        <w:t>Provide stored bank information to IVR so caller can utilize it without reentering it (Pay by Phone information is currently stored in IVR SQL table)</w:t>
      </w:r>
    </w:p>
    <w:p w14:paraId="4EC68F68" w14:textId="77777777" w:rsidR="00572C4D" w:rsidRPr="00502081" w:rsidRDefault="00572C4D" w:rsidP="00572C4D">
      <w:pPr>
        <w:pStyle w:val="Heading3-TextSCE"/>
        <w:numPr>
          <w:ilvl w:val="0"/>
          <w:numId w:val="16"/>
        </w:numPr>
      </w:pPr>
      <w:r w:rsidRPr="00502081">
        <w:t>Provide routing and account number validation to identify incorrect entries before being submitted for payment or enrollment into payment programs</w:t>
      </w:r>
    </w:p>
    <w:p w14:paraId="23152134" w14:textId="1C628051" w:rsidR="00CA3EE1" w:rsidRDefault="00572C4D" w:rsidP="00A04256">
      <w:pPr>
        <w:pStyle w:val="Heading3-TextSCE"/>
        <w:numPr>
          <w:ilvl w:val="0"/>
          <w:numId w:val="16"/>
        </w:numPr>
      </w:pPr>
      <w:r w:rsidRPr="00502081">
        <w:t xml:space="preserve">Stop collection activities </w:t>
      </w:r>
      <w:r w:rsidR="00BF6456">
        <w:t xml:space="preserve">and reconnect service when need </w:t>
      </w:r>
      <w:r w:rsidRPr="00502081">
        <w:t>if sufficient payment is made</w:t>
      </w:r>
    </w:p>
    <w:p w14:paraId="743AE920" w14:textId="77777777" w:rsidR="00A04256" w:rsidRPr="00A04256" w:rsidRDefault="00A04256" w:rsidP="00A04256">
      <w:pPr>
        <w:pStyle w:val="Heading3-TextSCE"/>
      </w:pPr>
    </w:p>
    <w:p w14:paraId="7CA784F4" w14:textId="77777777" w:rsidR="00CA3EE1" w:rsidRPr="00502081" w:rsidRDefault="00CA3EE1" w:rsidP="00CA3EE1">
      <w:pPr>
        <w:pStyle w:val="Heading3"/>
        <w:keepNext/>
        <w:numPr>
          <w:ilvl w:val="3"/>
          <w:numId w:val="5"/>
        </w:numPr>
        <w:tabs>
          <w:tab w:val="left" w:pos="1440"/>
        </w:tabs>
        <w:spacing w:before="120" w:after="120"/>
        <w:rPr>
          <w:rFonts w:ascii="Calibri Light" w:hAnsi="Calibri Light"/>
          <w:sz w:val="20"/>
        </w:rPr>
      </w:pPr>
      <w:bookmarkStart w:id="43" w:name="_Toc516668628"/>
      <w:r w:rsidRPr="00502081">
        <w:rPr>
          <w:rFonts w:ascii="Calibri Light" w:hAnsi="Calibri Light"/>
          <w:sz w:val="20"/>
        </w:rPr>
        <w:t>Power Outage Storm &amp; Disaster</w:t>
      </w:r>
      <w:bookmarkEnd w:id="43"/>
      <w:r w:rsidRPr="00502081">
        <w:rPr>
          <w:rFonts w:ascii="Calibri Light" w:hAnsi="Calibri Light"/>
          <w:sz w:val="20"/>
        </w:rPr>
        <w:t xml:space="preserve"> </w:t>
      </w:r>
    </w:p>
    <w:p w14:paraId="41A48644" w14:textId="3B3E3124" w:rsidR="00CA3EE1" w:rsidRPr="00502081" w:rsidRDefault="00CA3EE1" w:rsidP="0013247A">
      <w:pPr>
        <w:pStyle w:val="Heading3-TextSCE"/>
        <w:numPr>
          <w:ilvl w:val="0"/>
          <w:numId w:val="16"/>
        </w:numPr>
      </w:pPr>
      <w:r w:rsidRPr="00502081">
        <w:t>Real time Power outage reporting. (User authentication is required) (</w:t>
      </w:r>
      <w:r w:rsidR="0013247A" w:rsidRPr="00502081">
        <w:t xml:space="preserve">reference </w:t>
      </w:r>
      <w:hyperlink r:id="rId22" w:history="1">
        <w:r w:rsidR="0013247A" w:rsidRPr="00502081">
          <w:rPr>
            <w:rStyle w:val="Hyperlink"/>
          </w:rPr>
          <w:t>BPD DF-WM-02 - Handle Field Orders - Manage Field Orders</w:t>
        </w:r>
      </w:hyperlink>
      <w:r w:rsidR="0013247A" w:rsidRPr="00502081">
        <w:t xml:space="preserve"> for interface </w:t>
      </w:r>
      <w:r w:rsidRPr="00502081">
        <w:t>I-DF-WM-02 - SAP to OMS)</w:t>
      </w:r>
    </w:p>
    <w:p w14:paraId="5FBFC1D5" w14:textId="77777777" w:rsidR="00CA3EE1" w:rsidRPr="00502081" w:rsidRDefault="00CA3EE1" w:rsidP="003F695E">
      <w:pPr>
        <w:pStyle w:val="Heading3-TextSCE"/>
        <w:numPr>
          <w:ilvl w:val="1"/>
          <w:numId w:val="16"/>
        </w:numPr>
      </w:pPr>
      <w:r w:rsidRPr="00502081">
        <w:t>An outage reported in IVR will send a request to S4/HANA to create a SAP Notification.  The Notification will be sent to OMS to be captured as an outage.</w:t>
      </w:r>
    </w:p>
    <w:p w14:paraId="5A7BEE21" w14:textId="01267E42" w:rsidR="00CA3EE1" w:rsidRPr="00502081" w:rsidRDefault="00CA3EE1" w:rsidP="00CA3EE1">
      <w:pPr>
        <w:pStyle w:val="Heading3-TextSCE"/>
        <w:numPr>
          <w:ilvl w:val="0"/>
          <w:numId w:val="16"/>
        </w:numPr>
      </w:pPr>
      <w:r w:rsidRPr="00502081">
        <w:t>Real time Power outage status/Pending Trouble Order. (</w:t>
      </w:r>
      <w:r w:rsidR="00F34D9F" w:rsidRPr="00502081">
        <w:t xml:space="preserve">reference </w:t>
      </w:r>
      <w:hyperlink r:id="rId23" w:history="1">
        <w:r w:rsidR="00F34D9F" w:rsidRPr="00502081">
          <w:rPr>
            <w:rStyle w:val="Hyperlink"/>
          </w:rPr>
          <w:t>BPD CIM-CS-10 - Manage Customer Self-Service</w:t>
        </w:r>
      </w:hyperlink>
      <w:r w:rsidR="00F34D9F" w:rsidRPr="00502081">
        <w:t xml:space="preserve"> for interface </w:t>
      </w:r>
      <w:hyperlink r:id="rId24" w:history="1">
        <w:r w:rsidRPr="00502081">
          <w:t>I-CIM-CS-10 - Outage Details</w:t>
        </w:r>
      </w:hyperlink>
      <w:r w:rsidRPr="00502081">
        <w:t>)</w:t>
      </w:r>
    </w:p>
    <w:p w14:paraId="5F6B5B74" w14:textId="03C8AC93" w:rsidR="00CA3EE1" w:rsidRPr="00502081" w:rsidRDefault="00CA3EE1" w:rsidP="00CA3EE1">
      <w:pPr>
        <w:pStyle w:val="Heading3-TextSCE"/>
        <w:numPr>
          <w:ilvl w:val="0"/>
          <w:numId w:val="16"/>
        </w:numPr>
      </w:pPr>
      <w:r w:rsidRPr="00502081">
        <w:t>Customizable Storm &amp; Disaster Messaging (Readily available customized recordings for extreme conditions and non-traditional outage and emergency response). (</w:t>
      </w:r>
      <w:r w:rsidR="00F34D9F" w:rsidRPr="00502081">
        <w:t xml:space="preserve">reference </w:t>
      </w:r>
      <w:hyperlink r:id="rId25" w:history="1">
        <w:r w:rsidR="00F34D9F" w:rsidRPr="00502081">
          <w:rPr>
            <w:rStyle w:val="Hyperlink"/>
          </w:rPr>
          <w:t>BPD CIM-CS-10 - Manage Customer Self-Service</w:t>
        </w:r>
      </w:hyperlink>
      <w:r w:rsidR="00F34D9F" w:rsidRPr="00502081">
        <w:t xml:space="preserve"> for interface </w:t>
      </w:r>
      <w:hyperlink r:id="rId26" w:history="1">
        <w:r w:rsidRPr="00502081">
          <w:t>I-CIM-CS-10 - Outage Details</w:t>
        </w:r>
      </w:hyperlink>
      <w:r w:rsidRPr="00502081">
        <w:t>)</w:t>
      </w:r>
      <w:r w:rsidR="00572C4D" w:rsidRPr="00502081">
        <w:t xml:space="preserve"> such as customer relief stations and shelters and pertinent information</w:t>
      </w:r>
    </w:p>
    <w:p w14:paraId="5DBA3D5E" w14:textId="77777777" w:rsidR="00CA3EE1" w:rsidRPr="00502081" w:rsidRDefault="00CA3EE1" w:rsidP="00CA3EE1">
      <w:pPr>
        <w:pStyle w:val="Heading3-TextSCE"/>
        <w:numPr>
          <w:ilvl w:val="0"/>
          <w:numId w:val="16"/>
        </w:numPr>
      </w:pPr>
      <w:r w:rsidRPr="00502081">
        <w:t>Rotating Outage Group Number: (</w:t>
      </w:r>
      <w:r w:rsidR="00F34D9F" w:rsidRPr="00502081">
        <w:t xml:space="preserve">reference </w:t>
      </w:r>
      <w:hyperlink r:id="rId27" w:history="1">
        <w:r w:rsidR="00F34D9F" w:rsidRPr="00502081">
          <w:rPr>
            <w:rStyle w:val="Hyperlink"/>
          </w:rPr>
          <w:t>BPD CIM-CS-10 - Manage Customer Self-Service</w:t>
        </w:r>
      </w:hyperlink>
      <w:r w:rsidR="00F34D9F" w:rsidRPr="00502081">
        <w:t xml:space="preserve"> for interface </w:t>
      </w:r>
      <w:hyperlink r:id="rId28" w:history="1">
        <w:r w:rsidRPr="00502081">
          <w:t>I-CIM-CS-10 - Outage Details</w:t>
        </w:r>
      </w:hyperlink>
      <w:r w:rsidRPr="00502081">
        <w:t>)</w:t>
      </w:r>
    </w:p>
    <w:p w14:paraId="43D73785" w14:textId="77777777" w:rsidR="00572C4D" w:rsidRPr="00502081" w:rsidRDefault="00CA3EE1" w:rsidP="00572C4D">
      <w:pPr>
        <w:pStyle w:val="Heading3-TextSCE"/>
        <w:numPr>
          <w:ilvl w:val="0"/>
          <w:numId w:val="16"/>
        </w:numPr>
      </w:pPr>
      <w:r w:rsidRPr="00502081">
        <w:t>Outage Update: (</w:t>
      </w:r>
      <w:r w:rsidR="00F34D9F" w:rsidRPr="00502081">
        <w:t xml:space="preserve">reference </w:t>
      </w:r>
      <w:hyperlink r:id="rId29" w:history="1">
        <w:r w:rsidR="00F34D9F" w:rsidRPr="00502081">
          <w:rPr>
            <w:rStyle w:val="Hyperlink"/>
          </w:rPr>
          <w:t>BPD CIM-CS-10 - Manage Customer Self-Service</w:t>
        </w:r>
      </w:hyperlink>
      <w:r w:rsidR="00F34D9F" w:rsidRPr="00502081">
        <w:t xml:space="preserve"> for interface </w:t>
      </w:r>
      <w:hyperlink r:id="rId30" w:history="1">
        <w:r w:rsidRPr="00502081">
          <w:t>I-CIM-CS-10 - Outage Details</w:t>
        </w:r>
      </w:hyperlink>
      <w:r w:rsidRPr="00502081">
        <w:t>)</w:t>
      </w:r>
      <w:r w:rsidR="00572C4D" w:rsidRPr="00502081">
        <w:t xml:space="preserve"> ability to access via zip code, OAN, circuit, district, Rotating Outage Group #, Trouble Order number for current, future and past outages</w:t>
      </w:r>
    </w:p>
    <w:p w14:paraId="3279CF4C" w14:textId="77777777" w:rsidR="00572C4D" w:rsidRPr="00502081" w:rsidRDefault="00572C4D" w:rsidP="00572C4D">
      <w:pPr>
        <w:pStyle w:val="Heading3-TextSCE"/>
        <w:numPr>
          <w:ilvl w:val="0"/>
          <w:numId w:val="16"/>
        </w:numPr>
      </w:pPr>
      <w:r w:rsidRPr="00502081">
        <w:t>Ability to know next Rotating Outage Groups that will be affected</w:t>
      </w:r>
    </w:p>
    <w:p w14:paraId="06125242" w14:textId="77777777" w:rsidR="00572C4D" w:rsidRPr="00502081" w:rsidRDefault="00572C4D" w:rsidP="00572C4D">
      <w:pPr>
        <w:pStyle w:val="Heading3-TextSCE"/>
        <w:numPr>
          <w:ilvl w:val="0"/>
          <w:numId w:val="16"/>
        </w:numPr>
      </w:pPr>
      <w:r w:rsidRPr="00502081">
        <w:t>Ability to report part lights outage when customer is not affected by an SDP event</w:t>
      </w:r>
    </w:p>
    <w:p w14:paraId="07EA5192" w14:textId="3E9495D1" w:rsidR="00572C4D" w:rsidRPr="00502081" w:rsidRDefault="0095780B" w:rsidP="00572C4D">
      <w:pPr>
        <w:pStyle w:val="Heading3-TextSCE"/>
        <w:numPr>
          <w:ilvl w:val="0"/>
          <w:numId w:val="16"/>
        </w:numPr>
      </w:pPr>
      <w:r>
        <w:t>Ability to enroll BPs</w:t>
      </w:r>
      <w:r w:rsidR="00572C4D" w:rsidRPr="00502081">
        <w:t xml:space="preserve"> in Outage Notifications</w:t>
      </w:r>
      <w:r>
        <w:t xml:space="preserve"> for trouble order updates, maintenance outages, repair outages and rotating outages</w:t>
      </w:r>
    </w:p>
    <w:p w14:paraId="43480C3B" w14:textId="24DF4B73" w:rsidR="00572C4D" w:rsidRPr="00502081" w:rsidRDefault="00572C4D" w:rsidP="00572C4D">
      <w:pPr>
        <w:pStyle w:val="Heading3-TextSCE"/>
        <w:numPr>
          <w:ilvl w:val="0"/>
          <w:numId w:val="16"/>
        </w:numPr>
      </w:pPr>
      <w:r w:rsidRPr="00502081">
        <w:t>Abi</w:t>
      </w:r>
      <w:r w:rsidR="0095780B">
        <w:t xml:space="preserve">lity to know if the account identified is </w:t>
      </w:r>
      <w:r w:rsidRPr="00502081">
        <w:t xml:space="preserve">impacted by </w:t>
      </w:r>
      <w:r w:rsidR="0095780B">
        <w:t xml:space="preserve">an active or scheduled maintenance outage, repair outage, rotating outage or </w:t>
      </w:r>
      <w:r w:rsidRPr="00502081">
        <w:t>SDP event</w:t>
      </w:r>
    </w:p>
    <w:p w14:paraId="0DC110FA" w14:textId="77777777" w:rsidR="00CA3EE1" w:rsidRPr="00502081" w:rsidRDefault="00CA3EE1" w:rsidP="00CA3EE1">
      <w:pPr>
        <w:spacing w:before="120" w:after="120"/>
        <w:ind w:left="1440"/>
        <w:rPr>
          <w:rFonts w:ascii="Calibri Light" w:hAnsi="Calibri Light"/>
          <w:sz w:val="20"/>
        </w:rPr>
      </w:pPr>
    </w:p>
    <w:p w14:paraId="42B4F846" w14:textId="77777777" w:rsidR="00CA3EE1" w:rsidRPr="00502081" w:rsidRDefault="00CA3EE1" w:rsidP="00CA3EE1">
      <w:pPr>
        <w:pStyle w:val="Heading3"/>
        <w:keepNext/>
        <w:numPr>
          <w:ilvl w:val="3"/>
          <w:numId w:val="5"/>
        </w:numPr>
        <w:tabs>
          <w:tab w:val="left" w:pos="1440"/>
        </w:tabs>
        <w:spacing w:before="120" w:after="120"/>
        <w:rPr>
          <w:rFonts w:ascii="Calibri Light" w:hAnsi="Calibri Light"/>
          <w:sz w:val="20"/>
        </w:rPr>
      </w:pPr>
      <w:bookmarkStart w:id="44" w:name="_Toc516668629"/>
      <w:r w:rsidRPr="00502081">
        <w:rPr>
          <w:rFonts w:ascii="Calibri Light" w:hAnsi="Calibri Light"/>
          <w:sz w:val="20"/>
        </w:rPr>
        <w:t>Payment Extension</w:t>
      </w:r>
      <w:bookmarkEnd w:id="44"/>
      <w:r w:rsidRPr="00502081">
        <w:rPr>
          <w:rFonts w:ascii="Calibri Light" w:hAnsi="Calibri Light"/>
          <w:sz w:val="20"/>
        </w:rPr>
        <w:t xml:space="preserve"> </w:t>
      </w:r>
    </w:p>
    <w:p w14:paraId="33A56AC6" w14:textId="7941C438" w:rsidR="00CA3EE1" w:rsidRPr="00502081" w:rsidRDefault="00CA3EE1" w:rsidP="00CA3EE1">
      <w:pPr>
        <w:pStyle w:val="Heading3-TextSCE"/>
        <w:ind w:left="0" w:firstLine="720"/>
      </w:pPr>
      <w:r w:rsidRPr="00502081">
        <w:t>This requires a caller to be fully authenticated.</w:t>
      </w:r>
      <w:r w:rsidR="00572C4D" w:rsidRPr="00502081">
        <w:t xml:space="preserve">  Payment Extension, Payment Arrangements and Final Call four day extensions eligibility based on credit rules.</w:t>
      </w:r>
    </w:p>
    <w:p w14:paraId="6BFE037F" w14:textId="61B70700" w:rsidR="00CA3EE1" w:rsidRPr="00502081" w:rsidRDefault="00CA3EE1" w:rsidP="00EE3EB3">
      <w:pPr>
        <w:pStyle w:val="Heading3-TextSCE"/>
        <w:numPr>
          <w:ilvl w:val="0"/>
          <w:numId w:val="16"/>
        </w:numPr>
      </w:pPr>
      <w:r w:rsidRPr="00502081">
        <w:t>Single Payment Extension (</w:t>
      </w:r>
      <w:r w:rsidRPr="00502081">
        <w:rPr>
          <w:b/>
        </w:rPr>
        <w:t>OData</w:t>
      </w:r>
      <w:r w:rsidRPr="00502081">
        <w:t xml:space="preserve">: PaymentPlan, </w:t>
      </w:r>
      <w:r w:rsidR="00EE3EB3" w:rsidRPr="00EE3EB3">
        <w:t>I-CC-FI-08 - Create Installment Plan via IVR</w:t>
      </w:r>
      <w:r w:rsidRPr="00502081">
        <w:t>)</w:t>
      </w:r>
    </w:p>
    <w:p w14:paraId="0AD9099D" w14:textId="092AD617" w:rsidR="00CA3EE1" w:rsidRPr="00502081" w:rsidRDefault="00CA3EE1" w:rsidP="00CA3EE1">
      <w:pPr>
        <w:pStyle w:val="Heading3-TextSCE"/>
        <w:numPr>
          <w:ilvl w:val="0"/>
          <w:numId w:val="16"/>
        </w:numPr>
      </w:pPr>
      <w:r w:rsidRPr="00502081">
        <w:t xml:space="preserve">Past Due Payment Extension </w:t>
      </w:r>
      <w:r w:rsidR="00EE3EB3" w:rsidRPr="00502081">
        <w:t>(</w:t>
      </w:r>
      <w:r w:rsidR="00EE3EB3" w:rsidRPr="00502081">
        <w:rPr>
          <w:b/>
        </w:rPr>
        <w:t>OData</w:t>
      </w:r>
      <w:r w:rsidR="00EE3EB3" w:rsidRPr="00502081">
        <w:t xml:space="preserve">: PaymentPlan, </w:t>
      </w:r>
      <w:r w:rsidR="00EE3EB3" w:rsidRPr="00EE3EB3">
        <w:t>I-CC-FI-08 - Create Installment Plan via IVR</w:t>
      </w:r>
      <w:r w:rsidR="00EE3EB3" w:rsidRPr="00502081">
        <w:t>)</w:t>
      </w:r>
    </w:p>
    <w:p w14:paraId="435283DB" w14:textId="536745B2" w:rsidR="00CA3EE1" w:rsidRPr="00502081" w:rsidRDefault="00CA3EE1" w:rsidP="00CA3EE1">
      <w:pPr>
        <w:pStyle w:val="Heading3-TextSCE"/>
        <w:numPr>
          <w:ilvl w:val="0"/>
          <w:numId w:val="16"/>
        </w:numPr>
      </w:pPr>
      <w:r w:rsidRPr="00502081">
        <w:t xml:space="preserve">Two Payment Arrangement </w:t>
      </w:r>
      <w:r w:rsidR="00EE3EB3" w:rsidRPr="00502081">
        <w:t>(</w:t>
      </w:r>
      <w:r w:rsidR="00EE3EB3" w:rsidRPr="00502081">
        <w:rPr>
          <w:b/>
        </w:rPr>
        <w:t>OData</w:t>
      </w:r>
      <w:r w:rsidR="00EE3EB3" w:rsidRPr="00502081">
        <w:t xml:space="preserve">: PaymentPlan, </w:t>
      </w:r>
      <w:r w:rsidR="00EE3EB3" w:rsidRPr="00EE3EB3">
        <w:t>I-CC-FI-08 - Create Installment Plan via IVR</w:t>
      </w:r>
      <w:r w:rsidR="00EE3EB3" w:rsidRPr="00502081">
        <w:t>)</w:t>
      </w:r>
    </w:p>
    <w:p w14:paraId="4F994EC3" w14:textId="0BC4DD45" w:rsidR="00CA3EE1" w:rsidRPr="00502081" w:rsidRDefault="00CA3EE1" w:rsidP="00CA3EE1">
      <w:pPr>
        <w:pStyle w:val="Heading3-TextSCE"/>
        <w:numPr>
          <w:ilvl w:val="0"/>
          <w:numId w:val="16"/>
        </w:numPr>
      </w:pPr>
      <w:r w:rsidRPr="00502081">
        <w:t xml:space="preserve">Three Payment Arrangement </w:t>
      </w:r>
      <w:r w:rsidR="00EE3EB3" w:rsidRPr="00502081">
        <w:t>(</w:t>
      </w:r>
      <w:r w:rsidR="00EE3EB3" w:rsidRPr="00502081">
        <w:rPr>
          <w:b/>
        </w:rPr>
        <w:t>OData</w:t>
      </w:r>
      <w:r w:rsidR="00EE3EB3" w:rsidRPr="00502081">
        <w:t xml:space="preserve">: PaymentPlan, </w:t>
      </w:r>
      <w:r w:rsidR="00EE3EB3" w:rsidRPr="00EE3EB3">
        <w:t>I-CC-FI-08 - Create Installment Plan via IVR</w:t>
      </w:r>
      <w:r w:rsidR="00EE3EB3" w:rsidRPr="00502081">
        <w:t>)</w:t>
      </w:r>
    </w:p>
    <w:p w14:paraId="476F5F63" w14:textId="58434FCF" w:rsidR="00CA3EE1" w:rsidRPr="00502081" w:rsidRDefault="00CA3EE1" w:rsidP="00CA3EE1">
      <w:pPr>
        <w:pStyle w:val="Heading3-TextSCE"/>
        <w:numPr>
          <w:ilvl w:val="0"/>
          <w:numId w:val="16"/>
        </w:numPr>
      </w:pPr>
      <w:r w:rsidRPr="00502081">
        <w:t xml:space="preserve">Final Call four day extensions </w:t>
      </w:r>
      <w:r w:rsidR="00EE3EB3" w:rsidRPr="00502081">
        <w:t>(</w:t>
      </w:r>
      <w:r w:rsidR="00EE3EB3" w:rsidRPr="00502081">
        <w:rPr>
          <w:b/>
        </w:rPr>
        <w:t>OData</w:t>
      </w:r>
      <w:r w:rsidR="00EE3EB3" w:rsidRPr="00502081">
        <w:t xml:space="preserve">: PaymentPlan, </w:t>
      </w:r>
      <w:r w:rsidR="00EE3EB3" w:rsidRPr="00EE3EB3">
        <w:t>I-CC-FI-08 - Create Installment Plan via IVR</w:t>
      </w:r>
      <w:r w:rsidR="00EE3EB3" w:rsidRPr="00502081">
        <w:t>)</w:t>
      </w:r>
    </w:p>
    <w:p w14:paraId="16AB3CEC" w14:textId="6FBC9357" w:rsidR="00CA3EE1" w:rsidRPr="00502081" w:rsidRDefault="00CA3EE1" w:rsidP="00CA3EE1">
      <w:pPr>
        <w:pStyle w:val="Heading3-TextSCE"/>
        <w:numPr>
          <w:ilvl w:val="0"/>
          <w:numId w:val="16"/>
        </w:numPr>
      </w:pPr>
      <w:r w:rsidRPr="00502081">
        <w:lastRenderedPageBreak/>
        <w:t xml:space="preserve">Monthly Payment Arrangement </w:t>
      </w:r>
      <w:r w:rsidR="00EE3EB3" w:rsidRPr="00502081">
        <w:t>(</w:t>
      </w:r>
      <w:r w:rsidR="00EE3EB3" w:rsidRPr="00502081">
        <w:rPr>
          <w:b/>
        </w:rPr>
        <w:t>OData</w:t>
      </w:r>
      <w:r w:rsidR="00EE3EB3" w:rsidRPr="00502081">
        <w:t xml:space="preserve">: PaymentPlan, </w:t>
      </w:r>
      <w:r w:rsidR="00EE3EB3" w:rsidRPr="00EE3EB3">
        <w:t>I-CC-FI-08 - Create Installment Plan via IVR</w:t>
      </w:r>
      <w:r w:rsidR="00EE3EB3" w:rsidRPr="00502081">
        <w:t>)</w:t>
      </w:r>
    </w:p>
    <w:p w14:paraId="424CE90D" w14:textId="705FB499" w:rsidR="00CA3EE1" w:rsidRPr="00502081" w:rsidRDefault="00CA3EE1" w:rsidP="00CA3EE1">
      <w:pPr>
        <w:pStyle w:val="Heading3-TextSCE"/>
        <w:numPr>
          <w:ilvl w:val="0"/>
          <w:numId w:val="16"/>
        </w:numPr>
      </w:pPr>
      <w:r w:rsidRPr="00502081">
        <w:t xml:space="preserve">Bi Weekly Payment Arrangement </w:t>
      </w:r>
      <w:r w:rsidR="00EE3EB3" w:rsidRPr="00502081">
        <w:t>(</w:t>
      </w:r>
      <w:r w:rsidR="00EE3EB3" w:rsidRPr="00502081">
        <w:rPr>
          <w:b/>
        </w:rPr>
        <w:t>OData</w:t>
      </w:r>
      <w:r w:rsidR="00EE3EB3" w:rsidRPr="00502081">
        <w:t xml:space="preserve">: PaymentPlan, </w:t>
      </w:r>
      <w:r w:rsidR="00EE3EB3" w:rsidRPr="00EE3EB3">
        <w:t>I-CC-FI-08 - Create Installment Plan via IVR</w:t>
      </w:r>
      <w:r w:rsidR="00EE3EB3" w:rsidRPr="00502081">
        <w:t>)</w:t>
      </w:r>
    </w:p>
    <w:p w14:paraId="69BD41F7" w14:textId="7F0EB83C" w:rsidR="00572C4D" w:rsidRPr="00502081" w:rsidRDefault="00CA3EE1" w:rsidP="00EE3EB3">
      <w:pPr>
        <w:pStyle w:val="Heading3-TextSCE"/>
        <w:numPr>
          <w:ilvl w:val="0"/>
          <w:numId w:val="16"/>
        </w:numPr>
      </w:pPr>
      <w:r w:rsidRPr="00502081">
        <w:t xml:space="preserve">Arrears extension </w:t>
      </w:r>
      <w:r w:rsidR="00EE3EB3" w:rsidRPr="00502081">
        <w:t>(</w:t>
      </w:r>
      <w:r w:rsidR="00EE3EB3" w:rsidRPr="00502081">
        <w:rPr>
          <w:b/>
        </w:rPr>
        <w:t>OData</w:t>
      </w:r>
      <w:r w:rsidR="00EE3EB3" w:rsidRPr="00502081">
        <w:t xml:space="preserve">: PaymentPlan, </w:t>
      </w:r>
      <w:r w:rsidR="00EE3EB3" w:rsidRPr="00EE3EB3">
        <w:t>I-CC-FI-08 - Create Installment Plan via IVR</w:t>
      </w:r>
      <w:r w:rsidR="00EE3EB3" w:rsidRPr="00502081">
        <w:t>)</w:t>
      </w:r>
    </w:p>
    <w:p w14:paraId="1C9894CC" w14:textId="77777777" w:rsidR="00572C4D" w:rsidRPr="00502081" w:rsidRDefault="00572C4D" w:rsidP="00572C4D">
      <w:pPr>
        <w:pStyle w:val="Heading3-TextSCE"/>
        <w:numPr>
          <w:ilvl w:val="0"/>
          <w:numId w:val="16"/>
        </w:numPr>
      </w:pPr>
      <w:r w:rsidRPr="00502081">
        <w:t>Ability to issue a HEAP Extension/Payment Arrangement</w:t>
      </w:r>
    </w:p>
    <w:p w14:paraId="24911773" w14:textId="77777777" w:rsidR="00572C4D" w:rsidRPr="00502081" w:rsidRDefault="00572C4D" w:rsidP="00572C4D">
      <w:pPr>
        <w:pStyle w:val="Heading3-TextSCE"/>
        <w:numPr>
          <w:ilvl w:val="0"/>
          <w:numId w:val="16"/>
        </w:numPr>
      </w:pPr>
      <w:r w:rsidRPr="00502081">
        <w:t>Ability to know if the account has a HEAP pledge either pending or in the past</w:t>
      </w:r>
    </w:p>
    <w:p w14:paraId="7C187754" w14:textId="38BF2690" w:rsidR="00572C4D" w:rsidRPr="00502081" w:rsidRDefault="00572C4D" w:rsidP="00572C4D">
      <w:pPr>
        <w:pStyle w:val="Heading3-TextSCE"/>
        <w:numPr>
          <w:ilvl w:val="0"/>
          <w:numId w:val="16"/>
        </w:numPr>
      </w:pPr>
      <w:r w:rsidRPr="00502081">
        <w:t>Confirmation Number for transaction(s) issued not just extensions</w:t>
      </w:r>
    </w:p>
    <w:p w14:paraId="4C3E74FF" w14:textId="77777777" w:rsidR="00CA3EE1" w:rsidRPr="00502081" w:rsidRDefault="00CA3EE1" w:rsidP="00CA3EE1">
      <w:pPr>
        <w:spacing w:before="120" w:after="120"/>
        <w:ind w:left="1440"/>
        <w:rPr>
          <w:rFonts w:ascii="Calibri Light" w:hAnsi="Calibri Light"/>
          <w:sz w:val="20"/>
        </w:rPr>
      </w:pPr>
    </w:p>
    <w:p w14:paraId="131B3DB2" w14:textId="77777777" w:rsidR="00CA3EE1" w:rsidRPr="00502081" w:rsidRDefault="00CA3EE1" w:rsidP="00CA3EE1">
      <w:pPr>
        <w:pStyle w:val="Heading3"/>
        <w:keepNext/>
        <w:numPr>
          <w:ilvl w:val="3"/>
          <w:numId w:val="5"/>
        </w:numPr>
        <w:tabs>
          <w:tab w:val="left" w:pos="1440"/>
        </w:tabs>
        <w:spacing w:before="120" w:after="120"/>
        <w:rPr>
          <w:rFonts w:ascii="Calibri Light" w:hAnsi="Calibri Light"/>
          <w:sz w:val="20"/>
        </w:rPr>
      </w:pPr>
      <w:bookmarkStart w:id="45" w:name="_Toc516668630"/>
      <w:r w:rsidRPr="00502081">
        <w:rPr>
          <w:rFonts w:ascii="Calibri Light" w:hAnsi="Calibri Light"/>
          <w:sz w:val="20"/>
        </w:rPr>
        <w:t>Budget Billing</w:t>
      </w:r>
      <w:bookmarkEnd w:id="45"/>
      <w:r w:rsidRPr="00502081">
        <w:rPr>
          <w:rFonts w:ascii="Calibri Light" w:hAnsi="Calibri Light"/>
          <w:sz w:val="20"/>
        </w:rPr>
        <w:t xml:space="preserve"> </w:t>
      </w:r>
    </w:p>
    <w:p w14:paraId="171A8E17" w14:textId="77777777" w:rsidR="00CA3EE1" w:rsidRPr="00502081" w:rsidRDefault="00CA3EE1" w:rsidP="00CA3EE1">
      <w:pPr>
        <w:pStyle w:val="Heading2Text"/>
      </w:pPr>
      <w:r w:rsidRPr="00502081">
        <w:rPr>
          <w:rFonts w:ascii="Calibri Light" w:eastAsia="Times New Roman" w:hAnsi="Calibri Light"/>
          <w:szCs w:val="22"/>
          <w:lang w:eastAsia="en-US"/>
        </w:rPr>
        <w:t>This requires a caller to be fully authenticated except for general program information retrieval.</w:t>
      </w:r>
    </w:p>
    <w:p w14:paraId="70C9B336" w14:textId="5BFFE934" w:rsidR="00CA3EE1" w:rsidRPr="00502081" w:rsidRDefault="00CA3EE1" w:rsidP="00CA3EE1">
      <w:pPr>
        <w:pStyle w:val="Heading3-TextSCE"/>
        <w:numPr>
          <w:ilvl w:val="0"/>
          <w:numId w:val="16"/>
        </w:numPr>
      </w:pPr>
      <w:r w:rsidRPr="00502081">
        <w:t>Program enrollment (</w:t>
      </w:r>
      <w:r w:rsidRPr="00502081">
        <w:rPr>
          <w:b/>
        </w:rPr>
        <w:t>OData</w:t>
      </w:r>
      <w:r w:rsidRPr="00502081">
        <w:t>: BudgetBillingPlan,</w:t>
      </w:r>
      <w:r w:rsidR="00F34D9F" w:rsidRPr="00502081">
        <w:t xml:space="preserve"> reference </w:t>
      </w:r>
      <w:hyperlink r:id="rId31" w:history="1">
        <w:r w:rsidR="00F34D9F" w:rsidRPr="00502081">
          <w:rPr>
            <w:rStyle w:val="Hyperlink"/>
          </w:rPr>
          <w:t>BPD CIM-CS-10 - Manage Customer Self-Service</w:t>
        </w:r>
      </w:hyperlink>
      <w:r w:rsidR="00F34D9F" w:rsidRPr="00502081">
        <w:t xml:space="preserve"> for interface</w:t>
      </w:r>
      <w:r w:rsidRPr="00502081">
        <w:t xml:space="preserve"> </w:t>
      </w:r>
      <w:hyperlink r:id="rId32" w:history="1">
        <w:r w:rsidRPr="00502081">
          <w:t>CIM-CS-10 - Self Service - Create/Cancel level pay Plan</w:t>
        </w:r>
      </w:hyperlink>
      <w:r w:rsidRPr="00502081">
        <w:t>)</w:t>
      </w:r>
    </w:p>
    <w:p w14:paraId="04ED1AED" w14:textId="040D3B72" w:rsidR="00CA3EE1" w:rsidRPr="00502081" w:rsidRDefault="00CA3EE1" w:rsidP="00CA3EE1">
      <w:pPr>
        <w:pStyle w:val="Heading3-TextSCE"/>
        <w:numPr>
          <w:ilvl w:val="0"/>
          <w:numId w:val="16"/>
        </w:numPr>
      </w:pPr>
      <w:r w:rsidRPr="00502081">
        <w:t>Program removal (</w:t>
      </w:r>
      <w:r w:rsidRPr="00502081">
        <w:rPr>
          <w:b/>
        </w:rPr>
        <w:t>OData</w:t>
      </w:r>
      <w:r w:rsidRPr="00502081">
        <w:t>: BudgetBillingPlan,</w:t>
      </w:r>
      <w:r w:rsidR="00F34D9F" w:rsidRPr="00502081">
        <w:t xml:space="preserve"> reference </w:t>
      </w:r>
      <w:hyperlink r:id="rId33" w:history="1">
        <w:r w:rsidR="00F34D9F" w:rsidRPr="00502081">
          <w:rPr>
            <w:rStyle w:val="Hyperlink"/>
          </w:rPr>
          <w:t>BPD CIM-CS-10 - Manage Customer Self-Service</w:t>
        </w:r>
      </w:hyperlink>
      <w:r w:rsidR="00F34D9F" w:rsidRPr="00502081">
        <w:t xml:space="preserve"> for interface</w:t>
      </w:r>
      <w:r w:rsidRPr="00502081">
        <w:t xml:space="preserve"> </w:t>
      </w:r>
      <w:hyperlink r:id="rId34" w:history="1">
        <w:r w:rsidRPr="00502081">
          <w:t>CIM-CS-10 - Self Service - Create/Cancel level pay Plan</w:t>
        </w:r>
      </w:hyperlink>
      <w:r w:rsidRPr="00502081">
        <w:t>)</w:t>
      </w:r>
    </w:p>
    <w:p w14:paraId="172EB6C3" w14:textId="3252E443" w:rsidR="00CA3EE1" w:rsidRPr="00502081" w:rsidRDefault="00CA3EE1" w:rsidP="00572C4D">
      <w:pPr>
        <w:pStyle w:val="Heading3-TextSCE"/>
        <w:numPr>
          <w:ilvl w:val="0"/>
          <w:numId w:val="16"/>
        </w:numPr>
      </w:pPr>
      <w:r w:rsidRPr="00502081">
        <w:t>Year to date detailed plan summary (settlement) (</w:t>
      </w:r>
      <w:r w:rsidRPr="00502081">
        <w:rPr>
          <w:b/>
        </w:rPr>
        <w:t>OData</w:t>
      </w:r>
      <w:r w:rsidRPr="00502081">
        <w:t>: BudgetBillingPlan)</w:t>
      </w:r>
      <w:r w:rsidR="00572C4D" w:rsidRPr="00502081">
        <w:t xml:space="preserve"> including billed amounts, payment amounts and current settlement balance</w:t>
      </w:r>
    </w:p>
    <w:p w14:paraId="7626274F" w14:textId="7E49DD0A" w:rsidR="00CA3EE1" w:rsidRPr="00502081" w:rsidRDefault="00CA3EE1" w:rsidP="00CA3EE1">
      <w:pPr>
        <w:pStyle w:val="Heading3-TextSCE"/>
        <w:numPr>
          <w:ilvl w:val="0"/>
          <w:numId w:val="16"/>
        </w:numPr>
      </w:pPr>
      <w:r w:rsidRPr="00502081">
        <w:t>Month to month summary (</w:t>
      </w:r>
      <w:r w:rsidRPr="00502081">
        <w:rPr>
          <w:b/>
        </w:rPr>
        <w:t>OData</w:t>
      </w:r>
      <w:r w:rsidRPr="00502081">
        <w:t>: BudgetBillingPlan)</w:t>
      </w:r>
    </w:p>
    <w:p w14:paraId="30BF050D" w14:textId="77777777" w:rsidR="00CA3EE1" w:rsidRPr="00502081" w:rsidRDefault="00CA3EE1" w:rsidP="00CA3EE1">
      <w:pPr>
        <w:spacing w:before="120" w:after="120"/>
        <w:ind w:left="1440"/>
        <w:rPr>
          <w:rFonts w:ascii="Calibri Light" w:hAnsi="Calibri Light"/>
          <w:sz w:val="20"/>
        </w:rPr>
      </w:pPr>
    </w:p>
    <w:p w14:paraId="2B31873C" w14:textId="28AB28ED" w:rsidR="00CA3EE1" w:rsidRPr="00502081" w:rsidRDefault="001F60AE" w:rsidP="00CA3EE1">
      <w:pPr>
        <w:pStyle w:val="Heading3"/>
        <w:keepNext/>
        <w:numPr>
          <w:ilvl w:val="3"/>
          <w:numId w:val="5"/>
        </w:numPr>
        <w:tabs>
          <w:tab w:val="left" w:pos="1440"/>
        </w:tabs>
        <w:spacing w:before="120" w:after="120"/>
        <w:rPr>
          <w:rFonts w:ascii="Calibri Light" w:hAnsi="Calibri Light"/>
          <w:sz w:val="20"/>
        </w:rPr>
      </w:pPr>
      <w:bookmarkStart w:id="46" w:name="_Toc516668631"/>
      <w:r>
        <w:rPr>
          <w:rFonts w:ascii="Calibri Light" w:hAnsi="Calibri Light"/>
          <w:sz w:val="20"/>
        </w:rPr>
        <w:t>Program Enrollment/Information Requests</w:t>
      </w:r>
      <w:bookmarkEnd w:id="46"/>
      <w:r w:rsidR="00CA3EE1" w:rsidRPr="00502081">
        <w:rPr>
          <w:rFonts w:ascii="Calibri Light" w:hAnsi="Calibri Light"/>
          <w:sz w:val="20"/>
        </w:rPr>
        <w:t xml:space="preserve"> </w:t>
      </w:r>
    </w:p>
    <w:p w14:paraId="261DD586" w14:textId="77777777" w:rsidR="00CA3EE1" w:rsidRPr="00502081" w:rsidRDefault="00CA3EE1" w:rsidP="00CA3EE1">
      <w:pPr>
        <w:pStyle w:val="Heading2Text"/>
        <w:rPr>
          <w:rFonts w:ascii="Calibri Light" w:eastAsia="Times New Roman" w:hAnsi="Calibri Light"/>
          <w:szCs w:val="22"/>
          <w:lang w:eastAsia="en-US"/>
        </w:rPr>
      </w:pPr>
      <w:r w:rsidRPr="00502081">
        <w:rPr>
          <w:rFonts w:ascii="Calibri Light" w:eastAsia="Times New Roman" w:hAnsi="Calibri Light"/>
          <w:szCs w:val="22"/>
          <w:lang w:eastAsia="en-US"/>
        </w:rPr>
        <w:t>Anything related to programs including program enrollment, remove and information request.</w:t>
      </w:r>
    </w:p>
    <w:p w14:paraId="61954F84" w14:textId="2EAE4517" w:rsidR="00CA3EE1" w:rsidRPr="00502081" w:rsidRDefault="00CA3EE1" w:rsidP="00CA3EE1">
      <w:pPr>
        <w:pStyle w:val="Heading3-TextSCE"/>
        <w:numPr>
          <w:ilvl w:val="0"/>
          <w:numId w:val="16"/>
        </w:numPr>
      </w:pPr>
      <w:r w:rsidRPr="00502081">
        <w:t>IQP</w:t>
      </w:r>
      <w:r w:rsidR="001F60AE">
        <w:t xml:space="preserve"> (aka CARE/FERA)</w:t>
      </w:r>
    </w:p>
    <w:p w14:paraId="381872FD" w14:textId="75EEB82D" w:rsidR="00CA3EE1" w:rsidRPr="00502081" w:rsidRDefault="00CA3EE1" w:rsidP="00B20BAB">
      <w:pPr>
        <w:pStyle w:val="Heading3-TextSCE"/>
        <w:numPr>
          <w:ilvl w:val="1"/>
          <w:numId w:val="16"/>
        </w:numPr>
      </w:pPr>
      <w:r w:rsidRPr="00502081">
        <w:t>IQP Enrollment. (User authentication is required) (</w:t>
      </w:r>
      <w:r w:rsidR="00B20BAB" w:rsidRPr="00502081">
        <w:t xml:space="preserve">reference </w:t>
      </w:r>
      <w:hyperlink r:id="rId35" w:history="1">
        <w:r w:rsidR="00B20BAB" w:rsidRPr="00502081">
          <w:rPr>
            <w:rStyle w:val="Hyperlink"/>
          </w:rPr>
          <w:t>BPD PP-CS-02 - Program Enrollment and Delivery, De-Enrollment &amp; Decommission Programs</w:t>
        </w:r>
      </w:hyperlink>
      <w:r w:rsidR="00B20BAB" w:rsidRPr="00502081">
        <w:t xml:space="preserve"> for interface </w:t>
      </w:r>
      <w:r w:rsidRPr="00502081">
        <w:t>I-PP-02 - Web Service to Enroll/De-enroll in/from CARE &amp; FERA programs)</w:t>
      </w:r>
    </w:p>
    <w:p w14:paraId="1D002D4D" w14:textId="4378449B" w:rsidR="00CA3EE1" w:rsidRPr="00502081" w:rsidRDefault="00CA3EE1" w:rsidP="00B20BAB">
      <w:pPr>
        <w:pStyle w:val="Heading3-TextSCE"/>
        <w:numPr>
          <w:ilvl w:val="1"/>
          <w:numId w:val="16"/>
        </w:numPr>
      </w:pPr>
      <w:r w:rsidRPr="00502081">
        <w:t>IQP Recertification. (User authentication is required) (</w:t>
      </w:r>
      <w:r w:rsidR="00B20BAB" w:rsidRPr="00502081">
        <w:t xml:space="preserve">reference </w:t>
      </w:r>
      <w:hyperlink r:id="rId36" w:history="1">
        <w:r w:rsidR="00B20BAB" w:rsidRPr="00502081">
          <w:rPr>
            <w:rStyle w:val="Hyperlink"/>
          </w:rPr>
          <w:t>BPD PP-CS-02 - Program Enrollment and Delivery, De-Enrollment &amp; Decommission Programs</w:t>
        </w:r>
      </w:hyperlink>
      <w:r w:rsidR="00B20BAB" w:rsidRPr="00502081">
        <w:t xml:space="preserve"> for interface </w:t>
      </w:r>
      <w:r w:rsidRPr="00502081">
        <w:t>I-PP-02 - Web Service to Enroll/De-enroll in/from CARE &amp; FERA programs)</w:t>
      </w:r>
    </w:p>
    <w:p w14:paraId="2AD6B133" w14:textId="2C59B848" w:rsidR="00CA3EE1" w:rsidRPr="00502081" w:rsidRDefault="00CA3EE1" w:rsidP="00EE3EB3">
      <w:pPr>
        <w:pStyle w:val="Heading3-TextSCE"/>
        <w:numPr>
          <w:ilvl w:val="1"/>
          <w:numId w:val="16"/>
        </w:numPr>
      </w:pPr>
      <w:r w:rsidRPr="00502081">
        <w:t>IQP Removal. (User authentication is required) (</w:t>
      </w:r>
      <w:r w:rsidR="00B20BAB" w:rsidRPr="00502081">
        <w:t xml:space="preserve">reference </w:t>
      </w:r>
      <w:hyperlink r:id="rId37" w:history="1">
        <w:r w:rsidR="00B20BAB" w:rsidRPr="00502081">
          <w:rPr>
            <w:rStyle w:val="Hyperlink"/>
          </w:rPr>
          <w:t>BPD PP-CS-02 - Program Enrollment and Delivery, De-Enrollment &amp; Decommission Programs</w:t>
        </w:r>
      </w:hyperlink>
      <w:r w:rsidR="00B20BAB" w:rsidRPr="00502081">
        <w:t xml:space="preserve"> for interface </w:t>
      </w:r>
      <w:r w:rsidR="00EE3EB3" w:rsidRPr="00EE3EB3">
        <w:t>I-PP-02 - Web Service to Enroll/De-enroll in/from CARE &amp; FERA programs</w:t>
      </w:r>
      <w:r w:rsidRPr="00502081">
        <w:t>)</w:t>
      </w:r>
    </w:p>
    <w:p w14:paraId="1A973195" w14:textId="77777777" w:rsidR="00572C4D" w:rsidRPr="00502081" w:rsidRDefault="00572C4D" w:rsidP="00572C4D">
      <w:pPr>
        <w:pStyle w:val="Heading3-TextSCE"/>
        <w:numPr>
          <w:ilvl w:val="1"/>
          <w:numId w:val="16"/>
        </w:numPr>
      </w:pPr>
      <w:r w:rsidRPr="00502081">
        <w:t>IQP Switch - ability to switch from CARE to FERA or FERA to CARE</w:t>
      </w:r>
    </w:p>
    <w:p w14:paraId="3555E7B6" w14:textId="77777777" w:rsidR="00572C4D" w:rsidRPr="00502081" w:rsidRDefault="00572C4D" w:rsidP="00572C4D">
      <w:pPr>
        <w:pStyle w:val="Heading3-TextSCE"/>
        <w:numPr>
          <w:ilvl w:val="1"/>
          <w:numId w:val="16"/>
        </w:numPr>
      </w:pPr>
      <w:r w:rsidRPr="00502081">
        <w:t>Ability to check the status of a pending IQP enrollment/recertification</w:t>
      </w:r>
    </w:p>
    <w:p w14:paraId="20BA48FA" w14:textId="2B90D82D" w:rsidR="00572C4D" w:rsidRDefault="00572C4D" w:rsidP="00572C4D">
      <w:pPr>
        <w:pStyle w:val="Heading3-TextSCE"/>
        <w:numPr>
          <w:ilvl w:val="1"/>
          <w:numId w:val="16"/>
        </w:numPr>
      </w:pPr>
      <w:r w:rsidRPr="00502081">
        <w:t xml:space="preserve">Ability to determine if customer is eligible for which IQP program CARE/FERA  (number of people in household, income yearly/monthly, currently enrolled in various assistance programs) </w:t>
      </w:r>
    </w:p>
    <w:p w14:paraId="2C623F23" w14:textId="002B6461" w:rsidR="00CA3EE1" w:rsidRPr="00502081" w:rsidRDefault="00CA3EE1" w:rsidP="00EE3EB3">
      <w:pPr>
        <w:pStyle w:val="Heading3-TextSCE"/>
        <w:numPr>
          <w:ilvl w:val="0"/>
          <w:numId w:val="16"/>
        </w:numPr>
      </w:pPr>
      <w:r w:rsidRPr="00502081">
        <w:t>Critical Care (</w:t>
      </w:r>
      <w:r w:rsidR="00B20BAB" w:rsidRPr="00502081">
        <w:t xml:space="preserve">reference </w:t>
      </w:r>
      <w:hyperlink r:id="rId38" w:history="1">
        <w:r w:rsidR="00B20BAB" w:rsidRPr="00502081">
          <w:rPr>
            <w:rStyle w:val="Hyperlink"/>
          </w:rPr>
          <w:t>BPD PP-CS-02 - Program Enrollment and Delivery, De-Enrollment &amp; Decommission Programs</w:t>
        </w:r>
      </w:hyperlink>
      <w:r w:rsidR="00B20BAB" w:rsidRPr="00502081">
        <w:t xml:space="preserve"> for interface </w:t>
      </w:r>
      <w:r w:rsidR="00EE3EB3" w:rsidRPr="00EE3EB3">
        <w:t>I-PP-02 - Web Service to Enroll/De-enroll in/from CARE &amp; FERA programs</w:t>
      </w:r>
      <w:r w:rsidR="00767CCD">
        <w:t>)</w:t>
      </w:r>
    </w:p>
    <w:p w14:paraId="0846FF13" w14:textId="1775C0E8" w:rsidR="00CA3EE1" w:rsidRPr="00502081" w:rsidRDefault="00CA3EE1" w:rsidP="00CA3EE1">
      <w:pPr>
        <w:pStyle w:val="Heading3-TextSCE"/>
        <w:numPr>
          <w:ilvl w:val="0"/>
          <w:numId w:val="16"/>
        </w:numPr>
      </w:pPr>
      <w:r w:rsidRPr="00502081">
        <w:t>Apply for an energy audit</w:t>
      </w:r>
      <w:r w:rsidR="000217FC">
        <w:t xml:space="preserve"> by creating a BPEM to BCD</w:t>
      </w:r>
      <w:r w:rsidRPr="00502081">
        <w:t xml:space="preserve">. </w:t>
      </w:r>
    </w:p>
    <w:p w14:paraId="26B420B2" w14:textId="10906A94" w:rsidR="00CA3EE1" w:rsidRPr="00502081" w:rsidRDefault="00572C4D" w:rsidP="00572C4D">
      <w:pPr>
        <w:pStyle w:val="Heading3-TextSCE"/>
        <w:numPr>
          <w:ilvl w:val="0"/>
          <w:numId w:val="16"/>
        </w:numPr>
      </w:pPr>
      <w:r w:rsidRPr="00502081">
        <w:t>Ability to enroll and check status of enrollment in the Energy Assistance (EAP) programs</w:t>
      </w:r>
    </w:p>
    <w:p w14:paraId="67570742" w14:textId="77777777" w:rsidR="00CA3EE1" w:rsidRPr="00502081" w:rsidRDefault="00CA3EE1" w:rsidP="00CA3EE1">
      <w:pPr>
        <w:pStyle w:val="Heading3-TextSCE"/>
        <w:numPr>
          <w:ilvl w:val="0"/>
          <w:numId w:val="16"/>
        </w:numPr>
      </w:pPr>
      <w:r w:rsidRPr="00502081">
        <w:lastRenderedPageBreak/>
        <w:t>Summer Discount Plan. (User authentication is required)</w:t>
      </w:r>
    </w:p>
    <w:p w14:paraId="10BE4A78" w14:textId="63169B96" w:rsidR="00CA3EE1" w:rsidRPr="00502081" w:rsidRDefault="00CA3EE1" w:rsidP="00EE3EB3">
      <w:pPr>
        <w:pStyle w:val="Heading3-TextSCE"/>
        <w:numPr>
          <w:ilvl w:val="1"/>
          <w:numId w:val="16"/>
        </w:numPr>
      </w:pPr>
      <w:r w:rsidRPr="00502081">
        <w:t>Enroll/Update/Remove SDP (</w:t>
      </w:r>
      <w:r w:rsidR="00B20BAB" w:rsidRPr="00502081">
        <w:t xml:space="preserve">reference </w:t>
      </w:r>
      <w:hyperlink r:id="rId39" w:history="1">
        <w:r w:rsidR="00B20BAB" w:rsidRPr="00502081">
          <w:rPr>
            <w:rStyle w:val="Hyperlink"/>
          </w:rPr>
          <w:t>BPD PP-CS-02 - Program Enrollment and Delivery, De-Enrollment &amp; Decommission Programs</w:t>
        </w:r>
      </w:hyperlink>
      <w:r w:rsidR="00EE3EB3">
        <w:t xml:space="preserve"> for Enhancement </w:t>
      </w:r>
      <w:r w:rsidR="00EE3EB3" w:rsidRPr="00EE3EB3">
        <w:t>E-PP-02 - Enroll/De-enroll in/from SDP Residential &amp; Commercial Programs</w:t>
      </w:r>
      <w:r w:rsidR="00AB2D30">
        <w:t xml:space="preserve"> automatically and which will automatically create the required Work Order to install or change the SDP device</w:t>
      </w:r>
    </w:p>
    <w:p w14:paraId="6F3B88C0" w14:textId="326E9DFA" w:rsidR="00CA3EE1" w:rsidRPr="00502081" w:rsidRDefault="00CA3EE1" w:rsidP="00EE3EB3">
      <w:pPr>
        <w:pStyle w:val="Heading3-TextSCE"/>
        <w:numPr>
          <w:ilvl w:val="1"/>
          <w:numId w:val="16"/>
        </w:numPr>
      </w:pPr>
      <w:r w:rsidRPr="00502081">
        <w:t>Event info. (User authentication is not required) (</w:t>
      </w:r>
      <w:r w:rsidR="00B20BAB" w:rsidRPr="00502081">
        <w:t xml:space="preserve">reference </w:t>
      </w:r>
      <w:hyperlink r:id="rId40" w:history="1">
        <w:r w:rsidR="00B20BAB" w:rsidRPr="00502081">
          <w:rPr>
            <w:rStyle w:val="Hyperlink"/>
          </w:rPr>
          <w:t>BPD PP-CS-02 - Program Enrollment and Delivery, De-Enrollment &amp; Decommission Programs</w:t>
        </w:r>
      </w:hyperlink>
      <w:r w:rsidR="00B20BAB" w:rsidRPr="00502081">
        <w:t xml:space="preserve"> for </w:t>
      </w:r>
      <w:r w:rsidR="00EE3EB3">
        <w:t xml:space="preserve">enhancement </w:t>
      </w:r>
      <w:r w:rsidR="00EE3EB3" w:rsidRPr="00EE3EB3">
        <w:t>E-PP-02 - Enroll/De-enroll in/from SDP Residential &amp; Commercial Programs</w:t>
      </w:r>
      <w:r w:rsidRPr="00502081">
        <w:t>)</w:t>
      </w:r>
    </w:p>
    <w:p w14:paraId="32EC5346" w14:textId="77777777" w:rsidR="00572C4D" w:rsidRPr="00502081" w:rsidRDefault="00572C4D" w:rsidP="00572C4D">
      <w:pPr>
        <w:pStyle w:val="Heading3-TextSCE"/>
        <w:numPr>
          <w:ilvl w:val="1"/>
          <w:numId w:val="16"/>
        </w:numPr>
      </w:pPr>
      <w:r w:rsidRPr="00502081">
        <w:t>Ability to know if customer is currently affected by an SDP event and time frames when applicable</w:t>
      </w:r>
    </w:p>
    <w:p w14:paraId="2F437162" w14:textId="77777777" w:rsidR="00572C4D" w:rsidRPr="00502081" w:rsidRDefault="00572C4D" w:rsidP="00572C4D">
      <w:pPr>
        <w:pStyle w:val="Heading3-TextSCE"/>
        <w:numPr>
          <w:ilvl w:val="1"/>
          <w:numId w:val="16"/>
        </w:numPr>
      </w:pPr>
      <w:r w:rsidRPr="00502081">
        <w:t>Ability to know if account is enrolled in SDP, the enrollment details (cycling %, override/non-override, date of enrollment) or status of pending enrollment</w:t>
      </w:r>
    </w:p>
    <w:p w14:paraId="0EE1F87F" w14:textId="19F82C76" w:rsidR="00E440D9" w:rsidRPr="00502081" w:rsidRDefault="00572C4D" w:rsidP="00C14DA0">
      <w:pPr>
        <w:pStyle w:val="Heading3-TextSCE"/>
        <w:numPr>
          <w:ilvl w:val="1"/>
          <w:numId w:val="16"/>
        </w:numPr>
      </w:pPr>
      <w:r w:rsidRPr="00502081">
        <w:t>Ability to know if a SDP device is at the account location and the device capabilities</w:t>
      </w:r>
    </w:p>
    <w:p w14:paraId="4D6369C3" w14:textId="77777777" w:rsidR="009655FF" w:rsidRDefault="009655FF" w:rsidP="009655FF">
      <w:pPr>
        <w:spacing w:before="120" w:after="120"/>
        <w:ind w:left="1800"/>
      </w:pPr>
    </w:p>
    <w:p w14:paraId="65ED37F3" w14:textId="79DD477C" w:rsidR="00572C4D" w:rsidRPr="009655FF" w:rsidRDefault="00572C4D" w:rsidP="009655FF">
      <w:pPr>
        <w:pStyle w:val="ListParagraph"/>
        <w:numPr>
          <w:ilvl w:val="0"/>
          <w:numId w:val="39"/>
        </w:numPr>
        <w:spacing w:before="120" w:after="120"/>
        <w:rPr>
          <w:rFonts w:ascii="Calibri Light" w:hAnsi="Calibri Light" w:cs="Arial"/>
          <w:color w:val="000000"/>
          <w:sz w:val="20"/>
          <w:szCs w:val="20"/>
          <w:lang w:eastAsia="ja-JP"/>
        </w:rPr>
      </w:pPr>
      <w:r w:rsidRPr="009655FF">
        <w:rPr>
          <w:rFonts w:ascii="Calibri Light" w:hAnsi="Calibri Light" w:cs="Arial"/>
          <w:color w:val="000000"/>
          <w:sz w:val="20"/>
          <w:szCs w:val="20"/>
          <w:lang w:eastAsia="ja-JP"/>
        </w:rPr>
        <w:t>Ability to enroll/update/remove online billing</w:t>
      </w:r>
    </w:p>
    <w:p w14:paraId="775BAAD3" w14:textId="4F0C43E8" w:rsidR="00BC2B00" w:rsidRDefault="00BC2B00" w:rsidP="00EB30DB">
      <w:pPr>
        <w:numPr>
          <w:ilvl w:val="0"/>
          <w:numId w:val="16"/>
        </w:numPr>
        <w:spacing w:before="120" w:after="120"/>
      </w:pPr>
      <w:r>
        <w:rPr>
          <w:rFonts w:ascii="Calibri Light" w:hAnsi="Calibri Light" w:cs="Arial"/>
          <w:color w:val="000000"/>
          <w:sz w:val="20"/>
          <w:szCs w:val="20"/>
          <w:lang w:eastAsia="ja-JP"/>
        </w:rPr>
        <w:t xml:space="preserve">If the </w:t>
      </w:r>
      <w:r w:rsidR="00AF5E74">
        <w:rPr>
          <w:rFonts w:ascii="Calibri Light" w:hAnsi="Calibri Light" w:cs="Arial"/>
          <w:color w:val="000000"/>
          <w:sz w:val="20"/>
          <w:szCs w:val="20"/>
          <w:lang w:eastAsia="ja-JP"/>
        </w:rPr>
        <w:t>account</w:t>
      </w:r>
      <w:r>
        <w:rPr>
          <w:rFonts w:ascii="Calibri Light" w:hAnsi="Calibri Light" w:cs="Arial"/>
          <w:color w:val="000000"/>
          <w:sz w:val="20"/>
          <w:szCs w:val="20"/>
          <w:lang w:eastAsia="ja-JP"/>
        </w:rPr>
        <w:t xml:space="preserve"> has been identified by the IVR, the IVR will enable the caller to request an </w:t>
      </w:r>
      <w:r w:rsidR="00572C4D" w:rsidRPr="00502081">
        <w:rPr>
          <w:rFonts w:ascii="Calibri Light" w:hAnsi="Calibri Light" w:cs="Arial"/>
          <w:color w:val="000000"/>
          <w:sz w:val="20"/>
          <w:szCs w:val="20"/>
          <w:lang w:eastAsia="ja-JP"/>
        </w:rPr>
        <w:t>application</w:t>
      </w:r>
      <w:r>
        <w:rPr>
          <w:rFonts w:ascii="Calibri Light" w:hAnsi="Calibri Light" w:cs="Arial"/>
          <w:color w:val="000000"/>
          <w:sz w:val="20"/>
          <w:szCs w:val="20"/>
          <w:lang w:eastAsia="ja-JP"/>
        </w:rPr>
        <w:t xml:space="preserve">, </w:t>
      </w:r>
      <w:r w:rsidR="00572C4D" w:rsidRPr="00502081">
        <w:rPr>
          <w:rFonts w:ascii="Calibri Light" w:hAnsi="Calibri Light" w:cs="Arial"/>
          <w:color w:val="000000"/>
          <w:sz w:val="20"/>
          <w:szCs w:val="20"/>
          <w:lang w:eastAsia="ja-JP"/>
        </w:rPr>
        <w:t xml:space="preserve">brochure </w:t>
      </w:r>
      <w:r>
        <w:rPr>
          <w:rFonts w:ascii="Calibri Light" w:hAnsi="Calibri Light" w:cs="Arial"/>
          <w:color w:val="000000"/>
          <w:sz w:val="20"/>
          <w:szCs w:val="20"/>
          <w:lang w:eastAsia="ja-JP"/>
        </w:rPr>
        <w:t xml:space="preserve">other information to be sent to associated Contract Account </w:t>
      </w:r>
      <w:r w:rsidR="00AF5E74">
        <w:rPr>
          <w:rFonts w:ascii="Calibri Light" w:hAnsi="Calibri Light" w:cs="Arial"/>
          <w:color w:val="000000"/>
          <w:sz w:val="20"/>
          <w:szCs w:val="20"/>
          <w:lang w:eastAsia="ja-JP"/>
        </w:rPr>
        <w:t xml:space="preserve">mailing </w:t>
      </w:r>
      <w:r>
        <w:rPr>
          <w:rFonts w:ascii="Calibri Light" w:hAnsi="Calibri Light" w:cs="Arial"/>
          <w:color w:val="000000"/>
          <w:sz w:val="20"/>
          <w:szCs w:val="20"/>
          <w:lang w:eastAsia="ja-JP"/>
        </w:rPr>
        <w:t xml:space="preserve">address via U.S. mail or to the BP’s email address.  </w:t>
      </w:r>
      <w:r w:rsidR="00AF5E74">
        <w:rPr>
          <w:rFonts w:ascii="Calibri Light" w:hAnsi="Calibri Light" w:cs="Arial"/>
          <w:color w:val="000000"/>
          <w:sz w:val="20"/>
          <w:szCs w:val="20"/>
          <w:lang w:eastAsia="ja-JP"/>
        </w:rPr>
        <w:t>The IVR will send the request to</w:t>
      </w:r>
      <w:r w:rsidR="00742815">
        <w:rPr>
          <w:rFonts w:ascii="Calibri Light" w:hAnsi="Calibri Light" w:cs="Arial"/>
          <w:color w:val="000000"/>
          <w:sz w:val="20"/>
          <w:szCs w:val="20"/>
          <w:lang w:eastAsia="ja-JP"/>
        </w:rPr>
        <w:t xml:space="preserve"> SAP to send the document via U.S. mail or email </w:t>
      </w:r>
      <w:r w:rsidR="00AF5E74">
        <w:rPr>
          <w:rFonts w:ascii="Calibri Light" w:hAnsi="Calibri Light" w:cs="Arial"/>
          <w:color w:val="000000"/>
          <w:sz w:val="20"/>
          <w:szCs w:val="20"/>
          <w:lang w:eastAsia="ja-JP"/>
        </w:rPr>
        <w:t>to the BP automatically</w:t>
      </w:r>
      <w:r w:rsidR="00EB30DB">
        <w:rPr>
          <w:rFonts w:ascii="Calibri Light" w:hAnsi="Calibri Light" w:cs="Arial"/>
          <w:color w:val="000000"/>
          <w:sz w:val="20"/>
          <w:szCs w:val="20"/>
          <w:lang w:eastAsia="ja-JP"/>
        </w:rPr>
        <w:t xml:space="preserve"> (from Interface </w:t>
      </w:r>
      <w:r w:rsidR="00EB30DB" w:rsidRPr="00EB30DB">
        <w:rPr>
          <w:rFonts w:ascii="Calibri Light" w:hAnsi="Calibri Light" w:cs="Arial"/>
          <w:color w:val="000000"/>
          <w:sz w:val="20"/>
          <w:szCs w:val="20"/>
          <w:lang w:eastAsia="ja-JP"/>
        </w:rPr>
        <w:t>I-CIM-CS-13 - Request Letters</w:t>
      </w:r>
      <w:r w:rsidR="00EB30DB">
        <w:rPr>
          <w:rFonts w:ascii="Calibri Light" w:hAnsi="Calibri Light" w:cs="Arial"/>
          <w:color w:val="000000"/>
          <w:sz w:val="20"/>
          <w:szCs w:val="20"/>
          <w:lang w:eastAsia="ja-JP"/>
        </w:rPr>
        <w:t>)</w:t>
      </w:r>
      <w:r w:rsidR="00AF5E74">
        <w:rPr>
          <w:rFonts w:ascii="Calibri Light" w:hAnsi="Calibri Light" w:cs="Arial"/>
          <w:color w:val="000000"/>
          <w:sz w:val="20"/>
          <w:szCs w:val="20"/>
          <w:lang w:eastAsia="ja-JP"/>
        </w:rPr>
        <w:t xml:space="preserve">.  </w:t>
      </w:r>
      <w:r>
        <w:rPr>
          <w:rFonts w:ascii="Calibri Light" w:hAnsi="Calibri Light" w:cs="Arial"/>
          <w:color w:val="000000"/>
          <w:sz w:val="20"/>
          <w:szCs w:val="20"/>
          <w:lang w:eastAsia="ja-JP"/>
        </w:rPr>
        <w:t xml:space="preserve">Documents that can be requested include: </w:t>
      </w:r>
    </w:p>
    <w:tbl>
      <w:tblPr>
        <w:tblW w:w="7128" w:type="dxa"/>
        <w:tblInd w:w="2047" w:type="dxa"/>
        <w:tblLook w:val="04A0" w:firstRow="1" w:lastRow="0" w:firstColumn="1" w:lastColumn="0" w:noHBand="0" w:noVBand="1"/>
      </w:tblPr>
      <w:tblGrid>
        <w:gridCol w:w="728"/>
        <w:gridCol w:w="6400"/>
      </w:tblGrid>
      <w:tr w:rsidR="00AF5E74" w:rsidRPr="00AF5E74" w14:paraId="5DCC0532" w14:textId="77777777" w:rsidTr="00AF5E74">
        <w:trPr>
          <w:trHeight w:val="290"/>
        </w:trPr>
        <w:tc>
          <w:tcPr>
            <w:tcW w:w="728" w:type="dxa"/>
            <w:tcBorders>
              <w:top w:val="single" w:sz="4" w:space="0" w:color="auto"/>
              <w:left w:val="single" w:sz="4" w:space="0" w:color="auto"/>
              <w:bottom w:val="single" w:sz="4" w:space="0" w:color="auto"/>
              <w:right w:val="single" w:sz="4" w:space="0" w:color="auto"/>
            </w:tcBorders>
            <w:shd w:val="clear" w:color="auto" w:fill="auto"/>
            <w:noWrap/>
            <w:hideMark/>
          </w:tcPr>
          <w:p w14:paraId="4628BEE3" w14:textId="77777777" w:rsidR="00AF5E74" w:rsidRPr="009A77D0" w:rsidRDefault="00AF5E74" w:rsidP="00AF5E74">
            <w:pPr>
              <w:rPr>
                <w:rFonts w:ascii="Calibri" w:hAnsi="Calibri"/>
                <w:b/>
                <w:bCs/>
                <w:sz w:val="20"/>
              </w:rPr>
            </w:pPr>
            <w:r w:rsidRPr="009A77D0">
              <w:rPr>
                <w:rFonts w:ascii="Calibri" w:hAnsi="Calibri"/>
                <w:b/>
                <w:bCs/>
                <w:sz w:val="20"/>
              </w:rPr>
              <w:t>CODE</w:t>
            </w:r>
          </w:p>
        </w:tc>
        <w:tc>
          <w:tcPr>
            <w:tcW w:w="6400" w:type="dxa"/>
            <w:tcBorders>
              <w:top w:val="single" w:sz="4" w:space="0" w:color="auto"/>
              <w:left w:val="nil"/>
              <w:bottom w:val="single" w:sz="4" w:space="0" w:color="auto"/>
              <w:right w:val="single" w:sz="4" w:space="0" w:color="auto"/>
            </w:tcBorders>
            <w:shd w:val="clear" w:color="auto" w:fill="auto"/>
            <w:noWrap/>
            <w:hideMark/>
          </w:tcPr>
          <w:p w14:paraId="242FEE0C" w14:textId="77777777" w:rsidR="00AF5E74" w:rsidRPr="009A77D0" w:rsidRDefault="00AF5E74" w:rsidP="00AF5E74">
            <w:pPr>
              <w:jc w:val="center"/>
              <w:rPr>
                <w:rFonts w:ascii="Calibri" w:hAnsi="Calibri"/>
                <w:b/>
                <w:bCs/>
                <w:sz w:val="20"/>
              </w:rPr>
            </w:pPr>
            <w:r w:rsidRPr="009A77D0">
              <w:rPr>
                <w:rFonts w:ascii="Calibri" w:hAnsi="Calibri"/>
                <w:b/>
                <w:bCs/>
                <w:sz w:val="20"/>
              </w:rPr>
              <w:t>Type</w:t>
            </w:r>
          </w:p>
        </w:tc>
      </w:tr>
      <w:tr w:rsidR="00AF5E74" w:rsidRPr="00AF5E74" w14:paraId="4EB6727F" w14:textId="77777777" w:rsidTr="00AF5E74">
        <w:trPr>
          <w:trHeight w:val="290"/>
        </w:trPr>
        <w:tc>
          <w:tcPr>
            <w:tcW w:w="728" w:type="dxa"/>
            <w:tcBorders>
              <w:top w:val="nil"/>
              <w:left w:val="single" w:sz="4" w:space="0" w:color="auto"/>
              <w:bottom w:val="single" w:sz="4" w:space="0" w:color="auto"/>
              <w:right w:val="single" w:sz="4" w:space="0" w:color="auto"/>
            </w:tcBorders>
            <w:shd w:val="clear" w:color="auto" w:fill="auto"/>
            <w:noWrap/>
            <w:hideMark/>
          </w:tcPr>
          <w:p w14:paraId="76F029E6" w14:textId="77777777" w:rsidR="00AF5E74" w:rsidRPr="009A77D0" w:rsidRDefault="00AF5E74" w:rsidP="00AF5E74">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001</w:t>
            </w:r>
          </w:p>
        </w:tc>
        <w:tc>
          <w:tcPr>
            <w:tcW w:w="6400" w:type="dxa"/>
            <w:tcBorders>
              <w:top w:val="nil"/>
              <w:left w:val="nil"/>
              <w:bottom w:val="single" w:sz="4" w:space="0" w:color="auto"/>
              <w:right w:val="single" w:sz="4" w:space="0" w:color="auto"/>
            </w:tcBorders>
            <w:shd w:val="clear" w:color="auto" w:fill="auto"/>
            <w:noWrap/>
            <w:hideMark/>
          </w:tcPr>
          <w:p w14:paraId="76845B7B" w14:textId="77777777" w:rsidR="00AF5E74" w:rsidRPr="009A77D0" w:rsidRDefault="00AF5E74" w:rsidP="00AF5E74">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Care Application (14-338) /Language Cambodian</w:t>
            </w:r>
          </w:p>
        </w:tc>
      </w:tr>
      <w:tr w:rsidR="00AF5E74" w:rsidRPr="00AF5E74" w14:paraId="5126D41A" w14:textId="77777777" w:rsidTr="00AF5E74">
        <w:trPr>
          <w:trHeight w:val="290"/>
        </w:trPr>
        <w:tc>
          <w:tcPr>
            <w:tcW w:w="728" w:type="dxa"/>
            <w:tcBorders>
              <w:top w:val="nil"/>
              <w:left w:val="single" w:sz="4" w:space="0" w:color="auto"/>
              <w:bottom w:val="single" w:sz="4" w:space="0" w:color="auto"/>
              <w:right w:val="single" w:sz="4" w:space="0" w:color="auto"/>
            </w:tcBorders>
            <w:shd w:val="clear" w:color="auto" w:fill="auto"/>
            <w:noWrap/>
            <w:hideMark/>
          </w:tcPr>
          <w:p w14:paraId="485352DE" w14:textId="77777777" w:rsidR="00AF5E74" w:rsidRPr="009A77D0" w:rsidRDefault="00AF5E74" w:rsidP="00AF5E74">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001</w:t>
            </w:r>
          </w:p>
        </w:tc>
        <w:tc>
          <w:tcPr>
            <w:tcW w:w="6400" w:type="dxa"/>
            <w:tcBorders>
              <w:top w:val="nil"/>
              <w:left w:val="nil"/>
              <w:bottom w:val="single" w:sz="4" w:space="0" w:color="auto"/>
              <w:right w:val="single" w:sz="4" w:space="0" w:color="auto"/>
            </w:tcBorders>
            <w:shd w:val="clear" w:color="auto" w:fill="auto"/>
            <w:noWrap/>
            <w:hideMark/>
          </w:tcPr>
          <w:p w14:paraId="3F9EFB98" w14:textId="77777777" w:rsidR="00AF5E74" w:rsidRPr="009A77D0" w:rsidRDefault="00AF5E74" w:rsidP="00AF5E74">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Care Application (14-338) /Language Chinese</w:t>
            </w:r>
          </w:p>
        </w:tc>
      </w:tr>
      <w:tr w:rsidR="00AF5E74" w:rsidRPr="00AF5E74" w14:paraId="20F0EED8" w14:textId="77777777" w:rsidTr="00AF5E74">
        <w:trPr>
          <w:trHeight w:val="290"/>
        </w:trPr>
        <w:tc>
          <w:tcPr>
            <w:tcW w:w="728" w:type="dxa"/>
            <w:tcBorders>
              <w:top w:val="nil"/>
              <w:left w:val="single" w:sz="4" w:space="0" w:color="auto"/>
              <w:bottom w:val="single" w:sz="4" w:space="0" w:color="auto"/>
              <w:right w:val="single" w:sz="4" w:space="0" w:color="auto"/>
            </w:tcBorders>
            <w:shd w:val="clear" w:color="auto" w:fill="auto"/>
            <w:noWrap/>
            <w:hideMark/>
          </w:tcPr>
          <w:p w14:paraId="59A3DA23" w14:textId="77777777" w:rsidR="00AF5E74" w:rsidRPr="009A77D0" w:rsidRDefault="00AF5E74" w:rsidP="00AF5E74">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001</w:t>
            </w:r>
          </w:p>
        </w:tc>
        <w:tc>
          <w:tcPr>
            <w:tcW w:w="6400" w:type="dxa"/>
            <w:tcBorders>
              <w:top w:val="nil"/>
              <w:left w:val="nil"/>
              <w:bottom w:val="single" w:sz="4" w:space="0" w:color="auto"/>
              <w:right w:val="single" w:sz="4" w:space="0" w:color="auto"/>
            </w:tcBorders>
            <w:shd w:val="clear" w:color="auto" w:fill="auto"/>
            <w:noWrap/>
            <w:hideMark/>
          </w:tcPr>
          <w:p w14:paraId="7DF451BE" w14:textId="77777777" w:rsidR="00AF5E74" w:rsidRPr="009A77D0" w:rsidRDefault="00AF5E74" w:rsidP="00AF5E74">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Care Application (14-338) /Language English</w:t>
            </w:r>
          </w:p>
        </w:tc>
      </w:tr>
      <w:tr w:rsidR="00AF5E74" w:rsidRPr="00AF5E74" w14:paraId="0061E5D6" w14:textId="77777777" w:rsidTr="00AF5E74">
        <w:trPr>
          <w:trHeight w:val="290"/>
        </w:trPr>
        <w:tc>
          <w:tcPr>
            <w:tcW w:w="728" w:type="dxa"/>
            <w:tcBorders>
              <w:top w:val="nil"/>
              <w:left w:val="single" w:sz="4" w:space="0" w:color="auto"/>
              <w:bottom w:val="single" w:sz="4" w:space="0" w:color="auto"/>
              <w:right w:val="single" w:sz="4" w:space="0" w:color="auto"/>
            </w:tcBorders>
            <w:shd w:val="clear" w:color="auto" w:fill="auto"/>
            <w:noWrap/>
            <w:hideMark/>
          </w:tcPr>
          <w:p w14:paraId="5607A205" w14:textId="77777777" w:rsidR="00AF5E74" w:rsidRPr="009A77D0" w:rsidRDefault="00AF5E74" w:rsidP="00AF5E74">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001</w:t>
            </w:r>
          </w:p>
        </w:tc>
        <w:tc>
          <w:tcPr>
            <w:tcW w:w="6400" w:type="dxa"/>
            <w:tcBorders>
              <w:top w:val="nil"/>
              <w:left w:val="nil"/>
              <w:bottom w:val="single" w:sz="4" w:space="0" w:color="auto"/>
              <w:right w:val="single" w:sz="4" w:space="0" w:color="auto"/>
            </w:tcBorders>
            <w:shd w:val="clear" w:color="auto" w:fill="auto"/>
            <w:noWrap/>
            <w:hideMark/>
          </w:tcPr>
          <w:p w14:paraId="7DDF7394" w14:textId="77777777" w:rsidR="00AF5E74" w:rsidRPr="009A77D0" w:rsidRDefault="00AF5E74" w:rsidP="00AF5E74">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Care Application (14-338) /Language Korean</w:t>
            </w:r>
          </w:p>
        </w:tc>
      </w:tr>
      <w:tr w:rsidR="00AF5E74" w:rsidRPr="00AF5E74" w14:paraId="3BEFF3C3" w14:textId="77777777" w:rsidTr="00AF5E74">
        <w:trPr>
          <w:trHeight w:val="290"/>
        </w:trPr>
        <w:tc>
          <w:tcPr>
            <w:tcW w:w="728" w:type="dxa"/>
            <w:tcBorders>
              <w:top w:val="nil"/>
              <w:left w:val="single" w:sz="4" w:space="0" w:color="auto"/>
              <w:bottom w:val="single" w:sz="4" w:space="0" w:color="auto"/>
              <w:right w:val="single" w:sz="4" w:space="0" w:color="auto"/>
            </w:tcBorders>
            <w:shd w:val="clear" w:color="auto" w:fill="auto"/>
            <w:noWrap/>
            <w:hideMark/>
          </w:tcPr>
          <w:p w14:paraId="46BAF9F7" w14:textId="77777777" w:rsidR="00AF5E74" w:rsidRPr="009A77D0" w:rsidRDefault="00AF5E74" w:rsidP="00AF5E74">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001</w:t>
            </w:r>
          </w:p>
        </w:tc>
        <w:tc>
          <w:tcPr>
            <w:tcW w:w="6400" w:type="dxa"/>
            <w:tcBorders>
              <w:top w:val="nil"/>
              <w:left w:val="nil"/>
              <w:bottom w:val="single" w:sz="4" w:space="0" w:color="auto"/>
              <w:right w:val="single" w:sz="4" w:space="0" w:color="auto"/>
            </w:tcBorders>
            <w:shd w:val="clear" w:color="auto" w:fill="auto"/>
            <w:noWrap/>
            <w:hideMark/>
          </w:tcPr>
          <w:p w14:paraId="0E144D8E" w14:textId="77777777" w:rsidR="00AF5E74" w:rsidRPr="009A77D0" w:rsidRDefault="00AF5E74" w:rsidP="00AF5E74">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Care Application (14-338) /Language Vietnamese</w:t>
            </w:r>
          </w:p>
        </w:tc>
      </w:tr>
      <w:tr w:rsidR="00AF5E74" w:rsidRPr="00AF5E74" w14:paraId="54883F2D" w14:textId="77777777" w:rsidTr="00AF5E74">
        <w:trPr>
          <w:trHeight w:val="290"/>
        </w:trPr>
        <w:tc>
          <w:tcPr>
            <w:tcW w:w="728" w:type="dxa"/>
            <w:tcBorders>
              <w:top w:val="nil"/>
              <w:left w:val="single" w:sz="4" w:space="0" w:color="auto"/>
              <w:bottom w:val="single" w:sz="4" w:space="0" w:color="auto"/>
              <w:right w:val="single" w:sz="4" w:space="0" w:color="auto"/>
            </w:tcBorders>
            <w:shd w:val="clear" w:color="auto" w:fill="auto"/>
            <w:noWrap/>
            <w:hideMark/>
          </w:tcPr>
          <w:p w14:paraId="7F675C00" w14:textId="77777777" w:rsidR="00AF5E74" w:rsidRPr="009A77D0" w:rsidRDefault="00AF5E74" w:rsidP="00AF5E74">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012</w:t>
            </w:r>
          </w:p>
        </w:tc>
        <w:tc>
          <w:tcPr>
            <w:tcW w:w="6400" w:type="dxa"/>
            <w:tcBorders>
              <w:top w:val="nil"/>
              <w:left w:val="nil"/>
              <w:bottom w:val="single" w:sz="4" w:space="0" w:color="auto"/>
              <w:right w:val="single" w:sz="4" w:space="0" w:color="auto"/>
            </w:tcBorders>
            <w:shd w:val="clear" w:color="auto" w:fill="auto"/>
            <w:noWrap/>
            <w:hideMark/>
          </w:tcPr>
          <w:p w14:paraId="3B4155E0" w14:textId="77777777" w:rsidR="00AF5E74" w:rsidRPr="009A77D0" w:rsidRDefault="00AF5E74" w:rsidP="00AF5E74">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DAPS Brochure</w:t>
            </w:r>
          </w:p>
        </w:tc>
      </w:tr>
      <w:tr w:rsidR="00AF5E74" w:rsidRPr="00AF5E74" w14:paraId="1FD82D65" w14:textId="77777777" w:rsidTr="00AF5E74">
        <w:trPr>
          <w:trHeight w:val="290"/>
        </w:trPr>
        <w:tc>
          <w:tcPr>
            <w:tcW w:w="728" w:type="dxa"/>
            <w:tcBorders>
              <w:top w:val="nil"/>
              <w:left w:val="single" w:sz="4" w:space="0" w:color="auto"/>
              <w:bottom w:val="single" w:sz="4" w:space="0" w:color="auto"/>
              <w:right w:val="single" w:sz="4" w:space="0" w:color="auto"/>
            </w:tcBorders>
            <w:shd w:val="clear" w:color="auto" w:fill="auto"/>
            <w:noWrap/>
            <w:hideMark/>
          </w:tcPr>
          <w:p w14:paraId="09EC8229" w14:textId="77777777" w:rsidR="00AF5E74" w:rsidRPr="009A77D0" w:rsidRDefault="00AF5E74" w:rsidP="00AF5E74">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032</w:t>
            </w:r>
          </w:p>
        </w:tc>
        <w:tc>
          <w:tcPr>
            <w:tcW w:w="6400" w:type="dxa"/>
            <w:tcBorders>
              <w:top w:val="nil"/>
              <w:left w:val="nil"/>
              <w:bottom w:val="single" w:sz="4" w:space="0" w:color="auto"/>
              <w:right w:val="single" w:sz="4" w:space="0" w:color="auto"/>
            </w:tcBorders>
            <w:shd w:val="clear" w:color="auto" w:fill="auto"/>
            <w:noWrap/>
            <w:hideMark/>
          </w:tcPr>
          <w:p w14:paraId="514A0615" w14:textId="77777777" w:rsidR="00AF5E74" w:rsidRPr="009A77D0" w:rsidRDefault="00AF5E74" w:rsidP="00AF5E74">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Medical Baseline Application (14-539-6) /Language English</w:t>
            </w:r>
          </w:p>
        </w:tc>
      </w:tr>
      <w:tr w:rsidR="00AF5E74" w:rsidRPr="00AF5E74" w14:paraId="6F878EBD" w14:textId="77777777" w:rsidTr="00AF5E74">
        <w:trPr>
          <w:trHeight w:val="290"/>
        </w:trPr>
        <w:tc>
          <w:tcPr>
            <w:tcW w:w="728" w:type="dxa"/>
            <w:tcBorders>
              <w:top w:val="single" w:sz="4" w:space="0" w:color="auto"/>
              <w:left w:val="single" w:sz="4" w:space="0" w:color="auto"/>
              <w:bottom w:val="single" w:sz="4" w:space="0" w:color="auto"/>
              <w:right w:val="single" w:sz="4" w:space="0" w:color="auto"/>
            </w:tcBorders>
            <w:shd w:val="clear" w:color="auto" w:fill="auto"/>
            <w:noWrap/>
            <w:hideMark/>
          </w:tcPr>
          <w:p w14:paraId="43524665" w14:textId="77777777" w:rsidR="00AF5E74" w:rsidRPr="009A77D0" w:rsidRDefault="00AF5E74" w:rsidP="00AF5E74">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015</w:t>
            </w:r>
          </w:p>
        </w:tc>
        <w:tc>
          <w:tcPr>
            <w:tcW w:w="6400" w:type="dxa"/>
            <w:tcBorders>
              <w:top w:val="single" w:sz="4" w:space="0" w:color="auto"/>
              <w:left w:val="nil"/>
              <w:bottom w:val="single" w:sz="4" w:space="0" w:color="auto"/>
              <w:right w:val="single" w:sz="4" w:space="0" w:color="auto"/>
            </w:tcBorders>
            <w:shd w:val="clear" w:color="auto" w:fill="auto"/>
            <w:noWrap/>
            <w:hideMark/>
          </w:tcPr>
          <w:p w14:paraId="46636E34" w14:textId="77777777" w:rsidR="00AF5E74" w:rsidRPr="009A77D0" w:rsidRDefault="00AF5E74" w:rsidP="00AF5E74">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Temperature Sensitive Customer Notification Service for Rotating Outages</w:t>
            </w:r>
          </w:p>
        </w:tc>
      </w:tr>
      <w:tr w:rsidR="00AF5E74" w:rsidRPr="00AF5E74" w14:paraId="3129F88D" w14:textId="77777777" w:rsidTr="00AF5E74">
        <w:trPr>
          <w:trHeight w:val="290"/>
        </w:trPr>
        <w:tc>
          <w:tcPr>
            <w:tcW w:w="728" w:type="dxa"/>
            <w:tcBorders>
              <w:top w:val="single" w:sz="4" w:space="0" w:color="auto"/>
              <w:left w:val="single" w:sz="4" w:space="0" w:color="auto"/>
              <w:bottom w:val="single" w:sz="4" w:space="0" w:color="auto"/>
              <w:right w:val="single" w:sz="4" w:space="0" w:color="auto"/>
            </w:tcBorders>
            <w:shd w:val="clear" w:color="auto" w:fill="auto"/>
            <w:noWrap/>
            <w:hideMark/>
          </w:tcPr>
          <w:p w14:paraId="3E7BDE4C" w14:textId="77777777" w:rsidR="00AF5E74" w:rsidRPr="009A77D0" w:rsidRDefault="00AF5E74" w:rsidP="00AF5E74">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031</w:t>
            </w:r>
          </w:p>
        </w:tc>
        <w:tc>
          <w:tcPr>
            <w:tcW w:w="6400" w:type="dxa"/>
            <w:tcBorders>
              <w:top w:val="single" w:sz="4" w:space="0" w:color="auto"/>
              <w:left w:val="nil"/>
              <w:bottom w:val="single" w:sz="4" w:space="0" w:color="auto"/>
              <w:right w:val="single" w:sz="4" w:space="0" w:color="auto"/>
            </w:tcBorders>
            <w:shd w:val="clear" w:color="auto" w:fill="auto"/>
            <w:noWrap/>
            <w:hideMark/>
          </w:tcPr>
          <w:p w14:paraId="310BEA58" w14:textId="77777777" w:rsidR="00AF5E74" w:rsidRPr="009A77D0" w:rsidRDefault="00AF5E74" w:rsidP="00AF5E74">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Understanding Your Electricity Bill</w:t>
            </w:r>
          </w:p>
        </w:tc>
      </w:tr>
      <w:tr w:rsidR="00AF5E74" w:rsidRPr="00AF5E74" w14:paraId="020CA1A8" w14:textId="77777777" w:rsidTr="00AF5E74">
        <w:trPr>
          <w:trHeight w:val="290"/>
        </w:trPr>
        <w:tc>
          <w:tcPr>
            <w:tcW w:w="728" w:type="dxa"/>
            <w:tcBorders>
              <w:top w:val="single" w:sz="4" w:space="0" w:color="auto"/>
              <w:left w:val="single" w:sz="4" w:space="0" w:color="auto"/>
              <w:bottom w:val="single" w:sz="4" w:space="0" w:color="auto"/>
              <w:right w:val="single" w:sz="4" w:space="0" w:color="auto"/>
            </w:tcBorders>
            <w:shd w:val="clear" w:color="auto" w:fill="auto"/>
            <w:noWrap/>
          </w:tcPr>
          <w:p w14:paraId="057BAAEA" w14:textId="364AC5E8" w:rsidR="00AF5E74" w:rsidRPr="009A77D0" w:rsidRDefault="000A2F14" w:rsidP="00AF5E74">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N/A</w:t>
            </w:r>
          </w:p>
        </w:tc>
        <w:tc>
          <w:tcPr>
            <w:tcW w:w="6400" w:type="dxa"/>
            <w:tcBorders>
              <w:top w:val="single" w:sz="4" w:space="0" w:color="auto"/>
              <w:left w:val="nil"/>
              <w:bottom w:val="single" w:sz="4" w:space="0" w:color="auto"/>
              <w:right w:val="single" w:sz="4" w:space="0" w:color="auto"/>
            </w:tcBorders>
            <w:shd w:val="clear" w:color="auto" w:fill="auto"/>
            <w:noWrap/>
          </w:tcPr>
          <w:p w14:paraId="74587EFD" w14:textId="39A25351" w:rsidR="00AF5E74" w:rsidRPr="009A77D0" w:rsidRDefault="00AF5E74" w:rsidP="00AF5E74">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Letter of Credit</w:t>
            </w:r>
          </w:p>
        </w:tc>
      </w:tr>
      <w:tr w:rsidR="00F15392" w:rsidRPr="00AF5E74" w14:paraId="56C7EF82" w14:textId="77777777" w:rsidTr="00AF5E74">
        <w:trPr>
          <w:trHeight w:val="290"/>
        </w:trPr>
        <w:tc>
          <w:tcPr>
            <w:tcW w:w="728" w:type="dxa"/>
            <w:tcBorders>
              <w:top w:val="single" w:sz="4" w:space="0" w:color="auto"/>
              <w:left w:val="single" w:sz="4" w:space="0" w:color="auto"/>
              <w:bottom w:val="single" w:sz="4" w:space="0" w:color="auto"/>
              <w:right w:val="single" w:sz="4" w:space="0" w:color="auto"/>
            </w:tcBorders>
            <w:shd w:val="clear" w:color="auto" w:fill="auto"/>
            <w:noWrap/>
          </w:tcPr>
          <w:p w14:paraId="3A2322E1" w14:textId="28102CB6" w:rsidR="00F15392" w:rsidRPr="009A77D0" w:rsidRDefault="00F15392" w:rsidP="00F15392">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N/A</w:t>
            </w:r>
          </w:p>
        </w:tc>
        <w:tc>
          <w:tcPr>
            <w:tcW w:w="6400" w:type="dxa"/>
            <w:tcBorders>
              <w:top w:val="single" w:sz="4" w:space="0" w:color="auto"/>
              <w:left w:val="nil"/>
              <w:bottom w:val="single" w:sz="4" w:space="0" w:color="auto"/>
              <w:right w:val="single" w:sz="4" w:space="0" w:color="auto"/>
            </w:tcBorders>
            <w:shd w:val="clear" w:color="auto" w:fill="auto"/>
            <w:noWrap/>
          </w:tcPr>
          <w:p w14:paraId="70FDE1AF" w14:textId="13797C7E" w:rsidR="00F15392" w:rsidRPr="009A77D0" w:rsidRDefault="00F15392" w:rsidP="00AF5E74">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Guarantor Letter</w:t>
            </w:r>
          </w:p>
        </w:tc>
      </w:tr>
      <w:tr w:rsidR="00AF5E74" w:rsidRPr="00AF5E74" w14:paraId="03E4A155" w14:textId="77777777" w:rsidTr="00AF5E74">
        <w:trPr>
          <w:trHeight w:val="290"/>
        </w:trPr>
        <w:tc>
          <w:tcPr>
            <w:tcW w:w="728" w:type="dxa"/>
            <w:tcBorders>
              <w:top w:val="single" w:sz="4" w:space="0" w:color="auto"/>
              <w:left w:val="single" w:sz="4" w:space="0" w:color="auto"/>
              <w:bottom w:val="single" w:sz="4" w:space="0" w:color="auto"/>
              <w:right w:val="single" w:sz="4" w:space="0" w:color="auto"/>
            </w:tcBorders>
            <w:shd w:val="clear" w:color="auto" w:fill="auto"/>
            <w:noWrap/>
          </w:tcPr>
          <w:p w14:paraId="3C747BDC" w14:textId="77823957" w:rsidR="00AF5E74" w:rsidRPr="009A77D0" w:rsidRDefault="000A2F14" w:rsidP="00AF5E74">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N/A</w:t>
            </w:r>
          </w:p>
        </w:tc>
        <w:tc>
          <w:tcPr>
            <w:tcW w:w="6400" w:type="dxa"/>
            <w:tcBorders>
              <w:top w:val="single" w:sz="4" w:space="0" w:color="auto"/>
              <w:left w:val="nil"/>
              <w:bottom w:val="single" w:sz="4" w:space="0" w:color="auto"/>
              <w:right w:val="single" w:sz="4" w:space="0" w:color="auto"/>
            </w:tcBorders>
            <w:shd w:val="clear" w:color="auto" w:fill="auto"/>
            <w:noWrap/>
          </w:tcPr>
          <w:p w14:paraId="5BC08614" w14:textId="3B876BBD" w:rsidR="00AF5E74" w:rsidRPr="009A77D0" w:rsidRDefault="00AF5E74" w:rsidP="00AF5E74">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Letter of Residency</w:t>
            </w:r>
          </w:p>
        </w:tc>
      </w:tr>
      <w:tr w:rsidR="00A5411B" w:rsidRPr="00AF5E74" w14:paraId="517489F1" w14:textId="77777777" w:rsidTr="00AF5E74">
        <w:trPr>
          <w:trHeight w:val="290"/>
        </w:trPr>
        <w:tc>
          <w:tcPr>
            <w:tcW w:w="728" w:type="dxa"/>
            <w:tcBorders>
              <w:top w:val="single" w:sz="4" w:space="0" w:color="auto"/>
              <w:left w:val="single" w:sz="4" w:space="0" w:color="auto"/>
              <w:bottom w:val="single" w:sz="4" w:space="0" w:color="auto"/>
              <w:right w:val="single" w:sz="4" w:space="0" w:color="auto"/>
            </w:tcBorders>
            <w:shd w:val="clear" w:color="auto" w:fill="auto"/>
            <w:noWrap/>
          </w:tcPr>
          <w:p w14:paraId="104DE689" w14:textId="7BB40C0B" w:rsidR="00A5411B" w:rsidRPr="009A77D0" w:rsidRDefault="00A5411B" w:rsidP="00AF5E74">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N/A</w:t>
            </w:r>
          </w:p>
        </w:tc>
        <w:tc>
          <w:tcPr>
            <w:tcW w:w="6400" w:type="dxa"/>
            <w:tcBorders>
              <w:top w:val="single" w:sz="4" w:space="0" w:color="auto"/>
              <w:left w:val="nil"/>
              <w:bottom w:val="single" w:sz="4" w:space="0" w:color="auto"/>
              <w:right w:val="single" w:sz="4" w:space="0" w:color="auto"/>
            </w:tcBorders>
            <w:shd w:val="clear" w:color="auto" w:fill="auto"/>
            <w:noWrap/>
          </w:tcPr>
          <w:p w14:paraId="1791DA68" w14:textId="453F0C8A" w:rsidR="00A5411B" w:rsidRPr="009A77D0" w:rsidRDefault="00A5411B" w:rsidP="00AF5E74">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Duplicate Bill</w:t>
            </w:r>
          </w:p>
        </w:tc>
      </w:tr>
      <w:tr w:rsidR="00F15392" w:rsidRPr="00AF5E74" w14:paraId="0264BB87" w14:textId="77777777" w:rsidTr="00AF5E74">
        <w:trPr>
          <w:trHeight w:val="290"/>
        </w:trPr>
        <w:tc>
          <w:tcPr>
            <w:tcW w:w="728" w:type="dxa"/>
            <w:tcBorders>
              <w:top w:val="single" w:sz="4" w:space="0" w:color="auto"/>
              <w:left w:val="single" w:sz="4" w:space="0" w:color="auto"/>
              <w:bottom w:val="single" w:sz="4" w:space="0" w:color="auto"/>
              <w:right w:val="single" w:sz="4" w:space="0" w:color="auto"/>
            </w:tcBorders>
            <w:shd w:val="clear" w:color="auto" w:fill="auto"/>
            <w:noWrap/>
          </w:tcPr>
          <w:p w14:paraId="0AD88773" w14:textId="4EB68397" w:rsidR="00F15392" w:rsidRPr="009A77D0" w:rsidRDefault="00F15392" w:rsidP="00AF5E74">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N/A</w:t>
            </w:r>
          </w:p>
        </w:tc>
        <w:tc>
          <w:tcPr>
            <w:tcW w:w="6400" w:type="dxa"/>
            <w:tcBorders>
              <w:top w:val="single" w:sz="4" w:space="0" w:color="auto"/>
              <w:left w:val="nil"/>
              <w:bottom w:val="single" w:sz="4" w:space="0" w:color="auto"/>
              <w:right w:val="single" w:sz="4" w:space="0" w:color="auto"/>
            </w:tcBorders>
            <w:shd w:val="clear" w:color="auto" w:fill="auto"/>
            <w:noWrap/>
          </w:tcPr>
          <w:p w14:paraId="2FD11022" w14:textId="4AE30807" w:rsidR="00F15392" w:rsidRPr="009A77D0" w:rsidRDefault="00F15392" w:rsidP="00AF5E74">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Owner Tenant Agreement (Landlord Agreement)</w:t>
            </w:r>
          </w:p>
        </w:tc>
      </w:tr>
    </w:tbl>
    <w:p w14:paraId="3430E6F7" w14:textId="77777777" w:rsidR="00AF5E74" w:rsidRPr="00502081" w:rsidRDefault="00AF5E74" w:rsidP="00AF5E74">
      <w:pPr>
        <w:pStyle w:val="Heading3-TextSCE"/>
      </w:pPr>
    </w:p>
    <w:p w14:paraId="05BB3EE5" w14:textId="335940B8" w:rsidR="00AF5E74" w:rsidRDefault="00AF5E74" w:rsidP="00572C4D">
      <w:pPr>
        <w:pStyle w:val="Heading3-TextSCE"/>
        <w:numPr>
          <w:ilvl w:val="0"/>
          <w:numId w:val="16"/>
        </w:numPr>
      </w:pPr>
      <w:r>
        <w:t>If the account has been identified by the IVR, the IVR will enable the caller to request one of the below brochures to be sent to associated Contract Account mailing address via U.S. mail.  Once the type has been selected by the caller within the IVR, the IVR will send a BPEM request to the EE team so the brochure can be sent to the BP manually.</w:t>
      </w:r>
    </w:p>
    <w:tbl>
      <w:tblPr>
        <w:tblW w:w="7128" w:type="dxa"/>
        <w:tblInd w:w="2047" w:type="dxa"/>
        <w:tblLook w:val="04A0" w:firstRow="1" w:lastRow="0" w:firstColumn="1" w:lastColumn="0" w:noHBand="0" w:noVBand="1"/>
      </w:tblPr>
      <w:tblGrid>
        <w:gridCol w:w="728"/>
        <w:gridCol w:w="6400"/>
      </w:tblGrid>
      <w:tr w:rsidR="00742815" w:rsidRPr="00742815" w14:paraId="176AA805" w14:textId="77777777" w:rsidTr="00B307E9">
        <w:trPr>
          <w:trHeight w:val="290"/>
        </w:trPr>
        <w:tc>
          <w:tcPr>
            <w:tcW w:w="72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49F3A3" w14:textId="77777777" w:rsidR="00742815" w:rsidRPr="00742815" w:rsidRDefault="00742815" w:rsidP="00742815">
            <w:pPr>
              <w:rPr>
                <w:rFonts w:ascii="Calibri" w:hAnsi="Calibri"/>
                <w:b/>
                <w:bCs/>
              </w:rPr>
            </w:pPr>
            <w:r w:rsidRPr="00742815">
              <w:rPr>
                <w:rFonts w:ascii="Calibri" w:hAnsi="Calibri"/>
                <w:b/>
                <w:bCs/>
              </w:rPr>
              <w:t>CODE</w:t>
            </w:r>
          </w:p>
        </w:tc>
        <w:tc>
          <w:tcPr>
            <w:tcW w:w="6400" w:type="dxa"/>
            <w:tcBorders>
              <w:top w:val="single" w:sz="4" w:space="0" w:color="auto"/>
              <w:left w:val="nil"/>
              <w:bottom w:val="single" w:sz="4" w:space="0" w:color="auto"/>
              <w:right w:val="single" w:sz="4" w:space="0" w:color="auto"/>
            </w:tcBorders>
            <w:shd w:val="clear" w:color="auto" w:fill="auto"/>
            <w:noWrap/>
            <w:vAlign w:val="bottom"/>
            <w:hideMark/>
          </w:tcPr>
          <w:p w14:paraId="461464C5" w14:textId="77777777" w:rsidR="00742815" w:rsidRPr="00742815" w:rsidRDefault="00742815" w:rsidP="00742815">
            <w:pPr>
              <w:rPr>
                <w:rFonts w:ascii="Calibri" w:hAnsi="Calibri"/>
                <w:b/>
                <w:bCs/>
              </w:rPr>
            </w:pPr>
            <w:r w:rsidRPr="00742815">
              <w:rPr>
                <w:rFonts w:ascii="Calibri" w:hAnsi="Calibri"/>
                <w:b/>
                <w:bCs/>
              </w:rPr>
              <w:t>Type</w:t>
            </w:r>
          </w:p>
        </w:tc>
      </w:tr>
      <w:tr w:rsidR="00742815" w:rsidRPr="00742815" w14:paraId="70D45DE2" w14:textId="77777777" w:rsidTr="00B307E9">
        <w:trPr>
          <w:trHeight w:val="290"/>
        </w:trPr>
        <w:tc>
          <w:tcPr>
            <w:tcW w:w="728" w:type="dxa"/>
            <w:tcBorders>
              <w:top w:val="nil"/>
              <w:left w:val="single" w:sz="4" w:space="0" w:color="auto"/>
              <w:bottom w:val="single" w:sz="4" w:space="0" w:color="auto"/>
              <w:right w:val="single" w:sz="4" w:space="0" w:color="auto"/>
            </w:tcBorders>
            <w:shd w:val="clear" w:color="auto" w:fill="auto"/>
            <w:noWrap/>
            <w:vAlign w:val="bottom"/>
            <w:hideMark/>
          </w:tcPr>
          <w:p w14:paraId="71BC821C" w14:textId="77777777" w:rsidR="00742815" w:rsidRPr="009A77D0" w:rsidRDefault="00742815" w:rsidP="00742815">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004</w:t>
            </w:r>
          </w:p>
        </w:tc>
        <w:tc>
          <w:tcPr>
            <w:tcW w:w="6400" w:type="dxa"/>
            <w:tcBorders>
              <w:top w:val="nil"/>
              <w:left w:val="nil"/>
              <w:bottom w:val="single" w:sz="4" w:space="0" w:color="auto"/>
              <w:right w:val="single" w:sz="4" w:space="0" w:color="auto"/>
            </w:tcBorders>
            <w:shd w:val="clear" w:color="auto" w:fill="auto"/>
            <w:noWrap/>
            <w:vAlign w:val="bottom"/>
            <w:hideMark/>
          </w:tcPr>
          <w:p w14:paraId="67D85226" w14:textId="595A9964" w:rsidR="00742815" w:rsidRPr="009A77D0" w:rsidRDefault="00742815" w:rsidP="00742815">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EE Rebate Single Family /Language English</w:t>
            </w:r>
          </w:p>
        </w:tc>
      </w:tr>
      <w:tr w:rsidR="00742815" w:rsidRPr="00742815" w14:paraId="2B054621" w14:textId="77777777" w:rsidTr="00B307E9">
        <w:trPr>
          <w:trHeight w:val="290"/>
        </w:trPr>
        <w:tc>
          <w:tcPr>
            <w:tcW w:w="728" w:type="dxa"/>
            <w:tcBorders>
              <w:top w:val="nil"/>
              <w:left w:val="single" w:sz="4" w:space="0" w:color="auto"/>
              <w:bottom w:val="single" w:sz="4" w:space="0" w:color="auto"/>
              <w:right w:val="single" w:sz="4" w:space="0" w:color="auto"/>
            </w:tcBorders>
            <w:shd w:val="clear" w:color="auto" w:fill="auto"/>
            <w:noWrap/>
            <w:vAlign w:val="bottom"/>
            <w:hideMark/>
          </w:tcPr>
          <w:p w14:paraId="1E229E64" w14:textId="77777777" w:rsidR="00742815" w:rsidRPr="009A77D0" w:rsidRDefault="00742815" w:rsidP="00742815">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019</w:t>
            </w:r>
          </w:p>
        </w:tc>
        <w:tc>
          <w:tcPr>
            <w:tcW w:w="6400" w:type="dxa"/>
            <w:tcBorders>
              <w:top w:val="nil"/>
              <w:left w:val="nil"/>
              <w:bottom w:val="single" w:sz="4" w:space="0" w:color="auto"/>
              <w:right w:val="single" w:sz="4" w:space="0" w:color="auto"/>
            </w:tcBorders>
            <w:shd w:val="clear" w:color="auto" w:fill="auto"/>
            <w:noWrap/>
            <w:vAlign w:val="bottom"/>
            <w:hideMark/>
          </w:tcPr>
          <w:p w14:paraId="31231C66" w14:textId="03BB6B79" w:rsidR="00742815" w:rsidRPr="009A77D0" w:rsidRDefault="00742815" w:rsidP="00742815">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EE Rebate Multi-Family /Language English</w:t>
            </w:r>
          </w:p>
        </w:tc>
      </w:tr>
      <w:tr w:rsidR="00742815" w:rsidRPr="00742815" w14:paraId="13C9065A" w14:textId="77777777" w:rsidTr="00B307E9">
        <w:trPr>
          <w:trHeight w:val="290"/>
        </w:trPr>
        <w:tc>
          <w:tcPr>
            <w:tcW w:w="728" w:type="dxa"/>
            <w:tcBorders>
              <w:top w:val="nil"/>
              <w:left w:val="single" w:sz="4" w:space="0" w:color="auto"/>
              <w:bottom w:val="single" w:sz="4" w:space="0" w:color="auto"/>
              <w:right w:val="single" w:sz="4" w:space="0" w:color="auto"/>
            </w:tcBorders>
            <w:shd w:val="clear" w:color="auto" w:fill="auto"/>
            <w:noWrap/>
            <w:vAlign w:val="bottom"/>
            <w:hideMark/>
          </w:tcPr>
          <w:p w14:paraId="04602800" w14:textId="77777777" w:rsidR="00742815" w:rsidRPr="009A77D0" w:rsidRDefault="00742815" w:rsidP="00742815">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lastRenderedPageBreak/>
              <w:t>025</w:t>
            </w:r>
          </w:p>
        </w:tc>
        <w:tc>
          <w:tcPr>
            <w:tcW w:w="6400" w:type="dxa"/>
            <w:tcBorders>
              <w:top w:val="nil"/>
              <w:left w:val="nil"/>
              <w:bottom w:val="single" w:sz="4" w:space="0" w:color="auto"/>
              <w:right w:val="single" w:sz="4" w:space="0" w:color="auto"/>
            </w:tcBorders>
            <w:shd w:val="clear" w:color="auto" w:fill="auto"/>
            <w:noWrap/>
            <w:vAlign w:val="bottom"/>
            <w:hideMark/>
          </w:tcPr>
          <w:p w14:paraId="77EB2A77" w14:textId="2DDD7010" w:rsidR="00742815" w:rsidRPr="009A77D0" w:rsidRDefault="00742815" w:rsidP="00742815">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EE Rebate Express Commercial Solutions /Language English</w:t>
            </w:r>
          </w:p>
        </w:tc>
      </w:tr>
      <w:tr w:rsidR="00742815" w:rsidRPr="00742815" w14:paraId="5635646D" w14:textId="77777777" w:rsidTr="000A2F14">
        <w:trPr>
          <w:trHeight w:val="290"/>
        </w:trPr>
        <w:tc>
          <w:tcPr>
            <w:tcW w:w="72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056C8F" w14:textId="77777777" w:rsidR="00742815" w:rsidRPr="009A77D0" w:rsidRDefault="00742815" w:rsidP="00742815">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017</w:t>
            </w:r>
          </w:p>
        </w:tc>
        <w:tc>
          <w:tcPr>
            <w:tcW w:w="6400" w:type="dxa"/>
            <w:tcBorders>
              <w:top w:val="single" w:sz="4" w:space="0" w:color="auto"/>
              <w:left w:val="nil"/>
              <w:bottom w:val="single" w:sz="4" w:space="0" w:color="auto"/>
              <w:right w:val="single" w:sz="4" w:space="0" w:color="auto"/>
            </w:tcBorders>
            <w:shd w:val="clear" w:color="auto" w:fill="auto"/>
            <w:noWrap/>
            <w:vAlign w:val="bottom"/>
            <w:hideMark/>
          </w:tcPr>
          <w:p w14:paraId="452276D3" w14:textId="31D87748" w:rsidR="00742815" w:rsidRPr="009A77D0" w:rsidRDefault="00742815" w:rsidP="00742815">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EE Rebate Energy Guides /Language English</w:t>
            </w:r>
          </w:p>
        </w:tc>
      </w:tr>
      <w:tr w:rsidR="000A2F14" w:rsidRPr="00742815" w14:paraId="64EA3ED0" w14:textId="77777777" w:rsidTr="000A2F14">
        <w:trPr>
          <w:trHeight w:val="290"/>
        </w:trPr>
        <w:tc>
          <w:tcPr>
            <w:tcW w:w="72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8620B91" w14:textId="7EEF28A7" w:rsidR="000A2F14" w:rsidRPr="009A77D0" w:rsidRDefault="000A2F14" w:rsidP="00742815">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N/A</w:t>
            </w:r>
          </w:p>
        </w:tc>
        <w:tc>
          <w:tcPr>
            <w:tcW w:w="6400" w:type="dxa"/>
            <w:tcBorders>
              <w:top w:val="single" w:sz="4" w:space="0" w:color="auto"/>
              <w:left w:val="nil"/>
              <w:bottom w:val="single" w:sz="4" w:space="0" w:color="auto"/>
              <w:right w:val="single" w:sz="4" w:space="0" w:color="auto"/>
            </w:tcBorders>
            <w:shd w:val="clear" w:color="auto" w:fill="auto"/>
            <w:noWrap/>
            <w:vAlign w:val="bottom"/>
          </w:tcPr>
          <w:p w14:paraId="54629490" w14:textId="69586387" w:rsidR="000A2F14" w:rsidRPr="009A77D0" w:rsidRDefault="000A2F14" w:rsidP="00742815">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Energy Savings Program Request (aka in-home energy audit)</w:t>
            </w:r>
          </w:p>
        </w:tc>
      </w:tr>
    </w:tbl>
    <w:p w14:paraId="7551ABA4" w14:textId="77777777" w:rsidR="00AF5E74" w:rsidRDefault="00AF5E74" w:rsidP="00742815">
      <w:pPr>
        <w:pStyle w:val="Heading3-TextSCE"/>
        <w:ind w:left="1080"/>
      </w:pPr>
    </w:p>
    <w:p w14:paraId="16BD0FD4" w14:textId="4AB354F5" w:rsidR="00742815" w:rsidRDefault="00742815" w:rsidP="00742815">
      <w:pPr>
        <w:pStyle w:val="Heading3-TextSCE"/>
        <w:numPr>
          <w:ilvl w:val="0"/>
          <w:numId w:val="16"/>
        </w:numPr>
      </w:pPr>
      <w:r>
        <w:t xml:space="preserve">If the account has </w:t>
      </w:r>
      <w:r w:rsidRPr="005B7ED8">
        <w:rPr>
          <w:u w:val="single"/>
        </w:rPr>
        <w:t>not</w:t>
      </w:r>
      <w:r>
        <w:t xml:space="preserve"> be</w:t>
      </w:r>
      <w:r w:rsidR="005B7ED8">
        <w:t>en</w:t>
      </w:r>
      <w:r>
        <w:t xml:space="preserve"> identified by the IVR, the IVR will enable to caller to record their request within IVR.  An employee will listen to the request and send the request</w:t>
      </w:r>
      <w:r w:rsidR="00B307E9">
        <w:t>ed</w:t>
      </w:r>
      <w:r>
        <w:t xml:space="preserve"> information to the BP via U.S. Mail or email.</w:t>
      </w:r>
      <w:r w:rsidR="004622FE">
        <w:t xml:space="preserve">  </w:t>
      </w:r>
    </w:p>
    <w:tbl>
      <w:tblPr>
        <w:tblW w:w="7128" w:type="dxa"/>
        <w:tblInd w:w="2047" w:type="dxa"/>
        <w:tblLook w:val="04A0" w:firstRow="1" w:lastRow="0" w:firstColumn="1" w:lastColumn="0" w:noHBand="0" w:noVBand="1"/>
      </w:tblPr>
      <w:tblGrid>
        <w:gridCol w:w="960"/>
        <w:gridCol w:w="4638"/>
        <w:gridCol w:w="1530"/>
      </w:tblGrid>
      <w:tr w:rsidR="00742815" w:rsidRPr="00742815" w14:paraId="35015632" w14:textId="300BA099" w:rsidTr="009A77D0">
        <w:trPr>
          <w:cantSplit/>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hideMark/>
          </w:tcPr>
          <w:p w14:paraId="4FC21339" w14:textId="5022E78B" w:rsidR="00742815" w:rsidRPr="00742815" w:rsidRDefault="00742815">
            <w:pPr>
              <w:rPr>
                <w:rFonts w:ascii="Calibri" w:hAnsi="Calibri"/>
                <w:b/>
                <w:bCs/>
                <w:color w:val="000000"/>
              </w:rPr>
            </w:pPr>
            <w:r w:rsidRPr="00742815">
              <w:rPr>
                <w:rFonts w:ascii="Calibri" w:hAnsi="Calibri"/>
                <w:b/>
                <w:bCs/>
                <w:color w:val="000000"/>
              </w:rPr>
              <w:t>Code</w:t>
            </w:r>
          </w:p>
        </w:tc>
        <w:tc>
          <w:tcPr>
            <w:tcW w:w="4638" w:type="dxa"/>
            <w:tcBorders>
              <w:top w:val="single" w:sz="4" w:space="0" w:color="auto"/>
              <w:left w:val="nil"/>
              <w:bottom w:val="single" w:sz="4" w:space="0" w:color="auto"/>
              <w:right w:val="single" w:sz="4" w:space="0" w:color="auto"/>
            </w:tcBorders>
            <w:shd w:val="clear" w:color="auto" w:fill="auto"/>
            <w:noWrap/>
            <w:hideMark/>
          </w:tcPr>
          <w:p w14:paraId="636857E8" w14:textId="77777777" w:rsidR="00742815" w:rsidRPr="00742815" w:rsidRDefault="00742815" w:rsidP="00B307E9">
            <w:pPr>
              <w:jc w:val="center"/>
              <w:rPr>
                <w:rFonts w:ascii="Calibri" w:hAnsi="Calibri"/>
                <w:b/>
                <w:bCs/>
                <w:color w:val="000000"/>
              </w:rPr>
            </w:pPr>
            <w:r w:rsidRPr="00742815">
              <w:rPr>
                <w:rFonts w:ascii="Calibri" w:hAnsi="Calibri"/>
                <w:b/>
                <w:bCs/>
                <w:color w:val="000000"/>
              </w:rPr>
              <w:t>Type</w:t>
            </w:r>
          </w:p>
        </w:tc>
        <w:tc>
          <w:tcPr>
            <w:tcW w:w="1530" w:type="dxa"/>
            <w:tcBorders>
              <w:top w:val="single" w:sz="4" w:space="0" w:color="auto"/>
              <w:left w:val="nil"/>
              <w:bottom w:val="single" w:sz="4" w:space="0" w:color="auto"/>
              <w:right w:val="single" w:sz="4" w:space="0" w:color="auto"/>
            </w:tcBorders>
          </w:tcPr>
          <w:p w14:paraId="491CED7D" w14:textId="37B1BAD0" w:rsidR="00742815" w:rsidRPr="00742815" w:rsidRDefault="00B307E9" w:rsidP="00B307E9">
            <w:pPr>
              <w:jc w:val="center"/>
              <w:rPr>
                <w:rFonts w:ascii="Calibri" w:hAnsi="Calibri"/>
                <w:b/>
                <w:bCs/>
                <w:color w:val="000000"/>
              </w:rPr>
            </w:pPr>
            <w:r>
              <w:rPr>
                <w:rFonts w:ascii="Calibri" w:hAnsi="Calibri"/>
                <w:b/>
                <w:bCs/>
                <w:color w:val="000000"/>
              </w:rPr>
              <w:t xml:space="preserve">Using </w:t>
            </w:r>
            <w:r w:rsidR="00742815">
              <w:rPr>
                <w:rFonts w:ascii="Calibri" w:hAnsi="Calibri"/>
                <w:b/>
                <w:bCs/>
                <w:color w:val="000000"/>
              </w:rPr>
              <w:t>C4C or Manually</w:t>
            </w:r>
          </w:p>
        </w:tc>
      </w:tr>
      <w:tr w:rsidR="00742815" w:rsidRPr="00742815" w14:paraId="5C0A1FE1" w14:textId="75CFC16E" w:rsidTr="009A77D0">
        <w:trPr>
          <w:cantSplit/>
          <w:trHeight w:val="290"/>
        </w:trPr>
        <w:tc>
          <w:tcPr>
            <w:tcW w:w="960" w:type="dxa"/>
            <w:tcBorders>
              <w:top w:val="nil"/>
              <w:left w:val="single" w:sz="4" w:space="0" w:color="auto"/>
              <w:bottom w:val="single" w:sz="4" w:space="0" w:color="auto"/>
              <w:right w:val="single" w:sz="4" w:space="0" w:color="auto"/>
            </w:tcBorders>
            <w:shd w:val="clear" w:color="auto" w:fill="auto"/>
            <w:noWrap/>
            <w:hideMark/>
          </w:tcPr>
          <w:p w14:paraId="0F5479C2" w14:textId="77777777" w:rsidR="00742815" w:rsidRPr="009A77D0" w:rsidRDefault="00742815" w:rsidP="00742815">
            <w:pPr>
              <w:jc w:val="cente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017</w:t>
            </w:r>
          </w:p>
        </w:tc>
        <w:tc>
          <w:tcPr>
            <w:tcW w:w="4638" w:type="dxa"/>
            <w:tcBorders>
              <w:top w:val="nil"/>
              <w:left w:val="nil"/>
              <w:bottom w:val="single" w:sz="4" w:space="0" w:color="auto"/>
              <w:right w:val="single" w:sz="4" w:space="0" w:color="auto"/>
            </w:tcBorders>
            <w:shd w:val="clear" w:color="auto" w:fill="auto"/>
            <w:noWrap/>
            <w:hideMark/>
          </w:tcPr>
          <w:p w14:paraId="36CFC6CB" w14:textId="77777777" w:rsidR="00742815" w:rsidRPr="009A77D0" w:rsidRDefault="00742815" w:rsidP="00742815">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Energy Guides</w:t>
            </w:r>
          </w:p>
        </w:tc>
        <w:tc>
          <w:tcPr>
            <w:tcW w:w="1530" w:type="dxa"/>
            <w:tcBorders>
              <w:top w:val="nil"/>
              <w:left w:val="nil"/>
              <w:bottom w:val="single" w:sz="4" w:space="0" w:color="auto"/>
              <w:right w:val="single" w:sz="4" w:space="0" w:color="auto"/>
            </w:tcBorders>
          </w:tcPr>
          <w:p w14:paraId="3E3C7DD1" w14:textId="4CD0C061" w:rsidR="00742815" w:rsidRPr="009A77D0" w:rsidRDefault="00B307E9" w:rsidP="00B307E9">
            <w:pPr>
              <w:jc w:val="cente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C4C</w:t>
            </w:r>
          </w:p>
        </w:tc>
      </w:tr>
      <w:tr w:rsidR="00742815" w:rsidRPr="00742815" w14:paraId="43E90834" w14:textId="31B38149" w:rsidTr="009A77D0">
        <w:trPr>
          <w:cantSplit/>
          <w:trHeight w:val="290"/>
        </w:trPr>
        <w:tc>
          <w:tcPr>
            <w:tcW w:w="960" w:type="dxa"/>
            <w:tcBorders>
              <w:top w:val="nil"/>
              <w:left w:val="single" w:sz="4" w:space="0" w:color="auto"/>
              <w:bottom w:val="single" w:sz="4" w:space="0" w:color="auto"/>
              <w:right w:val="single" w:sz="4" w:space="0" w:color="auto"/>
            </w:tcBorders>
            <w:shd w:val="clear" w:color="auto" w:fill="auto"/>
            <w:noWrap/>
            <w:hideMark/>
          </w:tcPr>
          <w:p w14:paraId="0B75D52E" w14:textId="77777777" w:rsidR="00742815" w:rsidRPr="009A77D0" w:rsidRDefault="00742815" w:rsidP="00742815">
            <w:pPr>
              <w:jc w:val="cente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025</w:t>
            </w:r>
          </w:p>
        </w:tc>
        <w:tc>
          <w:tcPr>
            <w:tcW w:w="4638" w:type="dxa"/>
            <w:tcBorders>
              <w:top w:val="nil"/>
              <w:left w:val="nil"/>
              <w:bottom w:val="single" w:sz="4" w:space="0" w:color="auto"/>
              <w:right w:val="single" w:sz="4" w:space="0" w:color="auto"/>
            </w:tcBorders>
            <w:shd w:val="clear" w:color="auto" w:fill="auto"/>
            <w:noWrap/>
            <w:hideMark/>
          </w:tcPr>
          <w:p w14:paraId="42800267" w14:textId="77777777" w:rsidR="00742815" w:rsidRPr="009A77D0" w:rsidRDefault="00742815" w:rsidP="00742815">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Express Efficiency</w:t>
            </w:r>
          </w:p>
        </w:tc>
        <w:tc>
          <w:tcPr>
            <w:tcW w:w="1530" w:type="dxa"/>
            <w:tcBorders>
              <w:top w:val="nil"/>
              <w:left w:val="nil"/>
              <w:bottom w:val="single" w:sz="4" w:space="0" w:color="auto"/>
              <w:right w:val="single" w:sz="4" w:space="0" w:color="auto"/>
            </w:tcBorders>
          </w:tcPr>
          <w:p w14:paraId="4E739680" w14:textId="2BE4439C" w:rsidR="00742815" w:rsidRPr="009A77D0" w:rsidRDefault="00B307E9" w:rsidP="00B307E9">
            <w:pPr>
              <w:jc w:val="cente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C4C</w:t>
            </w:r>
          </w:p>
        </w:tc>
      </w:tr>
      <w:tr w:rsidR="00742815" w:rsidRPr="00742815" w14:paraId="55588945" w14:textId="43618331" w:rsidTr="009A77D0">
        <w:trPr>
          <w:cantSplit/>
          <w:trHeight w:val="290"/>
        </w:trPr>
        <w:tc>
          <w:tcPr>
            <w:tcW w:w="960" w:type="dxa"/>
            <w:tcBorders>
              <w:top w:val="nil"/>
              <w:left w:val="single" w:sz="4" w:space="0" w:color="auto"/>
              <w:bottom w:val="single" w:sz="4" w:space="0" w:color="auto"/>
              <w:right w:val="single" w:sz="4" w:space="0" w:color="auto"/>
            </w:tcBorders>
            <w:shd w:val="clear" w:color="auto" w:fill="auto"/>
            <w:noWrap/>
            <w:hideMark/>
          </w:tcPr>
          <w:p w14:paraId="5DEC841D" w14:textId="77777777" w:rsidR="00742815" w:rsidRPr="009A77D0" w:rsidRDefault="00742815" w:rsidP="00742815">
            <w:pPr>
              <w:jc w:val="cente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004</w:t>
            </w:r>
          </w:p>
        </w:tc>
        <w:tc>
          <w:tcPr>
            <w:tcW w:w="4638" w:type="dxa"/>
            <w:tcBorders>
              <w:top w:val="nil"/>
              <w:left w:val="nil"/>
              <w:bottom w:val="single" w:sz="4" w:space="0" w:color="auto"/>
              <w:right w:val="single" w:sz="4" w:space="0" w:color="auto"/>
            </w:tcBorders>
            <w:shd w:val="clear" w:color="auto" w:fill="auto"/>
            <w:noWrap/>
            <w:hideMark/>
          </w:tcPr>
          <w:p w14:paraId="5595227A" w14:textId="77777777" w:rsidR="00742815" w:rsidRPr="009A77D0" w:rsidRDefault="00742815" w:rsidP="00742815">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HEER Complete</w:t>
            </w:r>
          </w:p>
        </w:tc>
        <w:tc>
          <w:tcPr>
            <w:tcW w:w="1530" w:type="dxa"/>
            <w:tcBorders>
              <w:top w:val="nil"/>
              <w:left w:val="nil"/>
              <w:bottom w:val="single" w:sz="4" w:space="0" w:color="auto"/>
              <w:right w:val="single" w:sz="4" w:space="0" w:color="auto"/>
            </w:tcBorders>
          </w:tcPr>
          <w:p w14:paraId="0EF2CEB6" w14:textId="4D42DEEF" w:rsidR="00742815" w:rsidRPr="009A77D0" w:rsidRDefault="00742815" w:rsidP="00B307E9">
            <w:pPr>
              <w:jc w:val="cente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Manually</w:t>
            </w:r>
          </w:p>
        </w:tc>
      </w:tr>
      <w:tr w:rsidR="00742815" w:rsidRPr="00742815" w14:paraId="24DD83E3" w14:textId="13F0E2C7" w:rsidTr="009A77D0">
        <w:trPr>
          <w:cantSplit/>
          <w:trHeight w:val="290"/>
        </w:trPr>
        <w:tc>
          <w:tcPr>
            <w:tcW w:w="960" w:type="dxa"/>
            <w:tcBorders>
              <w:top w:val="nil"/>
              <w:left w:val="single" w:sz="4" w:space="0" w:color="auto"/>
              <w:bottom w:val="single" w:sz="4" w:space="0" w:color="auto"/>
              <w:right w:val="single" w:sz="4" w:space="0" w:color="auto"/>
            </w:tcBorders>
            <w:shd w:val="clear" w:color="auto" w:fill="auto"/>
            <w:noWrap/>
            <w:hideMark/>
          </w:tcPr>
          <w:p w14:paraId="40970BEF" w14:textId="77777777" w:rsidR="00742815" w:rsidRPr="009A77D0" w:rsidRDefault="00742815" w:rsidP="00742815">
            <w:pPr>
              <w:jc w:val="cente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032</w:t>
            </w:r>
          </w:p>
        </w:tc>
        <w:tc>
          <w:tcPr>
            <w:tcW w:w="4638" w:type="dxa"/>
            <w:tcBorders>
              <w:top w:val="nil"/>
              <w:left w:val="nil"/>
              <w:bottom w:val="single" w:sz="4" w:space="0" w:color="auto"/>
              <w:right w:val="single" w:sz="4" w:space="0" w:color="auto"/>
            </w:tcBorders>
            <w:shd w:val="clear" w:color="auto" w:fill="auto"/>
            <w:hideMark/>
          </w:tcPr>
          <w:p w14:paraId="7DB1B0EE" w14:textId="77777777" w:rsidR="00742815" w:rsidRPr="009A77D0" w:rsidRDefault="00742815" w:rsidP="00742815">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Med Baseline App(14-539-6)</w:t>
            </w:r>
          </w:p>
        </w:tc>
        <w:tc>
          <w:tcPr>
            <w:tcW w:w="1530" w:type="dxa"/>
            <w:tcBorders>
              <w:top w:val="nil"/>
              <w:left w:val="nil"/>
              <w:bottom w:val="single" w:sz="4" w:space="0" w:color="auto"/>
              <w:right w:val="single" w:sz="4" w:space="0" w:color="auto"/>
            </w:tcBorders>
          </w:tcPr>
          <w:p w14:paraId="1B38AAC9" w14:textId="196F4919" w:rsidR="00742815" w:rsidRPr="009A77D0" w:rsidRDefault="00742815" w:rsidP="00B307E9">
            <w:pPr>
              <w:jc w:val="cente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C4C</w:t>
            </w:r>
          </w:p>
        </w:tc>
      </w:tr>
      <w:tr w:rsidR="00742815" w:rsidRPr="00742815" w14:paraId="251B3D2C" w14:textId="67FCA73A" w:rsidTr="009A77D0">
        <w:trPr>
          <w:cantSplit/>
          <w:trHeight w:val="290"/>
        </w:trPr>
        <w:tc>
          <w:tcPr>
            <w:tcW w:w="960" w:type="dxa"/>
            <w:tcBorders>
              <w:top w:val="nil"/>
              <w:left w:val="single" w:sz="4" w:space="0" w:color="auto"/>
              <w:bottom w:val="single" w:sz="4" w:space="0" w:color="auto"/>
              <w:right w:val="single" w:sz="4" w:space="0" w:color="auto"/>
            </w:tcBorders>
            <w:shd w:val="clear" w:color="auto" w:fill="auto"/>
            <w:noWrap/>
            <w:hideMark/>
          </w:tcPr>
          <w:p w14:paraId="611964D1" w14:textId="77777777" w:rsidR="00742815" w:rsidRPr="009A77D0" w:rsidRDefault="00742815" w:rsidP="00742815">
            <w:pPr>
              <w:jc w:val="cente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019</w:t>
            </w:r>
          </w:p>
        </w:tc>
        <w:tc>
          <w:tcPr>
            <w:tcW w:w="4638" w:type="dxa"/>
            <w:tcBorders>
              <w:top w:val="nil"/>
              <w:left w:val="nil"/>
              <w:bottom w:val="single" w:sz="4" w:space="0" w:color="auto"/>
              <w:right w:val="single" w:sz="4" w:space="0" w:color="auto"/>
            </w:tcBorders>
            <w:shd w:val="clear" w:color="auto" w:fill="auto"/>
            <w:noWrap/>
            <w:hideMark/>
          </w:tcPr>
          <w:p w14:paraId="263D9F76" w14:textId="77777777" w:rsidR="00742815" w:rsidRPr="009A77D0" w:rsidRDefault="00742815" w:rsidP="00742815">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Multi-Family Complete</w:t>
            </w:r>
          </w:p>
        </w:tc>
        <w:tc>
          <w:tcPr>
            <w:tcW w:w="1530" w:type="dxa"/>
            <w:tcBorders>
              <w:top w:val="nil"/>
              <w:left w:val="nil"/>
              <w:bottom w:val="single" w:sz="4" w:space="0" w:color="auto"/>
              <w:right w:val="single" w:sz="4" w:space="0" w:color="auto"/>
            </w:tcBorders>
          </w:tcPr>
          <w:p w14:paraId="62A83D7A" w14:textId="3ED9342A" w:rsidR="00742815" w:rsidRPr="009A77D0" w:rsidRDefault="00B307E9" w:rsidP="00B307E9">
            <w:pPr>
              <w:jc w:val="cente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C4C</w:t>
            </w:r>
          </w:p>
        </w:tc>
      </w:tr>
      <w:tr w:rsidR="00742815" w:rsidRPr="00742815" w14:paraId="444FDEF5" w14:textId="55BAF5C7" w:rsidTr="009A77D0">
        <w:trPr>
          <w:cantSplit/>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hideMark/>
          </w:tcPr>
          <w:p w14:paraId="2A4FBAE2" w14:textId="77777777" w:rsidR="00742815" w:rsidRPr="009A77D0" w:rsidRDefault="00742815" w:rsidP="00742815">
            <w:pPr>
              <w:jc w:val="cente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031</w:t>
            </w:r>
          </w:p>
        </w:tc>
        <w:tc>
          <w:tcPr>
            <w:tcW w:w="4638" w:type="dxa"/>
            <w:tcBorders>
              <w:top w:val="single" w:sz="4" w:space="0" w:color="auto"/>
              <w:left w:val="nil"/>
              <w:bottom w:val="single" w:sz="4" w:space="0" w:color="auto"/>
              <w:right w:val="single" w:sz="4" w:space="0" w:color="auto"/>
            </w:tcBorders>
            <w:shd w:val="clear" w:color="auto" w:fill="auto"/>
            <w:hideMark/>
          </w:tcPr>
          <w:p w14:paraId="4FC143B9" w14:textId="77777777" w:rsidR="00742815" w:rsidRPr="009A77D0" w:rsidRDefault="00742815" w:rsidP="00742815">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Understand Your Electric Bill</w:t>
            </w:r>
          </w:p>
        </w:tc>
        <w:tc>
          <w:tcPr>
            <w:tcW w:w="1530" w:type="dxa"/>
            <w:tcBorders>
              <w:top w:val="single" w:sz="4" w:space="0" w:color="auto"/>
              <w:left w:val="nil"/>
              <w:bottom w:val="single" w:sz="4" w:space="0" w:color="auto"/>
              <w:right w:val="single" w:sz="4" w:space="0" w:color="auto"/>
            </w:tcBorders>
          </w:tcPr>
          <w:p w14:paraId="0073C8EF" w14:textId="2DC55F09" w:rsidR="00742815" w:rsidRPr="009A77D0" w:rsidRDefault="005B7ED8" w:rsidP="00B307E9">
            <w:pPr>
              <w:jc w:val="cente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C4C</w:t>
            </w:r>
          </w:p>
        </w:tc>
      </w:tr>
      <w:tr w:rsidR="00B307E9" w:rsidRPr="00742815" w14:paraId="2D59C236" w14:textId="77777777" w:rsidTr="009A77D0">
        <w:trPr>
          <w:cantSplit/>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tcPr>
          <w:p w14:paraId="6A74974A" w14:textId="5E43D27B" w:rsidR="00B307E9" w:rsidRPr="009A77D0" w:rsidRDefault="00B307E9" w:rsidP="00B307E9">
            <w:pPr>
              <w:jc w:val="cente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001</w:t>
            </w:r>
          </w:p>
        </w:tc>
        <w:tc>
          <w:tcPr>
            <w:tcW w:w="4638" w:type="dxa"/>
            <w:tcBorders>
              <w:top w:val="single" w:sz="4" w:space="0" w:color="auto"/>
              <w:left w:val="nil"/>
              <w:bottom w:val="single" w:sz="4" w:space="0" w:color="auto"/>
              <w:right w:val="single" w:sz="4" w:space="0" w:color="auto"/>
            </w:tcBorders>
            <w:shd w:val="clear" w:color="auto" w:fill="auto"/>
          </w:tcPr>
          <w:p w14:paraId="15DCF4C9" w14:textId="6AEEAD0C" w:rsidR="00B307E9" w:rsidRPr="009A77D0" w:rsidRDefault="00B307E9" w:rsidP="00B307E9">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Care Application (14-338) /Language Cambodian</w:t>
            </w:r>
          </w:p>
        </w:tc>
        <w:tc>
          <w:tcPr>
            <w:tcW w:w="1530" w:type="dxa"/>
            <w:tcBorders>
              <w:top w:val="single" w:sz="4" w:space="0" w:color="auto"/>
              <w:left w:val="nil"/>
              <w:bottom w:val="single" w:sz="4" w:space="0" w:color="auto"/>
              <w:right w:val="single" w:sz="4" w:space="0" w:color="auto"/>
            </w:tcBorders>
          </w:tcPr>
          <w:p w14:paraId="58A78302" w14:textId="582615CD" w:rsidR="00B307E9" w:rsidRPr="009A77D0" w:rsidRDefault="00B307E9" w:rsidP="00B307E9">
            <w:pPr>
              <w:jc w:val="cente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C4C</w:t>
            </w:r>
          </w:p>
        </w:tc>
      </w:tr>
      <w:tr w:rsidR="00B307E9" w:rsidRPr="00742815" w14:paraId="73185A9B" w14:textId="77777777" w:rsidTr="009A77D0">
        <w:trPr>
          <w:cantSplit/>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tcPr>
          <w:p w14:paraId="6F7191F4" w14:textId="61718292" w:rsidR="00B307E9" w:rsidRPr="009A77D0" w:rsidRDefault="00B307E9" w:rsidP="00B307E9">
            <w:pPr>
              <w:jc w:val="cente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001</w:t>
            </w:r>
          </w:p>
        </w:tc>
        <w:tc>
          <w:tcPr>
            <w:tcW w:w="4638" w:type="dxa"/>
            <w:tcBorders>
              <w:top w:val="single" w:sz="4" w:space="0" w:color="auto"/>
              <w:left w:val="nil"/>
              <w:bottom w:val="single" w:sz="4" w:space="0" w:color="auto"/>
              <w:right w:val="single" w:sz="4" w:space="0" w:color="auto"/>
            </w:tcBorders>
            <w:shd w:val="clear" w:color="auto" w:fill="auto"/>
          </w:tcPr>
          <w:p w14:paraId="72F92471" w14:textId="5AAAF361" w:rsidR="00B307E9" w:rsidRPr="009A77D0" w:rsidRDefault="00B307E9" w:rsidP="00B307E9">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Care Application (14-338) /Language Chinese</w:t>
            </w:r>
          </w:p>
        </w:tc>
        <w:tc>
          <w:tcPr>
            <w:tcW w:w="1530" w:type="dxa"/>
            <w:tcBorders>
              <w:top w:val="single" w:sz="4" w:space="0" w:color="auto"/>
              <w:left w:val="nil"/>
              <w:bottom w:val="single" w:sz="4" w:space="0" w:color="auto"/>
              <w:right w:val="single" w:sz="4" w:space="0" w:color="auto"/>
            </w:tcBorders>
          </w:tcPr>
          <w:p w14:paraId="5AF7E4FB" w14:textId="481F4EE3" w:rsidR="00B307E9" w:rsidRPr="009A77D0" w:rsidRDefault="00B307E9" w:rsidP="00B307E9">
            <w:pPr>
              <w:jc w:val="cente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C4C</w:t>
            </w:r>
          </w:p>
        </w:tc>
      </w:tr>
      <w:tr w:rsidR="00B307E9" w:rsidRPr="00742815" w14:paraId="509E34B7" w14:textId="77777777" w:rsidTr="009A77D0">
        <w:trPr>
          <w:cantSplit/>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tcPr>
          <w:p w14:paraId="1054C922" w14:textId="6B47AFFF" w:rsidR="00B307E9" w:rsidRPr="009A77D0" w:rsidRDefault="00B307E9" w:rsidP="00B307E9">
            <w:pPr>
              <w:jc w:val="cente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001</w:t>
            </w:r>
          </w:p>
        </w:tc>
        <w:tc>
          <w:tcPr>
            <w:tcW w:w="4638" w:type="dxa"/>
            <w:tcBorders>
              <w:top w:val="single" w:sz="4" w:space="0" w:color="auto"/>
              <w:left w:val="nil"/>
              <w:bottom w:val="single" w:sz="4" w:space="0" w:color="auto"/>
              <w:right w:val="single" w:sz="4" w:space="0" w:color="auto"/>
            </w:tcBorders>
            <w:shd w:val="clear" w:color="auto" w:fill="auto"/>
          </w:tcPr>
          <w:p w14:paraId="1FB4CE82" w14:textId="3837A8B9" w:rsidR="00B307E9" w:rsidRPr="009A77D0" w:rsidRDefault="00B307E9" w:rsidP="00B307E9">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Care Application (14-338) /Language English</w:t>
            </w:r>
          </w:p>
        </w:tc>
        <w:tc>
          <w:tcPr>
            <w:tcW w:w="1530" w:type="dxa"/>
            <w:tcBorders>
              <w:top w:val="single" w:sz="4" w:space="0" w:color="auto"/>
              <w:left w:val="nil"/>
              <w:bottom w:val="single" w:sz="4" w:space="0" w:color="auto"/>
              <w:right w:val="single" w:sz="4" w:space="0" w:color="auto"/>
            </w:tcBorders>
          </w:tcPr>
          <w:p w14:paraId="76630AB2" w14:textId="74222624" w:rsidR="00B307E9" w:rsidRPr="009A77D0" w:rsidRDefault="00B307E9" w:rsidP="00B307E9">
            <w:pPr>
              <w:jc w:val="cente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C4C</w:t>
            </w:r>
          </w:p>
        </w:tc>
      </w:tr>
      <w:tr w:rsidR="00B307E9" w:rsidRPr="00742815" w14:paraId="700DE9C3" w14:textId="77777777" w:rsidTr="009A77D0">
        <w:trPr>
          <w:cantSplit/>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tcPr>
          <w:p w14:paraId="3B610891" w14:textId="4A508804" w:rsidR="00B307E9" w:rsidRPr="009A77D0" w:rsidRDefault="00B307E9" w:rsidP="00B307E9">
            <w:pPr>
              <w:jc w:val="cente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001</w:t>
            </w:r>
          </w:p>
        </w:tc>
        <w:tc>
          <w:tcPr>
            <w:tcW w:w="4638" w:type="dxa"/>
            <w:tcBorders>
              <w:top w:val="single" w:sz="4" w:space="0" w:color="auto"/>
              <w:left w:val="nil"/>
              <w:bottom w:val="single" w:sz="4" w:space="0" w:color="auto"/>
              <w:right w:val="single" w:sz="4" w:space="0" w:color="auto"/>
            </w:tcBorders>
            <w:shd w:val="clear" w:color="auto" w:fill="auto"/>
          </w:tcPr>
          <w:p w14:paraId="149278EC" w14:textId="0E7ECDE2" w:rsidR="00B307E9" w:rsidRPr="009A77D0" w:rsidRDefault="00B307E9" w:rsidP="00B307E9">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Care Application (14-338) /Language Korean</w:t>
            </w:r>
          </w:p>
        </w:tc>
        <w:tc>
          <w:tcPr>
            <w:tcW w:w="1530" w:type="dxa"/>
            <w:tcBorders>
              <w:top w:val="single" w:sz="4" w:space="0" w:color="auto"/>
              <w:left w:val="nil"/>
              <w:bottom w:val="single" w:sz="4" w:space="0" w:color="auto"/>
              <w:right w:val="single" w:sz="4" w:space="0" w:color="auto"/>
            </w:tcBorders>
          </w:tcPr>
          <w:p w14:paraId="5235ABD5" w14:textId="5D1E1E73" w:rsidR="00B307E9" w:rsidRPr="009A77D0" w:rsidRDefault="00B307E9" w:rsidP="00B307E9">
            <w:pPr>
              <w:jc w:val="cente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C4C</w:t>
            </w:r>
          </w:p>
        </w:tc>
      </w:tr>
      <w:tr w:rsidR="00B307E9" w:rsidRPr="00742815" w14:paraId="1B092A50" w14:textId="77777777" w:rsidTr="009A77D0">
        <w:trPr>
          <w:cantSplit/>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tcPr>
          <w:p w14:paraId="7FFC69B8" w14:textId="31AD1512" w:rsidR="00B307E9" w:rsidRPr="009A77D0" w:rsidRDefault="00B307E9" w:rsidP="00B307E9">
            <w:pPr>
              <w:jc w:val="cente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001</w:t>
            </w:r>
          </w:p>
        </w:tc>
        <w:tc>
          <w:tcPr>
            <w:tcW w:w="4638" w:type="dxa"/>
            <w:tcBorders>
              <w:top w:val="single" w:sz="4" w:space="0" w:color="auto"/>
              <w:left w:val="nil"/>
              <w:bottom w:val="single" w:sz="4" w:space="0" w:color="auto"/>
              <w:right w:val="single" w:sz="4" w:space="0" w:color="auto"/>
            </w:tcBorders>
            <w:shd w:val="clear" w:color="auto" w:fill="auto"/>
          </w:tcPr>
          <w:p w14:paraId="1170B3EE" w14:textId="580E0F55" w:rsidR="00B307E9" w:rsidRPr="009A77D0" w:rsidRDefault="00B307E9" w:rsidP="00B307E9">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Care Application (14-338) /Language Vietnamese</w:t>
            </w:r>
          </w:p>
        </w:tc>
        <w:tc>
          <w:tcPr>
            <w:tcW w:w="1530" w:type="dxa"/>
            <w:tcBorders>
              <w:top w:val="single" w:sz="4" w:space="0" w:color="auto"/>
              <w:left w:val="nil"/>
              <w:bottom w:val="single" w:sz="4" w:space="0" w:color="auto"/>
              <w:right w:val="single" w:sz="4" w:space="0" w:color="auto"/>
            </w:tcBorders>
          </w:tcPr>
          <w:p w14:paraId="2BB35D25" w14:textId="678306DB" w:rsidR="00B307E9" w:rsidRPr="009A77D0" w:rsidRDefault="00B307E9" w:rsidP="00B307E9">
            <w:pPr>
              <w:jc w:val="cente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C4C</w:t>
            </w:r>
          </w:p>
        </w:tc>
      </w:tr>
      <w:tr w:rsidR="00B307E9" w:rsidRPr="00742815" w14:paraId="7AE7BAE8" w14:textId="77777777" w:rsidTr="009A77D0">
        <w:trPr>
          <w:cantSplit/>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tcPr>
          <w:p w14:paraId="729FB2AE" w14:textId="6A51452F" w:rsidR="00B307E9" w:rsidRPr="009A77D0" w:rsidRDefault="00B307E9" w:rsidP="00B307E9">
            <w:pPr>
              <w:jc w:val="cente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001</w:t>
            </w:r>
          </w:p>
        </w:tc>
        <w:tc>
          <w:tcPr>
            <w:tcW w:w="4638" w:type="dxa"/>
            <w:tcBorders>
              <w:top w:val="single" w:sz="4" w:space="0" w:color="auto"/>
              <w:left w:val="nil"/>
              <w:bottom w:val="single" w:sz="4" w:space="0" w:color="auto"/>
              <w:right w:val="single" w:sz="4" w:space="0" w:color="auto"/>
            </w:tcBorders>
            <w:shd w:val="clear" w:color="auto" w:fill="auto"/>
          </w:tcPr>
          <w:p w14:paraId="7396A4D5" w14:textId="4AD806FF" w:rsidR="00B307E9" w:rsidRPr="009A77D0" w:rsidRDefault="00B307E9" w:rsidP="00B307E9">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Care Application (14-338) /Language Cambodian</w:t>
            </w:r>
          </w:p>
        </w:tc>
        <w:tc>
          <w:tcPr>
            <w:tcW w:w="1530" w:type="dxa"/>
            <w:tcBorders>
              <w:top w:val="single" w:sz="4" w:space="0" w:color="auto"/>
              <w:left w:val="nil"/>
              <w:bottom w:val="single" w:sz="4" w:space="0" w:color="auto"/>
              <w:right w:val="single" w:sz="4" w:space="0" w:color="auto"/>
            </w:tcBorders>
          </w:tcPr>
          <w:p w14:paraId="753E87AC" w14:textId="3D93CD87" w:rsidR="00B307E9" w:rsidRPr="009A77D0" w:rsidRDefault="00B307E9" w:rsidP="00B307E9">
            <w:pPr>
              <w:jc w:val="cente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C4C</w:t>
            </w:r>
          </w:p>
        </w:tc>
      </w:tr>
      <w:tr w:rsidR="00B307E9" w:rsidRPr="00742815" w14:paraId="0FCDC52D" w14:textId="77777777" w:rsidTr="009A77D0">
        <w:trPr>
          <w:cantSplit/>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tcPr>
          <w:p w14:paraId="5D87494D" w14:textId="76EE670F" w:rsidR="00B307E9" w:rsidRPr="009A77D0" w:rsidRDefault="00B307E9" w:rsidP="00B307E9">
            <w:pPr>
              <w:jc w:val="cente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012</w:t>
            </w:r>
          </w:p>
        </w:tc>
        <w:tc>
          <w:tcPr>
            <w:tcW w:w="4638" w:type="dxa"/>
            <w:tcBorders>
              <w:top w:val="single" w:sz="4" w:space="0" w:color="auto"/>
              <w:left w:val="nil"/>
              <w:bottom w:val="single" w:sz="4" w:space="0" w:color="auto"/>
              <w:right w:val="single" w:sz="4" w:space="0" w:color="auto"/>
            </w:tcBorders>
            <w:shd w:val="clear" w:color="auto" w:fill="auto"/>
          </w:tcPr>
          <w:p w14:paraId="2A140908" w14:textId="32F49260" w:rsidR="00B307E9" w:rsidRPr="009A77D0" w:rsidRDefault="00B307E9" w:rsidP="00B307E9">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DAPS Brochure</w:t>
            </w:r>
          </w:p>
        </w:tc>
        <w:tc>
          <w:tcPr>
            <w:tcW w:w="1530" w:type="dxa"/>
            <w:tcBorders>
              <w:top w:val="single" w:sz="4" w:space="0" w:color="auto"/>
              <w:left w:val="nil"/>
              <w:bottom w:val="single" w:sz="4" w:space="0" w:color="auto"/>
              <w:right w:val="single" w:sz="4" w:space="0" w:color="auto"/>
            </w:tcBorders>
          </w:tcPr>
          <w:p w14:paraId="5DAB4D9F" w14:textId="6A409419" w:rsidR="00B307E9" w:rsidRPr="009A77D0" w:rsidRDefault="00B307E9" w:rsidP="00B307E9">
            <w:pPr>
              <w:jc w:val="cente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C4C</w:t>
            </w:r>
          </w:p>
        </w:tc>
      </w:tr>
      <w:tr w:rsidR="00B307E9" w:rsidRPr="00742815" w14:paraId="3433F6AA" w14:textId="77777777" w:rsidTr="009A77D0">
        <w:trPr>
          <w:cantSplit/>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tcPr>
          <w:p w14:paraId="65D886F9" w14:textId="7E55A634" w:rsidR="00B307E9" w:rsidRPr="009A77D0" w:rsidRDefault="00B307E9" w:rsidP="00B307E9">
            <w:pPr>
              <w:jc w:val="cente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015</w:t>
            </w:r>
          </w:p>
        </w:tc>
        <w:tc>
          <w:tcPr>
            <w:tcW w:w="4638" w:type="dxa"/>
            <w:tcBorders>
              <w:top w:val="single" w:sz="4" w:space="0" w:color="auto"/>
              <w:left w:val="nil"/>
              <w:bottom w:val="single" w:sz="4" w:space="0" w:color="auto"/>
              <w:right w:val="single" w:sz="4" w:space="0" w:color="auto"/>
            </w:tcBorders>
            <w:shd w:val="clear" w:color="auto" w:fill="auto"/>
          </w:tcPr>
          <w:p w14:paraId="3EBEEB67" w14:textId="36D616B2" w:rsidR="00B307E9" w:rsidRPr="009A77D0" w:rsidRDefault="00B307E9" w:rsidP="00B307E9">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Temperature Sensitive Customer Notification Service for Rotating Outages</w:t>
            </w:r>
          </w:p>
        </w:tc>
        <w:tc>
          <w:tcPr>
            <w:tcW w:w="1530" w:type="dxa"/>
            <w:tcBorders>
              <w:top w:val="single" w:sz="4" w:space="0" w:color="auto"/>
              <w:left w:val="nil"/>
              <w:bottom w:val="single" w:sz="4" w:space="0" w:color="auto"/>
              <w:right w:val="single" w:sz="4" w:space="0" w:color="auto"/>
            </w:tcBorders>
          </w:tcPr>
          <w:p w14:paraId="3D59AC4E" w14:textId="4A7E7E0A" w:rsidR="00B307E9" w:rsidRPr="009A77D0" w:rsidRDefault="00B307E9" w:rsidP="00B307E9">
            <w:pPr>
              <w:jc w:val="cente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C4C</w:t>
            </w:r>
          </w:p>
        </w:tc>
      </w:tr>
      <w:tr w:rsidR="00F15392" w:rsidRPr="00742815" w14:paraId="2FA315B3" w14:textId="77777777" w:rsidTr="009A77D0">
        <w:trPr>
          <w:cantSplit/>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tcPr>
          <w:p w14:paraId="201F7EB0" w14:textId="53EBF0E1" w:rsidR="00F15392" w:rsidRPr="009A77D0" w:rsidRDefault="00F15392" w:rsidP="00B307E9">
            <w:pPr>
              <w:jc w:val="cente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N/A</w:t>
            </w:r>
          </w:p>
        </w:tc>
        <w:tc>
          <w:tcPr>
            <w:tcW w:w="4638" w:type="dxa"/>
            <w:tcBorders>
              <w:top w:val="single" w:sz="4" w:space="0" w:color="auto"/>
              <w:left w:val="nil"/>
              <w:bottom w:val="single" w:sz="4" w:space="0" w:color="auto"/>
              <w:right w:val="single" w:sz="4" w:space="0" w:color="auto"/>
            </w:tcBorders>
            <w:shd w:val="clear" w:color="auto" w:fill="auto"/>
          </w:tcPr>
          <w:p w14:paraId="734BDFDB" w14:textId="1D84D07E" w:rsidR="00F15392" w:rsidRPr="009A77D0" w:rsidRDefault="00F15392" w:rsidP="00B307E9">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Letter of Credit</w:t>
            </w:r>
          </w:p>
        </w:tc>
        <w:tc>
          <w:tcPr>
            <w:tcW w:w="1530" w:type="dxa"/>
            <w:tcBorders>
              <w:top w:val="single" w:sz="4" w:space="0" w:color="auto"/>
              <w:left w:val="nil"/>
              <w:bottom w:val="single" w:sz="4" w:space="0" w:color="auto"/>
              <w:right w:val="single" w:sz="4" w:space="0" w:color="auto"/>
            </w:tcBorders>
          </w:tcPr>
          <w:p w14:paraId="40D7BE0F" w14:textId="517812A3" w:rsidR="00F15392" w:rsidRPr="009A77D0" w:rsidRDefault="001F60AE" w:rsidP="00B307E9">
            <w:pPr>
              <w:jc w:val="cente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C4C</w:t>
            </w:r>
          </w:p>
        </w:tc>
      </w:tr>
      <w:tr w:rsidR="00F15392" w:rsidRPr="00742815" w14:paraId="618A8A75" w14:textId="77777777" w:rsidTr="009A77D0">
        <w:trPr>
          <w:cantSplit/>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tcPr>
          <w:p w14:paraId="14316DD1" w14:textId="21D790FB" w:rsidR="00F15392" w:rsidRPr="009A77D0" w:rsidRDefault="00F15392" w:rsidP="00F15392">
            <w:pPr>
              <w:jc w:val="cente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N/A</w:t>
            </w:r>
          </w:p>
        </w:tc>
        <w:tc>
          <w:tcPr>
            <w:tcW w:w="4638" w:type="dxa"/>
            <w:tcBorders>
              <w:top w:val="single" w:sz="4" w:space="0" w:color="auto"/>
              <w:left w:val="nil"/>
              <w:bottom w:val="single" w:sz="4" w:space="0" w:color="auto"/>
              <w:right w:val="single" w:sz="4" w:space="0" w:color="auto"/>
            </w:tcBorders>
            <w:shd w:val="clear" w:color="auto" w:fill="auto"/>
          </w:tcPr>
          <w:p w14:paraId="474EB328" w14:textId="26A9FC5A" w:rsidR="00F15392" w:rsidRPr="009A77D0" w:rsidRDefault="00F15392" w:rsidP="00F15392">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Duplicate Bill</w:t>
            </w:r>
          </w:p>
        </w:tc>
        <w:tc>
          <w:tcPr>
            <w:tcW w:w="1530" w:type="dxa"/>
            <w:tcBorders>
              <w:top w:val="single" w:sz="4" w:space="0" w:color="auto"/>
              <w:left w:val="nil"/>
              <w:bottom w:val="single" w:sz="4" w:space="0" w:color="auto"/>
              <w:right w:val="single" w:sz="4" w:space="0" w:color="auto"/>
            </w:tcBorders>
          </w:tcPr>
          <w:p w14:paraId="313BE345" w14:textId="6A7A753F" w:rsidR="00F15392" w:rsidRPr="009A77D0" w:rsidRDefault="00F15392" w:rsidP="00F15392">
            <w:pPr>
              <w:jc w:val="cente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C4C</w:t>
            </w:r>
          </w:p>
        </w:tc>
      </w:tr>
      <w:tr w:rsidR="00F15392" w:rsidRPr="00742815" w14:paraId="630F2A1E" w14:textId="77777777" w:rsidTr="009A77D0">
        <w:trPr>
          <w:cantSplit/>
          <w:trHeight w:val="290"/>
        </w:trPr>
        <w:tc>
          <w:tcPr>
            <w:tcW w:w="960" w:type="dxa"/>
            <w:tcBorders>
              <w:top w:val="single" w:sz="4" w:space="0" w:color="auto"/>
              <w:left w:val="single" w:sz="4" w:space="0" w:color="auto"/>
              <w:bottom w:val="single" w:sz="4" w:space="0" w:color="auto"/>
              <w:right w:val="single" w:sz="4" w:space="0" w:color="auto"/>
            </w:tcBorders>
            <w:shd w:val="clear" w:color="auto" w:fill="auto"/>
            <w:noWrap/>
          </w:tcPr>
          <w:p w14:paraId="0376F134" w14:textId="53495C47" w:rsidR="00F15392" w:rsidRPr="009A77D0" w:rsidRDefault="00F15392" w:rsidP="00F15392">
            <w:pPr>
              <w:jc w:val="cente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N/A</w:t>
            </w:r>
          </w:p>
        </w:tc>
        <w:tc>
          <w:tcPr>
            <w:tcW w:w="4638" w:type="dxa"/>
            <w:tcBorders>
              <w:top w:val="single" w:sz="4" w:space="0" w:color="auto"/>
              <w:left w:val="nil"/>
              <w:bottom w:val="single" w:sz="4" w:space="0" w:color="auto"/>
              <w:right w:val="single" w:sz="4" w:space="0" w:color="auto"/>
            </w:tcBorders>
            <w:shd w:val="clear" w:color="auto" w:fill="auto"/>
          </w:tcPr>
          <w:p w14:paraId="051014A9" w14:textId="6A040CA0" w:rsidR="00F15392" w:rsidRPr="009A77D0" w:rsidRDefault="00F15392" w:rsidP="00F15392">
            <w:pP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Owner Tenant Agreement (Landlord Agreement)</w:t>
            </w:r>
          </w:p>
        </w:tc>
        <w:tc>
          <w:tcPr>
            <w:tcW w:w="1530" w:type="dxa"/>
            <w:tcBorders>
              <w:top w:val="single" w:sz="4" w:space="0" w:color="auto"/>
              <w:left w:val="nil"/>
              <w:bottom w:val="single" w:sz="4" w:space="0" w:color="auto"/>
              <w:right w:val="single" w:sz="4" w:space="0" w:color="auto"/>
            </w:tcBorders>
          </w:tcPr>
          <w:p w14:paraId="54F556C8" w14:textId="76F0D071" w:rsidR="00F15392" w:rsidRPr="009A77D0" w:rsidRDefault="00F15392" w:rsidP="00F15392">
            <w:pPr>
              <w:jc w:val="center"/>
              <w:rPr>
                <w:rFonts w:ascii="Calibri Light" w:hAnsi="Calibri Light" w:cs="Arial"/>
                <w:color w:val="000000"/>
                <w:sz w:val="20"/>
                <w:szCs w:val="20"/>
                <w:lang w:eastAsia="ja-JP"/>
              </w:rPr>
            </w:pPr>
            <w:r w:rsidRPr="009A77D0">
              <w:rPr>
                <w:rFonts w:ascii="Calibri Light" w:hAnsi="Calibri Light" w:cs="Arial"/>
                <w:color w:val="000000"/>
                <w:sz w:val="20"/>
                <w:szCs w:val="20"/>
                <w:lang w:eastAsia="ja-JP"/>
              </w:rPr>
              <w:t>C4C</w:t>
            </w:r>
          </w:p>
        </w:tc>
      </w:tr>
    </w:tbl>
    <w:p w14:paraId="768821B1" w14:textId="2FB12FE7" w:rsidR="00572C4D" w:rsidRPr="00502081" w:rsidRDefault="00572C4D" w:rsidP="00742815">
      <w:pPr>
        <w:pStyle w:val="Heading3-TextSCE"/>
      </w:pPr>
    </w:p>
    <w:p w14:paraId="511D0479" w14:textId="77777777" w:rsidR="00CA3EE1" w:rsidRPr="00502081" w:rsidRDefault="00CA3EE1" w:rsidP="00CA3EE1">
      <w:pPr>
        <w:spacing w:before="120" w:after="120"/>
        <w:ind w:left="2160"/>
        <w:rPr>
          <w:rFonts w:ascii="Calibri Light" w:hAnsi="Calibri Light"/>
          <w:sz w:val="20"/>
        </w:rPr>
      </w:pPr>
    </w:p>
    <w:p w14:paraId="3E98CC76" w14:textId="144AE843" w:rsidR="00B307E9" w:rsidRPr="00B307E9" w:rsidRDefault="00B307E9" w:rsidP="00B307E9">
      <w:pPr>
        <w:pStyle w:val="Heading3"/>
        <w:keepNext/>
        <w:numPr>
          <w:ilvl w:val="3"/>
          <w:numId w:val="5"/>
        </w:numPr>
        <w:tabs>
          <w:tab w:val="left" w:pos="1440"/>
        </w:tabs>
        <w:spacing w:before="120" w:after="120"/>
        <w:rPr>
          <w:rFonts w:ascii="Calibri Light" w:hAnsi="Calibri Light"/>
          <w:sz w:val="20"/>
        </w:rPr>
      </w:pPr>
      <w:bookmarkStart w:id="47" w:name="_Toc516668632"/>
      <w:r>
        <w:rPr>
          <w:rFonts w:ascii="Calibri Light" w:hAnsi="Calibri Light"/>
          <w:sz w:val="20"/>
        </w:rPr>
        <w:t>Community Choice Aggregation (CCA) and Direct Access (DA)</w:t>
      </w:r>
      <w:bookmarkEnd w:id="47"/>
    </w:p>
    <w:p w14:paraId="14318262" w14:textId="77777777" w:rsidR="00B307E9" w:rsidRPr="00502081" w:rsidRDefault="00B307E9" w:rsidP="00B307E9">
      <w:pPr>
        <w:numPr>
          <w:ilvl w:val="0"/>
          <w:numId w:val="15"/>
        </w:numPr>
        <w:spacing w:before="120" w:after="120"/>
        <w:rPr>
          <w:rFonts w:ascii="Calibri Light" w:hAnsi="Calibri Light"/>
          <w:sz w:val="20"/>
        </w:rPr>
      </w:pPr>
      <w:r w:rsidRPr="00502081">
        <w:rPr>
          <w:rFonts w:ascii="Calibri Light" w:hAnsi="Calibri Light"/>
          <w:sz w:val="20"/>
        </w:rPr>
        <w:t xml:space="preserve">CCA (IDEX) Enrollment/Un-enrollment (reference </w:t>
      </w:r>
      <w:hyperlink r:id="rId41" w:history="1">
        <w:r w:rsidRPr="00502081">
          <w:rPr>
            <w:rStyle w:val="Hyperlink"/>
            <w:rFonts w:ascii="Calibri Light" w:hAnsi="Calibri Light"/>
            <w:sz w:val="20"/>
          </w:rPr>
          <w:t>BPD CIM-CS-10 - Manage Customer Self-Service</w:t>
        </w:r>
      </w:hyperlink>
      <w:r w:rsidRPr="00502081">
        <w:rPr>
          <w:rFonts w:ascii="Calibri Light" w:hAnsi="Calibri Light"/>
          <w:sz w:val="20"/>
        </w:rPr>
        <w:t xml:space="preserve"> for interface I-CIM-CS-10 - CCA_Opt Out, </w:t>
      </w:r>
      <w:hyperlink r:id="rId42" w:history="1">
        <w:r w:rsidRPr="00502081">
          <w:rPr>
            <w:rFonts w:ascii="Calibri Light" w:hAnsi="Calibri Light"/>
            <w:sz w:val="20"/>
          </w:rPr>
          <w:t>I-CIM-CS-13 - CCA/DA Enrollment</w:t>
        </w:r>
      </w:hyperlink>
      <w:r w:rsidRPr="00502081">
        <w:rPr>
          <w:rFonts w:ascii="Calibri Light" w:hAnsi="Calibri Light"/>
          <w:sz w:val="20"/>
        </w:rPr>
        <w:t>)</w:t>
      </w:r>
    </w:p>
    <w:p w14:paraId="4A6394FC" w14:textId="77777777" w:rsidR="00B307E9" w:rsidRPr="00502081" w:rsidRDefault="00B307E9" w:rsidP="00B307E9">
      <w:pPr>
        <w:numPr>
          <w:ilvl w:val="0"/>
          <w:numId w:val="15"/>
        </w:numPr>
        <w:spacing w:before="120" w:after="120"/>
        <w:rPr>
          <w:rFonts w:ascii="Calibri Light" w:hAnsi="Calibri Light"/>
          <w:sz w:val="20"/>
        </w:rPr>
      </w:pPr>
      <w:r w:rsidRPr="00502081">
        <w:rPr>
          <w:rFonts w:ascii="Calibri Light" w:hAnsi="Calibri Light"/>
          <w:sz w:val="20"/>
        </w:rPr>
        <w:t xml:space="preserve">CCA (IDEX) Opt Out (reference </w:t>
      </w:r>
      <w:hyperlink r:id="rId43" w:history="1">
        <w:r w:rsidRPr="00502081">
          <w:rPr>
            <w:rStyle w:val="Hyperlink"/>
            <w:rFonts w:ascii="Calibri Light" w:hAnsi="Calibri Light"/>
            <w:sz w:val="20"/>
          </w:rPr>
          <w:t>BPD CIM-CS-10 - Manage Customer Self-Service</w:t>
        </w:r>
      </w:hyperlink>
      <w:r w:rsidRPr="00502081">
        <w:rPr>
          <w:rFonts w:ascii="Calibri Light" w:hAnsi="Calibri Light"/>
          <w:sz w:val="20"/>
        </w:rPr>
        <w:t xml:space="preserve"> for interface I-CIM-CS-10 - CCA_Opt Out, </w:t>
      </w:r>
      <w:hyperlink r:id="rId44" w:history="1">
        <w:r w:rsidRPr="00502081">
          <w:rPr>
            <w:rFonts w:ascii="Calibri Light" w:hAnsi="Calibri Light"/>
            <w:sz w:val="20"/>
          </w:rPr>
          <w:t>I-CIM-CS-13 - CCA/DA Enrollment</w:t>
        </w:r>
      </w:hyperlink>
      <w:r w:rsidRPr="00502081">
        <w:rPr>
          <w:rFonts w:ascii="Calibri Light" w:hAnsi="Calibri Light"/>
          <w:sz w:val="20"/>
        </w:rPr>
        <w:t>)</w:t>
      </w:r>
    </w:p>
    <w:p w14:paraId="695767E7" w14:textId="77777777" w:rsidR="00B307E9" w:rsidRPr="00502081" w:rsidRDefault="00B307E9" w:rsidP="00B307E9">
      <w:pPr>
        <w:numPr>
          <w:ilvl w:val="0"/>
          <w:numId w:val="15"/>
        </w:numPr>
        <w:spacing w:before="120" w:after="120"/>
        <w:rPr>
          <w:rFonts w:ascii="Calibri Light" w:hAnsi="Calibri Light"/>
          <w:sz w:val="20"/>
        </w:rPr>
      </w:pPr>
      <w:r w:rsidRPr="00502081">
        <w:rPr>
          <w:rFonts w:ascii="Calibri Light" w:hAnsi="Calibri Light"/>
          <w:sz w:val="20"/>
        </w:rPr>
        <w:t xml:space="preserve">CCA (IDEX) Cancel Pending Opt Out Request (reference </w:t>
      </w:r>
      <w:hyperlink r:id="rId45" w:history="1">
        <w:r w:rsidRPr="00502081">
          <w:rPr>
            <w:rStyle w:val="Hyperlink"/>
            <w:rFonts w:ascii="Calibri Light" w:hAnsi="Calibri Light"/>
            <w:sz w:val="20"/>
          </w:rPr>
          <w:t>BPD CIM-CS-10 - Manage Customer Self-Service</w:t>
        </w:r>
      </w:hyperlink>
      <w:r w:rsidRPr="00502081">
        <w:rPr>
          <w:rFonts w:ascii="Calibri Light" w:hAnsi="Calibri Light"/>
          <w:sz w:val="20"/>
        </w:rPr>
        <w:t xml:space="preserve"> for interface I-CIM-CS-10 - CCA_Opt Out, </w:t>
      </w:r>
      <w:hyperlink r:id="rId46" w:history="1">
        <w:r w:rsidRPr="00502081">
          <w:rPr>
            <w:rFonts w:ascii="Calibri Light" w:hAnsi="Calibri Light"/>
            <w:sz w:val="20"/>
          </w:rPr>
          <w:t>I-CIM-CS-13 - CCA/DA Enrollment</w:t>
        </w:r>
      </w:hyperlink>
      <w:r w:rsidRPr="00502081">
        <w:rPr>
          <w:rFonts w:ascii="Calibri Light" w:hAnsi="Calibri Light"/>
          <w:sz w:val="20"/>
        </w:rPr>
        <w:t>)</w:t>
      </w:r>
    </w:p>
    <w:p w14:paraId="5939F962" w14:textId="77777777" w:rsidR="00B307E9" w:rsidRPr="00502081" w:rsidRDefault="00B307E9" w:rsidP="00B307E9">
      <w:pPr>
        <w:numPr>
          <w:ilvl w:val="0"/>
          <w:numId w:val="15"/>
        </w:numPr>
        <w:spacing w:before="120" w:after="120"/>
        <w:rPr>
          <w:rFonts w:ascii="Calibri Light" w:hAnsi="Calibri Light"/>
          <w:sz w:val="20"/>
        </w:rPr>
      </w:pPr>
      <w:r w:rsidRPr="00502081">
        <w:rPr>
          <w:rFonts w:ascii="Calibri Light" w:hAnsi="Calibri Light"/>
          <w:sz w:val="20"/>
        </w:rPr>
        <w:t>CCA Eligibility (is customer eligible for CCA)</w:t>
      </w:r>
    </w:p>
    <w:p w14:paraId="20211718" w14:textId="77777777" w:rsidR="00B307E9" w:rsidRPr="00502081" w:rsidRDefault="00B307E9" w:rsidP="00B307E9">
      <w:pPr>
        <w:numPr>
          <w:ilvl w:val="0"/>
          <w:numId w:val="15"/>
        </w:numPr>
        <w:spacing w:before="120" w:after="120"/>
        <w:rPr>
          <w:rFonts w:ascii="Calibri Light" w:hAnsi="Calibri Light"/>
          <w:sz w:val="20"/>
        </w:rPr>
      </w:pPr>
      <w:r w:rsidRPr="00502081">
        <w:rPr>
          <w:rFonts w:ascii="Calibri Light" w:hAnsi="Calibri Light"/>
          <w:sz w:val="20"/>
        </w:rPr>
        <w:t>CCA Enrollment (is customer enrolled in CCA)</w:t>
      </w:r>
    </w:p>
    <w:p w14:paraId="307FBC2D" w14:textId="77777777" w:rsidR="00B307E9" w:rsidRDefault="00B307E9" w:rsidP="00B307E9">
      <w:pPr>
        <w:numPr>
          <w:ilvl w:val="0"/>
          <w:numId w:val="15"/>
        </w:numPr>
        <w:spacing w:before="120" w:after="120"/>
        <w:rPr>
          <w:rFonts w:ascii="Calibri Light" w:hAnsi="Calibri Light"/>
          <w:sz w:val="20"/>
        </w:rPr>
      </w:pPr>
      <w:r w:rsidRPr="00502081">
        <w:rPr>
          <w:rFonts w:ascii="Calibri Light" w:hAnsi="Calibri Light"/>
          <w:sz w:val="20"/>
        </w:rPr>
        <w:t>CCA Opt Out (has customer opted out of CCA)</w:t>
      </w:r>
    </w:p>
    <w:p w14:paraId="1AAFEF37" w14:textId="0F39A74F" w:rsidR="00764393" w:rsidRPr="00502081" w:rsidRDefault="00764393" w:rsidP="00B307E9">
      <w:pPr>
        <w:numPr>
          <w:ilvl w:val="0"/>
          <w:numId w:val="15"/>
        </w:numPr>
        <w:spacing w:before="120" w:after="120"/>
        <w:rPr>
          <w:rFonts w:ascii="Calibri Light" w:hAnsi="Calibri Light"/>
          <w:sz w:val="20"/>
        </w:rPr>
      </w:pPr>
      <w:r>
        <w:rPr>
          <w:rFonts w:ascii="Calibri Light" w:hAnsi="Calibri Light"/>
          <w:sz w:val="20"/>
        </w:rPr>
        <w:t>CCA account final call amount (only SCE charges are disconnect-able)</w:t>
      </w:r>
    </w:p>
    <w:p w14:paraId="2F62D6A0" w14:textId="77777777" w:rsidR="00B307E9" w:rsidRPr="00502081" w:rsidRDefault="00B307E9" w:rsidP="00B307E9">
      <w:pPr>
        <w:numPr>
          <w:ilvl w:val="0"/>
          <w:numId w:val="15"/>
        </w:numPr>
        <w:spacing w:before="120" w:after="120"/>
        <w:rPr>
          <w:rFonts w:ascii="Calibri Light" w:hAnsi="Calibri Light"/>
          <w:sz w:val="20"/>
        </w:rPr>
      </w:pPr>
      <w:r w:rsidRPr="00502081">
        <w:rPr>
          <w:rFonts w:ascii="Calibri Light" w:hAnsi="Calibri Light"/>
          <w:sz w:val="20"/>
        </w:rPr>
        <w:t xml:space="preserve">Direct Access </w:t>
      </w:r>
      <w:r>
        <w:rPr>
          <w:rFonts w:ascii="Calibri Light" w:hAnsi="Calibri Light"/>
          <w:sz w:val="20"/>
        </w:rPr>
        <w:t xml:space="preserve">Information </w:t>
      </w:r>
      <w:r w:rsidRPr="00502081">
        <w:rPr>
          <w:rFonts w:ascii="Calibri Light" w:hAnsi="Calibri Light"/>
          <w:sz w:val="20"/>
        </w:rPr>
        <w:t>(is customer enrolled in DA)</w:t>
      </w:r>
    </w:p>
    <w:p w14:paraId="11C3F918" w14:textId="77777777" w:rsidR="00B307E9" w:rsidRPr="00B307E9" w:rsidRDefault="00B307E9" w:rsidP="00B307E9"/>
    <w:p w14:paraId="614187FF" w14:textId="2E5D47BA" w:rsidR="00CA3EE1" w:rsidRPr="00502081" w:rsidRDefault="00CA3EE1" w:rsidP="00CA3EE1">
      <w:pPr>
        <w:pStyle w:val="Heading3"/>
        <w:keepNext/>
        <w:numPr>
          <w:ilvl w:val="3"/>
          <w:numId w:val="5"/>
        </w:numPr>
        <w:tabs>
          <w:tab w:val="left" w:pos="1440"/>
        </w:tabs>
        <w:spacing w:before="120" w:after="120"/>
        <w:rPr>
          <w:rFonts w:ascii="Calibri Light" w:hAnsi="Calibri Light"/>
          <w:sz w:val="20"/>
        </w:rPr>
      </w:pPr>
      <w:bookmarkStart w:id="48" w:name="_Toc516668633"/>
      <w:r w:rsidRPr="00502081">
        <w:rPr>
          <w:rFonts w:ascii="Calibri Light" w:hAnsi="Calibri Light"/>
          <w:sz w:val="20"/>
        </w:rPr>
        <w:t>Rates</w:t>
      </w:r>
      <w:bookmarkEnd w:id="48"/>
    </w:p>
    <w:p w14:paraId="60D45549" w14:textId="215E71CB" w:rsidR="00B307E9" w:rsidRDefault="00B307E9" w:rsidP="00B307E9">
      <w:pPr>
        <w:spacing w:before="120" w:after="120"/>
        <w:ind w:left="1224"/>
        <w:rPr>
          <w:rFonts w:ascii="Calibri Light" w:hAnsi="Calibri Light"/>
          <w:sz w:val="20"/>
        </w:rPr>
      </w:pPr>
      <w:r>
        <w:rPr>
          <w:rFonts w:ascii="Calibri Light" w:hAnsi="Calibri Light"/>
          <w:sz w:val="20"/>
        </w:rPr>
        <w:t>An account must be identified in the IVR to enable a caller to opt-out of a default rate or to make an optional rate changes and for it to be automatically processed by the IVR and SAP.  If the account is not identified by the IVR, the IVR will enable the caller to record their request and an employee will process the request</w:t>
      </w:r>
      <w:r w:rsidR="00D7209C">
        <w:rPr>
          <w:rFonts w:ascii="Calibri Light" w:hAnsi="Calibri Light"/>
          <w:sz w:val="20"/>
        </w:rPr>
        <w:t xml:space="preserve"> via C4C</w:t>
      </w:r>
      <w:r>
        <w:rPr>
          <w:rFonts w:ascii="Calibri Light" w:hAnsi="Calibri Light"/>
          <w:sz w:val="20"/>
        </w:rPr>
        <w:t xml:space="preserve"> outside of the IVR.</w:t>
      </w:r>
    </w:p>
    <w:p w14:paraId="4447F961" w14:textId="1D93ADD8" w:rsidR="006B5745" w:rsidRDefault="006B5745" w:rsidP="00B307E9">
      <w:pPr>
        <w:pStyle w:val="ListParagraph"/>
        <w:numPr>
          <w:ilvl w:val="0"/>
          <w:numId w:val="32"/>
        </w:numPr>
        <w:spacing w:before="120" w:after="120"/>
        <w:rPr>
          <w:rFonts w:ascii="Calibri Light" w:hAnsi="Calibri Light"/>
          <w:sz w:val="20"/>
        </w:rPr>
      </w:pPr>
      <w:r>
        <w:rPr>
          <w:rFonts w:ascii="Calibri Light" w:hAnsi="Calibri Light"/>
          <w:sz w:val="20"/>
        </w:rPr>
        <w:t xml:space="preserve">Residential </w:t>
      </w:r>
      <w:r w:rsidR="00CA3EE1" w:rsidRPr="00B307E9">
        <w:rPr>
          <w:rFonts w:ascii="Calibri Light" w:hAnsi="Calibri Light"/>
          <w:sz w:val="20"/>
        </w:rPr>
        <w:t xml:space="preserve">TOU Opt Out </w:t>
      </w:r>
      <w:r>
        <w:rPr>
          <w:rFonts w:ascii="Calibri Light" w:hAnsi="Calibri Light"/>
          <w:sz w:val="20"/>
        </w:rPr>
        <w:t>-</w:t>
      </w:r>
      <w:r w:rsidR="00B307E9" w:rsidRPr="00B307E9">
        <w:rPr>
          <w:rFonts w:ascii="Calibri Light" w:hAnsi="Calibri Light"/>
          <w:sz w:val="20"/>
        </w:rPr>
        <w:t xml:space="preserve"> If a </w:t>
      </w:r>
      <w:r>
        <w:rPr>
          <w:rFonts w:ascii="Calibri Light" w:hAnsi="Calibri Light"/>
          <w:sz w:val="20"/>
        </w:rPr>
        <w:t xml:space="preserve">residential </w:t>
      </w:r>
      <w:r w:rsidR="00B307E9" w:rsidRPr="00B307E9">
        <w:rPr>
          <w:rFonts w:ascii="Calibri Light" w:hAnsi="Calibri Light"/>
          <w:sz w:val="20"/>
        </w:rPr>
        <w:t xml:space="preserve">Contract is scheduled to be defaulted on </w:t>
      </w:r>
      <w:r>
        <w:rPr>
          <w:rFonts w:ascii="Calibri Light" w:hAnsi="Calibri Light"/>
          <w:sz w:val="20"/>
        </w:rPr>
        <w:t xml:space="preserve">a </w:t>
      </w:r>
      <w:r w:rsidR="00B307E9" w:rsidRPr="00B307E9">
        <w:rPr>
          <w:rFonts w:ascii="Calibri Light" w:hAnsi="Calibri Light"/>
          <w:sz w:val="20"/>
        </w:rPr>
        <w:t>TOU</w:t>
      </w:r>
      <w:r>
        <w:rPr>
          <w:rFonts w:ascii="Calibri Light" w:hAnsi="Calibri Light"/>
          <w:sz w:val="20"/>
        </w:rPr>
        <w:t xml:space="preserve"> rate</w:t>
      </w:r>
      <w:r w:rsidR="00B307E9" w:rsidRPr="00B307E9">
        <w:rPr>
          <w:rFonts w:ascii="Calibri Light" w:hAnsi="Calibri Light"/>
          <w:sz w:val="20"/>
        </w:rPr>
        <w:t>, the IVR will enable the caller to opt-out of the default rate</w:t>
      </w:r>
      <w:r>
        <w:rPr>
          <w:rFonts w:ascii="Calibri Light" w:hAnsi="Calibri Light"/>
          <w:sz w:val="20"/>
        </w:rPr>
        <w:t xml:space="preserve"> change. They may choose to stay on their current rate or </w:t>
      </w:r>
      <w:r w:rsidR="00B307E9" w:rsidRPr="00B307E9">
        <w:rPr>
          <w:rFonts w:ascii="Calibri Light" w:hAnsi="Calibri Light"/>
          <w:sz w:val="20"/>
        </w:rPr>
        <w:t>choose a different rate</w:t>
      </w:r>
      <w:r>
        <w:rPr>
          <w:rFonts w:ascii="Calibri Light" w:hAnsi="Calibri Light"/>
          <w:sz w:val="20"/>
        </w:rPr>
        <w:t xml:space="preserve">.  The rates the caller can choose from will be limited.  If the caller does not hear the rate they would like to choose, they can choose to speak with an ENA.  </w:t>
      </w:r>
    </w:p>
    <w:p w14:paraId="4763CBB0" w14:textId="777FF31D" w:rsidR="00F470FB" w:rsidRDefault="006B5745" w:rsidP="00EB0617">
      <w:pPr>
        <w:pStyle w:val="ListParagraph"/>
        <w:numPr>
          <w:ilvl w:val="2"/>
          <w:numId w:val="32"/>
        </w:numPr>
        <w:spacing w:before="120" w:after="120"/>
        <w:rPr>
          <w:rFonts w:ascii="Calibri Light" w:hAnsi="Calibri Light"/>
          <w:sz w:val="20"/>
        </w:rPr>
      </w:pPr>
      <w:r w:rsidRPr="00EB0617">
        <w:rPr>
          <w:rFonts w:ascii="Calibri Light" w:hAnsi="Calibri Light"/>
          <w:sz w:val="20"/>
        </w:rPr>
        <w:t>If the caller choose</w:t>
      </w:r>
      <w:r w:rsidR="00403884" w:rsidRPr="00EB0617">
        <w:rPr>
          <w:rFonts w:ascii="Calibri Light" w:hAnsi="Calibri Light"/>
          <w:sz w:val="20"/>
        </w:rPr>
        <w:t>s to opt-out of the default TOU rate</w:t>
      </w:r>
      <w:r w:rsidRPr="00EB0617">
        <w:rPr>
          <w:rFonts w:ascii="Calibri Light" w:hAnsi="Calibri Light"/>
          <w:sz w:val="20"/>
        </w:rPr>
        <w:t xml:space="preserve">, IVR will send an indicator to </w:t>
      </w:r>
      <w:r w:rsidR="00403884" w:rsidRPr="00EB0617">
        <w:rPr>
          <w:rFonts w:ascii="Calibri Light" w:hAnsi="Calibri Light"/>
          <w:sz w:val="20"/>
        </w:rPr>
        <w:t>S/4HANA</w:t>
      </w:r>
      <w:r w:rsidRPr="00EB0617">
        <w:rPr>
          <w:rFonts w:ascii="Calibri Light" w:hAnsi="Calibri Light"/>
          <w:sz w:val="20"/>
        </w:rPr>
        <w:t xml:space="preserve"> to flag the </w:t>
      </w:r>
      <w:r w:rsidR="000217FC">
        <w:rPr>
          <w:rFonts w:ascii="Calibri Light" w:hAnsi="Calibri Light"/>
          <w:sz w:val="20"/>
        </w:rPr>
        <w:t>Installation</w:t>
      </w:r>
      <w:del w:id="49" w:author="Vipul Singh" w:date="2019-08-15T09:03:00Z">
        <w:r w:rsidRPr="00EB0617" w:rsidDel="005377B5">
          <w:rPr>
            <w:rFonts w:ascii="Calibri Light" w:hAnsi="Calibri Light"/>
            <w:sz w:val="20"/>
          </w:rPr>
          <w:delText>a</w:delText>
        </w:r>
      </w:del>
      <w:r w:rsidRPr="00EB0617">
        <w:rPr>
          <w:rFonts w:ascii="Calibri Light" w:hAnsi="Calibri Light"/>
          <w:sz w:val="20"/>
        </w:rPr>
        <w:t xml:space="preserve">s </w:t>
      </w:r>
      <w:r w:rsidR="00403884" w:rsidRPr="00EB0617">
        <w:rPr>
          <w:rFonts w:ascii="Calibri Light" w:hAnsi="Calibri Light"/>
          <w:sz w:val="20"/>
        </w:rPr>
        <w:t xml:space="preserve">default </w:t>
      </w:r>
      <w:r w:rsidRPr="00EB0617">
        <w:rPr>
          <w:rFonts w:ascii="Calibri Light" w:hAnsi="Calibri Light"/>
          <w:sz w:val="20"/>
        </w:rPr>
        <w:t>TOU opt-out</w:t>
      </w:r>
      <w:r w:rsidR="00403884" w:rsidRPr="00EB0617">
        <w:rPr>
          <w:rFonts w:ascii="Calibri Light" w:hAnsi="Calibri Light"/>
          <w:sz w:val="20"/>
        </w:rPr>
        <w:t xml:space="preserve"> and the system will not process the default rate change</w:t>
      </w:r>
      <w:r w:rsidRPr="00EB0617">
        <w:rPr>
          <w:rFonts w:ascii="Calibri Light" w:hAnsi="Calibri Light"/>
          <w:sz w:val="20"/>
        </w:rPr>
        <w:t>.  This information will be visible to C4C users.</w:t>
      </w:r>
      <w:r w:rsidR="00EB0617" w:rsidRPr="00EB0617">
        <w:rPr>
          <w:rFonts w:ascii="Calibri Light" w:hAnsi="Calibri Light"/>
          <w:sz w:val="20"/>
        </w:rPr>
        <w:t xml:space="preserve">  </w:t>
      </w:r>
    </w:p>
    <w:p w14:paraId="074C3E33" w14:textId="26FEBE2E" w:rsidR="00EB0617" w:rsidRDefault="00EB0617" w:rsidP="00EB0617">
      <w:pPr>
        <w:pStyle w:val="ListParagraph"/>
        <w:numPr>
          <w:ilvl w:val="2"/>
          <w:numId w:val="32"/>
        </w:numPr>
        <w:spacing w:before="120" w:after="120"/>
        <w:rPr>
          <w:rFonts w:ascii="Calibri Light" w:hAnsi="Calibri Light"/>
          <w:sz w:val="20"/>
        </w:rPr>
      </w:pPr>
      <w:r w:rsidRPr="00EB0617">
        <w:rPr>
          <w:rFonts w:ascii="Calibri Light" w:hAnsi="Calibri Light"/>
          <w:sz w:val="20"/>
        </w:rPr>
        <w:t xml:space="preserve">The </w:t>
      </w:r>
      <w:r w:rsidR="00F470FB">
        <w:rPr>
          <w:rFonts w:ascii="Calibri Light" w:hAnsi="Calibri Light"/>
          <w:sz w:val="20"/>
        </w:rPr>
        <w:t xml:space="preserve">default </w:t>
      </w:r>
      <w:r w:rsidRPr="00EB0617">
        <w:rPr>
          <w:rFonts w:ascii="Calibri Light" w:hAnsi="Calibri Light"/>
          <w:sz w:val="20"/>
        </w:rPr>
        <w:t>TOU opt-out is only applicable for the customer who is taking electricity service at that location.  If the customer Moves Out, then the</w:t>
      </w:r>
      <w:r w:rsidR="00F470FB">
        <w:rPr>
          <w:rFonts w:ascii="Calibri Light" w:hAnsi="Calibri Light"/>
          <w:sz w:val="20"/>
        </w:rPr>
        <w:t xml:space="preserve"> default</w:t>
      </w:r>
      <w:r w:rsidRPr="00EB0617">
        <w:rPr>
          <w:rFonts w:ascii="Calibri Light" w:hAnsi="Calibri Light"/>
          <w:sz w:val="20"/>
        </w:rPr>
        <w:t xml:space="preserve"> TOU opt-out indicator will need to be end-dated with the Contract.</w:t>
      </w:r>
    </w:p>
    <w:p w14:paraId="372B646E" w14:textId="74C99589" w:rsidR="00CA3EE1" w:rsidRPr="00EB0617" w:rsidRDefault="00EB0617" w:rsidP="00EB0617">
      <w:pPr>
        <w:pStyle w:val="ListParagraph"/>
        <w:numPr>
          <w:ilvl w:val="2"/>
          <w:numId w:val="32"/>
        </w:numPr>
        <w:spacing w:before="120" w:after="120"/>
        <w:rPr>
          <w:rFonts w:ascii="Calibri Light" w:hAnsi="Calibri Light"/>
          <w:sz w:val="20"/>
        </w:rPr>
      </w:pPr>
      <w:r>
        <w:rPr>
          <w:rFonts w:ascii="Calibri Light" w:hAnsi="Calibri Light"/>
          <w:sz w:val="20"/>
        </w:rPr>
        <w:t>I</w:t>
      </w:r>
      <w:r w:rsidR="006B5745" w:rsidRPr="00EB0617">
        <w:rPr>
          <w:rFonts w:ascii="Calibri Light" w:hAnsi="Calibri Light"/>
          <w:sz w:val="20"/>
        </w:rPr>
        <w:t>f the caller cho</w:t>
      </w:r>
      <w:r w:rsidR="008E2E99" w:rsidRPr="00EB0617">
        <w:rPr>
          <w:rFonts w:ascii="Calibri Light" w:hAnsi="Calibri Light"/>
          <w:sz w:val="20"/>
        </w:rPr>
        <w:t>o</w:t>
      </w:r>
      <w:r w:rsidR="006B5745" w:rsidRPr="00EB0617">
        <w:rPr>
          <w:rFonts w:ascii="Calibri Light" w:hAnsi="Calibri Light"/>
          <w:sz w:val="20"/>
        </w:rPr>
        <w:t>se</w:t>
      </w:r>
      <w:r w:rsidR="008E2E99" w:rsidRPr="00EB0617">
        <w:rPr>
          <w:rFonts w:ascii="Calibri Light" w:hAnsi="Calibri Light"/>
          <w:sz w:val="20"/>
        </w:rPr>
        <w:t>s</w:t>
      </w:r>
      <w:r w:rsidR="006B5745" w:rsidRPr="00EB0617">
        <w:rPr>
          <w:rFonts w:ascii="Calibri Light" w:hAnsi="Calibri Light"/>
          <w:sz w:val="20"/>
        </w:rPr>
        <w:t xml:space="preserve"> a different rate, the IVR will send the rate change request to S/4HA</w:t>
      </w:r>
      <w:r w:rsidR="00B06E80">
        <w:rPr>
          <w:rFonts w:ascii="Calibri Light" w:hAnsi="Calibri Light"/>
          <w:sz w:val="20"/>
        </w:rPr>
        <w:t>NA with via BPEM to RSO Billing</w:t>
      </w:r>
      <w:r w:rsidR="006B5745" w:rsidRPr="00EB0617">
        <w:rPr>
          <w:rFonts w:ascii="Calibri Light" w:hAnsi="Calibri Light"/>
          <w:sz w:val="20"/>
        </w:rPr>
        <w:t>.</w:t>
      </w:r>
      <w:r w:rsidR="00B307E9" w:rsidRPr="00EB0617">
        <w:rPr>
          <w:rFonts w:ascii="Calibri Light" w:hAnsi="Calibri Light"/>
          <w:sz w:val="20"/>
        </w:rPr>
        <w:t xml:space="preserve"> </w:t>
      </w:r>
    </w:p>
    <w:p w14:paraId="00932C22" w14:textId="08D94BF2" w:rsidR="00572C4D" w:rsidRPr="008E2E99" w:rsidRDefault="00250441" w:rsidP="00250441">
      <w:pPr>
        <w:numPr>
          <w:ilvl w:val="1"/>
          <w:numId w:val="34"/>
        </w:numPr>
        <w:spacing w:before="120" w:after="120"/>
        <w:rPr>
          <w:rStyle w:val="CommentReference"/>
          <w:rFonts w:ascii="Calibri Light" w:hAnsi="Calibri Light"/>
          <w:sz w:val="20"/>
          <w:szCs w:val="22"/>
        </w:rPr>
      </w:pPr>
      <w:r>
        <w:rPr>
          <w:rFonts w:ascii="Calibri Light" w:hAnsi="Calibri Light"/>
          <w:sz w:val="20"/>
        </w:rPr>
        <w:t xml:space="preserve">Default </w:t>
      </w:r>
      <w:r w:rsidR="00572C4D" w:rsidRPr="00502081">
        <w:rPr>
          <w:rFonts w:ascii="Calibri Light" w:hAnsi="Calibri Light"/>
          <w:sz w:val="20"/>
        </w:rPr>
        <w:t xml:space="preserve">Critical Peak </w:t>
      </w:r>
      <w:r>
        <w:rPr>
          <w:rFonts w:ascii="Calibri Light" w:hAnsi="Calibri Light"/>
          <w:sz w:val="20"/>
        </w:rPr>
        <w:t>Pricing (CPP)</w:t>
      </w:r>
      <w:r w:rsidR="00BF36EC">
        <w:rPr>
          <w:rFonts w:ascii="Calibri Light" w:hAnsi="Calibri Light"/>
          <w:sz w:val="20"/>
        </w:rPr>
        <w:t xml:space="preserve"> Opt Out</w:t>
      </w:r>
      <w:r>
        <w:rPr>
          <w:rFonts w:ascii="Calibri Light" w:hAnsi="Calibri Light"/>
          <w:sz w:val="20"/>
        </w:rPr>
        <w:t xml:space="preserve">. </w:t>
      </w:r>
      <w:r w:rsidR="008E2E99">
        <w:rPr>
          <w:rFonts w:ascii="Calibri Light" w:hAnsi="Calibri Light"/>
          <w:sz w:val="20"/>
        </w:rPr>
        <w:t xml:space="preserve">- </w:t>
      </w:r>
      <w:r>
        <w:rPr>
          <w:rFonts w:ascii="Calibri Light" w:hAnsi="Calibri Light"/>
          <w:sz w:val="20"/>
        </w:rPr>
        <w:t xml:space="preserve"> If a Contract is scheduled to be defaulted on CPP, the IVR will enable the caller to opt-out of the default rate and remain on their existing rate.</w:t>
      </w:r>
      <w:r w:rsidDel="00250441">
        <w:rPr>
          <w:rStyle w:val="CommentReference"/>
        </w:rPr>
        <w:t xml:space="preserve"> </w:t>
      </w:r>
    </w:p>
    <w:p w14:paraId="76BE3DCF" w14:textId="22476BF6" w:rsidR="00E8796D" w:rsidRDefault="008E2E99" w:rsidP="008E2E99">
      <w:pPr>
        <w:pStyle w:val="ListParagraph"/>
        <w:numPr>
          <w:ilvl w:val="2"/>
          <w:numId w:val="34"/>
        </w:numPr>
        <w:spacing w:before="120" w:after="120"/>
        <w:rPr>
          <w:rFonts w:ascii="Calibri Light" w:hAnsi="Calibri Light"/>
          <w:sz w:val="20"/>
        </w:rPr>
      </w:pPr>
      <w:r w:rsidRPr="00E8796D">
        <w:rPr>
          <w:rFonts w:ascii="Calibri Light" w:hAnsi="Calibri Light"/>
          <w:sz w:val="20"/>
        </w:rPr>
        <w:t xml:space="preserve">If the caller chooses to opt-out of the default CPP rate, IVR will send an indicator to S/4HANA to flag the </w:t>
      </w:r>
      <w:r w:rsidR="000217FC">
        <w:rPr>
          <w:rFonts w:ascii="Calibri Light" w:hAnsi="Calibri Light"/>
          <w:sz w:val="20"/>
        </w:rPr>
        <w:t xml:space="preserve">Installation </w:t>
      </w:r>
      <w:r w:rsidRPr="00E8796D">
        <w:rPr>
          <w:rFonts w:ascii="Calibri Light" w:hAnsi="Calibri Light"/>
          <w:sz w:val="20"/>
        </w:rPr>
        <w:t>as default CPP opt-out and the system will not process the default rate change.  This information will be visible to C4C users.</w:t>
      </w:r>
    </w:p>
    <w:p w14:paraId="6C7CB1E6" w14:textId="29DBCDC1" w:rsidR="00F470FB" w:rsidRDefault="00F470FB" w:rsidP="00F470FB">
      <w:pPr>
        <w:pStyle w:val="ListParagraph"/>
        <w:numPr>
          <w:ilvl w:val="2"/>
          <w:numId w:val="34"/>
        </w:numPr>
        <w:spacing w:before="120" w:after="120"/>
        <w:rPr>
          <w:rFonts w:ascii="Calibri Light" w:hAnsi="Calibri Light"/>
          <w:sz w:val="20"/>
        </w:rPr>
      </w:pPr>
      <w:r>
        <w:rPr>
          <w:rFonts w:ascii="Calibri Light" w:hAnsi="Calibri Light"/>
          <w:sz w:val="20"/>
        </w:rPr>
        <w:t>The default CPP</w:t>
      </w:r>
      <w:r w:rsidRPr="00F470FB">
        <w:rPr>
          <w:rFonts w:ascii="Calibri Light" w:hAnsi="Calibri Light"/>
          <w:sz w:val="20"/>
        </w:rPr>
        <w:t xml:space="preserve"> opt-out is only applicable for the customer who is taking electricity service at that location.  If the customer Moves Out, then the </w:t>
      </w:r>
      <w:r>
        <w:rPr>
          <w:rFonts w:ascii="Calibri Light" w:hAnsi="Calibri Light"/>
          <w:sz w:val="20"/>
        </w:rPr>
        <w:t>default CPP</w:t>
      </w:r>
      <w:r w:rsidRPr="00F470FB">
        <w:rPr>
          <w:rFonts w:ascii="Calibri Light" w:hAnsi="Calibri Light"/>
          <w:sz w:val="20"/>
        </w:rPr>
        <w:t xml:space="preserve"> opt-out indicator will need to be end-dated with the Contract.</w:t>
      </w:r>
    </w:p>
    <w:p w14:paraId="533B1491" w14:textId="3ABA4E1F" w:rsidR="008E2E99" w:rsidRDefault="008E2E99" w:rsidP="00250441">
      <w:pPr>
        <w:numPr>
          <w:ilvl w:val="1"/>
          <w:numId w:val="34"/>
        </w:numPr>
        <w:spacing w:before="120" w:after="120"/>
        <w:rPr>
          <w:rFonts w:ascii="Calibri Light" w:hAnsi="Calibri Light"/>
          <w:sz w:val="20"/>
        </w:rPr>
      </w:pPr>
      <w:r w:rsidRPr="00E8796D">
        <w:rPr>
          <w:rFonts w:ascii="Calibri Light" w:hAnsi="Calibri Light"/>
          <w:sz w:val="20"/>
        </w:rPr>
        <w:t xml:space="preserve">IVR will enable a </w:t>
      </w:r>
      <w:r w:rsidR="00E8796D" w:rsidRPr="00E8796D">
        <w:rPr>
          <w:rFonts w:ascii="Calibri Light" w:hAnsi="Calibri Light"/>
          <w:sz w:val="20"/>
        </w:rPr>
        <w:t xml:space="preserve">residential </w:t>
      </w:r>
      <w:r w:rsidRPr="00E8796D">
        <w:rPr>
          <w:rFonts w:ascii="Calibri Light" w:hAnsi="Calibri Light"/>
          <w:sz w:val="20"/>
        </w:rPr>
        <w:t>caller to make an optional rate change by selecting from a limi</w:t>
      </w:r>
      <w:r w:rsidR="00B06E80">
        <w:rPr>
          <w:rFonts w:ascii="Calibri Light" w:hAnsi="Calibri Light"/>
          <w:sz w:val="20"/>
        </w:rPr>
        <w:t>ted number of eligible rates.  If t</w:t>
      </w:r>
      <w:r w:rsidRPr="00E8796D">
        <w:rPr>
          <w:rFonts w:ascii="Calibri Light" w:hAnsi="Calibri Light"/>
          <w:sz w:val="20"/>
        </w:rPr>
        <w:t xml:space="preserve">he caller does not hear the rate they want, they will be able to transfer to an ENA.  If the caller select one of the eligible rates, IVR will send the request to S/4HANA </w:t>
      </w:r>
      <w:r w:rsidR="00B06E80">
        <w:rPr>
          <w:rFonts w:ascii="Calibri Light" w:hAnsi="Calibri Light"/>
          <w:sz w:val="20"/>
        </w:rPr>
        <w:t>via BPEM to RSO billing.</w:t>
      </w:r>
    </w:p>
    <w:p w14:paraId="12794E45" w14:textId="1B917F7F" w:rsidR="00D7209C" w:rsidRDefault="00F470FB" w:rsidP="00D7209C">
      <w:pPr>
        <w:numPr>
          <w:ilvl w:val="1"/>
          <w:numId w:val="34"/>
        </w:numPr>
        <w:spacing w:before="120" w:after="120"/>
        <w:rPr>
          <w:rFonts w:ascii="Calibri Light" w:hAnsi="Calibri Light"/>
          <w:sz w:val="20"/>
        </w:rPr>
      </w:pPr>
      <w:r>
        <w:rPr>
          <w:rFonts w:ascii="Calibri Light" w:hAnsi="Calibri Light"/>
          <w:sz w:val="20"/>
        </w:rPr>
        <w:t>IVR shall have the a</w:t>
      </w:r>
      <w:r w:rsidR="00572C4D" w:rsidRPr="00502081">
        <w:rPr>
          <w:rFonts w:ascii="Calibri Light" w:hAnsi="Calibri Light"/>
          <w:sz w:val="20"/>
        </w:rPr>
        <w:t xml:space="preserve">bility to </w:t>
      </w:r>
      <w:r>
        <w:rPr>
          <w:rFonts w:ascii="Calibri Light" w:hAnsi="Calibri Light"/>
          <w:sz w:val="20"/>
        </w:rPr>
        <w:t xml:space="preserve">know the customer’s current rate and pending </w:t>
      </w:r>
      <w:r w:rsidR="00572C4D" w:rsidRPr="00502081">
        <w:rPr>
          <w:rFonts w:ascii="Calibri Light" w:hAnsi="Calibri Light"/>
          <w:sz w:val="20"/>
        </w:rPr>
        <w:t>rate change</w:t>
      </w:r>
      <w:r w:rsidR="00764393">
        <w:rPr>
          <w:rFonts w:ascii="Calibri Light" w:hAnsi="Calibri Light"/>
          <w:sz w:val="20"/>
        </w:rPr>
        <w:t xml:space="preserve"> (rate with future start date)</w:t>
      </w:r>
      <w:r>
        <w:rPr>
          <w:rFonts w:ascii="Calibri Light" w:hAnsi="Calibri Light"/>
          <w:sz w:val="20"/>
        </w:rPr>
        <w:t>, if applicable.</w:t>
      </w:r>
      <w:bookmarkStart w:id="50" w:name="_Toc506544791"/>
    </w:p>
    <w:p w14:paraId="7BFBF93F" w14:textId="77777777" w:rsidR="00945902" w:rsidRPr="00945902" w:rsidRDefault="00945902" w:rsidP="00945902">
      <w:pPr>
        <w:spacing w:before="120" w:after="120"/>
        <w:rPr>
          <w:rFonts w:ascii="Calibri Light" w:hAnsi="Calibri Light"/>
          <w:sz w:val="20"/>
        </w:rPr>
      </w:pPr>
    </w:p>
    <w:p w14:paraId="23AFD407" w14:textId="226D6F5F" w:rsidR="005213FF" w:rsidRPr="00502081" w:rsidRDefault="007E7B99" w:rsidP="0068013C">
      <w:pPr>
        <w:pStyle w:val="Heading3"/>
        <w:keepNext/>
        <w:numPr>
          <w:ilvl w:val="2"/>
          <w:numId w:val="5"/>
        </w:numPr>
        <w:tabs>
          <w:tab w:val="left" w:pos="1440"/>
        </w:tabs>
        <w:spacing w:before="120" w:after="120"/>
        <w:rPr>
          <w:rFonts w:ascii="Calibri Light" w:hAnsi="Calibri Light"/>
        </w:rPr>
      </w:pPr>
      <w:bookmarkStart w:id="51" w:name="_Toc516668634"/>
      <w:r>
        <w:rPr>
          <w:rFonts w:ascii="Calibri Light" w:hAnsi="Calibri Light"/>
        </w:rPr>
        <w:t>Business Partner</w:t>
      </w:r>
      <w:r w:rsidRPr="00502081">
        <w:rPr>
          <w:rFonts w:ascii="Calibri Light" w:hAnsi="Calibri Light"/>
        </w:rPr>
        <w:t xml:space="preserve"> </w:t>
      </w:r>
      <w:r w:rsidR="005213FF" w:rsidRPr="00502081">
        <w:rPr>
          <w:rFonts w:ascii="Calibri Light" w:hAnsi="Calibri Light"/>
        </w:rPr>
        <w:t>Contacts</w:t>
      </w:r>
      <w:bookmarkEnd w:id="51"/>
    </w:p>
    <w:p w14:paraId="21C99D15" w14:textId="7BFEFF3C" w:rsidR="00CB341D" w:rsidRPr="00502081" w:rsidRDefault="00CB341D" w:rsidP="00CB341D">
      <w:pPr>
        <w:pStyle w:val="Heading3Text"/>
        <w:ind w:left="720"/>
        <w:rPr>
          <w:rFonts w:ascii="Calibri Light" w:hAnsi="Calibri Light" w:cs="Times New Roman"/>
          <w:color w:val="auto"/>
          <w:szCs w:val="22"/>
          <w:lang w:eastAsia="en-US"/>
        </w:rPr>
      </w:pPr>
      <w:r w:rsidRPr="00502081">
        <w:rPr>
          <w:rFonts w:ascii="Calibri Light" w:hAnsi="Calibri Light" w:cs="Times New Roman"/>
          <w:color w:val="auto"/>
          <w:szCs w:val="22"/>
          <w:lang w:eastAsia="en-US"/>
        </w:rPr>
        <w:t xml:space="preserve">A </w:t>
      </w:r>
      <w:r w:rsidR="007E7B99">
        <w:rPr>
          <w:rFonts w:ascii="Calibri Light" w:hAnsi="Calibri Light" w:cs="Times New Roman"/>
          <w:color w:val="auto"/>
          <w:szCs w:val="22"/>
          <w:lang w:eastAsia="en-US"/>
        </w:rPr>
        <w:t>BP</w:t>
      </w:r>
      <w:r w:rsidRPr="00502081">
        <w:rPr>
          <w:rFonts w:ascii="Calibri Light" w:hAnsi="Calibri Light" w:cs="Times New Roman"/>
          <w:color w:val="auto"/>
          <w:szCs w:val="22"/>
          <w:lang w:eastAsia="en-US"/>
        </w:rPr>
        <w:t xml:space="preserve"> Contact </w:t>
      </w:r>
      <w:r w:rsidR="007E7B99">
        <w:rPr>
          <w:rFonts w:ascii="Calibri Light" w:hAnsi="Calibri Light" w:cs="Times New Roman"/>
          <w:color w:val="auto"/>
          <w:szCs w:val="22"/>
          <w:lang w:eastAsia="en-US"/>
        </w:rPr>
        <w:t>can be</w:t>
      </w:r>
      <w:r w:rsidRPr="00502081">
        <w:rPr>
          <w:rFonts w:ascii="Calibri Light" w:hAnsi="Calibri Light" w:cs="Times New Roman"/>
          <w:color w:val="auto"/>
          <w:szCs w:val="22"/>
          <w:lang w:eastAsia="en-US"/>
        </w:rPr>
        <w:t xml:space="preserve"> created automatically for each IVR function completed via the IVR or if the caller retrieves information regarding their account(s). The list of IVR functions are specified </w:t>
      </w:r>
      <w:r w:rsidR="00E75845" w:rsidRPr="00502081">
        <w:rPr>
          <w:rFonts w:ascii="Calibri Light" w:hAnsi="Calibri Light" w:cs="Times New Roman"/>
          <w:color w:val="auto"/>
          <w:szCs w:val="22"/>
          <w:lang w:eastAsia="en-US"/>
        </w:rPr>
        <w:t>in section 2.1.1.</w:t>
      </w:r>
    </w:p>
    <w:p w14:paraId="2FF00ED4" w14:textId="029EA0DE" w:rsidR="00FB1816" w:rsidRPr="00502081" w:rsidRDefault="00CB341D" w:rsidP="00E75845">
      <w:pPr>
        <w:pStyle w:val="Heading3Text"/>
        <w:ind w:left="720"/>
        <w:rPr>
          <w:rFonts w:ascii="Calibri Light" w:hAnsi="Calibri Light" w:cs="Times New Roman"/>
          <w:color w:val="auto"/>
          <w:szCs w:val="22"/>
          <w:lang w:eastAsia="en-US"/>
        </w:rPr>
      </w:pPr>
      <w:r w:rsidRPr="00502081">
        <w:rPr>
          <w:rFonts w:ascii="Calibri Light" w:hAnsi="Calibri Light" w:cs="Times New Roman"/>
          <w:color w:val="auto"/>
          <w:szCs w:val="22"/>
          <w:lang w:eastAsia="en-US"/>
        </w:rPr>
        <w:t xml:space="preserve">IVR will provide the caller a confirmation number (customer contact number) for each transaction completed in the IVR. </w:t>
      </w:r>
      <w:r w:rsidR="008E2E99">
        <w:rPr>
          <w:rFonts w:ascii="Calibri Light" w:hAnsi="Calibri Light" w:cs="Times New Roman"/>
          <w:color w:val="auto"/>
          <w:szCs w:val="22"/>
          <w:lang w:eastAsia="en-US"/>
        </w:rPr>
        <w:t xml:space="preserve">  Example of transactions include</w:t>
      </w:r>
      <w:r w:rsidR="00945902">
        <w:rPr>
          <w:rFonts w:ascii="Calibri Light" w:hAnsi="Calibri Light" w:cs="Times New Roman"/>
          <w:color w:val="auto"/>
          <w:szCs w:val="22"/>
          <w:lang w:eastAsia="en-US"/>
        </w:rPr>
        <w:t xml:space="preserve"> </w:t>
      </w:r>
      <w:r w:rsidR="008E2E99">
        <w:rPr>
          <w:rFonts w:ascii="Calibri Light" w:hAnsi="Calibri Light" w:cs="Times New Roman"/>
          <w:color w:val="auto"/>
          <w:szCs w:val="22"/>
          <w:lang w:eastAsia="en-US"/>
        </w:rPr>
        <w:t>payment arrangements, payment, extension and program enrollment/update/un</w:t>
      </w:r>
      <w:ins w:id="52" w:author="Vipul Singh" w:date="2019-08-15T09:03:00Z">
        <w:r w:rsidR="005377B5">
          <w:rPr>
            <w:rFonts w:ascii="Calibri Light" w:hAnsi="Calibri Light" w:cs="Times New Roman"/>
            <w:color w:val="auto"/>
            <w:szCs w:val="22"/>
            <w:lang w:eastAsia="en-US"/>
          </w:rPr>
          <w:t xml:space="preserve"> </w:t>
        </w:r>
      </w:ins>
      <w:r w:rsidR="008E2E99">
        <w:rPr>
          <w:rFonts w:ascii="Calibri Light" w:hAnsi="Calibri Light" w:cs="Times New Roman"/>
          <w:color w:val="auto"/>
          <w:szCs w:val="22"/>
          <w:lang w:eastAsia="en-US"/>
        </w:rPr>
        <w:t>enrollment</w:t>
      </w:r>
      <w:r w:rsidR="00E8796D">
        <w:rPr>
          <w:rFonts w:ascii="Calibri Light" w:hAnsi="Calibri Light" w:cs="Times New Roman"/>
          <w:color w:val="auto"/>
          <w:szCs w:val="22"/>
          <w:lang w:eastAsia="en-US"/>
        </w:rPr>
        <w:t>, recertification</w:t>
      </w:r>
      <w:r w:rsidR="008E2E99">
        <w:rPr>
          <w:rFonts w:ascii="Calibri Light" w:hAnsi="Calibri Light" w:cs="Times New Roman"/>
          <w:color w:val="auto"/>
          <w:szCs w:val="22"/>
          <w:lang w:eastAsia="en-US"/>
        </w:rPr>
        <w:t>.</w:t>
      </w:r>
    </w:p>
    <w:p w14:paraId="5E52AB80" w14:textId="77777777" w:rsidR="00FB1816" w:rsidRPr="00502081" w:rsidRDefault="00FB1816" w:rsidP="00FB1816">
      <w:pPr>
        <w:pStyle w:val="Heading3Text"/>
        <w:ind w:left="720"/>
        <w:rPr>
          <w:rFonts w:ascii="Calibri Light" w:hAnsi="Calibri Light" w:cs="Times New Roman"/>
          <w:color w:val="auto"/>
          <w:szCs w:val="22"/>
          <w:lang w:eastAsia="en-US"/>
        </w:rPr>
      </w:pPr>
    </w:p>
    <w:p w14:paraId="4C03AA16" w14:textId="644A54FF" w:rsidR="007B49F5" w:rsidRPr="00502081" w:rsidRDefault="00FB1816" w:rsidP="0068013C">
      <w:pPr>
        <w:pStyle w:val="Heading3"/>
        <w:keepNext/>
        <w:numPr>
          <w:ilvl w:val="2"/>
          <w:numId w:val="5"/>
        </w:numPr>
        <w:tabs>
          <w:tab w:val="left" w:pos="1440"/>
        </w:tabs>
        <w:spacing w:before="120" w:after="120"/>
        <w:rPr>
          <w:rFonts w:ascii="Calibri Light" w:hAnsi="Calibri Light"/>
        </w:rPr>
      </w:pPr>
      <w:bookmarkStart w:id="53" w:name="_Toc516668635"/>
      <w:r w:rsidRPr="00502081">
        <w:rPr>
          <w:rFonts w:ascii="Calibri Light" w:hAnsi="Calibri Light"/>
        </w:rPr>
        <w:t>S</w:t>
      </w:r>
      <w:r w:rsidR="007B49F5" w:rsidRPr="00502081">
        <w:rPr>
          <w:rFonts w:ascii="Calibri Light" w:hAnsi="Calibri Light"/>
        </w:rPr>
        <w:t xml:space="preserve">tandard Multichannel </w:t>
      </w:r>
      <w:r w:rsidR="00CA3EE1" w:rsidRPr="00502081">
        <w:rPr>
          <w:rFonts w:ascii="Calibri Light" w:hAnsi="Calibri Light"/>
        </w:rPr>
        <w:t>OData</w:t>
      </w:r>
      <w:bookmarkEnd w:id="53"/>
    </w:p>
    <w:p w14:paraId="2EF579F3" w14:textId="3853D398" w:rsidR="007B49F5" w:rsidRDefault="007B49F5" w:rsidP="00145C73">
      <w:pPr>
        <w:pStyle w:val="Heading3"/>
        <w:keepNext/>
        <w:numPr>
          <w:ilvl w:val="0"/>
          <w:numId w:val="0"/>
        </w:numPr>
        <w:tabs>
          <w:tab w:val="left" w:pos="1440"/>
        </w:tabs>
        <w:spacing w:before="120" w:after="120"/>
        <w:ind w:left="864"/>
        <w:rPr>
          <w:rFonts w:ascii="Calibri Light" w:hAnsi="Calibri Light"/>
          <w:sz w:val="20"/>
        </w:rPr>
      </w:pPr>
      <w:bookmarkStart w:id="54" w:name="_Toc516668636"/>
      <w:bookmarkStart w:id="55" w:name="_Toc507455601"/>
      <w:r w:rsidRPr="00502081">
        <w:rPr>
          <w:rFonts w:ascii="Calibri Light" w:hAnsi="Calibri Light"/>
          <w:sz w:val="20"/>
        </w:rPr>
        <w:t>Managing Customer Details</w:t>
      </w:r>
      <w:bookmarkEnd w:id="54"/>
    </w:p>
    <w:p w14:paraId="021CA920" w14:textId="489BEB48" w:rsidR="00145C73" w:rsidRPr="00145C73" w:rsidRDefault="00145C73" w:rsidP="00145C73">
      <w:pPr>
        <w:ind w:left="864"/>
        <w:rPr>
          <w:rFonts w:ascii="Calibri Light" w:hAnsi="Calibri Light"/>
          <w:sz w:val="20"/>
        </w:rPr>
      </w:pPr>
      <w:r w:rsidRPr="00145C73">
        <w:rPr>
          <w:rFonts w:ascii="Calibri Light" w:hAnsi="Calibri Light"/>
          <w:sz w:val="20"/>
        </w:rPr>
        <w:t>The below tables list the standard Odata services that are available.  We will determine which services and types to use in the Functional Specification, as well as, modifications to these services to support IVR data needs.</w:t>
      </w:r>
    </w:p>
    <w:tbl>
      <w:tblPr>
        <w:tblW w:w="5000" w:type="pct"/>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378"/>
        <w:gridCol w:w="3936"/>
      </w:tblGrid>
      <w:tr w:rsidR="007B49F5" w:rsidRPr="00502081" w14:paraId="643D3A11" w14:textId="77777777" w:rsidTr="007B49F5">
        <w:trPr>
          <w:trHeight w:val="432"/>
          <w:tblHeader/>
        </w:trPr>
        <w:tc>
          <w:tcPr>
            <w:tcW w:w="2887" w:type="pct"/>
            <w:tcBorders>
              <w:top w:val="threeDEmboss" w:sz="6" w:space="0" w:color="auto"/>
              <w:bottom w:val="threeDEmboss" w:sz="6" w:space="0" w:color="auto"/>
            </w:tcBorders>
            <w:shd w:val="clear" w:color="auto" w:fill="F9FBAF"/>
            <w:vAlign w:val="center"/>
          </w:tcPr>
          <w:p w14:paraId="1A541BE6" w14:textId="66D48FD7" w:rsidR="007B49F5" w:rsidRPr="00502081" w:rsidRDefault="00CA3EE1" w:rsidP="007B49F5">
            <w:pPr>
              <w:pStyle w:val="TableHeader-Left"/>
            </w:pPr>
            <w:r w:rsidRPr="00502081">
              <w:t>OData</w:t>
            </w:r>
            <w:r w:rsidR="007B49F5" w:rsidRPr="00502081">
              <w:t xml:space="preserve"> Entity</w:t>
            </w:r>
          </w:p>
        </w:tc>
        <w:tc>
          <w:tcPr>
            <w:tcW w:w="2113" w:type="pct"/>
            <w:tcBorders>
              <w:top w:val="threeDEmboss" w:sz="6" w:space="0" w:color="auto"/>
              <w:bottom w:val="threeDEmboss" w:sz="6" w:space="0" w:color="auto"/>
            </w:tcBorders>
            <w:shd w:val="clear" w:color="auto" w:fill="F9FBAF"/>
            <w:vAlign w:val="center"/>
          </w:tcPr>
          <w:p w14:paraId="27BEF802" w14:textId="77777777" w:rsidR="007B49F5" w:rsidRPr="00502081" w:rsidRDefault="007B49F5" w:rsidP="007B49F5">
            <w:pPr>
              <w:pStyle w:val="TableHeader-Left"/>
            </w:pPr>
            <w:r w:rsidRPr="00502081">
              <w:t>Properties</w:t>
            </w:r>
          </w:p>
        </w:tc>
      </w:tr>
      <w:tr w:rsidR="007B49F5" w:rsidRPr="00502081" w14:paraId="7537F845" w14:textId="77777777" w:rsidTr="007B49F5">
        <w:trPr>
          <w:trHeight w:val="3888"/>
        </w:trPr>
        <w:tc>
          <w:tcPr>
            <w:tcW w:w="2887" w:type="pct"/>
            <w:tcBorders>
              <w:top w:val="single" w:sz="6" w:space="0" w:color="auto"/>
              <w:bottom w:val="single" w:sz="6" w:space="0" w:color="auto"/>
            </w:tcBorders>
            <w:vAlign w:val="center"/>
          </w:tcPr>
          <w:p w14:paraId="1BE99A1C" w14:textId="77777777" w:rsidR="007B49F5" w:rsidRPr="00502081" w:rsidRDefault="007B49F5" w:rsidP="007B49F5">
            <w:pPr>
              <w:pStyle w:val="TableField-Left"/>
              <w:rPr>
                <w:rFonts w:ascii="Calibri Light" w:hAnsi="Calibri Light" w:cs="Arial"/>
                <w:b/>
              </w:rPr>
            </w:pPr>
            <w:r w:rsidRPr="00502081">
              <w:rPr>
                <w:rFonts w:ascii="Calibri Light" w:hAnsi="Calibri Light" w:cs="Arial"/>
                <w:b/>
              </w:rPr>
              <w:t>Account</w:t>
            </w:r>
          </w:p>
        </w:tc>
        <w:tc>
          <w:tcPr>
            <w:tcW w:w="2113" w:type="pct"/>
            <w:tcBorders>
              <w:top w:val="single" w:sz="6" w:space="0" w:color="auto"/>
              <w:bottom w:val="single" w:sz="6" w:space="0" w:color="auto"/>
            </w:tcBorders>
            <w:vAlign w:val="center"/>
          </w:tcPr>
          <w:p w14:paraId="6BC9E848"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AccountTypeID</w:t>
            </w:r>
            <w:proofErr w:type="spellEnd"/>
          </w:p>
          <w:p w14:paraId="3BE0F044"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AccountID</w:t>
            </w:r>
            <w:proofErr w:type="spellEnd"/>
          </w:p>
          <w:p w14:paraId="3F6E3FF0"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AccountTitleID</w:t>
            </w:r>
            <w:proofErr w:type="spellEnd"/>
          </w:p>
          <w:p w14:paraId="0397AEDC"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FirstName</w:t>
            </w:r>
            <w:proofErr w:type="spellEnd"/>
          </w:p>
          <w:p w14:paraId="6D1BEB23"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LastName</w:t>
            </w:r>
            <w:proofErr w:type="spellEnd"/>
          </w:p>
          <w:p w14:paraId="631886EA"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MiddleName</w:t>
            </w:r>
            <w:proofErr w:type="spellEnd"/>
          </w:p>
          <w:p w14:paraId="3EFC99BF"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SecondName</w:t>
            </w:r>
            <w:proofErr w:type="spellEnd"/>
          </w:p>
          <w:p w14:paraId="7BA30CF3" w14:textId="77777777" w:rsidR="007B49F5" w:rsidRPr="00502081" w:rsidRDefault="007B49F5" w:rsidP="0068013C">
            <w:pPr>
              <w:pStyle w:val="TableField-Left"/>
              <w:numPr>
                <w:ilvl w:val="0"/>
                <w:numId w:val="18"/>
              </w:numPr>
              <w:rPr>
                <w:rFonts w:ascii="Calibri Light" w:hAnsi="Calibri Light" w:cs="Arial"/>
              </w:rPr>
            </w:pPr>
            <w:r w:rsidRPr="00502081">
              <w:rPr>
                <w:rFonts w:ascii="Calibri Light" w:hAnsi="Calibri Light" w:cs="Arial"/>
              </w:rPr>
              <w:t>Sex</w:t>
            </w:r>
          </w:p>
          <w:p w14:paraId="3934BAF1" w14:textId="77777777" w:rsidR="007B49F5" w:rsidRPr="00502081" w:rsidRDefault="007B49F5" w:rsidP="0068013C">
            <w:pPr>
              <w:pStyle w:val="TableField-Left"/>
              <w:numPr>
                <w:ilvl w:val="0"/>
                <w:numId w:val="18"/>
              </w:numPr>
              <w:rPr>
                <w:rFonts w:ascii="Calibri Light" w:hAnsi="Calibri Light" w:cs="Arial"/>
              </w:rPr>
            </w:pPr>
            <w:r w:rsidRPr="00502081">
              <w:rPr>
                <w:rFonts w:ascii="Calibri Light" w:hAnsi="Calibri Light" w:cs="Arial"/>
              </w:rPr>
              <w:t>Name1</w:t>
            </w:r>
          </w:p>
          <w:p w14:paraId="36F48259" w14:textId="77777777" w:rsidR="007B49F5" w:rsidRPr="00502081" w:rsidRDefault="007B49F5" w:rsidP="0068013C">
            <w:pPr>
              <w:pStyle w:val="TableField-Left"/>
              <w:numPr>
                <w:ilvl w:val="0"/>
                <w:numId w:val="18"/>
              </w:numPr>
              <w:rPr>
                <w:rFonts w:ascii="Calibri Light" w:hAnsi="Calibri Light" w:cs="Arial"/>
              </w:rPr>
            </w:pPr>
            <w:r w:rsidRPr="00502081">
              <w:rPr>
                <w:rFonts w:ascii="Calibri Light" w:hAnsi="Calibri Light" w:cs="Arial"/>
              </w:rPr>
              <w:t>Name2</w:t>
            </w:r>
          </w:p>
          <w:p w14:paraId="5D395F28" w14:textId="77777777" w:rsidR="007B49F5" w:rsidRPr="00502081" w:rsidRDefault="007B49F5" w:rsidP="0068013C">
            <w:pPr>
              <w:pStyle w:val="TableField-Left"/>
              <w:numPr>
                <w:ilvl w:val="0"/>
                <w:numId w:val="18"/>
              </w:numPr>
              <w:rPr>
                <w:rFonts w:ascii="Calibri Light" w:hAnsi="Calibri Light" w:cs="Arial"/>
              </w:rPr>
            </w:pPr>
            <w:r w:rsidRPr="00502081">
              <w:rPr>
                <w:rFonts w:ascii="Calibri Light" w:hAnsi="Calibri Light" w:cs="Arial"/>
              </w:rPr>
              <w:t>Name3</w:t>
            </w:r>
          </w:p>
          <w:p w14:paraId="7D045EAA" w14:textId="77777777" w:rsidR="007B49F5" w:rsidRPr="00502081" w:rsidRDefault="007B49F5" w:rsidP="0068013C">
            <w:pPr>
              <w:pStyle w:val="TableField-Left"/>
              <w:numPr>
                <w:ilvl w:val="0"/>
                <w:numId w:val="18"/>
              </w:numPr>
              <w:rPr>
                <w:rFonts w:ascii="Calibri Light" w:hAnsi="Calibri Light" w:cs="Arial"/>
              </w:rPr>
            </w:pPr>
            <w:r w:rsidRPr="00502081">
              <w:rPr>
                <w:rFonts w:ascii="Calibri Light" w:hAnsi="Calibri Light" w:cs="Arial"/>
              </w:rPr>
              <w:t>Name4</w:t>
            </w:r>
          </w:p>
          <w:p w14:paraId="2BB0977F" w14:textId="77777777" w:rsidR="007B49F5" w:rsidRPr="00502081" w:rsidRDefault="007B49F5" w:rsidP="0068013C">
            <w:pPr>
              <w:pStyle w:val="TableField-Left"/>
              <w:numPr>
                <w:ilvl w:val="0"/>
                <w:numId w:val="18"/>
              </w:numPr>
              <w:rPr>
                <w:rFonts w:ascii="Calibri Light" w:hAnsi="Calibri Light" w:cs="Arial"/>
              </w:rPr>
            </w:pPr>
            <w:r w:rsidRPr="00502081">
              <w:rPr>
                <w:rFonts w:ascii="Calibri Light" w:hAnsi="Calibri Light" w:cs="Arial"/>
              </w:rPr>
              <w:t>GroupName1</w:t>
            </w:r>
          </w:p>
          <w:p w14:paraId="30B0A0CE" w14:textId="77777777" w:rsidR="007B49F5" w:rsidRPr="00502081" w:rsidRDefault="007B49F5" w:rsidP="0068013C">
            <w:pPr>
              <w:pStyle w:val="TableField-Left"/>
              <w:numPr>
                <w:ilvl w:val="0"/>
                <w:numId w:val="18"/>
              </w:numPr>
              <w:rPr>
                <w:rFonts w:ascii="Calibri Light" w:hAnsi="Calibri Light" w:cs="Arial"/>
              </w:rPr>
            </w:pPr>
            <w:r w:rsidRPr="00502081">
              <w:rPr>
                <w:rFonts w:ascii="Calibri Light" w:hAnsi="Calibri Light" w:cs="Arial"/>
              </w:rPr>
              <w:t>GroupName2</w:t>
            </w:r>
          </w:p>
          <w:p w14:paraId="0315C51F"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FullName</w:t>
            </w:r>
            <w:proofErr w:type="spellEnd"/>
          </w:p>
        </w:tc>
      </w:tr>
      <w:tr w:rsidR="007B49F5" w:rsidRPr="00502081" w14:paraId="119042E2" w14:textId="77777777" w:rsidTr="007B49F5">
        <w:trPr>
          <w:trHeight w:val="345"/>
        </w:trPr>
        <w:tc>
          <w:tcPr>
            <w:tcW w:w="2887" w:type="pct"/>
            <w:tcBorders>
              <w:top w:val="single" w:sz="6" w:space="0" w:color="auto"/>
              <w:bottom w:val="single" w:sz="6" w:space="0" w:color="auto"/>
            </w:tcBorders>
            <w:vAlign w:val="center"/>
          </w:tcPr>
          <w:p w14:paraId="7F3C703E" w14:textId="77777777" w:rsidR="007B49F5" w:rsidRPr="00502081" w:rsidRDefault="007B49F5" w:rsidP="007B49F5">
            <w:pPr>
              <w:pStyle w:val="TableField-Left"/>
              <w:rPr>
                <w:rFonts w:ascii="Calibri Light" w:hAnsi="Calibri Light" w:cs="Arial"/>
                <w:b/>
              </w:rPr>
            </w:pPr>
            <w:proofErr w:type="spellStart"/>
            <w:r w:rsidRPr="00502081">
              <w:rPr>
                <w:rFonts w:ascii="Calibri Light" w:hAnsi="Calibri Light" w:cs="Arial"/>
                <w:b/>
              </w:rPr>
              <w:t>ContractAccount</w:t>
            </w:r>
            <w:proofErr w:type="spellEnd"/>
          </w:p>
        </w:tc>
        <w:tc>
          <w:tcPr>
            <w:tcW w:w="2113" w:type="pct"/>
            <w:tcBorders>
              <w:top w:val="single" w:sz="6" w:space="0" w:color="auto"/>
              <w:bottom w:val="single" w:sz="6" w:space="0" w:color="auto"/>
            </w:tcBorders>
            <w:vAlign w:val="center"/>
          </w:tcPr>
          <w:p w14:paraId="4CAAF122"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AccountAddressID</w:t>
            </w:r>
            <w:proofErr w:type="spellEnd"/>
          </w:p>
          <w:p w14:paraId="54F193DF"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AccountID</w:t>
            </w:r>
            <w:proofErr w:type="spellEnd"/>
          </w:p>
          <w:p w14:paraId="52C2A8C7"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AlternativePayee</w:t>
            </w:r>
            <w:proofErr w:type="spellEnd"/>
          </w:p>
          <w:p w14:paraId="10D1C12C"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AlternativePayer</w:t>
            </w:r>
            <w:proofErr w:type="spellEnd"/>
          </w:p>
          <w:p w14:paraId="59EC7785"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BillToAccountAddressID</w:t>
            </w:r>
            <w:proofErr w:type="spellEnd"/>
          </w:p>
          <w:p w14:paraId="5FB20E8B"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BillToAccountID</w:t>
            </w:r>
            <w:proofErr w:type="spellEnd"/>
          </w:p>
          <w:p w14:paraId="4CE4D38C"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BudgetBillingProcedure</w:t>
            </w:r>
            <w:proofErr w:type="spellEnd"/>
          </w:p>
          <w:p w14:paraId="01946EAA"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ContractAccountID</w:t>
            </w:r>
            <w:proofErr w:type="spellEnd"/>
          </w:p>
          <w:p w14:paraId="36662A34"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CountryID</w:t>
            </w:r>
            <w:proofErr w:type="spellEnd"/>
          </w:p>
          <w:p w14:paraId="086DDA72" w14:textId="77777777" w:rsidR="007B49F5" w:rsidRPr="00502081" w:rsidRDefault="007B49F5" w:rsidP="0068013C">
            <w:pPr>
              <w:pStyle w:val="TableField-Left"/>
              <w:numPr>
                <w:ilvl w:val="0"/>
                <w:numId w:val="18"/>
              </w:numPr>
              <w:rPr>
                <w:rFonts w:ascii="Calibri Light" w:hAnsi="Calibri Light" w:cs="Arial"/>
              </w:rPr>
            </w:pPr>
            <w:r w:rsidRPr="00502081">
              <w:rPr>
                <w:rFonts w:ascii="Calibri Light" w:hAnsi="Calibri Light" w:cs="Arial"/>
              </w:rPr>
              <w:t>Description</w:t>
            </w:r>
          </w:p>
          <w:p w14:paraId="79620647"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IncomingPaymentBankAccountID</w:t>
            </w:r>
            <w:proofErr w:type="spellEnd"/>
          </w:p>
          <w:p w14:paraId="4097BAD8"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IncomingPaymentPaymentCardID</w:t>
            </w:r>
            <w:proofErr w:type="spellEnd"/>
          </w:p>
          <w:p w14:paraId="17E7BD6C"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IncomingPaymentMethodID</w:t>
            </w:r>
            <w:proofErr w:type="spellEnd"/>
          </w:p>
          <w:p w14:paraId="305AA09E" w14:textId="77777777" w:rsidR="007B49F5" w:rsidRPr="00502081" w:rsidRDefault="007B49F5" w:rsidP="0068013C">
            <w:pPr>
              <w:pStyle w:val="TableField-Left"/>
              <w:numPr>
                <w:ilvl w:val="0"/>
                <w:numId w:val="18"/>
              </w:numPr>
              <w:rPr>
                <w:rFonts w:ascii="Calibri Light" w:hAnsi="Calibri Light" w:cs="Arial"/>
              </w:rPr>
            </w:pPr>
            <w:r w:rsidRPr="00502081">
              <w:rPr>
                <w:rFonts w:ascii="Calibri Light" w:hAnsi="Calibri Light" w:cs="Arial"/>
              </w:rPr>
              <w:t>OutgoingPaymentMethodID1</w:t>
            </w:r>
          </w:p>
          <w:p w14:paraId="1FD092B6" w14:textId="77777777" w:rsidR="007B49F5" w:rsidRPr="00502081" w:rsidRDefault="007B49F5" w:rsidP="0068013C">
            <w:pPr>
              <w:pStyle w:val="TableField-Left"/>
              <w:numPr>
                <w:ilvl w:val="0"/>
                <w:numId w:val="18"/>
              </w:numPr>
              <w:rPr>
                <w:rFonts w:ascii="Calibri Light" w:hAnsi="Calibri Light" w:cs="Arial"/>
              </w:rPr>
            </w:pPr>
            <w:r w:rsidRPr="00502081">
              <w:rPr>
                <w:rFonts w:ascii="Calibri Light" w:hAnsi="Calibri Light" w:cs="Arial"/>
              </w:rPr>
              <w:t>OutgoingPaymentMethodID2</w:t>
            </w:r>
          </w:p>
          <w:p w14:paraId="1F990445" w14:textId="77777777" w:rsidR="007B49F5" w:rsidRPr="00502081" w:rsidRDefault="007B49F5" w:rsidP="0068013C">
            <w:pPr>
              <w:pStyle w:val="TableField-Left"/>
              <w:numPr>
                <w:ilvl w:val="0"/>
                <w:numId w:val="18"/>
              </w:numPr>
              <w:rPr>
                <w:rFonts w:ascii="Calibri Light" w:hAnsi="Calibri Light" w:cs="Arial"/>
              </w:rPr>
            </w:pPr>
            <w:r w:rsidRPr="00502081">
              <w:rPr>
                <w:rFonts w:ascii="Calibri Light" w:hAnsi="Calibri Light" w:cs="Arial"/>
              </w:rPr>
              <w:t>OutgoingPaymentMethodID3</w:t>
            </w:r>
          </w:p>
          <w:p w14:paraId="4C458EBA" w14:textId="77777777" w:rsidR="007B49F5" w:rsidRPr="00502081" w:rsidRDefault="007B49F5" w:rsidP="0068013C">
            <w:pPr>
              <w:pStyle w:val="TableField-Left"/>
              <w:numPr>
                <w:ilvl w:val="0"/>
                <w:numId w:val="18"/>
              </w:numPr>
              <w:rPr>
                <w:rFonts w:ascii="Calibri Light" w:hAnsi="Calibri Light" w:cs="Arial"/>
              </w:rPr>
            </w:pPr>
            <w:r w:rsidRPr="00502081">
              <w:rPr>
                <w:rFonts w:ascii="Calibri Light" w:hAnsi="Calibri Light" w:cs="Arial"/>
              </w:rPr>
              <w:t>OutgoingPaymentMethodID4</w:t>
            </w:r>
          </w:p>
          <w:p w14:paraId="2381503C" w14:textId="77777777" w:rsidR="007B49F5" w:rsidRPr="00502081" w:rsidRDefault="007B49F5" w:rsidP="0068013C">
            <w:pPr>
              <w:pStyle w:val="TableField-Left"/>
              <w:numPr>
                <w:ilvl w:val="0"/>
                <w:numId w:val="18"/>
              </w:numPr>
              <w:rPr>
                <w:rFonts w:ascii="Calibri Light" w:hAnsi="Calibri Light" w:cs="Arial"/>
              </w:rPr>
            </w:pPr>
            <w:r w:rsidRPr="00502081">
              <w:rPr>
                <w:rFonts w:ascii="Calibri Light" w:hAnsi="Calibri Light" w:cs="Arial"/>
              </w:rPr>
              <w:t>OutgoingPaymentMethodID5</w:t>
            </w:r>
          </w:p>
          <w:p w14:paraId="32EFDF65"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OutgoingPaymentBankAccountID</w:t>
            </w:r>
            <w:proofErr w:type="spellEnd"/>
          </w:p>
          <w:p w14:paraId="3759F81D"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OutgoingPaymentPaymentCardID</w:t>
            </w:r>
            <w:proofErr w:type="spellEnd"/>
          </w:p>
        </w:tc>
      </w:tr>
      <w:tr w:rsidR="007B49F5" w:rsidRPr="00502081" w14:paraId="3BDD2D50" w14:textId="77777777" w:rsidTr="007B49F5">
        <w:trPr>
          <w:trHeight w:val="696"/>
        </w:trPr>
        <w:tc>
          <w:tcPr>
            <w:tcW w:w="2887" w:type="pct"/>
            <w:tcBorders>
              <w:top w:val="single" w:sz="4" w:space="0" w:color="auto"/>
              <w:bottom w:val="single" w:sz="4" w:space="0" w:color="auto"/>
            </w:tcBorders>
            <w:vAlign w:val="center"/>
          </w:tcPr>
          <w:p w14:paraId="6662A37A" w14:textId="77777777" w:rsidR="007B49F5" w:rsidRPr="00502081" w:rsidRDefault="007B49F5" w:rsidP="007B49F5">
            <w:pPr>
              <w:pStyle w:val="TableField-Left"/>
              <w:rPr>
                <w:rFonts w:ascii="Calibri Light" w:hAnsi="Calibri Light" w:cs="Arial"/>
                <w:b/>
              </w:rPr>
            </w:pPr>
            <w:proofErr w:type="spellStart"/>
            <w:r w:rsidRPr="00502081">
              <w:rPr>
                <w:rFonts w:ascii="Calibri Light" w:hAnsi="Calibri Light" w:cs="Arial"/>
                <w:b/>
              </w:rPr>
              <w:t>AccountAddress</w:t>
            </w:r>
            <w:proofErr w:type="spellEnd"/>
          </w:p>
        </w:tc>
        <w:tc>
          <w:tcPr>
            <w:tcW w:w="2113" w:type="pct"/>
            <w:tcBorders>
              <w:top w:val="single" w:sz="6" w:space="0" w:color="auto"/>
              <w:bottom w:val="single" w:sz="6" w:space="0" w:color="auto"/>
            </w:tcBorders>
            <w:vAlign w:val="center"/>
          </w:tcPr>
          <w:p w14:paraId="7126752E"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AccountID</w:t>
            </w:r>
            <w:proofErr w:type="spellEnd"/>
          </w:p>
          <w:p w14:paraId="6B6A5B32"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AddressID</w:t>
            </w:r>
            <w:proofErr w:type="spellEnd"/>
          </w:p>
          <w:p w14:paraId="6A39862C"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AddressInfo</w:t>
            </w:r>
            <w:proofErr w:type="spellEnd"/>
          </w:p>
        </w:tc>
      </w:tr>
      <w:tr w:rsidR="007B49F5" w:rsidRPr="00502081" w14:paraId="7B6B7CDF" w14:textId="77777777" w:rsidTr="007B49F5">
        <w:trPr>
          <w:trHeight w:val="864"/>
        </w:trPr>
        <w:tc>
          <w:tcPr>
            <w:tcW w:w="2887" w:type="pct"/>
            <w:tcBorders>
              <w:top w:val="single" w:sz="4" w:space="0" w:color="auto"/>
              <w:bottom w:val="single" w:sz="4" w:space="0" w:color="auto"/>
            </w:tcBorders>
            <w:vAlign w:val="center"/>
          </w:tcPr>
          <w:p w14:paraId="2F201C0C" w14:textId="77777777" w:rsidR="007B49F5" w:rsidRPr="00502081" w:rsidRDefault="007B49F5" w:rsidP="007B49F5">
            <w:pPr>
              <w:pStyle w:val="TableField-Left"/>
              <w:rPr>
                <w:rFonts w:ascii="Calibri Light" w:hAnsi="Calibri Light" w:cs="Arial"/>
                <w:b/>
              </w:rPr>
            </w:pPr>
            <w:proofErr w:type="spellStart"/>
            <w:r w:rsidRPr="00502081">
              <w:rPr>
                <w:rFonts w:ascii="Calibri Light" w:hAnsi="Calibri Light" w:cs="Arial"/>
                <w:b/>
              </w:rPr>
              <w:lastRenderedPageBreak/>
              <w:t>AccountAddressIndependentEmail</w:t>
            </w:r>
            <w:proofErr w:type="spellEnd"/>
          </w:p>
        </w:tc>
        <w:tc>
          <w:tcPr>
            <w:tcW w:w="2113" w:type="pct"/>
            <w:tcBorders>
              <w:top w:val="single" w:sz="6" w:space="0" w:color="auto"/>
              <w:bottom w:val="single" w:sz="6" w:space="0" w:color="auto"/>
            </w:tcBorders>
            <w:vAlign w:val="center"/>
          </w:tcPr>
          <w:p w14:paraId="7DE0C4DC"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AccountID</w:t>
            </w:r>
            <w:proofErr w:type="spellEnd"/>
          </w:p>
          <w:p w14:paraId="32ED1738"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SequenceNo</w:t>
            </w:r>
            <w:proofErr w:type="spellEnd"/>
          </w:p>
          <w:p w14:paraId="4CA09D61" w14:textId="77777777" w:rsidR="007B49F5" w:rsidRPr="00502081" w:rsidRDefault="007B49F5" w:rsidP="0068013C">
            <w:pPr>
              <w:pStyle w:val="TableField-Left"/>
              <w:numPr>
                <w:ilvl w:val="0"/>
                <w:numId w:val="18"/>
              </w:numPr>
              <w:rPr>
                <w:rFonts w:ascii="Calibri Light" w:hAnsi="Calibri Light" w:cs="Arial"/>
              </w:rPr>
            </w:pPr>
            <w:r w:rsidRPr="00502081">
              <w:rPr>
                <w:rFonts w:ascii="Calibri Light" w:hAnsi="Calibri Light" w:cs="Arial"/>
              </w:rPr>
              <w:t>Email</w:t>
            </w:r>
          </w:p>
          <w:p w14:paraId="48C26A81"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HomeFlag</w:t>
            </w:r>
            <w:proofErr w:type="spellEnd"/>
          </w:p>
          <w:p w14:paraId="657CAFA7"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StandardFlag</w:t>
            </w:r>
            <w:proofErr w:type="spellEnd"/>
          </w:p>
        </w:tc>
      </w:tr>
      <w:tr w:rsidR="007B49F5" w:rsidRPr="00502081" w14:paraId="3BC575D1" w14:textId="77777777" w:rsidTr="007B49F5">
        <w:trPr>
          <w:trHeight w:val="2667"/>
        </w:trPr>
        <w:tc>
          <w:tcPr>
            <w:tcW w:w="2887" w:type="pct"/>
            <w:tcBorders>
              <w:top w:val="single" w:sz="4" w:space="0" w:color="auto"/>
              <w:bottom w:val="single" w:sz="6" w:space="0" w:color="auto"/>
            </w:tcBorders>
            <w:vAlign w:val="center"/>
          </w:tcPr>
          <w:p w14:paraId="65A263BB" w14:textId="77777777" w:rsidR="007B49F5" w:rsidRPr="00502081" w:rsidRDefault="007B49F5" w:rsidP="007B49F5">
            <w:pPr>
              <w:pStyle w:val="TableField-Left"/>
              <w:rPr>
                <w:rFonts w:ascii="Calibri Light" w:hAnsi="Calibri Light" w:cs="Arial"/>
                <w:b/>
              </w:rPr>
            </w:pPr>
            <w:proofErr w:type="spellStart"/>
            <w:r w:rsidRPr="00502081">
              <w:rPr>
                <w:rFonts w:ascii="Calibri Light" w:hAnsi="Calibri Light" w:cs="Arial"/>
                <w:b/>
              </w:rPr>
              <w:t>AccountAddressIndependentMobilePhone</w:t>
            </w:r>
            <w:proofErr w:type="spellEnd"/>
          </w:p>
        </w:tc>
        <w:tc>
          <w:tcPr>
            <w:tcW w:w="2113" w:type="pct"/>
            <w:tcBorders>
              <w:top w:val="single" w:sz="6" w:space="0" w:color="auto"/>
              <w:bottom w:val="single" w:sz="6" w:space="0" w:color="auto"/>
            </w:tcBorders>
            <w:vAlign w:val="center"/>
          </w:tcPr>
          <w:p w14:paraId="21D8EC5B"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AccountID</w:t>
            </w:r>
            <w:proofErr w:type="spellEnd"/>
          </w:p>
          <w:p w14:paraId="19F0165C"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SequenceNo</w:t>
            </w:r>
            <w:proofErr w:type="spellEnd"/>
          </w:p>
          <w:p w14:paraId="2A967CD9"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PhoneNo</w:t>
            </w:r>
            <w:proofErr w:type="spellEnd"/>
          </w:p>
          <w:p w14:paraId="6A4057DD"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HomeFlag</w:t>
            </w:r>
            <w:proofErr w:type="spellEnd"/>
          </w:p>
          <w:p w14:paraId="41779A9E"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StandardFlag</w:t>
            </w:r>
            <w:proofErr w:type="spellEnd"/>
          </w:p>
          <w:p w14:paraId="2473775E" w14:textId="77777777" w:rsidR="007B49F5" w:rsidRPr="00502081" w:rsidRDefault="007B49F5" w:rsidP="0068013C">
            <w:pPr>
              <w:pStyle w:val="TableField-Left"/>
              <w:numPr>
                <w:ilvl w:val="0"/>
                <w:numId w:val="18"/>
              </w:numPr>
              <w:rPr>
                <w:rFonts w:ascii="Calibri Light" w:hAnsi="Calibri Light" w:cs="Arial"/>
              </w:rPr>
            </w:pPr>
            <w:r w:rsidRPr="00502081">
              <w:rPr>
                <w:rFonts w:ascii="Calibri Light" w:hAnsi="Calibri Light" w:cs="Arial"/>
              </w:rPr>
              <w:t>Extension</w:t>
            </w:r>
          </w:p>
          <w:p w14:paraId="7CB70E10"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CompletePhoneNo</w:t>
            </w:r>
            <w:proofErr w:type="spellEnd"/>
          </w:p>
          <w:p w14:paraId="15A36F81"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DefaultFlag</w:t>
            </w:r>
            <w:proofErr w:type="spellEnd"/>
          </w:p>
          <w:p w14:paraId="39F96CB9"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CountryID</w:t>
            </w:r>
            <w:proofErr w:type="spellEnd"/>
          </w:p>
          <w:p w14:paraId="30CCCC46"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PhoneType</w:t>
            </w:r>
            <w:proofErr w:type="spellEnd"/>
          </w:p>
        </w:tc>
      </w:tr>
      <w:tr w:rsidR="007B49F5" w:rsidRPr="00502081" w14:paraId="67DA5843" w14:textId="77777777" w:rsidTr="007B49F5">
        <w:trPr>
          <w:trHeight w:val="1371"/>
        </w:trPr>
        <w:tc>
          <w:tcPr>
            <w:tcW w:w="2887" w:type="pct"/>
            <w:tcBorders>
              <w:top w:val="single" w:sz="6" w:space="0" w:color="auto"/>
              <w:bottom w:val="single" w:sz="6" w:space="0" w:color="auto"/>
            </w:tcBorders>
            <w:vAlign w:val="center"/>
          </w:tcPr>
          <w:p w14:paraId="2145AB58" w14:textId="77777777" w:rsidR="007B49F5" w:rsidRPr="00502081" w:rsidRDefault="007B49F5" w:rsidP="007B49F5">
            <w:pPr>
              <w:pStyle w:val="TableField-Left"/>
              <w:rPr>
                <w:rFonts w:ascii="Calibri Light" w:hAnsi="Calibri Light" w:cs="Arial"/>
                <w:b/>
              </w:rPr>
            </w:pPr>
            <w:proofErr w:type="spellStart"/>
            <w:r w:rsidRPr="00502081">
              <w:rPr>
                <w:rFonts w:ascii="Calibri Light" w:hAnsi="Calibri Light" w:cs="Arial"/>
                <w:b/>
              </w:rPr>
              <w:t>AccountAddressIndependentPhone</w:t>
            </w:r>
            <w:proofErr w:type="spellEnd"/>
          </w:p>
        </w:tc>
        <w:tc>
          <w:tcPr>
            <w:tcW w:w="2113" w:type="pct"/>
            <w:tcBorders>
              <w:top w:val="single" w:sz="6" w:space="0" w:color="auto"/>
              <w:bottom w:val="single" w:sz="6" w:space="0" w:color="auto"/>
            </w:tcBorders>
            <w:vAlign w:val="center"/>
          </w:tcPr>
          <w:p w14:paraId="08CB0F56"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AccountID</w:t>
            </w:r>
            <w:proofErr w:type="spellEnd"/>
          </w:p>
          <w:p w14:paraId="71180AD7"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SequenceNo</w:t>
            </w:r>
            <w:proofErr w:type="spellEnd"/>
          </w:p>
          <w:p w14:paraId="4264C793"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PhoneNo</w:t>
            </w:r>
            <w:proofErr w:type="spellEnd"/>
          </w:p>
          <w:p w14:paraId="2F493AC7"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HomeFlag</w:t>
            </w:r>
            <w:proofErr w:type="spellEnd"/>
          </w:p>
          <w:p w14:paraId="2760BF1C"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StandardFlag</w:t>
            </w:r>
            <w:proofErr w:type="spellEnd"/>
          </w:p>
          <w:p w14:paraId="45904E58" w14:textId="77777777" w:rsidR="007B49F5" w:rsidRPr="00502081" w:rsidRDefault="007B49F5" w:rsidP="0068013C">
            <w:pPr>
              <w:pStyle w:val="TableField-Left"/>
              <w:numPr>
                <w:ilvl w:val="0"/>
                <w:numId w:val="18"/>
              </w:numPr>
              <w:rPr>
                <w:rFonts w:ascii="Calibri Light" w:hAnsi="Calibri Light" w:cs="Arial"/>
              </w:rPr>
            </w:pPr>
            <w:r w:rsidRPr="00502081">
              <w:rPr>
                <w:rFonts w:ascii="Calibri Light" w:hAnsi="Calibri Light" w:cs="Arial"/>
              </w:rPr>
              <w:t>Extension</w:t>
            </w:r>
          </w:p>
          <w:p w14:paraId="4C1A5026"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CompletePhoneNo</w:t>
            </w:r>
            <w:proofErr w:type="spellEnd"/>
          </w:p>
          <w:p w14:paraId="288194E7"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CountryID</w:t>
            </w:r>
            <w:proofErr w:type="spellEnd"/>
          </w:p>
          <w:p w14:paraId="0E3A2642"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PhoneType</w:t>
            </w:r>
            <w:proofErr w:type="spellEnd"/>
          </w:p>
        </w:tc>
      </w:tr>
      <w:tr w:rsidR="007B49F5" w:rsidRPr="00502081" w14:paraId="079711DE" w14:textId="77777777" w:rsidTr="007B49F5">
        <w:trPr>
          <w:trHeight w:val="975"/>
        </w:trPr>
        <w:tc>
          <w:tcPr>
            <w:tcW w:w="2887" w:type="pct"/>
            <w:tcBorders>
              <w:top w:val="single" w:sz="6" w:space="0" w:color="auto"/>
              <w:bottom w:val="single" w:sz="6" w:space="0" w:color="auto"/>
            </w:tcBorders>
            <w:vAlign w:val="center"/>
          </w:tcPr>
          <w:p w14:paraId="3E78FB93" w14:textId="77777777" w:rsidR="007B49F5" w:rsidRPr="00502081" w:rsidRDefault="007B49F5" w:rsidP="007B49F5">
            <w:pPr>
              <w:pStyle w:val="TableField-Left"/>
              <w:rPr>
                <w:rFonts w:ascii="Calibri Light" w:hAnsi="Calibri Light" w:cs="Arial"/>
                <w:b/>
              </w:rPr>
            </w:pPr>
            <w:proofErr w:type="spellStart"/>
            <w:r w:rsidRPr="00502081">
              <w:rPr>
                <w:rFonts w:ascii="Calibri Light" w:hAnsi="Calibri Light" w:cs="Arial"/>
                <w:b/>
              </w:rPr>
              <w:t>AccountAddressUsage</w:t>
            </w:r>
            <w:proofErr w:type="spellEnd"/>
          </w:p>
        </w:tc>
        <w:tc>
          <w:tcPr>
            <w:tcW w:w="2113" w:type="pct"/>
            <w:tcBorders>
              <w:top w:val="single" w:sz="6" w:space="0" w:color="auto"/>
              <w:bottom w:val="single" w:sz="6" w:space="0" w:color="auto"/>
            </w:tcBorders>
            <w:vAlign w:val="center"/>
          </w:tcPr>
          <w:p w14:paraId="42580C32"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AccountID</w:t>
            </w:r>
            <w:proofErr w:type="spellEnd"/>
          </w:p>
          <w:p w14:paraId="46D8B32E"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AddressID</w:t>
            </w:r>
            <w:proofErr w:type="spellEnd"/>
          </w:p>
          <w:p w14:paraId="025EBD76"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AddressTypeID</w:t>
            </w:r>
            <w:proofErr w:type="spellEnd"/>
          </w:p>
        </w:tc>
      </w:tr>
      <w:tr w:rsidR="007B49F5" w:rsidRPr="00502081" w14:paraId="60010A3A" w14:textId="77777777" w:rsidTr="007B49F5">
        <w:trPr>
          <w:trHeight w:val="975"/>
        </w:trPr>
        <w:tc>
          <w:tcPr>
            <w:tcW w:w="2887" w:type="pct"/>
            <w:tcBorders>
              <w:top w:val="single" w:sz="6" w:space="0" w:color="auto"/>
              <w:bottom w:val="single" w:sz="6" w:space="0" w:color="auto"/>
            </w:tcBorders>
            <w:vAlign w:val="center"/>
          </w:tcPr>
          <w:p w14:paraId="49951564" w14:textId="77777777" w:rsidR="007B49F5" w:rsidRPr="00502081" w:rsidRDefault="007B49F5" w:rsidP="007B49F5">
            <w:pPr>
              <w:pStyle w:val="TableField-Left"/>
              <w:rPr>
                <w:rFonts w:ascii="Calibri Light" w:hAnsi="Calibri Light" w:cs="Arial"/>
                <w:b/>
              </w:rPr>
            </w:pPr>
            <w:proofErr w:type="spellStart"/>
            <w:r w:rsidRPr="00502081">
              <w:rPr>
                <w:rFonts w:ascii="Calibri Light" w:hAnsi="Calibri Light" w:cs="Arial"/>
                <w:b/>
              </w:rPr>
              <w:t>AccountRelationship</w:t>
            </w:r>
            <w:proofErr w:type="spellEnd"/>
          </w:p>
        </w:tc>
        <w:tc>
          <w:tcPr>
            <w:tcW w:w="2113" w:type="pct"/>
            <w:tcBorders>
              <w:top w:val="single" w:sz="6" w:space="0" w:color="auto"/>
              <w:bottom w:val="single" w:sz="6" w:space="0" w:color="auto"/>
            </w:tcBorders>
            <w:vAlign w:val="center"/>
          </w:tcPr>
          <w:p w14:paraId="77628072"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AccountID</w:t>
            </w:r>
            <w:proofErr w:type="spellEnd"/>
          </w:p>
          <w:p w14:paraId="18E6923F"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RelationshipID</w:t>
            </w:r>
            <w:proofErr w:type="spellEnd"/>
          </w:p>
          <w:p w14:paraId="6085460A"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RelatedAccountDescription</w:t>
            </w:r>
            <w:proofErr w:type="spellEnd"/>
          </w:p>
          <w:p w14:paraId="73DCCE96"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RelatedAccountID</w:t>
            </w:r>
            <w:proofErr w:type="spellEnd"/>
          </w:p>
          <w:p w14:paraId="78EE5257"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AccountRelationshipTypeID</w:t>
            </w:r>
            <w:proofErr w:type="spellEnd"/>
          </w:p>
          <w:p w14:paraId="69D9CB90"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ValidFrom</w:t>
            </w:r>
            <w:proofErr w:type="spellEnd"/>
          </w:p>
          <w:p w14:paraId="63634C2C"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DifferentiationValue</w:t>
            </w:r>
            <w:proofErr w:type="spellEnd"/>
          </w:p>
          <w:p w14:paraId="736E0D4C"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ValidTo</w:t>
            </w:r>
            <w:proofErr w:type="spellEnd"/>
          </w:p>
        </w:tc>
      </w:tr>
      <w:tr w:rsidR="007B49F5" w:rsidRPr="00502081" w14:paraId="0D503135" w14:textId="77777777" w:rsidTr="007B49F5">
        <w:trPr>
          <w:trHeight w:val="462"/>
        </w:trPr>
        <w:tc>
          <w:tcPr>
            <w:tcW w:w="2887" w:type="pct"/>
            <w:tcBorders>
              <w:top w:val="single" w:sz="6" w:space="0" w:color="auto"/>
              <w:bottom w:val="single" w:sz="6" w:space="0" w:color="auto"/>
            </w:tcBorders>
            <w:vAlign w:val="center"/>
          </w:tcPr>
          <w:p w14:paraId="22F24962" w14:textId="77777777" w:rsidR="007B49F5" w:rsidRPr="00502081" w:rsidRDefault="007B49F5" w:rsidP="007B49F5">
            <w:pPr>
              <w:pStyle w:val="TableField-Left"/>
              <w:rPr>
                <w:rFonts w:ascii="Calibri Light" w:hAnsi="Calibri Light" w:cs="Arial"/>
                <w:b/>
              </w:rPr>
            </w:pPr>
            <w:proofErr w:type="spellStart"/>
            <w:r w:rsidRPr="00502081">
              <w:rPr>
                <w:rFonts w:ascii="Calibri Light" w:hAnsi="Calibri Light" w:cs="Arial"/>
                <w:b/>
              </w:rPr>
              <w:t>AccountRelationshipType</w:t>
            </w:r>
            <w:proofErr w:type="spellEnd"/>
          </w:p>
        </w:tc>
        <w:tc>
          <w:tcPr>
            <w:tcW w:w="2113" w:type="pct"/>
            <w:tcBorders>
              <w:top w:val="single" w:sz="6" w:space="0" w:color="auto"/>
              <w:bottom w:val="single" w:sz="6" w:space="0" w:color="auto"/>
            </w:tcBorders>
            <w:vAlign w:val="center"/>
          </w:tcPr>
          <w:p w14:paraId="43F6072C"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AccountRelationshipTypeID</w:t>
            </w:r>
            <w:proofErr w:type="spellEnd"/>
          </w:p>
          <w:p w14:paraId="507E0344" w14:textId="77777777" w:rsidR="007B49F5" w:rsidRPr="00502081" w:rsidRDefault="007B49F5" w:rsidP="0068013C">
            <w:pPr>
              <w:pStyle w:val="TableField-Left"/>
              <w:numPr>
                <w:ilvl w:val="0"/>
                <w:numId w:val="18"/>
              </w:numPr>
              <w:rPr>
                <w:rFonts w:ascii="Calibri Light" w:hAnsi="Calibri Light" w:cs="Arial"/>
              </w:rPr>
            </w:pPr>
            <w:r w:rsidRPr="00502081">
              <w:rPr>
                <w:rFonts w:ascii="Calibri Light" w:hAnsi="Calibri Light" w:cs="Arial"/>
              </w:rPr>
              <w:t>Description</w:t>
            </w:r>
          </w:p>
        </w:tc>
      </w:tr>
      <w:tr w:rsidR="007B49F5" w:rsidRPr="00502081" w14:paraId="3C23B623" w14:textId="77777777" w:rsidTr="007B49F5">
        <w:trPr>
          <w:trHeight w:val="804"/>
        </w:trPr>
        <w:tc>
          <w:tcPr>
            <w:tcW w:w="2887" w:type="pct"/>
            <w:tcBorders>
              <w:top w:val="single" w:sz="6" w:space="0" w:color="auto"/>
              <w:bottom w:val="single" w:sz="6" w:space="0" w:color="auto"/>
            </w:tcBorders>
            <w:vAlign w:val="center"/>
          </w:tcPr>
          <w:p w14:paraId="587C6823" w14:textId="77777777" w:rsidR="007B49F5" w:rsidRPr="00502081" w:rsidRDefault="007B49F5" w:rsidP="007B49F5">
            <w:pPr>
              <w:pStyle w:val="TableField-Left"/>
              <w:rPr>
                <w:rFonts w:ascii="Calibri Light" w:hAnsi="Calibri Light" w:cs="Arial"/>
                <w:b/>
              </w:rPr>
            </w:pPr>
            <w:proofErr w:type="spellStart"/>
            <w:r w:rsidRPr="00502081">
              <w:rPr>
                <w:rFonts w:ascii="Calibri Light" w:hAnsi="Calibri Light" w:cs="Arial"/>
                <w:b/>
              </w:rPr>
              <w:t>AccountTitle</w:t>
            </w:r>
            <w:proofErr w:type="spellEnd"/>
          </w:p>
        </w:tc>
        <w:tc>
          <w:tcPr>
            <w:tcW w:w="2113" w:type="pct"/>
            <w:tcBorders>
              <w:top w:val="single" w:sz="6" w:space="0" w:color="auto"/>
              <w:bottom w:val="single" w:sz="6" w:space="0" w:color="auto"/>
            </w:tcBorders>
            <w:vAlign w:val="center"/>
          </w:tcPr>
          <w:p w14:paraId="37B3F529"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TitleID</w:t>
            </w:r>
            <w:proofErr w:type="spellEnd"/>
          </w:p>
          <w:p w14:paraId="0DD0F5B2"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AccountTypeID</w:t>
            </w:r>
            <w:proofErr w:type="spellEnd"/>
          </w:p>
          <w:p w14:paraId="246E724D" w14:textId="77777777" w:rsidR="007B49F5" w:rsidRPr="00502081" w:rsidRDefault="007B49F5" w:rsidP="0068013C">
            <w:pPr>
              <w:pStyle w:val="TableField-Left"/>
              <w:numPr>
                <w:ilvl w:val="0"/>
                <w:numId w:val="18"/>
              </w:numPr>
              <w:rPr>
                <w:rFonts w:ascii="Calibri Light" w:hAnsi="Calibri Light" w:cs="Arial"/>
              </w:rPr>
            </w:pPr>
            <w:r w:rsidRPr="00502081">
              <w:rPr>
                <w:rFonts w:ascii="Calibri Light" w:hAnsi="Calibri Light" w:cs="Arial"/>
              </w:rPr>
              <w:t>Description</w:t>
            </w:r>
          </w:p>
        </w:tc>
      </w:tr>
      <w:tr w:rsidR="007B49F5" w:rsidRPr="00502081" w14:paraId="14D42CE9" w14:textId="77777777" w:rsidTr="007B49F5">
        <w:trPr>
          <w:trHeight w:val="606"/>
        </w:trPr>
        <w:tc>
          <w:tcPr>
            <w:tcW w:w="2887" w:type="pct"/>
            <w:tcBorders>
              <w:top w:val="single" w:sz="6" w:space="0" w:color="auto"/>
              <w:bottom w:val="single" w:sz="6" w:space="0" w:color="auto"/>
            </w:tcBorders>
            <w:vAlign w:val="center"/>
          </w:tcPr>
          <w:p w14:paraId="410F1F1A" w14:textId="77777777" w:rsidR="007B49F5" w:rsidRPr="00502081" w:rsidRDefault="007B49F5" w:rsidP="007B49F5">
            <w:pPr>
              <w:pStyle w:val="TableField-Left"/>
              <w:rPr>
                <w:rFonts w:ascii="Calibri Light" w:hAnsi="Calibri Light" w:cs="Arial"/>
                <w:b/>
              </w:rPr>
            </w:pPr>
            <w:proofErr w:type="spellStart"/>
            <w:r w:rsidRPr="00502081">
              <w:rPr>
                <w:rFonts w:ascii="Calibri Light" w:hAnsi="Calibri Light" w:cs="Arial"/>
                <w:b/>
              </w:rPr>
              <w:t>AccountType</w:t>
            </w:r>
            <w:proofErr w:type="spellEnd"/>
          </w:p>
        </w:tc>
        <w:tc>
          <w:tcPr>
            <w:tcW w:w="2113" w:type="pct"/>
            <w:tcBorders>
              <w:top w:val="single" w:sz="6" w:space="0" w:color="auto"/>
              <w:bottom w:val="single" w:sz="6" w:space="0" w:color="auto"/>
            </w:tcBorders>
            <w:vAlign w:val="center"/>
          </w:tcPr>
          <w:p w14:paraId="7C28FFBC"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AccountTypeID</w:t>
            </w:r>
            <w:proofErr w:type="spellEnd"/>
          </w:p>
          <w:p w14:paraId="4BE7C097" w14:textId="77777777" w:rsidR="007B49F5" w:rsidRPr="00502081" w:rsidRDefault="007B49F5" w:rsidP="0068013C">
            <w:pPr>
              <w:pStyle w:val="TableField-Left"/>
              <w:numPr>
                <w:ilvl w:val="0"/>
                <w:numId w:val="18"/>
              </w:numPr>
              <w:rPr>
                <w:rFonts w:ascii="Calibri Light" w:hAnsi="Calibri Light" w:cs="Arial"/>
              </w:rPr>
            </w:pPr>
            <w:r w:rsidRPr="00502081">
              <w:rPr>
                <w:rFonts w:ascii="Calibri Light" w:hAnsi="Calibri Light" w:cs="Arial"/>
              </w:rPr>
              <w:t>Description</w:t>
            </w:r>
          </w:p>
        </w:tc>
      </w:tr>
      <w:tr w:rsidR="007B49F5" w:rsidRPr="00502081" w14:paraId="20DB0C20" w14:textId="77777777" w:rsidTr="007B49F5">
        <w:trPr>
          <w:trHeight w:val="624"/>
        </w:trPr>
        <w:tc>
          <w:tcPr>
            <w:tcW w:w="2887" w:type="pct"/>
            <w:tcBorders>
              <w:top w:val="single" w:sz="6" w:space="0" w:color="auto"/>
              <w:bottom w:val="single" w:sz="6" w:space="0" w:color="auto"/>
            </w:tcBorders>
            <w:vAlign w:val="center"/>
          </w:tcPr>
          <w:p w14:paraId="2ACBA822" w14:textId="77777777" w:rsidR="007B49F5" w:rsidRPr="00502081" w:rsidRDefault="007B49F5" w:rsidP="007B49F5">
            <w:pPr>
              <w:pStyle w:val="TableField-Left"/>
              <w:rPr>
                <w:rFonts w:ascii="Calibri Light" w:hAnsi="Calibri Light" w:cs="Arial"/>
                <w:b/>
              </w:rPr>
            </w:pPr>
            <w:proofErr w:type="spellStart"/>
            <w:r w:rsidRPr="00502081">
              <w:rPr>
                <w:rFonts w:ascii="Calibri Light" w:hAnsi="Calibri Light" w:cs="Arial"/>
                <w:b/>
              </w:rPr>
              <w:t>AddressType</w:t>
            </w:r>
            <w:proofErr w:type="spellEnd"/>
          </w:p>
        </w:tc>
        <w:tc>
          <w:tcPr>
            <w:tcW w:w="2113" w:type="pct"/>
            <w:tcBorders>
              <w:top w:val="single" w:sz="6" w:space="0" w:color="auto"/>
              <w:bottom w:val="single" w:sz="6" w:space="0" w:color="auto"/>
            </w:tcBorders>
            <w:vAlign w:val="center"/>
          </w:tcPr>
          <w:p w14:paraId="61FDF0BF"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AddressTypeID</w:t>
            </w:r>
            <w:proofErr w:type="spellEnd"/>
          </w:p>
          <w:p w14:paraId="6609CBC4" w14:textId="77777777" w:rsidR="007B49F5" w:rsidRPr="00502081" w:rsidRDefault="007B49F5" w:rsidP="0068013C">
            <w:pPr>
              <w:pStyle w:val="TableField-Left"/>
              <w:numPr>
                <w:ilvl w:val="0"/>
                <w:numId w:val="18"/>
              </w:numPr>
              <w:rPr>
                <w:rFonts w:ascii="Calibri Light" w:hAnsi="Calibri Light" w:cs="Arial"/>
              </w:rPr>
            </w:pPr>
            <w:r w:rsidRPr="00502081">
              <w:rPr>
                <w:rFonts w:ascii="Calibri Light" w:hAnsi="Calibri Light" w:cs="Arial"/>
              </w:rPr>
              <w:t>Description</w:t>
            </w:r>
          </w:p>
        </w:tc>
      </w:tr>
      <w:tr w:rsidR="007B49F5" w:rsidRPr="00502081" w14:paraId="69A15C97" w14:textId="77777777" w:rsidTr="007B49F5">
        <w:trPr>
          <w:trHeight w:val="1371"/>
        </w:trPr>
        <w:tc>
          <w:tcPr>
            <w:tcW w:w="2887" w:type="pct"/>
            <w:tcBorders>
              <w:top w:val="single" w:sz="6" w:space="0" w:color="auto"/>
              <w:bottom w:val="single" w:sz="6" w:space="0" w:color="auto"/>
            </w:tcBorders>
            <w:vAlign w:val="center"/>
          </w:tcPr>
          <w:p w14:paraId="0E6CED03" w14:textId="77777777" w:rsidR="007B49F5" w:rsidRPr="00502081" w:rsidRDefault="007B49F5" w:rsidP="007B49F5">
            <w:pPr>
              <w:pStyle w:val="TableField-Left"/>
              <w:rPr>
                <w:rFonts w:ascii="Calibri Light" w:hAnsi="Calibri Light" w:cs="Arial"/>
                <w:b/>
              </w:rPr>
            </w:pPr>
            <w:proofErr w:type="spellStart"/>
            <w:r w:rsidRPr="00502081">
              <w:rPr>
                <w:rFonts w:ascii="Calibri Light" w:hAnsi="Calibri Light" w:cs="Arial"/>
                <w:b/>
              </w:rPr>
              <w:lastRenderedPageBreak/>
              <w:t>CommunicationPreference</w:t>
            </w:r>
            <w:proofErr w:type="spellEnd"/>
          </w:p>
        </w:tc>
        <w:tc>
          <w:tcPr>
            <w:tcW w:w="2113" w:type="pct"/>
            <w:tcBorders>
              <w:top w:val="single" w:sz="6" w:space="0" w:color="auto"/>
              <w:bottom w:val="single" w:sz="6" w:space="0" w:color="auto"/>
            </w:tcBorders>
            <w:vAlign w:val="center"/>
          </w:tcPr>
          <w:p w14:paraId="03CD4736"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ContractAccountID</w:t>
            </w:r>
            <w:proofErr w:type="spellEnd"/>
          </w:p>
          <w:p w14:paraId="7531A227"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CommunicationCategoryID</w:t>
            </w:r>
            <w:proofErr w:type="spellEnd"/>
          </w:p>
          <w:p w14:paraId="0C26B393"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CommunicationMethodID</w:t>
            </w:r>
            <w:proofErr w:type="spellEnd"/>
          </w:p>
          <w:p w14:paraId="43C3B630"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AccountID</w:t>
            </w:r>
            <w:proofErr w:type="spellEnd"/>
          </w:p>
          <w:p w14:paraId="46313A96"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AddressID</w:t>
            </w:r>
            <w:proofErr w:type="spellEnd"/>
          </w:p>
        </w:tc>
      </w:tr>
      <w:tr w:rsidR="007B49F5" w:rsidRPr="00502081" w14:paraId="5CBA8F11" w14:textId="77777777" w:rsidTr="007B49F5">
        <w:trPr>
          <w:trHeight w:val="660"/>
        </w:trPr>
        <w:tc>
          <w:tcPr>
            <w:tcW w:w="2887" w:type="pct"/>
            <w:tcBorders>
              <w:top w:val="single" w:sz="6" w:space="0" w:color="auto"/>
            </w:tcBorders>
            <w:vAlign w:val="center"/>
          </w:tcPr>
          <w:p w14:paraId="6E69ED5C" w14:textId="77777777" w:rsidR="007B49F5" w:rsidRPr="00502081" w:rsidRDefault="007B49F5" w:rsidP="007B49F5">
            <w:pPr>
              <w:pStyle w:val="TableField-Left"/>
              <w:rPr>
                <w:rFonts w:ascii="Calibri Light" w:hAnsi="Calibri Light" w:cs="Arial"/>
                <w:b/>
              </w:rPr>
            </w:pPr>
            <w:proofErr w:type="spellStart"/>
            <w:r w:rsidRPr="00502081">
              <w:rPr>
                <w:rFonts w:ascii="Calibri Light" w:hAnsi="Calibri Light" w:cs="Arial"/>
                <w:b/>
              </w:rPr>
              <w:t>CommunicationMethod</w:t>
            </w:r>
            <w:proofErr w:type="spellEnd"/>
          </w:p>
        </w:tc>
        <w:tc>
          <w:tcPr>
            <w:tcW w:w="2113" w:type="pct"/>
            <w:tcBorders>
              <w:top w:val="single" w:sz="6" w:space="0" w:color="auto"/>
            </w:tcBorders>
            <w:vAlign w:val="center"/>
          </w:tcPr>
          <w:p w14:paraId="70C3E0D3"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CommunicationMethodID</w:t>
            </w:r>
            <w:proofErr w:type="spellEnd"/>
          </w:p>
          <w:p w14:paraId="2594E8FA" w14:textId="77777777" w:rsidR="007B49F5" w:rsidRPr="00502081" w:rsidRDefault="007B49F5" w:rsidP="0068013C">
            <w:pPr>
              <w:pStyle w:val="TableField-Left"/>
              <w:numPr>
                <w:ilvl w:val="0"/>
                <w:numId w:val="18"/>
              </w:numPr>
              <w:rPr>
                <w:rFonts w:ascii="Calibri Light" w:hAnsi="Calibri Light" w:cs="Arial"/>
              </w:rPr>
            </w:pPr>
            <w:r w:rsidRPr="00502081">
              <w:rPr>
                <w:rFonts w:ascii="Calibri Light" w:hAnsi="Calibri Light" w:cs="Arial"/>
              </w:rPr>
              <w:t>Description</w:t>
            </w:r>
          </w:p>
        </w:tc>
      </w:tr>
      <w:tr w:rsidR="007B49F5" w:rsidRPr="00502081" w14:paraId="594E2062" w14:textId="77777777" w:rsidTr="007B49F5">
        <w:trPr>
          <w:trHeight w:val="597"/>
        </w:trPr>
        <w:tc>
          <w:tcPr>
            <w:tcW w:w="2887" w:type="pct"/>
            <w:tcBorders>
              <w:top w:val="single" w:sz="6" w:space="0" w:color="auto"/>
            </w:tcBorders>
            <w:vAlign w:val="center"/>
          </w:tcPr>
          <w:p w14:paraId="7C0F6D9E" w14:textId="77777777" w:rsidR="007B49F5" w:rsidRPr="00502081" w:rsidRDefault="007B49F5" w:rsidP="007B49F5">
            <w:pPr>
              <w:pStyle w:val="TableField-Left"/>
              <w:rPr>
                <w:rFonts w:ascii="Calibri Light" w:hAnsi="Calibri Light" w:cs="Arial"/>
                <w:b/>
              </w:rPr>
            </w:pPr>
            <w:proofErr w:type="spellStart"/>
            <w:r w:rsidRPr="00502081">
              <w:rPr>
                <w:rFonts w:ascii="Calibri Light" w:hAnsi="Calibri Light" w:cs="Arial"/>
                <w:b/>
              </w:rPr>
              <w:t>CommunicationCategory</w:t>
            </w:r>
            <w:proofErr w:type="spellEnd"/>
          </w:p>
        </w:tc>
        <w:tc>
          <w:tcPr>
            <w:tcW w:w="2113" w:type="pct"/>
            <w:tcBorders>
              <w:top w:val="single" w:sz="6" w:space="0" w:color="auto"/>
            </w:tcBorders>
            <w:vAlign w:val="center"/>
          </w:tcPr>
          <w:p w14:paraId="76ED3C8F"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CommunicationCategoryID</w:t>
            </w:r>
            <w:proofErr w:type="spellEnd"/>
          </w:p>
          <w:p w14:paraId="06392507" w14:textId="77777777" w:rsidR="007B49F5" w:rsidRPr="00502081" w:rsidRDefault="007B49F5" w:rsidP="0068013C">
            <w:pPr>
              <w:pStyle w:val="TableField-Left"/>
              <w:numPr>
                <w:ilvl w:val="0"/>
                <w:numId w:val="18"/>
              </w:numPr>
              <w:rPr>
                <w:rFonts w:ascii="Calibri Light" w:hAnsi="Calibri Light" w:cs="Arial"/>
              </w:rPr>
            </w:pPr>
            <w:r w:rsidRPr="00502081">
              <w:rPr>
                <w:rFonts w:ascii="Calibri Light" w:hAnsi="Calibri Light" w:cs="Arial"/>
              </w:rPr>
              <w:t>Description</w:t>
            </w:r>
          </w:p>
        </w:tc>
      </w:tr>
      <w:tr w:rsidR="007B49F5" w:rsidRPr="00502081" w14:paraId="5A8892DD" w14:textId="77777777" w:rsidTr="007B49F5">
        <w:trPr>
          <w:trHeight w:val="705"/>
        </w:trPr>
        <w:tc>
          <w:tcPr>
            <w:tcW w:w="2887" w:type="pct"/>
            <w:tcBorders>
              <w:top w:val="single" w:sz="6" w:space="0" w:color="auto"/>
              <w:bottom w:val="single" w:sz="6" w:space="0" w:color="auto"/>
            </w:tcBorders>
            <w:vAlign w:val="center"/>
          </w:tcPr>
          <w:p w14:paraId="253D3B33" w14:textId="77777777" w:rsidR="007B49F5" w:rsidRPr="00502081" w:rsidRDefault="007B49F5" w:rsidP="007B49F5">
            <w:pPr>
              <w:pStyle w:val="TableField-Left"/>
              <w:rPr>
                <w:rFonts w:ascii="Calibri Light" w:hAnsi="Calibri Light" w:cs="Arial"/>
                <w:b/>
              </w:rPr>
            </w:pPr>
            <w:proofErr w:type="spellStart"/>
            <w:r w:rsidRPr="00502081">
              <w:rPr>
                <w:rFonts w:ascii="Calibri Light" w:hAnsi="Calibri Light" w:cs="Arial"/>
                <w:b/>
              </w:rPr>
              <w:t>ContactAdditionalInfo</w:t>
            </w:r>
            <w:proofErr w:type="spellEnd"/>
          </w:p>
        </w:tc>
        <w:tc>
          <w:tcPr>
            <w:tcW w:w="2113" w:type="pct"/>
            <w:tcBorders>
              <w:top w:val="single" w:sz="6" w:space="0" w:color="auto"/>
              <w:bottom w:val="single" w:sz="6" w:space="0" w:color="auto"/>
            </w:tcBorders>
            <w:vAlign w:val="center"/>
          </w:tcPr>
          <w:p w14:paraId="3914E713"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ContactAdditionalInfoID</w:t>
            </w:r>
            <w:proofErr w:type="spellEnd"/>
          </w:p>
          <w:p w14:paraId="71F18BAE" w14:textId="77777777" w:rsidR="007B49F5" w:rsidRPr="00502081" w:rsidRDefault="007B49F5" w:rsidP="0068013C">
            <w:pPr>
              <w:pStyle w:val="TableField-Left"/>
              <w:numPr>
                <w:ilvl w:val="0"/>
                <w:numId w:val="18"/>
              </w:numPr>
              <w:rPr>
                <w:rFonts w:ascii="Calibri Light" w:hAnsi="Calibri Light" w:cs="Arial"/>
              </w:rPr>
            </w:pPr>
            <w:r w:rsidRPr="00502081">
              <w:rPr>
                <w:rFonts w:ascii="Calibri Light" w:hAnsi="Calibri Light" w:cs="Arial"/>
              </w:rPr>
              <w:t>Description</w:t>
            </w:r>
          </w:p>
        </w:tc>
      </w:tr>
      <w:tr w:rsidR="007B49F5" w:rsidRPr="00502081" w14:paraId="74A932C6" w14:textId="77777777" w:rsidTr="007B49F5">
        <w:trPr>
          <w:trHeight w:val="579"/>
        </w:trPr>
        <w:tc>
          <w:tcPr>
            <w:tcW w:w="2887" w:type="pct"/>
            <w:tcBorders>
              <w:top w:val="single" w:sz="6" w:space="0" w:color="auto"/>
              <w:bottom w:val="single" w:sz="6" w:space="0" w:color="auto"/>
            </w:tcBorders>
            <w:vAlign w:val="center"/>
          </w:tcPr>
          <w:p w14:paraId="4476FD7B" w14:textId="77777777" w:rsidR="007B49F5" w:rsidRPr="00502081" w:rsidRDefault="007B49F5" w:rsidP="007B49F5">
            <w:pPr>
              <w:pStyle w:val="TableField-Left"/>
              <w:rPr>
                <w:rFonts w:ascii="Calibri Light" w:hAnsi="Calibri Light" w:cs="Arial"/>
                <w:b/>
              </w:rPr>
            </w:pPr>
            <w:proofErr w:type="spellStart"/>
            <w:r w:rsidRPr="00502081">
              <w:rPr>
                <w:rFonts w:ascii="Calibri Light" w:hAnsi="Calibri Light" w:cs="Arial"/>
                <w:b/>
              </w:rPr>
              <w:t>GetAllowedCommunicationMethods</w:t>
            </w:r>
            <w:proofErr w:type="spellEnd"/>
          </w:p>
        </w:tc>
        <w:tc>
          <w:tcPr>
            <w:tcW w:w="2113" w:type="pct"/>
            <w:tcBorders>
              <w:top w:val="single" w:sz="6" w:space="0" w:color="auto"/>
              <w:bottom w:val="single" w:sz="6" w:space="0" w:color="auto"/>
            </w:tcBorders>
            <w:vAlign w:val="center"/>
          </w:tcPr>
          <w:p w14:paraId="23E71F51" w14:textId="77777777" w:rsidR="007B49F5" w:rsidRPr="00502081" w:rsidRDefault="007B49F5" w:rsidP="0068013C">
            <w:pPr>
              <w:pStyle w:val="TableField-Left"/>
              <w:numPr>
                <w:ilvl w:val="0"/>
                <w:numId w:val="18"/>
              </w:numPr>
              <w:rPr>
                <w:rFonts w:ascii="Calibri Light" w:hAnsi="Calibri Light" w:cs="Arial"/>
              </w:rPr>
            </w:pPr>
            <w:r w:rsidRPr="00502081">
              <w:rPr>
                <w:rFonts w:ascii="Calibri Light" w:hAnsi="Calibri Light" w:cs="Arial"/>
              </w:rPr>
              <w:t xml:space="preserve">Requires </w:t>
            </w:r>
            <w:proofErr w:type="spellStart"/>
            <w:r w:rsidRPr="00502081">
              <w:rPr>
                <w:rFonts w:ascii="Calibri Light" w:hAnsi="Calibri Light" w:cs="Arial"/>
              </w:rPr>
              <w:t>CommunicationCategoryID</w:t>
            </w:r>
            <w:proofErr w:type="spellEnd"/>
          </w:p>
        </w:tc>
      </w:tr>
      <w:tr w:rsidR="007B49F5" w:rsidRPr="00502081" w14:paraId="766E5EA3" w14:textId="77777777" w:rsidTr="007B49F5">
        <w:trPr>
          <w:trHeight w:val="1263"/>
        </w:trPr>
        <w:tc>
          <w:tcPr>
            <w:tcW w:w="2887" w:type="pct"/>
            <w:tcBorders>
              <w:top w:val="single" w:sz="6" w:space="0" w:color="auto"/>
              <w:bottom w:val="single" w:sz="6" w:space="0" w:color="auto"/>
            </w:tcBorders>
            <w:vAlign w:val="center"/>
          </w:tcPr>
          <w:p w14:paraId="1A0DD9A8" w14:textId="77777777" w:rsidR="007B49F5" w:rsidRPr="00502081" w:rsidRDefault="007B49F5" w:rsidP="007B49F5">
            <w:pPr>
              <w:pStyle w:val="TableField-Left"/>
              <w:rPr>
                <w:rFonts w:ascii="Calibri Light" w:hAnsi="Calibri Light" w:cs="Arial"/>
                <w:b/>
              </w:rPr>
            </w:pPr>
            <w:proofErr w:type="spellStart"/>
            <w:r w:rsidRPr="00502081">
              <w:rPr>
                <w:rFonts w:ascii="Calibri Light" w:hAnsi="Calibri Light" w:cs="Arial"/>
                <w:b/>
              </w:rPr>
              <w:t>RequestChange</w:t>
            </w:r>
            <w:proofErr w:type="spellEnd"/>
          </w:p>
        </w:tc>
        <w:tc>
          <w:tcPr>
            <w:tcW w:w="2113" w:type="pct"/>
            <w:tcBorders>
              <w:top w:val="single" w:sz="6" w:space="0" w:color="auto"/>
              <w:bottom w:val="single" w:sz="6" w:space="0" w:color="auto"/>
            </w:tcBorders>
            <w:vAlign w:val="center"/>
          </w:tcPr>
          <w:p w14:paraId="2063C219"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AccountContactID</w:t>
            </w:r>
            <w:proofErr w:type="spellEnd"/>
          </w:p>
          <w:p w14:paraId="2E19F82C" w14:textId="77777777" w:rsidR="007B49F5" w:rsidRPr="00502081" w:rsidRDefault="007B49F5" w:rsidP="0068013C">
            <w:pPr>
              <w:pStyle w:val="TableField-Left"/>
              <w:numPr>
                <w:ilvl w:val="0"/>
                <w:numId w:val="18"/>
              </w:numPr>
              <w:rPr>
                <w:rFonts w:ascii="Calibri Light" w:hAnsi="Calibri Light" w:cs="Arial"/>
              </w:rPr>
            </w:pPr>
            <w:r w:rsidRPr="00502081">
              <w:rPr>
                <w:rFonts w:ascii="Calibri Light" w:hAnsi="Calibri Light" w:cs="Arial"/>
              </w:rPr>
              <w:t>Attribute1Name</w:t>
            </w:r>
          </w:p>
          <w:p w14:paraId="35528794" w14:textId="77777777" w:rsidR="007B49F5" w:rsidRPr="00502081" w:rsidRDefault="007B49F5" w:rsidP="0068013C">
            <w:pPr>
              <w:pStyle w:val="TableField-Left"/>
              <w:numPr>
                <w:ilvl w:val="0"/>
                <w:numId w:val="18"/>
              </w:numPr>
              <w:rPr>
                <w:rFonts w:ascii="Calibri Light" w:hAnsi="Calibri Light" w:cs="Arial"/>
              </w:rPr>
            </w:pPr>
            <w:r w:rsidRPr="00502081">
              <w:rPr>
                <w:rFonts w:ascii="Calibri Light" w:hAnsi="Calibri Light" w:cs="Arial"/>
              </w:rPr>
              <w:t>Attribute1Value</w:t>
            </w:r>
          </w:p>
          <w:p w14:paraId="3A27F934" w14:textId="77777777" w:rsidR="007B49F5" w:rsidRPr="00502081" w:rsidRDefault="007B49F5" w:rsidP="0068013C">
            <w:pPr>
              <w:pStyle w:val="TableField-Left"/>
              <w:numPr>
                <w:ilvl w:val="0"/>
                <w:numId w:val="18"/>
              </w:numPr>
              <w:rPr>
                <w:rFonts w:ascii="Calibri Light" w:hAnsi="Calibri Light" w:cs="Arial"/>
              </w:rPr>
            </w:pPr>
            <w:r w:rsidRPr="00502081">
              <w:rPr>
                <w:rFonts w:ascii="Calibri Light" w:hAnsi="Calibri Light" w:cs="Arial"/>
              </w:rPr>
              <w:t>Attribute2Name</w:t>
            </w:r>
          </w:p>
          <w:p w14:paraId="2A9021D3" w14:textId="77777777" w:rsidR="007B49F5" w:rsidRPr="00502081" w:rsidRDefault="007B49F5" w:rsidP="0068013C">
            <w:pPr>
              <w:pStyle w:val="TableField-Left"/>
              <w:numPr>
                <w:ilvl w:val="0"/>
                <w:numId w:val="18"/>
              </w:numPr>
              <w:rPr>
                <w:rFonts w:ascii="Calibri Light" w:hAnsi="Calibri Light" w:cs="Arial"/>
              </w:rPr>
            </w:pPr>
            <w:r w:rsidRPr="00502081">
              <w:rPr>
                <w:rFonts w:ascii="Calibri Light" w:hAnsi="Calibri Light" w:cs="Arial"/>
              </w:rPr>
              <w:t>Attribute2Value</w:t>
            </w:r>
          </w:p>
        </w:tc>
      </w:tr>
      <w:tr w:rsidR="007B49F5" w:rsidRPr="00502081" w14:paraId="092DD5EB" w14:textId="77777777" w:rsidTr="007B49F5">
        <w:trPr>
          <w:trHeight w:val="660"/>
        </w:trPr>
        <w:tc>
          <w:tcPr>
            <w:tcW w:w="2887" w:type="pct"/>
            <w:tcBorders>
              <w:top w:val="single" w:sz="6" w:space="0" w:color="auto"/>
              <w:bottom w:val="single" w:sz="6" w:space="0" w:color="auto"/>
            </w:tcBorders>
            <w:vAlign w:val="center"/>
          </w:tcPr>
          <w:p w14:paraId="03317BE5" w14:textId="77777777" w:rsidR="007B49F5" w:rsidRPr="00502081" w:rsidRDefault="007B49F5" w:rsidP="007B49F5">
            <w:pPr>
              <w:pStyle w:val="TableField-Left"/>
              <w:rPr>
                <w:rFonts w:ascii="Calibri Light" w:hAnsi="Calibri Light" w:cs="Arial"/>
                <w:b/>
              </w:rPr>
            </w:pPr>
            <w:r w:rsidRPr="00502081">
              <w:rPr>
                <w:rFonts w:ascii="Calibri Light" w:hAnsi="Calibri Light" w:cs="Arial"/>
                <w:b/>
              </w:rPr>
              <w:t>Country</w:t>
            </w:r>
          </w:p>
        </w:tc>
        <w:tc>
          <w:tcPr>
            <w:tcW w:w="2113" w:type="pct"/>
            <w:tcBorders>
              <w:top w:val="single" w:sz="6" w:space="0" w:color="auto"/>
              <w:bottom w:val="single" w:sz="6" w:space="0" w:color="auto"/>
            </w:tcBorders>
            <w:vAlign w:val="center"/>
          </w:tcPr>
          <w:p w14:paraId="1C6AAA3B"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CountryID</w:t>
            </w:r>
            <w:proofErr w:type="spellEnd"/>
          </w:p>
          <w:p w14:paraId="43114917" w14:textId="77777777" w:rsidR="007B49F5" w:rsidRPr="00502081" w:rsidRDefault="007B49F5" w:rsidP="0068013C">
            <w:pPr>
              <w:pStyle w:val="TableField-Left"/>
              <w:numPr>
                <w:ilvl w:val="0"/>
                <w:numId w:val="18"/>
              </w:numPr>
              <w:rPr>
                <w:rFonts w:ascii="Calibri Light" w:hAnsi="Calibri Light" w:cs="Arial"/>
              </w:rPr>
            </w:pPr>
            <w:r w:rsidRPr="00502081">
              <w:rPr>
                <w:rFonts w:ascii="Calibri Light" w:hAnsi="Calibri Light" w:cs="Arial"/>
              </w:rPr>
              <w:t>Name</w:t>
            </w:r>
          </w:p>
        </w:tc>
      </w:tr>
      <w:tr w:rsidR="007B49F5" w:rsidRPr="00502081" w14:paraId="1EBC36C4" w14:textId="77777777" w:rsidTr="007B49F5">
        <w:trPr>
          <w:trHeight w:val="714"/>
        </w:trPr>
        <w:tc>
          <w:tcPr>
            <w:tcW w:w="2887" w:type="pct"/>
            <w:tcBorders>
              <w:top w:val="single" w:sz="6" w:space="0" w:color="auto"/>
              <w:bottom w:val="single" w:sz="6" w:space="0" w:color="auto"/>
            </w:tcBorders>
            <w:vAlign w:val="center"/>
          </w:tcPr>
          <w:p w14:paraId="3E7454B0" w14:textId="77777777" w:rsidR="007B49F5" w:rsidRPr="00502081" w:rsidRDefault="007B49F5" w:rsidP="007B49F5">
            <w:pPr>
              <w:pStyle w:val="TableField-Left"/>
              <w:rPr>
                <w:rFonts w:ascii="Calibri Light" w:hAnsi="Calibri Light" w:cs="Arial"/>
                <w:b/>
              </w:rPr>
            </w:pPr>
            <w:r w:rsidRPr="00502081">
              <w:rPr>
                <w:rFonts w:ascii="Calibri Light" w:hAnsi="Calibri Light" w:cs="Arial"/>
                <w:b/>
              </w:rPr>
              <w:t>Division</w:t>
            </w:r>
          </w:p>
        </w:tc>
        <w:tc>
          <w:tcPr>
            <w:tcW w:w="2113" w:type="pct"/>
            <w:tcBorders>
              <w:top w:val="single" w:sz="6" w:space="0" w:color="auto"/>
              <w:bottom w:val="single" w:sz="6" w:space="0" w:color="auto"/>
            </w:tcBorders>
            <w:vAlign w:val="center"/>
          </w:tcPr>
          <w:p w14:paraId="0FE1C63F"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DivisionID</w:t>
            </w:r>
            <w:proofErr w:type="spellEnd"/>
          </w:p>
          <w:p w14:paraId="637F1E59" w14:textId="77777777" w:rsidR="007B49F5" w:rsidRPr="00502081" w:rsidRDefault="007B49F5" w:rsidP="0068013C">
            <w:pPr>
              <w:pStyle w:val="TableField-Left"/>
              <w:numPr>
                <w:ilvl w:val="0"/>
                <w:numId w:val="18"/>
              </w:numPr>
              <w:rPr>
                <w:rFonts w:ascii="Calibri Light" w:hAnsi="Calibri Light" w:cs="Arial"/>
              </w:rPr>
            </w:pPr>
            <w:r w:rsidRPr="00502081">
              <w:rPr>
                <w:rFonts w:ascii="Calibri Light" w:hAnsi="Calibri Light" w:cs="Arial"/>
              </w:rPr>
              <w:t>Description</w:t>
            </w:r>
          </w:p>
        </w:tc>
      </w:tr>
      <w:tr w:rsidR="007B49F5" w:rsidRPr="00502081" w14:paraId="35707C0B" w14:textId="77777777" w:rsidTr="007B49F5">
        <w:trPr>
          <w:trHeight w:val="795"/>
        </w:trPr>
        <w:tc>
          <w:tcPr>
            <w:tcW w:w="2887" w:type="pct"/>
            <w:tcBorders>
              <w:top w:val="single" w:sz="6" w:space="0" w:color="auto"/>
              <w:bottom w:val="single" w:sz="6" w:space="0" w:color="auto"/>
            </w:tcBorders>
            <w:vAlign w:val="center"/>
          </w:tcPr>
          <w:p w14:paraId="358DCF67" w14:textId="77777777" w:rsidR="007B49F5" w:rsidRPr="00502081" w:rsidRDefault="007B49F5" w:rsidP="007B49F5">
            <w:pPr>
              <w:pStyle w:val="TableField-Left"/>
              <w:rPr>
                <w:rFonts w:ascii="Calibri Light" w:hAnsi="Calibri Light" w:cs="Arial"/>
                <w:b/>
              </w:rPr>
            </w:pPr>
            <w:r w:rsidRPr="00502081">
              <w:rPr>
                <w:rFonts w:ascii="Calibri Light" w:hAnsi="Calibri Light" w:cs="Arial"/>
                <w:b/>
              </w:rPr>
              <w:t>Installation</w:t>
            </w:r>
          </w:p>
        </w:tc>
        <w:tc>
          <w:tcPr>
            <w:tcW w:w="2113" w:type="pct"/>
            <w:tcBorders>
              <w:top w:val="single" w:sz="6" w:space="0" w:color="auto"/>
              <w:bottom w:val="single" w:sz="6" w:space="0" w:color="auto"/>
            </w:tcBorders>
            <w:vAlign w:val="center"/>
          </w:tcPr>
          <w:p w14:paraId="1C5A5FDD"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InstallationID</w:t>
            </w:r>
            <w:proofErr w:type="spellEnd"/>
          </w:p>
          <w:p w14:paraId="521C52AA"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DivisionID</w:t>
            </w:r>
            <w:proofErr w:type="spellEnd"/>
          </w:p>
          <w:p w14:paraId="239C1223"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PremiseID</w:t>
            </w:r>
            <w:proofErr w:type="spellEnd"/>
          </w:p>
        </w:tc>
      </w:tr>
      <w:tr w:rsidR="007B49F5" w:rsidRPr="00502081" w14:paraId="2C7FBAF7" w14:textId="77777777" w:rsidTr="007B49F5">
        <w:trPr>
          <w:trHeight w:val="795"/>
        </w:trPr>
        <w:tc>
          <w:tcPr>
            <w:tcW w:w="2887" w:type="pct"/>
            <w:tcBorders>
              <w:top w:val="single" w:sz="6" w:space="0" w:color="auto"/>
              <w:bottom w:val="single" w:sz="6" w:space="0" w:color="auto"/>
            </w:tcBorders>
            <w:vAlign w:val="center"/>
          </w:tcPr>
          <w:p w14:paraId="375375BB" w14:textId="77777777" w:rsidR="007B49F5" w:rsidRPr="00502081" w:rsidRDefault="007B49F5" w:rsidP="007B49F5">
            <w:pPr>
              <w:pStyle w:val="TableField-Left"/>
              <w:rPr>
                <w:rFonts w:ascii="Calibri Light" w:hAnsi="Calibri Light" w:cs="Arial"/>
                <w:b/>
              </w:rPr>
            </w:pPr>
            <w:proofErr w:type="spellStart"/>
            <w:r w:rsidRPr="00502081">
              <w:rPr>
                <w:rFonts w:ascii="Calibri Light" w:hAnsi="Calibri Light" w:cs="Arial"/>
                <w:b/>
              </w:rPr>
              <w:t>PaymentStatus</w:t>
            </w:r>
            <w:proofErr w:type="spellEnd"/>
          </w:p>
        </w:tc>
        <w:tc>
          <w:tcPr>
            <w:tcW w:w="2113" w:type="pct"/>
            <w:tcBorders>
              <w:top w:val="single" w:sz="6" w:space="0" w:color="auto"/>
              <w:bottom w:val="single" w:sz="6" w:space="0" w:color="auto"/>
            </w:tcBorders>
            <w:vAlign w:val="center"/>
          </w:tcPr>
          <w:p w14:paraId="17D86891"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PaymentStatusID</w:t>
            </w:r>
            <w:proofErr w:type="spellEnd"/>
          </w:p>
          <w:p w14:paraId="64305026" w14:textId="77777777" w:rsidR="007B49F5" w:rsidRPr="00502081" w:rsidRDefault="007B49F5" w:rsidP="0068013C">
            <w:pPr>
              <w:pStyle w:val="TableField-Left"/>
              <w:numPr>
                <w:ilvl w:val="0"/>
                <w:numId w:val="18"/>
              </w:numPr>
              <w:rPr>
                <w:rFonts w:ascii="Calibri Light" w:hAnsi="Calibri Light" w:cs="Arial"/>
              </w:rPr>
            </w:pPr>
            <w:r w:rsidRPr="00502081">
              <w:rPr>
                <w:rFonts w:ascii="Calibri Light" w:hAnsi="Calibri Light" w:cs="Arial"/>
              </w:rPr>
              <w:t>Description</w:t>
            </w:r>
          </w:p>
        </w:tc>
      </w:tr>
      <w:tr w:rsidR="007B49F5" w:rsidRPr="00502081" w14:paraId="2BEB77A7" w14:textId="77777777" w:rsidTr="007B49F5">
        <w:trPr>
          <w:trHeight w:val="1002"/>
        </w:trPr>
        <w:tc>
          <w:tcPr>
            <w:tcW w:w="2887" w:type="pct"/>
            <w:tcBorders>
              <w:top w:val="single" w:sz="6" w:space="0" w:color="auto"/>
              <w:bottom w:val="single" w:sz="6" w:space="0" w:color="auto"/>
            </w:tcBorders>
            <w:vAlign w:val="center"/>
          </w:tcPr>
          <w:p w14:paraId="3B34648E" w14:textId="77777777" w:rsidR="007B49F5" w:rsidRPr="00502081" w:rsidRDefault="007B49F5" w:rsidP="007B49F5">
            <w:pPr>
              <w:pStyle w:val="TableField-Left"/>
              <w:rPr>
                <w:rFonts w:ascii="Calibri Light" w:hAnsi="Calibri Light" w:cs="Arial"/>
                <w:b/>
              </w:rPr>
            </w:pPr>
            <w:r w:rsidRPr="00502081">
              <w:rPr>
                <w:rFonts w:ascii="Calibri Light" w:hAnsi="Calibri Light" w:cs="Arial"/>
                <w:b/>
              </w:rPr>
              <w:t>Premise</w:t>
            </w:r>
          </w:p>
        </w:tc>
        <w:tc>
          <w:tcPr>
            <w:tcW w:w="2113" w:type="pct"/>
            <w:tcBorders>
              <w:top w:val="single" w:sz="6" w:space="0" w:color="auto"/>
              <w:bottom w:val="single" w:sz="6" w:space="0" w:color="auto"/>
            </w:tcBorders>
            <w:vAlign w:val="center"/>
          </w:tcPr>
          <w:p w14:paraId="640278B8"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PremiseID</w:t>
            </w:r>
            <w:proofErr w:type="spellEnd"/>
          </w:p>
          <w:p w14:paraId="4DDE2294"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PremiseTypeID</w:t>
            </w:r>
            <w:proofErr w:type="spellEnd"/>
          </w:p>
          <w:p w14:paraId="5DE16BA5"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AddressInfo</w:t>
            </w:r>
            <w:proofErr w:type="spellEnd"/>
          </w:p>
        </w:tc>
      </w:tr>
      <w:tr w:rsidR="007B49F5" w:rsidRPr="00502081" w14:paraId="62922AF6" w14:textId="77777777" w:rsidTr="007B49F5">
        <w:trPr>
          <w:trHeight w:val="723"/>
        </w:trPr>
        <w:tc>
          <w:tcPr>
            <w:tcW w:w="2887" w:type="pct"/>
            <w:tcBorders>
              <w:top w:val="single" w:sz="6" w:space="0" w:color="auto"/>
            </w:tcBorders>
            <w:vAlign w:val="center"/>
          </w:tcPr>
          <w:p w14:paraId="035A0BED" w14:textId="77777777" w:rsidR="007B49F5" w:rsidRPr="00502081" w:rsidRDefault="007B49F5" w:rsidP="007B49F5">
            <w:pPr>
              <w:pStyle w:val="TableField-Left"/>
              <w:rPr>
                <w:rFonts w:ascii="Calibri Light" w:hAnsi="Calibri Light" w:cs="Arial"/>
                <w:b/>
              </w:rPr>
            </w:pPr>
            <w:proofErr w:type="spellStart"/>
            <w:r w:rsidRPr="00502081">
              <w:rPr>
                <w:rFonts w:ascii="Calibri Light" w:hAnsi="Calibri Light" w:cs="Arial"/>
                <w:b/>
              </w:rPr>
              <w:t>PremiseType</w:t>
            </w:r>
            <w:proofErr w:type="spellEnd"/>
          </w:p>
        </w:tc>
        <w:tc>
          <w:tcPr>
            <w:tcW w:w="2113" w:type="pct"/>
            <w:tcBorders>
              <w:top w:val="single" w:sz="6" w:space="0" w:color="auto"/>
            </w:tcBorders>
            <w:vAlign w:val="center"/>
          </w:tcPr>
          <w:p w14:paraId="308836CD" w14:textId="77777777" w:rsidR="007B49F5" w:rsidRPr="00502081" w:rsidRDefault="007B49F5" w:rsidP="0068013C">
            <w:pPr>
              <w:pStyle w:val="TableField-Left"/>
              <w:numPr>
                <w:ilvl w:val="0"/>
                <w:numId w:val="18"/>
              </w:numPr>
              <w:rPr>
                <w:rFonts w:ascii="Calibri Light" w:hAnsi="Calibri Light" w:cs="Arial"/>
              </w:rPr>
            </w:pPr>
            <w:proofErr w:type="spellStart"/>
            <w:r w:rsidRPr="00502081">
              <w:rPr>
                <w:rFonts w:ascii="Calibri Light" w:hAnsi="Calibri Light" w:cs="Arial"/>
              </w:rPr>
              <w:t>PremiseTypeID</w:t>
            </w:r>
            <w:proofErr w:type="spellEnd"/>
          </w:p>
          <w:p w14:paraId="74AB16AF" w14:textId="77777777" w:rsidR="007B49F5" w:rsidRPr="00502081" w:rsidRDefault="007B49F5" w:rsidP="0068013C">
            <w:pPr>
              <w:pStyle w:val="TableField-Left"/>
              <w:numPr>
                <w:ilvl w:val="0"/>
                <w:numId w:val="18"/>
              </w:numPr>
              <w:rPr>
                <w:rFonts w:ascii="Calibri Light" w:hAnsi="Calibri Light" w:cs="Arial"/>
              </w:rPr>
            </w:pPr>
            <w:r w:rsidRPr="00502081">
              <w:rPr>
                <w:rFonts w:ascii="Calibri Light" w:hAnsi="Calibri Light" w:cs="Arial"/>
              </w:rPr>
              <w:t>Description</w:t>
            </w:r>
          </w:p>
        </w:tc>
      </w:tr>
    </w:tbl>
    <w:p w14:paraId="1C871515" w14:textId="77777777" w:rsidR="007B49F5" w:rsidRPr="00502081" w:rsidRDefault="007B49F5" w:rsidP="007B49F5"/>
    <w:p w14:paraId="584528FB" w14:textId="77777777" w:rsidR="007B49F5" w:rsidRPr="00502081" w:rsidRDefault="007B49F5" w:rsidP="007B49F5"/>
    <w:p w14:paraId="740DCBC7" w14:textId="0E6C9F7D" w:rsidR="007B49F5" w:rsidRPr="00502081" w:rsidRDefault="007B49F5" w:rsidP="0068013C">
      <w:pPr>
        <w:pStyle w:val="Heading3"/>
        <w:keepNext/>
        <w:numPr>
          <w:ilvl w:val="3"/>
          <w:numId w:val="5"/>
        </w:numPr>
        <w:tabs>
          <w:tab w:val="left" w:pos="1440"/>
        </w:tabs>
        <w:spacing w:before="120" w:after="120"/>
        <w:ind w:left="864"/>
        <w:rPr>
          <w:rFonts w:ascii="Calibri Light" w:hAnsi="Calibri Light"/>
          <w:sz w:val="20"/>
        </w:rPr>
      </w:pPr>
      <w:bookmarkStart w:id="56" w:name="_Toc516668637"/>
      <w:r w:rsidRPr="00502081">
        <w:rPr>
          <w:rFonts w:ascii="Calibri Light" w:hAnsi="Calibri Light"/>
          <w:sz w:val="20"/>
        </w:rPr>
        <w:lastRenderedPageBreak/>
        <w:t>Managing Utility Contracts</w:t>
      </w:r>
      <w:bookmarkEnd w:id="56"/>
    </w:p>
    <w:tbl>
      <w:tblPr>
        <w:tblW w:w="5000" w:type="pct"/>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287"/>
        <w:gridCol w:w="4027"/>
      </w:tblGrid>
      <w:tr w:rsidR="007B49F5" w:rsidRPr="00502081" w14:paraId="01C607F5" w14:textId="77777777" w:rsidTr="007B49F5">
        <w:trPr>
          <w:cantSplit/>
          <w:trHeight w:val="432"/>
          <w:tblHeader/>
        </w:trPr>
        <w:tc>
          <w:tcPr>
            <w:tcW w:w="2838" w:type="pct"/>
            <w:tcBorders>
              <w:top w:val="threeDEmboss" w:sz="6" w:space="0" w:color="auto"/>
              <w:bottom w:val="threeDEmboss" w:sz="6" w:space="0" w:color="auto"/>
            </w:tcBorders>
            <w:shd w:val="clear" w:color="auto" w:fill="F9FBAF"/>
            <w:vAlign w:val="center"/>
          </w:tcPr>
          <w:p w14:paraId="2BAFCB75" w14:textId="07F4D96D" w:rsidR="007B49F5" w:rsidRPr="00502081" w:rsidRDefault="00CA3EE1" w:rsidP="007B49F5">
            <w:pPr>
              <w:pStyle w:val="TableHeader-Left"/>
            </w:pPr>
            <w:r w:rsidRPr="00502081">
              <w:t>OData</w:t>
            </w:r>
            <w:r w:rsidR="007B49F5" w:rsidRPr="00502081">
              <w:t xml:space="preserve"> Entity</w:t>
            </w:r>
          </w:p>
        </w:tc>
        <w:tc>
          <w:tcPr>
            <w:tcW w:w="2162" w:type="pct"/>
            <w:tcBorders>
              <w:top w:val="threeDEmboss" w:sz="6" w:space="0" w:color="auto"/>
              <w:bottom w:val="threeDEmboss" w:sz="6" w:space="0" w:color="auto"/>
            </w:tcBorders>
            <w:shd w:val="clear" w:color="auto" w:fill="F9FBAF"/>
            <w:vAlign w:val="center"/>
          </w:tcPr>
          <w:p w14:paraId="121D1BF4" w14:textId="77777777" w:rsidR="007B49F5" w:rsidRPr="00502081" w:rsidRDefault="007B49F5" w:rsidP="007B49F5">
            <w:pPr>
              <w:pStyle w:val="TableHeader-Left"/>
            </w:pPr>
            <w:r w:rsidRPr="00502081">
              <w:t>Properties</w:t>
            </w:r>
          </w:p>
        </w:tc>
      </w:tr>
      <w:tr w:rsidR="007B49F5" w:rsidRPr="00502081" w14:paraId="764D0166" w14:textId="77777777" w:rsidTr="007B49F5">
        <w:trPr>
          <w:cantSplit/>
          <w:trHeight w:val="2187"/>
        </w:trPr>
        <w:tc>
          <w:tcPr>
            <w:tcW w:w="2838" w:type="pct"/>
            <w:tcBorders>
              <w:top w:val="single" w:sz="6" w:space="0" w:color="auto"/>
              <w:bottom w:val="single" w:sz="6" w:space="0" w:color="auto"/>
            </w:tcBorders>
            <w:vAlign w:val="center"/>
          </w:tcPr>
          <w:p w14:paraId="252BEAD7" w14:textId="77777777" w:rsidR="007B49F5" w:rsidRPr="00502081" w:rsidRDefault="007B49F5" w:rsidP="007B49F5">
            <w:pPr>
              <w:pStyle w:val="TableField-Left"/>
              <w:rPr>
                <w:rFonts w:ascii="Calibri Light" w:hAnsi="Calibri Light" w:cs="Arial"/>
                <w:b/>
              </w:rPr>
            </w:pPr>
            <w:r w:rsidRPr="00502081">
              <w:rPr>
                <w:rFonts w:ascii="Calibri Light" w:hAnsi="Calibri Light" w:cs="Arial"/>
                <w:b/>
              </w:rPr>
              <w:t>Contract</w:t>
            </w:r>
          </w:p>
        </w:tc>
        <w:tc>
          <w:tcPr>
            <w:tcW w:w="2162" w:type="pct"/>
            <w:tcBorders>
              <w:top w:val="single" w:sz="6" w:space="0" w:color="auto"/>
              <w:bottom w:val="single" w:sz="6" w:space="0" w:color="auto"/>
            </w:tcBorders>
            <w:vAlign w:val="center"/>
          </w:tcPr>
          <w:p w14:paraId="20DD13B9" w14:textId="77777777" w:rsidR="007B49F5" w:rsidRPr="00502081" w:rsidRDefault="007B49F5" w:rsidP="0068013C">
            <w:pPr>
              <w:pStyle w:val="TableField-Left"/>
              <w:numPr>
                <w:ilvl w:val="0"/>
                <w:numId w:val="23"/>
              </w:numPr>
              <w:rPr>
                <w:rFonts w:ascii="Calibri Light" w:hAnsi="Calibri Light" w:cs="Arial"/>
              </w:rPr>
            </w:pPr>
            <w:proofErr w:type="spellStart"/>
            <w:r w:rsidRPr="00502081">
              <w:rPr>
                <w:rFonts w:ascii="Calibri Light" w:hAnsi="Calibri Light" w:cs="Arial"/>
              </w:rPr>
              <w:t>ContractID</w:t>
            </w:r>
            <w:proofErr w:type="spellEnd"/>
          </w:p>
          <w:p w14:paraId="5C4A73FA" w14:textId="77777777" w:rsidR="007B49F5" w:rsidRPr="00502081" w:rsidRDefault="007B49F5" w:rsidP="0068013C">
            <w:pPr>
              <w:pStyle w:val="TableField-Left"/>
              <w:numPr>
                <w:ilvl w:val="0"/>
                <w:numId w:val="23"/>
              </w:numPr>
              <w:rPr>
                <w:rFonts w:ascii="Calibri Light" w:hAnsi="Calibri Light" w:cs="Arial"/>
              </w:rPr>
            </w:pPr>
            <w:r w:rsidRPr="00502081">
              <w:rPr>
                <w:rFonts w:ascii="Calibri Light" w:hAnsi="Calibri Light" w:cs="Arial"/>
              </w:rPr>
              <w:t>Description</w:t>
            </w:r>
          </w:p>
          <w:p w14:paraId="2F501A82" w14:textId="77777777" w:rsidR="007B49F5" w:rsidRPr="00502081" w:rsidRDefault="007B49F5" w:rsidP="0068013C">
            <w:pPr>
              <w:pStyle w:val="TableField-Left"/>
              <w:numPr>
                <w:ilvl w:val="0"/>
                <w:numId w:val="23"/>
              </w:numPr>
              <w:rPr>
                <w:rFonts w:ascii="Calibri Light" w:hAnsi="Calibri Light" w:cs="Arial"/>
              </w:rPr>
            </w:pPr>
            <w:proofErr w:type="spellStart"/>
            <w:r w:rsidRPr="00502081">
              <w:rPr>
                <w:rFonts w:ascii="Calibri Light" w:hAnsi="Calibri Light" w:cs="Arial"/>
              </w:rPr>
              <w:t>ContractAccountID</w:t>
            </w:r>
            <w:proofErr w:type="spellEnd"/>
          </w:p>
          <w:p w14:paraId="2F15BB27" w14:textId="77777777" w:rsidR="007B49F5" w:rsidRPr="00502081" w:rsidRDefault="007B49F5" w:rsidP="0068013C">
            <w:pPr>
              <w:pStyle w:val="TableField-Left"/>
              <w:numPr>
                <w:ilvl w:val="0"/>
                <w:numId w:val="23"/>
              </w:numPr>
              <w:rPr>
                <w:rFonts w:ascii="Calibri Light" w:hAnsi="Calibri Light" w:cs="Arial"/>
              </w:rPr>
            </w:pPr>
            <w:proofErr w:type="spellStart"/>
            <w:r w:rsidRPr="00502081">
              <w:rPr>
                <w:rFonts w:ascii="Calibri Light" w:hAnsi="Calibri Light" w:cs="Arial"/>
              </w:rPr>
              <w:t>DivisionID</w:t>
            </w:r>
            <w:proofErr w:type="spellEnd"/>
          </w:p>
          <w:p w14:paraId="6FB99D68" w14:textId="77777777" w:rsidR="007B49F5" w:rsidRPr="00502081" w:rsidRDefault="007B49F5" w:rsidP="0068013C">
            <w:pPr>
              <w:pStyle w:val="TableField-Left"/>
              <w:numPr>
                <w:ilvl w:val="0"/>
                <w:numId w:val="23"/>
              </w:numPr>
              <w:rPr>
                <w:rFonts w:ascii="Calibri Light" w:hAnsi="Calibri Light" w:cs="Arial"/>
              </w:rPr>
            </w:pPr>
            <w:r w:rsidRPr="00502081">
              <w:rPr>
                <w:rFonts w:ascii="Calibri Light" w:hAnsi="Calibri Light" w:cs="Arial"/>
                <w:noProof/>
              </w:rPr>
              <w:t>PremiseID</w:t>
            </w:r>
          </w:p>
          <w:p w14:paraId="3ED8A19B" w14:textId="77777777" w:rsidR="007B49F5" w:rsidRPr="00502081" w:rsidRDefault="007B49F5" w:rsidP="0068013C">
            <w:pPr>
              <w:pStyle w:val="TableField-Left"/>
              <w:numPr>
                <w:ilvl w:val="0"/>
                <w:numId w:val="23"/>
              </w:numPr>
              <w:rPr>
                <w:rFonts w:ascii="Calibri Light" w:hAnsi="Calibri Light" w:cs="Arial"/>
              </w:rPr>
            </w:pPr>
            <w:proofErr w:type="spellStart"/>
            <w:r w:rsidRPr="00502081">
              <w:rPr>
                <w:rFonts w:ascii="Calibri Light" w:hAnsi="Calibri Light" w:cs="Arial"/>
              </w:rPr>
              <w:t>MoveInDate</w:t>
            </w:r>
            <w:proofErr w:type="spellEnd"/>
          </w:p>
          <w:p w14:paraId="17BC96D8" w14:textId="77777777" w:rsidR="007B49F5" w:rsidRPr="00502081" w:rsidRDefault="007B49F5" w:rsidP="0068013C">
            <w:pPr>
              <w:pStyle w:val="TableField-Left"/>
              <w:numPr>
                <w:ilvl w:val="0"/>
                <w:numId w:val="23"/>
              </w:numPr>
              <w:rPr>
                <w:rFonts w:ascii="Calibri Light" w:hAnsi="Calibri Light" w:cs="Arial"/>
              </w:rPr>
            </w:pPr>
            <w:proofErr w:type="spellStart"/>
            <w:r w:rsidRPr="00502081">
              <w:rPr>
                <w:rFonts w:ascii="Calibri Light" w:hAnsi="Calibri Light" w:cs="Arial"/>
              </w:rPr>
              <w:t>MoveOutDate</w:t>
            </w:r>
            <w:proofErr w:type="spellEnd"/>
          </w:p>
          <w:p w14:paraId="38F3A6A6" w14:textId="77777777" w:rsidR="007B49F5" w:rsidRPr="00502081" w:rsidRDefault="007B49F5" w:rsidP="0068013C">
            <w:pPr>
              <w:pStyle w:val="TableField-Left"/>
              <w:numPr>
                <w:ilvl w:val="0"/>
                <w:numId w:val="23"/>
              </w:numPr>
              <w:rPr>
                <w:rFonts w:ascii="Calibri Light" w:hAnsi="Calibri Light" w:cs="Arial"/>
              </w:rPr>
            </w:pPr>
            <w:proofErr w:type="spellStart"/>
            <w:r w:rsidRPr="00502081">
              <w:rPr>
                <w:rFonts w:ascii="Calibri Light" w:hAnsi="Calibri Light" w:cs="Arial"/>
              </w:rPr>
              <w:t>ProcessingStatus</w:t>
            </w:r>
            <w:proofErr w:type="spellEnd"/>
          </w:p>
        </w:tc>
      </w:tr>
      <w:tr w:rsidR="007B49F5" w:rsidRPr="00502081" w14:paraId="00555278" w14:textId="77777777" w:rsidTr="007B49F5">
        <w:trPr>
          <w:cantSplit/>
          <w:trHeight w:val="1074"/>
        </w:trPr>
        <w:tc>
          <w:tcPr>
            <w:tcW w:w="2838" w:type="pct"/>
            <w:tcBorders>
              <w:top w:val="single" w:sz="6" w:space="0" w:color="auto"/>
              <w:bottom w:val="single" w:sz="6" w:space="0" w:color="auto"/>
            </w:tcBorders>
            <w:vAlign w:val="center"/>
          </w:tcPr>
          <w:p w14:paraId="033B90C2" w14:textId="77777777" w:rsidR="007B49F5" w:rsidRPr="00502081" w:rsidRDefault="007B49F5" w:rsidP="007B49F5">
            <w:pPr>
              <w:pStyle w:val="TableField-Left"/>
              <w:rPr>
                <w:rFonts w:ascii="Calibri Light" w:hAnsi="Calibri Light" w:cs="Arial"/>
                <w:b/>
              </w:rPr>
            </w:pPr>
            <w:proofErr w:type="spellStart"/>
            <w:r w:rsidRPr="00502081">
              <w:rPr>
                <w:rFonts w:ascii="Calibri Light" w:hAnsi="Calibri Light" w:cs="Arial"/>
                <w:b/>
              </w:rPr>
              <w:t>ParkedDocument</w:t>
            </w:r>
            <w:proofErr w:type="spellEnd"/>
          </w:p>
        </w:tc>
        <w:tc>
          <w:tcPr>
            <w:tcW w:w="2162" w:type="pct"/>
            <w:tcBorders>
              <w:top w:val="single" w:sz="6" w:space="0" w:color="auto"/>
              <w:bottom w:val="single" w:sz="6" w:space="0" w:color="auto"/>
            </w:tcBorders>
            <w:vAlign w:val="center"/>
          </w:tcPr>
          <w:p w14:paraId="1F2D08C4" w14:textId="77777777" w:rsidR="007B49F5" w:rsidRPr="00502081" w:rsidRDefault="007B49F5" w:rsidP="0068013C">
            <w:pPr>
              <w:pStyle w:val="TableField-Left"/>
              <w:numPr>
                <w:ilvl w:val="0"/>
                <w:numId w:val="23"/>
              </w:numPr>
              <w:rPr>
                <w:rFonts w:ascii="Calibri Light" w:hAnsi="Calibri Light" w:cs="Arial"/>
              </w:rPr>
            </w:pPr>
            <w:proofErr w:type="spellStart"/>
            <w:r w:rsidRPr="00502081">
              <w:rPr>
                <w:rFonts w:ascii="Calibri Light" w:hAnsi="Calibri Light" w:cs="Arial"/>
              </w:rPr>
              <w:t>ParkedDocumentID</w:t>
            </w:r>
            <w:proofErr w:type="spellEnd"/>
          </w:p>
          <w:p w14:paraId="1DB61A14" w14:textId="77777777" w:rsidR="007B49F5" w:rsidRPr="00502081" w:rsidRDefault="007B49F5" w:rsidP="0068013C">
            <w:pPr>
              <w:pStyle w:val="TableField-Left"/>
              <w:numPr>
                <w:ilvl w:val="0"/>
                <w:numId w:val="23"/>
              </w:numPr>
              <w:rPr>
                <w:rFonts w:ascii="Calibri Light" w:hAnsi="Calibri Light" w:cs="Arial"/>
              </w:rPr>
            </w:pPr>
            <w:proofErr w:type="spellStart"/>
            <w:r w:rsidRPr="00502081">
              <w:rPr>
                <w:rFonts w:ascii="Calibri Light" w:hAnsi="Calibri Light" w:cs="Arial"/>
              </w:rPr>
              <w:t>AccountID</w:t>
            </w:r>
            <w:proofErr w:type="spellEnd"/>
          </w:p>
          <w:p w14:paraId="6E1337B2" w14:textId="77777777" w:rsidR="007B49F5" w:rsidRPr="00502081" w:rsidRDefault="007B49F5" w:rsidP="0068013C">
            <w:pPr>
              <w:pStyle w:val="TableField-Left"/>
              <w:numPr>
                <w:ilvl w:val="0"/>
                <w:numId w:val="23"/>
              </w:numPr>
              <w:rPr>
                <w:rFonts w:ascii="Calibri Light" w:hAnsi="Calibri Light" w:cs="Arial"/>
              </w:rPr>
            </w:pPr>
            <w:proofErr w:type="spellStart"/>
            <w:r w:rsidRPr="00502081">
              <w:rPr>
                <w:rFonts w:ascii="Calibri Light" w:hAnsi="Calibri Light" w:cs="Arial"/>
              </w:rPr>
              <w:t>MoveIn</w:t>
            </w:r>
            <w:proofErr w:type="spellEnd"/>
          </w:p>
          <w:p w14:paraId="724C9DF9" w14:textId="77777777" w:rsidR="007B49F5" w:rsidRPr="00502081" w:rsidRDefault="007B49F5" w:rsidP="0068013C">
            <w:pPr>
              <w:pStyle w:val="TableField-Left"/>
              <w:numPr>
                <w:ilvl w:val="0"/>
                <w:numId w:val="23"/>
              </w:numPr>
            </w:pPr>
            <w:proofErr w:type="spellStart"/>
            <w:r w:rsidRPr="00502081">
              <w:rPr>
                <w:rFonts w:ascii="Calibri Light" w:hAnsi="Calibri Light" w:cs="Arial"/>
              </w:rPr>
              <w:t>MoveOut</w:t>
            </w:r>
            <w:proofErr w:type="spellEnd"/>
          </w:p>
        </w:tc>
      </w:tr>
      <w:tr w:rsidR="007B49F5" w:rsidRPr="00502081" w14:paraId="6E3D6DDA" w14:textId="77777777" w:rsidTr="007B49F5">
        <w:trPr>
          <w:cantSplit/>
          <w:trHeight w:val="1335"/>
        </w:trPr>
        <w:tc>
          <w:tcPr>
            <w:tcW w:w="2838" w:type="pct"/>
            <w:tcBorders>
              <w:top w:val="single" w:sz="6" w:space="0" w:color="auto"/>
              <w:bottom w:val="single" w:sz="6" w:space="0" w:color="auto"/>
            </w:tcBorders>
            <w:vAlign w:val="center"/>
          </w:tcPr>
          <w:p w14:paraId="6449868E" w14:textId="77777777" w:rsidR="007B49F5" w:rsidRPr="00502081" w:rsidRDefault="007B49F5" w:rsidP="007B49F5">
            <w:pPr>
              <w:pStyle w:val="TableField-Left"/>
              <w:rPr>
                <w:rFonts w:ascii="Calibri Light" w:hAnsi="Calibri Light" w:cs="Arial"/>
                <w:b/>
              </w:rPr>
            </w:pPr>
            <w:proofErr w:type="spellStart"/>
            <w:r w:rsidRPr="00502081">
              <w:rPr>
                <w:rFonts w:ascii="Calibri Light" w:hAnsi="Calibri Light" w:cs="Arial"/>
                <w:b/>
              </w:rPr>
              <w:t>ParkedDocumentInstallation</w:t>
            </w:r>
            <w:proofErr w:type="spellEnd"/>
          </w:p>
        </w:tc>
        <w:tc>
          <w:tcPr>
            <w:tcW w:w="2162" w:type="pct"/>
            <w:tcBorders>
              <w:top w:val="single" w:sz="6" w:space="0" w:color="auto"/>
              <w:bottom w:val="single" w:sz="6" w:space="0" w:color="auto"/>
            </w:tcBorders>
            <w:vAlign w:val="center"/>
          </w:tcPr>
          <w:p w14:paraId="73BBE1EE" w14:textId="77777777" w:rsidR="007B49F5" w:rsidRPr="00502081" w:rsidRDefault="007B49F5" w:rsidP="0068013C">
            <w:pPr>
              <w:pStyle w:val="TableField-Left"/>
              <w:numPr>
                <w:ilvl w:val="0"/>
                <w:numId w:val="23"/>
              </w:numPr>
              <w:rPr>
                <w:rFonts w:ascii="Calibri Light" w:hAnsi="Calibri Light" w:cs="Arial"/>
              </w:rPr>
            </w:pPr>
            <w:proofErr w:type="spellStart"/>
            <w:r w:rsidRPr="00502081">
              <w:rPr>
                <w:rFonts w:ascii="Calibri Light" w:hAnsi="Calibri Light" w:cs="Arial"/>
              </w:rPr>
              <w:t>ParkedDocumentID</w:t>
            </w:r>
            <w:proofErr w:type="spellEnd"/>
          </w:p>
          <w:p w14:paraId="09D768B7" w14:textId="77777777" w:rsidR="007B49F5" w:rsidRPr="00502081" w:rsidRDefault="007B49F5" w:rsidP="0068013C">
            <w:pPr>
              <w:pStyle w:val="TableField-Left"/>
              <w:numPr>
                <w:ilvl w:val="0"/>
                <w:numId w:val="23"/>
              </w:numPr>
              <w:rPr>
                <w:rFonts w:ascii="Calibri Light" w:hAnsi="Calibri Light" w:cs="Arial"/>
              </w:rPr>
            </w:pPr>
            <w:proofErr w:type="spellStart"/>
            <w:r w:rsidRPr="00502081">
              <w:rPr>
                <w:rFonts w:ascii="Calibri Light" w:hAnsi="Calibri Light" w:cs="Arial"/>
              </w:rPr>
              <w:t>InstallationID</w:t>
            </w:r>
            <w:proofErr w:type="spellEnd"/>
          </w:p>
          <w:p w14:paraId="27D8F4B2" w14:textId="77777777" w:rsidR="007B49F5" w:rsidRPr="00502081" w:rsidRDefault="007B49F5" w:rsidP="0068013C">
            <w:pPr>
              <w:pStyle w:val="TableField-Left"/>
              <w:numPr>
                <w:ilvl w:val="0"/>
                <w:numId w:val="23"/>
              </w:numPr>
              <w:rPr>
                <w:rFonts w:ascii="Calibri Light" w:hAnsi="Calibri Light" w:cs="Arial"/>
              </w:rPr>
            </w:pPr>
            <w:proofErr w:type="spellStart"/>
            <w:r w:rsidRPr="00502081">
              <w:rPr>
                <w:rFonts w:ascii="Calibri Light" w:hAnsi="Calibri Light" w:cs="Arial"/>
              </w:rPr>
              <w:t>DivisionID</w:t>
            </w:r>
            <w:proofErr w:type="spellEnd"/>
          </w:p>
          <w:p w14:paraId="49301DB1" w14:textId="77777777" w:rsidR="007B49F5" w:rsidRPr="00502081" w:rsidRDefault="007B49F5" w:rsidP="0068013C">
            <w:pPr>
              <w:pStyle w:val="TableField-Left"/>
              <w:numPr>
                <w:ilvl w:val="0"/>
                <w:numId w:val="23"/>
              </w:numPr>
              <w:rPr>
                <w:rFonts w:ascii="Calibri Light" w:hAnsi="Calibri Light" w:cs="Arial"/>
              </w:rPr>
            </w:pPr>
            <w:proofErr w:type="spellStart"/>
            <w:r w:rsidRPr="00502081">
              <w:rPr>
                <w:rFonts w:ascii="Calibri Light" w:hAnsi="Calibri Light" w:cs="Arial"/>
              </w:rPr>
              <w:t>ProductID</w:t>
            </w:r>
            <w:proofErr w:type="spellEnd"/>
          </w:p>
          <w:p w14:paraId="55EFDEA6" w14:textId="77777777" w:rsidR="007B49F5" w:rsidRPr="00502081" w:rsidRDefault="007B49F5" w:rsidP="0068013C">
            <w:pPr>
              <w:pStyle w:val="TableField-Left"/>
              <w:numPr>
                <w:ilvl w:val="0"/>
                <w:numId w:val="23"/>
              </w:numPr>
              <w:rPr>
                <w:rFonts w:ascii="Calibri Light" w:hAnsi="Calibri Light" w:cs="Arial"/>
              </w:rPr>
            </w:pPr>
            <w:proofErr w:type="spellStart"/>
            <w:r w:rsidRPr="00502081">
              <w:rPr>
                <w:rFonts w:ascii="Calibri Light" w:hAnsi="Calibri Light" w:cs="Arial"/>
              </w:rPr>
              <w:t>ServiceProviderID</w:t>
            </w:r>
            <w:proofErr w:type="spellEnd"/>
          </w:p>
        </w:tc>
      </w:tr>
      <w:tr w:rsidR="007B49F5" w:rsidRPr="00502081" w14:paraId="7A8BEAFE" w14:textId="77777777" w:rsidTr="007B49F5">
        <w:trPr>
          <w:cantSplit/>
          <w:trHeight w:val="2293"/>
        </w:trPr>
        <w:tc>
          <w:tcPr>
            <w:tcW w:w="2838" w:type="pct"/>
            <w:tcBorders>
              <w:top w:val="single" w:sz="6" w:space="0" w:color="auto"/>
              <w:bottom w:val="single" w:sz="6" w:space="0" w:color="auto"/>
            </w:tcBorders>
            <w:vAlign w:val="center"/>
          </w:tcPr>
          <w:p w14:paraId="45AC4572" w14:textId="77777777" w:rsidR="007B49F5" w:rsidRPr="00502081" w:rsidRDefault="007B49F5" w:rsidP="007B49F5">
            <w:pPr>
              <w:pStyle w:val="TableField-Left"/>
              <w:rPr>
                <w:rFonts w:ascii="Calibri Light" w:hAnsi="Calibri Light" w:cs="Arial"/>
                <w:b/>
              </w:rPr>
            </w:pPr>
            <w:r w:rsidRPr="00502081">
              <w:rPr>
                <w:rFonts w:ascii="Calibri Light" w:hAnsi="Calibri Light" w:cs="Arial"/>
                <w:b/>
              </w:rPr>
              <w:t>Product</w:t>
            </w:r>
          </w:p>
        </w:tc>
        <w:tc>
          <w:tcPr>
            <w:tcW w:w="2162" w:type="pct"/>
            <w:tcBorders>
              <w:top w:val="single" w:sz="6" w:space="0" w:color="auto"/>
              <w:bottom w:val="single" w:sz="6" w:space="0" w:color="auto"/>
            </w:tcBorders>
            <w:vAlign w:val="center"/>
          </w:tcPr>
          <w:p w14:paraId="7CF10CFD" w14:textId="77777777" w:rsidR="007B49F5" w:rsidRPr="00502081" w:rsidRDefault="007B49F5" w:rsidP="0068013C">
            <w:pPr>
              <w:pStyle w:val="TableField-Left"/>
              <w:numPr>
                <w:ilvl w:val="0"/>
                <w:numId w:val="23"/>
              </w:numPr>
              <w:rPr>
                <w:rFonts w:ascii="Calibri Light" w:hAnsi="Calibri Light" w:cs="Arial"/>
              </w:rPr>
            </w:pPr>
            <w:proofErr w:type="spellStart"/>
            <w:r w:rsidRPr="00502081">
              <w:rPr>
                <w:rFonts w:ascii="Calibri Light" w:hAnsi="Calibri Light" w:cs="Arial"/>
              </w:rPr>
              <w:t>ProductID</w:t>
            </w:r>
            <w:proofErr w:type="spellEnd"/>
          </w:p>
          <w:p w14:paraId="468C394D" w14:textId="77777777" w:rsidR="007B49F5" w:rsidRPr="00502081" w:rsidRDefault="007B49F5" w:rsidP="0068013C">
            <w:pPr>
              <w:pStyle w:val="TableField-Left"/>
              <w:numPr>
                <w:ilvl w:val="0"/>
                <w:numId w:val="23"/>
              </w:numPr>
              <w:rPr>
                <w:rFonts w:ascii="Calibri Light" w:hAnsi="Calibri Light" w:cs="Arial"/>
              </w:rPr>
            </w:pPr>
            <w:r w:rsidRPr="00502081">
              <w:rPr>
                <w:rFonts w:ascii="Calibri Light" w:hAnsi="Calibri Light" w:cs="Arial"/>
              </w:rPr>
              <w:t>Description</w:t>
            </w:r>
          </w:p>
          <w:p w14:paraId="0C7F0E53" w14:textId="77777777" w:rsidR="007B49F5" w:rsidRPr="00502081" w:rsidRDefault="007B49F5" w:rsidP="0068013C">
            <w:pPr>
              <w:pStyle w:val="TableField-Left"/>
              <w:numPr>
                <w:ilvl w:val="0"/>
                <w:numId w:val="23"/>
              </w:numPr>
              <w:rPr>
                <w:rFonts w:ascii="Calibri Light" w:hAnsi="Calibri Light" w:cs="Arial"/>
              </w:rPr>
            </w:pPr>
            <w:proofErr w:type="spellStart"/>
            <w:r w:rsidRPr="00502081">
              <w:rPr>
                <w:rFonts w:ascii="Calibri Light" w:hAnsi="Calibri Light" w:cs="Arial"/>
              </w:rPr>
              <w:t>LongText</w:t>
            </w:r>
            <w:proofErr w:type="spellEnd"/>
          </w:p>
          <w:p w14:paraId="01554758" w14:textId="77777777" w:rsidR="007B49F5" w:rsidRPr="00502081" w:rsidRDefault="007B49F5" w:rsidP="0068013C">
            <w:pPr>
              <w:pStyle w:val="TableField-Left"/>
              <w:numPr>
                <w:ilvl w:val="0"/>
                <w:numId w:val="23"/>
              </w:numPr>
              <w:rPr>
                <w:rFonts w:ascii="Calibri Light" w:hAnsi="Calibri Light" w:cs="Arial"/>
              </w:rPr>
            </w:pPr>
            <w:proofErr w:type="spellStart"/>
            <w:r w:rsidRPr="00502081">
              <w:rPr>
                <w:rFonts w:ascii="Calibri Light" w:hAnsi="Calibri Light" w:cs="Arial"/>
              </w:rPr>
              <w:t>IconURL</w:t>
            </w:r>
            <w:proofErr w:type="spellEnd"/>
          </w:p>
          <w:p w14:paraId="3F9EAF7E" w14:textId="77777777" w:rsidR="007B49F5" w:rsidRPr="00502081" w:rsidRDefault="007B49F5" w:rsidP="0068013C">
            <w:pPr>
              <w:pStyle w:val="TableField-Left"/>
              <w:numPr>
                <w:ilvl w:val="0"/>
                <w:numId w:val="23"/>
              </w:numPr>
              <w:rPr>
                <w:rFonts w:ascii="Calibri Light" w:hAnsi="Calibri Light" w:cs="Arial"/>
              </w:rPr>
            </w:pPr>
            <w:proofErr w:type="spellStart"/>
            <w:r w:rsidRPr="00502081">
              <w:rPr>
                <w:rFonts w:ascii="Calibri Light" w:hAnsi="Calibri Light" w:cs="Arial"/>
              </w:rPr>
              <w:t>DivisionID</w:t>
            </w:r>
            <w:proofErr w:type="spellEnd"/>
          </w:p>
          <w:p w14:paraId="45BF5B47" w14:textId="77777777" w:rsidR="007B49F5" w:rsidRPr="00502081" w:rsidRDefault="007B49F5" w:rsidP="0068013C">
            <w:pPr>
              <w:pStyle w:val="TableField-Left"/>
              <w:numPr>
                <w:ilvl w:val="0"/>
                <w:numId w:val="23"/>
              </w:numPr>
              <w:rPr>
                <w:rFonts w:ascii="Calibri Light" w:hAnsi="Calibri Light" w:cs="Arial"/>
              </w:rPr>
            </w:pPr>
            <w:proofErr w:type="spellStart"/>
            <w:r w:rsidRPr="00502081">
              <w:rPr>
                <w:rFonts w:ascii="Calibri Light" w:hAnsi="Calibri Light" w:cs="Arial"/>
              </w:rPr>
              <w:t>PremiseTypeID</w:t>
            </w:r>
            <w:proofErr w:type="spellEnd"/>
          </w:p>
          <w:p w14:paraId="591D8450" w14:textId="77777777" w:rsidR="007B49F5" w:rsidRPr="00502081" w:rsidRDefault="007B49F5" w:rsidP="0068013C">
            <w:pPr>
              <w:pStyle w:val="TableField-Left"/>
              <w:numPr>
                <w:ilvl w:val="0"/>
                <w:numId w:val="23"/>
              </w:numPr>
              <w:rPr>
                <w:rFonts w:ascii="Calibri Light" w:hAnsi="Calibri Light" w:cs="Arial"/>
              </w:rPr>
            </w:pPr>
            <w:proofErr w:type="spellStart"/>
            <w:r w:rsidRPr="00502081">
              <w:rPr>
                <w:rFonts w:ascii="Calibri Light" w:hAnsi="Calibri Light" w:cs="Arial"/>
              </w:rPr>
              <w:t>PersonsMin</w:t>
            </w:r>
            <w:proofErr w:type="spellEnd"/>
          </w:p>
          <w:p w14:paraId="5C69E2E1" w14:textId="77777777" w:rsidR="007B49F5" w:rsidRPr="00502081" w:rsidRDefault="007B49F5" w:rsidP="0068013C">
            <w:pPr>
              <w:pStyle w:val="TableField-Left"/>
              <w:numPr>
                <w:ilvl w:val="0"/>
                <w:numId w:val="23"/>
              </w:numPr>
              <w:rPr>
                <w:rFonts w:ascii="Calibri Light" w:hAnsi="Calibri Light" w:cs="Arial"/>
              </w:rPr>
            </w:pPr>
            <w:proofErr w:type="spellStart"/>
            <w:r w:rsidRPr="00502081">
              <w:rPr>
                <w:rFonts w:ascii="Calibri Light" w:hAnsi="Calibri Light" w:cs="Arial"/>
              </w:rPr>
              <w:t>PersonsMax</w:t>
            </w:r>
            <w:proofErr w:type="spellEnd"/>
          </w:p>
          <w:p w14:paraId="6531A834" w14:textId="77777777" w:rsidR="007B49F5" w:rsidRPr="00502081" w:rsidRDefault="007B49F5" w:rsidP="0068013C">
            <w:pPr>
              <w:pStyle w:val="TableField-Left"/>
              <w:numPr>
                <w:ilvl w:val="0"/>
                <w:numId w:val="23"/>
              </w:numPr>
              <w:rPr>
                <w:rFonts w:ascii="Calibri Light" w:hAnsi="Calibri Light" w:cs="Arial"/>
              </w:rPr>
            </w:pPr>
            <w:proofErr w:type="spellStart"/>
            <w:r w:rsidRPr="00502081">
              <w:rPr>
                <w:rFonts w:ascii="Calibri Light" w:hAnsi="Calibri Light" w:cs="Arial"/>
              </w:rPr>
              <w:t>ConsumptionMin</w:t>
            </w:r>
            <w:proofErr w:type="spellEnd"/>
          </w:p>
          <w:p w14:paraId="3D0EC442" w14:textId="77777777" w:rsidR="007B49F5" w:rsidRPr="00502081" w:rsidRDefault="007B49F5" w:rsidP="0068013C">
            <w:pPr>
              <w:pStyle w:val="TableField-Left"/>
              <w:numPr>
                <w:ilvl w:val="0"/>
                <w:numId w:val="23"/>
              </w:numPr>
              <w:rPr>
                <w:rFonts w:ascii="Calibri Light" w:hAnsi="Calibri Light" w:cs="Arial"/>
              </w:rPr>
            </w:pPr>
            <w:proofErr w:type="spellStart"/>
            <w:r w:rsidRPr="00502081">
              <w:rPr>
                <w:rFonts w:ascii="Calibri Light" w:hAnsi="Calibri Light" w:cs="Arial"/>
              </w:rPr>
              <w:t>ConsumptionMax</w:t>
            </w:r>
            <w:proofErr w:type="spellEnd"/>
          </w:p>
        </w:tc>
      </w:tr>
      <w:tr w:rsidR="007B49F5" w:rsidRPr="00502081" w14:paraId="7EF99A19" w14:textId="77777777" w:rsidTr="007B49F5">
        <w:trPr>
          <w:cantSplit/>
          <w:trHeight w:val="1038"/>
        </w:trPr>
        <w:tc>
          <w:tcPr>
            <w:tcW w:w="2838" w:type="pct"/>
            <w:tcBorders>
              <w:top w:val="single" w:sz="6" w:space="0" w:color="auto"/>
              <w:bottom w:val="single" w:sz="6" w:space="0" w:color="auto"/>
            </w:tcBorders>
            <w:vAlign w:val="center"/>
          </w:tcPr>
          <w:p w14:paraId="64C31C5D" w14:textId="77777777" w:rsidR="007B49F5" w:rsidRPr="00502081" w:rsidRDefault="007B49F5" w:rsidP="007B49F5">
            <w:pPr>
              <w:pStyle w:val="TableField-Left"/>
              <w:rPr>
                <w:rFonts w:ascii="Calibri Light" w:hAnsi="Calibri Light" w:cs="Arial"/>
                <w:b/>
              </w:rPr>
            </w:pPr>
            <w:proofErr w:type="spellStart"/>
            <w:r w:rsidRPr="00502081">
              <w:rPr>
                <w:rFonts w:ascii="Calibri Light" w:hAnsi="Calibri Light" w:cs="Arial"/>
                <w:b/>
              </w:rPr>
              <w:t>GetPremisesForAccount</w:t>
            </w:r>
            <w:proofErr w:type="spellEnd"/>
          </w:p>
        </w:tc>
        <w:tc>
          <w:tcPr>
            <w:tcW w:w="2162" w:type="pct"/>
            <w:tcBorders>
              <w:top w:val="single" w:sz="6" w:space="0" w:color="auto"/>
              <w:bottom w:val="single" w:sz="6" w:space="0" w:color="auto"/>
            </w:tcBorders>
            <w:vAlign w:val="center"/>
          </w:tcPr>
          <w:p w14:paraId="2C2412FF" w14:textId="77777777" w:rsidR="007B49F5" w:rsidRPr="00502081" w:rsidRDefault="007B49F5" w:rsidP="0068013C">
            <w:pPr>
              <w:pStyle w:val="TableField-Left"/>
              <w:numPr>
                <w:ilvl w:val="0"/>
                <w:numId w:val="23"/>
              </w:numPr>
              <w:rPr>
                <w:rFonts w:ascii="Calibri Light" w:hAnsi="Calibri Light" w:cs="Arial"/>
              </w:rPr>
            </w:pPr>
            <w:r w:rsidRPr="00502081">
              <w:rPr>
                <w:rFonts w:ascii="Calibri Light" w:hAnsi="Calibri Light" w:cs="Arial"/>
              </w:rPr>
              <w:t xml:space="preserve">Requires </w:t>
            </w:r>
            <w:proofErr w:type="spellStart"/>
            <w:r w:rsidRPr="00502081">
              <w:rPr>
                <w:rFonts w:ascii="Calibri Light" w:hAnsi="Calibri Light" w:cs="Arial"/>
              </w:rPr>
              <w:t>AccountID</w:t>
            </w:r>
            <w:proofErr w:type="spellEnd"/>
          </w:p>
        </w:tc>
      </w:tr>
      <w:tr w:rsidR="007B49F5" w:rsidRPr="00502081" w14:paraId="0A5209F0" w14:textId="77777777" w:rsidTr="007B49F5">
        <w:trPr>
          <w:cantSplit/>
          <w:trHeight w:val="1668"/>
        </w:trPr>
        <w:tc>
          <w:tcPr>
            <w:tcW w:w="2838" w:type="pct"/>
            <w:tcBorders>
              <w:top w:val="single" w:sz="6" w:space="0" w:color="auto"/>
              <w:bottom w:val="single" w:sz="6" w:space="0" w:color="auto"/>
            </w:tcBorders>
            <w:vAlign w:val="center"/>
          </w:tcPr>
          <w:p w14:paraId="4899ACA3" w14:textId="77777777" w:rsidR="007B49F5" w:rsidRPr="00502081" w:rsidRDefault="007B49F5" w:rsidP="007B49F5">
            <w:pPr>
              <w:pStyle w:val="TableField-Left"/>
              <w:rPr>
                <w:rFonts w:ascii="Calibri Light" w:hAnsi="Calibri Light" w:cs="Arial"/>
              </w:rPr>
            </w:pPr>
            <w:proofErr w:type="spellStart"/>
            <w:r w:rsidRPr="00502081">
              <w:rPr>
                <w:rFonts w:ascii="Calibri Light" w:hAnsi="Calibri Light" w:cs="Arial"/>
                <w:b/>
              </w:rPr>
              <w:t>GetPremisesByAddress</w:t>
            </w:r>
            <w:proofErr w:type="spellEnd"/>
          </w:p>
        </w:tc>
        <w:tc>
          <w:tcPr>
            <w:tcW w:w="2162" w:type="pct"/>
            <w:tcBorders>
              <w:top w:val="single" w:sz="6" w:space="0" w:color="auto"/>
              <w:bottom w:val="single" w:sz="6" w:space="0" w:color="auto"/>
            </w:tcBorders>
            <w:vAlign w:val="center"/>
          </w:tcPr>
          <w:p w14:paraId="4A80D749" w14:textId="77777777" w:rsidR="007B49F5" w:rsidRPr="00502081" w:rsidRDefault="007B49F5" w:rsidP="0068013C">
            <w:pPr>
              <w:pStyle w:val="TableField-Left"/>
              <w:numPr>
                <w:ilvl w:val="0"/>
                <w:numId w:val="23"/>
              </w:numPr>
              <w:rPr>
                <w:rFonts w:ascii="Calibri Light" w:hAnsi="Calibri Light" w:cs="Arial"/>
              </w:rPr>
            </w:pPr>
            <w:r w:rsidRPr="00502081">
              <w:rPr>
                <w:rFonts w:ascii="Calibri Light" w:hAnsi="Calibri Light" w:cs="Arial"/>
              </w:rPr>
              <w:t>City</w:t>
            </w:r>
          </w:p>
          <w:p w14:paraId="4BCFDED7" w14:textId="77777777" w:rsidR="007B49F5" w:rsidRPr="00502081" w:rsidRDefault="007B49F5" w:rsidP="0068013C">
            <w:pPr>
              <w:pStyle w:val="TableField-Left"/>
              <w:numPr>
                <w:ilvl w:val="0"/>
                <w:numId w:val="23"/>
              </w:numPr>
              <w:rPr>
                <w:rFonts w:ascii="Calibri Light" w:hAnsi="Calibri Light" w:cs="Arial"/>
              </w:rPr>
            </w:pPr>
            <w:proofErr w:type="spellStart"/>
            <w:r w:rsidRPr="00502081">
              <w:rPr>
                <w:rFonts w:ascii="Calibri Light" w:hAnsi="Calibri Light" w:cs="Arial"/>
              </w:rPr>
              <w:t>CountryID</w:t>
            </w:r>
            <w:proofErr w:type="spellEnd"/>
          </w:p>
          <w:p w14:paraId="00A4B759" w14:textId="77777777" w:rsidR="007B49F5" w:rsidRPr="00502081" w:rsidRDefault="007B49F5" w:rsidP="0068013C">
            <w:pPr>
              <w:pStyle w:val="TableField-Left"/>
              <w:numPr>
                <w:ilvl w:val="0"/>
                <w:numId w:val="23"/>
              </w:numPr>
              <w:rPr>
                <w:rFonts w:ascii="Calibri Light" w:hAnsi="Calibri Light" w:cs="Arial"/>
              </w:rPr>
            </w:pPr>
            <w:proofErr w:type="spellStart"/>
            <w:r w:rsidRPr="00502081">
              <w:rPr>
                <w:rFonts w:ascii="Calibri Light" w:hAnsi="Calibri Light" w:cs="Arial"/>
              </w:rPr>
              <w:t>HouseNo</w:t>
            </w:r>
            <w:proofErr w:type="spellEnd"/>
          </w:p>
          <w:p w14:paraId="4A1A919F" w14:textId="77777777" w:rsidR="007B49F5" w:rsidRPr="00502081" w:rsidRDefault="007B49F5" w:rsidP="0068013C">
            <w:pPr>
              <w:pStyle w:val="TableField-Left"/>
              <w:numPr>
                <w:ilvl w:val="0"/>
                <w:numId w:val="23"/>
              </w:numPr>
              <w:rPr>
                <w:rFonts w:ascii="Calibri Light" w:hAnsi="Calibri Light" w:cs="Arial"/>
              </w:rPr>
            </w:pPr>
            <w:proofErr w:type="spellStart"/>
            <w:r w:rsidRPr="00502081">
              <w:rPr>
                <w:rFonts w:ascii="Calibri Light" w:hAnsi="Calibri Light" w:cs="Arial"/>
              </w:rPr>
              <w:t>PostalCode</w:t>
            </w:r>
            <w:proofErr w:type="spellEnd"/>
          </w:p>
          <w:p w14:paraId="785154C1" w14:textId="77777777" w:rsidR="007B49F5" w:rsidRPr="00502081" w:rsidRDefault="007B49F5" w:rsidP="0068013C">
            <w:pPr>
              <w:pStyle w:val="TableField-Left"/>
              <w:numPr>
                <w:ilvl w:val="0"/>
                <w:numId w:val="23"/>
              </w:numPr>
              <w:rPr>
                <w:rFonts w:ascii="Calibri Light" w:hAnsi="Calibri Light" w:cs="Arial"/>
              </w:rPr>
            </w:pPr>
            <w:r w:rsidRPr="00502081">
              <w:rPr>
                <w:rFonts w:ascii="Calibri Light" w:hAnsi="Calibri Light" w:cs="Arial"/>
              </w:rPr>
              <w:t>Region</w:t>
            </w:r>
          </w:p>
          <w:p w14:paraId="632D6D2B" w14:textId="77777777" w:rsidR="007B49F5" w:rsidRPr="00502081" w:rsidRDefault="007B49F5" w:rsidP="0068013C">
            <w:pPr>
              <w:pStyle w:val="TableField-Left"/>
              <w:numPr>
                <w:ilvl w:val="0"/>
                <w:numId w:val="23"/>
              </w:numPr>
              <w:rPr>
                <w:rFonts w:ascii="Calibri Light" w:hAnsi="Calibri Light" w:cs="Arial"/>
              </w:rPr>
            </w:pPr>
            <w:proofErr w:type="spellStart"/>
            <w:r w:rsidRPr="00502081">
              <w:rPr>
                <w:rFonts w:ascii="Calibri Light" w:hAnsi="Calibri Light" w:cs="Arial"/>
              </w:rPr>
              <w:t>RoomNo</w:t>
            </w:r>
            <w:proofErr w:type="spellEnd"/>
          </w:p>
          <w:p w14:paraId="60C1EA9A" w14:textId="77777777" w:rsidR="007B49F5" w:rsidRPr="00502081" w:rsidRDefault="007B49F5" w:rsidP="0068013C">
            <w:pPr>
              <w:pStyle w:val="TableField-Left"/>
              <w:numPr>
                <w:ilvl w:val="0"/>
                <w:numId w:val="23"/>
              </w:numPr>
              <w:rPr>
                <w:rFonts w:ascii="Calibri Light" w:hAnsi="Calibri Light" w:cs="Arial"/>
              </w:rPr>
            </w:pPr>
            <w:r w:rsidRPr="00502081">
              <w:rPr>
                <w:rFonts w:ascii="Calibri Light" w:hAnsi="Calibri Light" w:cs="Arial"/>
              </w:rPr>
              <w:t>Street</w:t>
            </w:r>
          </w:p>
        </w:tc>
      </w:tr>
    </w:tbl>
    <w:p w14:paraId="0853F68F" w14:textId="77777777" w:rsidR="007B49F5" w:rsidRPr="00502081" w:rsidRDefault="007B49F5" w:rsidP="007B49F5"/>
    <w:p w14:paraId="7B2092E1" w14:textId="77777777" w:rsidR="007B49F5" w:rsidRPr="00502081" w:rsidRDefault="007B49F5" w:rsidP="007B49F5"/>
    <w:p w14:paraId="5A2CBD0B" w14:textId="1AD0494B" w:rsidR="007B49F5" w:rsidRPr="00502081" w:rsidRDefault="007B49F5" w:rsidP="0068013C">
      <w:pPr>
        <w:pStyle w:val="Heading3"/>
        <w:keepNext/>
        <w:numPr>
          <w:ilvl w:val="3"/>
          <w:numId w:val="5"/>
        </w:numPr>
        <w:tabs>
          <w:tab w:val="left" w:pos="1440"/>
        </w:tabs>
        <w:spacing w:before="120" w:after="120"/>
        <w:ind w:left="864"/>
        <w:rPr>
          <w:rFonts w:ascii="Calibri Light" w:hAnsi="Calibri Light"/>
          <w:sz w:val="20"/>
        </w:rPr>
      </w:pPr>
      <w:bookmarkStart w:id="57" w:name="_Toc516668638"/>
      <w:r w:rsidRPr="00502081">
        <w:rPr>
          <w:rFonts w:ascii="Calibri Light" w:hAnsi="Calibri Light"/>
          <w:sz w:val="20"/>
        </w:rPr>
        <w:lastRenderedPageBreak/>
        <w:t>Managing Meter Reading Data</w:t>
      </w:r>
      <w:bookmarkEnd w:id="57"/>
    </w:p>
    <w:tbl>
      <w:tblPr>
        <w:tblW w:w="5000" w:type="pct"/>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287"/>
        <w:gridCol w:w="4027"/>
      </w:tblGrid>
      <w:tr w:rsidR="007B49F5" w:rsidRPr="00502081" w14:paraId="0E4CAD87" w14:textId="77777777" w:rsidTr="007B49F5">
        <w:trPr>
          <w:trHeight w:val="432"/>
          <w:tblHeader/>
        </w:trPr>
        <w:tc>
          <w:tcPr>
            <w:tcW w:w="2838" w:type="pct"/>
            <w:tcBorders>
              <w:top w:val="threeDEmboss" w:sz="6" w:space="0" w:color="auto"/>
              <w:bottom w:val="threeDEmboss" w:sz="6" w:space="0" w:color="auto"/>
            </w:tcBorders>
            <w:shd w:val="clear" w:color="auto" w:fill="F9FBAF"/>
            <w:vAlign w:val="center"/>
          </w:tcPr>
          <w:p w14:paraId="3BA62EAD" w14:textId="2BDE8DAD" w:rsidR="007B49F5" w:rsidRPr="00502081" w:rsidRDefault="00CA3EE1" w:rsidP="007B49F5">
            <w:pPr>
              <w:pStyle w:val="TableHeader-Left"/>
            </w:pPr>
            <w:r w:rsidRPr="00502081">
              <w:t>OData</w:t>
            </w:r>
            <w:r w:rsidR="007B49F5" w:rsidRPr="00502081">
              <w:t xml:space="preserve"> Entity</w:t>
            </w:r>
          </w:p>
        </w:tc>
        <w:tc>
          <w:tcPr>
            <w:tcW w:w="2162" w:type="pct"/>
            <w:tcBorders>
              <w:top w:val="threeDEmboss" w:sz="6" w:space="0" w:color="auto"/>
              <w:bottom w:val="threeDEmboss" w:sz="6" w:space="0" w:color="auto"/>
            </w:tcBorders>
            <w:shd w:val="clear" w:color="auto" w:fill="F9FBAF"/>
            <w:vAlign w:val="center"/>
          </w:tcPr>
          <w:p w14:paraId="71596A37" w14:textId="77777777" w:rsidR="007B49F5" w:rsidRPr="00502081" w:rsidRDefault="007B49F5" w:rsidP="007B49F5">
            <w:pPr>
              <w:pStyle w:val="TableHeader-Left"/>
            </w:pPr>
            <w:r w:rsidRPr="00502081">
              <w:t>Properties</w:t>
            </w:r>
          </w:p>
        </w:tc>
      </w:tr>
      <w:tr w:rsidR="007B49F5" w:rsidRPr="00502081" w14:paraId="13809C31" w14:textId="77777777" w:rsidTr="007B49F5">
        <w:trPr>
          <w:trHeight w:val="1026"/>
        </w:trPr>
        <w:tc>
          <w:tcPr>
            <w:tcW w:w="2838" w:type="pct"/>
            <w:tcBorders>
              <w:top w:val="single" w:sz="6" w:space="0" w:color="auto"/>
              <w:bottom w:val="single" w:sz="6" w:space="0" w:color="auto"/>
            </w:tcBorders>
            <w:vAlign w:val="center"/>
          </w:tcPr>
          <w:p w14:paraId="2EA9DD19" w14:textId="77777777" w:rsidR="007B49F5" w:rsidRPr="00502081" w:rsidRDefault="007B49F5" w:rsidP="007B49F5">
            <w:pPr>
              <w:pStyle w:val="TableField-Left"/>
              <w:rPr>
                <w:rFonts w:ascii="Calibri Light" w:hAnsi="Calibri Light" w:cs="Arial"/>
                <w:b/>
              </w:rPr>
            </w:pPr>
            <w:r w:rsidRPr="00502081">
              <w:rPr>
                <w:rFonts w:ascii="Calibri Light" w:hAnsi="Calibri Light" w:cs="Arial"/>
                <w:b/>
              </w:rPr>
              <w:t>Device</w:t>
            </w:r>
          </w:p>
        </w:tc>
        <w:tc>
          <w:tcPr>
            <w:tcW w:w="2162" w:type="pct"/>
            <w:tcBorders>
              <w:top w:val="single" w:sz="6" w:space="0" w:color="auto"/>
              <w:bottom w:val="single" w:sz="6" w:space="0" w:color="auto"/>
            </w:tcBorders>
          </w:tcPr>
          <w:p w14:paraId="4593E5BE" w14:textId="77777777" w:rsidR="007B49F5" w:rsidRPr="00502081" w:rsidRDefault="007B49F5" w:rsidP="0068013C">
            <w:pPr>
              <w:pStyle w:val="TableField-Left"/>
              <w:numPr>
                <w:ilvl w:val="0"/>
                <w:numId w:val="24"/>
              </w:numPr>
              <w:rPr>
                <w:rFonts w:ascii="Calibri Light" w:hAnsi="Calibri Light" w:cs="Arial"/>
              </w:rPr>
            </w:pPr>
            <w:proofErr w:type="spellStart"/>
            <w:r w:rsidRPr="00502081">
              <w:rPr>
                <w:rFonts w:ascii="Calibri Light" w:hAnsi="Calibri Light" w:cs="Arial"/>
              </w:rPr>
              <w:t>DeviceID</w:t>
            </w:r>
            <w:proofErr w:type="spellEnd"/>
          </w:p>
          <w:p w14:paraId="55E185CF" w14:textId="77777777" w:rsidR="007B49F5" w:rsidRPr="00502081" w:rsidRDefault="007B49F5" w:rsidP="0068013C">
            <w:pPr>
              <w:pStyle w:val="TableField-Left"/>
              <w:numPr>
                <w:ilvl w:val="0"/>
                <w:numId w:val="24"/>
              </w:numPr>
              <w:rPr>
                <w:rFonts w:ascii="Calibri Light" w:hAnsi="Calibri Light" w:cs="Arial"/>
              </w:rPr>
            </w:pPr>
            <w:proofErr w:type="spellStart"/>
            <w:r w:rsidRPr="00502081">
              <w:rPr>
                <w:rFonts w:ascii="Calibri Light" w:hAnsi="Calibri Light" w:cs="Arial"/>
              </w:rPr>
              <w:t>ContractID</w:t>
            </w:r>
            <w:proofErr w:type="spellEnd"/>
          </w:p>
          <w:p w14:paraId="47D74398" w14:textId="77777777" w:rsidR="007B49F5" w:rsidRPr="00502081" w:rsidRDefault="007B49F5" w:rsidP="0068013C">
            <w:pPr>
              <w:pStyle w:val="TableField-Left"/>
              <w:numPr>
                <w:ilvl w:val="0"/>
                <w:numId w:val="24"/>
              </w:numPr>
              <w:rPr>
                <w:rFonts w:ascii="Calibri Light" w:hAnsi="Calibri Light" w:cs="Arial"/>
              </w:rPr>
            </w:pPr>
            <w:proofErr w:type="spellStart"/>
            <w:r w:rsidRPr="00502081">
              <w:rPr>
                <w:rFonts w:ascii="Calibri Light" w:hAnsi="Calibri Light" w:cs="Arial"/>
              </w:rPr>
              <w:t>DivisionID</w:t>
            </w:r>
            <w:proofErr w:type="spellEnd"/>
          </w:p>
          <w:p w14:paraId="2848FF8D" w14:textId="77777777" w:rsidR="007B49F5" w:rsidRPr="00502081" w:rsidRDefault="007B49F5" w:rsidP="0068013C">
            <w:pPr>
              <w:pStyle w:val="TableField-Left"/>
              <w:numPr>
                <w:ilvl w:val="0"/>
                <w:numId w:val="24"/>
              </w:numPr>
              <w:rPr>
                <w:rFonts w:ascii="Calibri Light" w:hAnsi="Calibri Light" w:cs="Arial"/>
              </w:rPr>
            </w:pPr>
            <w:proofErr w:type="spellStart"/>
            <w:r w:rsidRPr="00502081">
              <w:rPr>
                <w:rFonts w:ascii="Calibri Light" w:hAnsi="Calibri Light" w:cs="Arial"/>
              </w:rPr>
              <w:t>SerialNumber</w:t>
            </w:r>
            <w:proofErr w:type="spellEnd"/>
          </w:p>
        </w:tc>
      </w:tr>
      <w:tr w:rsidR="007B49F5" w:rsidRPr="00502081" w14:paraId="67BF1182" w14:textId="77777777" w:rsidTr="007B49F5">
        <w:trPr>
          <w:trHeight w:val="1335"/>
        </w:trPr>
        <w:tc>
          <w:tcPr>
            <w:tcW w:w="2838" w:type="pct"/>
            <w:tcBorders>
              <w:top w:val="single" w:sz="6" w:space="0" w:color="auto"/>
              <w:bottom w:val="single" w:sz="6" w:space="0" w:color="auto"/>
            </w:tcBorders>
            <w:vAlign w:val="center"/>
          </w:tcPr>
          <w:p w14:paraId="47F4C0B8" w14:textId="77777777" w:rsidR="007B49F5" w:rsidRPr="00502081" w:rsidRDefault="007B49F5" w:rsidP="007B49F5">
            <w:pPr>
              <w:pStyle w:val="TableField-Left"/>
              <w:rPr>
                <w:rFonts w:ascii="Calibri Light" w:hAnsi="Calibri Light" w:cs="Arial"/>
                <w:b/>
              </w:rPr>
            </w:pPr>
            <w:proofErr w:type="spellStart"/>
            <w:r w:rsidRPr="00502081">
              <w:rPr>
                <w:rFonts w:ascii="Calibri Light" w:hAnsi="Calibri Light" w:cs="Arial"/>
                <w:b/>
              </w:rPr>
              <w:t>FutureMeterReading</w:t>
            </w:r>
            <w:proofErr w:type="spellEnd"/>
          </w:p>
        </w:tc>
        <w:tc>
          <w:tcPr>
            <w:tcW w:w="2162" w:type="pct"/>
            <w:tcBorders>
              <w:top w:val="single" w:sz="6" w:space="0" w:color="auto"/>
              <w:bottom w:val="single" w:sz="6" w:space="0" w:color="auto"/>
            </w:tcBorders>
            <w:vAlign w:val="center"/>
          </w:tcPr>
          <w:p w14:paraId="1392202C" w14:textId="77777777" w:rsidR="007B49F5" w:rsidRPr="00502081" w:rsidRDefault="007B49F5" w:rsidP="0068013C">
            <w:pPr>
              <w:pStyle w:val="TableField-Left"/>
              <w:numPr>
                <w:ilvl w:val="0"/>
                <w:numId w:val="24"/>
              </w:numPr>
              <w:rPr>
                <w:rFonts w:ascii="Calibri Light" w:hAnsi="Calibri Light" w:cs="Arial"/>
              </w:rPr>
            </w:pPr>
            <w:proofErr w:type="spellStart"/>
            <w:r w:rsidRPr="00502081">
              <w:rPr>
                <w:rFonts w:ascii="Calibri Light" w:hAnsi="Calibri Light" w:cs="Arial"/>
              </w:rPr>
              <w:t>DeviceID</w:t>
            </w:r>
            <w:proofErr w:type="spellEnd"/>
          </w:p>
          <w:p w14:paraId="67E8FCD7" w14:textId="77777777" w:rsidR="007B49F5" w:rsidRPr="00502081" w:rsidRDefault="007B49F5" w:rsidP="0068013C">
            <w:pPr>
              <w:pStyle w:val="TableField-Left"/>
              <w:numPr>
                <w:ilvl w:val="0"/>
                <w:numId w:val="24"/>
              </w:numPr>
              <w:rPr>
                <w:rFonts w:ascii="Calibri Light" w:hAnsi="Calibri Light" w:cs="Arial"/>
              </w:rPr>
            </w:pPr>
            <w:proofErr w:type="spellStart"/>
            <w:r w:rsidRPr="00502081">
              <w:rPr>
                <w:rFonts w:ascii="Calibri Light" w:hAnsi="Calibri Light" w:cs="Arial"/>
              </w:rPr>
              <w:t>MeterReadingReasonID</w:t>
            </w:r>
            <w:proofErr w:type="spellEnd"/>
          </w:p>
          <w:p w14:paraId="7038C188" w14:textId="77777777" w:rsidR="007B49F5" w:rsidRPr="00502081" w:rsidRDefault="007B49F5" w:rsidP="0068013C">
            <w:pPr>
              <w:pStyle w:val="TableField-Left"/>
              <w:numPr>
                <w:ilvl w:val="0"/>
                <w:numId w:val="24"/>
              </w:numPr>
              <w:rPr>
                <w:rFonts w:ascii="Calibri Light" w:hAnsi="Calibri Light" w:cs="Arial"/>
              </w:rPr>
            </w:pPr>
            <w:proofErr w:type="spellStart"/>
            <w:r w:rsidRPr="00502081">
              <w:rPr>
                <w:rFonts w:ascii="Calibri Light" w:hAnsi="Calibri Light" w:cs="Arial"/>
              </w:rPr>
              <w:t>MeterReadingCategoryID</w:t>
            </w:r>
            <w:proofErr w:type="spellEnd"/>
          </w:p>
          <w:p w14:paraId="4C658128" w14:textId="77777777" w:rsidR="007B49F5" w:rsidRPr="00502081" w:rsidRDefault="007B49F5" w:rsidP="0068013C">
            <w:pPr>
              <w:pStyle w:val="TableField-Left"/>
              <w:numPr>
                <w:ilvl w:val="0"/>
                <w:numId w:val="24"/>
              </w:numPr>
              <w:rPr>
                <w:rFonts w:ascii="Calibri Light" w:hAnsi="Calibri Light" w:cs="Arial"/>
              </w:rPr>
            </w:pPr>
            <w:proofErr w:type="spellStart"/>
            <w:r w:rsidRPr="00502081">
              <w:rPr>
                <w:rFonts w:ascii="Calibri Light" w:hAnsi="Calibri Light" w:cs="Arial"/>
              </w:rPr>
              <w:t>MeterReadingDate</w:t>
            </w:r>
            <w:proofErr w:type="spellEnd"/>
          </w:p>
          <w:p w14:paraId="6D18B405" w14:textId="77777777" w:rsidR="007B49F5" w:rsidRPr="00502081" w:rsidRDefault="007B49F5" w:rsidP="0068013C">
            <w:pPr>
              <w:pStyle w:val="TableField-Left"/>
              <w:numPr>
                <w:ilvl w:val="0"/>
                <w:numId w:val="24"/>
              </w:numPr>
              <w:rPr>
                <w:rFonts w:ascii="Calibri Light" w:hAnsi="Calibri Light" w:cs="Arial"/>
              </w:rPr>
            </w:pPr>
            <w:proofErr w:type="spellStart"/>
            <w:r w:rsidRPr="00502081">
              <w:rPr>
                <w:rFonts w:ascii="Calibri Light" w:hAnsi="Calibri Light" w:cs="Arial"/>
              </w:rPr>
              <w:t>SerialNumber</w:t>
            </w:r>
            <w:proofErr w:type="spellEnd"/>
          </w:p>
        </w:tc>
      </w:tr>
      <w:tr w:rsidR="007B49F5" w:rsidRPr="00502081" w14:paraId="50CEEDB6" w14:textId="77777777" w:rsidTr="007B49F5">
        <w:trPr>
          <w:trHeight w:val="525"/>
        </w:trPr>
        <w:tc>
          <w:tcPr>
            <w:tcW w:w="2838" w:type="pct"/>
            <w:tcBorders>
              <w:top w:val="single" w:sz="6" w:space="0" w:color="auto"/>
              <w:bottom w:val="single" w:sz="6" w:space="0" w:color="auto"/>
            </w:tcBorders>
            <w:vAlign w:val="center"/>
          </w:tcPr>
          <w:p w14:paraId="280FA56F" w14:textId="77777777" w:rsidR="007B49F5" w:rsidRPr="00502081" w:rsidRDefault="007B49F5" w:rsidP="007B49F5">
            <w:pPr>
              <w:pStyle w:val="TableField-Left"/>
              <w:rPr>
                <w:rFonts w:ascii="Calibri Light" w:hAnsi="Calibri Light" w:cs="Arial"/>
                <w:b/>
              </w:rPr>
            </w:pPr>
            <w:proofErr w:type="spellStart"/>
            <w:r w:rsidRPr="00502081">
              <w:rPr>
                <w:rFonts w:ascii="Calibri Light" w:hAnsi="Calibri Light" w:cs="Arial"/>
                <w:b/>
              </w:rPr>
              <w:t>MeterReadingCategory</w:t>
            </w:r>
            <w:proofErr w:type="spellEnd"/>
          </w:p>
        </w:tc>
        <w:tc>
          <w:tcPr>
            <w:tcW w:w="2162" w:type="pct"/>
            <w:tcBorders>
              <w:top w:val="single" w:sz="6" w:space="0" w:color="auto"/>
              <w:bottom w:val="single" w:sz="6" w:space="0" w:color="auto"/>
            </w:tcBorders>
            <w:vAlign w:val="center"/>
          </w:tcPr>
          <w:p w14:paraId="7B4A5ACD" w14:textId="77777777" w:rsidR="007B49F5" w:rsidRPr="00502081" w:rsidRDefault="007B49F5" w:rsidP="0068013C">
            <w:pPr>
              <w:pStyle w:val="TableField-Left"/>
              <w:numPr>
                <w:ilvl w:val="0"/>
                <w:numId w:val="24"/>
              </w:numPr>
              <w:rPr>
                <w:rFonts w:ascii="Calibri Light" w:hAnsi="Calibri Light" w:cs="Arial"/>
              </w:rPr>
            </w:pPr>
            <w:proofErr w:type="spellStart"/>
            <w:r w:rsidRPr="00502081">
              <w:rPr>
                <w:rFonts w:ascii="Calibri Light" w:hAnsi="Calibri Light" w:cs="Arial"/>
              </w:rPr>
              <w:t>MeterReadingCategoryID</w:t>
            </w:r>
            <w:proofErr w:type="spellEnd"/>
          </w:p>
          <w:p w14:paraId="6E8A759D" w14:textId="77777777" w:rsidR="007B49F5" w:rsidRPr="00502081" w:rsidRDefault="007B49F5" w:rsidP="0068013C">
            <w:pPr>
              <w:pStyle w:val="TableField-Left"/>
              <w:numPr>
                <w:ilvl w:val="0"/>
                <w:numId w:val="24"/>
              </w:numPr>
              <w:rPr>
                <w:rFonts w:ascii="Calibri Light" w:hAnsi="Calibri Light" w:cs="Arial"/>
              </w:rPr>
            </w:pPr>
            <w:r w:rsidRPr="00502081">
              <w:rPr>
                <w:rFonts w:ascii="Calibri Light" w:hAnsi="Calibri Light" w:cs="Arial"/>
              </w:rPr>
              <w:t>Description</w:t>
            </w:r>
          </w:p>
        </w:tc>
      </w:tr>
      <w:tr w:rsidR="007B49F5" w:rsidRPr="00502081" w14:paraId="1CAD1328" w14:textId="77777777" w:rsidTr="007B49F5">
        <w:trPr>
          <w:trHeight w:val="615"/>
        </w:trPr>
        <w:tc>
          <w:tcPr>
            <w:tcW w:w="2838" w:type="pct"/>
            <w:tcBorders>
              <w:top w:val="single" w:sz="6" w:space="0" w:color="auto"/>
              <w:bottom w:val="single" w:sz="6" w:space="0" w:color="auto"/>
            </w:tcBorders>
            <w:vAlign w:val="center"/>
          </w:tcPr>
          <w:p w14:paraId="2D824BB1" w14:textId="77777777" w:rsidR="007B49F5" w:rsidRPr="00502081" w:rsidRDefault="007B49F5" w:rsidP="007B49F5">
            <w:pPr>
              <w:pStyle w:val="TableField-Left"/>
              <w:rPr>
                <w:rFonts w:ascii="Calibri Light" w:hAnsi="Calibri Light" w:cs="Arial"/>
                <w:b/>
              </w:rPr>
            </w:pPr>
            <w:proofErr w:type="spellStart"/>
            <w:r w:rsidRPr="00502081">
              <w:rPr>
                <w:rFonts w:ascii="Calibri Light" w:hAnsi="Calibri Light" w:cs="Arial"/>
                <w:b/>
              </w:rPr>
              <w:t>MeterReadingNote</w:t>
            </w:r>
            <w:proofErr w:type="spellEnd"/>
          </w:p>
        </w:tc>
        <w:tc>
          <w:tcPr>
            <w:tcW w:w="2162" w:type="pct"/>
            <w:tcBorders>
              <w:top w:val="single" w:sz="6" w:space="0" w:color="auto"/>
              <w:bottom w:val="single" w:sz="6" w:space="0" w:color="auto"/>
            </w:tcBorders>
            <w:vAlign w:val="center"/>
          </w:tcPr>
          <w:p w14:paraId="7A9E8057" w14:textId="77777777" w:rsidR="007B49F5" w:rsidRPr="00502081" w:rsidRDefault="007B49F5" w:rsidP="0068013C">
            <w:pPr>
              <w:pStyle w:val="TableField-Left"/>
              <w:numPr>
                <w:ilvl w:val="0"/>
                <w:numId w:val="24"/>
              </w:numPr>
              <w:rPr>
                <w:rFonts w:ascii="Calibri Light" w:hAnsi="Calibri Light" w:cs="Arial"/>
              </w:rPr>
            </w:pPr>
            <w:proofErr w:type="spellStart"/>
            <w:r w:rsidRPr="00502081">
              <w:rPr>
                <w:rFonts w:ascii="Calibri Light" w:hAnsi="Calibri Light" w:cs="Arial"/>
              </w:rPr>
              <w:t>MeterReadingNoteID</w:t>
            </w:r>
            <w:proofErr w:type="spellEnd"/>
          </w:p>
          <w:p w14:paraId="2DAE8EE8" w14:textId="77777777" w:rsidR="007B49F5" w:rsidRPr="00502081" w:rsidRDefault="007B49F5" w:rsidP="0068013C">
            <w:pPr>
              <w:pStyle w:val="TableField-Left"/>
              <w:numPr>
                <w:ilvl w:val="0"/>
                <w:numId w:val="24"/>
              </w:numPr>
              <w:rPr>
                <w:rFonts w:ascii="Calibri Light" w:hAnsi="Calibri Light" w:cs="Arial"/>
              </w:rPr>
            </w:pPr>
            <w:r w:rsidRPr="00502081">
              <w:rPr>
                <w:rFonts w:ascii="Calibri Light" w:hAnsi="Calibri Light" w:cs="Arial"/>
              </w:rPr>
              <w:t>Description</w:t>
            </w:r>
          </w:p>
        </w:tc>
      </w:tr>
      <w:tr w:rsidR="007B49F5" w:rsidRPr="00502081" w14:paraId="50A22AA6" w14:textId="77777777" w:rsidTr="007B49F5">
        <w:trPr>
          <w:trHeight w:val="525"/>
        </w:trPr>
        <w:tc>
          <w:tcPr>
            <w:tcW w:w="2838" w:type="pct"/>
            <w:tcBorders>
              <w:top w:val="single" w:sz="6" w:space="0" w:color="auto"/>
              <w:bottom w:val="single" w:sz="6" w:space="0" w:color="auto"/>
            </w:tcBorders>
            <w:vAlign w:val="center"/>
          </w:tcPr>
          <w:p w14:paraId="36C493D6" w14:textId="77777777" w:rsidR="007B49F5" w:rsidRPr="00502081" w:rsidRDefault="007B49F5" w:rsidP="007B49F5">
            <w:pPr>
              <w:pStyle w:val="TableField-Left"/>
              <w:rPr>
                <w:rFonts w:ascii="Calibri Light" w:hAnsi="Calibri Light" w:cs="Arial"/>
                <w:b/>
              </w:rPr>
            </w:pPr>
            <w:proofErr w:type="spellStart"/>
            <w:r w:rsidRPr="00502081">
              <w:rPr>
                <w:rFonts w:ascii="Calibri Light" w:hAnsi="Calibri Light" w:cs="Arial"/>
                <w:b/>
              </w:rPr>
              <w:t>MeterReadingReason</w:t>
            </w:r>
            <w:proofErr w:type="spellEnd"/>
          </w:p>
        </w:tc>
        <w:tc>
          <w:tcPr>
            <w:tcW w:w="2162" w:type="pct"/>
            <w:tcBorders>
              <w:top w:val="single" w:sz="6" w:space="0" w:color="auto"/>
              <w:bottom w:val="single" w:sz="6" w:space="0" w:color="auto"/>
            </w:tcBorders>
            <w:vAlign w:val="center"/>
          </w:tcPr>
          <w:p w14:paraId="2E685C53" w14:textId="77777777" w:rsidR="007B49F5" w:rsidRPr="00502081" w:rsidRDefault="007B49F5" w:rsidP="0068013C">
            <w:pPr>
              <w:pStyle w:val="TableField-Left"/>
              <w:numPr>
                <w:ilvl w:val="0"/>
                <w:numId w:val="24"/>
              </w:numPr>
              <w:rPr>
                <w:rFonts w:ascii="Calibri Light" w:hAnsi="Calibri Light" w:cs="Arial"/>
              </w:rPr>
            </w:pPr>
            <w:proofErr w:type="spellStart"/>
            <w:r w:rsidRPr="00502081">
              <w:rPr>
                <w:rFonts w:ascii="Calibri Light" w:hAnsi="Calibri Light" w:cs="Arial"/>
              </w:rPr>
              <w:t>MeterReadingReasonID</w:t>
            </w:r>
            <w:proofErr w:type="spellEnd"/>
          </w:p>
          <w:p w14:paraId="74AA9EFC" w14:textId="77777777" w:rsidR="007B49F5" w:rsidRPr="00502081" w:rsidRDefault="007B49F5" w:rsidP="0068013C">
            <w:pPr>
              <w:pStyle w:val="TableField-Left"/>
              <w:numPr>
                <w:ilvl w:val="0"/>
                <w:numId w:val="24"/>
              </w:numPr>
              <w:rPr>
                <w:rFonts w:ascii="Calibri Light" w:hAnsi="Calibri Light" w:cs="Arial"/>
              </w:rPr>
            </w:pPr>
            <w:r w:rsidRPr="00502081">
              <w:rPr>
                <w:rFonts w:ascii="Calibri Light" w:hAnsi="Calibri Light" w:cs="Arial"/>
              </w:rPr>
              <w:t>Description</w:t>
            </w:r>
          </w:p>
        </w:tc>
      </w:tr>
      <w:tr w:rsidR="007B49F5" w:rsidRPr="00502081" w14:paraId="26E13799" w14:textId="77777777" w:rsidTr="007B49F5">
        <w:trPr>
          <w:trHeight w:val="3405"/>
        </w:trPr>
        <w:tc>
          <w:tcPr>
            <w:tcW w:w="2838" w:type="pct"/>
            <w:tcBorders>
              <w:top w:val="single" w:sz="6" w:space="0" w:color="auto"/>
              <w:bottom w:val="single" w:sz="6" w:space="0" w:color="auto"/>
            </w:tcBorders>
            <w:vAlign w:val="center"/>
          </w:tcPr>
          <w:p w14:paraId="784AFAF1" w14:textId="77777777" w:rsidR="007B49F5" w:rsidRPr="00502081" w:rsidRDefault="007B49F5" w:rsidP="007B49F5">
            <w:pPr>
              <w:pStyle w:val="TableField-Left"/>
              <w:rPr>
                <w:rFonts w:ascii="Calibri Light" w:hAnsi="Calibri Light" w:cs="Arial"/>
                <w:b/>
              </w:rPr>
            </w:pPr>
            <w:proofErr w:type="spellStart"/>
            <w:r w:rsidRPr="00502081">
              <w:rPr>
                <w:rFonts w:ascii="Calibri Light" w:hAnsi="Calibri Light" w:cs="Arial"/>
                <w:b/>
              </w:rPr>
              <w:t>MeterReadingResult</w:t>
            </w:r>
            <w:proofErr w:type="spellEnd"/>
          </w:p>
        </w:tc>
        <w:tc>
          <w:tcPr>
            <w:tcW w:w="2162" w:type="pct"/>
            <w:tcBorders>
              <w:top w:val="single" w:sz="6" w:space="0" w:color="auto"/>
              <w:bottom w:val="single" w:sz="6" w:space="0" w:color="auto"/>
            </w:tcBorders>
            <w:vAlign w:val="center"/>
          </w:tcPr>
          <w:p w14:paraId="6F89EB2E" w14:textId="77777777" w:rsidR="007B49F5" w:rsidRPr="00502081" w:rsidRDefault="007B49F5" w:rsidP="0068013C">
            <w:pPr>
              <w:pStyle w:val="TableField-Left"/>
              <w:numPr>
                <w:ilvl w:val="0"/>
                <w:numId w:val="24"/>
              </w:numPr>
              <w:rPr>
                <w:rFonts w:ascii="Calibri Light" w:hAnsi="Calibri Light" w:cs="Arial"/>
              </w:rPr>
            </w:pPr>
            <w:proofErr w:type="spellStart"/>
            <w:r w:rsidRPr="00502081">
              <w:rPr>
                <w:rFonts w:ascii="Calibri Light" w:hAnsi="Calibri Light" w:cs="Arial"/>
              </w:rPr>
              <w:t>MeterReadingResultID</w:t>
            </w:r>
            <w:proofErr w:type="spellEnd"/>
          </w:p>
          <w:p w14:paraId="191038D4" w14:textId="77777777" w:rsidR="007B49F5" w:rsidRPr="00502081" w:rsidRDefault="007B49F5" w:rsidP="0068013C">
            <w:pPr>
              <w:pStyle w:val="TableField-Left"/>
              <w:numPr>
                <w:ilvl w:val="0"/>
                <w:numId w:val="24"/>
              </w:numPr>
              <w:rPr>
                <w:rFonts w:ascii="Calibri Light" w:hAnsi="Calibri Light" w:cs="Arial"/>
              </w:rPr>
            </w:pPr>
            <w:proofErr w:type="spellStart"/>
            <w:r w:rsidRPr="00502081">
              <w:rPr>
                <w:rFonts w:ascii="Calibri Light" w:hAnsi="Calibri Light" w:cs="Arial"/>
              </w:rPr>
              <w:t>DeviceID</w:t>
            </w:r>
            <w:proofErr w:type="spellEnd"/>
          </w:p>
          <w:p w14:paraId="1E60CCE6" w14:textId="77777777" w:rsidR="007B49F5" w:rsidRPr="00502081" w:rsidRDefault="007B49F5" w:rsidP="0068013C">
            <w:pPr>
              <w:pStyle w:val="TableField-Left"/>
              <w:numPr>
                <w:ilvl w:val="0"/>
                <w:numId w:val="24"/>
              </w:numPr>
              <w:rPr>
                <w:rFonts w:ascii="Calibri Light" w:hAnsi="Calibri Light" w:cs="Arial"/>
              </w:rPr>
            </w:pPr>
            <w:proofErr w:type="spellStart"/>
            <w:r w:rsidRPr="00502081">
              <w:rPr>
                <w:rFonts w:ascii="Calibri Light" w:hAnsi="Calibri Light" w:cs="Arial"/>
              </w:rPr>
              <w:t>RegisterID</w:t>
            </w:r>
            <w:proofErr w:type="spellEnd"/>
          </w:p>
          <w:p w14:paraId="02A149A8" w14:textId="77777777" w:rsidR="007B49F5" w:rsidRPr="00502081" w:rsidRDefault="007B49F5" w:rsidP="0068013C">
            <w:pPr>
              <w:pStyle w:val="TableField-Left"/>
              <w:numPr>
                <w:ilvl w:val="0"/>
                <w:numId w:val="24"/>
              </w:numPr>
              <w:rPr>
                <w:rFonts w:ascii="Calibri Light" w:hAnsi="Calibri Light" w:cs="Arial"/>
              </w:rPr>
            </w:pPr>
            <w:proofErr w:type="spellStart"/>
            <w:r w:rsidRPr="00502081">
              <w:rPr>
                <w:rFonts w:ascii="Calibri Light" w:hAnsi="Calibri Light" w:cs="Arial"/>
              </w:rPr>
              <w:t>ReadingResult</w:t>
            </w:r>
            <w:proofErr w:type="spellEnd"/>
          </w:p>
          <w:p w14:paraId="00936B0E" w14:textId="77777777" w:rsidR="007B49F5" w:rsidRPr="00502081" w:rsidRDefault="007B49F5" w:rsidP="0068013C">
            <w:pPr>
              <w:pStyle w:val="TableField-Left"/>
              <w:numPr>
                <w:ilvl w:val="0"/>
                <w:numId w:val="24"/>
              </w:numPr>
              <w:rPr>
                <w:rFonts w:ascii="Calibri Light" w:hAnsi="Calibri Light" w:cs="Arial"/>
              </w:rPr>
            </w:pPr>
            <w:proofErr w:type="spellStart"/>
            <w:r w:rsidRPr="00502081">
              <w:rPr>
                <w:rFonts w:ascii="Calibri Light" w:hAnsi="Calibri Light" w:cs="Arial"/>
              </w:rPr>
              <w:t>ReadingDateTime</w:t>
            </w:r>
            <w:proofErr w:type="spellEnd"/>
          </w:p>
          <w:p w14:paraId="327EB455" w14:textId="77777777" w:rsidR="007B49F5" w:rsidRPr="00502081" w:rsidRDefault="007B49F5" w:rsidP="0068013C">
            <w:pPr>
              <w:pStyle w:val="TableField-Left"/>
              <w:numPr>
                <w:ilvl w:val="0"/>
                <w:numId w:val="24"/>
              </w:numPr>
              <w:rPr>
                <w:rFonts w:ascii="Calibri Light" w:hAnsi="Calibri Light" w:cs="Arial"/>
              </w:rPr>
            </w:pPr>
            <w:proofErr w:type="spellStart"/>
            <w:r w:rsidRPr="00502081">
              <w:rPr>
                <w:rFonts w:ascii="Calibri Light" w:hAnsi="Calibri Light" w:cs="Arial"/>
              </w:rPr>
              <w:t>ReadingUnit</w:t>
            </w:r>
            <w:proofErr w:type="spellEnd"/>
          </w:p>
          <w:p w14:paraId="41D8ECDA" w14:textId="77777777" w:rsidR="007B49F5" w:rsidRPr="00502081" w:rsidRDefault="007B49F5" w:rsidP="0068013C">
            <w:pPr>
              <w:pStyle w:val="TableField-Left"/>
              <w:numPr>
                <w:ilvl w:val="0"/>
                <w:numId w:val="24"/>
              </w:numPr>
              <w:rPr>
                <w:rFonts w:ascii="Calibri Light" w:hAnsi="Calibri Light" w:cs="Arial"/>
              </w:rPr>
            </w:pPr>
            <w:proofErr w:type="spellStart"/>
            <w:r w:rsidRPr="00502081">
              <w:rPr>
                <w:rFonts w:ascii="Calibri Light" w:hAnsi="Calibri Light" w:cs="Arial"/>
              </w:rPr>
              <w:t>MeterReadingNoteID</w:t>
            </w:r>
            <w:proofErr w:type="spellEnd"/>
          </w:p>
          <w:p w14:paraId="3A0334EF" w14:textId="77777777" w:rsidR="007B49F5" w:rsidRPr="00502081" w:rsidRDefault="007B49F5" w:rsidP="0068013C">
            <w:pPr>
              <w:pStyle w:val="TableField-Left"/>
              <w:numPr>
                <w:ilvl w:val="0"/>
                <w:numId w:val="24"/>
              </w:numPr>
              <w:rPr>
                <w:rFonts w:ascii="Calibri Light" w:hAnsi="Calibri Light" w:cs="Arial"/>
              </w:rPr>
            </w:pPr>
            <w:r w:rsidRPr="00502081">
              <w:rPr>
                <w:rFonts w:ascii="Calibri Light" w:hAnsi="Calibri Light" w:cs="Arial"/>
              </w:rPr>
              <w:t>Consumption</w:t>
            </w:r>
          </w:p>
          <w:p w14:paraId="28128CCB" w14:textId="77777777" w:rsidR="007B49F5" w:rsidRPr="00502081" w:rsidRDefault="007B49F5" w:rsidP="0068013C">
            <w:pPr>
              <w:pStyle w:val="TableField-Left"/>
              <w:numPr>
                <w:ilvl w:val="0"/>
                <w:numId w:val="24"/>
              </w:numPr>
              <w:rPr>
                <w:rFonts w:ascii="Calibri Light" w:hAnsi="Calibri Light" w:cs="Arial"/>
              </w:rPr>
            </w:pPr>
            <w:proofErr w:type="spellStart"/>
            <w:r w:rsidRPr="00502081">
              <w:rPr>
                <w:rFonts w:ascii="Calibri Light" w:hAnsi="Calibri Light" w:cs="Arial"/>
              </w:rPr>
              <w:t>MeterReadingReasonID</w:t>
            </w:r>
            <w:proofErr w:type="spellEnd"/>
          </w:p>
          <w:p w14:paraId="6AB004A9" w14:textId="77777777" w:rsidR="007B49F5" w:rsidRPr="00502081" w:rsidRDefault="007B49F5" w:rsidP="0068013C">
            <w:pPr>
              <w:pStyle w:val="TableField-Left"/>
              <w:numPr>
                <w:ilvl w:val="0"/>
                <w:numId w:val="24"/>
              </w:numPr>
              <w:rPr>
                <w:rFonts w:ascii="Calibri Light" w:hAnsi="Calibri Light" w:cs="Arial"/>
              </w:rPr>
            </w:pPr>
            <w:proofErr w:type="spellStart"/>
            <w:r w:rsidRPr="00502081">
              <w:rPr>
                <w:rFonts w:ascii="Calibri Light" w:hAnsi="Calibri Light" w:cs="Arial"/>
              </w:rPr>
              <w:t>MeterReadingCategoryID</w:t>
            </w:r>
            <w:proofErr w:type="spellEnd"/>
          </w:p>
          <w:p w14:paraId="7DAFBB15" w14:textId="77777777" w:rsidR="007B49F5" w:rsidRPr="00502081" w:rsidRDefault="007B49F5" w:rsidP="0068013C">
            <w:pPr>
              <w:pStyle w:val="TableField-Left"/>
              <w:numPr>
                <w:ilvl w:val="0"/>
                <w:numId w:val="24"/>
              </w:numPr>
              <w:rPr>
                <w:rFonts w:ascii="Calibri Light" w:hAnsi="Calibri Light" w:cs="Arial"/>
              </w:rPr>
            </w:pPr>
            <w:proofErr w:type="spellStart"/>
            <w:r w:rsidRPr="00502081">
              <w:rPr>
                <w:rFonts w:ascii="Calibri Light" w:hAnsi="Calibri Light" w:cs="Arial"/>
              </w:rPr>
              <w:t>MeterReadingStatusID</w:t>
            </w:r>
            <w:proofErr w:type="spellEnd"/>
          </w:p>
          <w:p w14:paraId="59A8FFDA" w14:textId="77777777" w:rsidR="007B49F5" w:rsidRPr="00502081" w:rsidRDefault="007B49F5" w:rsidP="0068013C">
            <w:pPr>
              <w:pStyle w:val="TableField-Left"/>
              <w:numPr>
                <w:ilvl w:val="0"/>
                <w:numId w:val="24"/>
              </w:numPr>
              <w:rPr>
                <w:rFonts w:ascii="Calibri Light" w:hAnsi="Calibri Light" w:cs="Arial"/>
              </w:rPr>
            </w:pPr>
            <w:proofErr w:type="spellStart"/>
            <w:r w:rsidRPr="00502081">
              <w:rPr>
                <w:rFonts w:ascii="Calibri Light" w:hAnsi="Calibri Light" w:cs="Arial"/>
              </w:rPr>
              <w:t>SerialNumber</w:t>
            </w:r>
            <w:proofErr w:type="spellEnd"/>
          </w:p>
          <w:p w14:paraId="436C2556" w14:textId="77777777" w:rsidR="007B49F5" w:rsidRPr="00502081" w:rsidRDefault="007B49F5" w:rsidP="0068013C">
            <w:pPr>
              <w:pStyle w:val="TableField-Left"/>
              <w:numPr>
                <w:ilvl w:val="0"/>
                <w:numId w:val="24"/>
              </w:numPr>
              <w:rPr>
                <w:rFonts w:ascii="Calibri Light" w:hAnsi="Calibri Light" w:cs="Arial"/>
              </w:rPr>
            </w:pPr>
            <w:proofErr w:type="spellStart"/>
            <w:r w:rsidRPr="00502081">
              <w:rPr>
                <w:rFonts w:ascii="Calibri Light" w:hAnsi="Calibri Light" w:cs="Arial"/>
              </w:rPr>
              <w:t>MultipleMeterReadingReasonsFlag</w:t>
            </w:r>
            <w:proofErr w:type="spellEnd"/>
          </w:p>
        </w:tc>
      </w:tr>
      <w:tr w:rsidR="007B49F5" w:rsidRPr="00502081" w14:paraId="06A038B5" w14:textId="77777777" w:rsidTr="007B49F5">
        <w:trPr>
          <w:trHeight w:val="705"/>
        </w:trPr>
        <w:tc>
          <w:tcPr>
            <w:tcW w:w="2838" w:type="pct"/>
            <w:tcBorders>
              <w:top w:val="single" w:sz="6" w:space="0" w:color="auto"/>
            </w:tcBorders>
            <w:vAlign w:val="center"/>
          </w:tcPr>
          <w:p w14:paraId="291EBCE1" w14:textId="77777777" w:rsidR="007B49F5" w:rsidRPr="00502081" w:rsidRDefault="007B49F5" w:rsidP="007B49F5">
            <w:pPr>
              <w:pStyle w:val="TableField-Left"/>
              <w:rPr>
                <w:rFonts w:ascii="Calibri Light" w:hAnsi="Calibri Light" w:cs="Arial"/>
                <w:b/>
              </w:rPr>
            </w:pPr>
            <w:proofErr w:type="spellStart"/>
            <w:r w:rsidRPr="00502081">
              <w:rPr>
                <w:rFonts w:ascii="Calibri Light" w:hAnsi="Calibri Light" w:cs="Arial"/>
                <w:b/>
              </w:rPr>
              <w:t>MeterReadingStatus</w:t>
            </w:r>
            <w:proofErr w:type="spellEnd"/>
          </w:p>
        </w:tc>
        <w:tc>
          <w:tcPr>
            <w:tcW w:w="2162" w:type="pct"/>
            <w:tcBorders>
              <w:top w:val="single" w:sz="6" w:space="0" w:color="auto"/>
            </w:tcBorders>
            <w:vAlign w:val="center"/>
          </w:tcPr>
          <w:p w14:paraId="1B40C47B" w14:textId="77777777" w:rsidR="007B49F5" w:rsidRPr="00502081" w:rsidRDefault="007B49F5" w:rsidP="0068013C">
            <w:pPr>
              <w:pStyle w:val="TableField-Left"/>
              <w:numPr>
                <w:ilvl w:val="0"/>
                <w:numId w:val="24"/>
              </w:numPr>
              <w:rPr>
                <w:rFonts w:ascii="Calibri Light" w:hAnsi="Calibri Light" w:cs="Arial"/>
              </w:rPr>
            </w:pPr>
            <w:proofErr w:type="spellStart"/>
            <w:r w:rsidRPr="00502081">
              <w:rPr>
                <w:rFonts w:ascii="Calibri Light" w:hAnsi="Calibri Light" w:cs="Arial"/>
              </w:rPr>
              <w:t>MeterReadingStatusID</w:t>
            </w:r>
            <w:proofErr w:type="spellEnd"/>
          </w:p>
          <w:p w14:paraId="1EBE53C4" w14:textId="77777777" w:rsidR="007B49F5" w:rsidRPr="00502081" w:rsidRDefault="007B49F5" w:rsidP="0068013C">
            <w:pPr>
              <w:pStyle w:val="TableField-Left"/>
              <w:numPr>
                <w:ilvl w:val="0"/>
                <w:numId w:val="24"/>
              </w:numPr>
              <w:rPr>
                <w:rFonts w:ascii="Calibri Light" w:hAnsi="Calibri Light" w:cs="Arial"/>
              </w:rPr>
            </w:pPr>
            <w:r w:rsidRPr="00502081">
              <w:rPr>
                <w:rFonts w:ascii="Calibri Light" w:hAnsi="Calibri Light" w:cs="Arial"/>
              </w:rPr>
              <w:t>Description</w:t>
            </w:r>
          </w:p>
        </w:tc>
      </w:tr>
    </w:tbl>
    <w:p w14:paraId="200A0673" w14:textId="77777777" w:rsidR="007B49F5" w:rsidRPr="00502081" w:rsidRDefault="007B49F5" w:rsidP="007B49F5"/>
    <w:p w14:paraId="76B86497" w14:textId="06ED77F6" w:rsidR="007B49F5" w:rsidRPr="00502081" w:rsidRDefault="007B49F5" w:rsidP="0068013C">
      <w:pPr>
        <w:pStyle w:val="Heading3"/>
        <w:keepNext/>
        <w:numPr>
          <w:ilvl w:val="3"/>
          <w:numId w:val="5"/>
        </w:numPr>
        <w:tabs>
          <w:tab w:val="left" w:pos="1440"/>
        </w:tabs>
        <w:spacing w:before="120" w:after="120"/>
        <w:ind w:left="864"/>
        <w:rPr>
          <w:rFonts w:ascii="Calibri Light" w:hAnsi="Calibri Light"/>
          <w:sz w:val="20"/>
        </w:rPr>
      </w:pPr>
      <w:bookmarkStart w:id="58" w:name="_Toc516668639"/>
      <w:r w:rsidRPr="00502081">
        <w:rPr>
          <w:rFonts w:ascii="Calibri Light" w:hAnsi="Calibri Light"/>
          <w:sz w:val="20"/>
        </w:rPr>
        <w:t>Viewing Bills and Consumption</w:t>
      </w:r>
      <w:bookmarkEnd w:id="58"/>
    </w:p>
    <w:tbl>
      <w:tblPr>
        <w:tblpPr w:leftFromText="180" w:rightFromText="180" w:vertAnchor="text" w:tblpY="1"/>
        <w:tblOverlap w:val="never"/>
        <w:tblW w:w="5000" w:type="pct"/>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4657"/>
        <w:gridCol w:w="4657"/>
      </w:tblGrid>
      <w:tr w:rsidR="007B49F5" w:rsidRPr="00502081" w14:paraId="69690771" w14:textId="77777777" w:rsidTr="007B49F5">
        <w:trPr>
          <w:trHeight w:val="338"/>
          <w:tblHeader/>
        </w:trPr>
        <w:tc>
          <w:tcPr>
            <w:tcW w:w="2500" w:type="pct"/>
            <w:tcBorders>
              <w:top w:val="threeDEmboss" w:sz="6" w:space="0" w:color="auto"/>
              <w:bottom w:val="threeDEmboss" w:sz="6" w:space="0" w:color="auto"/>
            </w:tcBorders>
            <w:shd w:val="clear" w:color="auto" w:fill="F9FBAF"/>
            <w:vAlign w:val="center"/>
          </w:tcPr>
          <w:p w14:paraId="5D8004FC" w14:textId="279FEC5A" w:rsidR="007B49F5" w:rsidRPr="00502081" w:rsidRDefault="00CA3EE1" w:rsidP="007B49F5">
            <w:pPr>
              <w:pStyle w:val="TableHeader-Left"/>
            </w:pPr>
            <w:r w:rsidRPr="00502081">
              <w:t>OData</w:t>
            </w:r>
            <w:r w:rsidR="007B49F5" w:rsidRPr="00502081">
              <w:t xml:space="preserve"> Entity</w:t>
            </w:r>
          </w:p>
        </w:tc>
        <w:tc>
          <w:tcPr>
            <w:tcW w:w="2500" w:type="pct"/>
            <w:tcBorders>
              <w:top w:val="threeDEmboss" w:sz="6" w:space="0" w:color="auto"/>
              <w:bottom w:val="threeDEmboss" w:sz="6" w:space="0" w:color="auto"/>
            </w:tcBorders>
            <w:shd w:val="clear" w:color="auto" w:fill="F9FBAF"/>
            <w:vAlign w:val="center"/>
          </w:tcPr>
          <w:p w14:paraId="134C1908" w14:textId="77777777" w:rsidR="007B49F5" w:rsidRPr="00502081" w:rsidRDefault="007B49F5" w:rsidP="007B49F5">
            <w:pPr>
              <w:pStyle w:val="TableHeader-Left"/>
            </w:pPr>
            <w:r w:rsidRPr="00502081">
              <w:t>Properties</w:t>
            </w:r>
          </w:p>
        </w:tc>
      </w:tr>
      <w:tr w:rsidR="007B49F5" w:rsidRPr="00502081" w14:paraId="2FE4EAEE" w14:textId="77777777" w:rsidTr="007B49F5">
        <w:trPr>
          <w:trHeight w:val="1890"/>
        </w:trPr>
        <w:tc>
          <w:tcPr>
            <w:tcW w:w="2500" w:type="pct"/>
            <w:tcBorders>
              <w:top w:val="single" w:sz="6" w:space="0" w:color="auto"/>
              <w:bottom w:val="single" w:sz="6" w:space="0" w:color="auto"/>
            </w:tcBorders>
            <w:vAlign w:val="center"/>
          </w:tcPr>
          <w:p w14:paraId="7D4F7B73" w14:textId="77777777" w:rsidR="007B49F5" w:rsidRPr="00502081" w:rsidRDefault="007B49F5" w:rsidP="007B49F5">
            <w:pPr>
              <w:pStyle w:val="TableField-Left"/>
              <w:rPr>
                <w:rFonts w:ascii="Calibri Light" w:hAnsi="Calibri Light" w:cs="Arial"/>
                <w:b/>
              </w:rPr>
            </w:pPr>
            <w:proofErr w:type="spellStart"/>
            <w:r w:rsidRPr="00502081">
              <w:rPr>
                <w:rFonts w:ascii="Calibri Light" w:hAnsi="Calibri Light" w:cs="Arial"/>
                <w:b/>
              </w:rPr>
              <w:t>AccountBalance</w:t>
            </w:r>
            <w:proofErr w:type="spellEnd"/>
          </w:p>
        </w:tc>
        <w:tc>
          <w:tcPr>
            <w:tcW w:w="2500" w:type="pct"/>
            <w:tcBorders>
              <w:top w:val="single" w:sz="6" w:space="0" w:color="auto"/>
              <w:bottom w:val="single" w:sz="6" w:space="0" w:color="auto"/>
            </w:tcBorders>
            <w:vAlign w:val="center"/>
          </w:tcPr>
          <w:p w14:paraId="6D3FDF37" w14:textId="77777777" w:rsidR="007B49F5" w:rsidRPr="00502081" w:rsidRDefault="007B49F5" w:rsidP="0068013C">
            <w:pPr>
              <w:pStyle w:val="TableField-Left"/>
              <w:numPr>
                <w:ilvl w:val="0"/>
                <w:numId w:val="20"/>
              </w:numPr>
              <w:rPr>
                <w:rFonts w:ascii="Calibri Light" w:hAnsi="Calibri Light" w:cs="Arial"/>
              </w:rPr>
            </w:pPr>
            <w:proofErr w:type="spellStart"/>
            <w:r w:rsidRPr="00502081">
              <w:rPr>
                <w:rFonts w:ascii="Calibri Light" w:hAnsi="Calibri Light" w:cs="Arial"/>
              </w:rPr>
              <w:t>AccountID</w:t>
            </w:r>
            <w:proofErr w:type="spellEnd"/>
          </w:p>
          <w:p w14:paraId="4663254F" w14:textId="77777777" w:rsidR="007B49F5" w:rsidRPr="00502081" w:rsidRDefault="007B49F5" w:rsidP="0068013C">
            <w:pPr>
              <w:pStyle w:val="TableField-Left"/>
              <w:numPr>
                <w:ilvl w:val="0"/>
                <w:numId w:val="20"/>
              </w:numPr>
              <w:rPr>
                <w:rFonts w:ascii="Calibri Light" w:hAnsi="Calibri Light" w:cs="Arial"/>
              </w:rPr>
            </w:pPr>
            <w:proofErr w:type="spellStart"/>
            <w:r w:rsidRPr="00502081">
              <w:rPr>
                <w:rFonts w:ascii="Calibri Light" w:hAnsi="Calibri Light" w:cs="Arial"/>
              </w:rPr>
              <w:t>CurrentBalance</w:t>
            </w:r>
            <w:proofErr w:type="spellEnd"/>
          </w:p>
          <w:p w14:paraId="649B29EE" w14:textId="77777777" w:rsidR="007B49F5" w:rsidRPr="00502081" w:rsidRDefault="007B49F5" w:rsidP="0068013C">
            <w:pPr>
              <w:pStyle w:val="TableField-Left"/>
              <w:numPr>
                <w:ilvl w:val="0"/>
                <w:numId w:val="20"/>
              </w:numPr>
              <w:rPr>
                <w:rFonts w:ascii="Calibri Light" w:hAnsi="Calibri Light" w:cs="Arial"/>
              </w:rPr>
            </w:pPr>
            <w:proofErr w:type="spellStart"/>
            <w:r w:rsidRPr="00502081">
              <w:rPr>
                <w:rFonts w:ascii="Calibri Light" w:hAnsi="Calibri Light" w:cs="Arial"/>
              </w:rPr>
              <w:t>TotalAmount</w:t>
            </w:r>
            <w:proofErr w:type="spellEnd"/>
          </w:p>
          <w:p w14:paraId="2FA46E52" w14:textId="77777777" w:rsidR="007B49F5" w:rsidRPr="00502081" w:rsidRDefault="007B49F5" w:rsidP="0068013C">
            <w:pPr>
              <w:pStyle w:val="TableField-Left"/>
              <w:numPr>
                <w:ilvl w:val="0"/>
                <w:numId w:val="20"/>
              </w:numPr>
              <w:rPr>
                <w:rFonts w:ascii="Calibri Light" w:hAnsi="Calibri Light" w:cs="Arial"/>
              </w:rPr>
            </w:pPr>
            <w:proofErr w:type="spellStart"/>
            <w:r w:rsidRPr="00502081">
              <w:rPr>
                <w:rFonts w:ascii="Calibri Light" w:hAnsi="Calibri Light" w:cs="Arial"/>
              </w:rPr>
              <w:t>NetAmount</w:t>
            </w:r>
            <w:proofErr w:type="spellEnd"/>
          </w:p>
          <w:p w14:paraId="522917FB" w14:textId="77777777" w:rsidR="007B49F5" w:rsidRPr="00502081" w:rsidRDefault="007B49F5" w:rsidP="0068013C">
            <w:pPr>
              <w:pStyle w:val="TableField-Left"/>
              <w:numPr>
                <w:ilvl w:val="0"/>
                <w:numId w:val="20"/>
              </w:numPr>
              <w:rPr>
                <w:rFonts w:ascii="Calibri Light" w:hAnsi="Calibri Light" w:cs="Arial"/>
              </w:rPr>
            </w:pPr>
            <w:proofErr w:type="spellStart"/>
            <w:r w:rsidRPr="00502081">
              <w:rPr>
                <w:rFonts w:ascii="Calibri Light" w:hAnsi="Calibri Light" w:cs="Arial"/>
              </w:rPr>
              <w:t>OpenCollectable</w:t>
            </w:r>
            <w:proofErr w:type="spellEnd"/>
          </w:p>
          <w:p w14:paraId="0D89CA02" w14:textId="77777777" w:rsidR="007B49F5" w:rsidRPr="00502081" w:rsidRDefault="007B49F5" w:rsidP="0068013C">
            <w:pPr>
              <w:pStyle w:val="TableField-Left"/>
              <w:numPr>
                <w:ilvl w:val="0"/>
                <w:numId w:val="20"/>
              </w:numPr>
              <w:rPr>
                <w:rFonts w:ascii="Calibri Light" w:hAnsi="Calibri Light" w:cs="Arial"/>
              </w:rPr>
            </w:pPr>
            <w:proofErr w:type="spellStart"/>
            <w:r w:rsidRPr="00502081">
              <w:rPr>
                <w:rFonts w:ascii="Calibri Light" w:hAnsi="Calibri Light" w:cs="Arial"/>
              </w:rPr>
              <w:t>OpenDebits</w:t>
            </w:r>
            <w:proofErr w:type="spellEnd"/>
          </w:p>
          <w:p w14:paraId="7A176FB0" w14:textId="77777777" w:rsidR="007B49F5" w:rsidRPr="00502081" w:rsidRDefault="007B49F5" w:rsidP="0068013C">
            <w:pPr>
              <w:pStyle w:val="TableField-Left"/>
              <w:numPr>
                <w:ilvl w:val="0"/>
                <w:numId w:val="20"/>
              </w:numPr>
              <w:rPr>
                <w:rFonts w:ascii="Calibri Light" w:hAnsi="Calibri Light" w:cs="Arial"/>
              </w:rPr>
            </w:pPr>
            <w:proofErr w:type="spellStart"/>
            <w:r w:rsidRPr="00502081">
              <w:rPr>
                <w:rFonts w:ascii="Calibri Light" w:hAnsi="Calibri Light" w:cs="Arial"/>
              </w:rPr>
              <w:t>OpenCredits</w:t>
            </w:r>
            <w:proofErr w:type="spellEnd"/>
          </w:p>
          <w:p w14:paraId="70249F48" w14:textId="77777777" w:rsidR="007B49F5" w:rsidRPr="00502081" w:rsidRDefault="007B49F5" w:rsidP="0068013C">
            <w:pPr>
              <w:pStyle w:val="TableField-Left"/>
              <w:numPr>
                <w:ilvl w:val="0"/>
                <w:numId w:val="20"/>
              </w:numPr>
              <w:rPr>
                <w:rFonts w:ascii="Calibri Light" w:hAnsi="Calibri Light" w:cs="Arial"/>
              </w:rPr>
            </w:pPr>
            <w:r w:rsidRPr="00502081">
              <w:rPr>
                <w:rFonts w:ascii="Calibri Light" w:hAnsi="Calibri Light" w:cs="Arial"/>
              </w:rPr>
              <w:t>Currency</w:t>
            </w:r>
          </w:p>
          <w:p w14:paraId="47FF802C" w14:textId="77777777" w:rsidR="007B49F5" w:rsidRPr="00502081" w:rsidRDefault="007B49F5" w:rsidP="0068013C">
            <w:pPr>
              <w:pStyle w:val="TableField-Left"/>
              <w:numPr>
                <w:ilvl w:val="0"/>
                <w:numId w:val="20"/>
              </w:numPr>
              <w:rPr>
                <w:rFonts w:ascii="Calibri Light" w:hAnsi="Calibri Light" w:cs="Arial"/>
              </w:rPr>
            </w:pPr>
            <w:r w:rsidRPr="00502081">
              <w:rPr>
                <w:rFonts w:ascii="Calibri Light" w:hAnsi="Calibri Light" w:cs="Arial"/>
              </w:rPr>
              <w:t>Possible Op</w:t>
            </w:r>
          </w:p>
        </w:tc>
      </w:tr>
      <w:tr w:rsidR="007B49F5" w:rsidRPr="006B24F0" w14:paraId="71C59D8E" w14:textId="77777777" w:rsidTr="007B49F5">
        <w:trPr>
          <w:trHeight w:val="1980"/>
        </w:trPr>
        <w:tc>
          <w:tcPr>
            <w:tcW w:w="2500" w:type="pct"/>
            <w:tcBorders>
              <w:top w:val="single" w:sz="6" w:space="0" w:color="auto"/>
              <w:bottom w:val="single" w:sz="6" w:space="0" w:color="auto"/>
            </w:tcBorders>
            <w:vAlign w:val="center"/>
          </w:tcPr>
          <w:p w14:paraId="7C158938" w14:textId="77777777" w:rsidR="007B49F5" w:rsidRPr="00502081" w:rsidRDefault="007B49F5" w:rsidP="007B49F5">
            <w:pPr>
              <w:pStyle w:val="TableField-Left"/>
              <w:rPr>
                <w:rFonts w:ascii="Calibri Light" w:hAnsi="Calibri Light" w:cs="Arial"/>
                <w:b/>
              </w:rPr>
            </w:pPr>
            <w:r w:rsidRPr="00502081">
              <w:rPr>
                <w:rFonts w:ascii="Calibri Light" w:hAnsi="Calibri Light" w:cs="Arial"/>
                <w:b/>
              </w:rPr>
              <w:lastRenderedPageBreak/>
              <w:t>Invoice</w:t>
            </w:r>
          </w:p>
        </w:tc>
        <w:tc>
          <w:tcPr>
            <w:tcW w:w="2500" w:type="pct"/>
            <w:tcBorders>
              <w:top w:val="single" w:sz="6" w:space="0" w:color="auto"/>
              <w:bottom w:val="single" w:sz="6" w:space="0" w:color="auto"/>
            </w:tcBorders>
            <w:vAlign w:val="center"/>
          </w:tcPr>
          <w:p w14:paraId="613E2499" w14:textId="77777777" w:rsidR="007B49F5" w:rsidRPr="00502081" w:rsidRDefault="007B49F5" w:rsidP="0068013C">
            <w:pPr>
              <w:pStyle w:val="TableField-Left"/>
              <w:numPr>
                <w:ilvl w:val="0"/>
                <w:numId w:val="20"/>
              </w:numPr>
              <w:rPr>
                <w:rFonts w:ascii="Calibri Light" w:hAnsi="Calibri Light" w:cs="Arial"/>
              </w:rPr>
            </w:pPr>
            <w:proofErr w:type="spellStart"/>
            <w:r w:rsidRPr="00502081">
              <w:rPr>
                <w:rFonts w:ascii="Calibri Light" w:hAnsi="Calibri Light" w:cs="Arial"/>
              </w:rPr>
              <w:t>InvoiceID</w:t>
            </w:r>
            <w:proofErr w:type="spellEnd"/>
          </w:p>
          <w:p w14:paraId="280EFA25" w14:textId="77777777" w:rsidR="007B49F5" w:rsidRPr="00502081" w:rsidRDefault="007B49F5" w:rsidP="0068013C">
            <w:pPr>
              <w:pStyle w:val="TableField-Left"/>
              <w:numPr>
                <w:ilvl w:val="0"/>
                <w:numId w:val="20"/>
              </w:numPr>
              <w:rPr>
                <w:rFonts w:ascii="Calibri Light" w:hAnsi="Calibri Light" w:cs="Arial"/>
              </w:rPr>
            </w:pPr>
            <w:proofErr w:type="spellStart"/>
            <w:r w:rsidRPr="00502081">
              <w:rPr>
                <w:rFonts w:ascii="Calibri Light" w:hAnsi="Calibri Light" w:cs="Arial"/>
              </w:rPr>
              <w:t>AccountID</w:t>
            </w:r>
            <w:proofErr w:type="spellEnd"/>
          </w:p>
          <w:p w14:paraId="619F1AE2" w14:textId="77777777" w:rsidR="007B49F5" w:rsidRPr="00502081" w:rsidRDefault="007B49F5" w:rsidP="0068013C">
            <w:pPr>
              <w:pStyle w:val="TableField-Left"/>
              <w:numPr>
                <w:ilvl w:val="0"/>
                <w:numId w:val="20"/>
              </w:numPr>
              <w:rPr>
                <w:rFonts w:ascii="Calibri Light" w:hAnsi="Calibri Light" w:cs="Arial"/>
              </w:rPr>
            </w:pPr>
            <w:proofErr w:type="spellStart"/>
            <w:r w:rsidRPr="00502081">
              <w:rPr>
                <w:rFonts w:ascii="Calibri Light" w:hAnsi="Calibri Light" w:cs="Arial"/>
              </w:rPr>
              <w:t>ContractAccountID</w:t>
            </w:r>
            <w:proofErr w:type="spellEnd"/>
          </w:p>
          <w:p w14:paraId="2FD727D8" w14:textId="77777777" w:rsidR="007B49F5" w:rsidRPr="00502081" w:rsidRDefault="007B49F5" w:rsidP="0068013C">
            <w:pPr>
              <w:pStyle w:val="TableField-Left"/>
              <w:numPr>
                <w:ilvl w:val="0"/>
                <w:numId w:val="20"/>
              </w:numPr>
              <w:rPr>
                <w:rFonts w:ascii="Calibri Light" w:hAnsi="Calibri Light" w:cs="Arial"/>
              </w:rPr>
            </w:pPr>
            <w:proofErr w:type="spellStart"/>
            <w:r w:rsidRPr="00502081">
              <w:rPr>
                <w:rFonts w:ascii="Calibri Light" w:hAnsi="Calibri Light" w:cs="Arial"/>
              </w:rPr>
              <w:t>AmountDue</w:t>
            </w:r>
            <w:proofErr w:type="spellEnd"/>
          </w:p>
          <w:p w14:paraId="6C2057D7" w14:textId="77777777" w:rsidR="007B49F5" w:rsidRPr="00502081" w:rsidRDefault="007B49F5" w:rsidP="0068013C">
            <w:pPr>
              <w:pStyle w:val="TableField-Left"/>
              <w:numPr>
                <w:ilvl w:val="0"/>
                <w:numId w:val="20"/>
              </w:numPr>
              <w:rPr>
                <w:rFonts w:ascii="Calibri Light" w:hAnsi="Calibri Light" w:cs="Arial"/>
              </w:rPr>
            </w:pPr>
            <w:r w:rsidRPr="00502081">
              <w:rPr>
                <w:rFonts w:ascii="Calibri Light" w:hAnsi="Calibri Light" w:cs="Arial"/>
              </w:rPr>
              <w:t>Currency</w:t>
            </w:r>
          </w:p>
          <w:p w14:paraId="2FD6D329" w14:textId="77777777" w:rsidR="007B49F5" w:rsidRPr="00502081" w:rsidRDefault="007B49F5" w:rsidP="0068013C">
            <w:pPr>
              <w:pStyle w:val="TableField-Left"/>
              <w:numPr>
                <w:ilvl w:val="0"/>
                <w:numId w:val="20"/>
              </w:numPr>
              <w:rPr>
                <w:rFonts w:ascii="Calibri Light" w:hAnsi="Calibri Light" w:cs="Arial"/>
              </w:rPr>
            </w:pPr>
            <w:proofErr w:type="spellStart"/>
            <w:r w:rsidRPr="00502081">
              <w:rPr>
                <w:rFonts w:ascii="Calibri Light" w:hAnsi="Calibri Light" w:cs="Arial"/>
              </w:rPr>
              <w:t>DueDate</w:t>
            </w:r>
            <w:proofErr w:type="spellEnd"/>
          </w:p>
          <w:p w14:paraId="5F6F8FB4" w14:textId="77777777" w:rsidR="007B49F5" w:rsidRPr="00502081" w:rsidRDefault="007B49F5" w:rsidP="0068013C">
            <w:pPr>
              <w:pStyle w:val="TableField-Left"/>
              <w:numPr>
                <w:ilvl w:val="0"/>
                <w:numId w:val="20"/>
              </w:numPr>
              <w:rPr>
                <w:rFonts w:ascii="Calibri Light" w:hAnsi="Calibri Light" w:cs="Arial"/>
              </w:rPr>
            </w:pPr>
            <w:proofErr w:type="spellStart"/>
            <w:r w:rsidRPr="00502081">
              <w:rPr>
                <w:rFonts w:ascii="Calibri Light" w:hAnsi="Calibri Light" w:cs="Arial"/>
              </w:rPr>
              <w:t>InvoiceDate</w:t>
            </w:r>
            <w:proofErr w:type="spellEnd"/>
          </w:p>
          <w:p w14:paraId="55E8D4FD" w14:textId="77777777" w:rsidR="007B49F5" w:rsidRPr="00502081" w:rsidRDefault="007B49F5" w:rsidP="0068013C">
            <w:pPr>
              <w:pStyle w:val="TableField-Left"/>
              <w:numPr>
                <w:ilvl w:val="0"/>
                <w:numId w:val="20"/>
              </w:numPr>
              <w:rPr>
                <w:rFonts w:ascii="Calibri Light" w:hAnsi="Calibri Light" w:cs="Arial"/>
              </w:rPr>
            </w:pPr>
            <w:proofErr w:type="spellStart"/>
            <w:r w:rsidRPr="00502081">
              <w:rPr>
                <w:rFonts w:ascii="Calibri Light" w:hAnsi="Calibri Light" w:cs="Arial"/>
              </w:rPr>
              <w:t>AmountPaid</w:t>
            </w:r>
            <w:proofErr w:type="spellEnd"/>
          </w:p>
          <w:p w14:paraId="603FDDA0" w14:textId="77777777" w:rsidR="007B49F5" w:rsidRPr="00502081" w:rsidRDefault="007B49F5" w:rsidP="0068013C">
            <w:pPr>
              <w:pStyle w:val="TableField-Left"/>
              <w:numPr>
                <w:ilvl w:val="0"/>
                <w:numId w:val="20"/>
              </w:numPr>
              <w:rPr>
                <w:rFonts w:ascii="Calibri Light" w:hAnsi="Calibri Light" w:cs="Arial"/>
              </w:rPr>
            </w:pPr>
            <w:proofErr w:type="spellStart"/>
            <w:r w:rsidRPr="00502081">
              <w:rPr>
                <w:rFonts w:ascii="Calibri Light" w:hAnsi="Calibri Light" w:cs="Arial"/>
              </w:rPr>
              <w:t>AmountRemaining</w:t>
            </w:r>
            <w:proofErr w:type="spellEnd"/>
          </w:p>
          <w:p w14:paraId="0D263CAA" w14:textId="77777777" w:rsidR="007B49F5" w:rsidRPr="00502081" w:rsidRDefault="007B49F5" w:rsidP="0068013C">
            <w:pPr>
              <w:pStyle w:val="TableField-Left"/>
              <w:numPr>
                <w:ilvl w:val="0"/>
                <w:numId w:val="20"/>
              </w:numPr>
              <w:rPr>
                <w:rFonts w:ascii="Calibri Light" w:hAnsi="Calibri Light" w:cs="Arial"/>
              </w:rPr>
            </w:pPr>
            <w:r w:rsidRPr="00502081">
              <w:rPr>
                <w:rFonts w:ascii="Calibri Light" w:hAnsi="Calibri Light" w:cs="Arial"/>
                <w:noProof/>
              </w:rPr>
              <w:t>InvoiceDescription</w:t>
            </w:r>
          </w:p>
          <w:p w14:paraId="0EF1EAB3" w14:textId="77777777" w:rsidR="007B49F5" w:rsidRPr="00502081" w:rsidRDefault="007B49F5" w:rsidP="0068013C">
            <w:pPr>
              <w:pStyle w:val="TableField-Left"/>
              <w:numPr>
                <w:ilvl w:val="0"/>
                <w:numId w:val="20"/>
              </w:numPr>
              <w:rPr>
                <w:rFonts w:ascii="Calibri Light" w:hAnsi="Calibri Light" w:cs="Arial"/>
              </w:rPr>
            </w:pPr>
            <w:proofErr w:type="spellStart"/>
            <w:r w:rsidRPr="00502081">
              <w:rPr>
                <w:rFonts w:ascii="Calibri Light" w:hAnsi="Calibri Light" w:cs="Arial"/>
              </w:rPr>
              <w:t>InvoiceStatusID</w:t>
            </w:r>
            <w:proofErr w:type="spellEnd"/>
          </w:p>
        </w:tc>
      </w:tr>
      <w:tr w:rsidR="007B49F5" w:rsidRPr="006B24F0" w14:paraId="45B3D158" w14:textId="77777777" w:rsidTr="007B49F5">
        <w:trPr>
          <w:trHeight w:val="608"/>
        </w:trPr>
        <w:tc>
          <w:tcPr>
            <w:tcW w:w="2500" w:type="pct"/>
            <w:tcBorders>
              <w:top w:val="single" w:sz="6" w:space="0" w:color="auto"/>
              <w:bottom w:val="single" w:sz="6" w:space="0" w:color="auto"/>
            </w:tcBorders>
            <w:vAlign w:val="center"/>
          </w:tcPr>
          <w:p w14:paraId="453A4A32" w14:textId="77777777" w:rsidR="007B49F5" w:rsidRPr="00E85337" w:rsidRDefault="007B49F5" w:rsidP="007B49F5">
            <w:pPr>
              <w:pStyle w:val="TableField-Left"/>
              <w:rPr>
                <w:rFonts w:ascii="Calibri Light" w:hAnsi="Calibri Light" w:cs="Arial"/>
                <w:b/>
              </w:rPr>
            </w:pPr>
            <w:proofErr w:type="spellStart"/>
            <w:r w:rsidRPr="00E85337">
              <w:rPr>
                <w:rFonts w:ascii="Calibri Light" w:hAnsi="Calibri Light" w:cs="Arial"/>
                <w:b/>
              </w:rPr>
              <w:t>InvoicePDF</w:t>
            </w:r>
            <w:proofErr w:type="spellEnd"/>
          </w:p>
        </w:tc>
        <w:tc>
          <w:tcPr>
            <w:tcW w:w="2500" w:type="pct"/>
            <w:tcBorders>
              <w:top w:val="single" w:sz="6" w:space="0" w:color="auto"/>
              <w:bottom w:val="single" w:sz="6" w:space="0" w:color="auto"/>
            </w:tcBorders>
            <w:vAlign w:val="center"/>
          </w:tcPr>
          <w:p w14:paraId="683D3282" w14:textId="77777777" w:rsidR="007B49F5" w:rsidRPr="000D6227" w:rsidRDefault="007B49F5" w:rsidP="0068013C">
            <w:pPr>
              <w:pStyle w:val="TableField-Left"/>
              <w:numPr>
                <w:ilvl w:val="0"/>
                <w:numId w:val="20"/>
              </w:numPr>
              <w:rPr>
                <w:rFonts w:ascii="Calibri Light" w:hAnsi="Calibri Light" w:cs="Arial"/>
              </w:rPr>
            </w:pPr>
            <w:proofErr w:type="spellStart"/>
            <w:r w:rsidRPr="000D6227">
              <w:rPr>
                <w:rFonts w:ascii="Calibri Light" w:hAnsi="Calibri Light" w:cs="Arial"/>
              </w:rPr>
              <w:t>InvoiceID</w:t>
            </w:r>
            <w:proofErr w:type="spellEnd"/>
          </w:p>
          <w:p w14:paraId="0EC796F9" w14:textId="77777777" w:rsidR="007B49F5" w:rsidRPr="000D6227" w:rsidRDefault="007B49F5" w:rsidP="0068013C">
            <w:pPr>
              <w:pStyle w:val="TableField-Left"/>
              <w:numPr>
                <w:ilvl w:val="0"/>
                <w:numId w:val="20"/>
              </w:numPr>
              <w:rPr>
                <w:rFonts w:ascii="Calibri Light" w:hAnsi="Calibri Light" w:cs="Arial"/>
              </w:rPr>
            </w:pPr>
            <w:proofErr w:type="spellStart"/>
            <w:r w:rsidRPr="000D6227">
              <w:rPr>
                <w:rFonts w:ascii="Calibri Light" w:hAnsi="Calibri Light" w:cs="Arial"/>
              </w:rPr>
              <w:t>MimeType</w:t>
            </w:r>
            <w:proofErr w:type="spellEnd"/>
          </w:p>
          <w:p w14:paraId="19F77798" w14:textId="77777777" w:rsidR="007B49F5" w:rsidRPr="00443705" w:rsidRDefault="007B49F5" w:rsidP="0068013C">
            <w:pPr>
              <w:pStyle w:val="TableField-Left"/>
              <w:numPr>
                <w:ilvl w:val="0"/>
                <w:numId w:val="20"/>
              </w:numPr>
              <w:rPr>
                <w:rFonts w:ascii="Calibri Light" w:hAnsi="Calibri Light" w:cs="Arial"/>
              </w:rPr>
            </w:pPr>
            <w:proofErr w:type="spellStart"/>
            <w:r w:rsidRPr="000D6227">
              <w:rPr>
                <w:rFonts w:ascii="Calibri Light" w:hAnsi="Calibri Light" w:cs="Arial"/>
              </w:rPr>
              <w:t>MediaResource</w:t>
            </w:r>
            <w:proofErr w:type="spellEnd"/>
          </w:p>
        </w:tc>
      </w:tr>
      <w:tr w:rsidR="007B49F5" w:rsidRPr="006B24F0" w14:paraId="2984121D" w14:textId="77777777" w:rsidTr="007B49F5">
        <w:trPr>
          <w:trHeight w:val="1610"/>
        </w:trPr>
        <w:tc>
          <w:tcPr>
            <w:tcW w:w="2500" w:type="pct"/>
            <w:tcBorders>
              <w:top w:val="single" w:sz="6" w:space="0" w:color="auto"/>
              <w:bottom w:val="single" w:sz="6" w:space="0" w:color="auto"/>
            </w:tcBorders>
            <w:vAlign w:val="center"/>
          </w:tcPr>
          <w:p w14:paraId="1E72EF9E" w14:textId="77777777" w:rsidR="007B49F5" w:rsidRPr="00E85337" w:rsidRDefault="007B49F5" w:rsidP="007B49F5">
            <w:pPr>
              <w:pStyle w:val="TableField-Left"/>
              <w:rPr>
                <w:rFonts w:ascii="Calibri Light" w:hAnsi="Calibri Light" w:cs="Arial"/>
                <w:b/>
              </w:rPr>
            </w:pPr>
            <w:proofErr w:type="spellStart"/>
            <w:r w:rsidRPr="00E85337">
              <w:rPr>
                <w:rFonts w:ascii="Calibri Light" w:hAnsi="Calibri Light" w:cs="Arial"/>
                <w:b/>
              </w:rPr>
              <w:t>ContractAccountBalance</w:t>
            </w:r>
            <w:proofErr w:type="spellEnd"/>
          </w:p>
        </w:tc>
        <w:tc>
          <w:tcPr>
            <w:tcW w:w="2500" w:type="pct"/>
            <w:tcBorders>
              <w:top w:val="single" w:sz="6" w:space="0" w:color="auto"/>
              <w:bottom w:val="single" w:sz="6" w:space="0" w:color="auto"/>
            </w:tcBorders>
            <w:vAlign w:val="center"/>
          </w:tcPr>
          <w:p w14:paraId="3A5F4149" w14:textId="77777777" w:rsidR="007B49F5" w:rsidRPr="00B52BF9" w:rsidRDefault="007B49F5" w:rsidP="0068013C">
            <w:pPr>
              <w:pStyle w:val="TableField-Left"/>
              <w:numPr>
                <w:ilvl w:val="0"/>
                <w:numId w:val="20"/>
              </w:numPr>
              <w:rPr>
                <w:rFonts w:ascii="Calibri Light" w:hAnsi="Calibri Light" w:cs="Arial"/>
              </w:rPr>
            </w:pPr>
            <w:proofErr w:type="spellStart"/>
            <w:r w:rsidRPr="00B52BF9">
              <w:rPr>
                <w:rFonts w:ascii="Calibri Light" w:hAnsi="Calibri Light" w:cs="Arial"/>
              </w:rPr>
              <w:t>ContractAccountID</w:t>
            </w:r>
            <w:proofErr w:type="spellEnd"/>
          </w:p>
          <w:p w14:paraId="735872E5" w14:textId="77777777" w:rsidR="007B49F5" w:rsidRPr="00B52BF9" w:rsidRDefault="007B49F5" w:rsidP="0068013C">
            <w:pPr>
              <w:pStyle w:val="TableField-Left"/>
              <w:numPr>
                <w:ilvl w:val="0"/>
                <w:numId w:val="20"/>
              </w:numPr>
              <w:rPr>
                <w:rFonts w:ascii="Calibri Light" w:hAnsi="Calibri Light" w:cs="Arial"/>
              </w:rPr>
            </w:pPr>
            <w:proofErr w:type="spellStart"/>
            <w:r w:rsidRPr="00B52BF9">
              <w:rPr>
                <w:rFonts w:ascii="Calibri Light" w:hAnsi="Calibri Light" w:cs="Arial"/>
              </w:rPr>
              <w:t>CurrentBalance</w:t>
            </w:r>
            <w:proofErr w:type="spellEnd"/>
          </w:p>
          <w:p w14:paraId="233CB22E" w14:textId="77777777" w:rsidR="007B49F5" w:rsidRPr="00B52BF9" w:rsidRDefault="007B49F5" w:rsidP="0068013C">
            <w:pPr>
              <w:pStyle w:val="TableField-Left"/>
              <w:numPr>
                <w:ilvl w:val="0"/>
                <w:numId w:val="20"/>
              </w:numPr>
              <w:rPr>
                <w:rFonts w:ascii="Calibri Light" w:hAnsi="Calibri Light" w:cs="Arial"/>
              </w:rPr>
            </w:pPr>
            <w:proofErr w:type="spellStart"/>
            <w:r w:rsidRPr="00B52BF9">
              <w:rPr>
                <w:rFonts w:ascii="Calibri Light" w:hAnsi="Calibri Light" w:cs="Arial"/>
              </w:rPr>
              <w:t>TotalAmount</w:t>
            </w:r>
            <w:proofErr w:type="spellEnd"/>
          </w:p>
          <w:p w14:paraId="6A8C5345" w14:textId="77777777" w:rsidR="007B49F5" w:rsidRPr="00B52BF9" w:rsidRDefault="007B49F5" w:rsidP="0068013C">
            <w:pPr>
              <w:pStyle w:val="TableField-Left"/>
              <w:numPr>
                <w:ilvl w:val="0"/>
                <w:numId w:val="20"/>
              </w:numPr>
              <w:rPr>
                <w:rFonts w:ascii="Calibri Light" w:hAnsi="Calibri Light" w:cs="Arial"/>
              </w:rPr>
            </w:pPr>
            <w:proofErr w:type="spellStart"/>
            <w:r w:rsidRPr="00B52BF9">
              <w:rPr>
                <w:rFonts w:ascii="Calibri Light" w:hAnsi="Calibri Light" w:cs="Arial"/>
              </w:rPr>
              <w:t>NetAmount</w:t>
            </w:r>
            <w:proofErr w:type="spellEnd"/>
          </w:p>
          <w:p w14:paraId="24635FA0" w14:textId="77777777" w:rsidR="007B49F5" w:rsidRPr="00B52BF9" w:rsidRDefault="007B49F5" w:rsidP="0068013C">
            <w:pPr>
              <w:pStyle w:val="TableField-Left"/>
              <w:numPr>
                <w:ilvl w:val="0"/>
                <w:numId w:val="20"/>
              </w:numPr>
              <w:rPr>
                <w:rFonts w:ascii="Calibri Light" w:hAnsi="Calibri Light" w:cs="Arial"/>
              </w:rPr>
            </w:pPr>
            <w:proofErr w:type="spellStart"/>
            <w:r w:rsidRPr="00B52BF9">
              <w:rPr>
                <w:rFonts w:ascii="Calibri Light" w:hAnsi="Calibri Light" w:cs="Arial"/>
              </w:rPr>
              <w:t>OpenCollectable</w:t>
            </w:r>
            <w:proofErr w:type="spellEnd"/>
          </w:p>
          <w:p w14:paraId="135843A3" w14:textId="77777777" w:rsidR="007B49F5" w:rsidRPr="00B52BF9" w:rsidRDefault="007B49F5" w:rsidP="0068013C">
            <w:pPr>
              <w:pStyle w:val="TableField-Left"/>
              <w:numPr>
                <w:ilvl w:val="0"/>
                <w:numId w:val="20"/>
              </w:numPr>
              <w:rPr>
                <w:rFonts w:ascii="Calibri Light" w:hAnsi="Calibri Light" w:cs="Arial"/>
              </w:rPr>
            </w:pPr>
            <w:proofErr w:type="spellStart"/>
            <w:r w:rsidRPr="00B52BF9">
              <w:rPr>
                <w:rFonts w:ascii="Calibri Light" w:hAnsi="Calibri Light" w:cs="Arial"/>
              </w:rPr>
              <w:t>OpenDebits</w:t>
            </w:r>
            <w:proofErr w:type="spellEnd"/>
          </w:p>
          <w:p w14:paraId="3C2774C5" w14:textId="77777777" w:rsidR="007B49F5" w:rsidRPr="00B52BF9" w:rsidRDefault="007B49F5" w:rsidP="0068013C">
            <w:pPr>
              <w:pStyle w:val="TableField-Left"/>
              <w:numPr>
                <w:ilvl w:val="0"/>
                <w:numId w:val="20"/>
              </w:numPr>
              <w:rPr>
                <w:rFonts w:ascii="Calibri Light" w:hAnsi="Calibri Light" w:cs="Arial"/>
              </w:rPr>
            </w:pPr>
            <w:proofErr w:type="spellStart"/>
            <w:r w:rsidRPr="00B52BF9">
              <w:rPr>
                <w:rFonts w:ascii="Calibri Light" w:hAnsi="Calibri Light" w:cs="Arial"/>
              </w:rPr>
              <w:t>OpenCredits</w:t>
            </w:r>
            <w:proofErr w:type="spellEnd"/>
          </w:p>
          <w:p w14:paraId="50B77804" w14:textId="77777777" w:rsidR="007B49F5" w:rsidRPr="00E55326" w:rsidRDefault="007B49F5" w:rsidP="0068013C">
            <w:pPr>
              <w:pStyle w:val="TableField-Left"/>
              <w:numPr>
                <w:ilvl w:val="0"/>
                <w:numId w:val="20"/>
              </w:numPr>
              <w:rPr>
                <w:rFonts w:ascii="Calibri Light" w:hAnsi="Calibri Light" w:cs="Arial"/>
              </w:rPr>
            </w:pPr>
            <w:r w:rsidRPr="00B52BF9">
              <w:rPr>
                <w:rFonts w:ascii="Calibri Light" w:hAnsi="Calibri Light" w:cs="Arial"/>
              </w:rPr>
              <w:t>Currency</w:t>
            </w:r>
          </w:p>
        </w:tc>
      </w:tr>
      <w:tr w:rsidR="007B49F5" w:rsidRPr="006B24F0" w14:paraId="17B94283" w14:textId="77777777" w:rsidTr="007B49F5">
        <w:trPr>
          <w:trHeight w:val="474"/>
        </w:trPr>
        <w:tc>
          <w:tcPr>
            <w:tcW w:w="2500" w:type="pct"/>
            <w:tcBorders>
              <w:top w:val="single" w:sz="6" w:space="0" w:color="auto"/>
              <w:bottom w:val="single" w:sz="6" w:space="0" w:color="auto"/>
            </w:tcBorders>
            <w:vAlign w:val="center"/>
          </w:tcPr>
          <w:p w14:paraId="4AB7A226" w14:textId="77777777" w:rsidR="007B49F5" w:rsidRPr="00E85337" w:rsidRDefault="007B49F5" w:rsidP="007B49F5">
            <w:pPr>
              <w:pStyle w:val="TableField-Left"/>
              <w:rPr>
                <w:rFonts w:ascii="Calibri Light" w:hAnsi="Calibri Light" w:cs="Arial"/>
                <w:b/>
              </w:rPr>
            </w:pPr>
            <w:proofErr w:type="spellStart"/>
            <w:r w:rsidRPr="00E85337">
              <w:rPr>
                <w:rFonts w:ascii="Calibri Light" w:hAnsi="Calibri Light" w:cs="Arial"/>
                <w:b/>
              </w:rPr>
              <w:t>ConsumptionPeriodType</w:t>
            </w:r>
            <w:proofErr w:type="spellEnd"/>
          </w:p>
        </w:tc>
        <w:tc>
          <w:tcPr>
            <w:tcW w:w="2500" w:type="pct"/>
            <w:tcBorders>
              <w:top w:val="single" w:sz="6" w:space="0" w:color="auto"/>
              <w:bottom w:val="single" w:sz="6" w:space="0" w:color="auto"/>
            </w:tcBorders>
            <w:vAlign w:val="center"/>
          </w:tcPr>
          <w:p w14:paraId="01D46DD1" w14:textId="77777777" w:rsidR="007B49F5" w:rsidRPr="007F4169" w:rsidRDefault="007B49F5" w:rsidP="0068013C">
            <w:pPr>
              <w:pStyle w:val="TableField-Left"/>
              <w:numPr>
                <w:ilvl w:val="0"/>
                <w:numId w:val="20"/>
              </w:numPr>
              <w:rPr>
                <w:rFonts w:ascii="Calibri Light" w:hAnsi="Calibri Light" w:cs="Arial"/>
              </w:rPr>
            </w:pPr>
            <w:proofErr w:type="spellStart"/>
            <w:r w:rsidRPr="007F4169">
              <w:rPr>
                <w:rFonts w:ascii="Calibri Light" w:hAnsi="Calibri Light" w:cs="Arial"/>
              </w:rPr>
              <w:t>ConsumptionPeriodTypeID</w:t>
            </w:r>
            <w:proofErr w:type="spellEnd"/>
          </w:p>
          <w:p w14:paraId="4D858E84" w14:textId="77777777" w:rsidR="007B49F5" w:rsidRPr="00E55326" w:rsidRDefault="007B49F5" w:rsidP="0068013C">
            <w:pPr>
              <w:pStyle w:val="TableField-Left"/>
              <w:numPr>
                <w:ilvl w:val="0"/>
                <w:numId w:val="20"/>
              </w:numPr>
              <w:rPr>
                <w:rFonts w:ascii="Calibri Light" w:hAnsi="Calibri Light" w:cs="Arial"/>
              </w:rPr>
            </w:pPr>
            <w:r w:rsidRPr="007F4169">
              <w:rPr>
                <w:rFonts w:ascii="Calibri Light" w:hAnsi="Calibri Light" w:cs="Arial"/>
              </w:rPr>
              <w:t>Description</w:t>
            </w:r>
          </w:p>
        </w:tc>
      </w:tr>
      <w:tr w:rsidR="007B49F5" w:rsidRPr="006B24F0" w14:paraId="315BC462" w14:textId="77777777" w:rsidTr="007B49F5">
        <w:trPr>
          <w:trHeight w:val="1980"/>
        </w:trPr>
        <w:tc>
          <w:tcPr>
            <w:tcW w:w="2500" w:type="pct"/>
            <w:tcBorders>
              <w:top w:val="single" w:sz="6" w:space="0" w:color="auto"/>
              <w:bottom w:val="single" w:sz="6" w:space="0" w:color="auto"/>
            </w:tcBorders>
            <w:vAlign w:val="center"/>
          </w:tcPr>
          <w:p w14:paraId="39395CEE" w14:textId="77777777" w:rsidR="007B49F5" w:rsidRPr="00E85337" w:rsidRDefault="007B49F5" w:rsidP="007B49F5">
            <w:pPr>
              <w:pStyle w:val="TableField-Left"/>
              <w:rPr>
                <w:rFonts w:ascii="Calibri Light" w:hAnsi="Calibri Light" w:cs="Arial"/>
                <w:b/>
              </w:rPr>
            </w:pPr>
            <w:proofErr w:type="spellStart"/>
            <w:r w:rsidRPr="00E85337">
              <w:rPr>
                <w:rFonts w:ascii="Calibri Light" w:hAnsi="Calibri Light" w:cs="Arial"/>
                <w:b/>
              </w:rPr>
              <w:t>ContractConsumptionValue</w:t>
            </w:r>
            <w:proofErr w:type="spellEnd"/>
          </w:p>
        </w:tc>
        <w:tc>
          <w:tcPr>
            <w:tcW w:w="2500" w:type="pct"/>
            <w:tcBorders>
              <w:top w:val="single" w:sz="6" w:space="0" w:color="auto"/>
              <w:bottom w:val="single" w:sz="6" w:space="0" w:color="auto"/>
            </w:tcBorders>
            <w:vAlign w:val="center"/>
          </w:tcPr>
          <w:p w14:paraId="68AED8EC" w14:textId="77777777" w:rsidR="007B49F5" w:rsidRPr="0069617F" w:rsidRDefault="007B49F5" w:rsidP="0068013C">
            <w:pPr>
              <w:pStyle w:val="TableField-Left"/>
              <w:numPr>
                <w:ilvl w:val="0"/>
                <w:numId w:val="20"/>
              </w:numPr>
              <w:rPr>
                <w:rFonts w:ascii="Calibri Light" w:hAnsi="Calibri Light" w:cs="Arial"/>
              </w:rPr>
            </w:pPr>
            <w:proofErr w:type="spellStart"/>
            <w:r w:rsidRPr="0069617F">
              <w:rPr>
                <w:rFonts w:ascii="Calibri Light" w:hAnsi="Calibri Light" w:cs="Arial"/>
              </w:rPr>
              <w:t>ContractID</w:t>
            </w:r>
            <w:proofErr w:type="spellEnd"/>
          </w:p>
          <w:p w14:paraId="16C4B3FF" w14:textId="77777777" w:rsidR="007B49F5" w:rsidRPr="0069617F" w:rsidRDefault="007B49F5" w:rsidP="0068013C">
            <w:pPr>
              <w:pStyle w:val="TableField-Left"/>
              <w:numPr>
                <w:ilvl w:val="0"/>
                <w:numId w:val="20"/>
              </w:numPr>
              <w:rPr>
                <w:rFonts w:ascii="Calibri Light" w:hAnsi="Calibri Light" w:cs="Arial"/>
              </w:rPr>
            </w:pPr>
            <w:proofErr w:type="spellStart"/>
            <w:r w:rsidRPr="0069617F">
              <w:rPr>
                <w:rFonts w:ascii="Calibri Light" w:hAnsi="Calibri Light" w:cs="Arial"/>
              </w:rPr>
              <w:t>ConsumptionPeriodTypeID</w:t>
            </w:r>
            <w:proofErr w:type="spellEnd"/>
          </w:p>
          <w:p w14:paraId="133A0472" w14:textId="77777777" w:rsidR="007B49F5" w:rsidRPr="0069617F" w:rsidRDefault="007B49F5" w:rsidP="0068013C">
            <w:pPr>
              <w:pStyle w:val="TableField-Left"/>
              <w:numPr>
                <w:ilvl w:val="0"/>
                <w:numId w:val="20"/>
              </w:numPr>
              <w:rPr>
                <w:rFonts w:ascii="Calibri Light" w:hAnsi="Calibri Light" w:cs="Arial"/>
              </w:rPr>
            </w:pPr>
            <w:proofErr w:type="spellStart"/>
            <w:r w:rsidRPr="0069617F">
              <w:rPr>
                <w:rFonts w:ascii="Calibri Light" w:hAnsi="Calibri Light" w:cs="Arial"/>
              </w:rPr>
              <w:t>StartDate</w:t>
            </w:r>
            <w:proofErr w:type="spellEnd"/>
          </w:p>
          <w:p w14:paraId="33C955D8" w14:textId="77777777" w:rsidR="007B49F5" w:rsidRPr="0069617F" w:rsidRDefault="007B49F5" w:rsidP="0068013C">
            <w:pPr>
              <w:pStyle w:val="TableField-Left"/>
              <w:numPr>
                <w:ilvl w:val="0"/>
                <w:numId w:val="20"/>
              </w:numPr>
              <w:rPr>
                <w:rFonts w:ascii="Calibri Light" w:hAnsi="Calibri Light" w:cs="Arial"/>
              </w:rPr>
            </w:pPr>
            <w:proofErr w:type="spellStart"/>
            <w:r w:rsidRPr="0069617F">
              <w:rPr>
                <w:rFonts w:ascii="Calibri Light" w:hAnsi="Calibri Light" w:cs="Arial"/>
              </w:rPr>
              <w:t>EndDate</w:t>
            </w:r>
            <w:proofErr w:type="spellEnd"/>
          </w:p>
          <w:p w14:paraId="4DEEFD6F" w14:textId="77777777" w:rsidR="007B49F5" w:rsidRPr="0069617F" w:rsidRDefault="007B49F5" w:rsidP="0068013C">
            <w:pPr>
              <w:pStyle w:val="TableField-Left"/>
              <w:numPr>
                <w:ilvl w:val="0"/>
                <w:numId w:val="20"/>
              </w:numPr>
              <w:rPr>
                <w:rFonts w:ascii="Calibri Light" w:hAnsi="Calibri Light" w:cs="Arial"/>
              </w:rPr>
            </w:pPr>
            <w:proofErr w:type="spellStart"/>
            <w:r w:rsidRPr="0069617F">
              <w:rPr>
                <w:rFonts w:ascii="Calibri Light" w:hAnsi="Calibri Light" w:cs="Arial"/>
              </w:rPr>
              <w:t>BilledAmount</w:t>
            </w:r>
            <w:proofErr w:type="spellEnd"/>
          </w:p>
          <w:p w14:paraId="647D6D7A" w14:textId="77777777" w:rsidR="007B49F5" w:rsidRPr="0069617F" w:rsidRDefault="007B49F5" w:rsidP="0068013C">
            <w:pPr>
              <w:pStyle w:val="TableField-Left"/>
              <w:numPr>
                <w:ilvl w:val="0"/>
                <w:numId w:val="20"/>
              </w:numPr>
              <w:rPr>
                <w:rFonts w:ascii="Calibri Light" w:hAnsi="Calibri Light" w:cs="Arial"/>
              </w:rPr>
            </w:pPr>
            <w:r w:rsidRPr="0069617F">
              <w:rPr>
                <w:rFonts w:ascii="Calibri Light" w:hAnsi="Calibri Light" w:cs="Arial"/>
              </w:rPr>
              <w:t>Currency</w:t>
            </w:r>
          </w:p>
          <w:p w14:paraId="3ADDDF93" w14:textId="77777777" w:rsidR="007B49F5" w:rsidRPr="0069617F" w:rsidRDefault="007B49F5" w:rsidP="0068013C">
            <w:pPr>
              <w:pStyle w:val="TableField-Left"/>
              <w:numPr>
                <w:ilvl w:val="0"/>
                <w:numId w:val="20"/>
              </w:numPr>
              <w:rPr>
                <w:rFonts w:ascii="Calibri Light" w:hAnsi="Calibri Light" w:cs="Arial"/>
              </w:rPr>
            </w:pPr>
            <w:proofErr w:type="spellStart"/>
            <w:r w:rsidRPr="0069617F">
              <w:rPr>
                <w:rFonts w:ascii="Calibri Light" w:hAnsi="Calibri Light" w:cs="Arial"/>
              </w:rPr>
              <w:t>ConsumptionValue</w:t>
            </w:r>
            <w:proofErr w:type="spellEnd"/>
          </w:p>
          <w:p w14:paraId="6CD6E6B6" w14:textId="77777777" w:rsidR="007B49F5" w:rsidRPr="0069617F" w:rsidRDefault="007B49F5" w:rsidP="0068013C">
            <w:pPr>
              <w:pStyle w:val="TableField-Left"/>
              <w:numPr>
                <w:ilvl w:val="0"/>
                <w:numId w:val="20"/>
              </w:numPr>
              <w:rPr>
                <w:rFonts w:ascii="Calibri Light" w:hAnsi="Calibri Light" w:cs="Arial"/>
              </w:rPr>
            </w:pPr>
            <w:proofErr w:type="spellStart"/>
            <w:r w:rsidRPr="0069617F">
              <w:rPr>
                <w:rFonts w:ascii="Calibri Light" w:hAnsi="Calibri Light" w:cs="Arial"/>
              </w:rPr>
              <w:t>ConsumptionUnit</w:t>
            </w:r>
            <w:proofErr w:type="spellEnd"/>
          </w:p>
          <w:p w14:paraId="0B5DCBEE" w14:textId="77777777" w:rsidR="007B49F5" w:rsidRPr="0069617F" w:rsidRDefault="007B49F5" w:rsidP="0068013C">
            <w:pPr>
              <w:pStyle w:val="TableField-Left"/>
              <w:numPr>
                <w:ilvl w:val="0"/>
                <w:numId w:val="20"/>
              </w:numPr>
              <w:rPr>
                <w:rFonts w:ascii="Calibri Light" w:hAnsi="Calibri Light" w:cs="Arial"/>
              </w:rPr>
            </w:pPr>
            <w:proofErr w:type="spellStart"/>
            <w:r w:rsidRPr="0069617F">
              <w:rPr>
                <w:rFonts w:ascii="Calibri Light" w:hAnsi="Calibri Light" w:cs="Arial"/>
              </w:rPr>
              <w:t>BillingPeriodYear</w:t>
            </w:r>
            <w:proofErr w:type="spellEnd"/>
          </w:p>
          <w:p w14:paraId="28652E06" w14:textId="77777777" w:rsidR="007B49F5" w:rsidRPr="0069617F" w:rsidRDefault="007B49F5" w:rsidP="0068013C">
            <w:pPr>
              <w:pStyle w:val="TableField-Left"/>
              <w:numPr>
                <w:ilvl w:val="0"/>
                <w:numId w:val="20"/>
              </w:numPr>
              <w:rPr>
                <w:rFonts w:ascii="Calibri Light" w:hAnsi="Calibri Light" w:cs="Arial"/>
              </w:rPr>
            </w:pPr>
            <w:proofErr w:type="spellStart"/>
            <w:r w:rsidRPr="0069617F">
              <w:rPr>
                <w:rFonts w:ascii="Calibri Light" w:hAnsi="Calibri Light" w:cs="Arial"/>
              </w:rPr>
              <w:t>BillingPeriodMonth</w:t>
            </w:r>
            <w:proofErr w:type="spellEnd"/>
          </w:p>
          <w:p w14:paraId="4CA3575F" w14:textId="77777777" w:rsidR="007B49F5" w:rsidRPr="007F4169" w:rsidRDefault="007B49F5" w:rsidP="0068013C">
            <w:pPr>
              <w:pStyle w:val="TableField-Left"/>
              <w:numPr>
                <w:ilvl w:val="0"/>
                <w:numId w:val="20"/>
              </w:numPr>
              <w:rPr>
                <w:rFonts w:ascii="Calibri Light" w:hAnsi="Calibri Light" w:cs="Arial"/>
              </w:rPr>
            </w:pPr>
            <w:proofErr w:type="spellStart"/>
            <w:r w:rsidRPr="0069617F">
              <w:rPr>
                <w:rFonts w:ascii="Calibri Light" w:hAnsi="Calibri Light" w:cs="Arial"/>
              </w:rPr>
              <w:t>MeterReadingCategoryID</w:t>
            </w:r>
            <w:proofErr w:type="spellEnd"/>
          </w:p>
        </w:tc>
      </w:tr>
    </w:tbl>
    <w:p w14:paraId="2889BA85" w14:textId="77777777" w:rsidR="007B49F5" w:rsidRDefault="007B49F5" w:rsidP="007B49F5"/>
    <w:p w14:paraId="46C54EC4" w14:textId="77777777" w:rsidR="007B49F5" w:rsidRDefault="007B49F5" w:rsidP="007B49F5"/>
    <w:p w14:paraId="6A8DD061" w14:textId="77777777" w:rsidR="007B49F5" w:rsidRPr="007B49F5" w:rsidRDefault="007B49F5" w:rsidP="007B49F5"/>
    <w:p w14:paraId="7A2CF742" w14:textId="2C60FEE7" w:rsidR="007B49F5" w:rsidRDefault="007B49F5" w:rsidP="0068013C">
      <w:pPr>
        <w:pStyle w:val="Heading3"/>
        <w:keepNext/>
        <w:numPr>
          <w:ilvl w:val="3"/>
          <w:numId w:val="5"/>
        </w:numPr>
        <w:tabs>
          <w:tab w:val="left" w:pos="1440"/>
        </w:tabs>
        <w:spacing w:before="120" w:after="120"/>
        <w:ind w:left="864"/>
        <w:rPr>
          <w:rFonts w:ascii="Calibri Light" w:hAnsi="Calibri Light"/>
          <w:sz w:val="20"/>
        </w:rPr>
      </w:pPr>
      <w:bookmarkStart w:id="59" w:name="_Toc516668640"/>
      <w:r>
        <w:rPr>
          <w:rFonts w:ascii="Calibri Light" w:hAnsi="Calibri Light"/>
          <w:sz w:val="20"/>
        </w:rPr>
        <w:t>Managing Budget Billing Plans</w:t>
      </w:r>
      <w:bookmarkEnd w:id="59"/>
    </w:p>
    <w:tbl>
      <w:tblPr>
        <w:tblW w:w="5000" w:type="pct"/>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4657"/>
        <w:gridCol w:w="4657"/>
      </w:tblGrid>
      <w:tr w:rsidR="007B49F5" w:rsidRPr="006B24F0" w14:paraId="5990848E" w14:textId="77777777" w:rsidTr="007B49F5">
        <w:trPr>
          <w:cantSplit/>
          <w:trHeight w:val="432"/>
          <w:tblHeader/>
        </w:trPr>
        <w:tc>
          <w:tcPr>
            <w:tcW w:w="2500" w:type="pct"/>
            <w:tcBorders>
              <w:top w:val="threeDEmboss" w:sz="6" w:space="0" w:color="auto"/>
              <w:bottom w:val="threeDEmboss" w:sz="6" w:space="0" w:color="auto"/>
            </w:tcBorders>
            <w:shd w:val="clear" w:color="auto" w:fill="F9FBAF"/>
            <w:vAlign w:val="center"/>
          </w:tcPr>
          <w:p w14:paraId="6482C8AA" w14:textId="1A29B2A6" w:rsidR="007B49F5" w:rsidRPr="006B24F0" w:rsidRDefault="00CA3EE1" w:rsidP="007B49F5">
            <w:pPr>
              <w:pStyle w:val="TableHeader-Left"/>
              <w:rPr>
                <w:rFonts w:ascii="Calibri Light" w:hAnsi="Calibri Light" w:cs="Arial"/>
              </w:rPr>
            </w:pPr>
            <w:r>
              <w:rPr>
                <w:rFonts w:ascii="Calibri Light" w:hAnsi="Calibri Light" w:cs="Arial"/>
              </w:rPr>
              <w:t>OData</w:t>
            </w:r>
            <w:r w:rsidR="007B49F5">
              <w:rPr>
                <w:rFonts w:ascii="Calibri Light" w:hAnsi="Calibri Light" w:cs="Arial"/>
              </w:rPr>
              <w:t xml:space="preserve"> Entity</w:t>
            </w:r>
          </w:p>
        </w:tc>
        <w:tc>
          <w:tcPr>
            <w:tcW w:w="2500" w:type="pct"/>
            <w:tcBorders>
              <w:top w:val="threeDEmboss" w:sz="6" w:space="0" w:color="auto"/>
              <w:bottom w:val="threeDEmboss" w:sz="6" w:space="0" w:color="auto"/>
            </w:tcBorders>
            <w:shd w:val="clear" w:color="auto" w:fill="F9FBAF"/>
            <w:vAlign w:val="center"/>
          </w:tcPr>
          <w:p w14:paraId="08590138" w14:textId="77777777" w:rsidR="007B49F5" w:rsidRPr="006B24F0" w:rsidRDefault="007B49F5" w:rsidP="007B49F5">
            <w:pPr>
              <w:pStyle w:val="TableHeader-Left"/>
              <w:rPr>
                <w:rFonts w:ascii="Calibri Light" w:hAnsi="Calibri Light" w:cs="Arial"/>
              </w:rPr>
            </w:pPr>
            <w:r>
              <w:rPr>
                <w:rFonts w:ascii="Calibri Light" w:hAnsi="Calibri Light" w:cs="Arial"/>
              </w:rPr>
              <w:t>Properties</w:t>
            </w:r>
          </w:p>
        </w:tc>
      </w:tr>
      <w:tr w:rsidR="007B49F5" w:rsidRPr="006B24F0" w14:paraId="0174D7A3" w14:textId="77777777" w:rsidTr="007B49F5">
        <w:trPr>
          <w:cantSplit/>
          <w:trHeight w:val="1683"/>
        </w:trPr>
        <w:tc>
          <w:tcPr>
            <w:tcW w:w="2500" w:type="pct"/>
            <w:tcBorders>
              <w:top w:val="single" w:sz="6" w:space="0" w:color="auto"/>
              <w:bottom w:val="single" w:sz="6" w:space="0" w:color="auto"/>
            </w:tcBorders>
            <w:vAlign w:val="center"/>
          </w:tcPr>
          <w:p w14:paraId="183A12CE" w14:textId="77777777" w:rsidR="007B49F5" w:rsidRPr="00E85337" w:rsidRDefault="007B49F5" w:rsidP="007B49F5">
            <w:pPr>
              <w:pStyle w:val="TableField-Left"/>
              <w:rPr>
                <w:rFonts w:ascii="Calibri Light" w:hAnsi="Calibri Light" w:cs="Arial"/>
                <w:b/>
              </w:rPr>
            </w:pPr>
            <w:proofErr w:type="spellStart"/>
            <w:r w:rsidRPr="00E85337">
              <w:rPr>
                <w:rFonts w:ascii="Calibri Light" w:hAnsi="Calibri Light" w:cs="Arial"/>
                <w:b/>
              </w:rPr>
              <w:t>BudgetBillingCycle</w:t>
            </w:r>
            <w:proofErr w:type="spellEnd"/>
          </w:p>
        </w:tc>
        <w:tc>
          <w:tcPr>
            <w:tcW w:w="2500" w:type="pct"/>
            <w:tcBorders>
              <w:top w:val="single" w:sz="6" w:space="0" w:color="auto"/>
              <w:bottom w:val="single" w:sz="6" w:space="0" w:color="auto"/>
            </w:tcBorders>
            <w:vAlign w:val="center"/>
          </w:tcPr>
          <w:p w14:paraId="06F02CCD" w14:textId="77777777" w:rsidR="007B49F5" w:rsidRPr="009B2487" w:rsidRDefault="007B49F5" w:rsidP="0068013C">
            <w:pPr>
              <w:pStyle w:val="TableField-Left"/>
              <w:numPr>
                <w:ilvl w:val="0"/>
                <w:numId w:val="22"/>
              </w:numPr>
              <w:rPr>
                <w:rFonts w:ascii="Calibri Light" w:hAnsi="Calibri Light" w:cs="Arial"/>
              </w:rPr>
            </w:pPr>
            <w:proofErr w:type="spellStart"/>
            <w:r w:rsidRPr="009B2487">
              <w:rPr>
                <w:rFonts w:ascii="Calibri Light" w:hAnsi="Calibri Light" w:cs="Arial"/>
              </w:rPr>
              <w:t>BudgetBillingCycleID</w:t>
            </w:r>
            <w:proofErr w:type="spellEnd"/>
          </w:p>
          <w:p w14:paraId="46F35E48" w14:textId="77777777" w:rsidR="007B49F5" w:rsidRPr="006B24F0" w:rsidRDefault="007B49F5" w:rsidP="0068013C">
            <w:pPr>
              <w:pStyle w:val="TableField-Left"/>
              <w:numPr>
                <w:ilvl w:val="0"/>
                <w:numId w:val="22"/>
              </w:numPr>
              <w:rPr>
                <w:rFonts w:ascii="Calibri Light" w:hAnsi="Calibri Light" w:cs="Arial"/>
              </w:rPr>
            </w:pPr>
            <w:r w:rsidRPr="009B2487">
              <w:rPr>
                <w:rFonts w:ascii="Calibri Light" w:hAnsi="Calibri Light" w:cs="Arial"/>
              </w:rPr>
              <w:t>Description</w:t>
            </w:r>
          </w:p>
        </w:tc>
      </w:tr>
      <w:tr w:rsidR="007B49F5" w:rsidRPr="009B2487" w14:paraId="4CA27C8F" w14:textId="77777777" w:rsidTr="007B49F5">
        <w:trPr>
          <w:cantSplit/>
          <w:trHeight w:val="1683"/>
        </w:trPr>
        <w:tc>
          <w:tcPr>
            <w:tcW w:w="2500" w:type="pct"/>
            <w:tcBorders>
              <w:top w:val="single" w:sz="6" w:space="0" w:color="auto"/>
              <w:bottom w:val="single" w:sz="6" w:space="0" w:color="auto"/>
            </w:tcBorders>
            <w:vAlign w:val="center"/>
          </w:tcPr>
          <w:p w14:paraId="7A8135C5" w14:textId="77777777" w:rsidR="007B49F5" w:rsidRPr="00E85337" w:rsidRDefault="007B49F5" w:rsidP="007B49F5">
            <w:pPr>
              <w:pStyle w:val="TableField-Left"/>
              <w:rPr>
                <w:rFonts w:ascii="Calibri Light" w:hAnsi="Calibri Light" w:cs="Arial"/>
                <w:b/>
              </w:rPr>
            </w:pPr>
            <w:r w:rsidRPr="00E85337">
              <w:rPr>
                <w:rFonts w:ascii="Calibri Light" w:hAnsi="Calibri Light" w:cs="Arial"/>
                <w:b/>
              </w:rPr>
              <w:lastRenderedPageBreak/>
              <w:t>BudgetBillingPlan</w:t>
            </w:r>
          </w:p>
        </w:tc>
        <w:tc>
          <w:tcPr>
            <w:tcW w:w="2500" w:type="pct"/>
            <w:tcBorders>
              <w:top w:val="single" w:sz="6" w:space="0" w:color="auto"/>
              <w:bottom w:val="single" w:sz="6" w:space="0" w:color="auto"/>
            </w:tcBorders>
            <w:vAlign w:val="center"/>
          </w:tcPr>
          <w:p w14:paraId="49F8B131" w14:textId="77777777" w:rsidR="007B49F5" w:rsidRPr="009B2487" w:rsidRDefault="007B49F5" w:rsidP="0068013C">
            <w:pPr>
              <w:pStyle w:val="TableField-Left"/>
              <w:numPr>
                <w:ilvl w:val="0"/>
                <w:numId w:val="22"/>
              </w:numPr>
              <w:rPr>
                <w:rFonts w:ascii="Calibri Light" w:hAnsi="Calibri Light" w:cs="Arial"/>
              </w:rPr>
            </w:pPr>
            <w:proofErr w:type="spellStart"/>
            <w:r w:rsidRPr="009B2487">
              <w:rPr>
                <w:rFonts w:ascii="Calibri Light" w:hAnsi="Calibri Light" w:cs="Arial"/>
              </w:rPr>
              <w:t>ContractID</w:t>
            </w:r>
            <w:proofErr w:type="spellEnd"/>
          </w:p>
          <w:p w14:paraId="64B27619" w14:textId="77777777" w:rsidR="007B49F5" w:rsidRPr="009B2487" w:rsidRDefault="007B49F5" w:rsidP="0068013C">
            <w:pPr>
              <w:pStyle w:val="TableField-Left"/>
              <w:numPr>
                <w:ilvl w:val="0"/>
                <w:numId w:val="22"/>
              </w:numPr>
              <w:rPr>
                <w:rFonts w:ascii="Calibri Light" w:hAnsi="Calibri Light" w:cs="Arial"/>
              </w:rPr>
            </w:pPr>
            <w:proofErr w:type="spellStart"/>
            <w:r w:rsidRPr="009B2487">
              <w:rPr>
                <w:rFonts w:ascii="Calibri Light" w:hAnsi="Calibri Light" w:cs="Arial"/>
              </w:rPr>
              <w:t>BudgetBillingPlanID</w:t>
            </w:r>
            <w:proofErr w:type="spellEnd"/>
          </w:p>
          <w:p w14:paraId="2D6979FF" w14:textId="77777777" w:rsidR="007B49F5" w:rsidRPr="009B2487" w:rsidRDefault="007B49F5" w:rsidP="0068013C">
            <w:pPr>
              <w:pStyle w:val="TableField-Left"/>
              <w:numPr>
                <w:ilvl w:val="0"/>
                <w:numId w:val="22"/>
              </w:numPr>
              <w:rPr>
                <w:rFonts w:ascii="Calibri Light" w:hAnsi="Calibri Light" w:cs="Arial"/>
              </w:rPr>
            </w:pPr>
            <w:proofErr w:type="spellStart"/>
            <w:r w:rsidRPr="009B2487">
              <w:rPr>
                <w:rFonts w:ascii="Calibri Light" w:hAnsi="Calibri Light" w:cs="Arial"/>
              </w:rPr>
              <w:t>BudgetBillingCycleID</w:t>
            </w:r>
            <w:proofErr w:type="spellEnd"/>
          </w:p>
          <w:p w14:paraId="4279E81B" w14:textId="77777777" w:rsidR="007B49F5" w:rsidRPr="009B2487" w:rsidRDefault="007B49F5" w:rsidP="0068013C">
            <w:pPr>
              <w:pStyle w:val="TableField-Left"/>
              <w:numPr>
                <w:ilvl w:val="0"/>
                <w:numId w:val="22"/>
              </w:numPr>
              <w:rPr>
                <w:rFonts w:ascii="Calibri Light" w:hAnsi="Calibri Light" w:cs="Arial"/>
              </w:rPr>
            </w:pPr>
            <w:r w:rsidRPr="009B2487">
              <w:rPr>
                <w:rFonts w:ascii="Calibri Light" w:hAnsi="Calibri Light" w:cs="Arial"/>
              </w:rPr>
              <w:t>Amount</w:t>
            </w:r>
          </w:p>
          <w:p w14:paraId="59CA1DB0" w14:textId="77777777" w:rsidR="007B49F5" w:rsidRPr="009B2487" w:rsidRDefault="007B49F5" w:rsidP="0068013C">
            <w:pPr>
              <w:pStyle w:val="TableField-Left"/>
              <w:numPr>
                <w:ilvl w:val="0"/>
                <w:numId w:val="22"/>
              </w:numPr>
              <w:rPr>
                <w:rFonts w:ascii="Calibri Light" w:hAnsi="Calibri Light" w:cs="Arial"/>
              </w:rPr>
            </w:pPr>
            <w:proofErr w:type="spellStart"/>
            <w:r w:rsidRPr="009B2487">
              <w:rPr>
                <w:rFonts w:ascii="Calibri Light" w:hAnsi="Calibri Light" w:cs="Arial"/>
              </w:rPr>
              <w:t>StartDate</w:t>
            </w:r>
            <w:proofErr w:type="spellEnd"/>
          </w:p>
          <w:p w14:paraId="39E1C686" w14:textId="77777777" w:rsidR="007B49F5" w:rsidRPr="009B2487" w:rsidRDefault="007B49F5" w:rsidP="0068013C">
            <w:pPr>
              <w:pStyle w:val="TableField-Left"/>
              <w:numPr>
                <w:ilvl w:val="0"/>
                <w:numId w:val="22"/>
              </w:numPr>
              <w:rPr>
                <w:rFonts w:ascii="Calibri Light" w:hAnsi="Calibri Light" w:cs="Arial"/>
              </w:rPr>
            </w:pPr>
            <w:proofErr w:type="spellStart"/>
            <w:r w:rsidRPr="009B2487">
              <w:rPr>
                <w:rFonts w:ascii="Calibri Light" w:hAnsi="Calibri Light" w:cs="Arial"/>
              </w:rPr>
              <w:t>EndDate</w:t>
            </w:r>
            <w:proofErr w:type="spellEnd"/>
          </w:p>
          <w:p w14:paraId="2589D780" w14:textId="77777777" w:rsidR="007B49F5" w:rsidRPr="009B2487" w:rsidRDefault="007B49F5" w:rsidP="0068013C">
            <w:pPr>
              <w:pStyle w:val="TableField-Left"/>
              <w:numPr>
                <w:ilvl w:val="0"/>
                <w:numId w:val="22"/>
              </w:numPr>
              <w:rPr>
                <w:rFonts w:ascii="Calibri Light" w:hAnsi="Calibri Light" w:cs="Arial"/>
              </w:rPr>
            </w:pPr>
            <w:r w:rsidRPr="009B2487">
              <w:rPr>
                <w:rFonts w:ascii="Calibri Light" w:hAnsi="Calibri Light" w:cs="Arial"/>
              </w:rPr>
              <w:t>Currency</w:t>
            </w:r>
          </w:p>
          <w:p w14:paraId="341D14A7" w14:textId="77777777" w:rsidR="007B49F5" w:rsidRPr="009B2487" w:rsidRDefault="007B49F5" w:rsidP="0068013C">
            <w:pPr>
              <w:pStyle w:val="TableField-Left"/>
              <w:numPr>
                <w:ilvl w:val="0"/>
                <w:numId w:val="22"/>
              </w:numPr>
              <w:rPr>
                <w:rFonts w:ascii="Calibri Light" w:hAnsi="Calibri Light" w:cs="Arial"/>
              </w:rPr>
            </w:pPr>
            <w:proofErr w:type="spellStart"/>
            <w:r w:rsidRPr="009B2487">
              <w:rPr>
                <w:rFonts w:ascii="Calibri Light" w:hAnsi="Calibri Light" w:cs="Arial"/>
              </w:rPr>
              <w:t>ChangeFromDate</w:t>
            </w:r>
            <w:proofErr w:type="spellEnd"/>
          </w:p>
          <w:p w14:paraId="5AAE2BA0" w14:textId="77777777" w:rsidR="007B49F5" w:rsidRPr="009B2487" w:rsidRDefault="007B49F5" w:rsidP="0068013C">
            <w:pPr>
              <w:pStyle w:val="TableField-Left"/>
              <w:numPr>
                <w:ilvl w:val="0"/>
                <w:numId w:val="22"/>
              </w:numPr>
              <w:rPr>
                <w:rFonts w:ascii="Calibri Light" w:hAnsi="Calibri Light" w:cs="Arial"/>
              </w:rPr>
            </w:pPr>
            <w:proofErr w:type="spellStart"/>
            <w:r w:rsidRPr="009B2487">
              <w:rPr>
                <w:rFonts w:ascii="Calibri Light" w:hAnsi="Calibri Light" w:cs="Arial"/>
              </w:rPr>
              <w:t>UpperLimitAmount</w:t>
            </w:r>
            <w:proofErr w:type="spellEnd"/>
          </w:p>
          <w:p w14:paraId="66CC749C" w14:textId="77777777" w:rsidR="007B49F5" w:rsidRPr="009B2487" w:rsidRDefault="007B49F5" w:rsidP="0068013C">
            <w:pPr>
              <w:pStyle w:val="TableField-Left"/>
              <w:numPr>
                <w:ilvl w:val="0"/>
                <w:numId w:val="22"/>
              </w:numPr>
              <w:rPr>
                <w:rFonts w:ascii="Calibri Light" w:hAnsi="Calibri Light" w:cs="Arial"/>
              </w:rPr>
            </w:pPr>
            <w:proofErr w:type="spellStart"/>
            <w:r w:rsidRPr="009B2487">
              <w:rPr>
                <w:rFonts w:ascii="Calibri Light" w:hAnsi="Calibri Light" w:cs="Arial"/>
              </w:rPr>
              <w:t>LowerLimitAmount</w:t>
            </w:r>
            <w:proofErr w:type="spellEnd"/>
          </w:p>
        </w:tc>
      </w:tr>
      <w:tr w:rsidR="007B49F5" w:rsidRPr="009B2487" w14:paraId="67766B3F" w14:textId="77777777" w:rsidTr="007B49F5">
        <w:trPr>
          <w:cantSplit/>
          <w:trHeight w:val="1683"/>
        </w:trPr>
        <w:tc>
          <w:tcPr>
            <w:tcW w:w="2500" w:type="pct"/>
            <w:tcBorders>
              <w:top w:val="single" w:sz="6" w:space="0" w:color="auto"/>
              <w:bottom w:val="single" w:sz="6" w:space="0" w:color="auto"/>
            </w:tcBorders>
            <w:vAlign w:val="center"/>
          </w:tcPr>
          <w:p w14:paraId="10914568" w14:textId="77777777" w:rsidR="007B49F5" w:rsidRPr="00E85337" w:rsidRDefault="007B49F5" w:rsidP="007B49F5">
            <w:pPr>
              <w:pStyle w:val="TableField-Left"/>
              <w:rPr>
                <w:rFonts w:ascii="Calibri Light" w:hAnsi="Calibri Light" w:cs="Arial"/>
                <w:b/>
              </w:rPr>
            </w:pPr>
            <w:r w:rsidRPr="00E85337">
              <w:rPr>
                <w:rFonts w:ascii="Calibri Light" w:hAnsi="Calibri Light" w:cs="Arial"/>
                <w:b/>
              </w:rPr>
              <w:t>PaymentPlan</w:t>
            </w:r>
          </w:p>
        </w:tc>
        <w:tc>
          <w:tcPr>
            <w:tcW w:w="2500" w:type="pct"/>
            <w:tcBorders>
              <w:top w:val="single" w:sz="6" w:space="0" w:color="auto"/>
              <w:bottom w:val="single" w:sz="6" w:space="0" w:color="auto"/>
            </w:tcBorders>
            <w:vAlign w:val="center"/>
          </w:tcPr>
          <w:p w14:paraId="302056E3" w14:textId="77777777" w:rsidR="007B49F5" w:rsidRPr="00F8015A" w:rsidRDefault="007B49F5" w:rsidP="0068013C">
            <w:pPr>
              <w:pStyle w:val="TableField-Left"/>
              <w:numPr>
                <w:ilvl w:val="0"/>
                <w:numId w:val="22"/>
              </w:numPr>
              <w:rPr>
                <w:rFonts w:ascii="Calibri Light" w:hAnsi="Calibri Light" w:cs="Arial"/>
              </w:rPr>
            </w:pPr>
            <w:proofErr w:type="spellStart"/>
            <w:r w:rsidRPr="00F8015A">
              <w:rPr>
                <w:rFonts w:ascii="Calibri Light" w:hAnsi="Calibri Light" w:cs="Arial"/>
              </w:rPr>
              <w:t>ContractID</w:t>
            </w:r>
            <w:proofErr w:type="spellEnd"/>
          </w:p>
          <w:p w14:paraId="63B20D77" w14:textId="77777777" w:rsidR="007B49F5" w:rsidRPr="00F8015A" w:rsidRDefault="007B49F5" w:rsidP="0068013C">
            <w:pPr>
              <w:pStyle w:val="TableField-Left"/>
              <w:numPr>
                <w:ilvl w:val="0"/>
                <w:numId w:val="22"/>
              </w:numPr>
              <w:rPr>
                <w:rFonts w:ascii="Calibri Light" w:hAnsi="Calibri Light" w:cs="Arial"/>
              </w:rPr>
            </w:pPr>
            <w:proofErr w:type="spellStart"/>
            <w:r w:rsidRPr="00F8015A">
              <w:rPr>
                <w:rFonts w:ascii="Calibri Light" w:hAnsi="Calibri Light" w:cs="Arial"/>
              </w:rPr>
              <w:t>PaymentPlanID</w:t>
            </w:r>
            <w:proofErr w:type="spellEnd"/>
          </w:p>
          <w:p w14:paraId="40BB879D" w14:textId="77777777" w:rsidR="007B49F5" w:rsidRPr="00F8015A" w:rsidRDefault="007B49F5" w:rsidP="0068013C">
            <w:pPr>
              <w:pStyle w:val="TableField-Left"/>
              <w:numPr>
                <w:ilvl w:val="0"/>
                <w:numId w:val="22"/>
              </w:numPr>
              <w:rPr>
                <w:rFonts w:ascii="Calibri Light" w:hAnsi="Calibri Light" w:cs="Arial"/>
              </w:rPr>
            </w:pPr>
            <w:proofErr w:type="spellStart"/>
            <w:r w:rsidRPr="00F8015A">
              <w:rPr>
                <w:rFonts w:ascii="Calibri Light" w:hAnsi="Calibri Light" w:cs="Arial"/>
              </w:rPr>
              <w:t>PaymentPlanCycleID</w:t>
            </w:r>
            <w:proofErr w:type="spellEnd"/>
          </w:p>
          <w:p w14:paraId="754E75C3" w14:textId="77777777" w:rsidR="007B49F5" w:rsidRPr="00F8015A" w:rsidRDefault="007B49F5" w:rsidP="0068013C">
            <w:pPr>
              <w:pStyle w:val="TableField-Left"/>
              <w:numPr>
                <w:ilvl w:val="0"/>
                <w:numId w:val="22"/>
              </w:numPr>
              <w:rPr>
                <w:rFonts w:ascii="Calibri Light" w:hAnsi="Calibri Light" w:cs="Arial"/>
              </w:rPr>
            </w:pPr>
            <w:r w:rsidRPr="00F8015A">
              <w:rPr>
                <w:rFonts w:ascii="Calibri Light" w:hAnsi="Calibri Light" w:cs="Arial"/>
              </w:rPr>
              <w:t>Amount</w:t>
            </w:r>
          </w:p>
          <w:p w14:paraId="5E08B0F9" w14:textId="77777777" w:rsidR="007B49F5" w:rsidRPr="00F8015A" w:rsidRDefault="007B49F5" w:rsidP="0068013C">
            <w:pPr>
              <w:pStyle w:val="TableField-Left"/>
              <w:numPr>
                <w:ilvl w:val="0"/>
                <w:numId w:val="22"/>
              </w:numPr>
              <w:rPr>
                <w:rFonts w:ascii="Calibri Light" w:hAnsi="Calibri Light" w:cs="Arial"/>
              </w:rPr>
            </w:pPr>
            <w:proofErr w:type="spellStart"/>
            <w:r w:rsidRPr="00F8015A">
              <w:rPr>
                <w:rFonts w:ascii="Calibri Light" w:hAnsi="Calibri Light" w:cs="Arial"/>
              </w:rPr>
              <w:t>BalanceForwardAmount</w:t>
            </w:r>
            <w:proofErr w:type="spellEnd"/>
          </w:p>
          <w:p w14:paraId="0E7A3978" w14:textId="77777777" w:rsidR="007B49F5" w:rsidRPr="00F8015A" w:rsidRDefault="007B49F5" w:rsidP="0068013C">
            <w:pPr>
              <w:pStyle w:val="TableField-Left"/>
              <w:numPr>
                <w:ilvl w:val="0"/>
                <w:numId w:val="22"/>
              </w:numPr>
              <w:rPr>
                <w:rFonts w:ascii="Calibri Light" w:hAnsi="Calibri Light" w:cs="Arial"/>
              </w:rPr>
            </w:pPr>
            <w:r w:rsidRPr="00F8015A">
              <w:rPr>
                <w:rFonts w:ascii="Calibri Light" w:hAnsi="Calibri Light" w:cs="Arial"/>
              </w:rPr>
              <w:t>Currency</w:t>
            </w:r>
          </w:p>
          <w:p w14:paraId="01FB717C" w14:textId="77777777" w:rsidR="007B49F5" w:rsidRPr="00F8015A" w:rsidRDefault="007B49F5" w:rsidP="0068013C">
            <w:pPr>
              <w:pStyle w:val="TableField-Left"/>
              <w:numPr>
                <w:ilvl w:val="0"/>
                <w:numId w:val="22"/>
              </w:numPr>
              <w:rPr>
                <w:rFonts w:ascii="Calibri Light" w:hAnsi="Calibri Light" w:cs="Arial"/>
              </w:rPr>
            </w:pPr>
            <w:proofErr w:type="spellStart"/>
            <w:r w:rsidRPr="00F8015A">
              <w:rPr>
                <w:rFonts w:ascii="Calibri Light" w:hAnsi="Calibri Light" w:cs="Arial"/>
              </w:rPr>
              <w:t>StartingMonth</w:t>
            </w:r>
            <w:proofErr w:type="spellEnd"/>
          </w:p>
          <w:p w14:paraId="263D6110" w14:textId="77777777" w:rsidR="007B49F5" w:rsidRPr="00F8015A" w:rsidRDefault="007B49F5" w:rsidP="0068013C">
            <w:pPr>
              <w:pStyle w:val="TableField-Left"/>
              <w:numPr>
                <w:ilvl w:val="0"/>
                <w:numId w:val="22"/>
              </w:numPr>
              <w:rPr>
                <w:rFonts w:ascii="Calibri Light" w:hAnsi="Calibri Light" w:cs="Arial"/>
              </w:rPr>
            </w:pPr>
            <w:r w:rsidRPr="00F8015A">
              <w:rPr>
                <w:rFonts w:ascii="Calibri Light" w:hAnsi="Calibri Light" w:cs="Arial"/>
              </w:rPr>
              <w:t>Year</w:t>
            </w:r>
          </w:p>
          <w:p w14:paraId="1BC17371" w14:textId="77777777" w:rsidR="007B49F5" w:rsidRPr="009B2487" w:rsidRDefault="007B49F5" w:rsidP="0068013C">
            <w:pPr>
              <w:pStyle w:val="TableField-Left"/>
              <w:numPr>
                <w:ilvl w:val="0"/>
                <w:numId w:val="22"/>
              </w:numPr>
              <w:rPr>
                <w:rFonts w:ascii="Calibri Light" w:hAnsi="Calibri Light" w:cs="Arial"/>
              </w:rPr>
            </w:pPr>
            <w:proofErr w:type="spellStart"/>
            <w:r w:rsidRPr="00F8015A">
              <w:rPr>
                <w:rFonts w:ascii="Calibri Light" w:hAnsi="Calibri Light" w:cs="Arial"/>
              </w:rPr>
              <w:t>AlternativeStartingMonth</w:t>
            </w:r>
            <w:proofErr w:type="spellEnd"/>
          </w:p>
        </w:tc>
      </w:tr>
      <w:tr w:rsidR="007B49F5" w:rsidRPr="00F8015A" w14:paraId="1D6CCDFC" w14:textId="77777777" w:rsidTr="007B49F5">
        <w:trPr>
          <w:cantSplit/>
          <w:trHeight w:val="1254"/>
        </w:trPr>
        <w:tc>
          <w:tcPr>
            <w:tcW w:w="2500" w:type="pct"/>
            <w:tcBorders>
              <w:top w:val="single" w:sz="6" w:space="0" w:color="auto"/>
            </w:tcBorders>
            <w:vAlign w:val="center"/>
          </w:tcPr>
          <w:p w14:paraId="44FD4EBE" w14:textId="77777777" w:rsidR="007B49F5" w:rsidRPr="00E85337" w:rsidRDefault="007B49F5" w:rsidP="007B49F5">
            <w:pPr>
              <w:pStyle w:val="TableField-Left"/>
              <w:rPr>
                <w:rFonts w:ascii="Calibri Light" w:hAnsi="Calibri Light" w:cs="Arial"/>
                <w:b/>
              </w:rPr>
            </w:pPr>
            <w:proofErr w:type="spellStart"/>
            <w:r w:rsidRPr="00E85337">
              <w:rPr>
                <w:rFonts w:ascii="Calibri Light" w:hAnsi="Calibri Light" w:cs="Arial"/>
                <w:b/>
              </w:rPr>
              <w:t>SimulatePaymentPlan</w:t>
            </w:r>
            <w:proofErr w:type="spellEnd"/>
          </w:p>
        </w:tc>
        <w:tc>
          <w:tcPr>
            <w:tcW w:w="2500" w:type="pct"/>
            <w:tcBorders>
              <w:top w:val="single" w:sz="6" w:space="0" w:color="auto"/>
            </w:tcBorders>
            <w:vAlign w:val="center"/>
          </w:tcPr>
          <w:p w14:paraId="44C2965B" w14:textId="77777777" w:rsidR="007B49F5" w:rsidRPr="00894201" w:rsidRDefault="007B49F5" w:rsidP="0068013C">
            <w:pPr>
              <w:pStyle w:val="TableField-Left"/>
              <w:numPr>
                <w:ilvl w:val="0"/>
                <w:numId w:val="22"/>
              </w:numPr>
              <w:rPr>
                <w:rFonts w:ascii="Calibri Light" w:hAnsi="Calibri Light" w:cs="Arial"/>
              </w:rPr>
            </w:pPr>
            <w:proofErr w:type="spellStart"/>
            <w:r w:rsidRPr="00894201">
              <w:rPr>
                <w:rFonts w:ascii="Calibri Light" w:hAnsi="Calibri Light" w:cs="Arial"/>
              </w:rPr>
              <w:t>ContractID</w:t>
            </w:r>
            <w:proofErr w:type="spellEnd"/>
          </w:p>
          <w:p w14:paraId="780EF7E6" w14:textId="77777777" w:rsidR="007B49F5" w:rsidRPr="00894201" w:rsidRDefault="007B49F5" w:rsidP="0068013C">
            <w:pPr>
              <w:pStyle w:val="TableField-Left"/>
              <w:numPr>
                <w:ilvl w:val="0"/>
                <w:numId w:val="22"/>
              </w:numPr>
              <w:rPr>
                <w:rFonts w:ascii="Calibri Light" w:hAnsi="Calibri Light" w:cs="Arial"/>
              </w:rPr>
            </w:pPr>
            <w:proofErr w:type="spellStart"/>
            <w:r w:rsidRPr="00894201">
              <w:rPr>
                <w:rFonts w:ascii="Calibri Light" w:hAnsi="Calibri Light" w:cs="Arial"/>
              </w:rPr>
              <w:t>StartingMonth</w:t>
            </w:r>
            <w:proofErr w:type="spellEnd"/>
          </w:p>
          <w:p w14:paraId="71492066" w14:textId="77777777" w:rsidR="007B49F5" w:rsidRPr="00F8015A" w:rsidRDefault="007B49F5" w:rsidP="0068013C">
            <w:pPr>
              <w:pStyle w:val="TableField-Left"/>
              <w:numPr>
                <w:ilvl w:val="0"/>
                <w:numId w:val="22"/>
              </w:numPr>
              <w:rPr>
                <w:rFonts w:ascii="Calibri Light" w:hAnsi="Calibri Light" w:cs="Arial"/>
              </w:rPr>
            </w:pPr>
            <w:r w:rsidRPr="00894201">
              <w:rPr>
                <w:rFonts w:ascii="Calibri Light" w:hAnsi="Calibri Light" w:cs="Arial"/>
              </w:rPr>
              <w:t>Year</w:t>
            </w:r>
          </w:p>
        </w:tc>
      </w:tr>
    </w:tbl>
    <w:p w14:paraId="33A1E2B3" w14:textId="77777777" w:rsidR="007B49F5" w:rsidRPr="007B49F5" w:rsidRDefault="007B49F5" w:rsidP="007B49F5"/>
    <w:p w14:paraId="5EAFBB5D" w14:textId="79E134FD" w:rsidR="007B49F5" w:rsidRDefault="007B49F5" w:rsidP="0068013C">
      <w:pPr>
        <w:pStyle w:val="Heading3"/>
        <w:keepNext/>
        <w:numPr>
          <w:ilvl w:val="3"/>
          <w:numId w:val="5"/>
        </w:numPr>
        <w:tabs>
          <w:tab w:val="left" w:pos="1440"/>
        </w:tabs>
        <w:spacing w:before="120" w:after="120"/>
        <w:ind w:left="864"/>
        <w:rPr>
          <w:rFonts w:ascii="Calibri Light" w:hAnsi="Calibri Light"/>
          <w:sz w:val="20"/>
        </w:rPr>
      </w:pPr>
      <w:bookmarkStart w:id="60" w:name="_Toc516668641"/>
      <w:r>
        <w:rPr>
          <w:rFonts w:ascii="Calibri Light" w:hAnsi="Calibri Light"/>
          <w:sz w:val="20"/>
        </w:rPr>
        <w:t>Communicating with the Utility Company</w:t>
      </w:r>
      <w:bookmarkEnd w:id="60"/>
    </w:p>
    <w:p w14:paraId="46182D3B" w14:textId="77777777" w:rsidR="00306EDA" w:rsidRPr="00DF4E61" w:rsidRDefault="00306EDA" w:rsidP="00306EDA"/>
    <w:tbl>
      <w:tblPr>
        <w:tblW w:w="5000" w:type="pct"/>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4657"/>
        <w:gridCol w:w="4657"/>
      </w:tblGrid>
      <w:tr w:rsidR="00306EDA" w:rsidRPr="006B24F0" w14:paraId="35950614" w14:textId="77777777" w:rsidTr="00750097">
        <w:trPr>
          <w:trHeight w:val="432"/>
          <w:tblHeader/>
        </w:trPr>
        <w:tc>
          <w:tcPr>
            <w:tcW w:w="2500" w:type="pct"/>
            <w:tcBorders>
              <w:top w:val="threeDEmboss" w:sz="6" w:space="0" w:color="auto"/>
              <w:bottom w:val="threeDEmboss" w:sz="6" w:space="0" w:color="auto"/>
            </w:tcBorders>
            <w:shd w:val="clear" w:color="auto" w:fill="F9FBAF"/>
            <w:vAlign w:val="center"/>
          </w:tcPr>
          <w:p w14:paraId="288BF84B" w14:textId="2DEC4645" w:rsidR="00306EDA" w:rsidRPr="006B24F0" w:rsidRDefault="00CA3EE1" w:rsidP="00750097">
            <w:pPr>
              <w:pStyle w:val="TableHeader-Left"/>
              <w:rPr>
                <w:rFonts w:ascii="Calibri Light" w:hAnsi="Calibri Light" w:cs="Arial"/>
              </w:rPr>
            </w:pPr>
            <w:r>
              <w:rPr>
                <w:rFonts w:ascii="Calibri Light" w:hAnsi="Calibri Light" w:cs="Arial"/>
              </w:rPr>
              <w:t>OData</w:t>
            </w:r>
            <w:r w:rsidR="00306EDA">
              <w:rPr>
                <w:rFonts w:ascii="Calibri Light" w:hAnsi="Calibri Light" w:cs="Arial"/>
              </w:rPr>
              <w:t xml:space="preserve"> Entity</w:t>
            </w:r>
          </w:p>
        </w:tc>
        <w:tc>
          <w:tcPr>
            <w:tcW w:w="2500" w:type="pct"/>
            <w:tcBorders>
              <w:top w:val="threeDEmboss" w:sz="6" w:space="0" w:color="auto"/>
              <w:bottom w:val="threeDEmboss" w:sz="6" w:space="0" w:color="auto"/>
            </w:tcBorders>
            <w:shd w:val="clear" w:color="auto" w:fill="F9FBAF"/>
            <w:vAlign w:val="center"/>
          </w:tcPr>
          <w:p w14:paraId="1CC11024" w14:textId="77777777" w:rsidR="00306EDA" w:rsidRPr="006B24F0" w:rsidRDefault="00306EDA" w:rsidP="00750097">
            <w:pPr>
              <w:pStyle w:val="TableHeader-Left"/>
              <w:rPr>
                <w:rFonts w:ascii="Calibri Light" w:hAnsi="Calibri Light" w:cs="Arial"/>
              </w:rPr>
            </w:pPr>
            <w:r>
              <w:rPr>
                <w:rFonts w:ascii="Calibri Light" w:hAnsi="Calibri Light" w:cs="Arial"/>
              </w:rPr>
              <w:t>Properties</w:t>
            </w:r>
          </w:p>
        </w:tc>
      </w:tr>
      <w:tr w:rsidR="00306EDA" w:rsidRPr="006B24F0" w14:paraId="78CAE552" w14:textId="77777777" w:rsidTr="00750097">
        <w:trPr>
          <w:trHeight w:val="1683"/>
        </w:trPr>
        <w:tc>
          <w:tcPr>
            <w:tcW w:w="2500" w:type="pct"/>
            <w:tcBorders>
              <w:top w:val="single" w:sz="6" w:space="0" w:color="auto"/>
              <w:bottom w:val="single" w:sz="6" w:space="0" w:color="auto"/>
            </w:tcBorders>
            <w:vAlign w:val="center"/>
          </w:tcPr>
          <w:p w14:paraId="3116EE4E" w14:textId="77777777" w:rsidR="00306EDA" w:rsidRPr="006B24F0" w:rsidRDefault="00306EDA" w:rsidP="00750097">
            <w:pPr>
              <w:pStyle w:val="TableField-Left"/>
              <w:rPr>
                <w:rFonts w:ascii="Calibri Light" w:hAnsi="Calibri Light" w:cs="Arial"/>
              </w:rPr>
            </w:pPr>
            <w:proofErr w:type="spellStart"/>
            <w:r w:rsidRPr="00E85337">
              <w:rPr>
                <w:rFonts w:ascii="Calibri Light" w:hAnsi="Calibri Light" w:cs="Arial"/>
                <w:b/>
              </w:rPr>
              <w:t>AccountAlert</w:t>
            </w:r>
            <w:proofErr w:type="spellEnd"/>
          </w:p>
        </w:tc>
        <w:tc>
          <w:tcPr>
            <w:tcW w:w="2500" w:type="pct"/>
            <w:tcBorders>
              <w:top w:val="single" w:sz="6" w:space="0" w:color="auto"/>
              <w:bottom w:val="single" w:sz="6" w:space="0" w:color="auto"/>
            </w:tcBorders>
            <w:vAlign w:val="center"/>
          </w:tcPr>
          <w:p w14:paraId="57C0F349" w14:textId="77777777" w:rsidR="00306EDA" w:rsidRPr="00BA776A" w:rsidRDefault="00306EDA" w:rsidP="00750097">
            <w:pPr>
              <w:pStyle w:val="TableField-Left"/>
              <w:numPr>
                <w:ilvl w:val="0"/>
                <w:numId w:val="19"/>
              </w:numPr>
              <w:rPr>
                <w:rFonts w:ascii="Calibri Light" w:hAnsi="Calibri Light" w:cs="Arial"/>
              </w:rPr>
            </w:pPr>
            <w:proofErr w:type="spellStart"/>
            <w:r w:rsidRPr="00BA776A">
              <w:rPr>
                <w:rFonts w:ascii="Calibri Light" w:hAnsi="Calibri Light" w:cs="Arial"/>
              </w:rPr>
              <w:t>AccountID</w:t>
            </w:r>
            <w:proofErr w:type="spellEnd"/>
          </w:p>
          <w:p w14:paraId="20422644" w14:textId="77777777" w:rsidR="00306EDA" w:rsidRPr="00BA776A" w:rsidRDefault="00306EDA" w:rsidP="00750097">
            <w:pPr>
              <w:pStyle w:val="TableField-Left"/>
              <w:numPr>
                <w:ilvl w:val="0"/>
                <w:numId w:val="19"/>
              </w:numPr>
              <w:rPr>
                <w:rFonts w:ascii="Calibri Light" w:hAnsi="Calibri Light" w:cs="Arial"/>
              </w:rPr>
            </w:pPr>
            <w:proofErr w:type="spellStart"/>
            <w:r w:rsidRPr="00BA776A">
              <w:rPr>
                <w:rFonts w:ascii="Calibri Light" w:hAnsi="Calibri Light" w:cs="Arial"/>
              </w:rPr>
              <w:t>AlertID</w:t>
            </w:r>
            <w:proofErr w:type="spellEnd"/>
          </w:p>
          <w:p w14:paraId="24C2C404" w14:textId="77777777" w:rsidR="00306EDA" w:rsidRPr="00BA776A" w:rsidRDefault="00306EDA" w:rsidP="00750097">
            <w:pPr>
              <w:pStyle w:val="TableField-Left"/>
              <w:numPr>
                <w:ilvl w:val="0"/>
                <w:numId w:val="19"/>
              </w:numPr>
              <w:rPr>
                <w:rFonts w:ascii="Calibri Light" w:hAnsi="Calibri Light" w:cs="Arial"/>
              </w:rPr>
            </w:pPr>
            <w:proofErr w:type="spellStart"/>
            <w:r w:rsidRPr="00BA776A">
              <w:rPr>
                <w:rFonts w:ascii="Calibri Light" w:hAnsi="Calibri Light" w:cs="Arial"/>
              </w:rPr>
              <w:t>AlertTypeID</w:t>
            </w:r>
            <w:proofErr w:type="spellEnd"/>
          </w:p>
          <w:p w14:paraId="5EE6819A" w14:textId="77777777" w:rsidR="00306EDA" w:rsidRPr="00BA776A" w:rsidRDefault="00306EDA" w:rsidP="00750097">
            <w:pPr>
              <w:pStyle w:val="TableField-Left"/>
              <w:numPr>
                <w:ilvl w:val="0"/>
                <w:numId w:val="19"/>
              </w:numPr>
              <w:rPr>
                <w:rFonts w:ascii="Calibri Light" w:hAnsi="Calibri Light" w:cs="Arial"/>
              </w:rPr>
            </w:pPr>
            <w:proofErr w:type="spellStart"/>
            <w:r w:rsidRPr="00BA776A">
              <w:rPr>
                <w:rFonts w:ascii="Calibri Light" w:hAnsi="Calibri Light" w:cs="Arial"/>
              </w:rPr>
              <w:t>AlertSeverityID</w:t>
            </w:r>
            <w:proofErr w:type="spellEnd"/>
          </w:p>
          <w:p w14:paraId="4C06DAF8" w14:textId="77777777" w:rsidR="00306EDA" w:rsidRPr="00BA776A" w:rsidRDefault="00306EDA" w:rsidP="00750097">
            <w:pPr>
              <w:pStyle w:val="TableField-Left"/>
              <w:numPr>
                <w:ilvl w:val="0"/>
                <w:numId w:val="19"/>
              </w:numPr>
              <w:rPr>
                <w:rFonts w:ascii="Calibri Light" w:hAnsi="Calibri Light" w:cs="Arial"/>
              </w:rPr>
            </w:pPr>
            <w:r w:rsidRPr="00BA776A">
              <w:rPr>
                <w:rFonts w:ascii="Calibri Light" w:hAnsi="Calibri Light" w:cs="Arial"/>
              </w:rPr>
              <w:t>Subject</w:t>
            </w:r>
          </w:p>
          <w:p w14:paraId="3E0B36C2" w14:textId="77777777" w:rsidR="00306EDA" w:rsidRPr="00BA776A" w:rsidRDefault="00306EDA" w:rsidP="00750097">
            <w:pPr>
              <w:pStyle w:val="TableField-Left"/>
              <w:numPr>
                <w:ilvl w:val="0"/>
                <w:numId w:val="19"/>
              </w:numPr>
              <w:rPr>
                <w:rFonts w:ascii="Calibri Light" w:hAnsi="Calibri Light" w:cs="Arial"/>
              </w:rPr>
            </w:pPr>
            <w:r w:rsidRPr="00BA776A">
              <w:rPr>
                <w:rFonts w:ascii="Calibri Light" w:hAnsi="Calibri Light" w:cs="Arial"/>
              </w:rPr>
              <w:t>Message</w:t>
            </w:r>
          </w:p>
          <w:p w14:paraId="4F408213" w14:textId="77777777" w:rsidR="00306EDA" w:rsidRPr="006B24F0" w:rsidRDefault="00306EDA" w:rsidP="00750097">
            <w:pPr>
              <w:pStyle w:val="TableField-Left"/>
              <w:numPr>
                <w:ilvl w:val="0"/>
                <w:numId w:val="19"/>
              </w:numPr>
              <w:rPr>
                <w:rFonts w:ascii="Calibri Light" w:hAnsi="Calibri Light" w:cs="Arial"/>
              </w:rPr>
            </w:pPr>
            <w:proofErr w:type="spellStart"/>
            <w:r w:rsidRPr="00BA776A">
              <w:rPr>
                <w:rFonts w:ascii="Calibri Light" w:hAnsi="Calibri Light" w:cs="Arial"/>
              </w:rPr>
              <w:t>ReferenceID</w:t>
            </w:r>
            <w:proofErr w:type="spellEnd"/>
          </w:p>
        </w:tc>
      </w:tr>
      <w:tr w:rsidR="00306EDA" w:rsidRPr="006B24F0" w14:paraId="214E7BF1" w14:textId="77777777" w:rsidTr="00750097">
        <w:trPr>
          <w:trHeight w:val="1683"/>
        </w:trPr>
        <w:tc>
          <w:tcPr>
            <w:tcW w:w="2500" w:type="pct"/>
            <w:tcBorders>
              <w:top w:val="single" w:sz="6" w:space="0" w:color="auto"/>
              <w:bottom w:val="single" w:sz="6" w:space="0" w:color="auto"/>
            </w:tcBorders>
            <w:vAlign w:val="center"/>
          </w:tcPr>
          <w:p w14:paraId="1ACC7380" w14:textId="77777777" w:rsidR="00306EDA" w:rsidRPr="00E85337" w:rsidRDefault="00306EDA" w:rsidP="00750097">
            <w:pPr>
              <w:pStyle w:val="TableField-Left"/>
              <w:rPr>
                <w:rFonts w:ascii="Calibri Light" w:hAnsi="Calibri Light" w:cs="Arial"/>
                <w:b/>
              </w:rPr>
            </w:pPr>
            <w:proofErr w:type="spellStart"/>
            <w:r w:rsidRPr="00E85337">
              <w:rPr>
                <w:rFonts w:ascii="Calibri Light" w:hAnsi="Calibri Light" w:cs="Arial"/>
                <w:b/>
              </w:rPr>
              <w:t>AccountContact</w:t>
            </w:r>
            <w:proofErr w:type="spellEnd"/>
          </w:p>
        </w:tc>
        <w:tc>
          <w:tcPr>
            <w:tcW w:w="2500" w:type="pct"/>
            <w:tcBorders>
              <w:top w:val="single" w:sz="6" w:space="0" w:color="auto"/>
              <w:bottom w:val="single" w:sz="6" w:space="0" w:color="auto"/>
            </w:tcBorders>
            <w:vAlign w:val="center"/>
          </w:tcPr>
          <w:p w14:paraId="3077C0F4" w14:textId="77777777" w:rsidR="00306EDA" w:rsidRPr="00351B41" w:rsidRDefault="00306EDA" w:rsidP="00750097">
            <w:pPr>
              <w:pStyle w:val="TableField-Left"/>
              <w:numPr>
                <w:ilvl w:val="0"/>
                <w:numId w:val="19"/>
              </w:numPr>
              <w:rPr>
                <w:rFonts w:ascii="Calibri Light" w:hAnsi="Calibri Light" w:cs="Arial"/>
              </w:rPr>
            </w:pPr>
            <w:proofErr w:type="spellStart"/>
            <w:r w:rsidRPr="00351B41">
              <w:rPr>
                <w:rFonts w:ascii="Calibri Light" w:hAnsi="Calibri Light" w:cs="Arial"/>
              </w:rPr>
              <w:t>AccountContactID</w:t>
            </w:r>
            <w:proofErr w:type="spellEnd"/>
          </w:p>
          <w:p w14:paraId="7D32271B" w14:textId="77777777" w:rsidR="00306EDA" w:rsidRPr="00351B41" w:rsidRDefault="00306EDA" w:rsidP="00750097">
            <w:pPr>
              <w:pStyle w:val="TableField-Left"/>
              <w:numPr>
                <w:ilvl w:val="0"/>
                <w:numId w:val="19"/>
              </w:numPr>
              <w:rPr>
                <w:rFonts w:ascii="Calibri Light" w:hAnsi="Calibri Light" w:cs="Arial"/>
              </w:rPr>
            </w:pPr>
            <w:proofErr w:type="spellStart"/>
            <w:r w:rsidRPr="00351B41">
              <w:rPr>
                <w:rFonts w:ascii="Calibri Light" w:hAnsi="Calibri Light" w:cs="Arial"/>
              </w:rPr>
              <w:t>AccountID</w:t>
            </w:r>
            <w:proofErr w:type="spellEnd"/>
          </w:p>
          <w:p w14:paraId="0813282E" w14:textId="77777777" w:rsidR="00306EDA" w:rsidRPr="00351B41" w:rsidRDefault="00306EDA" w:rsidP="00750097">
            <w:pPr>
              <w:pStyle w:val="TableField-Left"/>
              <w:numPr>
                <w:ilvl w:val="0"/>
                <w:numId w:val="19"/>
              </w:numPr>
              <w:rPr>
                <w:rFonts w:ascii="Calibri Light" w:hAnsi="Calibri Light" w:cs="Arial"/>
              </w:rPr>
            </w:pPr>
            <w:proofErr w:type="spellStart"/>
            <w:r w:rsidRPr="00351B41">
              <w:rPr>
                <w:rFonts w:ascii="Calibri Light" w:hAnsi="Calibri Light" w:cs="Arial"/>
              </w:rPr>
              <w:t>ContactClassID</w:t>
            </w:r>
            <w:proofErr w:type="spellEnd"/>
          </w:p>
          <w:p w14:paraId="61F91971" w14:textId="77777777" w:rsidR="00306EDA" w:rsidRPr="00351B41" w:rsidRDefault="00306EDA" w:rsidP="00750097">
            <w:pPr>
              <w:pStyle w:val="TableField-Left"/>
              <w:numPr>
                <w:ilvl w:val="0"/>
                <w:numId w:val="19"/>
              </w:numPr>
              <w:rPr>
                <w:rFonts w:ascii="Calibri Light" w:hAnsi="Calibri Light" w:cs="Arial"/>
              </w:rPr>
            </w:pPr>
            <w:proofErr w:type="spellStart"/>
            <w:r w:rsidRPr="00351B41">
              <w:rPr>
                <w:rFonts w:ascii="Calibri Light" w:hAnsi="Calibri Light" w:cs="Arial"/>
              </w:rPr>
              <w:t>ContactActionID</w:t>
            </w:r>
            <w:proofErr w:type="spellEnd"/>
          </w:p>
          <w:p w14:paraId="2C51EEC0" w14:textId="77777777" w:rsidR="00306EDA" w:rsidRPr="00351B41" w:rsidRDefault="00306EDA" w:rsidP="00750097">
            <w:pPr>
              <w:pStyle w:val="TableField-Left"/>
              <w:numPr>
                <w:ilvl w:val="0"/>
                <w:numId w:val="19"/>
              </w:numPr>
              <w:rPr>
                <w:rFonts w:ascii="Calibri Light" w:hAnsi="Calibri Light" w:cs="Arial"/>
              </w:rPr>
            </w:pPr>
            <w:proofErr w:type="spellStart"/>
            <w:r w:rsidRPr="00351B41">
              <w:rPr>
                <w:rFonts w:ascii="Calibri Light" w:hAnsi="Calibri Light" w:cs="Arial"/>
              </w:rPr>
              <w:t>ContactPriorityID</w:t>
            </w:r>
            <w:proofErr w:type="spellEnd"/>
          </w:p>
          <w:p w14:paraId="5E410866" w14:textId="77777777" w:rsidR="00306EDA" w:rsidRPr="00351B41" w:rsidRDefault="00306EDA" w:rsidP="00750097">
            <w:pPr>
              <w:pStyle w:val="TableField-Left"/>
              <w:numPr>
                <w:ilvl w:val="0"/>
                <w:numId w:val="19"/>
              </w:numPr>
              <w:rPr>
                <w:rFonts w:ascii="Calibri Light" w:hAnsi="Calibri Light" w:cs="Arial"/>
              </w:rPr>
            </w:pPr>
            <w:proofErr w:type="spellStart"/>
            <w:r w:rsidRPr="00351B41">
              <w:rPr>
                <w:rFonts w:ascii="Calibri Light" w:hAnsi="Calibri Light" w:cs="Arial"/>
              </w:rPr>
              <w:t>ContactDate</w:t>
            </w:r>
            <w:proofErr w:type="spellEnd"/>
          </w:p>
          <w:p w14:paraId="7FEC2A49" w14:textId="77777777" w:rsidR="00306EDA" w:rsidRPr="00351B41" w:rsidRDefault="00306EDA" w:rsidP="00750097">
            <w:pPr>
              <w:pStyle w:val="TableField-Left"/>
              <w:numPr>
                <w:ilvl w:val="0"/>
                <w:numId w:val="19"/>
              </w:numPr>
              <w:rPr>
                <w:rFonts w:ascii="Calibri Light" w:hAnsi="Calibri Light" w:cs="Arial"/>
              </w:rPr>
            </w:pPr>
            <w:r w:rsidRPr="00351B41">
              <w:rPr>
                <w:rFonts w:ascii="Calibri Light" w:hAnsi="Calibri Light" w:cs="Arial"/>
              </w:rPr>
              <w:t>Note</w:t>
            </w:r>
          </w:p>
          <w:p w14:paraId="221F2EAE" w14:textId="77777777" w:rsidR="00306EDA" w:rsidRPr="00BA776A" w:rsidRDefault="00306EDA" w:rsidP="00750097">
            <w:pPr>
              <w:pStyle w:val="TableField-Left"/>
              <w:numPr>
                <w:ilvl w:val="0"/>
                <w:numId w:val="19"/>
              </w:numPr>
              <w:rPr>
                <w:rFonts w:ascii="Calibri Light" w:hAnsi="Calibri Light" w:cs="Arial"/>
              </w:rPr>
            </w:pPr>
            <w:proofErr w:type="spellStart"/>
            <w:r w:rsidRPr="00351B41">
              <w:rPr>
                <w:rFonts w:ascii="Calibri Light" w:hAnsi="Calibri Light" w:cs="Arial"/>
              </w:rPr>
              <w:t>ContactTypeID</w:t>
            </w:r>
            <w:proofErr w:type="spellEnd"/>
          </w:p>
        </w:tc>
      </w:tr>
      <w:tr w:rsidR="00306EDA" w:rsidRPr="006B24F0" w14:paraId="723806E0" w14:textId="77777777" w:rsidTr="00750097">
        <w:trPr>
          <w:trHeight w:val="903"/>
        </w:trPr>
        <w:tc>
          <w:tcPr>
            <w:tcW w:w="2500" w:type="pct"/>
            <w:tcBorders>
              <w:top w:val="single" w:sz="6" w:space="0" w:color="auto"/>
              <w:bottom w:val="single" w:sz="6" w:space="0" w:color="auto"/>
            </w:tcBorders>
            <w:vAlign w:val="center"/>
          </w:tcPr>
          <w:p w14:paraId="5AF57EE7" w14:textId="77777777" w:rsidR="00306EDA" w:rsidRPr="00E85337" w:rsidRDefault="00306EDA" w:rsidP="00750097">
            <w:pPr>
              <w:pStyle w:val="TableField-Left"/>
              <w:rPr>
                <w:rFonts w:ascii="Calibri Light" w:hAnsi="Calibri Light" w:cs="Arial"/>
                <w:b/>
              </w:rPr>
            </w:pPr>
            <w:proofErr w:type="spellStart"/>
            <w:r w:rsidRPr="00E85337">
              <w:rPr>
                <w:rFonts w:ascii="Calibri Light" w:hAnsi="Calibri Light" w:cs="Arial"/>
                <w:b/>
              </w:rPr>
              <w:t>ContactAction</w:t>
            </w:r>
            <w:proofErr w:type="spellEnd"/>
          </w:p>
        </w:tc>
        <w:tc>
          <w:tcPr>
            <w:tcW w:w="2500" w:type="pct"/>
            <w:tcBorders>
              <w:top w:val="single" w:sz="6" w:space="0" w:color="auto"/>
              <w:bottom w:val="single" w:sz="6" w:space="0" w:color="auto"/>
            </w:tcBorders>
            <w:vAlign w:val="center"/>
          </w:tcPr>
          <w:p w14:paraId="17124028" w14:textId="77777777" w:rsidR="00306EDA" w:rsidRPr="001F1AC7" w:rsidRDefault="00306EDA" w:rsidP="00750097">
            <w:pPr>
              <w:pStyle w:val="TableField-Left"/>
              <w:numPr>
                <w:ilvl w:val="0"/>
                <w:numId w:val="19"/>
              </w:numPr>
              <w:rPr>
                <w:rFonts w:ascii="Calibri Light" w:hAnsi="Calibri Light" w:cs="Arial"/>
              </w:rPr>
            </w:pPr>
            <w:proofErr w:type="spellStart"/>
            <w:r w:rsidRPr="001F1AC7">
              <w:rPr>
                <w:rFonts w:ascii="Calibri Light" w:hAnsi="Calibri Light" w:cs="Arial"/>
              </w:rPr>
              <w:t>ContactClassID</w:t>
            </w:r>
            <w:proofErr w:type="spellEnd"/>
          </w:p>
          <w:p w14:paraId="32340903" w14:textId="77777777" w:rsidR="00306EDA" w:rsidRPr="001F1AC7" w:rsidRDefault="00306EDA" w:rsidP="00750097">
            <w:pPr>
              <w:pStyle w:val="TableField-Left"/>
              <w:numPr>
                <w:ilvl w:val="0"/>
                <w:numId w:val="19"/>
              </w:numPr>
              <w:rPr>
                <w:rFonts w:ascii="Calibri Light" w:hAnsi="Calibri Light" w:cs="Arial"/>
              </w:rPr>
            </w:pPr>
            <w:proofErr w:type="spellStart"/>
            <w:r w:rsidRPr="001F1AC7">
              <w:rPr>
                <w:rFonts w:ascii="Calibri Light" w:hAnsi="Calibri Light" w:cs="Arial"/>
              </w:rPr>
              <w:t>ContactActionID</w:t>
            </w:r>
            <w:proofErr w:type="spellEnd"/>
          </w:p>
          <w:p w14:paraId="114A80B3" w14:textId="77777777" w:rsidR="00306EDA" w:rsidRPr="00351B41" w:rsidRDefault="00306EDA" w:rsidP="00750097">
            <w:pPr>
              <w:pStyle w:val="TableField-Left"/>
              <w:numPr>
                <w:ilvl w:val="0"/>
                <w:numId w:val="19"/>
              </w:numPr>
              <w:rPr>
                <w:rFonts w:ascii="Calibri Light" w:hAnsi="Calibri Light" w:cs="Arial"/>
              </w:rPr>
            </w:pPr>
            <w:r w:rsidRPr="001F1AC7">
              <w:rPr>
                <w:rFonts w:ascii="Calibri Light" w:hAnsi="Calibri Light" w:cs="Arial"/>
              </w:rPr>
              <w:t>Description</w:t>
            </w:r>
          </w:p>
        </w:tc>
      </w:tr>
      <w:tr w:rsidR="00306EDA" w:rsidRPr="006B24F0" w14:paraId="22BA23C1" w14:textId="77777777" w:rsidTr="00750097">
        <w:trPr>
          <w:trHeight w:val="606"/>
        </w:trPr>
        <w:tc>
          <w:tcPr>
            <w:tcW w:w="2500" w:type="pct"/>
            <w:tcBorders>
              <w:top w:val="single" w:sz="6" w:space="0" w:color="auto"/>
              <w:bottom w:val="single" w:sz="6" w:space="0" w:color="auto"/>
            </w:tcBorders>
            <w:vAlign w:val="center"/>
          </w:tcPr>
          <w:p w14:paraId="6A6CB3E3" w14:textId="77777777" w:rsidR="00306EDA" w:rsidRPr="00E85337" w:rsidRDefault="00306EDA" w:rsidP="00750097">
            <w:pPr>
              <w:pStyle w:val="TableField-Left"/>
              <w:rPr>
                <w:rFonts w:ascii="Calibri Light" w:hAnsi="Calibri Light" w:cs="Arial"/>
                <w:b/>
              </w:rPr>
            </w:pPr>
            <w:proofErr w:type="spellStart"/>
            <w:r w:rsidRPr="00E85337">
              <w:rPr>
                <w:rFonts w:ascii="Calibri Light" w:hAnsi="Calibri Light" w:cs="Arial"/>
                <w:b/>
              </w:rPr>
              <w:lastRenderedPageBreak/>
              <w:t>ContactClass</w:t>
            </w:r>
            <w:proofErr w:type="spellEnd"/>
          </w:p>
        </w:tc>
        <w:tc>
          <w:tcPr>
            <w:tcW w:w="2500" w:type="pct"/>
            <w:tcBorders>
              <w:top w:val="single" w:sz="6" w:space="0" w:color="auto"/>
              <w:bottom w:val="single" w:sz="6" w:space="0" w:color="auto"/>
            </w:tcBorders>
            <w:vAlign w:val="center"/>
          </w:tcPr>
          <w:p w14:paraId="673DF6AF" w14:textId="77777777" w:rsidR="00306EDA" w:rsidRPr="003379D9" w:rsidRDefault="00306EDA" w:rsidP="00750097">
            <w:pPr>
              <w:pStyle w:val="TableField-Left"/>
              <w:numPr>
                <w:ilvl w:val="0"/>
                <w:numId w:val="19"/>
              </w:numPr>
              <w:rPr>
                <w:rFonts w:ascii="Calibri Light" w:hAnsi="Calibri Light" w:cs="Arial"/>
              </w:rPr>
            </w:pPr>
            <w:proofErr w:type="spellStart"/>
            <w:r w:rsidRPr="003379D9">
              <w:rPr>
                <w:rFonts w:ascii="Calibri Light" w:hAnsi="Calibri Light" w:cs="Arial"/>
              </w:rPr>
              <w:t>ContactClassID</w:t>
            </w:r>
            <w:proofErr w:type="spellEnd"/>
          </w:p>
          <w:p w14:paraId="4F2D9501" w14:textId="77777777" w:rsidR="00306EDA" w:rsidRPr="001F1AC7" w:rsidRDefault="00306EDA" w:rsidP="00750097">
            <w:pPr>
              <w:pStyle w:val="TableField-Left"/>
              <w:numPr>
                <w:ilvl w:val="0"/>
                <w:numId w:val="19"/>
              </w:numPr>
              <w:rPr>
                <w:rFonts w:ascii="Calibri Light" w:hAnsi="Calibri Light" w:cs="Arial"/>
              </w:rPr>
            </w:pPr>
            <w:r w:rsidRPr="003379D9">
              <w:rPr>
                <w:rFonts w:ascii="Calibri Light" w:hAnsi="Calibri Light" w:cs="Arial"/>
              </w:rPr>
              <w:t>Description</w:t>
            </w:r>
          </w:p>
        </w:tc>
      </w:tr>
      <w:tr w:rsidR="00306EDA" w:rsidRPr="006B24F0" w14:paraId="5F81F0D8" w14:textId="77777777" w:rsidTr="00750097">
        <w:trPr>
          <w:trHeight w:val="606"/>
        </w:trPr>
        <w:tc>
          <w:tcPr>
            <w:tcW w:w="2500" w:type="pct"/>
            <w:tcBorders>
              <w:top w:val="single" w:sz="6" w:space="0" w:color="auto"/>
              <w:bottom w:val="single" w:sz="6" w:space="0" w:color="auto"/>
            </w:tcBorders>
            <w:vAlign w:val="center"/>
          </w:tcPr>
          <w:p w14:paraId="59FA552A" w14:textId="77777777" w:rsidR="00306EDA" w:rsidRPr="00E85337" w:rsidRDefault="00306EDA" w:rsidP="00750097">
            <w:pPr>
              <w:pStyle w:val="TableField-Left"/>
              <w:rPr>
                <w:rFonts w:ascii="Calibri Light" w:hAnsi="Calibri Light" w:cs="Arial"/>
                <w:b/>
              </w:rPr>
            </w:pPr>
            <w:proofErr w:type="spellStart"/>
            <w:r w:rsidRPr="00E85337">
              <w:rPr>
                <w:rFonts w:ascii="Calibri Light" w:hAnsi="Calibri Light" w:cs="Arial"/>
                <w:b/>
              </w:rPr>
              <w:t>ContactPriority</w:t>
            </w:r>
            <w:proofErr w:type="spellEnd"/>
          </w:p>
        </w:tc>
        <w:tc>
          <w:tcPr>
            <w:tcW w:w="2500" w:type="pct"/>
            <w:tcBorders>
              <w:top w:val="single" w:sz="6" w:space="0" w:color="auto"/>
              <w:bottom w:val="single" w:sz="6" w:space="0" w:color="auto"/>
            </w:tcBorders>
            <w:vAlign w:val="center"/>
          </w:tcPr>
          <w:p w14:paraId="73A212FB" w14:textId="77777777" w:rsidR="00306EDA" w:rsidRPr="006A089B" w:rsidRDefault="00306EDA" w:rsidP="00750097">
            <w:pPr>
              <w:pStyle w:val="TableField-Left"/>
              <w:numPr>
                <w:ilvl w:val="0"/>
                <w:numId w:val="19"/>
              </w:numPr>
              <w:rPr>
                <w:rFonts w:ascii="Calibri Light" w:hAnsi="Calibri Light" w:cs="Arial"/>
              </w:rPr>
            </w:pPr>
            <w:proofErr w:type="spellStart"/>
            <w:r w:rsidRPr="006A089B">
              <w:rPr>
                <w:rFonts w:ascii="Calibri Light" w:hAnsi="Calibri Light" w:cs="Arial"/>
              </w:rPr>
              <w:t>ContactPriorityID</w:t>
            </w:r>
            <w:proofErr w:type="spellEnd"/>
          </w:p>
          <w:p w14:paraId="2BBF2883" w14:textId="77777777" w:rsidR="00306EDA" w:rsidRPr="003379D9" w:rsidRDefault="00306EDA" w:rsidP="00750097">
            <w:pPr>
              <w:pStyle w:val="TableField-Left"/>
              <w:numPr>
                <w:ilvl w:val="0"/>
                <w:numId w:val="19"/>
              </w:numPr>
              <w:rPr>
                <w:rFonts w:ascii="Calibri Light" w:hAnsi="Calibri Light" w:cs="Arial"/>
              </w:rPr>
            </w:pPr>
            <w:r w:rsidRPr="006A089B">
              <w:rPr>
                <w:rFonts w:ascii="Calibri Light" w:hAnsi="Calibri Light" w:cs="Arial"/>
              </w:rPr>
              <w:t>Description</w:t>
            </w:r>
          </w:p>
        </w:tc>
      </w:tr>
      <w:tr w:rsidR="00306EDA" w:rsidRPr="006B24F0" w14:paraId="71C9B9FD" w14:textId="77777777" w:rsidTr="00750097">
        <w:trPr>
          <w:trHeight w:val="606"/>
        </w:trPr>
        <w:tc>
          <w:tcPr>
            <w:tcW w:w="2500" w:type="pct"/>
            <w:tcBorders>
              <w:top w:val="single" w:sz="6" w:space="0" w:color="auto"/>
              <w:bottom w:val="single" w:sz="6" w:space="0" w:color="auto"/>
            </w:tcBorders>
            <w:vAlign w:val="center"/>
          </w:tcPr>
          <w:p w14:paraId="170184B5" w14:textId="77777777" w:rsidR="00306EDA" w:rsidRPr="00E85337" w:rsidRDefault="00306EDA" w:rsidP="00750097">
            <w:pPr>
              <w:pStyle w:val="TableField-Left"/>
              <w:rPr>
                <w:rFonts w:ascii="Calibri Light" w:hAnsi="Calibri Light" w:cs="Arial"/>
                <w:b/>
              </w:rPr>
            </w:pPr>
            <w:proofErr w:type="spellStart"/>
            <w:r w:rsidRPr="00E85337">
              <w:rPr>
                <w:rFonts w:ascii="Calibri Light" w:hAnsi="Calibri Light" w:cs="Arial"/>
                <w:b/>
              </w:rPr>
              <w:t>ContactType</w:t>
            </w:r>
            <w:proofErr w:type="spellEnd"/>
          </w:p>
        </w:tc>
        <w:tc>
          <w:tcPr>
            <w:tcW w:w="2500" w:type="pct"/>
            <w:tcBorders>
              <w:top w:val="single" w:sz="6" w:space="0" w:color="auto"/>
              <w:bottom w:val="single" w:sz="6" w:space="0" w:color="auto"/>
            </w:tcBorders>
            <w:vAlign w:val="center"/>
          </w:tcPr>
          <w:p w14:paraId="304CDF5C" w14:textId="77777777" w:rsidR="00306EDA" w:rsidRPr="00462304" w:rsidRDefault="00306EDA" w:rsidP="00750097">
            <w:pPr>
              <w:pStyle w:val="TableField-Left"/>
              <w:numPr>
                <w:ilvl w:val="0"/>
                <w:numId w:val="19"/>
              </w:numPr>
              <w:rPr>
                <w:rFonts w:ascii="Calibri Light" w:hAnsi="Calibri Light" w:cs="Arial"/>
              </w:rPr>
            </w:pPr>
            <w:proofErr w:type="spellStart"/>
            <w:r w:rsidRPr="00462304">
              <w:rPr>
                <w:rFonts w:ascii="Calibri Light" w:hAnsi="Calibri Light" w:cs="Arial"/>
              </w:rPr>
              <w:t>ContactTypeID</w:t>
            </w:r>
            <w:proofErr w:type="spellEnd"/>
          </w:p>
          <w:p w14:paraId="10218A77" w14:textId="77777777" w:rsidR="00306EDA" w:rsidRPr="006A089B" w:rsidRDefault="00306EDA" w:rsidP="00750097">
            <w:pPr>
              <w:pStyle w:val="TableField-Left"/>
              <w:numPr>
                <w:ilvl w:val="0"/>
                <w:numId w:val="19"/>
              </w:numPr>
              <w:rPr>
                <w:rFonts w:ascii="Calibri Light" w:hAnsi="Calibri Light" w:cs="Arial"/>
              </w:rPr>
            </w:pPr>
            <w:r w:rsidRPr="00462304">
              <w:rPr>
                <w:rFonts w:ascii="Calibri Light" w:hAnsi="Calibri Light" w:cs="Arial"/>
              </w:rPr>
              <w:t>Description</w:t>
            </w:r>
          </w:p>
        </w:tc>
      </w:tr>
      <w:tr w:rsidR="00306EDA" w:rsidRPr="006B24F0" w14:paraId="1EC1357F" w14:textId="77777777" w:rsidTr="00750097">
        <w:trPr>
          <w:trHeight w:val="606"/>
        </w:trPr>
        <w:tc>
          <w:tcPr>
            <w:tcW w:w="2500" w:type="pct"/>
            <w:tcBorders>
              <w:top w:val="single" w:sz="6" w:space="0" w:color="auto"/>
              <w:bottom w:val="single" w:sz="6" w:space="0" w:color="auto"/>
            </w:tcBorders>
            <w:vAlign w:val="center"/>
          </w:tcPr>
          <w:p w14:paraId="62F1190B" w14:textId="77777777" w:rsidR="00306EDA" w:rsidRPr="00E85337" w:rsidRDefault="00306EDA" w:rsidP="00750097">
            <w:pPr>
              <w:pStyle w:val="TableField-Left"/>
              <w:rPr>
                <w:rFonts w:ascii="Calibri Light" w:hAnsi="Calibri Light" w:cs="Arial"/>
                <w:b/>
              </w:rPr>
            </w:pPr>
            <w:r w:rsidRPr="00E85337">
              <w:rPr>
                <w:rFonts w:ascii="Calibri Light" w:hAnsi="Calibri Light" w:cs="Arial"/>
                <w:b/>
              </w:rPr>
              <w:t>Correspondence</w:t>
            </w:r>
          </w:p>
        </w:tc>
        <w:tc>
          <w:tcPr>
            <w:tcW w:w="2500" w:type="pct"/>
            <w:tcBorders>
              <w:top w:val="single" w:sz="6" w:space="0" w:color="auto"/>
              <w:bottom w:val="single" w:sz="6" w:space="0" w:color="auto"/>
            </w:tcBorders>
            <w:vAlign w:val="center"/>
          </w:tcPr>
          <w:p w14:paraId="565A97D5" w14:textId="77777777" w:rsidR="00306EDA" w:rsidRPr="00FD61F1" w:rsidRDefault="00306EDA" w:rsidP="00750097">
            <w:pPr>
              <w:pStyle w:val="TableField-Left"/>
              <w:numPr>
                <w:ilvl w:val="0"/>
                <w:numId w:val="19"/>
              </w:numPr>
              <w:rPr>
                <w:rFonts w:ascii="Calibri Light" w:hAnsi="Calibri Light" w:cs="Arial"/>
              </w:rPr>
            </w:pPr>
            <w:proofErr w:type="spellStart"/>
            <w:r w:rsidRPr="00FD61F1">
              <w:rPr>
                <w:rFonts w:ascii="Calibri Light" w:hAnsi="Calibri Light" w:cs="Arial"/>
              </w:rPr>
              <w:t>AccountID</w:t>
            </w:r>
            <w:proofErr w:type="spellEnd"/>
          </w:p>
          <w:p w14:paraId="6C7FA23D" w14:textId="77777777" w:rsidR="00306EDA" w:rsidRPr="00FD61F1" w:rsidRDefault="00306EDA" w:rsidP="00750097">
            <w:pPr>
              <w:pStyle w:val="TableField-Left"/>
              <w:numPr>
                <w:ilvl w:val="0"/>
                <w:numId w:val="19"/>
              </w:numPr>
              <w:rPr>
                <w:rFonts w:ascii="Calibri Light" w:hAnsi="Calibri Light" w:cs="Arial"/>
              </w:rPr>
            </w:pPr>
            <w:proofErr w:type="spellStart"/>
            <w:r w:rsidRPr="00FD61F1">
              <w:rPr>
                <w:rFonts w:ascii="Calibri Light" w:hAnsi="Calibri Light" w:cs="Arial"/>
              </w:rPr>
              <w:t>ContractAccountID</w:t>
            </w:r>
            <w:proofErr w:type="spellEnd"/>
          </w:p>
          <w:p w14:paraId="777FF285" w14:textId="77777777" w:rsidR="00306EDA" w:rsidRPr="00FD61F1" w:rsidRDefault="00306EDA" w:rsidP="00750097">
            <w:pPr>
              <w:pStyle w:val="TableField-Left"/>
              <w:numPr>
                <w:ilvl w:val="0"/>
                <w:numId w:val="19"/>
              </w:numPr>
              <w:rPr>
                <w:rFonts w:ascii="Calibri Light" w:hAnsi="Calibri Light" w:cs="Arial"/>
              </w:rPr>
            </w:pPr>
            <w:proofErr w:type="spellStart"/>
            <w:r w:rsidRPr="00FD61F1">
              <w:rPr>
                <w:rFonts w:ascii="Calibri Light" w:hAnsi="Calibri Light" w:cs="Arial"/>
              </w:rPr>
              <w:t>CorrespondenceTypeID</w:t>
            </w:r>
            <w:proofErr w:type="spellEnd"/>
          </w:p>
          <w:p w14:paraId="0287DBF8" w14:textId="77777777" w:rsidR="00306EDA" w:rsidRPr="00FD61F1" w:rsidRDefault="00306EDA" w:rsidP="00750097">
            <w:pPr>
              <w:pStyle w:val="TableField-Left"/>
              <w:numPr>
                <w:ilvl w:val="0"/>
                <w:numId w:val="19"/>
              </w:numPr>
              <w:rPr>
                <w:rFonts w:ascii="Calibri Light" w:hAnsi="Calibri Light" w:cs="Arial"/>
              </w:rPr>
            </w:pPr>
            <w:proofErr w:type="spellStart"/>
            <w:r w:rsidRPr="00FD61F1">
              <w:rPr>
                <w:rFonts w:ascii="Calibri Light" w:hAnsi="Calibri Light" w:cs="Arial"/>
              </w:rPr>
              <w:t>CreatedDate</w:t>
            </w:r>
            <w:proofErr w:type="spellEnd"/>
          </w:p>
          <w:p w14:paraId="310E721E" w14:textId="77777777" w:rsidR="00306EDA" w:rsidRPr="00FD61F1" w:rsidRDefault="00306EDA" w:rsidP="00750097">
            <w:pPr>
              <w:pStyle w:val="TableField-Left"/>
              <w:numPr>
                <w:ilvl w:val="0"/>
                <w:numId w:val="19"/>
              </w:numPr>
              <w:rPr>
                <w:rFonts w:ascii="Calibri Light" w:hAnsi="Calibri Light" w:cs="Arial"/>
              </w:rPr>
            </w:pPr>
            <w:r w:rsidRPr="00FD61F1">
              <w:rPr>
                <w:rFonts w:ascii="Calibri Light" w:hAnsi="Calibri Light" w:cs="Arial"/>
              </w:rPr>
              <w:t>Description</w:t>
            </w:r>
          </w:p>
          <w:p w14:paraId="123CA525" w14:textId="77777777" w:rsidR="00306EDA" w:rsidRPr="00FD61F1" w:rsidRDefault="00306EDA" w:rsidP="00750097">
            <w:pPr>
              <w:pStyle w:val="TableField-Left"/>
              <w:numPr>
                <w:ilvl w:val="0"/>
                <w:numId w:val="19"/>
              </w:numPr>
              <w:rPr>
                <w:rFonts w:ascii="Calibri Light" w:hAnsi="Calibri Light" w:cs="Arial"/>
              </w:rPr>
            </w:pPr>
            <w:proofErr w:type="spellStart"/>
            <w:r w:rsidRPr="00FD61F1">
              <w:rPr>
                <w:rFonts w:ascii="Calibri Light" w:hAnsi="Calibri Light" w:cs="Arial"/>
              </w:rPr>
              <w:t>DocumentID</w:t>
            </w:r>
            <w:proofErr w:type="spellEnd"/>
          </w:p>
          <w:p w14:paraId="3B98486B" w14:textId="77777777" w:rsidR="00306EDA" w:rsidRPr="00FD61F1" w:rsidRDefault="00306EDA" w:rsidP="00750097">
            <w:pPr>
              <w:pStyle w:val="TableField-Left"/>
              <w:numPr>
                <w:ilvl w:val="0"/>
                <w:numId w:val="19"/>
              </w:numPr>
              <w:rPr>
                <w:rFonts w:ascii="Calibri Light" w:hAnsi="Calibri Light" w:cs="Arial"/>
              </w:rPr>
            </w:pPr>
            <w:proofErr w:type="spellStart"/>
            <w:r w:rsidRPr="00FD61F1">
              <w:rPr>
                <w:rFonts w:ascii="Calibri Light" w:hAnsi="Calibri Light" w:cs="Arial"/>
              </w:rPr>
              <w:t>MediaResource</w:t>
            </w:r>
            <w:proofErr w:type="spellEnd"/>
          </w:p>
          <w:p w14:paraId="5C1F11C1" w14:textId="77777777" w:rsidR="00306EDA" w:rsidRPr="00FD61F1" w:rsidRDefault="00306EDA" w:rsidP="00750097">
            <w:pPr>
              <w:pStyle w:val="TableField-Left"/>
              <w:numPr>
                <w:ilvl w:val="0"/>
                <w:numId w:val="19"/>
              </w:numPr>
              <w:rPr>
                <w:rFonts w:ascii="Calibri Light" w:hAnsi="Calibri Light" w:cs="Arial"/>
              </w:rPr>
            </w:pPr>
            <w:proofErr w:type="spellStart"/>
            <w:r w:rsidRPr="00FD61F1">
              <w:rPr>
                <w:rFonts w:ascii="Calibri Light" w:hAnsi="Calibri Light" w:cs="Arial"/>
              </w:rPr>
              <w:t>MediaResource</w:t>
            </w:r>
            <w:proofErr w:type="spellEnd"/>
          </w:p>
          <w:p w14:paraId="2EF8EDA2" w14:textId="77777777" w:rsidR="00306EDA" w:rsidRPr="00462304" w:rsidRDefault="00306EDA" w:rsidP="00750097">
            <w:pPr>
              <w:pStyle w:val="TableField-Left"/>
              <w:numPr>
                <w:ilvl w:val="0"/>
                <w:numId w:val="19"/>
              </w:numPr>
              <w:rPr>
                <w:rFonts w:ascii="Calibri Light" w:hAnsi="Calibri Light" w:cs="Arial"/>
              </w:rPr>
            </w:pPr>
            <w:proofErr w:type="spellStart"/>
            <w:r w:rsidRPr="00FD61F1">
              <w:rPr>
                <w:rFonts w:ascii="Calibri Light" w:hAnsi="Calibri Light" w:cs="Arial"/>
              </w:rPr>
              <w:t>MimeType</w:t>
            </w:r>
            <w:proofErr w:type="spellEnd"/>
          </w:p>
        </w:tc>
      </w:tr>
      <w:tr w:rsidR="00306EDA" w:rsidRPr="006B24F0" w14:paraId="2DBE6269" w14:textId="77777777" w:rsidTr="00750097">
        <w:trPr>
          <w:trHeight w:val="606"/>
        </w:trPr>
        <w:tc>
          <w:tcPr>
            <w:tcW w:w="2500" w:type="pct"/>
            <w:tcBorders>
              <w:top w:val="single" w:sz="6" w:space="0" w:color="auto"/>
              <w:bottom w:val="single" w:sz="6" w:space="0" w:color="auto"/>
            </w:tcBorders>
            <w:vAlign w:val="center"/>
          </w:tcPr>
          <w:p w14:paraId="752E1436" w14:textId="77777777" w:rsidR="00306EDA" w:rsidRPr="00E85337" w:rsidRDefault="00306EDA" w:rsidP="00750097">
            <w:pPr>
              <w:pStyle w:val="TableField-Left"/>
              <w:rPr>
                <w:rFonts w:ascii="Calibri Light" w:hAnsi="Calibri Light" w:cs="Arial"/>
                <w:b/>
              </w:rPr>
            </w:pPr>
            <w:proofErr w:type="spellStart"/>
            <w:r w:rsidRPr="00E85337">
              <w:rPr>
                <w:rFonts w:ascii="Calibri Light" w:hAnsi="Calibri Light" w:cs="Arial"/>
                <w:b/>
              </w:rPr>
              <w:t>CorrespondenceType</w:t>
            </w:r>
            <w:proofErr w:type="spellEnd"/>
          </w:p>
        </w:tc>
        <w:tc>
          <w:tcPr>
            <w:tcW w:w="2500" w:type="pct"/>
            <w:tcBorders>
              <w:top w:val="single" w:sz="6" w:space="0" w:color="auto"/>
              <w:bottom w:val="single" w:sz="6" w:space="0" w:color="auto"/>
            </w:tcBorders>
            <w:vAlign w:val="center"/>
          </w:tcPr>
          <w:p w14:paraId="03CA5BF9" w14:textId="77777777" w:rsidR="00306EDA" w:rsidRPr="00995ABD" w:rsidRDefault="00306EDA" w:rsidP="00750097">
            <w:pPr>
              <w:pStyle w:val="TableField-Left"/>
              <w:numPr>
                <w:ilvl w:val="0"/>
                <w:numId w:val="19"/>
              </w:numPr>
              <w:rPr>
                <w:rFonts w:ascii="Calibri Light" w:hAnsi="Calibri Light" w:cs="Arial"/>
              </w:rPr>
            </w:pPr>
            <w:proofErr w:type="spellStart"/>
            <w:r w:rsidRPr="00995ABD">
              <w:rPr>
                <w:rFonts w:ascii="Calibri Light" w:hAnsi="Calibri Light" w:cs="Arial"/>
              </w:rPr>
              <w:t>CorrespondenceTypeID</w:t>
            </w:r>
            <w:proofErr w:type="spellEnd"/>
          </w:p>
          <w:p w14:paraId="053718C8" w14:textId="77777777" w:rsidR="00306EDA" w:rsidRPr="00FD61F1" w:rsidRDefault="00306EDA" w:rsidP="00750097">
            <w:pPr>
              <w:pStyle w:val="TableField-Left"/>
              <w:numPr>
                <w:ilvl w:val="0"/>
                <w:numId w:val="19"/>
              </w:numPr>
              <w:rPr>
                <w:rFonts w:ascii="Calibri Light" w:hAnsi="Calibri Light" w:cs="Arial"/>
              </w:rPr>
            </w:pPr>
            <w:r w:rsidRPr="00995ABD">
              <w:rPr>
                <w:rFonts w:ascii="Calibri Light" w:hAnsi="Calibri Light" w:cs="Arial"/>
              </w:rPr>
              <w:t>Description</w:t>
            </w:r>
          </w:p>
        </w:tc>
      </w:tr>
      <w:tr w:rsidR="00306EDA" w:rsidRPr="006B24F0" w14:paraId="45E98AA7" w14:textId="77777777" w:rsidTr="00750097">
        <w:trPr>
          <w:trHeight w:val="1683"/>
        </w:trPr>
        <w:tc>
          <w:tcPr>
            <w:tcW w:w="2500" w:type="pct"/>
            <w:tcBorders>
              <w:top w:val="single" w:sz="6" w:space="0" w:color="auto"/>
            </w:tcBorders>
            <w:vAlign w:val="center"/>
          </w:tcPr>
          <w:p w14:paraId="7BD220FF" w14:textId="77777777" w:rsidR="00306EDA" w:rsidRPr="00E85337" w:rsidRDefault="00306EDA" w:rsidP="00750097">
            <w:pPr>
              <w:pStyle w:val="TableField-Left"/>
              <w:rPr>
                <w:rFonts w:ascii="Calibri Light" w:hAnsi="Calibri Light" w:cs="Arial"/>
                <w:b/>
              </w:rPr>
            </w:pPr>
            <w:r w:rsidRPr="00E85337">
              <w:rPr>
                <w:rFonts w:ascii="Calibri Light" w:hAnsi="Calibri Light" w:cs="Arial"/>
                <w:b/>
              </w:rPr>
              <w:t>Attachment</w:t>
            </w:r>
          </w:p>
        </w:tc>
        <w:tc>
          <w:tcPr>
            <w:tcW w:w="2500" w:type="pct"/>
            <w:tcBorders>
              <w:top w:val="single" w:sz="6" w:space="0" w:color="auto"/>
            </w:tcBorders>
            <w:vAlign w:val="center"/>
          </w:tcPr>
          <w:p w14:paraId="4748C215" w14:textId="77777777" w:rsidR="00306EDA" w:rsidRPr="00146F7E" w:rsidRDefault="00306EDA" w:rsidP="00750097">
            <w:pPr>
              <w:pStyle w:val="TableField-Left"/>
              <w:numPr>
                <w:ilvl w:val="0"/>
                <w:numId w:val="19"/>
              </w:numPr>
              <w:rPr>
                <w:rFonts w:ascii="Calibri Light" w:hAnsi="Calibri Light" w:cs="Arial"/>
              </w:rPr>
            </w:pPr>
            <w:proofErr w:type="spellStart"/>
            <w:r w:rsidRPr="00146F7E">
              <w:rPr>
                <w:rFonts w:ascii="Calibri Light" w:hAnsi="Calibri Light" w:cs="Arial"/>
              </w:rPr>
              <w:t>AttachmentID</w:t>
            </w:r>
            <w:proofErr w:type="spellEnd"/>
          </w:p>
          <w:p w14:paraId="4D4A8BC0" w14:textId="77777777" w:rsidR="00306EDA" w:rsidRPr="00146F7E" w:rsidRDefault="00306EDA" w:rsidP="00750097">
            <w:pPr>
              <w:pStyle w:val="TableField-Left"/>
              <w:numPr>
                <w:ilvl w:val="0"/>
                <w:numId w:val="19"/>
              </w:numPr>
              <w:rPr>
                <w:rFonts w:ascii="Calibri Light" w:hAnsi="Calibri Light" w:cs="Arial"/>
              </w:rPr>
            </w:pPr>
            <w:proofErr w:type="spellStart"/>
            <w:r w:rsidRPr="00146F7E">
              <w:rPr>
                <w:rFonts w:ascii="Calibri Light" w:hAnsi="Calibri Light" w:cs="Arial"/>
              </w:rPr>
              <w:t>EntityID</w:t>
            </w:r>
            <w:proofErr w:type="spellEnd"/>
          </w:p>
          <w:p w14:paraId="3FE022B6" w14:textId="77777777" w:rsidR="00306EDA" w:rsidRPr="00146F7E" w:rsidRDefault="00306EDA" w:rsidP="00750097">
            <w:pPr>
              <w:pStyle w:val="TableField-Left"/>
              <w:numPr>
                <w:ilvl w:val="0"/>
                <w:numId w:val="19"/>
              </w:numPr>
              <w:rPr>
                <w:rFonts w:ascii="Calibri Light" w:hAnsi="Calibri Light" w:cs="Arial"/>
              </w:rPr>
            </w:pPr>
            <w:proofErr w:type="spellStart"/>
            <w:r w:rsidRPr="00146F7E">
              <w:rPr>
                <w:rFonts w:ascii="Calibri Light" w:hAnsi="Calibri Light" w:cs="Arial"/>
              </w:rPr>
              <w:t>EntityName</w:t>
            </w:r>
            <w:proofErr w:type="spellEnd"/>
          </w:p>
          <w:p w14:paraId="14A0716B" w14:textId="77777777" w:rsidR="00306EDA" w:rsidRPr="00146F7E" w:rsidRDefault="00306EDA" w:rsidP="00750097">
            <w:pPr>
              <w:pStyle w:val="TableField-Left"/>
              <w:numPr>
                <w:ilvl w:val="0"/>
                <w:numId w:val="19"/>
              </w:numPr>
              <w:rPr>
                <w:rFonts w:ascii="Calibri Light" w:hAnsi="Calibri Light" w:cs="Arial"/>
              </w:rPr>
            </w:pPr>
            <w:r w:rsidRPr="00146F7E">
              <w:rPr>
                <w:rFonts w:ascii="Calibri Light" w:hAnsi="Calibri Light" w:cs="Arial"/>
              </w:rPr>
              <w:t>Description</w:t>
            </w:r>
          </w:p>
          <w:p w14:paraId="6A2BCC6B" w14:textId="77777777" w:rsidR="00306EDA" w:rsidRPr="00146F7E" w:rsidRDefault="00306EDA" w:rsidP="00750097">
            <w:pPr>
              <w:pStyle w:val="TableField-Left"/>
              <w:numPr>
                <w:ilvl w:val="0"/>
                <w:numId w:val="19"/>
              </w:numPr>
              <w:rPr>
                <w:rFonts w:ascii="Calibri Light" w:hAnsi="Calibri Light" w:cs="Arial"/>
              </w:rPr>
            </w:pPr>
            <w:proofErr w:type="spellStart"/>
            <w:r w:rsidRPr="00146F7E">
              <w:rPr>
                <w:rFonts w:ascii="Calibri Light" w:hAnsi="Calibri Light" w:cs="Arial"/>
              </w:rPr>
              <w:t>MimeType</w:t>
            </w:r>
            <w:proofErr w:type="spellEnd"/>
          </w:p>
          <w:p w14:paraId="2D4E07B4" w14:textId="77777777" w:rsidR="00306EDA" w:rsidRPr="00146F7E" w:rsidRDefault="00306EDA" w:rsidP="00750097">
            <w:pPr>
              <w:pStyle w:val="TableField-Left"/>
              <w:numPr>
                <w:ilvl w:val="0"/>
                <w:numId w:val="19"/>
              </w:numPr>
              <w:rPr>
                <w:rFonts w:ascii="Calibri Light" w:hAnsi="Calibri Light" w:cs="Arial"/>
              </w:rPr>
            </w:pPr>
            <w:proofErr w:type="spellStart"/>
            <w:r w:rsidRPr="00146F7E">
              <w:rPr>
                <w:rFonts w:ascii="Calibri Light" w:hAnsi="Calibri Light" w:cs="Arial"/>
              </w:rPr>
              <w:t>MediaResource</w:t>
            </w:r>
            <w:proofErr w:type="spellEnd"/>
          </w:p>
          <w:p w14:paraId="258A4E46" w14:textId="77777777" w:rsidR="00306EDA" w:rsidRPr="00351B41" w:rsidRDefault="00306EDA" w:rsidP="00750097">
            <w:pPr>
              <w:pStyle w:val="TableField-Left"/>
              <w:numPr>
                <w:ilvl w:val="0"/>
                <w:numId w:val="19"/>
              </w:numPr>
              <w:rPr>
                <w:rFonts w:ascii="Calibri Light" w:hAnsi="Calibri Light" w:cs="Arial"/>
              </w:rPr>
            </w:pPr>
            <w:proofErr w:type="spellStart"/>
            <w:r w:rsidRPr="00146F7E">
              <w:rPr>
                <w:rFonts w:ascii="Calibri Light" w:hAnsi="Calibri Light" w:cs="Arial"/>
              </w:rPr>
              <w:t>FileName</w:t>
            </w:r>
            <w:proofErr w:type="spellEnd"/>
          </w:p>
        </w:tc>
      </w:tr>
    </w:tbl>
    <w:p w14:paraId="2B78FD7D" w14:textId="77777777" w:rsidR="00306EDA" w:rsidRPr="00C87791" w:rsidRDefault="00306EDA" w:rsidP="00306EDA"/>
    <w:p w14:paraId="3141D86A" w14:textId="77777777" w:rsidR="00306EDA" w:rsidRPr="00306EDA" w:rsidRDefault="00306EDA" w:rsidP="00306EDA"/>
    <w:p w14:paraId="1378511A" w14:textId="77BD2D4D" w:rsidR="007B49F5" w:rsidRDefault="007B49F5" w:rsidP="0068013C">
      <w:pPr>
        <w:pStyle w:val="Heading3"/>
        <w:keepNext/>
        <w:numPr>
          <w:ilvl w:val="3"/>
          <w:numId w:val="5"/>
        </w:numPr>
        <w:tabs>
          <w:tab w:val="left" w:pos="1440"/>
        </w:tabs>
        <w:spacing w:before="120" w:after="120"/>
        <w:ind w:left="864"/>
        <w:rPr>
          <w:rFonts w:ascii="Calibri Light" w:hAnsi="Calibri Light"/>
          <w:sz w:val="20"/>
        </w:rPr>
      </w:pPr>
      <w:bookmarkStart w:id="61" w:name="_Toc516668642"/>
      <w:r>
        <w:rPr>
          <w:rFonts w:ascii="Calibri Light" w:hAnsi="Calibri Light"/>
          <w:sz w:val="20"/>
        </w:rPr>
        <w:t>Managing Payments</w:t>
      </w:r>
      <w:bookmarkEnd w:id="61"/>
    </w:p>
    <w:tbl>
      <w:tblPr>
        <w:tblW w:w="5000" w:type="pct"/>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4657"/>
        <w:gridCol w:w="4657"/>
      </w:tblGrid>
      <w:tr w:rsidR="00306EDA" w:rsidRPr="006B24F0" w14:paraId="6F5CF362" w14:textId="77777777" w:rsidTr="00750097">
        <w:trPr>
          <w:cantSplit/>
          <w:trHeight w:val="432"/>
          <w:tblHeader/>
        </w:trPr>
        <w:tc>
          <w:tcPr>
            <w:tcW w:w="2500" w:type="pct"/>
            <w:tcBorders>
              <w:top w:val="threeDEmboss" w:sz="6" w:space="0" w:color="auto"/>
              <w:bottom w:val="threeDEmboss" w:sz="6" w:space="0" w:color="auto"/>
            </w:tcBorders>
            <w:shd w:val="clear" w:color="auto" w:fill="F9FBAF"/>
            <w:vAlign w:val="center"/>
          </w:tcPr>
          <w:p w14:paraId="397FE640" w14:textId="16F954FD" w:rsidR="00306EDA" w:rsidRPr="006B24F0" w:rsidRDefault="00CA3EE1" w:rsidP="00750097">
            <w:pPr>
              <w:pStyle w:val="TableHeader-Left"/>
              <w:rPr>
                <w:rFonts w:ascii="Calibri Light" w:hAnsi="Calibri Light" w:cs="Arial"/>
              </w:rPr>
            </w:pPr>
            <w:r>
              <w:rPr>
                <w:rFonts w:ascii="Calibri Light" w:hAnsi="Calibri Light" w:cs="Arial"/>
              </w:rPr>
              <w:t>OData</w:t>
            </w:r>
            <w:r w:rsidR="00306EDA">
              <w:rPr>
                <w:rFonts w:ascii="Calibri Light" w:hAnsi="Calibri Light" w:cs="Arial"/>
              </w:rPr>
              <w:t xml:space="preserve"> Entity</w:t>
            </w:r>
          </w:p>
        </w:tc>
        <w:tc>
          <w:tcPr>
            <w:tcW w:w="2500" w:type="pct"/>
            <w:tcBorders>
              <w:top w:val="threeDEmboss" w:sz="6" w:space="0" w:color="auto"/>
              <w:bottom w:val="threeDEmboss" w:sz="6" w:space="0" w:color="auto"/>
            </w:tcBorders>
            <w:shd w:val="clear" w:color="auto" w:fill="F9FBAF"/>
            <w:vAlign w:val="center"/>
          </w:tcPr>
          <w:p w14:paraId="7AB0E563" w14:textId="77777777" w:rsidR="00306EDA" w:rsidRPr="006B24F0" w:rsidRDefault="00306EDA" w:rsidP="00750097">
            <w:pPr>
              <w:pStyle w:val="TableHeader-Left"/>
              <w:rPr>
                <w:rFonts w:ascii="Calibri Light" w:hAnsi="Calibri Light" w:cs="Arial"/>
              </w:rPr>
            </w:pPr>
            <w:r>
              <w:rPr>
                <w:rFonts w:ascii="Calibri Light" w:hAnsi="Calibri Light" w:cs="Arial"/>
              </w:rPr>
              <w:t>Properties</w:t>
            </w:r>
          </w:p>
        </w:tc>
      </w:tr>
      <w:tr w:rsidR="00306EDA" w:rsidRPr="006B24F0" w14:paraId="0C3158C7" w14:textId="77777777" w:rsidTr="00750097">
        <w:trPr>
          <w:cantSplit/>
          <w:trHeight w:val="1683"/>
        </w:trPr>
        <w:tc>
          <w:tcPr>
            <w:tcW w:w="2500" w:type="pct"/>
            <w:tcBorders>
              <w:top w:val="single" w:sz="6" w:space="0" w:color="auto"/>
              <w:bottom w:val="single" w:sz="6" w:space="0" w:color="auto"/>
            </w:tcBorders>
            <w:vAlign w:val="center"/>
          </w:tcPr>
          <w:p w14:paraId="5BF1F082" w14:textId="77777777" w:rsidR="00306EDA" w:rsidRPr="00E85337" w:rsidRDefault="00306EDA" w:rsidP="00750097">
            <w:pPr>
              <w:pStyle w:val="TableField-Left"/>
              <w:rPr>
                <w:rFonts w:ascii="Calibri Light" w:hAnsi="Calibri Light" w:cs="Arial"/>
                <w:b/>
              </w:rPr>
            </w:pPr>
            <w:r w:rsidRPr="00E85337">
              <w:rPr>
                <w:rFonts w:ascii="Calibri Light" w:hAnsi="Calibri Light" w:cs="Arial"/>
                <w:b/>
              </w:rPr>
              <w:t>Bank</w:t>
            </w:r>
          </w:p>
        </w:tc>
        <w:tc>
          <w:tcPr>
            <w:tcW w:w="2500" w:type="pct"/>
            <w:tcBorders>
              <w:top w:val="single" w:sz="6" w:space="0" w:color="auto"/>
              <w:bottom w:val="single" w:sz="6" w:space="0" w:color="auto"/>
            </w:tcBorders>
            <w:vAlign w:val="center"/>
          </w:tcPr>
          <w:p w14:paraId="6BA49972" w14:textId="77777777" w:rsidR="00306EDA" w:rsidRPr="0019280F" w:rsidRDefault="00306EDA" w:rsidP="00750097">
            <w:pPr>
              <w:pStyle w:val="TableField-Left"/>
              <w:numPr>
                <w:ilvl w:val="0"/>
                <w:numId w:val="21"/>
              </w:numPr>
              <w:rPr>
                <w:rFonts w:ascii="Calibri Light" w:hAnsi="Calibri Light" w:cs="Arial"/>
              </w:rPr>
            </w:pPr>
            <w:proofErr w:type="spellStart"/>
            <w:r w:rsidRPr="0019280F">
              <w:rPr>
                <w:rFonts w:ascii="Calibri Light" w:hAnsi="Calibri Light" w:cs="Arial"/>
              </w:rPr>
              <w:t>CountryID</w:t>
            </w:r>
            <w:proofErr w:type="spellEnd"/>
          </w:p>
          <w:p w14:paraId="249F8BAC" w14:textId="77777777" w:rsidR="00306EDA" w:rsidRPr="0019280F" w:rsidRDefault="00306EDA" w:rsidP="00750097">
            <w:pPr>
              <w:pStyle w:val="TableField-Left"/>
              <w:numPr>
                <w:ilvl w:val="0"/>
                <w:numId w:val="21"/>
              </w:numPr>
              <w:rPr>
                <w:rFonts w:ascii="Calibri Light" w:hAnsi="Calibri Light" w:cs="Arial"/>
              </w:rPr>
            </w:pPr>
            <w:proofErr w:type="spellStart"/>
            <w:r w:rsidRPr="0019280F">
              <w:rPr>
                <w:rFonts w:ascii="Calibri Light" w:hAnsi="Calibri Light" w:cs="Arial"/>
              </w:rPr>
              <w:t>BankID</w:t>
            </w:r>
            <w:proofErr w:type="spellEnd"/>
          </w:p>
          <w:p w14:paraId="17BE16A2" w14:textId="77777777" w:rsidR="00306EDA" w:rsidRPr="0019280F" w:rsidRDefault="00306EDA" w:rsidP="00750097">
            <w:pPr>
              <w:pStyle w:val="TableField-Left"/>
              <w:numPr>
                <w:ilvl w:val="0"/>
                <w:numId w:val="21"/>
              </w:numPr>
              <w:rPr>
                <w:rFonts w:ascii="Calibri Light" w:hAnsi="Calibri Light" w:cs="Arial"/>
              </w:rPr>
            </w:pPr>
            <w:r w:rsidRPr="0019280F">
              <w:rPr>
                <w:rFonts w:ascii="Calibri Light" w:hAnsi="Calibri Light" w:cs="Arial"/>
              </w:rPr>
              <w:t>Name</w:t>
            </w:r>
          </w:p>
          <w:p w14:paraId="727713D3" w14:textId="77777777" w:rsidR="00306EDA" w:rsidRPr="0019280F" w:rsidRDefault="00306EDA" w:rsidP="00750097">
            <w:pPr>
              <w:pStyle w:val="TableField-Left"/>
              <w:numPr>
                <w:ilvl w:val="0"/>
                <w:numId w:val="21"/>
              </w:numPr>
              <w:rPr>
                <w:rFonts w:ascii="Calibri Light" w:hAnsi="Calibri Light" w:cs="Arial"/>
              </w:rPr>
            </w:pPr>
            <w:r w:rsidRPr="0019280F">
              <w:rPr>
                <w:rFonts w:ascii="Calibri Light" w:hAnsi="Calibri Light" w:cs="Arial"/>
              </w:rPr>
              <w:t>City</w:t>
            </w:r>
          </w:p>
          <w:p w14:paraId="5D4070B9" w14:textId="77777777" w:rsidR="00306EDA" w:rsidRPr="006B24F0" w:rsidRDefault="00306EDA" w:rsidP="00750097">
            <w:pPr>
              <w:pStyle w:val="TableField-Left"/>
              <w:numPr>
                <w:ilvl w:val="0"/>
                <w:numId w:val="21"/>
              </w:numPr>
              <w:rPr>
                <w:rFonts w:ascii="Calibri Light" w:hAnsi="Calibri Light" w:cs="Arial"/>
              </w:rPr>
            </w:pPr>
            <w:proofErr w:type="spellStart"/>
            <w:r w:rsidRPr="0019280F">
              <w:rPr>
                <w:rFonts w:ascii="Calibri Light" w:hAnsi="Calibri Light" w:cs="Arial"/>
              </w:rPr>
              <w:t>SWIFTCode</w:t>
            </w:r>
            <w:proofErr w:type="spellEnd"/>
          </w:p>
        </w:tc>
      </w:tr>
      <w:tr w:rsidR="00306EDA" w:rsidRPr="0019280F" w14:paraId="717E81DD" w14:textId="77777777" w:rsidTr="00750097">
        <w:trPr>
          <w:cantSplit/>
          <w:trHeight w:val="1683"/>
        </w:trPr>
        <w:tc>
          <w:tcPr>
            <w:tcW w:w="2500" w:type="pct"/>
            <w:tcBorders>
              <w:top w:val="single" w:sz="6" w:space="0" w:color="auto"/>
              <w:bottom w:val="single" w:sz="6" w:space="0" w:color="auto"/>
            </w:tcBorders>
            <w:vAlign w:val="center"/>
          </w:tcPr>
          <w:p w14:paraId="5C278F86" w14:textId="77777777" w:rsidR="00306EDA" w:rsidRPr="00E85337" w:rsidRDefault="00306EDA" w:rsidP="00750097">
            <w:pPr>
              <w:pStyle w:val="TableField-Left"/>
              <w:rPr>
                <w:rFonts w:ascii="Calibri Light" w:hAnsi="Calibri Light" w:cs="Arial"/>
                <w:b/>
              </w:rPr>
            </w:pPr>
            <w:r w:rsidRPr="00E85337">
              <w:rPr>
                <w:rFonts w:ascii="Calibri Light" w:hAnsi="Calibri Light" w:cs="Arial"/>
                <w:b/>
              </w:rPr>
              <w:t>BankAccount</w:t>
            </w:r>
          </w:p>
        </w:tc>
        <w:tc>
          <w:tcPr>
            <w:tcW w:w="2500" w:type="pct"/>
            <w:tcBorders>
              <w:top w:val="single" w:sz="6" w:space="0" w:color="auto"/>
              <w:bottom w:val="single" w:sz="6" w:space="0" w:color="auto"/>
            </w:tcBorders>
            <w:vAlign w:val="center"/>
          </w:tcPr>
          <w:p w14:paraId="74BA0196" w14:textId="77777777" w:rsidR="00306EDA" w:rsidRPr="00751894" w:rsidRDefault="00306EDA" w:rsidP="00750097">
            <w:pPr>
              <w:pStyle w:val="TableField-Left"/>
              <w:numPr>
                <w:ilvl w:val="0"/>
                <w:numId w:val="21"/>
              </w:numPr>
              <w:rPr>
                <w:rFonts w:ascii="Calibri Light" w:hAnsi="Calibri Light" w:cs="Arial"/>
              </w:rPr>
            </w:pPr>
            <w:proofErr w:type="spellStart"/>
            <w:r w:rsidRPr="00751894">
              <w:rPr>
                <w:rFonts w:ascii="Calibri Light" w:hAnsi="Calibri Light" w:cs="Arial"/>
              </w:rPr>
              <w:t>CountryID</w:t>
            </w:r>
            <w:proofErr w:type="spellEnd"/>
          </w:p>
          <w:p w14:paraId="1EDBC5A4" w14:textId="77777777" w:rsidR="00306EDA" w:rsidRPr="00751894" w:rsidRDefault="00306EDA" w:rsidP="00750097">
            <w:pPr>
              <w:pStyle w:val="TableField-Left"/>
              <w:numPr>
                <w:ilvl w:val="0"/>
                <w:numId w:val="21"/>
              </w:numPr>
              <w:rPr>
                <w:rFonts w:ascii="Calibri Light" w:hAnsi="Calibri Light" w:cs="Arial"/>
              </w:rPr>
            </w:pPr>
            <w:proofErr w:type="spellStart"/>
            <w:r w:rsidRPr="00751894">
              <w:rPr>
                <w:rFonts w:ascii="Calibri Light" w:hAnsi="Calibri Light" w:cs="Arial"/>
              </w:rPr>
              <w:t>AccountID</w:t>
            </w:r>
            <w:proofErr w:type="spellEnd"/>
          </w:p>
          <w:p w14:paraId="7039D8A7" w14:textId="77777777" w:rsidR="00306EDA" w:rsidRPr="00751894" w:rsidRDefault="00306EDA" w:rsidP="00750097">
            <w:pPr>
              <w:pStyle w:val="TableField-Left"/>
              <w:numPr>
                <w:ilvl w:val="0"/>
                <w:numId w:val="21"/>
              </w:numPr>
              <w:rPr>
                <w:rFonts w:ascii="Calibri Light" w:hAnsi="Calibri Light" w:cs="Arial"/>
              </w:rPr>
            </w:pPr>
            <w:proofErr w:type="spellStart"/>
            <w:r w:rsidRPr="00751894">
              <w:rPr>
                <w:rFonts w:ascii="Calibri Light" w:hAnsi="Calibri Light" w:cs="Arial"/>
              </w:rPr>
              <w:t>BankAccountID</w:t>
            </w:r>
            <w:proofErr w:type="spellEnd"/>
          </w:p>
          <w:p w14:paraId="763961B8" w14:textId="77777777" w:rsidR="00306EDA" w:rsidRPr="00751894" w:rsidRDefault="00306EDA" w:rsidP="00750097">
            <w:pPr>
              <w:pStyle w:val="TableField-Left"/>
              <w:numPr>
                <w:ilvl w:val="0"/>
                <w:numId w:val="21"/>
              </w:numPr>
              <w:rPr>
                <w:rFonts w:ascii="Calibri Light" w:hAnsi="Calibri Light" w:cs="Arial"/>
              </w:rPr>
            </w:pPr>
            <w:proofErr w:type="spellStart"/>
            <w:r w:rsidRPr="00751894">
              <w:rPr>
                <w:rFonts w:ascii="Calibri Light" w:hAnsi="Calibri Light" w:cs="Arial"/>
              </w:rPr>
              <w:t>BankID</w:t>
            </w:r>
            <w:proofErr w:type="spellEnd"/>
          </w:p>
          <w:p w14:paraId="1266D525" w14:textId="77777777" w:rsidR="00306EDA" w:rsidRPr="00751894" w:rsidRDefault="00306EDA" w:rsidP="00750097">
            <w:pPr>
              <w:pStyle w:val="TableField-Left"/>
              <w:numPr>
                <w:ilvl w:val="0"/>
                <w:numId w:val="21"/>
              </w:numPr>
              <w:rPr>
                <w:rFonts w:ascii="Calibri Light" w:hAnsi="Calibri Light" w:cs="Arial"/>
              </w:rPr>
            </w:pPr>
            <w:proofErr w:type="spellStart"/>
            <w:r w:rsidRPr="00751894">
              <w:rPr>
                <w:rFonts w:ascii="Calibri Light" w:hAnsi="Calibri Light" w:cs="Arial"/>
              </w:rPr>
              <w:t>BankAccountNo</w:t>
            </w:r>
            <w:proofErr w:type="spellEnd"/>
          </w:p>
          <w:p w14:paraId="0E0BA551" w14:textId="77777777" w:rsidR="00306EDA" w:rsidRPr="00751894" w:rsidRDefault="00306EDA" w:rsidP="00750097">
            <w:pPr>
              <w:pStyle w:val="TableField-Left"/>
              <w:numPr>
                <w:ilvl w:val="0"/>
                <w:numId w:val="21"/>
              </w:numPr>
              <w:rPr>
                <w:rFonts w:ascii="Calibri Light" w:hAnsi="Calibri Light" w:cs="Arial"/>
              </w:rPr>
            </w:pPr>
            <w:proofErr w:type="spellStart"/>
            <w:r w:rsidRPr="00751894">
              <w:rPr>
                <w:rFonts w:ascii="Calibri Light" w:hAnsi="Calibri Light" w:cs="Arial"/>
              </w:rPr>
              <w:t>AccountHolder</w:t>
            </w:r>
            <w:proofErr w:type="spellEnd"/>
          </w:p>
          <w:p w14:paraId="6FD1C2BB" w14:textId="77777777" w:rsidR="00306EDA" w:rsidRPr="00751894" w:rsidRDefault="00306EDA" w:rsidP="00750097">
            <w:pPr>
              <w:pStyle w:val="TableField-Left"/>
              <w:numPr>
                <w:ilvl w:val="0"/>
                <w:numId w:val="21"/>
              </w:numPr>
              <w:rPr>
                <w:rFonts w:ascii="Calibri Light" w:hAnsi="Calibri Light" w:cs="Arial"/>
              </w:rPr>
            </w:pPr>
            <w:proofErr w:type="spellStart"/>
            <w:r w:rsidRPr="00751894">
              <w:rPr>
                <w:rFonts w:ascii="Calibri Light" w:hAnsi="Calibri Light" w:cs="Arial"/>
              </w:rPr>
              <w:t>BankAccountName</w:t>
            </w:r>
            <w:proofErr w:type="spellEnd"/>
          </w:p>
          <w:p w14:paraId="5D286383" w14:textId="77777777" w:rsidR="00306EDA" w:rsidRPr="0019280F" w:rsidRDefault="00306EDA" w:rsidP="00750097">
            <w:pPr>
              <w:pStyle w:val="TableField-Left"/>
              <w:numPr>
                <w:ilvl w:val="0"/>
                <w:numId w:val="21"/>
              </w:numPr>
              <w:rPr>
                <w:rFonts w:ascii="Calibri Light" w:hAnsi="Calibri Light" w:cs="Arial"/>
              </w:rPr>
            </w:pPr>
            <w:r w:rsidRPr="00751894">
              <w:rPr>
                <w:rFonts w:ascii="Calibri Light" w:hAnsi="Calibri Light" w:cs="Arial"/>
              </w:rPr>
              <w:t>IBAN</w:t>
            </w:r>
          </w:p>
        </w:tc>
      </w:tr>
      <w:tr w:rsidR="00306EDA" w:rsidRPr="00DA1CE7" w14:paraId="30259467" w14:textId="77777777" w:rsidTr="00750097">
        <w:trPr>
          <w:cantSplit/>
          <w:trHeight w:val="1683"/>
        </w:trPr>
        <w:tc>
          <w:tcPr>
            <w:tcW w:w="2500" w:type="pct"/>
            <w:tcBorders>
              <w:top w:val="single" w:sz="6" w:space="0" w:color="auto"/>
              <w:bottom w:val="single" w:sz="6" w:space="0" w:color="auto"/>
            </w:tcBorders>
            <w:vAlign w:val="center"/>
          </w:tcPr>
          <w:p w14:paraId="1D48DCFE" w14:textId="77777777" w:rsidR="00306EDA" w:rsidRPr="00E85337" w:rsidRDefault="00306EDA" w:rsidP="00750097">
            <w:pPr>
              <w:pStyle w:val="TableField-Left"/>
              <w:rPr>
                <w:rFonts w:ascii="Calibri Light" w:hAnsi="Calibri Light" w:cs="Arial"/>
                <w:b/>
              </w:rPr>
            </w:pPr>
            <w:proofErr w:type="spellStart"/>
            <w:r w:rsidRPr="00E85337">
              <w:rPr>
                <w:rFonts w:ascii="Calibri Light" w:hAnsi="Calibri Light" w:cs="Arial"/>
                <w:b/>
              </w:rPr>
              <w:lastRenderedPageBreak/>
              <w:t>PaymentDocument</w:t>
            </w:r>
            <w:proofErr w:type="spellEnd"/>
          </w:p>
        </w:tc>
        <w:tc>
          <w:tcPr>
            <w:tcW w:w="2500" w:type="pct"/>
            <w:tcBorders>
              <w:top w:val="single" w:sz="6" w:space="0" w:color="auto"/>
              <w:bottom w:val="single" w:sz="6" w:space="0" w:color="auto"/>
            </w:tcBorders>
            <w:vAlign w:val="center"/>
          </w:tcPr>
          <w:p w14:paraId="0F52D0B9" w14:textId="77777777" w:rsidR="00306EDA" w:rsidRPr="00381C9B" w:rsidRDefault="00306EDA" w:rsidP="00750097">
            <w:pPr>
              <w:pStyle w:val="TableField-Left"/>
              <w:numPr>
                <w:ilvl w:val="0"/>
                <w:numId w:val="21"/>
              </w:numPr>
              <w:rPr>
                <w:rFonts w:ascii="Calibri Light" w:hAnsi="Calibri Light" w:cs="Arial"/>
              </w:rPr>
            </w:pPr>
            <w:proofErr w:type="spellStart"/>
            <w:r w:rsidRPr="00381C9B">
              <w:rPr>
                <w:rFonts w:ascii="Calibri Light" w:hAnsi="Calibri Light" w:cs="Arial"/>
              </w:rPr>
              <w:t>PaymentDocumentID</w:t>
            </w:r>
            <w:proofErr w:type="spellEnd"/>
          </w:p>
          <w:p w14:paraId="771DF184" w14:textId="77777777" w:rsidR="00306EDA" w:rsidRPr="00381C9B" w:rsidRDefault="00306EDA" w:rsidP="00750097">
            <w:pPr>
              <w:pStyle w:val="TableField-Left"/>
              <w:numPr>
                <w:ilvl w:val="0"/>
                <w:numId w:val="21"/>
              </w:numPr>
              <w:rPr>
                <w:rFonts w:ascii="Calibri Light" w:hAnsi="Calibri Light" w:cs="Arial"/>
              </w:rPr>
            </w:pPr>
            <w:proofErr w:type="spellStart"/>
            <w:r w:rsidRPr="00381C9B">
              <w:rPr>
                <w:rFonts w:ascii="Calibri Light" w:hAnsi="Calibri Light" w:cs="Arial"/>
              </w:rPr>
              <w:t>AccountID</w:t>
            </w:r>
            <w:proofErr w:type="spellEnd"/>
          </w:p>
          <w:p w14:paraId="52C74A84" w14:textId="77777777" w:rsidR="00306EDA" w:rsidRPr="00381C9B" w:rsidRDefault="00306EDA" w:rsidP="00750097">
            <w:pPr>
              <w:pStyle w:val="TableField-Left"/>
              <w:numPr>
                <w:ilvl w:val="0"/>
                <w:numId w:val="21"/>
              </w:numPr>
              <w:rPr>
                <w:rFonts w:ascii="Calibri Light" w:hAnsi="Calibri Light" w:cs="Arial"/>
              </w:rPr>
            </w:pPr>
            <w:proofErr w:type="spellStart"/>
            <w:r w:rsidRPr="00381C9B">
              <w:rPr>
                <w:rFonts w:ascii="Calibri Light" w:hAnsi="Calibri Light" w:cs="Arial"/>
              </w:rPr>
              <w:t>PaymentMethodDescription</w:t>
            </w:r>
            <w:proofErr w:type="spellEnd"/>
          </w:p>
          <w:p w14:paraId="428283A4" w14:textId="77777777" w:rsidR="00306EDA" w:rsidRPr="00381C9B" w:rsidRDefault="00306EDA" w:rsidP="00750097">
            <w:pPr>
              <w:pStyle w:val="TableField-Left"/>
              <w:numPr>
                <w:ilvl w:val="0"/>
                <w:numId w:val="21"/>
              </w:numPr>
              <w:rPr>
                <w:rFonts w:ascii="Calibri Light" w:hAnsi="Calibri Light" w:cs="Arial"/>
              </w:rPr>
            </w:pPr>
            <w:proofErr w:type="spellStart"/>
            <w:r w:rsidRPr="00381C9B">
              <w:rPr>
                <w:rFonts w:ascii="Calibri Light" w:hAnsi="Calibri Light" w:cs="Arial"/>
              </w:rPr>
              <w:t>ExecutionDate</w:t>
            </w:r>
            <w:proofErr w:type="spellEnd"/>
          </w:p>
          <w:p w14:paraId="240114AE" w14:textId="77777777" w:rsidR="00306EDA" w:rsidRPr="00381C9B" w:rsidRDefault="00306EDA" w:rsidP="00750097">
            <w:pPr>
              <w:pStyle w:val="TableField-Left"/>
              <w:numPr>
                <w:ilvl w:val="0"/>
                <w:numId w:val="21"/>
              </w:numPr>
              <w:rPr>
                <w:rFonts w:ascii="Calibri Light" w:hAnsi="Calibri Light" w:cs="Arial"/>
              </w:rPr>
            </w:pPr>
            <w:r w:rsidRPr="00381C9B">
              <w:rPr>
                <w:rFonts w:ascii="Calibri Light" w:hAnsi="Calibri Light" w:cs="Arial"/>
              </w:rPr>
              <w:t>Amount</w:t>
            </w:r>
          </w:p>
          <w:p w14:paraId="5883127A" w14:textId="77777777" w:rsidR="00306EDA" w:rsidRPr="00381C9B" w:rsidRDefault="00306EDA" w:rsidP="00750097">
            <w:pPr>
              <w:pStyle w:val="TableField-Left"/>
              <w:numPr>
                <w:ilvl w:val="0"/>
                <w:numId w:val="21"/>
              </w:numPr>
              <w:rPr>
                <w:rFonts w:ascii="Calibri Light" w:hAnsi="Calibri Light" w:cs="Arial"/>
              </w:rPr>
            </w:pPr>
            <w:r w:rsidRPr="00381C9B">
              <w:rPr>
                <w:rFonts w:ascii="Calibri Light" w:hAnsi="Calibri Light" w:cs="Arial"/>
              </w:rPr>
              <w:t>Currency</w:t>
            </w:r>
          </w:p>
          <w:p w14:paraId="3768C629" w14:textId="77777777" w:rsidR="00306EDA" w:rsidRPr="00381C9B" w:rsidRDefault="00306EDA" w:rsidP="00750097">
            <w:pPr>
              <w:pStyle w:val="TableField-Left"/>
              <w:numPr>
                <w:ilvl w:val="0"/>
                <w:numId w:val="21"/>
              </w:numPr>
              <w:rPr>
                <w:rFonts w:ascii="Calibri Light" w:hAnsi="Calibri Light" w:cs="Arial"/>
              </w:rPr>
            </w:pPr>
            <w:proofErr w:type="spellStart"/>
            <w:r w:rsidRPr="00381C9B">
              <w:rPr>
                <w:rFonts w:ascii="Calibri Light" w:hAnsi="Calibri Light" w:cs="Arial"/>
              </w:rPr>
              <w:t>PaymentStatusID</w:t>
            </w:r>
            <w:proofErr w:type="spellEnd"/>
          </w:p>
          <w:p w14:paraId="4986E5B1" w14:textId="77777777" w:rsidR="00306EDA" w:rsidRPr="00381C9B" w:rsidRDefault="00306EDA" w:rsidP="00750097">
            <w:pPr>
              <w:pStyle w:val="TableField-Left"/>
              <w:numPr>
                <w:ilvl w:val="0"/>
                <w:numId w:val="21"/>
              </w:numPr>
              <w:rPr>
                <w:rFonts w:ascii="Calibri Light" w:hAnsi="Calibri Light" w:cs="Arial"/>
              </w:rPr>
            </w:pPr>
            <w:proofErr w:type="spellStart"/>
            <w:r w:rsidRPr="00381C9B">
              <w:rPr>
                <w:rFonts w:ascii="Calibri Light" w:hAnsi="Calibri Light" w:cs="Arial"/>
              </w:rPr>
              <w:t>BankAccountID</w:t>
            </w:r>
            <w:proofErr w:type="spellEnd"/>
          </w:p>
          <w:p w14:paraId="57268620" w14:textId="77777777" w:rsidR="00306EDA" w:rsidRPr="00381C9B" w:rsidRDefault="00306EDA" w:rsidP="00750097">
            <w:pPr>
              <w:pStyle w:val="TableField-Left"/>
              <w:numPr>
                <w:ilvl w:val="0"/>
                <w:numId w:val="21"/>
              </w:numPr>
              <w:rPr>
                <w:rFonts w:ascii="Calibri Light" w:hAnsi="Calibri Light" w:cs="Arial"/>
              </w:rPr>
            </w:pPr>
            <w:proofErr w:type="spellStart"/>
            <w:r w:rsidRPr="00381C9B">
              <w:rPr>
                <w:rFonts w:ascii="Calibri Light" w:hAnsi="Calibri Light" w:cs="Arial"/>
              </w:rPr>
              <w:t>PaymentCardID</w:t>
            </w:r>
            <w:proofErr w:type="spellEnd"/>
          </w:p>
          <w:p w14:paraId="7BF456C2" w14:textId="77777777" w:rsidR="00306EDA" w:rsidRPr="00381C9B" w:rsidRDefault="00306EDA" w:rsidP="00750097">
            <w:pPr>
              <w:pStyle w:val="TableField-Left"/>
              <w:numPr>
                <w:ilvl w:val="0"/>
                <w:numId w:val="21"/>
              </w:numPr>
              <w:rPr>
                <w:rFonts w:ascii="Calibri Light" w:hAnsi="Calibri Light" w:cs="Arial"/>
              </w:rPr>
            </w:pPr>
            <w:r w:rsidRPr="00381C9B">
              <w:rPr>
                <w:rFonts w:ascii="Calibri Light" w:hAnsi="Calibri Light" w:cs="Arial"/>
              </w:rPr>
              <w:t>CVC</w:t>
            </w:r>
          </w:p>
          <w:p w14:paraId="67B14836" w14:textId="77777777" w:rsidR="00306EDA" w:rsidRPr="00381C9B" w:rsidRDefault="00306EDA" w:rsidP="00750097">
            <w:pPr>
              <w:pStyle w:val="TableField-Left"/>
              <w:numPr>
                <w:ilvl w:val="0"/>
                <w:numId w:val="21"/>
              </w:numPr>
              <w:rPr>
                <w:rFonts w:ascii="Calibri Light" w:hAnsi="Calibri Light" w:cs="Arial"/>
              </w:rPr>
            </w:pPr>
            <w:proofErr w:type="spellStart"/>
            <w:r w:rsidRPr="00381C9B">
              <w:rPr>
                <w:rFonts w:ascii="Calibri Light" w:hAnsi="Calibri Light" w:cs="Arial"/>
              </w:rPr>
              <w:t>PaymentCardTypeID</w:t>
            </w:r>
            <w:proofErr w:type="spellEnd"/>
          </w:p>
          <w:p w14:paraId="172C23A6" w14:textId="77777777" w:rsidR="00306EDA" w:rsidRPr="00381C9B" w:rsidRDefault="00306EDA" w:rsidP="00750097">
            <w:pPr>
              <w:pStyle w:val="TableField-Left"/>
              <w:numPr>
                <w:ilvl w:val="0"/>
                <w:numId w:val="21"/>
              </w:numPr>
              <w:rPr>
                <w:rFonts w:ascii="Calibri Light" w:hAnsi="Calibri Light" w:cs="Arial"/>
              </w:rPr>
            </w:pPr>
            <w:proofErr w:type="spellStart"/>
            <w:r w:rsidRPr="00381C9B">
              <w:rPr>
                <w:rFonts w:ascii="Calibri Light" w:hAnsi="Calibri Light" w:cs="Arial"/>
              </w:rPr>
              <w:t>CardNumber</w:t>
            </w:r>
            <w:proofErr w:type="spellEnd"/>
          </w:p>
          <w:p w14:paraId="13605D97" w14:textId="77777777" w:rsidR="00306EDA" w:rsidRPr="00381C9B" w:rsidRDefault="00306EDA" w:rsidP="00750097">
            <w:pPr>
              <w:pStyle w:val="TableField-Left"/>
              <w:numPr>
                <w:ilvl w:val="0"/>
                <w:numId w:val="21"/>
              </w:numPr>
              <w:rPr>
                <w:rFonts w:ascii="Calibri Light" w:hAnsi="Calibri Light" w:cs="Arial"/>
              </w:rPr>
            </w:pPr>
            <w:proofErr w:type="spellStart"/>
            <w:r w:rsidRPr="00381C9B">
              <w:rPr>
                <w:rFonts w:ascii="Calibri Light" w:hAnsi="Calibri Light" w:cs="Arial"/>
              </w:rPr>
              <w:t>ValidFrom</w:t>
            </w:r>
            <w:proofErr w:type="spellEnd"/>
          </w:p>
          <w:p w14:paraId="72F32BDD" w14:textId="77777777" w:rsidR="00306EDA" w:rsidRPr="00381C9B" w:rsidRDefault="00306EDA" w:rsidP="00750097">
            <w:pPr>
              <w:pStyle w:val="TableField-Left"/>
              <w:numPr>
                <w:ilvl w:val="0"/>
                <w:numId w:val="21"/>
              </w:numPr>
              <w:rPr>
                <w:rFonts w:ascii="Calibri Light" w:hAnsi="Calibri Light" w:cs="Arial"/>
              </w:rPr>
            </w:pPr>
            <w:proofErr w:type="spellStart"/>
            <w:r w:rsidRPr="00381C9B">
              <w:rPr>
                <w:rFonts w:ascii="Calibri Light" w:hAnsi="Calibri Light" w:cs="Arial"/>
              </w:rPr>
              <w:t>ValidTo</w:t>
            </w:r>
            <w:proofErr w:type="spellEnd"/>
          </w:p>
          <w:p w14:paraId="75E6BE75" w14:textId="77777777" w:rsidR="00306EDA" w:rsidRPr="00DA1CE7" w:rsidRDefault="00306EDA" w:rsidP="00750097">
            <w:pPr>
              <w:pStyle w:val="TableField-Left"/>
              <w:numPr>
                <w:ilvl w:val="0"/>
                <w:numId w:val="21"/>
              </w:numPr>
              <w:rPr>
                <w:rFonts w:ascii="Calibri Light" w:hAnsi="Calibri Light" w:cs="Arial"/>
              </w:rPr>
            </w:pPr>
            <w:r w:rsidRPr="00381C9B">
              <w:rPr>
                <w:rFonts w:ascii="Calibri Light" w:hAnsi="Calibri Light" w:cs="Arial"/>
              </w:rPr>
              <w:t>Cardholder</w:t>
            </w:r>
          </w:p>
        </w:tc>
      </w:tr>
      <w:tr w:rsidR="00306EDA" w:rsidRPr="00381C9B" w14:paraId="7F4AD3B6" w14:textId="77777777" w:rsidTr="00750097">
        <w:trPr>
          <w:cantSplit/>
          <w:trHeight w:val="1683"/>
        </w:trPr>
        <w:tc>
          <w:tcPr>
            <w:tcW w:w="2500" w:type="pct"/>
            <w:tcBorders>
              <w:top w:val="single" w:sz="6" w:space="0" w:color="auto"/>
              <w:bottom w:val="single" w:sz="6" w:space="0" w:color="auto"/>
            </w:tcBorders>
            <w:vAlign w:val="center"/>
          </w:tcPr>
          <w:p w14:paraId="2CBAFDAC" w14:textId="77777777" w:rsidR="00306EDA" w:rsidRPr="00E85337" w:rsidRDefault="00306EDA" w:rsidP="00750097">
            <w:pPr>
              <w:pStyle w:val="TableField-Left"/>
              <w:rPr>
                <w:rFonts w:ascii="Calibri Light" w:hAnsi="Calibri Light" w:cs="Arial"/>
                <w:b/>
              </w:rPr>
            </w:pPr>
            <w:proofErr w:type="spellStart"/>
            <w:r w:rsidRPr="00E85337">
              <w:rPr>
                <w:rFonts w:ascii="Calibri Light" w:hAnsi="Calibri Light" w:cs="Arial"/>
                <w:b/>
              </w:rPr>
              <w:t>PaymentDocumentItem</w:t>
            </w:r>
            <w:proofErr w:type="spellEnd"/>
          </w:p>
        </w:tc>
        <w:tc>
          <w:tcPr>
            <w:tcW w:w="2500" w:type="pct"/>
            <w:tcBorders>
              <w:top w:val="single" w:sz="6" w:space="0" w:color="auto"/>
              <w:bottom w:val="single" w:sz="6" w:space="0" w:color="auto"/>
            </w:tcBorders>
            <w:vAlign w:val="center"/>
          </w:tcPr>
          <w:p w14:paraId="1CA2898D" w14:textId="77777777" w:rsidR="00306EDA" w:rsidRPr="00CA3B20" w:rsidRDefault="00306EDA" w:rsidP="00750097">
            <w:pPr>
              <w:pStyle w:val="TableField-Left"/>
              <w:numPr>
                <w:ilvl w:val="0"/>
                <w:numId w:val="21"/>
              </w:numPr>
              <w:rPr>
                <w:rFonts w:ascii="Calibri Light" w:hAnsi="Calibri Light" w:cs="Arial"/>
              </w:rPr>
            </w:pPr>
            <w:proofErr w:type="spellStart"/>
            <w:r w:rsidRPr="00CA3B20">
              <w:rPr>
                <w:rFonts w:ascii="Calibri Light" w:hAnsi="Calibri Light" w:cs="Arial"/>
              </w:rPr>
              <w:t>PaymentDocumentID</w:t>
            </w:r>
            <w:proofErr w:type="spellEnd"/>
          </w:p>
          <w:p w14:paraId="2283A670" w14:textId="77777777" w:rsidR="00306EDA" w:rsidRPr="00CA3B20" w:rsidRDefault="00306EDA" w:rsidP="00750097">
            <w:pPr>
              <w:pStyle w:val="TableField-Left"/>
              <w:numPr>
                <w:ilvl w:val="0"/>
                <w:numId w:val="21"/>
              </w:numPr>
              <w:rPr>
                <w:rFonts w:ascii="Calibri Light" w:hAnsi="Calibri Light" w:cs="Arial"/>
              </w:rPr>
            </w:pPr>
            <w:proofErr w:type="spellStart"/>
            <w:r w:rsidRPr="00CA3B20">
              <w:rPr>
                <w:rFonts w:ascii="Calibri Light" w:hAnsi="Calibri Light" w:cs="Arial"/>
              </w:rPr>
              <w:t>InvoiceID</w:t>
            </w:r>
            <w:proofErr w:type="spellEnd"/>
          </w:p>
          <w:p w14:paraId="2F94E3B7" w14:textId="77777777" w:rsidR="00306EDA" w:rsidRPr="00CA3B20" w:rsidRDefault="00306EDA" w:rsidP="00750097">
            <w:pPr>
              <w:pStyle w:val="TableField-Left"/>
              <w:numPr>
                <w:ilvl w:val="0"/>
                <w:numId w:val="21"/>
              </w:numPr>
              <w:rPr>
                <w:rFonts w:ascii="Calibri Light" w:hAnsi="Calibri Light" w:cs="Arial"/>
              </w:rPr>
            </w:pPr>
            <w:proofErr w:type="spellStart"/>
            <w:r w:rsidRPr="00CA3B20">
              <w:rPr>
                <w:rFonts w:ascii="Calibri Light" w:hAnsi="Calibri Light" w:cs="Arial"/>
              </w:rPr>
              <w:t>ExecutionDate</w:t>
            </w:r>
            <w:proofErr w:type="spellEnd"/>
          </w:p>
          <w:p w14:paraId="7DF0B2D3" w14:textId="77777777" w:rsidR="00306EDA" w:rsidRPr="00CA3B20" w:rsidRDefault="00306EDA" w:rsidP="00750097">
            <w:pPr>
              <w:pStyle w:val="TableField-Left"/>
              <w:numPr>
                <w:ilvl w:val="0"/>
                <w:numId w:val="21"/>
              </w:numPr>
              <w:rPr>
                <w:rFonts w:ascii="Calibri Light" w:hAnsi="Calibri Light" w:cs="Arial"/>
              </w:rPr>
            </w:pPr>
            <w:r w:rsidRPr="00CA3B20">
              <w:rPr>
                <w:rFonts w:ascii="Calibri Light" w:hAnsi="Calibri Light" w:cs="Arial"/>
              </w:rPr>
              <w:t>Amount</w:t>
            </w:r>
          </w:p>
          <w:p w14:paraId="16095692" w14:textId="77777777" w:rsidR="00306EDA" w:rsidRPr="00381C9B" w:rsidRDefault="00306EDA" w:rsidP="00750097">
            <w:pPr>
              <w:pStyle w:val="TableField-Left"/>
              <w:numPr>
                <w:ilvl w:val="0"/>
                <w:numId w:val="21"/>
              </w:numPr>
              <w:rPr>
                <w:rFonts w:ascii="Calibri Light" w:hAnsi="Calibri Light" w:cs="Arial"/>
              </w:rPr>
            </w:pPr>
            <w:r w:rsidRPr="00CA3B20">
              <w:rPr>
                <w:rFonts w:ascii="Calibri Light" w:hAnsi="Calibri Light" w:cs="Arial"/>
              </w:rPr>
              <w:t>Currency</w:t>
            </w:r>
          </w:p>
        </w:tc>
      </w:tr>
      <w:tr w:rsidR="00306EDA" w:rsidRPr="00CA3B20" w14:paraId="3D350202" w14:textId="77777777" w:rsidTr="00750097">
        <w:trPr>
          <w:cantSplit/>
          <w:trHeight w:val="1683"/>
        </w:trPr>
        <w:tc>
          <w:tcPr>
            <w:tcW w:w="2500" w:type="pct"/>
            <w:tcBorders>
              <w:top w:val="single" w:sz="6" w:space="0" w:color="auto"/>
            </w:tcBorders>
            <w:vAlign w:val="center"/>
          </w:tcPr>
          <w:p w14:paraId="74A8E18E" w14:textId="77777777" w:rsidR="00306EDA" w:rsidRPr="00E85337" w:rsidRDefault="00306EDA" w:rsidP="00750097">
            <w:pPr>
              <w:pStyle w:val="TableField-Left"/>
              <w:rPr>
                <w:rFonts w:ascii="Calibri Light" w:hAnsi="Calibri Light" w:cs="Arial"/>
                <w:b/>
              </w:rPr>
            </w:pPr>
            <w:r w:rsidRPr="00E85337">
              <w:rPr>
                <w:rFonts w:ascii="Calibri Light" w:hAnsi="Calibri Light" w:cs="Arial"/>
                <w:b/>
              </w:rPr>
              <w:t>PaymentMethod</w:t>
            </w:r>
          </w:p>
        </w:tc>
        <w:tc>
          <w:tcPr>
            <w:tcW w:w="2500" w:type="pct"/>
            <w:tcBorders>
              <w:top w:val="single" w:sz="6" w:space="0" w:color="auto"/>
            </w:tcBorders>
            <w:vAlign w:val="center"/>
          </w:tcPr>
          <w:p w14:paraId="0DE1E8EB" w14:textId="77777777" w:rsidR="00306EDA" w:rsidRPr="007632BC" w:rsidRDefault="00306EDA" w:rsidP="00750097">
            <w:pPr>
              <w:pStyle w:val="TableField-Left"/>
              <w:numPr>
                <w:ilvl w:val="0"/>
                <w:numId w:val="21"/>
              </w:numPr>
              <w:rPr>
                <w:rFonts w:ascii="Calibri Light" w:hAnsi="Calibri Light" w:cs="Arial"/>
              </w:rPr>
            </w:pPr>
            <w:proofErr w:type="spellStart"/>
            <w:r w:rsidRPr="007632BC">
              <w:rPr>
                <w:rFonts w:ascii="Calibri Light" w:hAnsi="Calibri Light" w:cs="Arial"/>
              </w:rPr>
              <w:t>CountryID</w:t>
            </w:r>
            <w:proofErr w:type="spellEnd"/>
          </w:p>
          <w:p w14:paraId="2EB13B3D" w14:textId="77777777" w:rsidR="00306EDA" w:rsidRPr="007632BC" w:rsidRDefault="00306EDA" w:rsidP="00750097">
            <w:pPr>
              <w:pStyle w:val="TableField-Left"/>
              <w:numPr>
                <w:ilvl w:val="0"/>
                <w:numId w:val="21"/>
              </w:numPr>
              <w:rPr>
                <w:rFonts w:ascii="Calibri Light" w:hAnsi="Calibri Light" w:cs="Arial"/>
              </w:rPr>
            </w:pPr>
            <w:proofErr w:type="spellStart"/>
            <w:r w:rsidRPr="007632BC">
              <w:rPr>
                <w:rFonts w:ascii="Calibri Light" w:hAnsi="Calibri Light" w:cs="Arial"/>
              </w:rPr>
              <w:t>PaymentMethodID</w:t>
            </w:r>
            <w:proofErr w:type="spellEnd"/>
          </w:p>
          <w:p w14:paraId="603A7205" w14:textId="77777777" w:rsidR="00306EDA" w:rsidRPr="00CA3B20" w:rsidRDefault="00306EDA" w:rsidP="00750097">
            <w:pPr>
              <w:pStyle w:val="TableField-Left"/>
              <w:numPr>
                <w:ilvl w:val="0"/>
                <w:numId w:val="21"/>
              </w:numPr>
              <w:rPr>
                <w:rFonts w:ascii="Calibri Light" w:hAnsi="Calibri Light" w:cs="Arial"/>
              </w:rPr>
            </w:pPr>
            <w:r w:rsidRPr="007632BC">
              <w:rPr>
                <w:rFonts w:ascii="Calibri Light" w:hAnsi="Calibri Light" w:cs="Arial"/>
              </w:rPr>
              <w:t>Description</w:t>
            </w:r>
          </w:p>
        </w:tc>
      </w:tr>
    </w:tbl>
    <w:p w14:paraId="44C44B0C" w14:textId="77777777" w:rsidR="00306EDA" w:rsidRPr="00306EDA" w:rsidRDefault="00306EDA" w:rsidP="00306EDA"/>
    <w:p w14:paraId="2773D4D0" w14:textId="55892622" w:rsidR="007B49F5" w:rsidRDefault="007B49F5" w:rsidP="0068013C">
      <w:pPr>
        <w:pStyle w:val="Heading3"/>
        <w:keepNext/>
        <w:numPr>
          <w:ilvl w:val="3"/>
          <w:numId w:val="5"/>
        </w:numPr>
        <w:tabs>
          <w:tab w:val="left" w:pos="1440"/>
        </w:tabs>
        <w:spacing w:before="120" w:after="120"/>
        <w:ind w:left="864"/>
        <w:rPr>
          <w:rFonts w:ascii="Calibri Light" w:hAnsi="Calibri Light"/>
          <w:sz w:val="20"/>
        </w:rPr>
      </w:pPr>
      <w:bookmarkStart w:id="62" w:name="_Toc516668643"/>
      <w:r>
        <w:rPr>
          <w:rFonts w:ascii="Calibri Light" w:hAnsi="Calibri Light"/>
          <w:sz w:val="20"/>
        </w:rPr>
        <w:t>Managing Outages</w:t>
      </w:r>
      <w:bookmarkEnd w:id="62"/>
    </w:p>
    <w:tbl>
      <w:tblPr>
        <w:tblW w:w="5000" w:type="pct"/>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4657"/>
        <w:gridCol w:w="4657"/>
      </w:tblGrid>
      <w:tr w:rsidR="00306EDA" w:rsidRPr="006B24F0" w14:paraId="5902ACEF" w14:textId="77777777" w:rsidTr="00750097">
        <w:trPr>
          <w:cantSplit/>
          <w:trHeight w:val="432"/>
        </w:trPr>
        <w:tc>
          <w:tcPr>
            <w:tcW w:w="2500" w:type="pct"/>
            <w:tcBorders>
              <w:top w:val="threeDEmboss" w:sz="6" w:space="0" w:color="auto"/>
              <w:bottom w:val="threeDEmboss" w:sz="6" w:space="0" w:color="auto"/>
            </w:tcBorders>
            <w:shd w:val="clear" w:color="auto" w:fill="F9FBAF"/>
            <w:vAlign w:val="center"/>
          </w:tcPr>
          <w:bookmarkEnd w:id="55"/>
          <w:p w14:paraId="190A4D51" w14:textId="06DE72AE" w:rsidR="00306EDA" w:rsidRPr="006B24F0" w:rsidRDefault="00CA3EE1" w:rsidP="00750097">
            <w:pPr>
              <w:pStyle w:val="TableHeader-Left"/>
              <w:rPr>
                <w:rFonts w:ascii="Calibri Light" w:hAnsi="Calibri Light" w:cs="Arial"/>
              </w:rPr>
            </w:pPr>
            <w:r>
              <w:rPr>
                <w:rFonts w:ascii="Calibri Light" w:hAnsi="Calibri Light" w:cs="Arial"/>
              </w:rPr>
              <w:t>OData</w:t>
            </w:r>
            <w:r w:rsidR="00306EDA">
              <w:rPr>
                <w:rFonts w:ascii="Calibri Light" w:hAnsi="Calibri Light" w:cs="Arial"/>
              </w:rPr>
              <w:t xml:space="preserve"> Entity</w:t>
            </w:r>
          </w:p>
        </w:tc>
        <w:tc>
          <w:tcPr>
            <w:tcW w:w="2500" w:type="pct"/>
            <w:tcBorders>
              <w:top w:val="threeDEmboss" w:sz="6" w:space="0" w:color="auto"/>
              <w:bottom w:val="threeDEmboss" w:sz="6" w:space="0" w:color="auto"/>
            </w:tcBorders>
            <w:shd w:val="clear" w:color="auto" w:fill="F9FBAF"/>
            <w:vAlign w:val="center"/>
          </w:tcPr>
          <w:p w14:paraId="3B44C9E8" w14:textId="77777777" w:rsidR="00306EDA" w:rsidRPr="006B24F0" w:rsidRDefault="00306EDA" w:rsidP="00750097">
            <w:pPr>
              <w:pStyle w:val="TableHeader-Left"/>
              <w:rPr>
                <w:rFonts w:ascii="Calibri Light" w:hAnsi="Calibri Light" w:cs="Arial"/>
              </w:rPr>
            </w:pPr>
            <w:r>
              <w:rPr>
                <w:rFonts w:ascii="Calibri Light" w:hAnsi="Calibri Light" w:cs="Arial"/>
              </w:rPr>
              <w:t>Properties</w:t>
            </w:r>
          </w:p>
        </w:tc>
      </w:tr>
      <w:tr w:rsidR="00306EDA" w:rsidRPr="006B24F0" w14:paraId="6083953F" w14:textId="77777777" w:rsidTr="00750097">
        <w:trPr>
          <w:cantSplit/>
          <w:trHeight w:val="540"/>
        </w:trPr>
        <w:tc>
          <w:tcPr>
            <w:tcW w:w="2500" w:type="pct"/>
            <w:tcBorders>
              <w:top w:val="single" w:sz="6" w:space="0" w:color="auto"/>
              <w:bottom w:val="single" w:sz="6" w:space="0" w:color="auto"/>
            </w:tcBorders>
            <w:vAlign w:val="center"/>
          </w:tcPr>
          <w:p w14:paraId="56B13CFE" w14:textId="77777777" w:rsidR="00306EDA" w:rsidRPr="00E85337" w:rsidRDefault="00306EDA" w:rsidP="00750097">
            <w:pPr>
              <w:pStyle w:val="TableField-Left"/>
              <w:rPr>
                <w:rFonts w:ascii="Calibri Light" w:hAnsi="Calibri Light" w:cs="Arial"/>
                <w:b/>
              </w:rPr>
            </w:pPr>
            <w:r w:rsidRPr="00E85337">
              <w:rPr>
                <w:rFonts w:ascii="Calibri Light" w:hAnsi="Calibri Light" w:cs="Arial"/>
                <w:b/>
              </w:rPr>
              <w:t>Outage</w:t>
            </w:r>
          </w:p>
        </w:tc>
        <w:tc>
          <w:tcPr>
            <w:tcW w:w="2500" w:type="pct"/>
            <w:tcBorders>
              <w:top w:val="single" w:sz="6" w:space="0" w:color="auto"/>
              <w:bottom w:val="single" w:sz="6" w:space="0" w:color="auto"/>
            </w:tcBorders>
            <w:vAlign w:val="center"/>
          </w:tcPr>
          <w:p w14:paraId="687DB2E3" w14:textId="77777777" w:rsidR="00306EDA" w:rsidRPr="00056BBB" w:rsidRDefault="00306EDA" w:rsidP="00750097">
            <w:pPr>
              <w:pStyle w:val="TableField-Left"/>
              <w:numPr>
                <w:ilvl w:val="0"/>
                <w:numId w:val="25"/>
              </w:numPr>
              <w:rPr>
                <w:rFonts w:ascii="Calibri Light" w:hAnsi="Calibri Light" w:cs="Arial"/>
              </w:rPr>
            </w:pPr>
            <w:proofErr w:type="spellStart"/>
            <w:r w:rsidRPr="00056BBB">
              <w:rPr>
                <w:rFonts w:ascii="Calibri Light" w:hAnsi="Calibri Light" w:cs="Arial"/>
              </w:rPr>
              <w:t>OutageID</w:t>
            </w:r>
            <w:proofErr w:type="spellEnd"/>
          </w:p>
          <w:p w14:paraId="3944ADC5" w14:textId="77777777" w:rsidR="00306EDA" w:rsidRPr="00056BBB" w:rsidRDefault="00306EDA" w:rsidP="00750097">
            <w:pPr>
              <w:pStyle w:val="TableField-Left"/>
              <w:numPr>
                <w:ilvl w:val="0"/>
                <w:numId w:val="25"/>
              </w:numPr>
              <w:rPr>
                <w:rFonts w:ascii="Calibri Light" w:hAnsi="Calibri Light" w:cs="Arial"/>
              </w:rPr>
            </w:pPr>
            <w:proofErr w:type="spellStart"/>
            <w:r w:rsidRPr="00056BBB">
              <w:rPr>
                <w:rFonts w:ascii="Calibri Light" w:hAnsi="Calibri Light" w:cs="Arial"/>
              </w:rPr>
              <w:t>ContactPriorityID</w:t>
            </w:r>
            <w:proofErr w:type="spellEnd"/>
          </w:p>
          <w:p w14:paraId="1ACB2959" w14:textId="77777777" w:rsidR="00306EDA" w:rsidRPr="00056BBB" w:rsidRDefault="00306EDA" w:rsidP="00750097">
            <w:pPr>
              <w:pStyle w:val="TableField-Left"/>
              <w:numPr>
                <w:ilvl w:val="0"/>
                <w:numId w:val="25"/>
              </w:numPr>
              <w:rPr>
                <w:rFonts w:ascii="Calibri Light" w:hAnsi="Calibri Light" w:cs="Arial"/>
              </w:rPr>
            </w:pPr>
            <w:r w:rsidRPr="00056BBB">
              <w:rPr>
                <w:rFonts w:ascii="Calibri Light" w:hAnsi="Calibri Light" w:cs="Arial"/>
              </w:rPr>
              <w:t>Note</w:t>
            </w:r>
          </w:p>
          <w:p w14:paraId="7EFDF972" w14:textId="77777777" w:rsidR="00306EDA" w:rsidRPr="00056BBB" w:rsidRDefault="00306EDA" w:rsidP="00750097">
            <w:pPr>
              <w:pStyle w:val="TableField-Left"/>
              <w:numPr>
                <w:ilvl w:val="0"/>
                <w:numId w:val="25"/>
              </w:numPr>
              <w:rPr>
                <w:rFonts w:ascii="Calibri Light" w:hAnsi="Calibri Light" w:cs="Arial"/>
              </w:rPr>
            </w:pPr>
            <w:proofErr w:type="spellStart"/>
            <w:r w:rsidRPr="00056BBB">
              <w:rPr>
                <w:rFonts w:ascii="Calibri Light" w:hAnsi="Calibri Light" w:cs="Arial"/>
              </w:rPr>
              <w:t>ContactTypeID</w:t>
            </w:r>
            <w:proofErr w:type="spellEnd"/>
          </w:p>
          <w:p w14:paraId="70577A81" w14:textId="77777777" w:rsidR="00306EDA" w:rsidRPr="00056BBB" w:rsidRDefault="00306EDA" w:rsidP="00750097">
            <w:pPr>
              <w:pStyle w:val="TableField-Left"/>
              <w:numPr>
                <w:ilvl w:val="0"/>
                <w:numId w:val="25"/>
              </w:numPr>
              <w:rPr>
                <w:rFonts w:ascii="Calibri Light" w:hAnsi="Calibri Light" w:cs="Arial"/>
              </w:rPr>
            </w:pPr>
            <w:proofErr w:type="spellStart"/>
            <w:r w:rsidRPr="00056BBB">
              <w:rPr>
                <w:rFonts w:ascii="Calibri Light" w:hAnsi="Calibri Light" w:cs="Arial"/>
              </w:rPr>
              <w:t>DateTime</w:t>
            </w:r>
            <w:proofErr w:type="spellEnd"/>
          </w:p>
          <w:p w14:paraId="67039CE0" w14:textId="77777777" w:rsidR="00306EDA" w:rsidRPr="00056BBB" w:rsidRDefault="00306EDA" w:rsidP="00750097">
            <w:pPr>
              <w:pStyle w:val="TableField-Left"/>
              <w:numPr>
                <w:ilvl w:val="0"/>
                <w:numId w:val="25"/>
              </w:numPr>
              <w:rPr>
                <w:rFonts w:ascii="Calibri Light" w:hAnsi="Calibri Light" w:cs="Arial"/>
              </w:rPr>
            </w:pPr>
            <w:proofErr w:type="spellStart"/>
            <w:r w:rsidRPr="00056BBB">
              <w:rPr>
                <w:rFonts w:ascii="Calibri Light" w:hAnsi="Calibri Light" w:cs="Arial"/>
              </w:rPr>
              <w:t>ContactAdditionalInfoID</w:t>
            </w:r>
            <w:proofErr w:type="spellEnd"/>
          </w:p>
          <w:p w14:paraId="10A61A84" w14:textId="77777777" w:rsidR="00306EDA" w:rsidRPr="00056BBB" w:rsidRDefault="00306EDA" w:rsidP="00750097">
            <w:pPr>
              <w:pStyle w:val="TableField-Left"/>
              <w:numPr>
                <w:ilvl w:val="0"/>
                <w:numId w:val="25"/>
              </w:numPr>
              <w:rPr>
                <w:rFonts w:ascii="Calibri Light" w:hAnsi="Calibri Light" w:cs="Arial"/>
              </w:rPr>
            </w:pPr>
            <w:proofErr w:type="spellStart"/>
            <w:r w:rsidRPr="00056BBB">
              <w:rPr>
                <w:rFonts w:ascii="Calibri Light" w:hAnsi="Calibri Light" w:cs="Arial"/>
              </w:rPr>
              <w:t>PremiseID</w:t>
            </w:r>
            <w:proofErr w:type="spellEnd"/>
          </w:p>
          <w:p w14:paraId="4F53E4F6" w14:textId="77777777" w:rsidR="00306EDA" w:rsidRPr="006B24F0" w:rsidRDefault="00306EDA" w:rsidP="00750097">
            <w:pPr>
              <w:pStyle w:val="TableField-Left"/>
              <w:numPr>
                <w:ilvl w:val="0"/>
                <w:numId w:val="25"/>
              </w:numPr>
              <w:rPr>
                <w:rFonts w:ascii="Calibri Light" w:hAnsi="Calibri Light" w:cs="Arial"/>
              </w:rPr>
            </w:pPr>
            <w:proofErr w:type="spellStart"/>
            <w:r w:rsidRPr="00056BBB">
              <w:rPr>
                <w:rFonts w:ascii="Calibri Light" w:hAnsi="Calibri Light" w:cs="Arial"/>
              </w:rPr>
              <w:t>IncomingFlag</w:t>
            </w:r>
            <w:proofErr w:type="spellEnd"/>
          </w:p>
        </w:tc>
      </w:tr>
      <w:tr w:rsidR="00306EDA" w:rsidRPr="00056BBB" w14:paraId="6A457CC7" w14:textId="77777777" w:rsidTr="00750097">
        <w:trPr>
          <w:cantSplit/>
          <w:trHeight w:val="540"/>
        </w:trPr>
        <w:tc>
          <w:tcPr>
            <w:tcW w:w="2500" w:type="pct"/>
            <w:tcBorders>
              <w:top w:val="single" w:sz="6" w:space="0" w:color="auto"/>
              <w:bottom w:val="single" w:sz="6" w:space="0" w:color="auto"/>
            </w:tcBorders>
            <w:vAlign w:val="center"/>
          </w:tcPr>
          <w:p w14:paraId="33017099" w14:textId="77777777" w:rsidR="00306EDA" w:rsidRPr="00E85337" w:rsidRDefault="00306EDA" w:rsidP="00750097">
            <w:pPr>
              <w:pStyle w:val="TableField-Left"/>
              <w:rPr>
                <w:rFonts w:ascii="Calibri Light" w:hAnsi="Calibri Light" w:cs="Arial"/>
                <w:b/>
              </w:rPr>
            </w:pPr>
            <w:proofErr w:type="spellStart"/>
            <w:r w:rsidRPr="00E85337">
              <w:rPr>
                <w:rFonts w:ascii="Calibri Light" w:hAnsi="Calibri Light" w:cs="Arial"/>
                <w:b/>
              </w:rPr>
              <w:lastRenderedPageBreak/>
              <w:t>ServiceNotification</w:t>
            </w:r>
            <w:proofErr w:type="spellEnd"/>
          </w:p>
        </w:tc>
        <w:tc>
          <w:tcPr>
            <w:tcW w:w="2500" w:type="pct"/>
            <w:tcBorders>
              <w:top w:val="single" w:sz="6" w:space="0" w:color="auto"/>
              <w:bottom w:val="single" w:sz="6" w:space="0" w:color="auto"/>
            </w:tcBorders>
            <w:vAlign w:val="center"/>
          </w:tcPr>
          <w:p w14:paraId="594967D6" w14:textId="77777777" w:rsidR="00306EDA" w:rsidRPr="007467F6" w:rsidRDefault="00306EDA" w:rsidP="00750097">
            <w:pPr>
              <w:pStyle w:val="TableField-Left"/>
              <w:numPr>
                <w:ilvl w:val="0"/>
                <w:numId w:val="25"/>
              </w:numPr>
              <w:rPr>
                <w:rFonts w:ascii="Calibri Light" w:hAnsi="Calibri Light" w:cs="Arial"/>
              </w:rPr>
            </w:pPr>
            <w:proofErr w:type="spellStart"/>
            <w:r w:rsidRPr="007467F6">
              <w:rPr>
                <w:rFonts w:ascii="Calibri Light" w:hAnsi="Calibri Light" w:cs="Arial"/>
              </w:rPr>
              <w:t>ServiceNotificationID</w:t>
            </w:r>
            <w:proofErr w:type="spellEnd"/>
          </w:p>
          <w:p w14:paraId="702156CE" w14:textId="77777777" w:rsidR="00306EDA" w:rsidRPr="007467F6" w:rsidRDefault="00306EDA" w:rsidP="00750097">
            <w:pPr>
              <w:pStyle w:val="TableField-Left"/>
              <w:numPr>
                <w:ilvl w:val="0"/>
                <w:numId w:val="25"/>
              </w:numPr>
              <w:rPr>
                <w:rFonts w:ascii="Calibri Light" w:hAnsi="Calibri Light" w:cs="Arial"/>
              </w:rPr>
            </w:pPr>
            <w:proofErr w:type="spellStart"/>
            <w:r w:rsidRPr="007467F6">
              <w:rPr>
                <w:rFonts w:ascii="Calibri Light" w:hAnsi="Calibri Light" w:cs="Arial"/>
              </w:rPr>
              <w:t>DeviceID</w:t>
            </w:r>
            <w:proofErr w:type="spellEnd"/>
          </w:p>
          <w:p w14:paraId="4A0C036A" w14:textId="77777777" w:rsidR="00306EDA" w:rsidRPr="007467F6" w:rsidRDefault="00306EDA" w:rsidP="00750097">
            <w:pPr>
              <w:pStyle w:val="TableField-Left"/>
              <w:numPr>
                <w:ilvl w:val="0"/>
                <w:numId w:val="25"/>
              </w:numPr>
              <w:rPr>
                <w:rFonts w:ascii="Calibri Light" w:hAnsi="Calibri Light" w:cs="Arial"/>
              </w:rPr>
            </w:pPr>
            <w:proofErr w:type="spellStart"/>
            <w:r w:rsidRPr="007467F6">
              <w:rPr>
                <w:rFonts w:ascii="Calibri Light" w:hAnsi="Calibri Light" w:cs="Arial"/>
              </w:rPr>
              <w:t>MalfunctionStartDate</w:t>
            </w:r>
            <w:proofErr w:type="spellEnd"/>
          </w:p>
          <w:p w14:paraId="49EBC69C" w14:textId="77777777" w:rsidR="00306EDA" w:rsidRPr="007467F6" w:rsidRDefault="00306EDA" w:rsidP="00750097">
            <w:pPr>
              <w:pStyle w:val="TableField-Left"/>
              <w:numPr>
                <w:ilvl w:val="0"/>
                <w:numId w:val="25"/>
              </w:numPr>
              <w:rPr>
                <w:rFonts w:ascii="Calibri Light" w:hAnsi="Calibri Light" w:cs="Arial"/>
              </w:rPr>
            </w:pPr>
            <w:proofErr w:type="spellStart"/>
            <w:r w:rsidRPr="007467F6">
              <w:rPr>
                <w:rFonts w:ascii="Calibri Light" w:hAnsi="Calibri Light" w:cs="Arial"/>
              </w:rPr>
              <w:t>MalfunctionEndDate</w:t>
            </w:r>
            <w:proofErr w:type="spellEnd"/>
          </w:p>
          <w:p w14:paraId="752F24FD" w14:textId="77777777" w:rsidR="00306EDA" w:rsidRPr="007467F6" w:rsidRDefault="00306EDA" w:rsidP="00750097">
            <w:pPr>
              <w:pStyle w:val="TableField-Left"/>
              <w:numPr>
                <w:ilvl w:val="0"/>
                <w:numId w:val="25"/>
              </w:numPr>
              <w:rPr>
                <w:rFonts w:ascii="Calibri Light" w:hAnsi="Calibri Light" w:cs="Arial"/>
              </w:rPr>
            </w:pPr>
            <w:proofErr w:type="spellStart"/>
            <w:r w:rsidRPr="007467F6">
              <w:rPr>
                <w:rFonts w:ascii="Calibri Light" w:hAnsi="Calibri Light" w:cs="Arial"/>
              </w:rPr>
              <w:t>ServicePriorityID</w:t>
            </w:r>
            <w:proofErr w:type="spellEnd"/>
          </w:p>
          <w:p w14:paraId="2CAAE157" w14:textId="77777777" w:rsidR="00306EDA" w:rsidRPr="007467F6" w:rsidRDefault="00306EDA" w:rsidP="00750097">
            <w:pPr>
              <w:pStyle w:val="TableField-Left"/>
              <w:numPr>
                <w:ilvl w:val="0"/>
                <w:numId w:val="25"/>
              </w:numPr>
              <w:rPr>
                <w:rFonts w:ascii="Calibri Light" w:hAnsi="Calibri Light" w:cs="Arial"/>
              </w:rPr>
            </w:pPr>
            <w:proofErr w:type="spellStart"/>
            <w:r w:rsidRPr="007467F6">
              <w:rPr>
                <w:rFonts w:ascii="Calibri Light" w:hAnsi="Calibri Light" w:cs="Arial"/>
              </w:rPr>
              <w:t>ServiceNotificationTypeID</w:t>
            </w:r>
            <w:proofErr w:type="spellEnd"/>
          </w:p>
          <w:p w14:paraId="3293A1F2" w14:textId="77777777" w:rsidR="00306EDA" w:rsidRPr="007467F6" w:rsidRDefault="00306EDA" w:rsidP="00750097">
            <w:pPr>
              <w:pStyle w:val="TableField-Left"/>
              <w:numPr>
                <w:ilvl w:val="0"/>
                <w:numId w:val="25"/>
              </w:numPr>
              <w:rPr>
                <w:rFonts w:ascii="Calibri Light" w:hAnsi="Calibri Light" w:cs="Arial"/>
              </w:rPr>
            </w:pPr>
            <w:r w:rsidRPr="007467F6">
              <w:rPr>
                <w:rFonts w:ascii="Calibri Light" w:hAnsi="Calibri Light" w:cs="Arial"/>
              </w:rPr>
              <w:t>Description</w:t>
            </w:r>
          </w:p>
          <w:p w14:paraId="64B8847F" w14:textId="77777777" w:rsidR="00306EDA" w:rsidRPr="007467F6" w:rsidRDefault="00306EDA" w:rsidP="00750097">
            <w:pPr>
              <w:pStyle w:val="TableField-Left"/>
              <w:numPr>
                <w:ilvl w:val="0"/>
                <w:numId w:val="25"/>
              </w:numPr>
              <w:rPr>
                <w:rFonts w:ascii="Calibri Light" w:hAnsi="Calibri Light" w:cs="Arial"/>
              </w:rPr>
            </w:pPr>
            <w:r w:rsidRPr="007467F6">
              <w:rPr>
                <w:rFonts w:ascii="Calibri Light" w:hAnsi="Calibri Light" w:cs="Arial"/>
              </w:rPr>
              <w:t>Note</w:t>
            </w:r>
          </w:p>
          <w:p w14:paraId="15BFF633" w14:textId="77777777" w:rsidR="00306EDA" w:rsidRPr="007467F6" w:rsidRDefault="00306EDA" w:rsidP="00750097">
            <w:pPr>
              <w:pStyle w:val="TableField-Left"/>
              <w:numPr>
                <w:ilvl w:val="0"/>
                <w:numId w:val="25"/>
              </w:numPr>
              <w:rPr>
                <w:rFonts w:ascii="Calibri Light" w:hAnsi="Calibri Light" w:cs="Arial"/>
              </w:rPr>
            </w:pPr>
            <w:proofErr w:type="spellStart"/>
            <w:r w:rsidRPr="007467F6">
              <w:rPr>
                <w:rFonts w:ascii="Calibri Light" w:hAnsi="Calibri Light" w:cs="Arial"/>
              </w:rPr>
              <w:t>SystemStatus</w:t>
            </w:r>
            <w:proofErr w:type="spellEnd"/>
          </w:p>
          <w:p w14:paraId="0054B1E3" w14:textId="77777777" w:rsidR="00306EDA" w:rsidRPr="007467F6" w:rsidRDefault="00306EDA" w:rsidP="00750097">
            <w:pPr>
              <w:pStyle w:val="TableField-Left"/>
              <w:numPr>
                <w:ilvl w:val="0"/>
                <w:numId w:val="25"/>
              </w:numPr>
              <w:rPr>
                <w:rFonts w:ascii="Calibri Light" w:hAnsi="Calibri Light" w:cs="Arial"/>
              </w:rPr>
            </w:pPr>
            <w:proofErr w:type="spellStart"/>
            <w:r w:rsidRPr="007467F6">
              <w:rPr>
                <w:rFonts w:ascii="Calibri Light" w:hAnsi="Calibri Light" w:cs="Arial"/>
              </w:rPr>
              <w:t>ServiceOrderID</w:t>
            </w:r>
            <w:proofErr w:type="spellEnd"/>
          </w:p>
          <w:p w14:paraId="4C38FD26" w14:textId="77777777" w:rsidR="00306EDA" w:rsidRPr="007467F6" w:rsidRDefault="00306EDA" w:rsidP="00750097">
            <w:pPr>
              <w:pStyle w:val="TableField-Left"/>
              <w:numPr>
                <w:ilvl w:val="0"/>
                <w:numId w:val="25"/>
              </w:numPr>
              <w:rPr>
                <w:rFonts w:ascii="Calibri Light" w:hAnsi="Calibri Light" w:cs="Arial"/>
              </w:rPr>
            </w:pPr>
            <w:proofErr w:type="spellStart"/>
            <w:r w:rsidRPr="007467F6">
              <w:rPr>
                <w:rFonts w:ascii="Calibri Light" w:hAnsi="Calibri Light" w:cs="Arial"/>
              </w:rPr>
              <w:t>ChangedOn</w:t>
            </w:r>
            <w:proofErr w:type="spellEnd"/>
          </w:p>
          <w:p w14:paraId="415470AD" w14:textId="77777777" w:rsidR="00306EDA" w:rsidRPr="007467F6" w:rsidRDefault="00306EDA" w:rsidP="00750097">
            <w:pPr>
              <w:pStyle w:val="TableField-Left"/>
              <w:numPr>
                <w:ilvl w:val="0"/>
                <w:numId w:val="25"/>
              </w:numPr>
              <w:rPr>
                <w:rFonts w:ascii="Calibri Light" w:hAnsi="Calibri Light" w:cs="Arial"/>
              </w:rPr>
            </w:pPr>
            <w:r w:rsidRPr="007467F6">
              <w:rPr>
                <w:rFonts w:ascii="Calibri Light" w:hAnsi="Calibri Light" w:cs="Arial"/>
              </w:rPr>
              <w:t>Status</w:t>
            </w:r>
          </w:p>
          <w:p w14:paraId="5F7364DA" w14:textId="77777777" w:rsidR="00306EDA" w:rsidRPr="007467F6" w:rsidRDefault="00306EDA" w:rsidP="00750097">
            <w:pPr>
              <w:pStyle w:val="TableField-Left"/>
              <w:numPr>
                <w:ilvl w:val="0"/>
                <w:numId w:val="25"/>
              </w:numPr>
              <w:rPr>
                <w:rFonts w:ascii="Calibri Light" w:hAnsi="Calibri Light" w:cs="Arial"/>
              </w:rPr>
            </w:pPr>
            <w:r w:rsidRPr="007467F6">
              <w:rPr>
                <w:rFonts w:ascii="Calibri Light" w:hAnsi="Calibri Light" w:cs="Arial"/>
              </w:rPr>
              <w:t>Active</w:t>
            </w:r>
          </w:p>
          <w:p w14:paraId="68F0EE63" w14:textId="77777777" w:rsidR="00306EDA" w:rsidRPr="007467F6" w:rsidRDefault="00306EDA" w:rsidP="00750097">
            <w:pPr>
              <w:pStyle w:val="TableField-Left"/>
              <w:numPr>
                <w:ilvl w:val="0"/>
                <w:numId w:val="25"/>
              </w:numPr>
              <w:rPr>
                <w:rFonts w:ascii="Calibri Light" w:hAnsi="Calibri Light" w:cs="Arial"/>
              </w:rPr>
            </w:pPr>
            <w:proofErr w:type="spellStart"/>
            <w:r w:rsidRPr="007467F6">
              <w:rPr>
                <w:rFonts w:ascii="Calibri Light" w:hAnsi="Calibri Light" w:cs="Arial"/>
              </w:rPr>
              <w:t>CreatedBy</w:t>
            </w:r>
            <w:proofErr w:type="spellEnd"/>
          </w:p>
          <w:p w14:paraId="7DF63B14" w14:textId="77777777" w:rsidR="00306EDA" w:rsidRPr="00056BBB" w:rsidRDefault="00306EDA" w:rsidP="00750097">
            <w:pPr>
              <w:pStyle w:val="TableField-Left"/>
              <w:numPr>
                <w:ilvl w:val="0"/>
                <w:numId w:val="25"/>
              </w:numPr>
              <w:rPr>
                <w:rFonts w:ascii="Calibri Light" w:hAnsi="Calibri Light" w:cs="Arial"/>
              </w:rPr>
            </w:pPr>
            <w:proofErr w:type="spellStart"/>
            <w:r w:rsidRPr="007467F6">
              <w:rPr>
                <w:rFonts w:ascii="Calibri Light" w:hAnsi="Calibri Light" w:cs="Arial"/>
              </w:rPr>
              <w:t>AccountID</w:t>
            </w:r>
            <w:proofErr w:type="spellEnd"/>
          </w:p>
        </w:tc>
      </w:tr>
      <w:tr w:rsidR="00306EDA" w:rsidRPr="007467F6" w14:paraId="160F168E" w14:textId="77777777" w:rsidTr="00750097">
        <w:trPr>
          <w:cantSplit/>
          <w:trHeight w:val="540"/>
        </w:trPr>
        <w:tc>
          <w:tcPr>
            <w:tcW w:w="2500" w:type="pct"/>
            <w:tcBorders>
              <w:top w:val="single" w:sz="6" w:space="0" w:color="auto"/>
              <w:bottom w:val="single" w:sz="6" w:space="0" w:color="auto"/>
            </w:tcBorders>
            <w:vAlign w:val="center"/>
          </w:tcPr>
          <w:p w14:paraId="06D0CAB8" w14:textId="77777777" w:rsidR="00306EDA" w:rsidRPr="00E85337" w:rsidRDefault="00306EDA" w:rsidP="00750097">
            <w:pPr>
              <w:pStyle w:val="TableField-Left"/>
              <w:rPr>
                <w:rFonts w:ascii="Calibri Light" w:hAnsi="Calibri Light" w:cs="Arial"/>
                <w:b/>
              </w:rPr>
            </w:pPr>
            <w:proofErr w:type="spellStart"/>
            <w:r w:rsidRPr="00E85337">
              <w:rPr>
                <w:rFonts w:ascii="Calibri Light" w:hAnsi="Calibri Light" w:cs="Arial"/>
                <w:b/>
              </w:rPr>
              <w:t>ServiceNotificationType</w:t>
            </w:r>
            <w:proofErr w:type="spellEnd"/>
          </w:p>
        </w:tc>
        <w:tc>
          <w:tcPr>
            <w:tcW w:w="2500" w:type="pct"/>
            <w:tcBorders>
              <w:top w:val="single" w:sz="6" w:space="0" w:color="auto"/>
              <w:bottom w:val="single" w:sz="6" w:space="0" w:color="auto"/>
            </w:tcBorders>
            <w:vAlign w:val="center"/>
          </w:tcPr>
          <w:p w14:paraId="12FDA1F4" w14:textId="77777777" w:rsidR="00306EDA" w:rsidRPr="00D636AF" w:rsidRDefault="00306EDA" w:rsidP="00750097">
            <w:pPr>
              <w:pStyle w:val="TableField-Left"/>
              <w:numPr>
                <w:ilvl w:val="0"/>
                <w:numId w:val="25"/>
              </w:numPr>
              <w:rPr>
                <w:rFonts w:ascii="Calibri Light" w:hAnsi="Calibri Light" w:cs="Arial"/>
              </w:rPr>
            </w:pPr>
            <w:proofErr w:type="spellStart"/>
            <w:r w:rsidRPr="00D636AF">
              <w:rPr>
                <w:rFonts w:ascii="Calibri Light" w:hAnsi="Calibri Light" w:cs="Arial"/>
              </w:rPr>
              <w:t>ServiceNotificationTypeID</w:t>
            </w:r>
            <w:proofErr w:type="spellEnd"/>
          </w:p>
          <w:p w14:paraId="273ACE75" w14:textId="77777777" w:rsidR="00306EDA" w:rsidRPr="007467F6" w:rsidRDefault="00306EDA" w:rsidP="00750097">
            <w:pPr>
              <w:pStyle w:val="TableField-Left"/>
              <w:numPr>
                <w:ilvl w:val="0"/>
                <w:numId w:val="25"/>
              </w:numPr>
              <w:rPr>
                <w:rFonts w:ascii="Calibri Light" w:hAnsi="Calibri Light" w:cs="Arial"/>
              </w:rPr>
            </w:pPr>
            <w:r w:rsidRPr="00D636AF">
              <w:rPr>
                <w:rFonts w:ascii="Calibri Light" w:hAnsi="Calibri Light" w:cs="Arial"/>
              </w:rPr>
              <w:t>Description</w:t>
            </w:r>
          </w:p>
        </w:tc>
      </w:tr>
      <w:tr w:rsidR="00306EDA" w:rsidRPr="00D636AF" w14:paraId="094E521D" w14:textId="77777777" w:rsidTr="00750097">
        <w:trPr>
          <w:cantSplit/>
          <w:trHeight w:val="540"/>
        </w:trPr>
        <w:tc>
          <w:tcPr>
            <w:tcW w:w="2500" w:type="pct"/>
            <w:tcBorders>
              <w:top w:val="single" w:sz="6" w:space="0" w:color="auto"/>
              <w:bottom w:val="single" w:sz="6" w:space="0" w:color="auto"/>
            </w:tcBorders>
            <w:vAlign w:val="center"/>
          </w:tcPr>
          <w:p w14:paraId="5BE0F3F7" w14:textId="77777777" w:rsidR="00306EDA" w:rsidRPr="00E85337" w:rsidRDefault="00306EDA" w:rsidP="00750097">
            <w:pPr>
              <w:pStyle w:val="TableField-Left"/>
              <w:rPr>
                <w:rFonts w:ascii="Calibri Light" w:hAnsi="Calibri Light" w:cs="Arial"/>
                <w:b/>
              </w:rPr>
            </w:pPr>
            <w:proofErr w:type="spellStart"/>
            <w:r w:rsidRPr="00E85337">
              <w:rPr>
                <w:rFonts w:ascii="Calibri Light" w:hAnsi="Calibri Light" w:cs="Arial"/>
                <w:b/>
              </w:rPr>
              <w:t>ServiceOrder</w:t>
            </w:r>
            <w:proofErr w:type="spellEnd"/>
          </w:p>
        </w:tc>
        <w:tc>
          <w:tcPr>
            <w:tcW w:w="2500" w:type="pct"/>
            <w:tcBorders>
              <w:top w:val="single" w:sz="6" w:space="0" w:color="auto"/>
              <w:bottom w:val="single" w:sz="6" w:space="0" w:color="auto"/>
            </w:tcBorders>
            <w:vAlign w:val="center"/>
          </w:tcPr>
          <w:p w14:paraId="5FFC3547" w14:textId="77777777" w:rsidR="00306EDA" w:rsidRPr="00BE6264" w:rsidRDefault="00306EDA" w:rsidP="00750097">
            <w:pPr>
              <w:pStyle w:val="TableField-Left"/>
              <w:numPr>
                <w:ilvl w:val="0"/>
                <w:numId w:val="25"/>
              </w:numPr>
              <w:rPr>
                <w:rFonts w:ascii="Calibri Light" w:hAnsi="Calibri Light" w:cs="Arial"/>
              </w:rPr>
            </w:pPr>
            <w:proofErr w:type="spellStart"/>
            <w:r w:rsidRPr="00BE6264">
              <w:rPr>
                <w:rFonts w:ascii="Calibri Light" w:hAnsi="Calibri Light" w:cs="Arial"/>
              </w:rPr>
              <w:t>ServiceOrderID</w:t>
            </w:r>
            <w:proofErr w:type="spellEnd"/>
          </w:p>
          <w:p w14:paraId="6994C9DE" w14:textId="77777777" w:rsidR="00306EDA" w:rsidRPr="00BE6264" w:rsidRDefault="00306EDA" w:rsidP="00750097">
            <w:pPr>
              <w:pStyle w:val="TableField-Left"/>
              <w:numPr>
                <w:ilvl w:val="0"/>
                <w:numId w:val="25"/>
              </w:numPr>
              <w:rPr>
                <w:rFonts w:ascii="Calibri Light" w:hAnsi="Calibri Light" w:cs="Arial"/>
              </w:rPr>
            </w:pPr>
            <w:proofErr w:type="spellStart"/>
            <w:r w:rsidRPr="00BE6264">
              <w:rPr>
                <w:rFonts w:ascii="Calibri Light" w:hAnsi="Calibri Light" w:cs="Arial"/>
              </w:rPr>
              <w:t>ServiceOrderTypeID</w:t>
            </w:r>
            <w:proofErr w:type="spellEnd"/>
          </w:p>
          <w:p w14:paraId="0C114B21" w14:textId="77777777" w:rsidR="00306EDA" w:rsidRPr="00BE6264" w:rsidRDefault="00306EDA" w:rsidP="00750097">
            <w:pPr>
              <w:pStyle w:val="TableField-Left"/>
              <w:numPr>
                <w:ilvl w:val="0"/>
                <w:numId w:val="25"/>
              </w:numPr>
              <w:rPr>
                <w:rFonts w:ascii="Calibri Light" w:hAnsi="Calibri Light" w:cs="Arial"/>
              </w:rPr>
            </w:pPr>
            <w:proofErr w:type="spellStart"/>
            <w:r w:rsidRPr="00BE6264">
              <w:rPr>
                <w:rFonts w:ascii="Calibri Light" w:hAnsi="Calibri Light" w:cs="Arial"/>
              </w:rPr>
              <w:t>StartDate</w:t>
            </w:r>
            <w:proofErr w:type="spellEnd"/>
          </w:p>
          <w:p w14:paraId="0E7BDFAC" w14:textId="77777777" w:rsidR="00306EDA" w:rsidRPr="00BE6264" w:rsidRDefault="00306EDA" w:rsidP="00750097">
            <w:pPr>
              <w:pStyle w:val="TableField-Left"/>
              <w:numPr>
                <w:ilvl w:val="0"/>
                <w:numId w:val="25"/>
              </w:numPr>
              <w:rPr>
                <w:rFonts w:ascii="Calibri Light" w:hAnsi="Calibri Light" w:cs="Arial"/>
              </w:rPr>
            </w:pPr>
            <w:proofErr w:type="spellStart"/>
            <w:r w:rsidRPr="00BE6264">
              <w:rPr>
                <w:rFonts w:ascii="Calibri Light" w:hAnsi="Calibri Light" w:cs="Arial"/>
              </w:rPr>
              <w:t>EndDate</w:t>
            </w:r>
            <w:proofErr w:type="spellEnd"/>
          </w:p>
          <w:p w14:paraId="4140832E" w14:textId="77777777" w:rsidR="00306EDA" w:rsidRPr="00BE6264" w:rsidRDefault="00306EDA" w:rsidP="00750097">
            <w:pPr>
              <w:pStyle w:val="TableField-Left"/>
              <w:numPr>
                <w:ilvl w:val="0"/>
                <w:numId w:val="25"/>
              </w:numPr>
              <w:rPr>
                <w:rFonts w:ascii="Calibri Light" w:hAnsi="Calibri Light" w:cs="Arial"/>
              </w:rPr>
            </w:pPr>
            <w:proofErr w:type="spellStart"/>
            <w:r w:rsidRPr="00BE6264">
              <w:rPr>
                <w:rFonts w:ascii="Calibri Light" w:hAnsi="Calibri Light" w:cs="Arial"/>
              </w:rPr>
              <w:t>ServicePriorityID</w:t>
            </w:r>
            <w:proofErr w:type="spellEnd"/>
          </w:p>
          <w:p w14:paraId="62F5504E" w14:textId="77777777" w:rsidR="00306EDA" w:rsidRPr="00BE6264" w:rsidRDefault="00306EDA" w:rsidP="00750097">
            <w:pPr>
              <w:pStyle w:val="TableField-Left"/>
              <w:numPr>
                <w:ilvl w:val="0"/>
                <w:numId w:val="25"/>
              </w:numPr>
              <w:rPr>
                <w:rFonts w:ascii="Calibri Light" w:hAnsi="Calibri Light" w:cs="Arial"/>
              </w:rPr>
            </w:pPr>
            <w:r w:rsidRPr="00BE6264">
              <w:rPr>
                <w:rFonts w:ascii="Calibri Light" w:hAnsi="Calibri Light" w:cs="Arial"/>
              </w:rPr>
              <w:t>Description</w:t>
            </w:r>
          </w:p>
          <w:p w14:paraId="78169CF2" w14:textId="77777777" w:rsidR="00306EDA" w:rsidRPr="00BE6264" w:rsidRDefault="00306EDA" w:rsidP="00750097">
            <w:pPr>
              <w:pStyle w:val="TableField-Left"/>
              <w:numPr>
                <w:ilvl w:val="0"/>
                <w:numId w:val="25"/>
              </w:numPr>
              <w:rPr>
                <w:rFonts w:ascii="Calibri Light" w:hAnsi="Calibri Light" w:cs="Arial"/>
              </w:rPr>
            </w:pPr>
            <w:r w:rsidRPr="00BE6264">
              <w:rPr>
                <w:rFonts w:ascii="Calibri Light" w:hAnsi="Calibri Light" w:cs="Arial"/>
              </w:rPr>
              <w:t>Note</w:t>
            </w:r>
          </w:p>
          <w:p w14:paraId="168FDD3D" w14:textId="77777777" w:rsidR="00306EDA" w:rsidRPr="00BE6264" w:rsidRDefault="00306EDA" w:rsidP="00750097">
            <w:pPr>
              <w:pStyle w:val="TableField-Left"/>
              <w:numPr>
                <w:ilvl w:val="0"/>
                <w:numId w:val="25"/>
              </w:numPr>
              <w:rPr>
                <w:rFonts w:ascii="Calibri Light" w:hAnsi="Calibri Light" w:cs="Arial"/>
              </w:rPr>
            </w:pPr>
            <w:proofErr w:type="spellStart"/>
            <w:r w:rsidRPr="00BE6264">
              <w:rPr>
                <w:rFonts w:ascii="Calibri Light" w:hAnsi="Calibri Light" w:cs="Arial"/>
              </w:rPr>
              <w:t>SystemStatus</w:t>
            </w:r>
            <w:proofErr w:type="spellEnd"/>
          </w:p>
          <w:p w14:paraId="2827213D" w14:textId="77777777" w:rsidR="00306EDA" w:rsidRPr="00BE6264" w:rsidRDefault="00306EDA" w:rsidP="00750097">
            <w:pPr>
              <w:pStyle w:val="TableField-Left"/>
              <w:numPr>
                <w:ilvl w:val="0"/>
                <w:numId w:val="25"/>
              </w:numPr>
              <w:rPr>
                <w:rFonts w:ascii="Calibri Light" w:hAnsi="Calibri Light" w:cs="Arial"/>
              </w:rPr>
            </w:pPr>
            <w:proofErr w:type="spellStart"/>
            <w:r w:rsidRPr="00BE6264">
              <w:rPr>
                <w:rFonts w:ascii="Calibri Light" w:hAnsi="Calibri Light" w:cs="Arial"/>
              </w:rPr>
              <w:t>ServiceNotificationID</w:t>
            </w:r>
            <w:proofErr w:type="spellEnd"/>
          </w:p>
          <w:p w14:paraId="0032DDDB" w14:textId="77777777" w:rsidR="00306EDA" w:rsidRPr="00BE6264" w:rsidRDefault="00306EDA" w:rsidP="00750097">
            <w:pPr>
              <w:pStyle w:val="TableField-Left"/>
              <w:numPr>
                <w:ilvl w:val="0"/>
                <w:numId w:val="25"/>
              </w:numPr>
              <w:rPr>
                <w:rFonts w:ascii="Calibri Light" w:hAnsi="Calibri Light" w:cs="Arial"/>
              </w:rPr>
            </w:pPr>
            <w:proofErr w:type="spellStart"/>
            <w:r w:rsidRPr="00BE6264">
              <w:rPr>
                <w:rFonts w:ascii="Calibri Light" w:hAnsi="Calibri Light" w:cs="Arial"/>
              </w:rPr>
              <w:t>DeviceID</w:t>
            </w:r>
            <w:proofErr w:type="spellEnd"/>
          </w:p>
          <w:p w14:paraId="3A75D2FB" w14:textId="77777777" w:rsidR="00306EDA" w:rsidRPr="00BE6264" w:rsidRDefault="00306EDA" w:rsidP="00750097">
            <w:pPr>
              <w:pStyle w:val="TableField-Left"/>
              <w:numPr>
                <w:ilvl w:val="0"/>
                <w:numId w:val="25"/>
              </w:numPr>
              <w:rPr>
                <w:rFonts w:ascii="Calibri Light" w:hAnsi="Calibri Light" w:cs="Arial"/>
              </w:rPr>
            </w:pPr>
            <w:r w:rsidRPr="00BE6264">
              <w:rPr>
                <w:rFonts w:ascii="Calibri Light" w:hAnsi="Calibri Light" w:cs="Arial"/>
              </w:rPr>
              <w:t>Status</w:t>
            </w:r>
          </w:p>
          <w:p w14:paraId="552BB868" w14:textId="77777777" w:rsidR="00306EDA" w:rsidRPr="00D636AF" w:rsidRDefault="00306EDA" w:rsidP="00750097">
            <w:pPr>
              <w:pStyle w:val="TableField-Left"/>
              <w:numPr>
                <w:ilvl w:val="0"/>
                <w:numId w:val="25"/>
              </w:numPr>
              <w:rPr>
                <w:rFonts w:ascii="Calibri Light" w:hAnsi="Calibri Light" w:cs="Arial"/>
              </w:rPr>
            </w:pPr>
            <w:proofErr w:type="spellStart"/>
            <w:r w:rsidRPr="00BE6264">
              <w:rPr>
                <w:rFonts w:ascii="Calibri Light" w:hAnsi="Calibri Light" w:cs="Arial"/>
              </w:rPr>
              <w:t>AccountID</w:t>
            </w:r>
            <w:proofErr w:type="spellEnd"/>
          </w:p>
        </w:tc>
      </w:tr>
      <w:tr w:rsidR="00306EDA" w:rsidRPr="00BE6264" w14:paraId="0363882B" w14:textId="77777777" w:rsidTr="00750097">
        <w:trPr>
          <w:cantSplit/>
          <w:trHeight w:val="540"/>
        </w:trPr>
        <w:tc>
          <w:tcPr>
            <w:tcW w:w="2500" w:type="pct"/>
            <w:tcBorders>
              <w:top w:val="single" w:sz="6" w:space="0" w:color="auto"/>
              <w:bottom w:val="single" w:sz="6" w:space="0" w:color="auto"/>
            </w:tcBorders>
            <w:vAlign w:val="center"/>
          </w:tcPr>
          <w:p w14:paraId="1CB0DE55" w14:textId="77777777" w:rsidR="00306EDA" w:rsidRPr="00E85337" w:rsidRDefault="00306EDA" w:rsidP="00750097">
            <w:pPr>
              <w:pStyle w:val="TableField-Left"/>
              <w:rPr>
                <w:rFonts w:ascii="Calibri Light" w:hAnsi="Calibri Light" w:cs="Arial"/>
                <w:b/>
              </w:rPr>
            </w:pPr>
            <w:proofErr w:type="spellStart"/>
            <w:r w:rsidRPr="00E85337">
              <w:rPr>
                <w:rFonts w:ascii="Calibri Light" w:hAnsi="Calibri Light" w:cs="Arial"/>
                <w:b/>
              </w:rPr>
              <w:t>ServiceOrderType</w:t>
            </w:r>
            <w:proofErr w:type="spellEnd"/>
          </w:p>
        </w:tc>
        <w:tc>
          <w:tcPr>
            <w:tcW w:w="2500" w:type="pct"/>
            <w:tcBorders>
              <w:top w:val="single" w:sz="6" w:space="0" w:color="auto"/>
              <w:bottom w:val="single" w:sz="6" w:space="0" w:color="auto"/>
            </w:tcBorders>
            <w:vAlign w:val="center"/>
          </w:tcPr>
          <w:p w14:paraId="484E1468" w14:textId="77777777" w:rsidR="00306EDA" w:rsidRPr="00952BF5" w:rsidRDefault="00306EDA" w:rsidP="00750097">
            <w:pPr>
              <w:pStyle w:val="TableField-Left"/>
              <w:numPr>
                <w:ilvl w:val="0"/>
                <w:numId w:val="25"/>
              </w:numPr>
              <w:rPr>
                <w:rFonts w:ascii="Calibri Light" w:hAnsi="Calibri Light" w:cs="Arial"/>
              </w:rPr>
            </w:pPr>
            <w:proofErr w:type="spellStart"/>
            <w:r w:rsidRPr="00952BF5">
              <w:rPr>
                <w:rFonts w:ascii="Calibri Light" w:hAnsi="Calibri Light" w:cs="Arial"/>
              </w:rPr>
              <w:t>ServiceOrderTypeID</w:t>
            </w:r>
            <w:proofErr w:type="spellEnd"/>
          </w:p>
          <w:p w14:paraId="7671B617" w14:textId="77777777" w:rsidR="00306EDA" w:rsidRPr="00BE6264" w:rsidRDefault="00306EDA" w:rsidP="00750097">
            <w:pPr>
              <w:pStyle w:val="TableField-Left"/>
              <w:numPr>
                <w:ilvl w:val="0"/>
                <w:numId w:val="25"/>
              </w:numPr>
              <w:rPr>
                <w:rFonts w:ascii="Calibri Light" w:hAnsi="Calibri Light" w:cs="Arial"/>
              </w:rPr>
            </w:pPr>
            <w:r w:rsidRPr="00952BF5">
              <w:rPr>
                <w:rFonts w:ascii="Calibri Light" w:hAnsi="Calibri Light" w:cs="Arial"/>
              </w:rPr>
              <w:t>Description</w:t>
            </w:r>
          </w:p>
        </w:tc>
      </w:tr>
      <w:tr w:rsidR="00306EDA" w:rsidRPr="00952BF5" w14:paraId="5214F352" w14:textId="77777777" w:rsidTr="00750097">
        <w:trPr>
          <w:cantSplit/>
          <w:trHeight w:val="540"/>
        </w:trPr>
        <w:tc>
          <w:tcPr>
            <w:tcW w:w="2500" w:type="pct"/>
            <w:tcBorders>
              <w:top w:val="single" w:sz="6" w:space="0" w:color="auto"/>
              <w:bottom w:val="single" w:sz="6" w:space="0" w:color="auto"/>
            </w:tcBorders>
            <w:vAlign w:val="center"/>
          </w:tcPr>
          <w:p w14:paraId="1C6B9E2F" w14:textId="77777777" w:rsidR="00306EDA" w:rsidRPr="00E85337" w:rsidRDefault="00306EDA" w:rsidP="00750097">
            <w:pPr>
              <w:pStyle w:val="TableField-Left"/>
              <w:rPr>
                <w:rFonts w:ascii="Calibri Light" w:hAnsi="Calibri Light" w:cs="Arial"/>
                <w:b/>
              </w:rPr>
            </w:pPr>
            <w:proofErr w:type="spellStart"/>
            <w:r w:rsidRPr="00E85337">
              <w:rPr>
                <w:rFonts w:ascii="Calibri Light" w:hAnsi="Calibri Light" w:cs="Arial"/>
                <w:b/>
              </w:rPr>
              <w:t>ServicePriority</w:t>
            </w:r>
            <w:proofErr w:type="spellEnd"/>
          </w:p>
        </w:tc>
        <w:tc>
          <w:tcPr>
            <w:tcW w:w="2500" w:type="pct"/>
            <w:tcBorders>
              <w:top w:val="single" w:sz="6" w:space="0" w:color="auto"/>
              <w:bottom w:val="single" w:sz="6" w:space="0" w:color="auto"/>
            </w:tcBorders>
            <w:vAlign w:val="center"/>
          </w:tcPr>
          <w:p w14:paraId="67A02C44" w14:textId="77777777" w:rsidR="00306EDA" w:rsidRPr="00952BF5" w:rsidRDefault="00306EDA" w:rsidP="00750097">
            <w:pPr>
              <w:pStyle w:val="TableField-Left"/>
              <w:numPr>
                <w:ilvl w:val="0"/>
                <w:numId w:val="25"/>
              </w:numPr>
              <w:rPr>
                <w:rFonts w:ascii="Calibri Light" w:hAnsi="Calibri Light" w:cs="Arial"/>
              </w:rPr>
            </w:pPr>
            <w:proofErr w:type="spellStart"/>
            <w:r w:rsidRPr="00952BF5">
              <w:rPr>
                <w:rFonts w:ascii="Calibri Light" w:hAnsi="Calibri Light" w:cs="Arial"/>
              </w:rPr>
              <w:t>ServicePriorityID</w:t>
            </w:r>
            <w:proofErr w:type="spellEnd"/>
          </w:p>
          <w:p w14:paraId="06CF1994" w14:textId="77777777" w:rsidR="00306EDA" w:rsidRPr="00952BF5" w:rsidRDefault="00306EDA" w:rsidP="00750097">
            <w:pPr>
              <w:pStyle w:val="TableField-Left"/>
              <w:numPr>
                <w:ilvl w:val="0"/>
                <w:numId w:val="25"/>
              </w:numPr>
              <w:rPr>
                <w:rFonts w:ascii="Calibri Light" w:hAnsi="Calibri Light" w:cs="Arial"/>
              </w:rPr>
            </w:pPr>
            <w:r w:rsidRPr="00952BF5">
              <w:rPr>
                <w:rFonts w:ascii="Calibri Light" w:hAnsi="Calibri Light" w:cs="Arial"/>
              </w:rPr>
              <w:t>Description</w:t>
            </w:r>
          </w:p>
        </w:tc>
      </w:tr>
    </w:tbl>
    <w:p w14:paraId="2F561BFC" w14:textId="77777777" w:rsidR="007B49F5" w:rsidRDefault="007B49F5" w:rsidP="007B49F5"/>
    <w:p w14:paraId="6E250B9B" w14:textId="77777777" w:rsidR="007B49F5" w:rsidRPr="007B49F5" w:rsidRDefault="007B49F5" w:rsidP="007B49F5">
      <w:pPr>
        <w:rPr>
          <w:highlight w:val="yellow"/>
        </w:rPr>
      </w:pPr>
    </w:p>
    <w:bookmarkEnd w:id="50"/>
    <w:p w14:paraId="7726C5EB" w14:textId="77777777" w:rsidR="007440CC" w:rsidRPr="00582841" w:rsidRDefault="007440CC" w:rsidP="00AB3936">
      <w:pPr>
        <w:pStyle w:val="ListParagraph"/>
        <w:ind w:left="1440"/>
        <w:jc w:val="both"/>
        <w:rPr>
          <w:rFonts w:ascii="Calibri Light" w:hAnsi="Calibri Light"/>
          <w:sz w:val="20"/>
        </w:rPr>
      </w:pPr>
    </w:p>
    <w:p w14:paraId="1C4D7F46" w14:textId="77777777" w:rsidR="00CB341D" w:rsidRDefault="00CB341D" w:rsidP="00CB341D">
      <w:pPr>
        <w:ind w:left="720"/>
        <w:jc w:val="both"/>
        <w:rPr>
          <w:rFonts w:ascii="Calibri Light" w:hAnsi="Calibri Light"/>
          <w:sz w:val="20"/>
        </w:rPr>
      </w:pPr>
    </w:p>
    <w:p w14:paraId="66B986FB" w14:textId="15EA6A56" w:rsidR="00D66A8A" w:rsidRPr="006B24F0" w:rsidRDefault="00915130" w:rsidP="003C6C8A">
      <w:pPr>
        <w:pStyle w:val="Heading2"/>
      </w:pPr>
      <w:bookmarkStart w:id="63" w:name="_Toc516668644"/>
      <w:r>
        <w:t xml:space="preserve">2.2 </w:t>
      </w:r>
      <w:r w:rsidR="00D66A8A" w:rsidRPr="006B24F0">
        <w:t>Process / Performance Improvement</w:t>
      </w:r>
      <w:bookmarkEnd w:id="63"/>
      <w:r w:rsidR="00D66A8A" w:rsidRPr="006B24F0">
        <w:t xml:space="preserve"> </w:t>
      </w:r>
    </w:p>
    <w:p w14:paraId="767C2A1D" w14:textId="155E52F7" w:rsidR="00B3361D" w:rsidRPr="006B24F0" w:rsidRDefault="00895649" w:rsidP="002F58D0">
      <w:pPr>
        <w:pStyle w:val="Heading2TextBulleted"/>
        <w:numPr>
          <w:ilvl w:val="0"/>
          <w:numId w:val="0"/>
        </w:numPr>
        <w:ind w:left="1080" w:hanging="360"/>
        <w:rPr>
          <w:rFonts w:ascii="Calibri Light" w:hAnsi="Calibri Light" w:cs="Arial"/>
        </w:rPr>
      </w:pPr>
      <w:r>
        <w:rPr>
          <w:rFonts w:ascii="Calibri Light" w:hAnsi="Calibri Light" w:cs="Arial"/>
          <w:sz w:val="18"/>
        </w:rPr>
        <w:t>N/A</w:t>
      </w:r>
    </w:p>
    <w:p w14:paraId="2C848FEE" w14:textId="5CFE2049" w:rsidR="00915130" w:rsidRPr="006B24F0" w:rsidRDefault="00915130" w:rsidP="003C6C8A">
      <w:pPr>
        <w:pStyle w:val="Heading2"/>
      </w:pPr>
      <w:bookmarkStart w:id="64" w:name="_Toc406588305"/>
      <w:bookmarkStart w:id="65" w:name="_Toc491613811"/>
      <w:bookmarkStart w:id="66" w:name="_Toc516668645"/>
      <w:bookmarkStart w:id="67" w:name="_Toc406588307"/>
      <w:bookmarkStart w:id="68" w:name="_Toc491613813"/>
      <w:bookmarkEnd w:id="31"/>
      <w:bookmarkEnd w:id="32"/>
      <w:bookmarkEnd w:id="33"/>
      <w:bookmarkEnd w:id="34"/>
      <w:r>
        <w:t xml:space="preserve">2.3 </w:t>
      </w:r>
      <w:r w:rsidRPr="006B24F0">
        <w:t>Prerequisites and Inputs</w:t>
      </w:r>
      <w:bookmarkEnd w:id="64"/>
      <w:bookmarkEnd w:id="65"/>
      <w:bookmarkEnd w:id="66"/>
    </w:p>
    <w:p w14:paraId="44CB4F4B" w14:textId="77777777" w:rsidR="005A0EF7" w:rsidRPr="00DB3BB2" w:rsidRDefault="005A0EF7" w:rsidP="005A0EF7">
      <w:pPr>
        <w:pStyle w:val="ListParagraph"/>
        <w:numPr>
          <w:ilvl w:val="0"/>
          <w:numId w:val="27"/>
        </w:numPr>
        <w:rPr>
          <w:rFonts w:ascii="Calibri Light" w:eastAsia="Times New Roman" w:hAnsi="Calibri Light"/>
          <w:sz w:val="20"/>
        </w:rPr>
      </w:pPr>
      <w:r w:rsidRPr="00DB3BB2">
        <w:rPr>
          <w:rFonts w:ascii="Calibri Light" w:eastAsia="Times New Roman" w:hAnsi="Calibri Light"/>
          <w:sz w:val="20"/>
        </w:rPr>
        <w:t>Business Master Data and Technical Master Data has been loaded prior</w:t>
      </w:r>
    </w:p>
    <w:p w14:paraId="57AF1981" w14:textId="1C296F75" w:rsidR="002D47EF" w:rsidRDefault="00915130" w:rsidP="003C6C8A">
      <w:pPr>
        <w:pStyle w:val="Heading2"/>
      </w:pPr>
      <w:bookmarkStart w:id="69" w:name="_Toc516668646"/>
      <w:r>
        <w:lastRenderedPageBreak/>
        <w:t xml:space="preserve">2.4 </w:t>
      </w:r>
      <w:r w:rsidR="002E3279">
        <w:t xml:space="preserve">General </w:t>
      </w:r>
      <w:r w:rsidR="002D47EF">
        <w:t>Assumptions</w:t>
      </w:r>
      <w:bookmarkEnd w:id="69"/>
    </w:p>
    <w:p w14:paraId="73724E6A" w14:textId="273D4FDC" w:rsidR="002D47EF" w:rsidRPr="00DB3BB2" w:rsidRDefault="00895649" w:rsidP="00895649">
      <w:pPr>
        <w:pStyle w:val="ListParagraph"/>
        <w:numPr>
          <w:ilvl w:val="0"/>
          <w:numId w:val="27"/>
        </w:numPr>
        <w:rPr>
          <w:rFonts w:ascii="Calibri Light" w:eastAsia="Times New Roman" w:hAnsi="Calibri Light"/>
          <w:sz w:val="20"/>
        </w:rPr>
      </w:pPr>
      <w:r w:rsidRPr="00DB3BB2">
        <w:rPr>
          <w:rFonts w:ascii="Calibri Light" w:eastAsia="Times New Roman" w:hAnsi="Calibri Light"/>
          <w:sz w:val="20"/>
        </w:rPr>
        <w:t>IVR system is available</w:t>
      </w:r>
    </w:p>
    <w:p w14:paraId="0893EEAE" w14:textId="3D90EF78" w:rsidR="00895649" w:rsidRPr="00DB3BB2" w:rsidRDefault="00895649" w:rsidP="00895649">
      <w:pPr>
        <w:pStyle w:val="ListParagraph"/>
        <w:numPr>
          <w:ilvl w:val="0"/>
          <w:numId w:val="27"/>
        </w:numPr>
        <w:rPr>
          <w:rFonts w:ascii="Calibri Light" w:eastAsia="Times New Roman" w:hAnsi="Calibri Light"/>
          <w:sz w:val="20"/>
        </w:rPr>
      </w:pPr>
      <w:r w:rsidRPr="00DB3BB2">
        <w:rPr>
          <w:rFonts w:ascii="Calibri Light" w:eastAsia="Times New Roman" w:hAnsi="Calibri Light"/>
          <w:sz w:val="20"/>
        </w:rPr>
        <w:t>Business Master Data and Technical Master Data has been loaded</w:t>
      </w:r>
      <w:r w:rsidR="00DB3BB2" w:rsidRPr="00DB3BB2">
        <w:rPr>
          <w:rFonts w:ascii="Calibri Light" w:eastAsia="Times New Roman" w:hAnsi="Calibri Light"/>
          <w:sz w:val="20"/>
        </w:rPr>
        <w:t xml:space="preserve"> prior</w:t>
      </w:r>
    </w:p>
    <w:p w14:paraId="04D9B9B8" w14:textId="28BF3E67" w:rsidR="005A0EF7" w:rsidRDefault="00895649" w:rsidP="005A0EF7">
      <w:pPr>
        <w:pStyle w:val="ListParagraph"/>
        <w:numPr>
          <w:ilvl w:val="0"/>
          <w:numId w:val="27"/>
        </w:numPr>
        <w:rPr>
          <w:ins w:id="70" w:author="Vipul Singh" w:date="2019-08-15T09:05:00Z"/>
          <w:rFonts w:ascii="Calibri Light" w:eastAsia="Times New Roman" w:hAnsi="Calibri Light"/>
          <w:sz w:val="20"/>
        </w:rPr>
      </w:pPr>
      <w:r w:rsidRPr="00DB3BB2">
        <w:rPr>
          <w:rFonts w:ascii="Calibri Light" w:eastAsia="Times New Roman" w:hAnsi="Calibri Light"/>
          <w:sz w:val="20"/>
        </w:rPr>
        <w:t>CTI integration is complete</w:t>
      </w:r>
      <w:r w:rsidR="005A0EF7">
        <w:rPr>
          <w:rFonts w:ascii="Calibri Light" w:eastAsia="Times New Roman" w:hAnsi="Calibri Light"/>
          <w:sz w:val="20"/>
        </w:rPr>
        <w:t xml:space="preserve"> and running</w:t>
      </w:r>
    </w:p>
    <w:p w14:paraId="62DEA01E" w14:textId="11B17A3D" w:rsidR="008D5576" w:rsidRPr="005A0EF7" w:rsidRDefault="008D5576" w:rsidP="005A0EF7">
      <w:pPr>
        <w:pStyle w:val="ListParagraph"/>
        <w:numPr>
          <w:ilvl w:val="0"/>
          <w:numId w:val="27"/>
        </w:numPr>
        <w:rPr>
          <w:rFonts w:ascii="Calibri Light" w:eastAsia="Times New Roman" w:hAnsi="Calibri Light"/>
          <w:sz w:val="20"/>
        </w:rPr>
      </w:pPr>
      <w:ins w:id="71" w:author="Vipul Singh" w:date="2019-08-15T09:05:00Z">
        <w:r>
          <w:rPr>
            <w:rFonts w:ascii="Calibri Light" w:eastAsia="Times New Roman" w:hAnsi="Calibri Light"/>
            <w:sz w:val="20"/>
          </w:rPr>
          <w:t>Pointel design documents/developments are complete with Testing.</w:t>
        </w:r>
      </w:ins>
    </w:p>
    <w:p w14:paraId="719E67D2" w14:textId="08189516" w:rsidR="00554570" w:rsidRDefault="00554570" w:rsidP="005A0EF7">
      <w:pPr>
        <w:pStyle w:val="ListParagraph"/>
        <w:numPr>
          <w:ilvl w:val="0"/>
          <w:numId w:val="27"/>
        </w:numPr>
        <w:rPr>
          <w:ins w:id="72" w:author="Vipul Singh" w:date="2019-08-15T09:06:00Z"/>
          <w:rFonts w:ascii="Calibri Light" w:eastAsia="Times New Roman" w:hAnsi="Calibri Light"/>
          <w:sz w:val="20"/>
        </w:rPr>
      </w:pPr>
      <w:r>
        <w:rPr>
          <w:rFonts w:ascii="Calibri Light" w:eastAsia="Times New Roman" w:hAnsi="Calibri Light"/>
          <w:sz w:val="20"/>
        </w:rPr>
        <w:t>Street light trouble orders will continue to be recorded in the IVR and energy advisors will enter them manually in SAP.</w:t>
      </w:r>
    </w:p>
    <w:p w14:paraId="60AB39BE" w14:textId="23D32815" w:rsidR="008D5576" w:rsidRPr="005A0EF7" w:rsidRDefault="008D5576" w:rsidP="005A0EF7">
      <w:pPr>
        <w:pStyle w:val="ListParagraph"/>
        <w:numPr>
          <w:ilvl w:val="0"/>
          <w:numId w:val="27"/>
        </w:numPr>
        <w:rPr>
          <w:rFonts w:ascii="Calibri Light" w:eastAsia="Times New Roman" w:hAnsi="Calibri Light"/>
          <w:sz w:val="20"/>
        </w:rPr>
      </w:pPr>
      <w:ins w:id="73" w:author="Vipul Singh" w:date="2019-08-15T09:06:00Z">
        <w:r>
          <w:rPr>
            <w:rFonts w:ascii="Calibri Light" w:eastAsia="Times New Roman" w:hAnsi="Calibri Light"/>
            <w:sz w:val="20"/>
          </w:rPr>
          <w:t>IVR will manage the call loads and distributions of call.</w:t>
        </w:r>
      </w:ins>
    </w:p>
    <w:p w14:paraId="517175C6" w14:textId="109F4F6B" w:rsidR="00725269" w:rsidRDefault="003E24F2" w:rsidP="003C6C8A">
      <w:pPr>
        <w:pStyle w:val="Heading2"/>
      </w:pPr>
      <w:bookmarkStart w:id="74" w:name="_Toc516668647"/>
      <w:r>
        <w:t xml:space="preserve">2.5 </w:t>
      </w:r>
      <w:r w:rsidR="00E823A4">
        <w:t>Business Process Hierarchy</w:t>
      </w:r>
      <w:bookmarkEnd w:id="74"/>
    </w:p>
    <w:p w14:paraId="3B80A109" w14:textId="4E5D00B5" w:rsidR="00E823A4" w:rsidRPr="00CD4E29" w:rsidRDefault="00E823A4" w:rsidP="00E823A4">
      <w:pPr>
        <w:pStyle w:val="Heading2Text"/>
        <w:rPr>
          <w:rFonts w:ascii="Calibri Light" w:hAnsi="Calibri Light" w:cs="Arial"/>
          <w:sz w:val="18"/>
        </w:rPr>
      </w:pPr>
      <w:r w:rsidRPr="00CD4E29">
        <w:rPr>
          <w:rFonts w:ascii="Calibri Light" w:hAnsi="Calibri Light" w:cs="Arial"/>
          <w:sz w:val="18"/>
        </w:rPr>
        <w:t>This Business Process Hierarchy provid</w:t>
      </w:r>
      <w:r w:rsidR="00A70D64" w:rsidRPr="00CD4E29">
        <w:rPr>
          <w:rFonts w:ascii="Calibri Light" w:hAnsi="Calibri Light" w:cs="Arial"/>
          <w:sz w:val="18"/>
        </w:rPr>
        <w:t>es a listing of all scenarios/</w:t>
      </w:r>
      <w:r w:rsidRPr="00CD4E29">
        <w:rPr>
          <w:rFonts w:ascii="Calibri Light" w:hAnsi="Calibri Light" w:cs="Arial"/>
          <w:sz w:val="18"/>
        </w:rPr>
        <w:t xml:space="preserve">business processes, </w:t>
      </w:r>
      <w:r w:rsidR="00A70D64" w:rsidRPr="00CD4E29">
        <w:rPr>
          <w:rFonts w:ascii="Calibri Light" w:hAnsi="Calibri Light" w:cs="Arial"/>
          <w:sz w:val="18"/>
        </w:rPr>
        <w:t xml:space="preserve">sub-processes, </w:t>
      </w:r>
      <w:r w:rsidRPr="00CD4E29">
        <w:rPr>
          <w:rFonts w:ascii="Calibri Light" w:hAnsi="Calibri Light" w:cs="Arial"/>
          <w:sz w:val="18"/>
        </w:rPr>
        <w:t xml:space="preserve">and </w:t>
      </w:r>
      <w:r w:rsidR="00A70D64" w:rsidRPr="00CD4E29">
        <w:rPr>
          <w:rFonts w:ascii="Calibri Light" w:hAnsi="Calibri Light" w:cs="Arial"/>
          <w:sz w:val="18"/>
        </w:rPr>
        <w:t>SAP Transaction codes</w:t>
      </w:r>
      <w:r w:rsidRPr="00CD4E29">
        <w:rPr>
          <w:rFonts w:ascii="Calibri Light" w:hAnsi="Calibri Light" w:cs="Arial"/>
          <w:sz w:val="18"/>
        </w:rPr>
        <w:t xml:space="preserve"> identified to support this process.</w:t>
      </w:r>
    </w:p>
    <w:tbl>
      <w:tblPr>
        <w:tblW w:w="9612"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147"/>
        <w:gridCol w:w="3780"/>
        <w:gridCol w:w="2471"/>
        <w:gridCol w:w="2214"/>
      </w:tblGrid>
      <w:tr w:rsidR="00E823A4" w:rsidRPr="00CD4E29" w14:paraId="77761B12" w14:textId="77777777" w:rsidTr="00E823A4">
        <w:trPr>
          <w:cantSplit/>
          <w:trHeight w:val="432"/>
          <w:tblHeader/>
        </w:trPr>
        <w:tc>
          <w:tcPr>
            <w:tcW w:w="1147" w:type="dxa"/>
            <w:tcBorders>
              <w:top w:val="threeDEmboss" w:sz="6" w:space="0" w:color="auto"/>
              <w:bottom w:val="threeDEmboss" w:sz="6" w:space="0" w:color="auto"/>
            </w:tcBorders>
            <w:shd w:val="clear" w:color="auto" w:fill="F9FBAF"/>
            <w:vAlign w:val="center"/>
          </w:tcPr>
          <w:p w14:paraId="3843A550" w14:textId="7010A3F5" w:rsidR="00E823A4" w:rsidRPr="00CD4E29" w:rsidRDefault="00E823A4" w:rsidP="000B71C5">
            <w:pPr>
              <w:pStyle w:val="TableHeader-Center"/>
              <w:rPr>
                <w:rFonts w:ascii="Calibri Light" w:hAnsi="Calibri Light" w:cs="Arial"/>
                <w:sz w:val="18"/>
              </w:rPr>
            </w:pPr>
            <w:r w:rsidRPr="00CD4E29">
              <w:rPr>
                <w:rFonts w:ascii="Calibri Light" w:hAnsi="Calibri Light" w:cs="Arial"/>
                <w:sz w:val="18"/>
              </w:rPr>
              <w:t>Level 1</w:t>
            </w:r>
          </w:p>
        </w:tc>
        <w:tc>
          <w:tcPr>
            <w:tcW w:w="3780" w:type="dxa"/>
            <w:tcBorders>
              <w:top w:val="threeDEmboss" w:sz="6" w:space="0" w:color="auto"/>
              <w:bottom w:val="threeDEmboss" w:sz="6" w:space="0" w:color="auto"/>
            </w:tcBorders>
            <w:shd w:val="clear" w:color="auto" w:fill="F9FBAF"/>
            <w:vAlign w:val="center"/>
          </w:tcPr>
          <w:p w14:paraId="1629BC11" w14:textId="3FE8F6AC" w:rsidR="00E823A4" w:rsidRPr="00CD4E29" w:rsidRDefault="00E823A4" w:rsidP="000B71C5">
            <w:pPr>
              <w:pStyle w:val="TableHeader-Left"/>
              <w:rPr>
                <w:rFonts w:ascii="Calibri Light" w:hAnsi="Calibri Light" w:cs="Arial"/>
                <w:sz w:val="18"/>
              </w:rPr>
            </w:pPr>
            <w:r w:rsidRPr="00CD4E29">
              <w:rPr>
                <w:rFonts w:ascii="Calibri Light" w:hAnsi="Calibri Light" w:cs="Arial"/>
                <w:sz w:val="18"/>
              </w:rPr>
              <w:t>Level 2</w:t>
            </w:r>
          </w:p>
        </w:tc>
        <w:tc>
          <w:tcPr>
            <w:tcW w:w="2471" w:type="dxa"/>
            <w:tcBorders>
              <w:top w:val="threeDEmboss" w:sz="6" w:space="0" w:color="auto"/>
              <w:bottom w:val="threeDEmboss" w:sz="6" w:space="0" w:color="auto"/>
            </w:tcBorders>
            <w:shd w:val="clear" w:color="auto" w:fill="F9FBAF"/>
            <w:vAlign w:val="center"/>
          </w:tcPr>
          <w:p w14:paraId="5A208F06" w14:textId="6AC4582C" w:rsidR="00E823A4" w:rsidRPr="00CD4E29" w:rsidRDefault="00E823A4" w:rsidP="000B71C5">
            <w:pPr>
              <w:pStyle w:val="TableHeader-Left"/>
              <w:rPr>
                <w:rFonts w:ascii="Calibri Light" w:hAnsi="Calibri Light" w:cs="Arial"/>
                <w:sz w:val="18"/>
              </w:rPr>
            </w:pPr>
            <w:r w:rsidRPr="00CD4E29">
              <w:rPr>
                <w:rFonts w:ascii="Calibri Light" w:hAnsi="Calibri Light" w:cs="Arial"/>
                <w:sz w:val="18"/>
              </w:rPr>
              <w:t>Level 3</w:t>
            </w:r>
          </w:p>
        </w:tc>
        <w:tc>
          <w:tcPr>
            <w:tcW w:w="2214" w:type="dxa"/>
            <w:tcBorders>
              <w:top w:val="threeDEmboss" w:sz="6" w:space="0" w:color="auto"/>
              <w:bottom w:val="threeDEmboss" w:sz="6" w:space="0" w:color="auto"/>
            </w:tcBorders>
            <w:shd w:val="clear" w:color="auto" w:fill="F9FBAF"/>
            <w:vAlign w:val="center"/>
          </w:tcPr>
          <w:p w14:paraId="2E1BB186" w14:textId="4AD4F3C1" w:rsidR="00E823A4" w:rsidRPr="00CD4E29" w:rsidRDefault="00E823A4" w:rsidP="000B71C5">
            <w:pPr>
              <w:pStyle w:val="TableHeader-Left"/>
              <w:rPr>
                <w:rFonts w:ascii="Calibri Light" w:hAnsi="Calibri Light" w:cs="Arial"/>
                <w:sz w:val="18"/>
              </w:rPr>
            </w:pPr>
            <w:r w:rsidRPr="00CD4E29">
              <w:rPr>
                <w:rFonts w:ascii="Calibri Light" w:hAnsi="Calibri Light" w:cs="Arial"/>
                <w:sz w:val="18"/>
              </w:rPr>
              <w:t>Level 4</w:t>
            </w:r>
          </w:p>
        </w:tc>
      </w:tr>
      <w:tr w:rsidR="00E823A4" w:rsidRPr="00CD4E29" w14:paraId="3931CA4D" w14:textId="77777777" w:rsidTr="00E823A4">
        <w:trPr>
          <w:cantSplit/>
          <w:trHeight w:val="432"/>
        </w:trPr>
        <w:tc>
          <w:tcPr>
            <w:tcW w:w="1147" w:type="dxa"/>
            <w:vAlign w:val="center"/>
          </w:tcPr>
          <w:p w14:paraId="17D6FEAD" w14:textId="744A2888" w:rsidR="00E823A4" w:rsidRPr="00CD4E29" w:rsidRDefault="00895649" w:rsidP="000B71C5">
            <w:pPr>
              <w:pStyle w:val="TableField-Center"/>
              <w:rPr>
                <w:rFonts w:ascii="Calibri Light" w:hAnsi="Calibri Light" w:cs="Arial"/>
                <w:sz w:val="18"/>
              </w:rPr>
            </w:pPr>
            <w:r>
              <w:rPr>
                <w:rFonts w:ascii="Calibri Light" w:hAnsi="Calibri Light" w:cs="Arial"/>
                <w:sz w:val="18"/>
              </w:rPr>
              <w:t>N/A</w:t>
            </w:r>
          </w:p>
        </w:tc>
        <w:tc>
          <w:tcPr>
            <w:tcW w:w="3780" w:type="dxa"/>
            <w:vAlign w:val="center"/>
          </w:tcPr>
          <w:p w14:paraId="2DF4E307" w14:textId="77777777" w:rsidR="00E823A4" w:rsidRPr="00CD4E29" w:rsidRDefault="00E823A4" w:rsidP="000B71C5">
            <w:pPr>
              <w:pStyle w:val="TableField-Left"/>
              <w:rPr>
                <w:rFonts w:ascii="Calibri Light" w:hAnsi="Calibri Light" w:cs="Arial"/>
                <w:sz w:val="18"/>
              </w:rPr>
            </w:pPr>
          </w:p>
        </w:tc>
        <w:tc>
          <w:tcPr>
            <w:tcW w:w="2471" w:type="dxa"/>
            <w:vAlign w:val="center"/>
          </w:tcPr>
          <w:p w14:paraId="26B65584" w14:textId="77777777" w:rsidR="00E823A4" w:rsidRPr="00CD4E29" w:rsidRDefault="00E823A4" w:rsidP="000B71C5">
            <w:pPr>
              <w:pStyle w:val="TableField-Left"/>
              <w:rPr>
                <w:rFonts w:ascii="Calibri Light" w:hAnsi="Calibri Light" w:cs="Arial"/>
                <w:sz w:val="18"/>
              </w:rPr>
            </w:pPr>
          </w:p>
        </w:tc>
        <w:tc>
          <w:tcPr>
            <w:tcW w:w="2214" w:type="dxa"/>
            <w:vAlign w:val="center"/>
          </w:tcPr>
          <w:p w14:paraId="3BFB77DA" w14:textId="77777777" w:rsidR="00E823A4" w:rsidRPr="00CD4E29" w:rsidRDefault="00E823A4" w:rsidP="000B71C5">
            <w:pPr>
              <w:pStyle w:val="TableField-Left"/>
              <w:rPr>
                <w:rFonts w:ascii="Calibri Light" w:hAnsi="Calibri Light" w:cs="Arial"/>
                <w:sz w:val="18"/>
              </w:rPr>
            </w:pPr>
          </w:p>
        </w:tc>
      </w:tr>
    </w:tbl>
    <w:p w14:paraId="08C00CFE" w14:textId="77777777" w:rsidR="00725269" w:rsidRDefault="00725269" w:rsidP="00725269"/>
    <w:bookmarkEnd w:id="67"/>
    <w:bookmarkEnd w:id="68"/>
    <w:p w14:paraId="3947A7C2" w14:textId="6D41EE0C" w:rsidR="00E0118B" w:rsidRPr="00AC0E59" w:rsidRDefault="00E0118B" w:rsidP="00145C73">
      <w:pPr>
        <w:rPr>
          <w:rFonts w:ascii="Calibri Light" w:hAnsi="Calibri Light"/>
        </w:rPr>
      </w:pPr>
    </w:p>
    <w:p w14:paraId="28465CD8" w14:textId="4E982DD2" w:rsidR="00475112" w:rsidRPr="00475112" w:rsidRDefault="003E24F2" w:rsidP="00E01DE5">
      <w:pPr>
        <w:pStyle w:val="Heading2"/>
      </w:pPr>
      <w:bookmarkStart w:id="75" w:name="_Toc516668648"/>
      <w:bookmarkStart w:id="76" w:name="_Toc406588309"/>
      <w:bookmarkStart w:id="77" w:name="_Toc491613817"/>
      <w:r>
        <w:t xml:space="preserve">2.7 </w:t>
      </w:r>
      <w:r w:rsidR="00626952">
        <w:t>3</w:t>
      </w:r>
      <w:r w:rsidR="00626952" w:rsidRPr="00626952">
        <w:rPr>
          <w:vertAlign w:val="superscript"/>
        </w:rPr>
        <w:t>rd</w:t>
      </w:r>
      <w:r w:rsidR="00626952">
        <w:t xml:space="preserve"> Party and </w:t>
      </w:r>
      <w:r w:rsidR="003950F7">
        <w:t xml:space="preserve">SCE </w:t>
      </w:r>
      <w:r w:rsidR="00626952">
        <w:t>Legacy</w:t>
      </w:r>
      <w:r w:rsidR="003950F7">
        <w:t xml:space="preserve"> System</w:t>
      </w:r>
      <w:r w:rsidR="00626952">
        <w:t xml:space="preserve"> Integrations</w:t>
      </w:r>
      <w:bookmarkEnd w:id="75"/>
    </w:p>
    <w:tbl>
      <w:tblPr>
        <w:tblW w:w="960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3397"/>
        <w:gridCol w:w="3173"/>
        <w:gridCol w:w="3037"/>
      </w:tblGrid>
      <w:tr w:rsidR="002F54D6" w:rsidRPr="00CD4E29" w14:paraId="65FEB292" w14:textId="77777777" w:rsidTr="00801424">
        <w:trPr>
          <w:cantSplit/>
          <w:trHeight w:val="432"/>
          <w:tblHeader/>
        </w:trPr>
        <w:tc>
          <w:tcPr>
            <w:tcW w:w="3397" w:type="dxa"/>
            <w:tcBorders>
              <w:top w:val="threeDEmboss" w:sz="6" w:space="0" w:color="auto"/>
              <w:bottom w:val="threeDEmboss" w:sz="6" w:space="0" w:color="auto"/>
            </w:tcBorders>
            <w:shd w:val="clear" w:color="auto" w:fill="F9FBAF"/>
            <w:vAlign w:val="center"/>
          </w:tcPr>
          <w:p w14:paraId="4934FA09" w14:textId="5F4AAF3E" w:rsidR="002F54D6" w:rsidRPr="00CD4E29" w:rsidRDefault="00AF1CB5" w:rsidP="000B71C5">
            <w:pPr>
              <w:pStyle w:val="TableHeader-Left"/>
              <w:rPr>
                <w:rFonts w:ascii="Calibri Light" w:hAnsi="Calibri Light" w:cs="Arial"/>
                <w:sz w:val="18"/>
              </w:rPr>
            </w:pPr>
            <w:r w:rsidRPr="00CD4E29">
              <w:rPr>
                <w:rFonts w:ascii="Calibri Light" w:hAnsi="Calibri Light" w:cs="Arial"/>
                <w:sz w:val="18"/>
              </w:rPr>
              <w:t>3</w:t>
            </w:r>
            <w:r w:rsidRPr="00CD4E29">
              <w:rPr>
                <w:rFonts w:ascii="Calibri Light" w:hAnsi="Calibri Light" w:cs="Arial"/>
                <w:sz w:val="18"/>
                <w:vertAlign w:val="superscript"/>
              </w:rPr>
              <w:t>rd</w:t>
            </w:r>
            <w:r w:rsidRPr="00CD4E29">
              <w:rPr>
                <w:rFonts w:ascii="Calibri Light" w:hAnsi="Calibri Light" w:cs="Arial"/>
                <w:sz w:val="18"/>
              </w:rPr>
              <w:t xml:space="preserve"> Party or SCE Legacy System Integration</w:t>
            </w:r>
          </w:p>
        </w:tc>
        <w:tc>
          <w:tcPr>
            <w:tcW w:w="3173" w:type="dxa"/>
            <w:tcBorders>
              <w:top w:val="threeDEmboss" w:sz="6" w:space="0" w:color="auto"/>
              <w:bottom w:val="threeDEmboss" w:sz="6" w:space="0" w:color="auto"/>
            </w:tcBorders>
            <w:shd w:val="clear" w:color="auto" w:fill="F9FBAF"/>
            <w:vAlign w:val="center"/>
          </w:tcPr>
          <w:p w14:paraId="1068FDC5" w14:textId="47BDCBCB" w:rsidR="002F54D6" w:rsidRPr="00CD4E29" w:rsidRDefault="00AF1CB5" w:rsidP="000B71C5">
            <w:pPr>
              <w:pStyle w:val="TableHeader-Left"/>
              <w:rPr>
                <w:rFonts w:ascii="Calibri Light" w:hAnsi="Calibri Light" w:cs="Arial"/>
                <w:sz w:val="18"/>
              </w:rPr>
            </w:pPr>
            <w:r w:rsidRPr="00CD4E29">
              <w:rPr>
                <w:rFonts w:ascii="Calibri Light" w:hAnsi="Calibri Light" w:cs="Arial"/>
                <w:sz w:val="18"/>
              </w:rPr>
              <w:t xml:space="preserve">Description of </w:t>
            </w:r>
            <w:r w:rsidR="00694D05" w:rsidRPr="00CD4E29">
              <w:rPr>
                <w:rFonts w:ascii="Calibri Light" w:hAnsi="Calibri Light" w:cs="Arial"/>
                <w:sz w:val="18"/>
              </w:rPr>
              <w:t xml:space="preserve">Integration and </w:t>
            </w:r>
            <w:r w:rsidRPr="00CD4E29">
              <w:rPr>
                <w:rFonts w:ascii="Calibri Light" w:hAnsi="Calibri Light" w:cs="Arial"/>
                <w:sz w:val="18"/>
              </w:rPr>
              <w:t>Required Change to 3</w:t>
            </w:r>
            <w:r w:rsidRPr="00CD4E29">
              <w:rPr>
                <w:rFonts w:ascii="Calibri Light" w:hAnsi="Calibri Light" w:cs="Arial"/>
                <w:sz w:val="18"/>
                <w:vertAlign w:val="superscript"/>
              </w:rPr>
              <w:t>rd</w:t>
            </w:r>
            <w:r w:rsidRPr="00CD4E29">
              <w:rPr>
                <w:rFonts w:ascii="Calibri Light" w:hAnsi="Calibri Light" w:cs="Arial"/>
                <w:sz w:val="18"/>
              </w:rPr>
              <w:t xml:space="preserve"> Party or SCE Legacy System</w:t>
            </w:r>
          </w:p>
        </w:tc>
        <w:tc>
          <w:tcPr>
            <w:tcW w:w="3037" w:type="dxa"/>
            <w:tcBorders>
              <w:top w:val="threeDEmboss" w:sz="6" w:space="0" w:color="auto"/>
              <w:bottom w:val="threeDEmboss" w:sz="6" w:space="0" w:color="auto"/>
            </w:tcBorders>
            <w:shd w:val="clear" w:color="auto" w:fill="F9FBAF"/>
            <w:vAlign w:val="center"/>
          </w:tcPr>
          <w:p w14:paraId="26DC2185" w14:textId="5CF933F2" w:rsidR="002F54D6" w:rsidRPr="00CD4E29" w:rsidRDefault="00AF1CB5" w:rsidP="000B71C5">
            <w:pPr>
              <w:pStyle w:val="TableHeader-Left"/>
              <w:rPr>
                <w:rFonts w:ascii="Calibri Light" w:hAnsi="Calibri Light" w:cs="Arial"/>
                <w:sz w:val="18"/>
              </w:rPr>
            </w:pPr>
            <w:r w:rsidRPr="00CD4E29">
              <w:rPr>
                <w:rFonts w:ascii="Calibri Light" w:hAnsi="Calibri Light" w:cs="Arial"/>
                <w:sz w:val="18"/>
              </w:rPr>
              <w:t>Estimated Complexity of 3</w:t>
            </w:r>
            <w:r w:rsidRPr="00CD4E29">
              <w:rPr>
                <w:rFonts w:ascii="Calibri Light" w:hAnsi="Calibri Light" w:cs="Arial"/>
                <w:sz w:val="18"/>
                <w:vertAlign w:val="superscript"/>
              </w:rPr>
              <w:t>rd</w:t>
            </w:r>
            <w:r w:rsidRPr="00CD4E29">
              <w:rPr>
                <w:rFonts w:ascii="Calibri Light" w:hAnsi="Calibri Light" w:cs="Arial"/>
                <w:sz w:val="18"/>
              </w:rPr>
              <w:t xml:space="preserve"> Party or SCE Legacy system change</w:t>
            </w:r>
          </w:p>
        </w:tc>
      </w:tr>
      <w:tr w:rsidR="00F12E66" w:rsidRPr="00CD4E29" w14:paraId="6242742F" w14:textId="77777777" w:rsidTr="00801424">
        <w:trPr>
          <w:cantSplit/>
          <w:trHeight w:val="165"/>
        </w:trPr>
        <w:tc>
          <w:tcPr>
            <w:tcW w:w="3397" w:type="dxa"/>
            <w:vAlign w:val="center"/>
          </w:tcPr>
          <w:p w14:paraId="5B29BABE" w14:textId="513435C6" w:rsidR="00F12E66" w:rsidRPr="00CD4E29" w:rsidRDefault="00F12E66" w:rsidP="00F12E66">
            <w:pPr>
              <w:pStyle w:val="TableField-Left"/>
              <w:rPr>
                <w:rFonts w:ascii="Calibri Light" w:hAnsi="Calibri Light" w:cs="Arial"/>
                <w:sz w:val="18"/>
              </w:rPr>
            </w:pPr>
            <w:r>
              <w:rPr>
                <w:rFonts w:ascii="Calibri Light" w:hAnsi="Calibri Light" w:cs="Arial"/>
              </w:rPr>
              <w:t>IVR – Genesys</w:t>
            </w:r>
          </w:p>
        </w:tc>
        <w:tc>
          <w:tcPr>
            <w:tcW w:w="3173" w:type="dxa"/>
            <w:vAlign w:val="center"/>
          </w:tcPr>
          <w:p w14:paraId="6AEDFE69" w14:textId="0FAC84EC" w:rsidR="00F12E66" w:rsidRPr="00CD4E29" w:rsidRDefault="00FC352A" w:rsidP="00F12E66">
            <w:pPr>
              <w:pStyle w:val="TableField-Left"/>
              <w:rPr>
                <w:rFonts w:ascii="Calibri Light" w:hAnsi="Calibri Light" w:cs="Arial"/>
                <w:sz w:val="18"/>
              </w:rPr>
            </w:pPr>
            <w:r w:rsidRPr="009630FE">
              <w:rPr>
                <w:rFonts w:ascii="Calibri Light" w:hAnsi="Calibri Light" w:cs="Arial"/>
              </w:rPr>
              <w:t>Used during caller authentication if caller uses CSS number</w:t>
            </w:r>
          </w:p>
        </w:tc>
        <w:tc>
          <w:tcPr>
            <w:tcW w:w="3037" w:type="dxa"/>
            <w:vAlign w:val="center"/>
          </w:tcPr>
          <w:p w14:paraId="4745F7DB" w14:textId="2FB12B10" w:rsidR="00F12E66" w:rsidRPr="00CD4E29" w:rsidRDefault="00F12E66" w:rsidP="00F12E66">
            <w:pPr>
              <w:pStyle w:val="TableField-Left"/>
              <w:rPr>
                <w:rFonts w:ascii="Calibri Light" w:hAnsi="Calibri Light" w:cs="Arial"/>
                <w:sz w:val="18"/>
              </w:rPr>
            </w:pPr>
          </w:p>
        </w:tc>
      </w:tr>
    </w:tbl>
    <w:p w14:paraId="7C3C0D5A" w14:textId="3681CA48" w:rsidR="00D66A8A" w:rsidRPr="006B24F0" w:rsidRDefault="003E24F2" w:rsidP="003C6C8A">
      <w:pPr>
        <w:pStyle w:val="Heading2"/>
      </w:pPr>
      <w:bookmarkStart w:id="78" w:name="_Toc516668649"/>
      <w:r>
        <w:t xml:space="preserve">2.8 </w:t>
      </w:r>
      <w:r w:rsidR="00D66A8A" w:rsidRPr="006B24F0">
        <w:t>Data Elements</w:t>
      </w:r>
      <w:bookmarkEnd w:id="78"/>
    </w:p>
    <w:p w14:paraId="26D93932" w14:textId="459BDED4" w:rsidR="00D66A8A" w:rsidRPr="00CD4E29" w:rsidRDefault="0005481E" w:rsidP="00D66A8A">
      <w:pPr>
        <w:pStyle w:val="Heading2Text"/>
        <w:rPr>
          <w:rFonts w:ascii="Calibri Light" w:hAnsi="Calibri Light" w:cs="Arial"/>
          <w:sz w:val="18"/>
          <w:szCs w:val="18"/>
        </w:rPr>
      </w:pPr>
      <w:r>
        <w:rPr>
          <w:rFonts w:ascii="Calibri Light" w:hAnsi="Calibri Light" w:cs="Arial"/>
          <w:sz w:val="18"/>
          <w:szCs w:val="18"/>
        </w:rPr>
        <w:t>N/A</w:t>
      </w:r>
    </w:p>
    <w:p w14:paraId="5BE1BF85" w14:textId="3F2FDC22" w:rsidR="00D66A8A" w:rsidRPr="003E24F2" w:rsidRDefault="003E24F2" w:rsidP="003E24F2">
      <w:pPr>
        <w:pStyle w:val="Heading3"/>
        <w:numPr>
          <w:ilvl w:val="0"/>
          <w:numId w:val="0"/>
        </w:numPr>
        <w:rPr>
          <w:rFonts w:ascii="Calibri Light" w:hAnsi="Calibri Light"/>
          <w:sz w:val="32"/>
          <w:szCs w:val="32"/>
        </w:rPr>
      </w:pPr>
      <w:bookmarkStart w:id="79" w:name="_Toc516668650"/>
      <w:r w:rsidRPr="003E24F2">
        <w:rPr>
          <w:rFonts w:ascii="Calibri Light" w:hAnsi="Calibri Light"/>
          <w:sz w:val="32"/>
          <w:szCs w:val="32"/>
        </w:rPr>
        <w:t>2.8.1</w:t>
      </w:r>
      <w:r>
        <w:rPr>
          <w:rFonts w:ascii="Calibri Light" w:hAnsi="Calibri Light"/>
          <w:sz w:val="32"/>
          <w:szCs w:val="32"/>
        </w:rPr>
        <w:t xml:space="preserve"> </w:t>
      </w:r>
      <w:r w:rsidR="0005481E">
        <w:rPr>
          <w:rFonts w:ascii="Calibri Light" w:hAnsi="Calibri Light"/>
          <w:sz w:val="32"/>
          <w:szCs w:val="32"/>
        </w:rPr>
        <w:t>Data Entry Type</w:t>
      </w:r>
      <w:bookmarkEnd w:id="79"/>
    </w:p>
    <w:p w14:paraId="7E7D2C0D" w14:textId="006F6855" w:rsidR="00D66A8A" w:rsidRPr="00B62AE9" w:rsidRDefault="0005481E" w:rsidP="00B62AE9">
      <w:pPr>
        <w:pStyle w:val="Heading2Text"/>
        <w:rPr>
          <w:rFonts w:ascii="Calibri Light" w:hAnsi="Calibri Light" w:cs="Arial"/>
          <w:sz w:val="18"/>
          <w:szCs w:val="18"/>
        </w:rPr>
      </w:pPr>
      <w:r w:rsidRPr="00B62AE9">
        <w:rPr>
          <w:rFonts w:ascii="Calibri Light" w:hAnsi="Calibri Light" w:cs="Arial"/>
          <w:sz w:val="18"/>
          <w:szCs w:val="18"/>
        </w:rPr>
        <w:t>N/A</w:t>
      </w:r>
    </w:p>
    <w:tbl>
      <w:tblPr>
        <w:tblW w:w="0" w:type="auto"/>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917"/>
        <w:gridCol w:w="1680"/>
        <w:gridCol w:w="4717"/>
      </w:tblGrid>
      <w:tr w:rsidR="00D810DB" w:rsidRPr="00CD4E29" w14:paraId="25F88E91" w14:textId="77777777" w:rsidTr="0005481E">
        <w:trPr>
          <w:cantSplit/>
          <w:trHeight w:val="432"/>
          <w:tblHeader/>
        </w:trPr>
        <w:tc>
          <w:tcPr>
            <w:tcW w:w="2917" w:type="dxa"/>
            <w:tcBorders>
              <w:top w:val="threeDEmboss" w:sz="6" w:space="0" w:color="auto"/>
              <w:bottom w:val="threeDEmboss" w:sz="6" w:space="0" w:color="auto"/>
            </w:tcBorders>
            <w:shd w:val="clear" w:color="auto" w:fill="F9FBAF"/>
            <w:vAlign w:val="center"/>
          </w:tcPr>
          <w:p w14:paraId="230FEDA7" w14:textId="77777777" w:rsidR="00D810DB" w:rsidRPr="00CD4E29" w:rsidRDefault="00D810DB" w:rsidP="00086A87">
            <w:pPr>
              <w:pStyle w:val="TableHeader-Left"/>
              <w:rPr>
                <w:rFonts w:ascii="Calibri Light" w:hAnsi="Calibri Light" w:cs="Arial"/>
                <w:sz w:val="18"/>
              </w:rPr>
            </w:pPr>
            <w:r w:rsidRPr="00CD4E29">
              <w:rPr>
                <w:rFonts w:ascii="Calibri Light" w:hAnsi="Calibri Light" w:cs="Arial"/>
                <w:sz w:val="18"/>
              </w:rPr>
              <w:t>Field</w:t>
            </w:r>
          </w:p>
        </w:tc>
        <w:tc>
          <w:tcPr>
            <w:tcW w:w="1680" w:type="dxa"/>
            <w:tcBorders>
              <w:top w:val="threeDEmboss" w:sz="6" w:space="0" w:color="auto"/>
              <w:bottom w:val="threeDEmboss" w:sz="6" w:space="0" w:color="auto"/>
            </w:tcBorders>
            <w:shd w:val="clear" w:color="auto" w:fill="F9FBAF"/>
            <w:vAlign w:val="center"/>
          </w:tcPr>
          <w:p w14:paraId="351CEE1E" w14:textId="77777777" w:rsidR="00D810DB" w:rsidRPr="00CD4E29" w:rsidRDefault="00D810DB" w:rsidP="00086A87">
            <w:pPr>
              <w:pStyle w:val="TableHeader-Left"/>
              <w:rPr>
                <w:rFonts w:ascii="Calibri Light" w:hAnsi="Calibri Light" w:cs="Arial"/>
                <w:sz w:val="18"/>
              </w:rPr>
            </w:pPr>
            <w:r w:rsidRPr="00CD4E29">
              <w:rPr>
                <w:rFonts w:ascii="Calibri Light" w:hAnsi="Calibri Light" w:cs="Arial"/>
                <w:sz w:val="18"/>
              </w:rPr>
              <w:t>Type</w:t>
            </w:r>
          </w:p>
        </w:tc>
        <w:tc>
          <w:tcPr>
            <w:tcW w:w="4717" w:type="dxa"/>
            <w:tcBorders>
              <w:top w:val="threeDEmboss" w:sz="6" w:space="0" w:color="auto"/>
              <w:bottom w:val="threeDEmboss" w:sz="6" w:space="0" w:color="auto"/>
            </w:tcBorders>
            <w:shd w:val="clear" w:color="auto" w:fill="F9FBAF"/>
            <w:vAlign w:val="center"/>
          </w:tcPr>
          <w:p w14:paraId="31E7D58F" w14:textId="77777777" w:rsidR="00D810DB" w:rsidRPr="00CD4E29" w:rsidRDefault="00D810DB" w:rsidP="00086A87">
            <w:pPr>
              <w:pStyle w:val="TableHeader-Left"/>
              <w:rPr>
                <w:rFonts w:ascii="Calibri Light" w:hAnsi="Calibri Light" w:cs="Arial"/>
                <w:sz w:val="18"/>
              </w:rPr>
            </w:pPr>
            <w:r w:rsidRPr="00CD4E29">
              <w:rPr>
                <w:rFonts w:ascii="Calibri Light" w:hAnsi="Calibri Light" w:cs="Arial"/>
                <w:sz w:val="18"/>
              </w:rPr>
              <w:t>Comments</w:t>
            </w:r>
          </w:p>
        </w:tc>
      </w:tr>
      <w:tr w:rsidR="00D810DB" w:rsidRPr="00CD4E29" w14:paraId="0A98EE78" w14:textId="77777777" w:rsidTr="0005481E">
        <w:trPr>
          <w:cantSplit/>
          <w:trHeight w:val="432"/>
        </w:trPr>
        <w:tc>
          <w:tcPr>
            <w:tcW w:w="2917" w:type="dxa"/>
            <w:tcBorders>
              <w:top w:val="threeDEmboss" w:sz="6" w:space="0" w:color="auto"/>
            </w:tcBorders>
            <w:vAlign w:val="center"/>
          </w:tcPr>
          <w:p w14:paraId="4B820C51" w14:textId="6EBD54CB" w:rsidR="00D810DB" w:rsidRPr="00CD4E29" w:rsidRDefault="0005481E" w:rsidP="00086A87">
            <w:pPr>
              <w:pStyle w:val="TableField-Left"/>
              <w:rPr>
                <w:rFonts w:ascii="Calibri Light" w:hAnsi="Calibri Light" w:cs="Arial"/>
                <w:sz w:val="18"/>
              </w:rPr>
            </w:pPr>
            <w:r>
              <w:rPr>
                <w:rFonts w:ascii="Calibri Light" w:hAnsi="Calibri Light" w:cs="Arial"/>
                <w:sz w:val="18"/>
              </w:rPr>
              <w:t>N/A</w:t>
            </w:r>
          </w:p>
        </w:tc>
        <w:tc>
          <w:tcPr>
            <w:tcW w:w="1680" w:type="dxa"/>
            <w:tcBorders>
              <w:top w:val="threeDEmboss" w:sz="6" w:space="0" w:color="auto"/>
            </w:tcBorders>
            <w:vAlign w:val="center"/>
          </w:tcPr>
          <w:p w14:paraId="571F6FBE" w14:textId="706AE47B" w:rsidR="00D810DB" w:rsidRPr="00CD4E29" w:rsidRDefault="00D810DB" w:rsidP="00086A87">
            <w:pPr>
              <w:pStyle w:val="TableField-Left"/>
              <w:rPr>
                <w:rFonts w:ascii="Calibri Light" w:hAnsi="Calibri Light" w:cs="Arial"/>
                <w:sz w:val="18"/>
              </w:rPr>
            </w:pPr>
          </w:p>
        </w:tc>
        <w:tc>
          <w:tcPr>
            <w:tcW w:w="4717" w:type="dxa"/>
            <w:tcBorders>
              <w:top w:val="threeDEmboss" w:sz="6" w:space="0" w:color="auto"/>
            </w:tcBorders>
            <w:vAlign w:val="center"/>
          </w:tcPr>
          <w:p w14:paraId="6C0EB093" w14:textId="4FCC42E3" w:rsidR="00D810DB" w:rsidRPr="00CD4E29" w:rsidRDefault="00D810DB" w:rsidP="00086A87">
            <w:pPr>
              <w:pStyle w:val="TableField-Left"/>
              <w:rPr>
                <w:rFonts w:ascii="Calibri Light" w:hAnsi="Calibri Light" w:cs="Arial"/>
                <w:sz w:val="18"/>
              </w:rPr>
            </w:pPr>
          </w:p>
        </w:tc>
      </w:tr>
    </w:tbl>
    <w:p w14:paraId="40490710" w14:textId="663C8EFC" w:rsidR="0076532F" w:rsidRPr="0076532F" w:rsidRDefault="0076532F" w:rsidP="0076532F">
      <w:pPr>
        <w:pStyle w:val="Heading1Text"/>
        <w:ind w:left="0"/>
        <w:rPr>
          <w:rFonts w:ascii="Calibri Light" w:hAnsi="Calibri Light" w:cs="Arial"/>
          <w:b/>
          <w:sz w:val="24"/>
        </w:rPr>
      </w:pPr>
    </w:p>
    <w:p w14:paraId="26281C78" w14:textId="77777777" w:rsidR="0076532F" w:rsidRPr="009337BE" w:rsidRDefault="0076532F" w:rsidP="0076532F">
      <w:pPr>
        <w:pStyle w:val="Heading3"/>
        <w:numPr>
          <w:ilvl w:val="0"/>
          <w:numId w:val="0"/>
        </w:numPr>
        <w:rPr>
          <w:sz w:val="32"/>
          <w:szCs w:val="32"/>
        </w:rPr>
      </w:pPr>
      <w:bookmarkStart w:id="80" w:name="_Toc516668651"/>
      <w:r w:rsidRPr="009337BE">
        <w:rPr>
          <w:rFonts w:ascii="Calibri Light" w:hAnsi="Calibri Light"/>
          <w:sz w:val="32"/>
          <w:szCs w:val="32"/>
        </w:rPr>
        <w:t>2.8.2 Source Systems and Data Volumes</w:t>
      </w:r>
      <w:bookmarkEnd w:id="80"/>
    </w:p>
    <w:p w14:paraId="6BD8ECC0" w14:textId="77777777" w:rsidR="0076532F" w:rsidRDefault="0076532F" w:rsidP="0076532F"/>
    <w:p w14:paraId="63A26923" w14:textId="465933C3" w:rsidR="00EF216D" w:rsidRPr="00CB341D" w:rsidRDefault="00CB341D" w:rsidP="00CB341D">
      <w:pPr>
        <w:pStyle w:val="Heading2Text"/>
        <w:rPr>
          <w:rFonts w:ascii="Calibri Light" w:eastAsia="Times New Roman" w:hAnsi="Calibri Light" w:cs="Arial"/>
          <w:color w:val="000000"/>
          <w:szCs w:val="20"/>
        </w:rPr>
      </w:pPr>
      <w:bookmarkStart w:id="81" w:name="_Toc406588310"/>
      <w:bookmarkStart w:id="82" w:name="_Toc491613818"/>
      <w:bookmarkEnd w:id="76"/>
      <w:bookmarkEnd w:id="77"/>
      <w:r w:rsidRPr="00F250EC">
        <w:rPr>
          <w:rFonts w:ascii="Calibri Light" w:eastAsia="Times New Roman" w:hAnsi="Calibri Light" w:cs="Arial"/>
          <w:color w:val="000000"/>
          <w:szCs w:val="20"/>
        </w:rPr>
        <w:t>Source systems include: IVR (Genesis), SAP S4/HANA</w:t>
      </w:r>
      <w:r w:rsidR="00544CF3">
        <w:rPr>
          <w:rFonts w:ascii="Calibri Light" w:eastAsia="Times New Roman" w:hAnsi="Calibri Light" w:cs="Arial"/>
          <w:color w:val="000000"/>
          <w:szCs w:val="20"/>
        </w:rPr>
        <w:t xml:space="preserve"> </w:t>
      </w:r>
      <w:r w:rsidRPr="00F250EC">
        <w:rPr>
          <w:rFonts w:ascii="Calibri Light" w:eastAsia="Times New Roman" w:hAnsi="Calibri Light" w:cs="Arial"/>
          <w:color w:val="000000"/>
          <w:szCs w:val="20"/>
        </w:rPr>
        <w:t xml:space="preserve">and OMS. </w:t>
      </w:r>
    </w:p>
    <w:p w14:paraId="711F973D" w14:textId="374CCE6F" w:rsidR="0076532F" w:rsidRPr="0076532F" w:rsidRDefault="0076532F" w:rsidP="003C6C8A">
      <w:pPr>
        <w:pStyle w:val="Heading2"/>
      </w:pPr>
      <w:bookmarkStart w:id="83" w:name="_Toc516668652"/>
      <w:r w:rsidRPr="0076532F">
        <w:lastRenderedPageBreak/>
        <w:t>2.9 Cloud for Customer (C4C) Integration</w:t>
      </w:r>
      <w:bookmarkEnd w:id="83"/>
    </w:p>
    <w:p w14:paraId="14394684" w14:textId="22C308E3" w:rsidR="007B5428" w:rsidRDefault="003E24F2" w:rsidP="00972820">
      <w:pPr>
        <w:pStyle w:val="Heading1Text"/>
        <w:ind w:left="0"/>
        <w:rPr>
          <w:rFonts w:ascii="Calibri Light" w:eastAsia="Times New Roman" w:hAnsi="Calibri Light" w:cs="Arial"/>
          <w:color w:val="000000"/>
          <w:szCs w:val="20"/>
        </w:rPr>
      </w:pPr>
      <w:r>
        <w:rPr>
          <w:rFonts w:ascii="Calibri Light" w:hAnsi="Calibri Light"/>
          <w:sz w:val="32"/>
          <w:szCs w:val="32"/>
        </w:rPr>
        <w:t xml:space="preserve">2.9.1 </w:t>
      </w:r>
      <w:r w:rsidR="00E0118B" w:rsidRPr="003E24F2">
        <w:rPr>
          <w:rFonts w:ascii="Calibri Light" w:hAnsi="Calibri Light"/>
          <w:sz w:val="32"/>
          <w:szCs w:val="32"/>
        </w:rPr>
        <w:t>Processes</w:t>
      </w:r>
      <w:bookmarkStart w:id="84" w:name="_Toc406588311"/>
      <w:bookmarkStart w:id="85" w:name="_Toc491613819"/>
      <w:bookmarkEnd w:id="81"/>
      <w:bookmarkEnd w:id="82"/>
    </w:p>
    <w:p w14:paraId="62BD6A3D" w14:textId="47F704B9" w:rsidR="00CB341D" w:rsidRPr="00D756EA" w:rsidRDefault="007B5428" w:rsidP="00CB341D">
      <w:pPr>
        <w:pStyle w:val="Heading1Text"/>
        <w:rPr>
          <w:rFonts w:ascii="Calibri Light" w:eastAsia="Times New Roman" w:hAnsi="Calibri Light" w:cs="Arial"/>
          <w:color w:val="000000"/>
          <w:szCs w:val="20"/>
        </w:rPr>
      </w:pPr>
      <w:r>
        <w:rPr>
          <w:rFonts w:ascii="Calibri Light" w:eastAsia="Times New Roman" w:hAnsi="Calibri Light" w:cs="Arial"/>
          <w:color w:val="000000"/>
          <w:szCs w:val="20"/>
        </w:rPr>
        <w:t xml:space="preserve">CTI </w:t>
      </w:r>
      <w:r w:rsidRPr="007B5428">
        <w:rPr>
          <w:rFonts w:ascii="Calibri Light" w:eastAsia="Times New Roman" w:hAnsi="Calibri Light" w:cs="Arial"/>
          <w:color w:val="000000"/>
          <w:szCs w:val="20"/>
        </w:rPr>
        <w:t>support</w:t>
      </w:r>
      <w:r>
        <w:rPr>
          <w:rFonts w:ascii="Calibri Light" w:eastAsia="Times New Roman" w:hAnsi="Calibri Light" w:cs="Arial"/>
          <w:color w:val="000000"/>
          <w:szCs w:val="20"/>
        </w:rPr>
        <w:t>s</w:t>
      </w:r>
      <w:r w:rsidRPr="007B5428">
        <w:rPr>
          <w:rFonts w:ascii="Calibri Light" w:eastAsia="Times New Roman" w:hAnsi="Calibri Light" w:cs="Arial"/>
          <w:color w:val="000000"/>
          <w:szCs w:val="20"/>
        </w:rPr>
        <w:t xml:space="preserve"> multiple objectives which including reducing repetitive motion injuries for our Energy Advisors, the caller doesn’t have to repeat their account information so it saves time and it provides the caller a better experience because we can quickly begin addressing their request.</w:t>
      </w:r>
      <w:r>
        <w:rPr>
          <w:rFonts w:ascii="Calibri Light" w:eastAsia="Times New Roman" w:hAnsi="Calibri Light" w:cs="Arial"/>
          <w:color w:val="000000"/>
          <w:szCs w:val="20"/>
        </w:rPr>
        <w:t xml:space="preserve">  </w:t>
      </w:r>
    </w:p>
    <w:p w14:paraId="7B791E84" w14:textId="5D4C3C26" w:rsidR="007B5428" w:rsidRPr="00D7209C" w:rsidRDefault="007B5428" w:rsidP="007B5428">
      <w:pPr>
        <w:numPr>
          <w:ilvl w:val="0"/>
          <w:numId w:val="15"/>
        </w:numPr>
        <w:spacing w:before="120" w:after="120"/>
        <w:rPr>
          <w:rFonts w:ascii="Calibri Light" w:hAnsi="Calibri Light"/>
          <w:sz w:val="20"/>
        </w:rPr>
      </w:pPr>
      <w:r>
        <w:rPr>
          <w:rFonts w:ascii="Calibri Light" w:hAnsi="Calibri Light"/>
          <w:sz w:val="20"/>
        </w:rPr>
        <w:t>If a BP or</w:t>
      </w:r>
      <w:r w:rsidRPr="00D7209C">
        <w:rPr>
          <w:rFonts w:ascii="Calibri Light" w:hAnsi="Calibri Light"/>
          <w:sz w:val="20"/>
        </w:rPr>
        <w:t xml:space="preserve"> account has been identified within the IVR</w:t>
      </w:r>
      <w:r>
        <w:rPr>
          <w:rFonts w:ascii="Calibri Light" w:hAnsi="Calibri Light"/>
          <w:sz w:val="20"/>
        </w:rPr>
        <w:t xml:space="preserve"> process and if the caller is</w:t>
      </w:r>
      <w:r w:rsidRPr="00D7209C">
        <w:rPr>
          <w:rFonts w:ascii="Calibri Light" w:hAnsi="Calibri Light"/>
          <w:sz w:val="20"/>
        </w:rPr>
        <w:t xml:space="preserve"> transferred to </w:t>
      </w:r>
      <w:r>
        <w:rPr>
          <w:rFonts w:ascii="Calibri Light" w:hAnsi="Calibri Light"/>
          <w:sz w:val="20"/>
        </w:rPr>
        <w:t>an Energy Advisor (automatically or caller hits 0)</w:t>
      </w:r>
      <w:r w:rsidRPr="00D7209C">
        <w:rPr>
          <w:rFonts w:ascii="Calibri Light" w:hAnsi="Calibri Light"/>
          <w:sz w:val="20"/>
        </w:rPr>
        <w:t xml:space="preserve">, C4C will automatically load the </w:t>
      </w:r>
      <w:r>
        <w:rPr>
          <w:rFonts w:ascii="Calibri Light" w:hAnsi="Calibri Light"/>
          <w:sz w:val="20"/>
        </w:rPr>
        <w:t xml:space="preserve">BP or </w:t>
      </w:r>
      <w:r w:rsidRPr="00D7209C">
        <w:rPr>
          <w:rFonts w:ascii="Calibri Light" w:hAnsi="Calibri Light"/>
          <w:sz w:val="20"/>
        </w:rPr>
        <w:t>account in the C4</w:t>
      </w:r>
      <w:r>
        <w:rPr>
          <w:rFonts w:ascii="Calibri Light" w:hAnsi="Calibri Light"/>
          <w:sz w:val="20"/>
        </w:rPr>
        <w:t xml:space="preserve">C </w:t>
      </w:r>
      <w:r w:rsidR="00CD68C4">
        <w:rPr>
          <w:rFonts w:ascii="Calibri Light" w:hAnsi="Calibri Light"/>
          <w:sz w:val="20"/>
        </w:rPr>
        <w:t>Live Activity Center so the En</w:t>
      </w:r>
      <w:r>
        <w:rPr>
          <w:rFonts w:ascii="Calibri Light" w:hAnsi="Calibri Light"/>
          <w:sz w:val="20"/>
        </w:rPr>
        <w:t>ergy Advisor</w:t>
      </w:r>
      <w:r w:rsidR="00CD68C4">
        <w:rPr>
          <w:rFonts w:ascii="Calibri Light" w:hAnsi="Calibri Light"/>
          <w:sz w:val="20"/>
        </w:rPr>
        <w:t xml:space="preserve"> can click search to location the BP or account in C4C</w:t>
      </w:r>
    </w:p>
    <w:p w14:paraId="156B131F" w14:textId="76B58358" w:rsidR="00572C4D" w:rsidRPr="00D756EA" w:rsidRDefault="00572C4D" w:rsidP="00572C4D">
      <w:pPr>
        <w:pStyle w:val="Heading1Text"/>
        <w:rPr>
          <w:rFonts w:ascii="Calibri Light" w:eastAsia="Times New Roman" w:hAnsi="Calibri Light" w:cs="Arial"/>
          <w:color w:val="000000"/>
          <w:szCs w:val="20"/>
        </w:rPr>
      </w:pPr>
      <w:r w:rsidRPr="00D756EA">
        <w:rPr>
          <w:rFonts w:ascii="Calibri Light" w:eastAsia="Times New Roman" w:hAnsi="Calibri Light" w:cs="Arial"/>
          <w:color w:val="000000"/>
          <w:szCs w:val="20"/>
        </w:rPr>
        <w:t xml:space="preserve">The integration point will be for C4C to receive an incoming call routed by Genesys. The agent does not have the ability to accept or reject a call. </w:t>
      </w:r>
      <w:r w:rsidR="00685D3C">
        <w:rPr>
          <w:rFonts w:ascii="Calibri Light" w:eastAsia="Times New Roman" w:hAnsi="Calibri Light" w:cs="Arial"/>
          <w:color w:val="000000"/>
          <w:szCs w:val="20"/>
        </w:rPr>
        <w:t xml:space="preserve"> Once the agent defines their status as active/available, calls will be transferred to then.  </w:t>
      </w:r>
      <w:r w:rsidRPr="00D756EA">
        <w:rPr>
          <w:rFonts w:ascii="Calibri Light" w:eastAsia="Times New Roman" w:hAnsi="Calibri Light" w:cs="Arial"/>
          <w:color w:val="000000"/>
          <w:szCs w:val="20"/>
        </w:rPr>
        <w:t xml:space="preserve">The agent will still be able to control the call itself via the hard phone and/or Genesys </w:t>
      </w:r>
      <w:r w:rsidR="00F504F0">
        <w:rPr>
          <w:rFonts w:ascii="Calibri Light" w:eastAsia="Times New Roman" w:hAnsi="Calibri Light" w:cs="Arial"/>
          <w:color w:val="000000"/>
          <w:szCs w:val="20"/>
        </w:rPr>
        <w:t xml:space="preserve">Workspace </w:t>
      </w:r>
      <w:r w:rsidRPr="00D756EA">
        <w:rPr>
          <w:rFonts w:ascii="Calibri Light" w:eastAsia="Times New Roman" w:hAnsi="Calibri Light" w:cs="Arial"/>
          <w:color w:val="000000"/>
          <w:szCs w:val="20"/>
        </w:rPr>
        <w:t>Desktop Application.</w:t>
      </w:r>
      <w:ins w:id="86" w:author="Vipul Singh" w:date="2019-08-15T09:08:00Z">
        <w:r w:rsidR="008D5576">
          <w:rPr>
            <w:rFonts w:ascii="Calibri Light" w:eastAsia="Times New Roman" w:hAnsi="Calibri Light" w:cs="Arial"/>
            <w:color w:val="000000"/>
            <w:szCs w:val="20"/>
          </w:rPr>
          <w:t xml:space="preserve"> This functionality completely resides on the Genesys application.</w:t>
        </w:r>
      </w:ins>
      <w:r w:rsidRPr="00D756EA">
        <w:rPr>
          <w:rFonts w:ascii="Calibri Light" w:eastAsia="Times New Roman" w:hAnsi="Calibri Light" w:cs="Arial"/>
          <w:color w:val="000000"/>
          <w:szCs w:val="20"/>
        </w:rPr>
        <w:t xml:space="preserve"> </w:t>
      </w:r>
    </w:p>
    <w:p w14:paraId="6A3ABA11" w14:textId="78A6B0D3" w:rsidR="00F504F0" w:rsidRDefault="00F12E66" w:rsidP="00F504F0">
      <w:pPr>
        <w:pStyle w:val="Heading1Text"/>
        <w:rPr>
          <w:rFonts w:ascii="Calibri Light" w:hAnsi="Calibri Light"/>
          <w:b/>
          <w:bCs/>
          <w:noProof/>
          <w:color w:val="000000"/>
          <w:szCs w:val="20"/>
        </w:rPr>
      </w:pPr>
      <w:r w:rsidRPr="000B4F84">
        <w:rPr>
          <w:rFonts w:ascii="Calibri Light" w:hAnsi="Calibri Light"/>
          <w:b/>
          <w:bCs/>
          <w:noProof/>
          <w:color w:val="000000"/>
          <w:szCs w:val="20"/>
        </w:rPr>
        <w:t xml:space="preserve"> </w:t>
      </w:r>
    </w:p>
    <w:p w14:paraId="117EBE47" w14:textId="5C3B2EF9" w:rsidR="00F504F0" w:rsidRDefault="00F504F0" w:rsidP="00F12E66">
      <w:pPr>
        <w:pStyle w:val="Heading1Text"/>
        <w:rPr>
          <w:rFonts w:ascii="Calibri Light" w:hAnsi="Calibri Light"/>
          <w:b/>
          <w:bCs/>
          <w:noProof/>
          <w:color w:val="000000"/>
          <w:szCs w:val="20"/>
        </w:rPr>
      </w:pPr>
      <w:r>
        <w:rPr>
          <w:rFonts w:ascii="Calibri Light" w:hAnsi="Calibri Light"/>
          <w:b/>
          <w:bCs/>
          <w:noProof/>
          <w:color w:val="000000"/>
          <w:szCs w:val="20"/>
          <w:lang w:eastAsia="en-US"/>
        </w:rPr>
        <w:drawing>
          <wp:inline distT="0" distB="0" distL="0" distR="0" wp14:anchorId="564E0157" wp14:editId="1E812A29">
            <wp:extent cx="2057400" cy="914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057400" cy="914400"/>
                    </a:xfrm>
                    <a:prstGeom prst="rect">
                      <a:avLst/>
                    </a:prstGeom>
                    <a:noFill/>
                    <a:ln>
                      <a:noFill/>
                    </a:ln>
                  </pic:spPr>
                </pic:pic>
              </a:graphicData>
            </a:graphic>
          </wp:inline>
        </w:drawing>
      </w:r>
    </w:p>
    <w:p w14:paraId="33404089" w14:textId="5718CB67" w:rsidR="002941A5" w:rsidRPr="002941A5" w:rsidRDefault="002941A5" w:rsidP="00F12E66">
      <w:pPr>
        <w:pStyle w:val="Heading1Text"/>
        <w:rPr>
          <w:rFonts w:ascii="Calibri Light" w:hAnsi="Calibri Light"/>
          <w:bCs/>
          <w:i/>
          <w:noProof/>
          <w:color w:val="000000"/>
          <w:szCs w:val="20"/>
        </w:rPr>
      </w:pPr>
      <w:r w:rsidRPr="002941A5">
        <w:rPr>
          <w:rFonts w:ascii="Calibri Light" w:hAnsi="Calibri Light"/>
          <w:bCs/>
          <w:i/>
          <w:noProof/>
          <w:color w:val="000000"/>
          <w:szCs w:val="20"/>
        </w:rPr>
        <w:t>Figure 1: Incoming Call</w:t>
      </w:r>
      <w:r w:rsidR="008C7A3A">
        <w:rPr>
          <w:rFonts w:ascii="Calibri Light" w:hAnsi="Calibri Light"/>
          <w:bCs/>
          <w:i/>
          <w:noProof/>
          <w:color w:val="000000"/>
          <w:szCs w:val="20"/>
        </w:rPr>
        <w:t xml:space="preserve"> in C4C</w:t>
      </w:r>
    </w:p>
    <w:p w14:paraId="476C2C07" w14:textId="77777777" w:rsidR="00CD68C4" w:rsidRDefault="00CD68C4" w:rsidP="00CB341D">
      <w:pPr>
        <w:pStyle w:val="Heading1Text"/>
        <w:rPr>
          <w:rFonts w:ascii="Calibri Light" w:eastAsia="Times New Roman" w:hAnsi="Calibri Light" w:cs="Arial"/>
          <w:color w:val="000000"/>
          <w:szCs w:val="20"/>
        </w:rPr>
      </w:pPr>
    </w:p>
    <w:p w14:paraId="3A928697" w14:textId="77777777" w:rsidR="00CB341D" w:rsidRDefault="00CB341D" w:rsidP="00CB341D">
      <w:pPr>
        <w:pStyle w:val="Heading1Text"/>
        <w:rPr>
          <w:rFonts w:ascii="Calibri Light" w:eastAsia="Times New Roman" w:hAnsi="Calibri Light" w:cs="Arial"/>
          <w:color w:val="000000"/>
          <w:szCs w:val="20"/>
        </w:rPr>
      </w:pPr>
      <w:r w:rsidRPr="00F910B5">
        <w:rPr>
          <w:rFonts w:ascii="Calibri Light" w:eastAsia="Times New Roman" w:hAnsi="Calibri Light" w:cs="Arial"/>
          <w:color w:val="000000"/>
          <w:szCs w:val="20"/>
        </w:rPr>
        <w:t>In cases when the search is not successful, the agent will conduct a manual search of the customer using a variety of key search identifiers such as service address, meter number, name, etc.</w:t>
      </w:r>
    </w:p>
    <w:p w14:paraId="5E293FD0" w14:textId="77777777" w:rsidR="00CD68C4" w:rsidRDefault="00CD68C4" w:rsidP="00CB341D">
      <w:pPr>
        <w:pStyle w:val="Heading1Text"/>
        <w:rPr>
          <w:rFonts w:ascii="Calibri Light" w:hAnsi="Calibri Light"/>
          <w:b/>
          <w:noProof/>
        </w:rPr>
      </w:pPr>
    </w:p>
    <w:p w14:paraId="13A5904B" w14:textId="22421F2E" w:rsidR="00CB341D" w:rsidRPr="00CB341D" w:rsidRDefault="00CB341D" w:rsidP="00CB341D">
      <w:pPr>
        <w:pStyle w:val="Heading1Text"/>
        <w:rPr>
          <w:rFonts w:ascii="Calibri Light" w:eastAsia="Times New Roman" w:hAnsi="Calibri Light" w:cs="Arial"/>
          <w:color w:val="000000"/>
          <w:szCs w:val="20"/>
        </w:rPr>
      </w:pPr>
      <w:r w:rsidRPr="00F910B5">
        <w:rPr>
          <w:rFonts w:ascii="Calibri Light" w:hAnsi="Calibri Light"/>
          <w:b/>
          <w:noProof/>
        </w:rPr>
        <w:t>IVR Integration with C4C</w:t>
      </w:r>
    </w:p>
    <w:p w14:paraId="2722ED43" w14:textId="6005657A" w:rsidR="00CB341D" w:rsidRPr="00F910B5" w:rsidRDefault="00CB341D" w:rsidP="00CB341D">
      <w:pPr>
        <w:pStyle w:val="Heading2Text"/>
        <w:rPr>
          <w:rFonts w:ascii="Calibri Light" w:hAnsi="Calibri Light"/>
          <w:noProof/>
        </w:rPr>
      </w:pPr>
      <w:r w:rsidRPr="00F910B5">
        <w:rPr>
          <w:rFonts w:ascii="Calibri Light" w:hAnsi="Calibri Light"/>
          <w:noProof/>
        </w:rPr>
        <w:t>Whenever the agent receives a phone call, the telephony client will pass all call attributes (caller’s number, called number, other info</w:t>
      </w:r>
      <w:r w:rsidR="00DD7ED8">
        <w:rPr>
          <w:rFonts w:ascii="Calibri Light" w:hAnsi="Calibri Light"/>
          <w:noProof/>
        </w:rPr>
        <w:t>rmation collected by IVR) to </w:t>
      </w:r>
      <w:r w:rsidR="00F504F0">
        <w:rPr>
          <w:rFonts w:ascii="Calibri Light" w:hAnsi="Calibri Light"/>
          <w:noProof/>
        </w:rPr>
        <w:t>the Genesys Workspace Desktop</w:t>
      </w:r>
      <w:r w:rsidRPr="00F910B5">
        <w:rPr>
          <w:rFonts w:ascii="Calibri Light" w:hAnsi="Calibri Light"/>
          <w:noProof/>
        </w:rPr>
        <w:t xml:space="preserve">.  The </w:t>
      </w:r>
      <w:r w:rsidR="00F504F0">
        <w:rPr>
          <w:rFonts w:ascii="Calibri Light" w:hAnsi="Calibri Light"/>
          <w:noProof/>
        </w:rPr>
        <w:t>Genesys Workspace Desktop</w:t>
      </w:r>
      <w:r w:rsidRPr="00F910B5">
        <w:rPr>
          <w:rFonts w:ascii="Calibri Light" w:hAnsi="Calibri Light"/>
          <w:noProof/>
        </w:rPr>
        <w:t>, which is constantly listening, will take the information and push it to the browser window in which C4C is running</w:t>
      </w:r>
      <w:r w:rsidR="00F504F0">
        <w:rPr>
          <w:rFonts w:ascii="Calibri Light" w:hAnsi="Calibri Light"/>
          <w:noProof/>
        </w:rPr>
        <w:t xml:space="preserve"> using GPlus connector</w:t>
      </w:r>
      <w:r w:rsidRPr="00F910B5">
        <w:rPr>
          <w:rFonts w:ascii="Calibri Light" w:hAnsi="Calibri Light"/>
          <w:noProof/>
        </w:rPr>
        <w:t>.</w:t>
      </w:r>
    </w:p>
    <w:p w14:paraId="3FD77168" w14:textId="4A12E24B" w:rsidR="007B5428" w:rsidRDefault="00CB341D" w:rsidP="00CB341D">
      <w:pPr>
        <w:pStyle w:val="Heading2TextBulleted"/>
        <w:numPr>
          <w:ilvl w:val="0"/>
          <w:numId w:val="0"/>
        </w:numPr>
        <w:ind w:left="720"/>
        <w:rPr>
          <w:rFonts w:ascii="Calibri Light" w:eastAsia="Times New Roman" w:hAnsi="Calibri Light"/>
          <w:szCs w:val="22"/>
        </w:rPr>
      </w:pPr>
      <w:r w:rsidRPr="00F910B5">
        <w:rPr>
          <w:rFonts w:ascii="Calibri Light" w:eastAsia="Times New Roman" w:hAnsi="Calibri Light"/>
          <w:szCs w:val="22"/>
        </w:rPr>
        <w:t>From the agent’s perspective, the screen pop appears exactly when the softphone starts ringing.  Call features such as hold, hang-up, transfer, etc. are on the</w:t>
      </w:r>
      <w:r w:rsidR="00F504F0">
        <w:rPr>
          <w:rFonts w:ascii="Calibri Light" w:eastAsia="Times New Roman" w:hAnsi="Calibri Light"/>
          <w:szCs w:val="22"/>
        </w:rPr>
        <w:t xml:space="preserve"> Genesys Workspace Desktop</w:t>
      </w:r>
      <w:r w:rsidRPr="00F910B5">
        <w:rPr>
          <w:rFonts w:ascii="Calibri Light" w:eastAsia="Times New Roman" w:hAnsi="Calibri Light"/>
          <w:szCs w:val="22"/>
        </w:rPr>
        <w:t xml:space="preserve"> client and not in C4C. The agent can start taking notes in C4C while on the call.</w:t>
      </w:r>
    </w:p>
    <w:p w14:paraId="75D1D6B5" w14:textId="339C03F2" w:rsidR="00DC7CB2" w:rsidRPr="00E7107F" w:rsidRDefault="00DC7CB2" w:rsidP="00DC7CB2">
      <w:pPr>
        <w:pStyle w:val="Heading2TextBulleted"/>
        <w:numPr>
          <w:ilvl w:val="0"/>
          <w:numId w:val="0"/>
        </w:numPr>
        <w:rPr>
          <w:rFonts w:ascii="Calibri Light" w:hAnsi="Calibri Light"/>
          <w:b/>
        </w:rPr>
      </w:pPr>
      <w:r>
        <w:rPr>
          <w:rFonts w:ascii="Calibri Light" w:hAnsi="Calibri Light"/>
          <w:b/>
        </w:rPr>
        <w:t xml:space="preserve">         </w:t>
      </w:r>
      <w:r w:rsidRPr="00E7107F">
        <w:rPr>
          <w:rFonts w:ascii="Calibri Light" w:hAnsi="Calibri Light"/>
          <w:b/>
        </w:rPr>
        <w:t>CTI Integration</w:t>
      </w:r>
    </w:p>
    <w:p w14:paraId="0E26E5E8" w14:textId="43626BB2" w:rsidR="00DC7CB2" w:rsidRPr="00E7107F" w:rsidRDefault="00DC7CB2" w:rsidP="00DC7CB2">
      <w:pPr>
        <w:pStyle w:val="ListParagraph"/>
        <w:spacing w:after="0" w:line="240" w:lineRule="auto"/>
        <w:contextualSpacing w:val="0"/>
        <w:rPr>
          <w:rFonts w:ascii="Calibri Light" w:hAnsi="Calibri Light"/>
          <w:noProof/>
          <w:sz w:val="20"/>
          <w:lang w:eastAsia="ja-JP"/>
        </w:rPr>
      </w:pPr>
      <w:r w:rsidRPr="00E7107F">
        <w:rPr>
          <w:rFonts w:ascii="Calibri Light" w:eastAsia="Times New Roman" w:hAnsi="Calibri Light"/>
          <w:noProof/>
          <w:sz w:val="20"/>
          <w:lang w:eastAsia="ja-JP"/>
        </w:rPr>
        <w:t xml:space="preserve">CTI integration with C4C will be handled by </w:t>
      </w:r>
      <w:r>
        <w:rPr>
          <w:rFonts w:ascii="Calibri Light" w:eastAsia="Times New Roman" w:hAnsi="Calibri Light"/>
          <w:noProof/>
          <w:sz w:val="20"/>
          <w:lang w:eastAsia="ja-JP"/>
        </w:rPr>
        <w:t>i</w:t>
      </w:r>
      <w:r w:rsidRPr="00E7107F">
        <w:rPr>
          <w:rFonts w:ascii="Calibri Light" w:eastAsia="Times New Roman" w:hAnsi="Calibri Light"/>
          <w:noProof/>
          <w:sz w:val="20"/>
          <w:lang w:eastAsia="ja-JP"/>
        </w:rPr>
        <w:t>ntegration</w:t>
      </w:r>
      <w:r>
        <w:rPr>
          <w:rFonts w:ascii="Calibri Light" w:eastAsia="Times New Roman" w:hAnsi="Calibri Light"/>
          <w:noProof/>
          <w:sz w:val="20"/>
          <w:lang w:eastAsia="ja-JP"/>
        </w:rPr>
        <w:t xml:space="preserve"> with a</w:t>
      </w:r>
      <w:r w:rsidRPr="00E7107F">
        <w:rPr>
          <w:rFonts w:ascii="Calibri Light" w:eastAsia="Times New Roman" w:hAnsi="Calibri Light"/>
          <w:noProof/>
          <w:sz w:val="20"/>
          <w:lang w:eastAsia="ja-JP"/>
        </w:rPr>
        <w:t xml:space="preserve"> Local Adapter</w:t>
      </w:r>
      <w:r>
        <w:rPr>
          <w:rFonts w:ascii="Calibri Light" w:eastAsia="Times New Roman" w:hAnsi="Calibri Light"/>
          <w:noProof/>
          <w:sz w:val="20"/>
          <w:lang w:eastAsia="ja-JP"/>
        </w:rPr>
        <w:t xml:space="preserve">. This </w:t>
      </w:r>
      <w:r>
        <w:rPr>
          <w:rFonts w:ascii="Calibri Light" w:hAnsi="Calibri Light"/>
          <w:noProof/>
          <w:sz w:val="20"/>
          <w:lang w:eastAsia="ja-JP"/>
        </w:rPr>
        <w:t>requires the l</w:t>
      </w:r>
      <w:r w:rsidRPr="00E7107F">
        <w:rPr>
          <w:rFonts w:ascii="Calibri Light" w:hAnsi="Calibri Light"/>
          <w:noProof/>
          <w:sz w:val="20"/>
          <w:lang w:eastAsia="ja-JP"/>
        </w:rPr>
        <w:t xml:space="preserve">ocal adapter to run </w:t>
      </w:r>
      <w:r>
        <w:rPr>
          <w:rFonts w:ascii="Calibri Light" w:hAnsi="Calibri Light"/>
          <w:noProof/>
          <w:sz w:val="20"/>
          <w:lang w:eastAsia="ja-JP"/>
        </w:rPr>
        <w:t>on the a</w:t>
      </w:r>
      <w:r w:rsidRPr="00E7107F">
        <w:rPr>
          <w:rFonts w:ascii="Calibri Light" w:hAnsi="Calibri Light"/>
          <w:noProof/>
          <w:sz w:val="20"/>
          <w:lang w:eastAsia="ja-JP"/>
        </w:rPr>
        <w:t>gent</w:t>
      </w:r>
      <w:r>
        <w:rPr>
          <w:rFonts w:ascii="Calibri Light" w:hAnsi="Calibri Light"/>
          <w:noProof/>
          <w:sz w:val="20"/>
          <w:lang w:eastAsia="ja-JP"/>
        </w:rPr>
        <w:t>’</w:t>
      </w:r>
      <w:r w:rsidRPr="00E7107F">
        <w:rPr>
          <w:rFonts w:ascii="Calibri Light" w:hAnsi="Calibri Light"/>
          <w:noProof/>
          <w:sz w:val="20"/>
          <w:lang w:eastAsia="ja-JP"/>
        </w:rPr>
        <w:t>s desktop</w:t>
      </w:r>
      <w:r>
        <w:rPr>
          <w:rFonts w:ascii="Calibri Light" w:hAnsi="Calibri Light"/>
          <w:noProof/>
          <w:sz w:val="20"/>
          <w:lang w:eastAsia="ja-JP"/>
        </w:rPr>
        <w:t xml:space="preserve">. </w:t>
      </w:r>
      <w:r w:rsidRPr="00E7107F">
        <w:rPr>
          <w:rFonts w:ascii="Calibri Light" w:hAnsi="Calibri Light"/>
          <w:noProof/>
          <w:sz w:val="20"/>
          <w:lang w:eastAsia="ja-JP"/>
        </w:rPr>
        <w:t xml:space="preserve">Call handling is in </w:t>
      </w:r>
      <w:r>
        <w:rPr>
          <w:rFonts w:ascii="Calibri Light" w:hAnsi="Calibri Light"/>
          <w:noProof/>
          <w:sz w:val="20"/>
          <w:lang w:eastAsia="ja-JP"/>
        </w:rPr>
        <w:t xml:space="preserve">a </w:t>
      </w:r>
      <w:r w:rsidRPr="00E7107F">
        <w:rPr>
          <w:rFonts w:ascii="Calibri Light" w:hAnsi="Calibri Light"/>
          <w:noProof/>
          <w:sz w:val="20"/>
          <w:lang w:eastAsia="ja-JP"/>
        </w:rPr>
        <w:t>separate CTI App.</w:t>
      </w:r>
      <w:r>
        <w:rPr>
          <w:rFonts w:ascii="Calibri Light" w:hAnsi="Calibri Light"/>
          <w:noProof/>
          <w:sz w:val="20"/>
          <w:lang w:eastAsia="ja-JP"/>
        </w:rPr>
        <w:t xml:space="preserve"> </w:t>
      </w:r>
      <w:del w:id="87" w:author="Vipul Singh" w:date="2019-08-15T09:10:00Z">
        <w:r w:rsidDel="008D5576">
          <w:rPr>
            <w:rFonts w:ascii="Calibri Light" w:hAnsi="Calibri Light"/>
            <w:noProof/>
            <w:sz w:val="20"/>
            <w:lang w:eastAsia="ja-JP"/>
          </w:rPr>
          <w:delText xml:space="preserve">Development details regarding CTI integration with C4C will be specified in </w:delText>
        </w:r>
        <w:r w:rsidRPr="00E7107F" w:rsidDel="008D5576">
          <w:rPr>
            <w:rFonts w:ascii="Calibri Light" w:hAnsi="Calibri Light"/>
            <w:noProof/>
            <w:sz w:val="20"/>
            <w:lang w:eastAsia="ja-JP"/>
          </w:rPr>
          <w:delText>enhancement</w:delText>
        </w:r>
        <w:r w:rsidDel="008D5576">
          <w:rPr>
            <w:rFonts w:ascii="Calibri Light" w:hAnsi="Calibri Light"/>
            <w:noProof/>
            <w:sz w:val="20"/>
            <w:lang w:eastAsia="ja-JP"/>
          </w:rPr>
          <w:delText xml:space="preserve"> </w:delText>
        </w:r>
        <w:r w:rsidR="005377B5" w:rsidDel="008D5576">
          <w:rPr>
            <w:rStyle w:val="Hyperlink"/>
            <w:rFonts w:ascii="Calibri Light" w:hAnsi="Calibri Light"/>
            <w:noProof/>
            <w:sz w:val="20"/>
            <w:lang w:eastAsia="ja-JP"/>
          </w:rPr>
          <w:fldChar w:fldCharType="begin"/>
        </w:r>
        <w:r w:rsidR="005377B5" w:rsidDel="008D5576">
          <w:rPr>
            <w:rStyle w:val="Hyperlink"/>
            <w:rFonts w:ascii="Calibri Light" w:hAnsi="Calibri Light"/>
            <w:noProof/>
            <w:sz w:val="20"/>
            <w:lang w:eastAsia="ja-JP"/>
          </w:rPr>
          <w:delInstrText xml:space="preserve"> HYPERLINK "https://us-apps2.hcl-axon.com/APSE/SCE_CSRP/TDesign.nsf/UniqueID/EB74FFC6CAFE0766882582250063CE22?opendocument" </w:delInstrText>
        </w:r>
        <w:r w:rsidR="005377B5" w:rsidDel="008D5576">
          <w:rPr>
            <w:rStyle w:val="Hyperlink"/>
            <w:rFonts w:ascii="Calibri Light" w:hAnsi="Calibri Light"/>
            <w:noProof/>
            <w:sz w:val="20"/>
            <w:lang w:eastAsia="ja-JP"/>
          </w:rPr>
          <w:fldChar w:fldCharType="separate"/>
        </w:r>
        <w:r w:rsidRPr="008D6CC4" w:rsidDel="008D5576">
          <w:rPr>
            <w:rStyle w:val="Hyperlink"/>
            <w:rFonts w:ascii="Calibri Light" w:hAnsi="Calibri Light"/>
            <w:noProof/>
            <w:sz w:val="20"/>
            <w:lang w:eastAsia="ja-JP"/>
          </w:rPr>
          <w:delText>E-CIM-CS-13 - CTI</w:delText>
        </w:r>
        <w:r w:rsidR="005377B5" w:rsidDel="008D5576">
          <w:rPr>
            <w:rStyle w:val="Hyperlink"/>
            <w:rFonts w:ascii="Calibri Light" w:hAnsi="Calibri Light"/>
            <w:noProof/>
            <w:sz w:val="20"/>
            <w:lang w:eastAsia="ja-JP"/>
          </w:rPr>
          <w:fldChar w:fldCharType="end"/>
        </w:r>
        <w:r w:rsidDel="008D5576">
          <w:rPr>
            <w:rFonts w:ascii="Calibri Light" w:hAnsi="Calibri Light"/>
            <w:noProof/>
            <w:sz w:val="20"/>
            <w:lang w:eastAsia="ja-JP"/>
          </w:rPr>
          <w:delText>.</w:delText>
        </w:r>
      </w:del>
    </w:p>
    <w:p w14:paraId="054E9AF9" w14:textId="77777777" w:rsidR="00DC7CB2" w:rsidRPr="00E7107F" w:rsidRDefault="00DC7CB2" w:rsidP="00DC7CB2">
      <w:pPr>
        <w:shd w:val="clear" w:color="auto" w:fill="FFFFFF"/>
        <w:spacing w:before="100" w:beforeAutospacing="1" w:after="100" w:afterAutospacing="1"/>
        <w:rPr>
          <w:rFonts w:ascii="Calibri Light" w:hAnsi="Calibri Light"/>
          <w:noProof/>
          <w:sz w:val="20"/>
          <w:lang w:eastAsia="ja-JP"/>
        </w:rPr>
      </w:pPr>
    </w:p>
    <w:p w14:paraId="020ADD20" w14:textId="77777777" w:rsidR="00DC7CB2" w:rsidRDefault="00DC7CB2" w:rsidP="00CB341D">
      <w:pPr>
        <w:pStyle w:val="Heading2TextBulleted"/>
        <w:numPr>
          <w:ilvl w:val="0"/>
          <w:numId w:val="0"/>
        </w:numPr>
        <w:ind w:left="720"/>
        <w:rPr>
          <w:rFonts w:ascii="Calibri Light" w:eastAsia="Times New Roman" w:hAnsi="Calibri Light"/>
          <w:szCs w:val="22"/>
        </w:rPr>
      </w:pPr>
    </w:p>
    <w:p w14:paraId="5CF5E4FB" w14:textId="2904DF2C" w:rsidR="00F12E66" w:rsidRDefault="00F12E66" w:rsidP="00DD7ED8">
      <w:pPr>
        <w:pStyle w:val="Heading1Text"/>
        <w:ind w:left="0"/>
        <w:rPr>
          <w:rFonts w:ascii="Calibri Light" w:eastAsia="Times New Roman" w:hAnsi="Calibri Light" w:cs="Arial"/>
          <w:color w:val="000000"/>
          <w:szCs w:val="20"/>
        </w:rPr>
      </w:pPr>
    </w:p>
    <w:p w14:paraId="1797B260" w14:textId="64BF9FCF" w:rsidR="00E0118B" w:rsidRDefault="003E24F2" w:rsidP="003E24F2">
      <w:pPr>
        <w:pStyle w:val="Heading3"/>
        <w:keepNext/>
        <w:numPr>
          <w:ilvl w:val="0"/>
          <w:numId w:val="0"/>
        </w:numPr>
        <w:tabs>
          <w:tab w:val="left" w:pos="1440"/>
        </w:tabs>
        <w:spacing w:before="120" w:after="120"/>
        <w:rPr>
          <w:rFonts w:ascii="Calibri Light" w:hAnsi="Calibri Light"/>
          <w:sz w:val="32"/>
          <w:szCs w:val="32"/>
        </w:rPr>
      </w:pPr>
      <w:bookmarkStart w:id="88" w:name="_Toc516668653"/>
      <w:r>
        <w:rPr>
          <w:rFonts w:ascii="Calibri Light" w:hAnsi="Calibri Light"/>
          <w:sz w:val="32"/>
          <w:szCs w:val="32"/>
        </w:rPr>
        <w:lastRenderedPageBreak/>
        <w:t xml:space="preserve">2.9.2 </w:t>
      </w:r>
      <w:r w:rsidR="00337129" w:rsidRPr="003E24F2">
        <w:rPr>
          <w:rFonts w:ascii="Calibri Light" w:hAnsi="Calibri Light"/>
          <w:sz w:val="32"/>
          <w:szCs w:val="32"/>
        </w:rPr>
        <w:t xml:space="preserve">C4C </w:t>
      </w:r>
      <w:r w:rsidR="00E0118B" w:rsidRPr="003E24F2">
        <w:rPr>
          <w:rFonts w:ascii="Calibri Light" w:hAnsi="Calibri Light"/>
          <w:sz w:val="32"/>
          <w:szCs w:val="32"/>
        </w:rPr>
        <w:t>Views</w:t>
      </w:r>
      <w:bookmarkEnd w:id="84"/>
      <w:bookmarkEnd w:id="85"/>
      <w:bookmarkEnd w:id="88"/>
    </w:p>
    <w:p w14:paraId="3098DE1D" w14:textId="77777777" w:rsidR="00CB341D" w:rsidRDefault="00CB341D" w:rsidP="00CB341D">
      <w:pPr>
        <w:pStyle w:val="Heading2TextBulleted"/>
        <w:numPr>
          <w:ilvl w:val="0"/>
          <w:numId w:val="0"/>
        </w:numPr>
        <w:ind w:left="720"/>
        <w:rPr>
          <w:rFonts w:ascii="Calibri Light" w:eastAsia="Times New Roman" w:hAnsi="Calibri Light" w:cs="Arial"/>
          <w:noProof w:val="0"/>
          <w:color w:val="000000"/>
          <w:szCs w:val="20"/>
        </w:rPr>
      </w:pPr>
      <w:r w:rsidRPr="00F910B5">
        <w:rPr>
          <w:rFonts w:ascii="Calibri Light" w:eastAsia="Times New Roman" w:hAnsi="Calibri Light" w:cs="Arial"/>
          <w:noProof w:val="0"/>
          <w:color w:val="000000"/>
          <w:szCs w:val="20"/>
        </w:rPr>
        <w:t>When there is an incoming phone call, the CCC agent is alerted through a screen pop. The screen pop (</w:t>
      </w:r>
      <w:r w:rsidRPr="00F910B5">
        <w:rPr>
          <w:rFonts w:ascii="Calibri Light" w:eastAsia="Times New Roman" w:hAnsi="Calibri Light" w:cs="Arial"/>
          <w:i/>
          <w:noProof w:val="0"/>
          <w:color w:val="000000"/>
          <w:szCs w:val="20"/>
        </w:rPr>
        <w:t xml:space="preserve">see figure 2) </w:t>
      </w:r>
      <w:r w:rsidRPr="00F910B5">
        <w:rPr>
          <w:rFonts w:ascii="Calibri Light" w:eastAsia="Times New Roman" w:hAnsi="Calibri Light" w:cs="Arial"/>
          <w:noProof w:val="0"/>
          <w:color w:val="000000"/>
          <w:szCs w:val="20"/>
        </w:rPr>
        <w:t>is displayed regardless of the screen the CCC agent is currently on.</w:t>
      </w:r>
    </w:p>
    <w:p w14:paraId="3B57C121" w14:textId="77777777" w:rsidR="00CB341D" w:rsidRDefault="00CB341D" w:rsidP="00224439">
      <w:pPr>
        <w:pStyle w:val="Heading2TextBulleted"/>
        <w:numPr>
          <w:ilvl w:val="0"/>
          <w:numId w:val="0"/>
        </w:numPr>
        <w:ind w:left="720"/>
        <w:rPr>
          <w:rFonts w:ascii="Calibri Light" w:eastAsia="Times New Roman" w:hAnsi="Calibri Light" w:cs="Arial"/>
          <w:noProof w:val="0"/>
          <w:color w:val="000000"/>
          <w:szCs w:val="20"/>
        </w:rPr>
      </w:pPr>
    </w:p>
    <w:p w14:paraId="4AA43985" w14:textId="20F43FB6" w:rsidR="004017D6" w:rsidRDefault="004017D6" w:rsidP="00224439">
      <w:pPr>
        <w:pStyle w:val="Heading2TextBulleted"/>
        <w:numPr>
          <w:ilvl w:val="0"/>
          <w:numId w:val="0"/>
        </w:numPr>
        <w:ind w:left="720"/>
        <w:rPr>
          <w:rFonts w:ascii="Calibri Light" w:eastAsia="Times New Roman" w:hAnsi="Calibri Light" w:cs="Arial"/>
          <w:noProof w:val="0"/>
          <w:color w:val="000000"/>
          <w:szCs w:val="20"/>
        </w:rPr>
      </w:pPr>
      <w:r>
        <w:rPr>
          <w:rFonts w:ascii="Calibri Light" w:eastAsia="Times New Roman" w:hAnsi="Calibri Light" w:cs="Arial"/>
          <w:color w:val="000000"/>
          <w:szCs w:val="20"/>
          <w:lang w:eastAsia="en-US"/>
        </w:rPr>
        <w:drawing>
          <wp:inline distT="0" distB="0" distL="0" distR="0" wp14:anchorId="5987C37A" wp14:editId="3EBFEFEE">
            <wp:extent cx="5943600" cy="27857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2785745"/>
                    </a:xfrm>
                    <a:prstGeom prst="rect">
                      <a:avLst/>
                    </a:prstGeom>
                    <a:noFill/>
                    <a:ln>
                      <a:noFill/>
                    </a:ln>
                  </pic:spPr>
                </pic:pic>
              </a:graphicData>
            </a:graphic>
          </wp:inline>
        </w:drawing>
      </w:r>
    </w:p>
    <w:p w14:paraId="158C2DD3" w14:textId="7B058C6E" w:rsidR="002941A5" w:rsidRPr="002941A5" w:rsidRDefault="002941A5" w:rsidP="00224439">
      <w:pPr>
        <w:pStyle w:val="Heading2TextBulleted"/>
        <w:numPr>
          <w:ilvl w:val="0"/>
          <w:numId w:val="0"/>
        </w:numPr>
        <w:ind w:left="720"/>
        <w:rPr>
          <w:rFonts w:ascii="Calibri Light" w:eastAsia="Times New Roman" w:hAnsi="Calibri Light" w:cs="Arial"/>
          <w:i/>
          <w:noProof w:val="0"/>
          <w:color w:val="000000"/>
          <w:szCs w:val="20"/>
        </w:rPr>
      </w:pPr>
      <w:r w:rsidRPr="002941A5">
        <w:rPr>
          <w:rFonts w:ascii="Calibri Light" w:eastAsia="Times New Roman" w:hAnsi="Calibri Light" w:cs="Arial"/>
          <w:i/>
          <w:noProof w:val="0"/>
          <w:color w:val="000000"/>
          <w:szCs w:val="20"/>
        </w:rPr>
        <w:t>Figure 2: Screen pop in C4C</w:t>
      </w:r>
    </w:p>
    <w:p w14:paraId="4F6F01C6" w14:textId="77777777" w:rsidR="00D26C63" w:rsidRDefault="00D26C63" w:rsidP="00D26C63">
      <w:pPr>
        <w:pStyle w:val="Heading2TextBulleted"/>
        <w:numPr>
          <w:ilvl w:val="0"/>
          <w:numId w:val="0"/>
        </w:numPr>
        <w:rPr>
          <w:rFonts w:ascii="Calibri Light" w:eastAsia="Times New Roman" w:hAnsi="Calibri Light" w:cs="Arial"/>
          <w:noProof w:val="0"/>
          <w:color w:val="000000"/>
          <w:szCs w:val="20"/>
        </w:rPr>
      </w:pPr>
    </w:p>
    <w:p w14:paraId="71914E4E" w14:textId="7D05854D" w:rsidR="0019086B" w:rsidRDefault="00CB341D" w:rsidP="00CB341D">
      <w:pPr>
        <w:pStyle w:val="Heading2Text"/>
        <w:rPr>
          <w:rFonts w:ascii="Calibri Light" w:eastAsia="Times New Roman" w:hAnsi="Calibri Light" w:cs="Arial"/>
          <w:color w:val="000000"/>
          <w:szCs w:val="20"/>
        </w:rPr>
      </w:pPr>
      <w:r w:rsidRPr="00F910B5">
        <w:rPr>
          <w:rFonts w:ascii="Calibri Light" w:eastAsia="Times New Roman" w:hAnsi="Calibri Light" w:cs="Arial"/>
          <w:color w:val="000000"/>
          <w:szCs w:val="20"/>
        </w:rPr>
        <w:t>The screen pop appears when the softphone</w:t>
      </w:r>
      <w:r w:rsidR="00242C13">
        <w:rPr>
          <w:rFonts w:ascii="Calibri Light" w:eastAsia="Times New Roman" w:hAnsi="Calibri Light" w:cs="Arial"/>
          <w:color w:val="000000"/>
          <w:szCs w:val="20"/>
        </w:rPr>
        <w:t xml:space="preserve"> (Genesys Workspace Desktop)</w:t>
      </w:r>
      <w:r w:rsidRPr="00F910B5">
        <w:rPr>
          <w:rFonts w:ascii="Calibri Light" w:eastAsia="Times New Roman" w:hAnsi="Calibri Light" w:cs="Arial"/>
          <w:color w:val="000000"/>
          <w:szCs w:val="20"/>
        </w:rPr>
        <w:t xml:space="preserve"> start ringing. Clicking the screen pop brings the CCC agent into the Live Activity Center (see figure 3), where a search is automatically triggered based on the caller’s phone number (ANI number)</w:t>
      </w:r>
      <w:r w:rsidR="00572C4D">
        <w:rPr>
          <w:rFonts w:ascii="Calibri Light" w:eastAsia="Times New Roman" w:hAnsi="Calibri Light" w:cs="Arial"/>
          <w:color w:val="000000"/>
          <w:szCs w:val="20"/>
        </w:rPr>
        <w:t xml:space="preserve"> </w:t>
      </w:r>
      <w:r w:rsidR="00972820" w:rsidRPr="002F57B5">
        <w:rPr>
          <w:rFonts w:ascii="Calibri Light" w:eastAsia="Times New Roman" w:hAnsi="Calibri Light" w:cs="Arial"/>
          <w:color w:val="000000"/>
          <w:szCs w:val="20"/>
        </w:rPr>
        <w:t>o</w:t>
      </w:r>
      <w:r w:rsidR="00572C4D" w:rsidRPr="002F57B5">
        <w:rPr>
          <w:rFonts w:ascii="Calibri Light" w:eastAsia="Times New Roman" w:hAnsi="Calibri Light" w:cs="Arial"/>
          <w:color w:val="000000"/>
          <w:szCs w:val="20"/>
        </w:rPr>
        <w:t>r an account identifier passed by the IVR.</w:t>
      </w:r>
    </w:p>
    <w:p w14:paraId="169D37C5" w14:textId="19792096" w:rsidR="002941A5" w:rsidRDefault="002941A5" w:rsidP="00224439">
      <w:pPr>
        <w:pStyle w:val="Heading2TextBulleted"/>
        <w:numPr>
          <w:ilvl w:val="0"/>
          <w:numId w:val="0"/>
        </w:numPr>
        <w:ind w:left="720"/>
        <w:rPr>
          <w:rFonts w:ascii="Calibri Light" w:eastAsia="Times New Roman" w:hAnsi="Calibri Light" w:cs="Arial"/>
          <w:noProof w:val="0"/>
          <w:color w:val="000000"/>
          <w:szCs w:val="20"/>
        </w:rPr>
      </w:pPr>
      <w:r>
        <w:rPr>
          <w:rFonts w:ascii="Calibri Light" w:eastAsia="Times New Roman" w:hAnsi="Calibri Light" w:cs="Arial"/>
          <w:color w:val="000000"/>
          <w:szCs w:val="20"/>
          <w:lang w:eastAsia="en-US"/>
        </w:rPr>
        <w:lastRenderedPageBreak/>
        <w:drawing>
          <wp:inline distT="0" distB="0" distL="0" distR="0" wp14:anchorId="56E3D0AA" wp14:editId="5BAD48D1">
            <wp:extent cx="5943600" cy="43700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 Shot 2018-03-01 at 4.41.02 PM(1).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4370070"/>
                    </a:xfrm>
                    <a:prstGeom prst="rect">
                      <a:avLst/>
                    </a:prstGeom>
                  </pic:spPr>
                </pic:pic>
              </a:graphicData>
            </a:graphic>
          </wp:inline>
        </w:drawing>
      </w:r>
    </w:p>
    <w:p w14:paraId="21CF6753" w14:textId="43864CD9" w:rsidR="002941A5" w:rsidRDefault="002941A5" w:rsidP="002941A5">
      <w:pPr>
        <w:pStyle w:val="Heading2TextBulleted"/>
        <w:numPr>
          <w:ilvl w:val="0"/>
          <w:numId w:val="0"/>
        </w:numPr>
        <w:ind w:left="720"/>
        <w:rPr>
          <w:rFonts w:ascii="Calibri Light" w:eastAsia="Times New Roman" w:hAnsi="Calibri Light" w:cs="Arial"/>
          <w:i/>
          <w:noProof w:val="0"/>
          <w:color w:val="000000"/>
          <w:szCs w:val="20"/>
        </w:rPr>
      </w:pPr>
      <w:r w:rsidRPr="002941A5">
        <w:rPr>
          <w:rFonts w:ascii="Calibri Light" w:eastAsia="Times New Roman" w:hAnsi="Calibri Light" w:cs="Arial"/>
          <w:i/>
          <w:noProof w:val="0"/>
          <w:color w:val="000000"/>
          <w:szCs w:val="20"/>
        </w:rPr>
        <w:t>Figure 3: Live Activity Center in C4C</w:t>
      </w:r>
    </w:p>
    <w:p w14:paraId="3E297816" w14:textId="77777777" w:rsidR="007B1432" w:rsidRDefault="007B1432" w:rsidP="002941A5">
      <w:pPr>
        <w:pStyle w:val="Heading2TextBulleted"/>
        <w:numPr>
          <w:ilvl w:val="0"/>
          <w:numId w:val="0"/>
        </w:numPr>
        <w:ind w:left="720"/>
        <w:rPr>
          <w:rFonts w:ascii="Calibri Light" w:eastAsia="Times New Roman" w:hAnsi="Calibri Light" w:cs="Arial"/>
          <w:i/>
          <w:noProof w:val="0"/>
          <w:color w:val="000000"/>
          <w:szCs w:val="20"/>
        </w:rPr>
      </w:pPr>
    </w:p>
    <w:p w14:paraId="4F946A08" w14:textId="2706328D" w:rsidR="007B1432" w:rsidRPr="00CF0221" w:rsidRDefault="007B1432" w:rsidP="007B1432">
      <w:pPr>
        <w:pStyle w:val="Heading2Text"/>
        <w:ind w:left="0" w:firstLine="720"/>
        <w:rPr>
          <w:rFonts w:ascii="Calibri Light" w:eastAsia="Times New Roman" w:hAnsi="Calibri Light"/>
          <w:b/>
          <w:szCs w:val="22"/>
          <w:lang w:eastAsia="en-US"/>
        </w:rPr>
      </w:pPr>
      <w:r>
        <w:rPr>
          <w:rFonts w:ascii="Calibri Light" w:eastAsia="Times New Roman" w:hAnsi="Calibri Light"/>
          <w:b/>
          <w:szCs w:val="22"/>
          <w:lang w:eastAsia="en-US"/>
        </w:rPr>
        <w:t>Live Activity Center</w:t>
      </w:r>
    </w:p>
    <w:p w14:paraId="03587F3E" w14:textId="5ACF5267" w:rsidR="008431FD" w:rsidRDefault="007B1432" w:rsidP="008431FD">
      <w:pPr>
        <w:pStyle w:val="Heading2TextBulleted"/>
        <w:numPr>
          <w:ilvl w:val="0"/>
          <w:numId w:val="0"/>
        </w:numPr>
        <w:ind w:left="720"/>
        <w:rPr>
          <w:rFonts w:ascii="Calibri Light" w:hAnsi="Calibri Light"/>
        </w:rPr>
      </w:pPr>
      <w:r>
        <w:rPr>
          <w:rFonts w:ascii="Calibri Light" w:hAnsi="Calibri Light"/>
        </w:rPr>
        <w:t>Live Activity Center is designed for the CCC agent to handle the call.</w:t>
      </w:r>
      <w:r w:rsidR="008431FD">
        <w:rPr>
          <w:rFonts w:ascii="Calibri Light" w:hAnsi="Calibri Light"/>
        </w:rPr>
        <w:t xml:space="preserve"> The Live Activity Center has 3 primary sections:</w:t>
      </w:r>
    </w:p>
    <w:p w14:paraId="5E992F81" w14:textId="1557B6E4" w:rsidR="008431FD" w:rsidRDefault="008431FD" w:rsidP="008431FD">
      <w:pPr>
        <w:pStyle w:val="Heading2TextBulleted"/>
        <w:numPr>
          <w:ilvl w:val="0"/>
          <w:numId w:val="30"/>
        </w:numPr>
        <w:rPr>
          <w:rFonts w:ascii="Calibri Light" w:hAnsi="Calibri Light"/>
        </w:rPr>
      </w:pPr>
      <w:r>
        <w:rPr>
          <w:rFonts w:ascii="Calibri Light" w:hAnsi="Calibri Light"/>
        </w:rPr>
        <w:t>The global search: Allows the CCC agent to identify the caller using available information such as custom</w:t>
      </w:r>
      <w:r w:rsidR="00B62AE9">
        <w:rPr>
          <w:rFonts w:ascii="Calibri Light" w:hAnsi="Calibri Light"/>
        </w:rPr>
        <w:t>er details and ticket details. Each of the r</w:t>
      </w:r>
      <w:r>
        <w:rPr>
          <w:rFonts w:ascii="Calibri Light" w:hAnsi="Calibri Light"/>
        </w:rPr>
        <w:t xml:space="preserve">esults of the search will contain the Confirm icon to </w:t>
      </w:r>
      <w:r w:rsidRPr="008431FD">
        <w:rPr>
          <w:rFonts w:ascii="Calibri Light" w:hAnsi="Calibri Light"/>
        </w:rPr>
        <w:t>confirm the caller.</w:t>
      </w:r>
    </w:p>
    <w:p w14:paraId="2DAFD38E" w14:textId="083D73E4" w:rsidR="008431FD" w:rsidRDefault="008431FD" w:rsidP="008431FD">
      <w:pPr>
        <w:pStyle w:val="Heading2TextBulleted"/>
        <w:numPr>
          <w:ilvl w:val="0"/>
          <w:numId w:val="30"/>
        </w:numPr>
        <w:rPr>
          <w:rFonts w:ascii="Calibri Light" w:hAnsi="Calibri Light"/>
        </w:rPr>
      </w:pPr>
      <w:r>
        <w:rPr>
          <w:rFonts w:ascii="Calibri Light" w:hAnsi="Calibri Light"/>
        </w:rPr>
        <w:t>Call information area: Contains caller details, area for entering notes, etc. Every inco</w:t>
      </w:r>
      <w:r w:rsidR="00B62AE9">
        <w:rPr>
          <w:rFonts w:ascii="Calibri Light" w:hAnsi="Calibri Light"/>
        </w:rPr>
        <w:t>ming call is logged as a phone A</w:t>
      </w:r>
      <w:r>
        <w:rPr>
          <w:rFonts w:ascii="Calibri Light" w:hAnsi="Calibri Light"/>
        </w:rPr>
        <w:t>ctivity.  Agent can ed</w:t>
      </w:r>
      <w:r w:rsidR="00B62AE9">
        <w:rPr>
          <w:rFonts w:ascii="Calibri Light" w:hAnsi="Calibri Light"/>
        </w:rPr>
        <w:t>it the attributes of the phone A</w:t>
      </w:r>
      <w:r>
        <w:rPr>
          <w:rFonts w:ascii="Calibri Light" w:hAnsi="Calibri Light"/>
        </w:rPr>
        <w:t>ctivity in this section.</w:t>
      </w:r>
    </w:p>
    <w:p w14:paraId="63B5F0E0" w14:textId="18839A95" w:rsidR="008431FD" w:rsidRPr="008431FD" w:rsidRDefault="008431FD" w:rsidP="008431FD">
      <w:pPr>
        <w:pStyle w:val="Heading2TextBulleted"/>
        <w:numPr>
          <w:ilvl w:val="0"/>
          <w:numId w:val="30"/>
        </w:numPr>
        <w:rPr>
          <w:rFonts w:ascii="Calibri Light" w:hAnsi="Calibri Light"/>
        </w:rPr>
      </w:pPr>
      <w:r>
        <w:rPr>
          <w:rFonts w:ascii="Calibri Light" w:hAnsi="Calibri Light"/>
        </w:rPr>
        <w:t>Follow-up actions area: Allows the CCC age</w:t>
      </w:r>
      <w:r w:rsidR="00A866E1">
        <w:rPr>
          <w:rFonts w:ascii="Calibri Light" w:hAnsi="Calibri Light"/>
        </w:rPr>
        <w:t>nt</w:t>
      </w:r>
      <w:r w:rsidR="006856EC">
        <w:rPr>
          <w:rFonts w:ascii="Calibri Light" w:hAnsi="Calibri Light"/>
        </w:rPr>
        <w:t xml:space="preserve"> to create a new BP (if the caller does not already exisit in SAP) or create a follow-up ticket.</w:t>
      </w:r>
    </w:p>
    <w:p w14:paraId="4F40A5C2" w14:textId="44238C3B" w:rsidR="00E0118B" w:rsidRPr="003E24F2" w:rsidRDefault="005A7108" w:rsidP="005A7108">
      <w:pPr>
        <w:pStyle w:val="Heading3"/>
        <w:keepNext/>
        <w:numPr>
          <w:ilvl w:val="0"/>
          <w:numId w:val="0"/>
        </w:numPr>
        <w:tabs>
          <w:tab w:val="left" w:pos="1440"/>
        </w:tabs>
        <w:spacing w:before="120" w:after="120"/>
        <w:rPr>
          <w:rFonts w:ascii="Calibri Light" w:hAnsi="Calibri Light"/>
          <w:sz w:val="32"/>
        </w:rPr>
      </w:pPr>
      <w:bookmarkStart w:id="89" w:name="_Toc406588312"/>
      <w:bookmarkStart w:id="90" w:name="_Toc491613820"/>
      <w:bookmarkStart w:id="91" w:name="_Toc516668654"/>
      <w:r>
        <w:rPr>
          <w:rFonts w:ascii="Calibri Light" w:hAnsi="Calibri Light"/>
          <w:sz w:val="32"/>
        </w:rPr>
        <w:t xml:space="preserve">2.9.3 </w:t>
      </w:r>
      <w:bookmarkEnd w:id="89"/>
      <w:bookmarkEnd w:id="90"/>
      <w:r w:rsidR="001C065A">
        <w:rPr>
          <w:rFonts w:ascii="Calibri Light" w:hAnsi="Calibri Light"/>
          <w:sz w:val="32"/>
        </w:rPr>
        <w:t>Activity</w:t>
      </w:r>
      <w:bookmarkEnd w:id="91"/>
    </w:p>
    <w:p w14:paraId="0348A503" w14:textId="77777777" w:rsidR="00B443F8" w:rsidRDefault="001C065A" w:rsidP="00745239">
      <w:pPr>
        <w:pStyle w:val="Heading2TextBulleted"/>
        <w:numPr>
          <w:ilvl w:val="0"/>
          <w:numId w:val="0"/>
        </w:numPr>
        <w:ind w:left="720"/>
        <w:rPr>
          <w:rFonts w:ascii="Calibri Light" w:eastAsia="Times New Roman" w:hAnsi="Calibri Light" w:cs="Arial"/>
          <w:noProof w:val="0"/>
          <w:color w:val="000000"/>
          <w:szCs w:val="20"/>
        </w:rPr>
      </w:pPr>
      <w:bookmarkStart w:id="92" w:name="_Toc406588313"/>
      <w:bookmarkStart w:id="93" w:name="_Toc491613821"/>
      <w:r w:rsidRPr="00AE6158">
        <w:rPr>
          <w:rFonts w:ascii="Calibri Light" w:eastAsia="Times New Roman" w:hAnsi="Calibri Light" w:cs="Arial"/>
          <w:noProof w:val="0"/>
          <w:color w:val="000000"/>
          <w:szCs w:val="20"/>
        </w:rPr>
        <w:t>In C4C, an Activity will be created manually by the agent when a customer’s call is routed to the call center and the agent makes any changes to their account(s).</w:t>
      </w:r>
      <w:r w:rsidR="00B443F8">
        <w:rPr>
          <w:rFonts w:ascii="Calibri Light" w:eastAsia="Times New Roman" w:hAnsi="Calibri Light" w:cs="Arial"/>
          <w:noProof w:val="0"/>
          <w:color w:val="000000"/>
          <w:szCs w:val="20"/>
        </w:rPr>
        <w:t xml:space="preserve"> </w:t>
      </w:r>
    </w:p>
    <w:p w14:paraId="67D45343" w14:textId="65510256" w:rsidR="001C065A" w:rsidRPr="00AE6158" w:rsidRDefault="00B443F8" w:rsidP="00745239">
      <w:pPr>
        <w:pStyle w:val="Heading2TextBulleted"/>
        <w:numPr>
          <w:ilvl w:val="0"/>
          <w:numId w:val="0"/>
        </w:numPr>
        <w:ind w:left="720"/>
        <w:rPr>
          <w:rFonts w:ascii="Calibri Light" w:eastAsia="Times New Roman" w:hAnsi="Calibri Light" w:cs="Arial"/>
          <w:noProof w:val="0"/>
          <w:color w:val="000000"/>
          <w:szCs w:val="20"/>
        </w:rPr>
      </w:pPr>
      <w:r>
        <w:rPr>
          <w:rFonts w:ascii="Calibri Light" w:eastAsia="Times New Roman" w:hAnsi="Calibri Light" w:cs="Arial"/>
          <w:noProof w:val="0"/>
          <w:color w:val="000000"/>
          <w:szCs w:val="20"/>
        </w:rPr>
        <w:t xml:space="preserve">An Activity is not created for any actions </w:t>
      </w:r>
      <w:r w:rsidRPr="00E75845">
        <w:rPr>
          <w:rFonts w:ascii="Calibri Light" w:eastAsia="Times New Roman" w:hAnsi="Calibri Light" w:cs="Arial"/>
          <w:noProof w:val="0"/>
          <w:color w:val="000000"/>
          <w:szCs w:val="20"/>
        </w:rPr>
        <w:t xml:space="preserve">performed by the caller within the IVR. Caller actions in IVR is captured via </w:t>
      </w:r>
      <w:r w:rsidR="007E7B99">
        <w:rPr>
          <w:rFonts w:ascii="Calibri Light" w:eastAsia="Times New Roman" w:hAnsi="Calibri Light" w:cs="Arial"/>
          <w:noProof w:val="0"/>
          <w:color w:val="000000"/>
          <w:szCs w:val="20"/>
        </w:rPr>
        <w:t xml:space="preserve">BP Contact in S4/HANA specified </w:t>
      </w:r>
      <w:r w:rsidRPr="00E75845">
        <w:rPr>
          <w:rFonts w:ascii="Calibri Light" w:eastAsia="Times New Roman" w:hAnsi="Calibri Light" w:cs="Arial"/>
          <w:noProof w:val="0"/>
          <w:color w:val="000000"/>
          <w:szCs w:val="20"/>
        </w:rPr>
        <w:t xml:space="preserve">in </w:t>
      </w:r>
      <w:r w:rsidR="00E75845" w:rsidRPr="00E75845">
        <w:rPr>
          <w:rFonts w:ascii="Calibri Light" w:eastAsia="Times New Roman" w:hAnsi="Calibri Light" w:cs="Arial"/>
          <w:noProof w:val="0"/>
          <w:color w:val="000000"/>
          <w:szCs w:val="20"/>
        </w:rPr>
        <w:t>section 2.1.2</w:t>
      </w:r>
      <w:r w:rsidRPr="00E75845">
        <w:rPr>
          <w:rFonts w:ascii="Calibri Light" w:eastAsia="Times New Roman" w:hAnsi="Calibri Light" w:cs="Arial"/>
          <w:noProof w:val="0"/>
          <w:color w:val="000000"/>
          <w:szCs w:val="20"/>
        </w:rPr>
        <w:t>.</w:t>
      </w:r>
    </w:p>
    <w:p w14:paraId="4269AD07" w14:textId="175CE5AB" w:rsidR="00E0118B" w:rsidRPr="006B24F0" w:rsidRDefault="005A7108" w:rsidP="003C6C8A">
      <w:pPr>
        <w:pStyle w:val="Heading2"/>
      </w:pPr>
      <w:bookmarkStart w:id="94" w:name="_Toc516668655"/>
      <w:r>
        <w:lastRenderedPageBreak/>
        <w:t xml:space="preserve">2.10 </w:t>
      </w:r>
      <w:r w:rsidR="00E0118B" w:rsidRPr="006B24F0">
        <w:t>Exception Management Requirement</w:t>
      </w:r>
      <w:bookmarkEnd w:id="92"/>
      <w:bookmarkEnd w:id="93"/>
      <w:r w:rsidR="001D4212">
        <w:t>s</w:t>
      </w:r>
      <w:bookmarkEnd w:id="94"/>
    </w:p>
    <w:p w14:paraId="15ADA9B0" w14:textId="77777777" w:rsidR="00FD04BB" w:rsidRPr="00CD4E29" w:rsidRDefault="00FD04BB" w:rsidP="00FD04BB">
      <w:pPr>
        <w:pStyle w:val="Heading2TextBulleted"/>
        <w:numPr>
          <w:ilvl w:val="0"/>
          <w:numId w:val="0"/>
        </w:numPr>
        <w:ind w:left="720"/>
        <w:rPr>
          <w:rFonts w:ascii="Calibri Light" w:hAnsi="Calibri Light" w:cs="Arial"/>
          <w:sz w:val="18"/>
        </w:rPr>
      </w:pPr>
      <w:bookmarkStart w:id="95" w:name="_Toc406588314"/>
      <w:bookmarkStart w:id="96" w:name="_Toc491613822"/>
      <w:r w:rsidRPr="00CD4E29">
        <w:rPr>
          <w:rFonts w:ascii="Calibri Light" w:hAnsi="Calibri Light" w:cs="Arial"/>
          <w:sz w:val="18"/>
        </w:rPr>
        <w:t xml:space="preserve">This section outlines a high level description of each BPEM Case or other user workflow items (such as “Tickets” used by Front Office) used to route work requests between business areas.   The companion document for this section which outlines the detail of each case is documented in APSE on the </w:t>
      </w:r>
      <w:hyperlink r:id="rId50" w:history="1">
        <w:r w:rsidRPr="00CD4E29">
          <w:rPr>
            <w:rStyle w:val="Hyperlink"/>
            <w:rFonts w:ascii="Calibri Light" w:hAnsi="Calibri Light" w:cs="Arial"/>
            <w:sz w:val="18"/>
          </w:rPr>
          <w:t>Exception Case Template General Document #8</w:t>
        </w:r>
      </w:hyperlink>
      <w:r w:rsidRPr="00CD4E29">
        <w:rPr>
          <w:rFonts w:ascii="Calibri Light" w:hAnsi="Calibri Light" w:cs="Arial"/>
          <w:sz w:val="18"/>
        </w:rPr>
        <w:t xml:space="preserve">.  </w:t>
      </w:r>
    </w:p>
    <w:tbl>
      <w:tblPr>
        <w:tblW w:w="9697"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4477"/>
        <w:gridCol w:w="1530"/>
        <w:gridCol w:w="1620"/>
        <w:gridCol w:w="2070"/>
      </w:tblGrid>
      <w:tr w:rsidR="00FD04BB" w:rsidRPr="00CD4E29" w14:paraId="3D73BDB3" w14:textId="77777777" w:rsidTr="000B71C5">
        <w:trPr>
          <w:cantSplit/>
          <w:trHeight w:val="432"/>
          <w:tblHeader/>
        </w:trPr>
        <w:tc>
          <w:tcPr>
            <w:tcW w:w="4477" w:type="dxa"/>
            <w:tcBorders>
              <w:top w:val="threeDEmboss" w:sz="6" w:space="0" w:color="auto"/>
              <w:bottom w:val="threeDEmboss" w:sz="6" w:space="0" w:color="auto"/>
            </w:tcBorders>
            <w:shd w:val="clear" w:color="auto" w:fill="F9FBAF"/>
            <w:vAlign w:val="center"/>
          </w:tcPr>
          <w:p w14:paraId="425381A1" w14:textId="77777777" w:rsidR="00FD04BB" w:rsidRPr="00CD4E29" w:rsidRDefault="00FD04BB" w:rsidP="000B71C5">
            <w:pPr>
              <w:pStyle w:val="TableHeader-Left"/>
              <w:rPr>
                <w:rFonts w:ascii="Calibri Light" w:hAnsi="Calibri Light" w:cs="Arial"/>
                <w:sz w:val="18"/>
              </w:rPr>
            </w:pPr>
            <w:r w:rsidRPr="00CD4E29">
              <w:rPr>
                <w:rFonts w:ascii="Calibri Light" w:hAnsi="Calibri Light" w:cs="Arial"/>
                <w:sz w:val="18"/>
              </w:rPr>
              <w:t>User Exception Scenario / Description</w:t>
            </w:r>
          </w:p>
        </w:tc>
        <w:tc>
          <w:tcPr>
            <w:tcW w:w="1530" w:type="dxa"/>
            <w:tcBorders>
              <w:top w:val="threeDEmboss" w:sz="6" w:space="0" w:color="auto"/>
              <w:bottom w:val="threeDEmboss" w:sz="6" w:space="0" w:color="auto"/>
            </w:tcBorders>
            <w:shd w:val="clear" w:color="auto" w:fill="F9FBAF"/>
            <w:vAlign w:val="center"/>
          </w:tcPr>
          <w:p w14:paraId="18A0DC46" w14:textId="77777777" w:rsidR="00FD04BB" w:rsidRPr="00CD4E29" w:rsidRDefault="00FD04BB" w:rsidP="000B71C5">
            <w:pPr>
              <w:pStyle w:val="TableHeader-Left"/>
              <w:rPr>
                <w:rFonts w:ascii="Calibri Light" w:hAnsi="Calibri Light" w:cs="Arial"/>
                <w:sz w:val="18"/>
              </w:rPr>
            </w:pPr>
            <w:r w:rsidRPr="00CD4E29">
              <w:rPr>
                <w:rFonts w:ascii="Calibri Light" w:hAnsi="Calibri Light" w:cs="Arial"/>
                <w:sz w:val="18"/>
              </w:rPr>
              <w:t>User Group</w:t>
            </w:r>
          </w:p>
        </w:tc>
        <w:tc>
          <w:tcPr>
            <w:tcW w:w="1620" w:type="dxa"/>
            <w:tcBorders>
              <w:top w:val="threeDEmboss" w:sz="6" w:space="0" w:color="auto"/>
              <w:bottom w:val="threeDEmboss" w:sz="6" w:space="0" w:color="auto"/>
            </w:tcBorders>
            <w:shd w:val="clear" w:color="auto" w:fill="F9FBAF"/>
            <w:vAlign w:val="center"/>
          </w:tcPr>
          <w:p w14:paraId="6E2F3AA6" w14:textId="77777777" w:rsidR="00FD04BB" w:rsidRPr="00CD4E29" w:rsidRDefault="00FD04BB" w:rsidP="000B71C5">
            <w:pPr>
              <w:pStyle w:val="TableHeader-Left"/>
              <w:jc w:val="center"/>
              <w:rPr>
                <w:rFonts w:ascii="Calibri Light" w:hAnsi="Calibri Light" w:cs="Arial"/>
                <w:sz w:val="18"/>
              </w:rPr>
            </w:pPr>
            <w:r w:rsidRPr="00CD4E29">
              <w:rPr>
                <w:rFonts w:ascii="Calibri Light" w:hAnsi="Calibri Light" w:cs="Arial"/>
                <w:sz w:val="18"/>
              </w:rPr>
              <w:t>Initiated by</w:t>
            </w:r>
          </w:p>
        </w:tc>
        <w:tc>
          <w:tcPr>
            <w:tcW w:w="2070" w:type="dxa"/>
            <w:tcBorders>
              <w:top w:val="threeDEmboss" w:sz="6" w:space="0" w:color="auto"/>
              <w:bottom w:val="threeDEmboss" w:sz="6" w:space="0" w:color="auto"/>
            </w:tcBorders>
            <w:shd w:val="clear" w:color="auto" w:fill="F9FBAF"/>
            <w:vAlign w:val="center"/>
          </w:tcPr>
          <w:p w14:paraId="24E9EE9D" w14:textId="77777777" w:rsidR="00FD04BB" w:rsidRPr="00CD4E29" w:rsidRDefault="00FD04BB" w:rsidP="000B71C5">
            <w:pPr>
              <w:pStyle w:val="TableHeader-Left"/>
              <w:rPr>
                <w:rFonts w:ascii="Calibri Light" w:hAnsi="Calibri Light" w:cs="Arial"/>
                <w:sz w:val="18"/>
              </w:rPr>
            </w:pPr>
            <w:r w:rsidRPr="00CD4E29">
              <w:rPr>
                <w:rFonts w:ascii="Calibri Light" w:hAnsi="Calibri Light" w:cs="Arial"/>
                <w:sz w:val="18"/>
              </w:rPr>
              <w:t>Work Distribution</w:t>
            </w:r>
          </w:p>
        </w:tc>
      </w:tr>
      <w:tr w:rsidR="009630FE" w:rsidRPr="00CD4E29" w14:paraId="67F77763" w14:textId="77777777" w:rsidTr="002F57B5">
        <w:trPr>
          <w:cantSplit/>
          <w:trHeight w:val="432"/>
        </w:trPr>
        <w:tc>
          <w:tcPr>
            <w:tcW w:w="4477" w:type="dxa"/>
          </w:tcPr>
          <w:p w14:paraId="6896B7DC" w14:textId="3F7CDF5E" w:rsidR="009630FE" w:rsidRPr="002F57B5" w:rsidRDefault="0049152F" w:rsidP="009630FE">
            <w:pPr>
              <w:pStyle w:val="TableField-Left"/>
              <w:rPr>
                <w:rFonts w:ascii="Calibri Light" w:eastAsia="Times New Roman" w:hAnsi="Calibri Light" w:cs="Arial"/>
                <w:color w:val="000000"/>
              </w:rPr>
            </w:pPr>
            <w:r>
              <w:rPr>
                <w:rFonts w:ascii="Calibri Light" w:eastAsia="Times New Roman" w:hAnsi="Calibri Light" w:cs="Arial"/>
                <w:color w:val="000000"/>
              </w:rPr>
              <w:t>See separate Exception Case document</w:t>
            </w:r>
          </w:p>
        </w:tc>
        <w:tc>
          <w:tcPr>
            <w:tcW w:w="1530" w:type="dxa"/>
          </w:tcPr>
          <w:p w14:paraId="79186004" w14:textId="70E80255" w:rsidR="009630FE" w:rsidRPr="002F57B5" w:rsidRDefault="009630FE" w:rsidP="009630FE">
            <w:pPr>
              <w:pStyle w:val="TableField-Left"/>
              <w:rPr>
                <w:rFonts w:ascii="Calibri Light" w:eastAsia="Times New Roman" w:hAnsi="Calibri Light" w:cs="Arial"/>
                <w:color w:val="000000"/>
              </w:rPr>
            </w:pPr>
          </w:p>
        </w:tc>
        <w:tc>
          <w:tcPr>
            <w:tcW w:w="1620" w:type="dxa"/>
          </w:tcPr>
          <w:p w14:paraId="37286547" w14:textId="1D4165B8" w:rsidR="009630FE" w:rsidRPr="002F57B5" w:rsidRDefault="009630FE" w:rsidP="009630FE">
            <w:pPr>
              <w:pStyle w:val="TableField-Left"/>
              <w:rPr>
                <w:rFonts w:ascii="Calibri Light" w:eastAsia="Times New Roman" w:hAnsi="Calibri Light" w:cs="Arial"/>
                <w:color w:val="000000"/>
              </w:rPr>
            </w:pPr>
          </w:p>
        </w:tc>
        <w:tc>
          <w:tcPr>
            <w:tcW w:w="2070" w:type="dxa"/>
          </w:tcPr>
          <w:p w14:paraId="23C216F5" w14:textId="32DB2C5B" w:rsidR="009630FE" w:rsidRPr="002F57B5" w:rsidRDefault="009630FE" w:rsidP="009630FE">
            <w:pPr>
              <w:pStyle w:val="TableField-Left"/>
              <w:rPr>
                <w:rFonts w:ascii="Calibri Light" w:eastAsia="Times New Roman" w:hAnsi="Calibri Light" w:cs="Arial"/>
                <w:color w:val="000000"/>
              </w:rPr>
            </w:pPr>
          </w:p>
        </w:tc>
      </w:tr>
    </w:tbl>
    <w:p w14:paraId="1BAC0E9F" w14:textId="77777777" w:rsidR="00FD04BB" w:rsidRPr="006B24F0" w:rsidRDefault="00FD04BB" w:rsidP="00FD04BB">
      <w:pPr>
        <w:rPr>
          <w:rFonts w:ascii="Calibri Light" w:hAnsi="Calibri Light" w:cs="Arial"/>
        </w:rPr>
      </w:pPr>
    </w:p>
    <w:p w14:paraId="3AE9F0B0" w14:textId="61E3A09E" w:rsidR="00E0118B" w:rsidRPr="006B24F0" w:rsidRDefault="005A7108" w:rsidP="003C6C8A">
      <w:pPr>
        <w:pStyle w:val="Heading2"/>
      </w:pPr>
      <w:bookmarkStart w:id="97" w:name="_Toc516668656"/>
      <w:r>
        <w:t xml:space="preserve">2.11 </w:t>
      </w:r>
      <w:r w:rsidR="00E0118B" w:rsidRPr="006B24F0">
        <w:t>Process Risks and Mitigation</w:t>
      </w:r>
      <w:bookmarkEnd w:id="95"/>
      <w:bookmarkEnd w:id="96"/>
      <w:bookmarkEnd w:id="97"/>
    </w:p>
    <w:p w14:paraId="0585E660" w14:textId="6F351FB6" w:rsidR="006D123A" w:rsidRPr="00CD4E29" w:rsidRDefault="006D123A" w:rsidP="006D123A">
      <w:pPr>
        <w:pStyle w:val="Heading2TextBulleted"/>
        <w:numPr>
          <w:ilvl w:val="0"/>
          <w:numId w:val="0"/>
        </w:numPr>
        <w:rPr>
          <w:rFonts w:ascii="Calibri Light" w:hAnsi="Calibri Light"/>
          <w:i/>
          <w:color w:val="FF0000"/>
          <w:sz w:val="18"/>
        </w:rPr>
      </w:pPr>
      <w:bookmarkStart w:id="98" w:name="_Toc406588315"/>
      <w:bookmarkStart w:id="99" w:name="_Toc491613823"/>
    </w:p>
    <w:tbl>
      <w:tblPr>
        <w:tblW w:w="9566" w:type="dxa"/>
        <w:tblInd w:w="-131"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4575"/>
        <w:gridCol w:w="4991"/>
      </w:tblGrid>
      <w:tr w:rsidR="006D123A" w:rsidRPr="00CD4E29" w14:paraId="18E75FA3" w14:textId="77777777" w:rsidTr="00A4249A">
        <w:trPr>
          <w:cantSplit/>
          <w:trHeight w:val="432"/>
          <w:tblHeader/>
        </w:trPr>
        <w:tc>
          <w:tcPr>
            <w:tcW w:w="4575" w:type="dxa"/>
            <w:tcBorders>
              <w:top w:val="threeDEmboss" w:sz="6" w:space="0" w:color="auto"/>
              <w:bottom w:val="threeDEmboss" w:sz="6" w:space="0" w:color="auto"/>
            </w:tcBorders>
            <w:shd w:val="clear" w:color="auto" w:fill="F9FBAF"/>
            <w:vAlign w:val="center"/>
          </w:tcPr>
          <w:p w14:paraId="7CE3A865" w14:textId="77777777" w:rsidR="006D123A" w:rsidRPr="00CD4E29" w:rsidRDefault="006D123A" w:rsidP="0076532F">
            <w:pPr>
              <w:pStyle w:val="TableHeader-Left"/>
              <w:rPr>
                <w:rFonts w:ascii="Calibri Light" w:hAnsi="Calibri Light" w:cs="Arial"/>
                <w:sz w:val="18"/>
              </w:rPr>
            </w:pPr>
            <w:r w:rsidRPr="00CD4E29">
              <w:rPr>
                <w:rFonts w:ascii="Calibri Light" w:hAnsi="Calibri Light" w:cs="Arial"/>
                <w:sz w:val="18"/>
              </w:rPr>
              <w:t>Risk Statement</w:t>
            </w:r>
          </w:p>
        </w:tc>
        <w:tc>
          <w:tcPr>
            <w:tcW w:w="4991" w:type="dxa"/>
            <w:tcBorders>
              <w:top w:val="threeDEmboss" w:sz="6" w:space="0" w:color="auto"/>
              <w:bottom w:val="threeDEmboss" w:sz="6" w:space="0" w:color="auto"/>
            </w:tcBorders>
            <w:shd w:val="clear" w:color="auto" w:fill="F9FBAF"/>
          </w:tcPr>
          <w:p w14:paraId="44C01B62" w14:textId="77777777" w:rsidR="006D123A" w:rsidRPr="00CD4E29" w:rsidRDefault="006D123A" w:rsidP="0076532F">
            <w:pPr>
              <w:pStyle w:val="TableHeader-Left"/>
              <w:rPr>
                <w:rFonts w:ascii="Calibri Light" w:hAnsi="Calibri Light" w:cs="Arial"/>
                <w:sz w:val="18"/>
              </w:rPr>
            </w:pPr>
            <w:r w:rsidRPr="00CD4E29">
              <w:rPr>
                <w:rFonts w:ascii="Calibri Light" w:hAnsi="Calibri Light" w:cs="Arial"/>
                <w:sz w:val="18"/>
              </w:rPr>
              <w:t>Mitigation</w:t>
            </w:r>
          </w:p>
        </w:tc>
      </w:tr>
      <w:tr w:rsidR="00CE6368" w:rsidRPr="00CD4E29" w14:paraId="23AE2AFE" w14:textId="77777777" w:rsidTr="008026CA">
        <w:trPr>
          <w:cantSplit/>
          <w:trHeight w:val="432"/>
        </w:trPr>
        <w:tc>
          <w:tcPr>
            <w:tcW w:w="4575" w:type="dxa"/>
            <w:tcBorders>
              <w:top w:val="threeDEmboss" w:sz="6" w:space="0" w:color="auto"/>
              <w:bottom w:val="threeDEmboss" w:sz="6" w:space="0" w:color="auto"/>
            </w:tcBorders>
            <w:vAlign w:val="center"/>
          </w:tcPr>
          <w:p w14:paraId="7D8B5158" w14:textId="3397098B" w:rsidR="006D123A" w:rsidRPr="00FE51B8" w:rsidRDefault="00985EA1" w:rsidP="0076532F">
            <w:pPr>
              <w:pStyle w:val="TableField-Left"/>
              <w:rPr>
                <w:rFonts w:ascii="Calibri Light" w:eastAsia="Times New Roman" w:hAnsi="Calibri Light" w:cs="Arial"/>
                <w:color w:val="000000"/>
              </w:rPr>
            </w:pPr>
            <w:r w:rsidRPr="00FE51B8">
              <w:rPr>
                <w:rFonts w:ascii="Calibri Light" w:eastAsia="Times New Roman" w:hAnsi="Calibri Light" w:cs="Arial"/>
                <w:color w:val="000000"/>
              </w:rPr>
              <w:t>If the C4C agent is allowed to decline an incoming IVR call, then agent will be able to select which calls they are accepting and which calls they are declining.</w:t>
            </w:r>
          </w:p>
          <w:p w14:paraId="64BC9D3E" w14:textId="77777777" w:rsidR="006D123A" w:rsidRPr="00FE51B8" w:rsidRDefault="006D123A" w:rsidP="0076532F">
            <w:pPr>
              <w:pStyle w:val="TableField-Left"/>
              <w:rPr>
                <w:rFonts w:ascii="Calibri Light" w:eastAsia="Times New Roman" w:hAnsi="Calibri Light" w:cs="Arial"/>
                <w:color w:val="000000"/>
              </w:rPr>
            </w:pPr>
          </w:p>
        </w:tc>
        <w:tc>
          <w:tcPr>
            <w:tcW w:w="4991" w:type="dxa"/>
            <w:tcBorders>
              <w:top w:val="threeDEmboss" w:sz="6" w:space="0" w:color="auto"/>
              <w:bottom w:val="threeDEmboss" w:sz="6" w:space="0" w:color="auto"/>
            </w:tcBorders>
          </w:tcPr>
          <w:p w14:paraId="3C0FDA50" w14:textId="40A82AFB" w:rsidR="006D123A" w:rsidRPr="00FE51B8" w:rsidRDefault="00985EA1" w:rsidP="0076532F">
            <w:pPr>
              <w:pStyle w:val="TableField-Left"/>
              <w:rPr>
                <w:rFonts w:ascii="Calibri Light" w:eastAsia="Times New Roman" w:hAnsi="Calibri Light" w:cs="Arial"/>
                <w:color w:val="000000"/>
              </w:rPr>
            </w:pPr>
            <w:r w:rsidRPr="00FE51B8">
              <w:rPr>
                <w:rFonts w:ascii="Calibri Light" w:eastAsia="Times New Roman" w:hAnsi="Calibri Light" w:cs="Arial"/>
                <w:color w:val="000000"/>
              </w:rPr>
              <w:t xml:space="preserve">The risk can be mitigated </w:t>
            </w:r>
            <w:r w:rsidR="00242C13">
              <w:rPr>
                <w:rFonts w:ascii="Calibri Light" w:eastAsia="Times New Roman" w:hAnsi="Calibri Light" w:cs="Arial"/>
                <w:color w:val="000000"/>
              </w:rPr>
              <w:t>by suppressing the accept/decline option and maintaining the telephony functionality on the Genesys Workspace Desktop.</w:t>
            </w:r>
          </w:p>
          <w:p w14:paraId="4736FDAA" w14:textId="77777777" w:rsidR="006D123A" w:rsidRPr="00FE51B8" w:rsidRDefault="006D123A" w:rsidP="0076532F">
            <w:pPr>
              <w:pStyle w:val="TableField-Left"/>
              <w:rPr>
                <w:rFonts w:ascii="Calibri Light" w:eastAsia="Times New Roman" w:hAnsi="Calibri Light" w:cs="Arial"/>
                <w:color w:val="000000"/>
              </w:rPr>
            </w:pPr>
          </w:p>
        </w:tc>
      </w:tr>
      <w:tr w:rsidR="008026CA" w:rsidRPr="00CD4E29" w14:paraId="4B1B0EF3" w14:textId="77777777" w:rsidTr="008026CA">
        <w:trPr>
          <w:cantSplit/>
          <w:trHeight w:val="432"/>
        </w:trPr>
        <w:tc>
          <w:tcPr>
            <w:tcW w:w="4575" w:type="dxa"/>
            <w:tcBorders>
              <w:top w:val="threeDEmboss" w:sz="6" w:space="0" w:color="auto"/>
              <w:bottom w:val="threeDEmboss" w:sz="6" w:space="0" w:color="auto"/>
            </w:tcBorders>
            <w:vAlign w:val="center"/>
          </w:tcPr>
          <w:p w14:paraId="7D5635C1" w14:textId="4E576072" w:rsidR="008026CA" w:rsidRPr="00FE51B8" w:rsidRDefault="008026CA" w:rsidP="0076532F">
            <w:pPr>
              <w:pStyle w:val="TableField-Left"/>
              <w:rPr>
                <w:rFonts w:ascii="Calibri Light" w:eastAsia="Times New Roman" w:hAnsi="Calibri Light" w:cs="Arial"/>
                <w:color w:val="000000"/>
              </w:rPr>
            </w:pPr>
            <w:r>
              <w:rPr>
                <w:rFonts w:ascii="Calibri Light" w:eastAsia="Times New Roman" w:hAnsi="Calibri Light" w:cs="Arial"/>
                <w:color w:val="000000"/>
              </w:rPr>
              <w:t>If current IVR functionality is not available, live agent call volumes will increase, need for additional resources and potential reduced customer satisfaction</w:t>
            </w:r>
          </w:p>
        </w:tc>
        <w:tc>
          <w:tcPr>
            <w:tcW w:w="4991" w:type="dxa"/>
            <w:tcBorders>
              <w:top w:val="threeDEmboss" w:sz="6" w:space="0" w:color="auto"/>
              <w:bottom w:val="threeDEmboss" w:sz="6" w:space="0" w:color="auto"/>
            </w:tcBorders>
          </w:tcPr>
          <w:p w14:paraId="6F592CDD" w14:textId="4478484D" w:rsidR="008026CA" w:rsidRPr="00FE51B8" w:rsidRDefault="008026CA" w:rsidP="0076532F">
            <w:pPr>
              <w:pStyle w:val="TableField-Left"/>
              <w:rPr>
                <w:rFonts w:ascii="Calibri Light" w:eastAsia="Times New Roman" w:hAnsi="Calibri Light" w:cs="Arial"/>
                <w:color w:val="000000"/>
              </w:rPr>
            </w:pPr>
            <w:r>
              <w:rPr>
                <w:rFonts w:ascii="Calibri Light" w:eastAsia="Times New Roman" w:hAnsi="Calibri Light" w:cs="Arial"/>
                <w:color w:val="000000"/>
              </w:rPr>
              <w:t>Focus design on most high volume transactions and define acceptable workarounds to minimize operational impacts and reduce risk of negative customer satisfaction</w:t>
            </w:r>
          </w:p>
        </w:tc>
      </w:tr>
      <w:tr w:rsidR="008026CA" w:rsidRPr="00CD4E29" w14:paraId="0F2D1A8C" w14:textId="77777777" w:rsidTr="006E786A">
        <w:trPr>
          <w:cantSplit/>
          <w:trHeight w:val="432"/>
        </w:trPr>
        <w:tc>
          <w:tcPr>
            <w:tcW w:w="4575" w:type="dxa"/>
            <w:tcBorders>
              <w:top w:val="threeDEmboss" w:sz="6" w:space="0" w:color="auto"/>
              <w:bottom w:val="threeDEmboss" w:sz="6" w:space="0" w:color="auto"/>
            </w:tcBorders>
            <w:vAlign w:val="center"/>
          </w:tcPr>
          <w:p w14:paraId="1D985E96" w14:textId="1FF492CB" w:rsidR="008026CA" w:rsidRDefault="008026CA" w:rsidP="008026CA">
            <w:pPr>
              <w:pStyle w:val="TableField-Left"/>
              <w:rPr>
                <w:rFonts w:ascii="Calibri Light" w:eastAsia="Times New Roman" w:hAnsi="Calibri Light" w:cs="Arial"/>
                <w:color w:val="000000"/>
              </w:rPr>
            </w:pPr>
            <w:r>
              <w:rPr>
                <w:rFonts w:ascii="Calibri Light" w:eastAsia="Times New Roman" w:hAnsi="Calibri Light" w:cs="Arial"/>
                <w:color w:val="000000"/>
              </w:rPr>
              <w:t>If CTI pop up is not support similar to today (e.g., account and transaction screen) it will require ENAs to manually search for an account on every call resulting in increased AHT and potential risk of repetitive motion injury increase.</w:t>
            </w:r>
          </w:p>
        </w:tc>
        <w:tc>
          <w:tcPr>
            <w:tcW w:w="4991" w:type="dxa"/>
            <w:tcBorders>
              <w:top w:val="threeDEmboss" w:sz="6" w:space="0" w:color="auto"/>
              <w:bottom w:val="threeDEmboss" w:sz="6" w:space="0" w:color="auto"/>
            </w:tcBorders>
          </w:tcPr>
          <w:p w14:paraId="79716B44" w14:textId="4BDC713F" w:rsidR="008026CA" w:rsidRDefault="008026CA" w:rsidP="0076532F">
            <w:pPr>
              <w:pStyle w:val="TableField-Left"/>
              <w:rPr>
                <w:rFonts w:ascii="Calibri Light" w:eastAsia="Times New Roman" w:hAnsi="Calibri Light" w:cs="Arial"/>
                <w:color w:val="000000"/>
              </w:rPr>
            </w:pPr>
            <w:del w:id="100" w:author="Vipul Singh" w:date="2019-08-15T09:12:00Z">
              <w:r w:rsidDel="008D5576">
                <w:rPr>
                  <w:rFonts w:ascii="Calibri Light" w:eastAsia="Times New Roman" w:hAnsi="Calibri Light" w:cs="Arial"/>
                  <w:color w:val="000000"/>
                </w:rPr>
                <w:delText>TBD</w:delText>
              </w:r>
            </w:del>
            <w:ins w:id="101" w:author="Vipul Singh" w:date="2019-08-15T09:12:00Z">
              <w:r w:rsidR="008D5576">
                <w:rPr>
                  <w:rFonts w:ascii="Calibri Light" w:eastAsia="Times New Roman" w:hAnsi="Calibri Light" w:cs="Arial"/>
                  <w:color w:val="000000"/>
                </w:rPr>
                <w:t>Screen pop-up will be displayed based on the Calling phone number details.</w:t>
              </w:r>
            </w:ins>
          </w:p>
        </w:tc>
      </w:tr>
      <w:tr w:rsidR="006E786A" w:rsidRPr="00CD4E29" w14:paraId="1275EC80" w14:textId="77777777" w:rsidTr="00BE3D60">
        <w:trPr>
          <w:cantSplit/>
          <w:trHeight w:val="432"/>
        </w:trPr>
        <w:tc>
          <w:tcPr>
            <w:tcW w:w="4575" w:type="dxa"/>
            <w:tcBorders>
              <w:top w:val="threeDEmboss" w:sz="6" w:space="0" w:color="auto"/>
              <w:bottom w:val="threeDEmboss" w:sz="6" w:space="0" w:color="auto"/>
            </w:tcBorders>
            <w:vAlign w:val="center"/>
          </w:tcPr>
          <w:p w14:paraId="32010A7A" w14:textId="7B478331" w:rsidR="006E786A" w:rsidRDefault="00BE3D60" w:rsidP="00BE3D60">
            <w:pPr>
              <w:pStyle w:val="TableField-Left"/>
              <w:rPr>
                <w:rFonts w:ascii="Calibri Light" w:eastAsia="Times New Roman" w:hAnsi="Calibri Light" w:cs="Arial"/>
                <w:color w:val="000000"/>
              </w:rPr>
            </w:pPr>
            <w:r>
              <w:rPr>
                <w:rFonts w:ascii="Calibri Light" w:eastAsia="Times New Roman" w:hAnsi="Calibri Light" w:cs="Arial"/>
                <w:color w:val="000000"/>
              </w:rPr>
              <w:t>If IVR is unable to connect to ISU to retrieve caller account details, the call must be transferred to an ENA which could cause a significant increase in caller hold time and AHT.</w:t>
            </w:r>
          </w:p>
        </w:tc>
        <w:tc>
          <w:tcPr>
            <w:tcW w:w="4991" w:type="dxa"/>
            <w:tcBorders>
              <w:top w:val="threeDEmboss" w:sz="6" w:space="0" w:color="auto"/>
              <w:bottom w:val="threeDEmboss" w:sz="6" w:space="0" w:color="auto"/>
            </w:tcBorders>
          </w:tcPr>
          <w:p w14:paraId="6CFBC9B4" w14:textId="2E8245AC" w:rsidR="006E786A" w:rsidRDefault="006E786A" w:rsidP="0076532F">
            <w:pPr>
              <w:pStyle w:val="TableField-Left"/>
              <w:rPr>
                <w:rFonts w:ascii="Calibri Light" w:eastAsia="Times New Roman" w:hAnsi="Calibri Light" w:cs="Arial"/>
                <w:color w:val="000000"/>
              </w:rPr>
            </w:pPr>
            <w:del w:id="102" w:author="Vipul Singh" w:date="2019-08-15T09:13:00Z">
              <w:r w:rsidDel="008D5576">
                <w:rPr>
                  <w:rFonts w:ascii="Calibri Light" w:eastAsia="Times New Roman" w:hAnsi="Calibri Light" w:cs="Arial"/>
                  <w:color w:val="000000"/>
                </w:rPr>
                <w:delText>TBD</w:delText>
              </w:r>
            </w:del>
            <w:ins w:id="103" w:author="Vipul Singh" w:date="2019-08-15T09:13:00Z">
              <w:r w:rsidR="008D5576">
                <w:rPr>
                  <w:rFonts w:ascii="Calibri Light" w:eastAsia="Times New Roman" w:hAnsi="Calibri Light" w:cs="Arial"/>
                  <w:color w:val="000000"/>
                </w:rPr>
                <w:t>This can be managed by planned outage messages.</w:t>
              </w:r>
            </w:ins>
          </w:p>
        </w:tc>
      </w:tr>
      <w:tr w:rsidR="00BE3D60" w:rsidRPr="00CD4E29" w14:paraId="6FEBD817" w14:textId="77777777" w:rsidTr="00A4249A">
        <w:trPr>
          <w:cantSplit/>
          <w:trHeight w:val="432"/>
        </w:trPr>
        <w:tc>
          <w:tcPr>
            <w:tcW w:w="4575" w:type="dxa"/>
            <w:tcBorders>
              <w:top w:val="threeDEmboss" w:sz="6" w:space="0" w:color="auto"/>
            </w:tcBorders>
            <w:vAlign w:val="center"/>
          </w:tcPr>
          <w:p w14:paraId="6C0B1381" w14:textId="45D756D0" w:rsidR="00BE3D60" w:rsidRDefault="00BE3D60" w:rsidP="008026CA">
            <w:pPr>
              <w:pStyle w:val="TableField-Left"/>
              <w:rPr>
                <w:rFonts w:ascii="Calibri Light" w:eastAsia="Times New Roman" w:hAnsi="Calibri Light" w:cs="Arial"/>
                <w:color w:val="000000"/>
              </w:rPr>
            </w:pPr>
            <w:r>
              <w:rPr>
                <w:rFonts w:ascii="Calibri Light" w:eastAsia="Times New Roman" w:hAnsi="Calibri Light" w:cs="Arial"/>
                <w:color w:val="000000"/>
              </w:rPr>
              <w:t>If IVR is unable to complete transactions with ISU successfully, the call must be transferred to an ENA which could cause a significant increase in caller hold time and AHT.</w:t>
            </w:r>
          </w:p>
        </w:tc>
        <w:tc>
          <w:tcPr>
            <w:tcW w:w="4991" w:type="dxa"/>
            <w:tcBorders>
              <w:top w:val="threeDEmboss" w:sz="6" w:space="0" w:color="auto"/>
            </w:tcBorders>
          </w:tcPr>
          <w:p w14:paraId="7FF833E5" w14:textId="56B7A183" w:rsidR="00BE3D60" w:rsidRDefault="00BE3D60" w:rsidP="0076532F">
            <w:pPr>
              <w:pStyle w:val="TableField-Left"/>
              <w:rPr>
                <w:rFonts w:ascii="Calibri Light" w:eastAsia="Times New Roman" w:hAnsi="Calibri Light" w:cs="Arial"/>
                <w:color w:val="000000"/>
              </w:rPr>
            </w:pPr>
            <w:r>
              <w:rPr>
                <w:rFonts w:ascii="Calibri Light" w:eastAsia="Times New Roman" w:hAnsi="Calibri Light" w:cs="Arial"/>
                <w:color w:val="000000"/>
              </w:rPr>
              <w:t>T</w:t>
            </w:r>
            <w:ins w:id="104" w:author="Vipul Singh" w:date="2019-08-15T09:14:00Z">
              <w:r w:rsidR="008D5576">
                <w:rPr>
                  <w:rFonts w:ascii="Calibri Light" w:eastAsia="Times New Roman" w:hAnsi="Calibri Light" w:cs="Arial"/>
                  <w:color w:val="000000"/>
                </w:rPr>
                <w:t>his can be mitigated by playing appropriate messages to the customer and error handling in the interfaces.</w:t>
              </w:r>
            </w:ins>
            <w:del w:id="105" w:author="Vipul Singh" w:date="2019-08-15T09:14:00Z">
              <w:r w:rsidDel="008D5576">
                <w:rPr>
                  <w:rFonts w:ascii="Calibri Light" w:eastAsia="Times New Roman" w:hAnsi="Calibri Light" w:cs="Arial"/>
                  <w:color w:val="000000"/>
                </w:rPr>
                <w:delText>BD</w:delText>
              </w:r>
            </w:del>
          </w:p>
        </w:tc>
      </w:tr>
    </w:tbl>
    <w:p w14:paraId="547E34CA" w14:textId="7495C2E2" w:rsidR="00E0118B" w:rsidRPr="006B24F0" w:rsidRDefault="005A7108" w:rsidP="003C6C8A">
      <w:pPr>
        <w:pStyle w:val="Heading2"/>
      </w:pPr>
      <w:bookmarkStart w:id="106" w:name="_Toc516668657"/>
      <w:r>
        <w:t xml:space="preserve">2.12 </w:t>
      </w:r>
      <w:r w:rsidR="00E0118B" w:rsidRPr="006B24F0">
        <w:t>Key Performance Indicators</w:t>
      </w:r>
      <w:bookmarkEnd w:id="98"/>
      <w:bookmarkEnd w:id="99"/>
      <w:bookmarkEnd w:id="106"/>
    </w:p>
    <w:p w14:paraId="08BC0C11" w14:textId="77777777" w:rsidR="00E0118B" w:rsidRPr="00CD4E29" w:rsidRDefault="00E0118B" w:rsidP="00E0118B">
      <w:pPr>
        <w:pStyle w:val="Heading2Text"/>
        <w:rPr>
          <w:rFonts w:ascii="Calibri Light" w:hAnsi="Calibri Light" w:cs="Arial"/>
          <w:sz w:val="18"/>
        </w:rPr>
      </w:pPr>
      <w:r w:rsidRPr="00CD4E29">
        <w:rPr>
          <w:rFonts w:ascii="Calibri Light" w:hAnsi="Calibri Light" w:cs="Arial"/>
          <w:sz w:val="18"/>
        </w:rPr>
        <w:t xml:space="preserve">The following have been identified as KPI’s at </w:t>
      </w:r>
      <w:r w:rsidR="004B7224" w:rsidRPr="00CD4E29">
        <w:rPr>
          <w:rFonts w:ascii="Calibri Light" w:hAnsi="Calibri Light" w:cs="Arial"/>
          <w:sz w:val="18"/>
        </w:rPr>
        <w:t>Southern California Edison</w:t>
      </w:r>
      <w:r w:rsidRPr="00CD4E29">
        <w:rPr>
          <w:rFonts w:ascii="Calibri Light" w:hAnsi="Calibri Light" w:cs="Arial"/>
          <w:sz w:val="18"/>
        </w:rPr>
        <w:t>, along with the means of measuring each KPI and the current measurement statistic for each KPI:</w:t>
      </w:r>
    </w:p>
    <w:tbl>
      <w:tblPr>
        <w:tblW w:w="9576"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2040"/>
        <w:gridCol w:w="3109"/>
        <w:gridCol w:w="2491"/>
        <w:gridCol w:w="1936"/>
      </w:tblGrid>
      <w:tr w:rsidR="00D75481" w:rsidRPr="00CD4E29" w14:paraId="0EA9A3BD" w14:textId="77777777" w:rsidTr="00145C73">
        <w:trPr>
          <w:cantSplit/>
          <w:trHeight w:val="432"/>
          <w:tblHeader/>
        </w:trPr>
        <w:tc>
          <w:tcPr>
            <w:tcW w:w="2040" w:type="dxa"/>
            <w:tcBorders>
              <w:top w:val="threeDEmboss" w:sz="6" w:space="0" w:color="auto"/>
              <w:bottom w:val="threeDEmboss" w:sz="6" w:space="0" w:color="auto"/>
            </w:tcBorders>
            <w:shd w:val="clear" w:color="auto" w:fill="F9FBAF"/>
            <w:vAlign w:val="center"/>
          </w:tcPr>
          <w:p w14:paraId="3127A41F" w14:textId="77777777" w:rsidR="00D75481" w:rsidRPr="00CD4E29" w:rsidRDefault="00D75481" w:rsidP="0035091A">
            <w:pPr>
              <w:pStyle w:val="TableHeader-Left"/>
              <w:rPr>
                <w:rFonts w:ascii="Calibri Light" w:hAnsi="Calibri Light" w:cs="Arial"/>
                <w:sz w:val="18"/>
              </w:rPr>
            </w:pPr>
            <w:r w:rsidRPr="00CD4E29">
              <w:rPr>
                <w:rFonts w:ascii="Calibri Light" w:hAnsi="Calibri Light" w:cs="Arial"/>
                <w:sz w:val="18"/>
              </w:rPr>
              <w:t>Measured KPI</w:t>
            </w:r>
          </w:p>
        </w:tc>
        <w:tc>
          <w:tcPr>
            <w:tcW w:w="3109" w:type="dxa"/>
            <w:tcBorders>
              <w:top w:val="threeDEmboss" w:sz="6" w:space="0" w:color="auto"/>
              <w:bottom w:val="threeDEmboss" w:sz="6" w:space="0" w:color="auto"/>
            </w:tcBorders>
            <w:shd w:val="clear" w:color="auto" w:fill="F9FBAF"/>
            <w:vAlign w:val="center"/>
          </w:tcPr>
          <w:p w14:paraId="58CFF8BA" w14:textId="77777777" w:rsidR="00D75481" w:rsidRPr="00CD4E29" w:rsidRDefault="00D75481" w:rsidP="0035091A">
            <w:pPr>
              <w:pStyle w:val="TableHeader-Left"/>
              <w:rPr>
                <w:rFonts w:ascii="Calibri Light" w:hAnsi="Calibri Light" w:cs="Arial"/>
                <w:sz w:val="18"/>
              </w:rPr>
            </w:pPr>
            <w:r w:rsidRPr="00CD4E29">
              <w:rPr>
                <w:rFonts w:ascii="Calibri Light" w:hAnsi="Calibri Light" w:cs="Arial"/>
                <w:sz w:val="18"/>
              </w:rPr>
              <w:t>Description</w:t>
            </w:r>
          </w:p>
        </w:tc>
        <w:tc>
          <w:tcPr>
            <w:tcW w:w="2491" w:type="dxa"/>
            <w:tcBorders>
              <w:top w:val="threeDEmboss" w:sz="6" w:space="0" w:color="auto"/>
              <w:bottom w:val="threeDEmboss" w:sz="6" w:space="0" w:color="auto"/>
            </w:tcBorders>
            <w:shd w:val="clear" w:color="auto" w:fill="F9FBAF"/>
            <w:vAlign w:val="center"/>
          </w:tcPr>
          <w:p w14:paraId="3D85CBA4" w14:textId="77777777" w:rsidR="00D75481" w:rsidRPr="00CD4E29" w:rsidRDefault="00D75481" w:rsidP="0035091A">
            <w:pPr>
              <w:pStyle w:val="TableHeader-Left"/>
              <w:rPr>
                <w:rFonts w:ascii="Calibri Light" w:hAnsi="Calibri Light" w:cs="Arial"/>
                <w:sz w:val="18"/>
              </w:rPr>
            </w:pPr>
            <w:r w:rsidRPr="00CD4E29">
              <w:rPr>
                <w:rFonts w:ascii="Calibri Light" w:hAnsi="Calibri Light" w:cs="Arial"/>
                <w:sz w:val="18"/>
              </w:rPr>
              <w:t>Measurement Method</w:t>
            </w:r>
          </w:p>
        </w:tc>
        <w:tc>
          <w:tcPr>
            <w:tcW w:w="1936" w:type="dxa"/>
            <w:tcBorders>
              <w:top w:val="threeDEmboss" w:sz="6" w:space="0" w:color="auto"/>
              <w:bottom w:val="threeDEmboss" w:sz="6" w:space="0" w:color="auto"/>
            </w:tcBorders>
            <w:shd w:val="clear" w:color="auto" w:fill="F9FBAF"/>
            <w:vAlign w:val="center"/>
          </w:tcPr>
          <w:p w14:paraId="50E224C6" w14:textId="77777777" w:rsidR="00D75481" w:rsidRPr="00CD4E29" w:rsidRDefault="00D75481" w:rsidP="0035091A">
            <w:pPr>
              <w:pStyle w:val="TableHeader-Left"/>
              <w:rPr>
                <w:rFonts w:ascii="Calibri Light" w:hAnsi="Calibri Light" w:cs="Arial"/>
                <w:sz w:val="18"/>
              </w:rPr>
            </w:pPr>
            <w:r w:rsidRPr="00CD4E29">
              <w:rPr>
                <w:rFonts w:ascii="Calibri Light" w:hAnsi="Calibri Light" w:cs="Arial"/>
                <w:sz w:val="18"/>
              </w:rPr>
              <w:t>Current Statistic</w:t>
            </w:r>
          </w:p>
        </w:tc>
      </w:tr>
      <w:tr w:rsidR="002C45CB" w:rsidRPr="006B24F0" w14:paraId="70E060DE" w14:textId="77777777" w:rsidTr="00145C73">
        <w:trPr>
          <w:cantSplit/>
          <w:trHeight w:val="432"/>
        </w:trPr>
        <w:tc>
          <w:tcPr>
            <w:tcW w:w="2040" w:type="dxa"/>
            <w:tcBorders>
              <w:top w:val="single" w:sz="6" w:space="0" w:color="auto"/>
              <w:left w:val="threeDEmboss" w:sz="6" w:space="0" w:color="auto"/>
              <w:bottom w:val="single" w:sz="6" w:space="0" w:color="auto"/>
              <w:right w:val="single" w:sz="6" w:space="0" w:color="auto"/>
            </w:tcBorders>
            <w:vAlign w:val="center"/>
          </w:tcPr>
          <w:p w14:paraId="46C79141" w14:textId="36F327CB" w:rsidR="002C45CB" w:rsidRPr="00FE51B8" w:rsidRDefault="002C45CB" w:rsidP="002C45CB">
            <w:pPr>
              <w:pStyle w:val="TableField-Left"/>
              <w:rPr>
                <w:rFonts w:ascii="Calibri Light" w:eastAsia="Times New Roman" w:hAnsi="Calibri Light" w:cs="Arial"/>
                <w:color w:val="000000"/>
              </w:rPr>
            </w:pPr>
          </w:p>
        </w:tc>
        <w:tc>
          <w:tcPr>
            <w:tcW w:w="3109" w:type="dxa"/>
            <w:tcBorders>
              <w:top w:val="single" w:sz="6" w:space="0" w:color="auto"/>
              <w:left w:val="single" w:sz="6" w:space="0" w:color="auto"/>
              <w:bottom w:val="single" w:sz="6" w:space="0" w:color="auto"/>
              <w:right w:val="single" w:sz="6" w:space="0" w:color="auto"/>
            </w:tcBorders>
          </w:tcPr>
          <w:p w14:paraId="711C49FF" w14:textId="3DADA450" w:rsidR="002C45CB" w:rsidRPr="00FE51B8" w:rsidRDefault="002C45CB" w:rsidP="002C45CB">
            <w:pPr>
              <w:pStyle w:val="TableField-Left"/>
              <w:rPr>
                <w:rFonts w:ascii="Calibri Light" w:eastAsia="Times New Roman" w:hAnsi="Calibri Light" w:cs="Arial"/>
                <w:color w:val="000000"/>
              </w:rPr>
            </w:pPr>
          </w:p>
        </w:tc>
        <w:tc>
          <w:tcPr>
            <w:tcW w:w="2491" w:type="dxa"/>
            <w:tcBorders>
              <w:top w:val="single" w:sz="6" w:space="0" w:color="auto"/>
              <w:left w:val="single" w:sz="6" w:space="0" w:color="auto"/>
              <w:bottom w:val="single" w:sz="6" w:space="0" w:color="auto"/>
              <w:right w:val="single" w:sz="6" w:space="0" w:color="auto"/>
            </w:tcBorders>
            <w:vAlign w:val="center"/>
          </w:tcPr>
          <w:p w14:paraId="654F9E3E" w14:textId="0EEAADB3" w:rsidR="002C45CB" w:rsidRPr="00FE51B8" w:rsidRDefault="002C45CB" w:rsidP="002C45CB">
            <w:pPr>
              <w:pStyle w:val="TableField-Left"/>
              <w:rPr>
                <w:rFonts w:ascii="Calibri Light" w:eastAsia="Times New Roman" w:hAnsi="Calibri Light" w:cs="Arial"/>
                <w:color w:val="000000"/>
              </w:rPr>
            </w:pPr>
          </w:p>
        </w:tc>
        <w:tc>
          <w:tcPr>
            <w:tcW w:w="1936" w:type="dxa"/>
            <w:tcBorders>
              <w:top w:val="single" w:sz="6" w:space="0" w:color="auto"/>
              <w:left w:val="single" w:sz="6" w:space="0" w:color="auto"/>
              <w:bottom w:val="single" w:sz="6" w:space="0" w:color="auto"/>
              <w:right w:val="threeDEmboss" w:sz="6" w:space="0" w:color="auto"/>
            </w:tcBorders>
            <w:vAlign w:val="center"/>
          </w:tcPr>
          <w:p w14:paraId="3A768BDD" w14:textId="3E8B5D9F" w:rsidR="002C45CB" w:rsidRPr="00FE51B8" w:rsidRDefault="002C45CB" w:rsidP="00F04106">
            <w:pPr>
              <w:pStyle w:val="TableField-Left"/>
              <w:rPr>
                <w:rFonts w:ascii="Calibri Light" w:eastAsia="Times New Roman" w:hAnsi="Calibri Light" w:cs="Arial"/>
                <w:color w:val="000000"/>
              </w:rPr>
            </w:pPr>
          </w:p>
        </w:tc>
      </w:tr>
    </w:tbl>
    <w:p w14:paraId="69139FE1" w14:textId="77777777" w:rsidR="00E0118B" w:rsidRPr="006B24F0" w:rsidRDefault="00E0118B" w:rsidP="00E0118B">
      <w:pPr>
        <w:rPr>
          <w:rFonts w:ascii="Calibri Light" w:hAnsi="Calibri Light" w:cs="Arial"/>
        </w:rPr>
      </w:pPr>
    </w:p>
    <w:p w14:paraId="30E96C2E" w14:textId="7C0AA27B" w:rsidR="00D75481" w:rsidRPr="00CD4E29" w:rsidRDefault="005A7108" w:rsidP="005A7108">
      <w:pPr>
        <w:pStyle w:val="Heading3"/>
        <w:keepNext/>
        <w:numPr>
          <w:ilvl w:val="0"/>
          <w:numId w:val="0"/>
        </w:numPr>
        <w:tabs>
          <w:tab w:val="left" w:pos="1440"/>
        </w:tabs>
        <w:spacing w:before="120" w:after="120"/>
        <w:rPr>
          <w:rFonts w:ascii="Calibri Light" w:hAnsi="Calibri Light"/>
          <w:sz w:val="32"/>
        </w:rPr>
      </w:pPr>
      <w:bookmarkStart w:id="107" w:name="_Toc491613824"/>
      <w:bookmarkStart w:id="108" w:name="_Toc516668658"/>
      <w:r w:rsidRPr="00CD4E29">
        <w:rPr>
          <w:rFonts w:ascii="Calibri Light" w:hAnsi="Calibri Light"/>
          <w:sz w:val="32"/>
        </w:rPr>
        <w:lastRenderedPageBreak/>
        <w:t xml:space="preserve">2.12.1 </w:t>
      </w:r>
      <w:r w:rsidR="00CA70BF" w:rsidRPr="00CD4E29">
        <w:rPr>
          <w:rFonts w:ascii="Calibri Light" w:hAnsi="Calibri Light"/>
          <w:sz w:val="32"/>
        </w:rPr>
        <w:t>Key Metric Definition</w:t>
      </w:r>
      <w:bookmarkEnd w:id="107"/>
      <w:bookmarkEnd w:id="108"/>
    </w:p>
    <w:p w14:paraId="05E7FAB4" w14:textId="77777777" w:rsidR="00D75481" w:rsidRPr="00CD4E29" w:rsidRDefault="00D75481" w:rsidP="00D75481">
      <w:pPr>
        <w:pStyle w:val="Heading2Text"/>
        <w:rPr>
          <w:rFonts w:ascii="Calibri Light" w:hAnsi="Calibri Light" w:cs="Arial"/>
          <w:sz w:val="18"/>
        </w:rPr>
      </w:pPr>
      <w:r w:rsidRPr="00CD4E29">
        <w:rPr>
          <w:rFonts w:ascii="Calibri Light" w:hAnsi="Calibri Light" w:cs="Arial"/>
          <w:sz w:val="18"/>
        </w:rPr>
        <w:t>The following have been identified as key metrics at Southern California Edison that require business rule for calculation:</w:t>
      </w:r>
    </w:p>
    <w:tbl>
      <w:tblPr>
        <w:tblW w:w="9576"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1818"/>
        <w:gridCol w:w="3211"/>
        <w:gridCol w:w="2556"/>
        <w:gridCol w:w="1991"/>
      </w:tblGrid>
      <w:tr w:rsidR="00D75481" w:rsidRPr="00CD4E29" w14:paraId="5AC0FB5A" w14:textId="77777777" w:rsidTr="00613D1D">
        <w:trPr>
          <w:cantSplit/>
          <w:trHeight w:val="432"/>
          <w:tblHeader/>
        </w:trPr>
        <w:tc>
          <w:tcPr>
            <w:tcW w:w="1818" w:type="dxa"/>
            <w:tcBorders>
              <w:top w:val="threeDEmboss" w:sz="6" w:space="0" w:color="auto"/>
              <w:bottom w:val="threeDEmboss" w:sz="6" w:space="0" w:color="auto"/>
            </w:tcBorders>
            <w:shd w:val="clear" w:color="auto" w:fill="F9FBAF"/>
            <w:vAlign w:val="center"/>
          </w:tcPr>
          <w:p w14:paraId="2F8984A3" w14:textId="77777777" w:rsidR="00D75481" w:rsidRPr="00CD4E29" w:rsidRDefault="00D75481" w:rsidP="00613D1D">
            <w:pPr>
              <w:pStyle w:val="TableHeader-Left"/>
              <w:rPr>
                <w:rFonts w:ascii="Calibri Light" w:hAnsi="Calibri Light" w:cs="Arial"/>
                <w:sz w:val="18"/>
              </w:rPr>
            </w:pPr>
            <w:r w:rsidRPr="00CD4E29">
              <w:rPr>
                <w:rFonts w:ascii="Calibri Light" w:hAnsi="Calibri Light" w:cs="Arial"/>
                <w:sz w:val="18"/>
              </w:rPr>
              <w:t>Key Metric</w:t>
            </w:r>
          </w:p>
        </w:tc>
        <w:tc>
          <w:tcPr>
            <w:tcW w:w="3211" w:type="dxa"/>
            <w:tcBorders>
              <w:top w:val="threeDEmboss" w:sz="6" w:space="0" w:color="auto"/>
              <w:bottom w:val="threeDEmboss" w:sz="6" w:space="0" w:color="auto"/>
            </w:tcBorders>
            <w:shd w:val="clear" w:color="auto" w:fill="F9FBAF"/>
            <w:vAlign w:val="center"/>
          </w:tcPr>
          <w:p w14:paraId="49B2325D" w14:textId="77777777" w:rsidR="00D75481" w:rsidRPr="00CD4E29" w:rsidRDefault="00D75481" w:rsidP="00613D1D">
            <w:pPr>
              <w:pStyle w:val="TableHeader-Left"/>
              <w:rPr>
                <w:rFonts w:ascii="Calibri Light" w:hAnsi="Calibri Light" w:cs="Arial"/>
                <w:sz w:val="18"/>
              </w:rPr>
            </w:pPr>
            <w:r w:rsidRPr="00CD4E29">
              <w:rPr>
                <w:rFonts w:ascii="Calibri Light" w:hAnsi="Calibri Light" w:cs="Arial"/>
                <w:sz w:val="18"/>
              </w:rPr>
              <w:t>Description</w:t>
            </w:r>
          </w:p>
        </w:tc>
        <w:tc>
          <w:tcPr>
            <w:tcW w:w="2556" w:type="dxa"/>
            <w:tcBorders>
              <w:top w:val="threeDEmboss" w:sz="6" w:space="0" w:color="auto"/>
              <w:bottom w:val="threeDEmboss" w:sz="6" w:space="0" w:color="auto"/>
            </w:tcBorders>
            <w:shd w:val="clear" w:color="auto" w:fill="F9FBAF"/>
            <w:vAlign w:val="center"/>
          </w:tcPr>
          <w:p w14:paraId="5442E8C2" w14:textId="77777777" w:rsidR="00D75481" w:rsidRPr="00CD4E29" w:rsidRDefault="00D75481" w:rsidP="00613D1D">
            <w:pPr>
              <w:pStyle w:val="TableHeader-Left"/>
              <w:rPr>
                <w:rFonts w:ascii="Calibri Light" w:hAnsi="Calibri Light" w:cs="Arial"/>
                <w:sz w:val="18"/>
              </w:rPr>
            </w:pPr>
            <w:r w:rsidRPr="00CD4E29">
              <w:rPr>
                <w:rFonts w:ascii="Calibri Light" w:hAnsi="Calibri Light" w:cs="Arial"/>
                <w:sz w:val="18"/>
              </w:rPr>
              <w:t>Business Rule</w:t>
            </w:r>
          </w:p>
        </w:tc>
        <w:tc>
          <w:tcPr>
            <w:tcW w:w="1991" w:type="dxa"/>
            <w:tcBorders>
              <w:top w:val="threeDEmboss" w:sz="6" w:space="0" w:color="auto"/>
              <w:bottom w:val="threeDEmboss" w:sz="6" w:space="0" w:color="auto"/>
            </w:tcBorders>
            <w:shd w:val="clear" w:color="auto" w:fill="F9FBAF"/>
            <w:vAlign w:val="center"/>
          </w:tcPr>
          <w:p w14:paraId="25E8458D" w14:textId="77777777" w:rsidR="00D75481" w:rsidRPr="00CD4E29" w:rsidRDefault="00D75481" w:rsidP="00613D1D">
            <w:pPr>
              <w:pStyle w:val="TableHeader-Left"/>
              <w:rPr>
                <w:rFonts w:ascii="Calibri Light" w:hAnsi="Calibri Light" w:cs="Arial"/>
                <w:sz w:val="18"/>
              </w:rPr>
            </w:pPr>
            <w:r w:rsidRPr="00CD4E29">
              <w:rPr>
                <w:rFonts w:ascii="Calibri Light" w:hAnsi="Calibri Light" w:cs="Arial"/>
                <w:sz w:val="18"/>
              </w:rPr>
              <w:t>Reference</w:t>
            </w:r>
          </w:p>
        </w:tc>
      </w:tr>
      <w:tr w:rsidR="00D75481" w:rsidRPr="00CD4E29" w14:paraId="58BB97AE" w14:textId="77777777" w:rsidTr="00613D1D">
        <w:trPr>
          <w:cantSplit/>
          <w:trHeight w:val="432"/>
        </w:trPr>
        <w:tc>
          <w:tcPr>
            <w:tcW w:w="1818" w:type="dxa"/>
            <w:tcBorders>
              <w:top w:val="threeDEmboss" w:sz="6" w:space="0" w:color="auto"/>
            </w:tcBorders>
            <w:vAlign w:val="center"/>
          </w:tcPr>
          <w:p w14:paraId="38779053" w14:textId="2723C7D6" w:rsidR="00D75481" w:rsidRPr="00CD4E29" w:rsidRDefault="00BB2A0B" w:rsidP="00613D1D">
            <w:pPr>
              <w:pStyle w:val="TableField-Left"/>
              <w:rPr>
                <w:rFonts w:ascii="Calibri Light" w:hAnsi="Calibri Light" w:cs="Arial"/>
                <w:sz w:val="18"/>
              </w:rPr>
            </w:pPr>
            <w:r>
              <w:rPr>
                <w:rFonts w:ascii="Calibri Light" w:hAnsi="Calibri Light" w:cs="Arial"/>
                <w:sz w:val="18"/>
              </w:rPr>
              <w:t>N/A</w:t>
            </w:r>
          </w:p>
        </w:tc>
        <w:tc>
          <w:tcPr>
            <w:tcW w:w="3211" w:type="dxa"/>
            <w:tcBorders>
              <w:top w:val="threeDEmboss" w:sz="6" w:space="0" w:color="auto"/>
            </w:tcBorders>
          </w:tcPr>
          <w:p w14:paraId="5DE897D1" w14:textId="5D975D51" w:rsidR="00D75481" w:rsidRPr="00CD4E29" w:rsidRDefault="00D75481" w:rsidP="00613D1D">
            <w:pPr>
              <w:pStyle w:val="TableField-Left"/>
              <w:rPr>
                <w:rFonts w:ascii="Calibri Light" w:hAnsi="Calibri Light" w:cs="Arial"/>
                <w:sz w:val="18"/>
              </w:rPr>
            </w:pPr>
          </w:p>
        </w:tc>
        <w:tc>
          <w:tcPr>
            <w:tcW w:w="2556" w:type="dxa"/>
            <w:tcBorders>
              <w:top w:val="threeDEmboss" w:sz="6" w:space="0" w:color="auto"/>
            </w:tcBorders>
            <w:vAlign w:val="center"/>
          </w:tcPr>
          <w:p w14:paraId="3F151AB2" w14:textId="12E3C97D" w:rsidR="00D75481" w:rsidRPr="00CD4E29" w:rsidRDefault="00D75481" w:rsidP="00613D1D">
            <w:pPr>
              <w:pStyle w:val="TableField-Left"/>
              <w:rPr>
                <w:rFonts w:ascii="Calibri Light" w:hAnsi="Calibri Light" w:cs="Arial"/>
                <w:sz w:val="18"/>
              </w:rPr>
            </w:pPr>
          </w:p>
        </w:tc>
        <w:tc>
          <w:tcPr>
            <w:tcW w:w="1991" w:type="dxa"/>
            <w:tcBorders>
              <w:top w:val="threeDEmboss" w:sz="6" w:space="0" w:color="auto"/>
            </w:tcBorders>
            <w:vAlign w:val="center"/>
          </w:tcPr>
          <w:p w14:paraId="27ADFC7A" w14:textId="47B58AD0" w:rsidR="00D75481" w:rsidRPr="00CD4E29" w:rsidRDefault="00D75481" w:rsidP="00613D1D">
            <w:pPr>
              <w:pStyle w:val="TableField-Left"/>
              <w:rPr>
                <w:rFonts w:ascii="Calibri Light" w:hAnsi="Calibri Light" w:cs="Arial"/>
                <w:sz w:val="18"/>
              </w:rPr>
            </w:pPr>
          </w:p>
        </w:tc>
      </w:tr>
    </w:tbl>
    <w:p w14:paraId="60EE0ADD" w14:textId="4271DA8D" w:rsidR="005A7108" w:rsidRDefault="000C1703" w:rsidP="00171E01">
      <w:pPr>
        <w:pStyle w:val="Heading1"/>
        <w:numPr>
          <w:ilvl w:val="0"/>
          <w:numId w:val="0"/>
        </w:numPr>
        <w:rPr>
          <w:rFonts w:ascii="Calibri Light" w:hAnsi="Calibri Light"/>
        </w:rPr>
      </w:pPr>
      <w:bookmarkStart w:id="109" w:name="_Toc516668659"/>
      <w:r>
        <w:rPr>
          <w:rFonts w:ascii="Calibri Light" w:hAnsi="Calibri Light"/>
        </w:rPr>
        <w:lastRenderedPageBreak/>
        <w:t xml:space="preserve">3 </w:t>
      </w:r>
      <w:bookmarkStart w:id="110" w:name="_Toc491613825"/>
      <w:r w:rsidRPr="000C1703">
        <w:rPr>
          <w:rFonts w:ascii="Calibri Light" w:hAnsi="Calibri Light"/>
        </w:rPr>
        <w:t>Controls, Regulatory Rules, and Security</w:t>
      </w:r>
      <w:bookmarkEnd w:id="109"/>
      <w:bookmarkEnd w:id="110"/>
    </w:p>
    <w:p w14:paraId="2A457BB4" w14:textId="77777777" w:rsidR="006B0695" w:rsidRPr="006B0695" w:rsidRDefault="006B0695" w:rsidP="006B0695"/>
    <w:p w14:paraId="2157397F" w14:textId="77777777" w:rsidR="006B0695" w:rsidRPr="006B0695" w:rsidRDefault="006B0695" w:rsidP="006B0695"/>
    <w:tbl>
      <w:tblPr>
        <w:tblStyle w:val="TableGrid"/>
        <w:tblpPr w:leftFromText="180" w:rightFromText="180" w:horzAnchor="margin" w:tblpY="466"/>
        <w:tblW w:w="10080" w:type="dxa"/>
        <w:tblBorders>
          <w:top w:val="threeDEmboss" w:sz="6" w:space="0" w:color="auto"/>
          <w:left w:val="threeDEmboss" w:sz="6" w:space="0" w:color="auto"/>
          <w:bottom w:val="threeDEmboss" w:sz="6" w:space="0" w:color="auto"/>
          <w:right w:val="threeDEmboss" w:sz="6" w:space="0" w:color="auto"/>
          <w:insideH w:val="none" w:sz="0" w:space="0" w:color="auto"/>
          <w:insideV w:val="none" w:sz="0" w:space="0" w:color="auto"/>
        </w:tblBorders>
        <w:tblLayout w:type="fixed"/>
        <w:tblLook w:val="04A0" w:firstRow="1" w:lastRow="0" w:firstColumn="1" w:lastColumn="0" w:noHBand="0" w:noVBand="1"/>
      </w:tblPr>
      <w:tblGrid>
        <w:gridCol w:w="1374"/>
        <w:gridCol w:w="1213"/>
        <w:gridCol w:w="3690"/>
        <w:gridCol w:w="1440"/>
        <w:gridCol w:w="1170"/>
        <w:gridCol w:w="1193"/>
      </w:tblGrid>
      <w:tr w:rsidR="0099504F" w:rsidRPr="00281BA5" w14:paraId="1281DE33" w14:textId="77777777" w:rsidTr="00412AAD">
        <w:trPr>
          <w:tblHeader/>
        </w:trPr>
        <w:tc>
          <w:tcPr>
            <w:tcW w:w="1374" w:type="dxa"/>
            <w:tcBorders>
              <w:top w:val="threeDEmboss" w:sz="6" w:space="0" w:color="auto"/>
              <w:bottom w:val="threeDEmboss" w:sz="6" w:space="0" w:color="auto"/>
              <w:right w:val="single" w:sz="4" w:space="0" w:color="auto"/>
            </w:tcBorders>
            <w:shd w:val="clear" w:color="auto" w:fill="FFFF99"/>
          </w:tcPr>
          <w:p w14:paraId="64E6F499" w14:textId="77777777" w:rsidR="0099504F" w:rsidRPr="00281BA5" w:rsidRDefault="0099504F" w:rsidP="00412AAD">
            <w:pPr>
              <w:rPr>
                <w:rFonts w:ascii="Calibri Light" w:hAnsi="Calibri Light" w:cs="Arial"/>
                <w:b/>
                <w:sz w:val="18"/>
                <w:szCs w:val="20"/>
              </w:rPr>
            </w:pPr>
            <w:r w:rsidRPr="00281BA5">
              <w:rPr>
                <w:rFonts w:ascii="Calibri Light" w:hAnsi="Calibri Light" w:cs="Arial"/>
                <w:b/>
                <w:sz w:val="18"/>
                <w:szCs w:val="20"/>
              </w:rPr>
              <w:t xml:space="preserve">Requirement </w:t>
            </w:r>
          </w:p>
          <w:p w14:paraId="0B427743" w14:textId="77777777" w:rsidR="0099504F" w:rsidRPr="00281BA5" w:rsidRDefault="0099504F" w:rsidP="00412AAD">
            <w:pPr>
              <w:rPr>
                <w:rFonts w:ascii="Calibri Light" w:hAnsi="Calibri Light" w:cs="Arial"/>
                <w:i/>
                <w:sz w:val="18"/>
                <w:szCs w:val="20"/>
              </w:rPr>
            </w:pPr>
            <w:r w:rsidRPr="00281BA5">
              <w:rPr>
                <w:rFonts w:ascii="Calibri Light" w:hAnsi="Calibri Light" w:cs="Arial"/>
                <w:b/>
                <w:sz w:val="18"/>
                <w:szCs w:val="20"/>
              </w:rPr>
              <w:t>ID (from RTM)</w:t>
            </w:r>
          </w:p>
        </w:tc>
        <w:tc>
          <w:tcPr>
            <w:tcW w:w="1213" w:type="dxa"/>
            <w:tcBorders>
              <w:top w:val="threeDEmboss" w:sz="6" w:space="0" w:color="auto"/>
              <w:bottom w:val="threeDEmboss" w:sz="6" w:space="0" w:color="auto"/>
              <w:right w:val="single" w:sz="4" w:space="0" w:color="auto"/>
            </w:tcBorders>
            <w:shd w:val="clear" w:color="auto" w:fill="FFFF99"/>
          </w:tcPr>
          <w:p w14:paraId="0FE60B7A" w14:textId="77777777" w:rsidR="0099504F" w:rsidRPr="00281BA5" w:rsidRDefault="0099504F" w:rsidP="00412AAD">
            <w:pPr>
              <w:rPr>
                <w:rFonts w:ascii="Calibri Light" w:hAnsi="Calibri Light" w:cs="Arial"/>
                <w:b/>
                <w:sz w:val="18"/>
                <w:szCs w:val="20"/>
              </w:rPr>
            </w:pPr>
            <w:r w:rsidRPr="00281BA5">
              <w:rPr>
                <w:rFonts w:ascii="Calibri Light" w:hAnsi="Calibri Light" w:cs="Arial"/>
                <w:b/>
                <w:sz w:val="18"/>
                <w:szCs w:val="20"/>
              </w:rPr>
              <w:t>“As-Is” Control Requirement</w:t>
            </w:r>
          </w:p>
        </w:tc>
        <w:tc>
          <w:tcPr>
            <w:tcW w:w="3690" w:type="dxa"/>
            <w:tcBorders>
              <w:top w:val="threeDEmboss" w:sz="6" w:space="0" w:color="auto"/>
              <w:left w:val="single" w:sz="4" w:space="0" w:color="auto"/>
              <w:bottom w:val="threeDEmboss" w:sz="6" w:space="0" w:color="auto"/>
              <w:right w:val="single" w:sz="4" w:space="0" w:color="auto"/>
            </w:tcBorders>
            <w:shd w:val="clear" w:color="auto" w:fill="FFFF99"/>
          </w:tcPr>
          <w:p w14:paraId="0752FB66" w14:textId="77777777" w:rsidR="0099504F" w:rsidRPr="00281BA5" w:rsidRDefault="0099504F" w:rsidP="00412AAD">
            <w:pPr>
              <w:rPr>
                <w:rFonts w:ascii="Calibri Light" w:hAnsi="Calibri Light" w:cs="Arial"/>
                <w:b/>
                <w:sz w:val="18"/>
                <w:szCs w:val="20"/>
              </w:rPr>
            </w:pPr>
            <w:r w:rsidRPr="00281BA5">
              <w:rPr>
                <w:rFonts w:ascii="Calibri Light" w:hAnsi="Calibri Light" w:cs="Arial"/>
                <w:b/>
                <w:sz w:val="18"/>
                <w:szCs w:val="20"/>
              </w:rPr>
              <w:t>“To Be” Risk Statement</w:t>
            </w:r>
          </w:p>
        </w:tc>
        <w:tc>
          <w:tcPr>
            <w:tcW w:w="1440" w:type="dxa"/>
            <w:tcBorders>
              <w:top w:val="threeDEmboss" w:sz="6" w:space="0" w:color="auto"/>
              <w:left w:val="single" w:sz="4" w:space="0" w:color="auto"/>
              <w:bottom w:val="threeDEmboss" w:sz="6" w:space="0" w:color="auto"/>
              <w:right w:val="single" w:sz="4" w:space="0" w:color="auto"/>
            </w:tcBorders>
            <w:shd w:val="clear" w:color="auto" w:fill="FFFF99"/>
          </w:tcPr>
          <w:p w14:paraId="158334C0" w14:textId="77777777" w:rsidR="0099504F" w:rsidRPr="00281BA5" w:rsidRDefault="0099504F" w:rsidP="00412AAD">
            <w:pPr>
              <w:rPr>
                <w:rFonts w:ascii="Calibri Light" w:hAnsi="Calibri Light" w:cs="Arial"/>
                <w:b/>
                <w:sz w:val="18"/>
                <w:szCs w:val="20"/>
              </w:rPr>
            </w:pPr>
            <w:r w:rsidRPr="00281BA5">
              <w:rPr>
                <w:rFonts w:ascii="Calibri Light" w:hAnsi="Calibri Light" w:cs="Arial"/>
                <w:b/>
                <w:sz w:val="18"/>
                <w:szCs w:val="20"/>
              </w:rPr>
              <w:t>“To-Be” Control Activity”</w:t>
            </w:r>
          </w:p>
        </w:tc>
        <w:tc>
          <w:tcPr>
            <w:tcW w:w="1170" w:type="dxa"/>
            <w:tcBorders>
              <w:top w:val="threeDEmboss" w:sz="6" w:space="0" w:color="auto"/>
              <w:left w:val="single" w:sz="4" w:space="0" w:color="auto"/>
              <w:bottom w:val="threeDEmboss" w:sz="6" w:space="0" w:color="auto"/>
              <w:right w:val="single" w:sz="4" w:space="0" w:color="auto"/>
            </w:tcBorders>
            <w:shd w:val="clear" w:color="auto" w:fill="FFFF99"/>
          </w:tcPr>
          <w:p w14:paraId="658B622B" w14:textId="77777777" w:rsidR="0099504F" w:rsidRPr="00281BA5" w:rsidRDefault="0099504F" w:rsidP="00412AAD">
            <w:pPr>
              <w:rPr>
                <w:rFonts w:ascii="Calibri Light" w:hAnsi="Calibri Light" w:cs="Arial"/>
                <w:b/>
                <w:sz w:val="18"/>
                <w:szCs w:val="20"/>
              </w:rPr>
            </w:pPr>
            <w:r w:rsidRPr="00281BA5">
              <w:rPr>
                <w:rFonts w:ascii="Calibri Light" w:hAnsi="Calibri Light" w:cs="Arial"/>
                <w:b/>
                <w:sz w:val="18"/>
                <w:szCs w:val="20"/>
              </w:rPr>
              <w:t>Control Automation (manual, I</w:t>
            </w:r>
            <w:r>
              <w:rPr>
                <w:rFonts w:ascii="Calibri Light" w:hAnsi="Calibri Light" w:cs="Arial"/>
                <w:b/>
                <w:sz w:val="18"/>
                <w:szCs w:val="20"/>
              </w:rPr>
              <w:t>T dependent- manual, automated</w:t>
            </w:r>
          </w:p>
        </w:tc>
        <w:tc>
          <w:tcPr>
            <w:tcW w:w="1193" w:type="dxa"/>
            <w:tcBorders>
              <w:top w:val="threeDEmboss" w:sz="6" w:space="0" w:color="auto"/>
              <w:left w:val="single" w:sz="4" w:space="0" w:color="auto"/>
              <w:bottom w:val="threeDEmboss" w:sz="6" w:space="0" w:color="auto"/>
            </w:tcBorders>
            <w:shd w:val="clear" w:color="auto" w:fill="FFFF99"/>
          </w:tcPr>
          <w:p w14:paraId="2F420335" w14:textId="77777777" w:rsidR="0099504F" w:rsidRPr="00281BA5" w:rsidRDefault="0099504F" w:rsidP="00412AAD">
            <w:pPr>
              <w:rPr>
                <w:rFonts w:ascii="Calibri Light" w:hAnsi="Calibri Light" w:cs="Arial"/>
                <w:b/>
                <w:sz w:val="18"/>
                <w:szCs w:val="20"/>
              </w:rPr>
            </w:pPr>
            <w:r>
              <w:rPr>
                <w:rFonts w:ascii="Calibri Light" w:hAnsi="Calibri Light" w:cs="Arial"/>
                <w:b/>
                <w:sz w:val="18"/>
                <w:szCs w:val="20"/>
              </w:rPr>
              <w:t>Relevant technical identifier</w:t>
            </w:r>
            <w:r w:rsidRPr="00281BA5">
              <w:rPr>
                <w:rFonts w:ascii="Calibri Light" w:hAnsi="Calibri Light" w:cs="Arial"/>
                <w:b/>
                <w:sz w:val="18"/>
                <w:szCs w:val="20"/>
              </w:rPr>
              <w:t xml:space="preserve"> or RICEFW reference</w:t>
            </w:r>
          </w:p>
        </w:tc>
      </w:tr>
      <w:tr w:rsidR="0099504F" w:rsidRPr="000C1703" w14:paraId="569EFDCE" w14:textId="77777777" w:rsidTr="00412AAD">
        <w:trPr>
          <w:trHeight w:val="1188"/>
          <w:tblHeader/>
        </w:trPr>
        <w:tc>
          <w:tcPr>
            <w:tcW w:w="1374" w:type="dxa"/>
            <w:tcBorders>
              <w:top w:val="threeDEmboss" w:sz="6" w:space="0" w:color="auto"/>
              <w:bottom w:val="single" w:sz="4" w:space="0" w:color="auto"/>
              <w:right w:val="single" w:sz="4" w:space="0" w:color="auto"/>
            </w:tcBorders>
          </w:tcPr>
          <w:p w14:paraId="1B360B1E" w14:textId="77777777" w:rsidR="0099504F" w:rsidRPr="0005481E" w:rsidRDefault="0099504F" w:rsidP="00412AAD">
            <w:pPr>
              <w:rPr>
                <w:rFonts w:ascii="Calibri Light" w:hAnsi="Calibri Light" w:cs="Arial"/>
                <w:sz w:val="18"/>
                <w:szCs w:val="20"/>
              </w:rPr>
            </w:pPr>
            <w:r w:rsidRPr="00F910B5">
              <w:rPr>
                <w:rFonts w:ascii="Calibri Light" w:hAnsi="Calibri Light" w:cs="Arial"/>
              </w:rPr>
              <w:t>1606</w:t>
            </w:r>
          </w:p>
        </w:tc>
        <w:tc>
          <w:tcPr>
            <w:tcW w:w="1213" w:type="dxa"/>
            <w:tcBorders>
              <w:top w:val="threeDEmboss" w:sz="6" w:space="0" w:color="auto"/>
              <w:bottom w:val="single" w:sz="4" w:space="0" w:color="auto"/>
              <w:right w:val="single" w:sz="4" w:space="0" w:color="auto"/>
            </w:tcBorders>
          </w:tcPr>
          <w:p w14:paraId="03554768" w14:textId="77777777" w:rsidR="0099504F" w:rsidRPr="000C1703" w:rsidRDefault="0099504F" w:rsidP="00412AAD">
            <w:pPr>
              <w:pStyle w:val="TableField-Left"/>
              <w:rPr>
                <w:rFonts w:ascii="Calibri Light" w:hAnsi="Calibri Light" w:cs="Arial"/>
                <w:i/>
                <w:sz w:val="18"/>
              </w:rPr>
            </w:pPr>
          </w:p>
        </w:tc>
        <w:tc>
          <w:tcPr>
            <w:tcW w:w="3690" w:type="dxa"/>
            <w:tcBorders>
              <w:top w:val="threeDEmboss" w:sz="6" w:space="0" w:color="auto"/>
              <w:left w:val="single" w:sz="4" w:space="0" w:color="auto"/>
              <w:bottom w:val="single" w:sz="4" w:space="0" w:color="auto"/>
              <w:right w:val="single" w:sz="4" w:space="0" w:color="auto"/>
            </w:tcBorders>
          </w:tcPr>
          <w:p w14:paraId="79A11B86" w14:textId="77777777" w:rsidR="0099504F" w:rsidRPr="00171E01" w:rsidRDefault="0099504F" w:rsidP="00412AAD">
            <w:pPr>
              <w:pStyle w:val="TableField-Left"/>
              <w:rPr>
                <w:rFonts w:ascii="Calibri Light" w:hAnsi="Calibri Light" w:cs="Arial"/>
                <w:i/>
                <w:sz w:val="18"/>
              </w:rPr>
            </w:pPr>
            <w:r w:rsidRPr="00F910B5">
              <w:rPr>
                <w:rFonts w:ascii="Calibri Light" w:eastAsia="Times New Roman" w:hAnsi="Calibri Light"/>
              </w:rPr>
              <w:t>Automatic Dialing Announcing Devices, Random or Sequential Numbers Generated, (PUC Code 2875.5(a)): Effective July 1, 2002, SCE acceptable error rate for telephone calls made by automatic equipment shall be 3%, measured monthly. The error rate is defined as a call made by automatic telephone equipment and answered by a live person in which (1) the telephone equipment disconnects the call after the called party has answered, or (2) the called party does not receive a response from the calling agent within 2 seconds of the called party’s completed greeting.</w:t>
            </w:r>
            <w:r w:rsidRPr="00F910B5">
              <w:rPr>
                <w:rFonts w:ascii="Calibri Light" w:eastAsia="Times New Roman" w:hAnsi="Calibri Light" w:cs="Arial"/>
                <w:color w:val="000000"/>
              </w:rPr>
              <w:br/>
            </w:r>
            <w:r w:rsidRPr="00F910B5">
              <w:rPr>
                <w:rFonts w:ascii="Calibri Light" w:eastAsia="Times New Roman" w:hAnsi="Calibri Light" w:cs="Arial"/>
                <w:color w:val="000000"/>
              </w:rPr>
              <w:br/>
            </w:r>
            <w:r w:rsidRPr="00F910B5">
              <w:rPr>
                <w:rFonts w:ascii="Calibri Light" w:eastAsia="Times New Roman" w:hAnsi="Calibri Light"/>
              </w:rPr>
              <w:t>Effective July 1, 2003, SCE shall maintain summary records tracking for (1) all predictive dialer calls answered by a live person, and (2) all predictive dialer calls in which either the dialer disconnects the call after the called party has answered, or the called party does not receive a response from the calling agent within 2 seconds of the called party’s completed greeting. The call records in the second category shall include the date and time of each call, and the number called, including area code. Records shall be maintained for a period of at least one year and shall be made available to the Commission upon request. SCE is directed to formulate consumer education messages about telemarketing calls, subject to review and approval by the Commission’s Public Advisor, to be included on at least an annual basis in an informational mailing. [Article 1. Automatic Dialing-Announcing Devices [2871-2876] (Article 1 added by Stats. 1978, Ch. 877.]</w:t>
            </w:r>
          </w:p>
        </w:tc>
        <w:tc>
          <w:tcPr>
            <w:tcW w:w="1440" w:type="dxa"/>
            <w:tcBorders>
              <w:top w:val="threeDEmboss" w:sz="6" w:space="0" w:color="auto"/>
              <w:left w:val="single" w:sz="4" w:space="0" w:color="auto"/>
              <w:bottom w:val="single" w:sz="4" w:space="0" w:color="auto"/>
              <w:right w:val="single" w:sz="4" w:space="0" w:color="auto"/>
            </w:tcBorders>
          </w:tcPr>
          <w:p w14:paraId="34A9CD1B" w14:textId="77777777" w:rsidR="0099504F" w:rsidRPr="000C1703" w:rsidRDefault="0099504F" w:rsidP="00412AAD">
            <w:pPr>
              <w:rPr>
                <w:rFonts w:ascii="Calibri Light" w:hAnsi="Calibri Light" w:cs="Arial"/>
                <w:i/>
                <w:sz w:val="18"/>
                <w:szCs w:val="20"/>
              </w:rPr>
            </w:pPr>
            <w:r w:rsidRPr="00F910B5">
              <w:rPr>
                <w:rFonts w:ascii="Calibri Light" w:hAnsi="Calibri Light"/>
              </w:rPr>
              <w:t>In the legacy environment this is being addressed as follows: GRP Report Y/N: No - No - N/A - N/A - N/A - N/A - N/A - N/A</w:t>
            </w:r>
          </w:p>
        </w:tc>
        <w:tc>
          <w:tcPr>
            <w:tcW w:w="1170" w:type="dxa"/>
            <w:tcBorders>
              <w:top w:val="threeDEmboss" w:sz="6" w:space="0" w:color="auto"/>
              <w:left w:val="single" w:sz="4" w:space="0" w:color="auto"/>
              <w:bottom w:val="single" w:sz="4" w:space="0" w:color="auto"/>
              <w:right w:val="single" w:sz="4" w:space="0" w:color="auto"/>
            </w:tcBorders>
          </w:tcPr>
          <w:p w14:paraId="712E6517" w14:textId="77777777" w:rsidR="0099504F" w:rsidRPr="000C1703" w:rsidRDefault="0099504F" w:rsidP="00412AAD">
            <w:pPr>
              <w:rPr>
                <w:rFonts w:ascii="Calibri Light" w:hAnsi="Calibri Light" w:cs="Arial"/>
                <w:i/>
                <w:sz w:val="18"/>
                <w:szCs w:val="20"/>
              </w:rPr>
            </w:pPr>
          </w:p>
        </w:tc>
        <w:tc>
          <w:tcPr>
            <w:tcW w:w="1193" w:type="dxa"/>
            <w:tcBorders>
              <w:top w:val="threeDEmboss" w:sz="6" w:space="0" w:color="auto"/>
              <w:left w:val="single" w:sz="4" w:space="0" w:color="auto"/>
              <w:bottom w:val="single" w:sz="4" w:space="0" w:color="auto"/>
            </w:tcBorders>
          </w:tcPr>
          <w:p w14:paraId="1BE90CDB" w14:textId="77777777" w:rsidR="0099504F" w:rsidRPr="000C1703" w:rsidRDefault="0099504F" w:rsidP="00412AAD">
            <w:pPr>
              <w:rPr>
                <w:rFonts w:ascii="Calibri Light" w:hAnsi="Calibri Light" w:cs="Arial"/>
                <w:i/>
                <w:sz w:val="18"/>
                <w:szCs w:val="20"/>
              </w:rPr>
            </w:pPr>
          </w:p>
        </w:tc>
      </w:tr>
    </w:tbl>
    <w:p w14:paraId="1085D6FC" w14:textId="77777777" w:rsidR="001375DC" w:rsidRPr="006B24F0" w:rsidRDefault="001375DC" w:rsidP="001375DC">
      <w:pPr>
        <w:pStyle w:val="Heading2TextBulleted"/>
        <w:numPr>
          <w:ilvl w:val="0"/>
          <w:numId w:val="0"/>
        </w:numPr>
        <w:ind w:left="720" w:hanging="360"/>
        <w:rPr>
          <w:rFonts w:ascii="Calibri Light" w:hAnsi="Calibri Light" w:cs="Arial"/>
        </w:rPr>
      </w:pPr>
    </w:p>
    <w:p w14:paraId="72A08EA9" w14:textId="420C5C13" w:rsidR="005A7108" w:rsidRPr="00985EA1" w:rsidRDefault="001A6236" w:rsidP="00985EA1">
      <w:pPr>
        <w:pStyle w:val="Heading2"/>
        <w:rPr>
          <w:rStyle w:val="Hyperlink"/>
          <w:color w:val="auto"/>
          <w:u w:val="none"/>
        </w:rPr>
      </w:pPr>
      <w:bookmarkStart w:id="111" w:name="_Toc516668660"/>
      <w:r>
        <w:lastRenderedPageBreak/>
        <w:t xml:space="preserve">3.1 </w:t>
      </w:r>
      <w:r w:rsidR="00D96A12" w:rsidRPr="006B24F0">
        <w:t>Security Considerations</w:t>
      </w:r>
      <w:bookmarkEnd w:id="111"/>
    </w:p>
    <w:p w14:paraId="796E05DD" w14:textId="77777777" w:rsidR="00422600" w:rsidRPr="005E280C" w:rsidRDefault="00422600" w:rsidP="00422600">
      <w:pPr>
        <w:pStyle w:val="CommentText"/>
        <w:numPr>
          <w:ilvl w:val="0"/>
          <w:numId w:val="11"/>
        </w:numPr>
        <w:rPr>
          <w:rFonts w:ascii="Calibri Light" w:hAnsi="Calibri Light" w:cs="Arial"/>
          <w:sz w:val="18"/>
          <w:szCs w:val="18"/>
        </w:rPr>
      </w:pPr>
      <w:r>
        <w:rPr>
          <w:rFonts w:ascii="Calibri Light" w:hAnsi="Calibri Light" w:cs="Arial"/>
          <w:color w:val="000000"/>
          <w:lang w:eastAsia="ja-JP"/>
        </w:rPr>
        <w:t xml:space="preserve">User Roles with access to telephony features within C4C are defined in </w:t>
      </w:r>
      <w:hyperlink r:id="rId51" w:history="1">
        <w:r w:rsidRPr="002B6C29">
          <w:rPr>
            <w:rStyle w:val="Hyperlink"/>
            <w:rFonts w:ascii="Calibri Light" w:hAnsi="Calibri Light" w:cs="Arial"/>
            <w:lang w:eastAsia="ja-JP"/>
          </w:rPr>
          <w:t>BPD CIM-CS-17 Front Office</w:t>
        </w:r>
      </w:hyperlink>
      <w:r>
        <w:rPr>
          <w:rFonts w:ascii="Calibri Light" w:hAnsi="Calibri Light" w:cs="Arial"/>
          <w:lang w:eastAsia="ja-JP"/>
        </w:rPr>
        <w:t>.</w:t>
      </w:r>
    </w:p>
    <w:p w14:paraId="53AED5FA" w14:textId="54040361" w:rsidR="00676625" w:rsidRPr="006B24F0" w:rsidRDefault="001A6236" w:rsidP="00DD0DAC">
      <w:pPr>
        <w:pStyle w:val="Heading2"/>
        <w:tabs>
          <w:tab w:val="left" w:pos="8124"/>
        </w:tabs>
      </w:pPr>
      <w:bookmarkStart w:id="112" w:name="_Toc516668661"/>
      <w:r>
        <w:t xml:space="preserve">3.2 </w:t>
      </w:r>
      <w:r w:rsidR="00676625" w:rsidRPr="006B24F0">
        <w:t>Custom Program/Transaction Codes</w:t>
      </w:r>
      <w:bookmarkEnd w:id="112"/>
      <w:r w:rsidR="00DD0DAC">
        <w:tab/>
      </w:r>
    </w:p>
    <w:p w14:paraId="227E002B" w14:textId="14B0D64E" w:rsidR="00676625" w:rsidRPr="00CA6869" w:rsidRDefault="005E280C" w:rsidP="005E280C">
      <w:pPr>
        <w:pStyle w:val="CommentText"/>
        <w:numPr>
          <w:ilvl w:val="0"/>
          <w:numId w:val="11"/>
        </w:numPr>
        <w:rPr>
          <w:rFonts w:ascii="Calibri Light" w:hAnsi="Calibri Light" w:cs="Arial"/>
          <w:color w:val="000000"/>
          <w:lang w:eastAsia="ja-JP"/>
        </w:rPr>
      </w:pPr>
      <w:r w:rsidRPr="00CA6869">
        <w:rPr>
          <w:rFonts w:ascii="Calibri Light" w:hAnsi="Calibri Light" w:cs="Arial"/>
          <w:color w:val="000000"/>
          <w:lang w:eastAsia="ja-JP"/>
        </w:rPr>
        <w:t>N/A</w:t>
      </w:r>
    </w:p>
    <w:p w14:paraId="56D93F2C" w14:textId="4483606E" w:rsidR="00676625" w:rsidRPr="006B24F0" w:rsidRDefault="001A6236" w:rsidP="003C6C8A">
      <w:pPr>
        <w:pStyle w:val="Heading2"/>
      </w:pPr>
      <w:bookmarkStart w:id="113" w:name="_Toc516668662"/>
      <w:r>
        <w:t xml:space="preserve">3.3 </w:t>
      </w:r>
      <w:r w:rsidR="00676625" w:rsidRPr="006B24F0">
        <w:t>Custom Table/Transaction Codes</w:t>
      </w:r>
      <w:bookmarkEnd w:id="113"/>
    </w:p>
    <w:p w14:paraId="2DEEBA44" w14:textId="2348FA95" w:rsidR="00676625" w:rsidRPr="00CA6869" w:rsidRDefault="005E280C" w:rsidP="005E280C">
      <w:pPr>
        <w:pStyle w:val="CommentText"/>
        <w:numPr>
          <w:ilvl w:val="0"/>
          <w:numId w:val="11"/>
        </w:numPr>
        <w:rPr>
          <w:rFonts w:ascii="Calibri Light" w:hAnsi="Calibri Light" w:cs="Arial"/>
          <w:color w:val="000000"/>
          <w:lang w:eastAsia="ja-JP"/>
        </w:rPr>
      </w:pPr>
      <w:r w:rsidRPr="00CA6869">
        <w:rPr>
          <w:rFonts w:ascii="Calibri Light" w:hAnsi="Calibri Light" w:cs="Arial"/>
          <w:color w:val="000000"/>
          <w:lang w:eastAsia="ja-JP"/>
        </w:rPr>
        <w:t>N/A</w:t>
      </w:r>
    </w:p>
    <w:p w14:paraId="608D59CC" w14:textId="7F1729F5" w:rsidR="001A6236" w:rsidRDefault="001A6236" w:rsidP="003C6C8A">
      <w:pPr>
        <w:pStyle w:val="Heading2"/>
      </w:pPr>
      <w:bookmarkStart w:id="114" w:name="_Toc516668663"/>
      <w:bookmarkStart w:id="115" w:name="_Toc491613826"/>
      <w:r>
        <w:t>3.4 Data Criticality and Cybersecurity Baseline Risks</w:t>
      </w:r>
      <w:bookmarkEnd w:id="114"/>
    </w:p>
    <w:p w14:paraId="3A8B7D1D" w14:textId="73B85EA7" w:rsidR="00C033D9" w:rsidRDefault="00C033D9" w:rsidP="00C033D9">
      <w:pPr>
        <w:pStyle w:val="Heading2"/>
        <w:numPr>
          <w:ilvl w:val="1"/>
          <w:numId w:val="0"/>
        </w:numPr>
        <w:tabs>
          <w:tab w:val="clear" w:pos="1260"/>
          <w:tab w:val="left" w:pos="6876"/>
        </w:tabs>
        <w:ind w:left="792" w:hanging="432"/>
      </w:pPr>
      <w:r>
        <w:rPr>
          <w:color w:val="000000"/>
          <w:lang w:eastAsia="ja-JP"/>
        </w:rPr>
        <w:tab/>
      </w:r>
    </w:p>
    <w:tbl>
      <w:tblPr>
        <w:tblStyle w:val="TableGridLight"/>
        <w:tblW w:w="10345" w:type="dxa"/>
        <w:shd w:val="clear" w:color="auto" w:fill="FFFFFF" w:themeFill="background1"/>
        <w:tblLayout w:type="fixed"/>
        <w:tblLook w:val="04A0" w:firstRow="1" w:lastRow="0" w:firstColumn="1" w:lastColumn="0" w:noHBand="0" w:noVBand="1"/>
      </w:tblPr>
      <w:tblGrid>
        <w:gridCol w:w="3775"/>
        <w:gridCol w:w="6570"/>
      </w:tblGrid>
      <w:tr w:rsidR="00C033D9" w14:paraId="40F6FC32" w14:textId="77777777" w:rsidTr="005929D4">
        <w:tc>
          <w:tcPr>
            <w:tcW w:w="3775" w:type="dxa"/>
            <w:shd w:val="clear" w:color="auto" w:fill="FFFFFF" w:themeFill="background1"/>
          </w:tcPr>
          <w:p w14:paraId="144B89B2" w14:textId="77777777" w:rsidR="00C033D9" w:rsidRPr="00031112" w:rsidRDefault="00C033D9" w:rsidP="005929D4">
            <w:pPr>
              <w:pStyle w:val="Heading2TextBulleted"/>
              <w:numPr>
                <w:ilvl w:val="0"/>
                <w:numId w:val="0"/>
              </w:numPr>
              <w:rPr>
                <w:rFonts w:ascii="Calibri Light" w:hAnsi="Calibri Light" w:cs="Arial"/>
                <w:b/>
                <w:szCs w:val="20"/>
              </w:rPr>
            </w:pPr>
            <w:r w:rsidRPr="00031112">
              <w:rPr>
                <w:rFonts w:ascii="Calibri Light" w:hAnsi="Calibri Light" w:cs="Arial"/>
                <w:b/>
                <w:szCs w:val="20"/>
              </w:rPr>
              <w:t>Specify Data Classification /Special Handling or Regulatory Requirement</w:t>
            </w:r>
          </w:p>
          <w:p w14:paraId="30EE2212" w14:textId="77777777" w:rsidR="00C033D9" w:rsidRPr="00031112" w:rsidRDefault="00C033D9" w:rsidP="005929D4">
            <w:pPr>
              <w:pStyle w:val="Heading2TextBulleted"/>
              <w:numPr>
                <w:ilvl w:val="0"/>
                <w:numId w:val="0"/>
              </w:numPr>
              <w:rPr>
                <w:rFonts w:ascii="Calibri Light" w:hAnsi="Calibri Light" w:cs="Arial"/>
                <w:i/>
                <w:szCs w:val="20"/>
              </w:rPr>
            </w:pPr>
            <w:r w:rsidRPr="00031112">
              <w:rPr>
                <w:rFonts w:ascii="Calibri Light" w:hAnsi="Calibri Light" w:cs="Arial"/>
                <w:i/>
                <w:szCs w:val="20"/>
              </w:rPr>
              <w:t>What is the classification of Data? Does it trigger any special regulations?</w:t>
            </w:r>
          </w:p>
          <w:p w14:paraId="3A9DCD0E" w14:textId="77777777" w:rsidR="00C033D9" w:rsidRPr="00031112" w:rsidRDefault="00C033D9" w:rsidP="005929D4">
            <w:pPr>
              <w:pStyle w:val="Heading2TextBulleted"/>
              <w:numPr>
                <w:ilvl w:val="0"/>
                <w:numId w:val="0"/>
              </w:numPr>
              <w:rPr>
                <w:rFonts w:ascii="Calibri Light" w:hAnsi="Calibri Light" w:cs="Arial"/>
                <w:b/>
                <w:szCs w:val="20"/>
              </w:rPr>
            </w:pPr>
            <w:r w:rsidRPr="00031112">
              <w:rPr>
                <w:rFonts w:ascii="Calibri Light" w:hAnsi="Calibri Light" w:cs="Arial"/>
                <w:i/>
                <w:szCs w:val="20"/>
              </w:rPr>
              <w:t>Please select the classification / Sensitivity of the Data. This will help us Assess the Risk associated and remediation measures if any.</w:t>
            </w:r>
          </w:p>
        </w:tc>
        <w:tc>
          <w:tcPr>
            <w:tcW w:w="6570" w:type="dxa"/>
            <w:shd w:val="clear" w:color="auto" w:fill="FFFFFF" w:themeFill="background1"/>
          </w:tcPr>
          <w:p w14:paraId="52D0549F" w14:textId="77777777" w:rsidR="00C033D9" w:rsidRPr="00031112" w:rsidRDefault="00C033D9" w:rsidP="005929D4">
            <w:pPr>
              <w:rPr>
                <w:rFonts w:ascii="Calibri Light" w:hAnsi="Calibri Light"/>
                <w:b/>
                <w:i/>
                <w:sz w:val="20"/>
                <w:szCs w:val="20"/>
              </w:rPr>
            </w:pPr>
            <w:r w:rsidRPr="00031112">
              <w:rPr>
                <w:rFonts w:ascii="Calibri Light" w:hAnsi="Calibri Light"/>
                <w:b/>
                <w:i/>
                <w:sz w:val="20"/>
                <w:szCs w:val="20"/>
              </w:rPr>
              <w:t>&lt;Select all that apply&gt;</w:t>
            </w:r>
          </w:p>
          <w:p w14:paraId="1D4B3CFE" w14:textId="77777777" w:rsidR="00C033D9" w:rsidRPr="00031112" w:rsidRDefault="005377B5" w:rsidP="005929D4">
            <w:pPr>
              <w:rPr>
                <w:rFonts w:ascii="Calibri Light" w:hAnsi="Calibri Light"/>
                <w:sz w:val="20"/>
                <w:szCs w:val="20"/>
              </w:rPr>
            </w:pPr>
            <w:sdt>
              <w:sdtPr>
                <w:rPr>
                  <w:rFonts w:ascii="Calibri Light" w:hAnsi="Calibri Light"/>
                  <w:b/>
                  <w:sz w:val="20"/>
                  <w:szCs w:val="20"/>
                </w:rPr>
                <w:id w:val="1920680875"/>
                <w14:checkbox>
                  <w14:checked w14:val="1"/>
                  <w14:checkedState w14:val="2612" w14:font="MS Gothic"/>
                  <w14:uncheckedState w14:val="2610" w14:font="MS Gothic"/>
                </w14:checkbox>
              </w:sdtPr>
              <w:sdtContent>
                <w:r w:rsidR="00C033D9">
                  <w:rPr>
                    <w:rFonts w:ascii="MS Gothic" w:eastAsia="MS Gothic" w:hAnsi="MS Gothic" w:cs="Segoe UI Symbol" w:hint="eastAsia"/>
                    <w:b/>
                    <w:sz w:val="20"/>
                    <w:szCs w:val="20"/>
                  </w:rPr>
                  <w:t>☒</w:t>
                </w:r>
              </w:sdtContent>
            </w:sdt>
            <w:r w:rsidR="00C033D9" w:rsidRPr="00031112">
              <w:rPr>
                <w:rFonts w:ascii="Calibri Light" w:hAnsi="Calibri Light"/>
                <w:sz w:val="20"/>
                <w:szCs w:val="20"/>
              </w:rPr>
              <w:t xml:space="preserve"> PII - Personal Identifiable Information / Privacy Law</w:t>
            </w:r>
          </w:p>
          <w:p w14:paraId="6A6F9EF5" w14:textId="77777777" w:rsidR="00C033D9" w:rsidRPr="00031112" w:rsidRDefault="005377B5" w:rsidP="005929D4">
            <w:pPr>
              <w:rPr>
                <w:rStyle w:val="pageheading"/>
                <w:rFonts w:ascii="Calibri Light" w:hAnsi="Calibri Light"/>
                <w:sz w:val="20"/>
                <w:szCs w:val="20"/>
              </w:rPr>
            </w:pPr>
            <w:sdt>
              <w:sdtPr>
                <w:rPr>
                  <w:rFonts w:ascii="Calibri Light" w:hAnsi="Calibri Light"/>
                  <w:sz w:val="20"/>
                  <w:szCs w:val="20"/>
                </w:rPr>
                <w:id w:val="1505782686"/>
                <w14:checkbox>
                  <w14:checked w14:val="0"/>
                  <w14:checkedState w14:val="2612" w14:font="MS Gothic"/>
                  <w14:uncheckedState w14:val="2610" w14:font="MS Gothic"/>
                </w14:checkbox>
              </w:sdtPr>
              <w:sdtContent>
                <w:r w:rsidR="00C033D9" w:rsidRPr="00031112">
                  <w:rPr>
                    <w:rFonts w:ascii="Segoe UI Symbol" w:eastAsia="MS Gothic" w:hAnsi="Segoe UI Symbol" w:cs="Segoe UI Symbol"/>
                    <w:sz w:val="20"/>
                    <w:szCs w:val="20"/>
                  </w:rPr>
                  <w:t>☐</w:t>
                </w:r>
              </w:sdtContent>
            </w:sdt>
            <w:r w:rsidR="00C033D9" w:rsidRPr="00031112">
              <w:rPr>
                <w:rFonts w:ascii="Calibri Light" w:hAnsi="Calibri Light"/>
                <w:sz w:val="20"/>
                <w:szCs w:val="20"/>
              </w:rPr>
              <w:t xml:space="preserve"> CEII - </w:t>
            </w:r>
            <w:r w:rsidR="00C033D9" w:rsidRPr="00031112">
              <w:rPr>
                <w:rStyle w:val="pageheading"/>
                <w:rFonts w:ascii="Calibri Light" w:hAnsi="Calibri Light"/>
                <w:sz w:val="20"/>
                <w:szCs w:val="20"/>
              </w:rPr>
              <w:t>Critical Energy Infrastructure Information</w:t>
            </w:r>
          </w:p>
          <w:p w14:paraId="5732102B" w14:textId="77777777" w:rsidR="00C033D9" w:rsidRPr="00031112" w:rsidRDefault="005377B5" w:rsidP="005929D4">
            <w:pPr>
              <w:rPr>
                <w:rFonts w:ascii="Calibri Light" w:hAnsi="Calibri Light"/>
                <w:sz w:val="20"/>
                <w:szCs w:val="20"/>
              </w:rPr>
            </w:pPr>
            <w:sdt>
              <w:sdtPr>
                <w:rPr>
                  <w:rFonts w:ascii="Calibri Light" w:hAnsi="Calibri Light"/>
                  <w:sz w:val="20"/>
                  <w:szCs w:val="20"/>
                </w:rPr>
                <w:id w:val="-612908069"/>
                <w14:checkbox>
                  <w14:checked w14:val="0"/>
                  <w14:checkedState w14:val="2612" w14:font="MS Gothic"/>
                  <w14:uncheckedState w14:val="2610" w14:font="MS Gothic"/>
                </w14:checkbox>
              </w:sdtPr>
              <w:sdtContent>
                <w:r w:rsidR="00C033D9" w:rsidRPr="00031112">
                  <w:rPr>
                    <w:rFonts w:ascii="Segoe UI Symbol" w:eastAsia="MS Gothic" w:hAnsi="Segoe UI Symbol" w:cs="Segoe UI Symbol"/>
                    <w:sz w:val="20"/>
                    <w:szCs w:val="20"/>
                  </w:rPr>
                  <w:t>☐</w:t>
                </w:r>
              </w:sdtContent>
            </w:sdt>
            <w:r w:rsidR="00C033D9" w:rsidRPr="00031112">
              <w:rPr>
                <w:rFonts w:ascii="Calibri Light" w:hAnsi="Calibri Light"/>
                <w:sz w:val="20"/>
                <w:szCs w:val="20"/>
              </w:rPr>
              <w:t xml:space="preserve"> FERC SOC (Standards of Conduct)</w:t>
            </w:r>
          </w:p>
          <w:p w14:paraId="36A3226E" w14:textId="77777777" w:rsidR="00C033D9" w:rsidRPr="00031112" w:rsidRDefault="005377B5" w:rsidP="005929D4">
            <w:pPr>
              <w:rPr>
                <w:rFonts w:ascii="Calibri Light" w:hAnsi="Calibri Light"/>
                <w:sz w:val="20"/>
                <w:szCs w:val="20"/>
              </w:rPr>
            </w:pPr>
            <w:sdt>
              <w:sdtPr>
                <w:rPr>
                  <w:rFonts w:ascii="Calibri Light" w:hAnsi="Calibri Light"/>
                  <w:sz w:val="20"/>
                  <w:szCs w:val="20"/>
                </w:rPr>
                <w:id w:val="72101584"/>
                <w14:checkbox>
                  <w14:checked w14:val="0"/>
                  <w14:checkedState w14:val="2612" w14:font="MS Gothic"/>
                  <w14:uncheckedState w14:val="2610" w14:font="MS Gothic"/>
                </w14:checkbox>
              </w:sdtPr>
              <w:sdtContent>
                <w:r w:rsidR="00C033D9" w:rsidRPr="00031112">
                  <w:rPr>
                    <w:rFonts w:ascii="Segoe UI Symbol" w:eastAsia="MS Gothic" w:hAnsi="Segoe UI Symbol" w:cs="Segoe UI Symbol"/>
                    <w:sz w:val="20"/>
                    <w:szCs w:val="20"/>
                  </w:rPr>
                  <w:t>☐</w:t>
                </w:r>
              </w:sdtContent>
            </w:sdt>
            <w:r w:rsidR="00C033D9" w:rsidRPr="00031112">
              <w:rPr>
                <w:rFonts w:ascii="Calibri Light" w:hAnsi="Calibri Light"/>
                <w:sz w:val="20"/>
                <w:szCs w:val="20"/>
              </w:rPr>
              <w:t xml:space="preserve"> NERC CIP Confidential</w:t>
            </w:r>
          </w:p>
          <w:p w14:paraId="2B6CA383" w14:textId="77777777" w:rsidR="00C033D9" w:rsidRPr="00031112" w:rsidRDefault="005377B5" w:rsidP="005929D4">
            <w:pPr>
              <w:rPr>
                <w:rFonts w:ascii="Calibri Light" w:hAnsi="Calibri Light"/>
                <w:sz w:val="20"/>
                <w:szCs w:val="20"/>
              </w:rPr>
            </w:pPr>
            <w:sdt>
              <w:sdtPr>
                <w:rPr>
                  <w:rFonts w:ascii="Calibri Light" w:hAnsi="Calibri Light"/>
                  <w:sz w:val="20"/>
                  <w:szCs w:val="20"/>
                </w:rPr>
                <w:id w:val="258883580"/>
                <w14:checkbox>
                  <w14:checked w14:val="0"/>
                  <w14:checkedState w14:val="2612" w14:font="MS Gothic"/>
                  <w14:uncheckedState w14:val="2610" w14:font="MS Gothic"/>
                </w14:checkbox>
              </w:sdtPr>
              <w:sdtContent>
                <w:r w:rsidR="00C033D9" w:rsidRPr="00031112">
                  <w:rPr>
                    <w:rFonts w:ascii="Segoe UI Symbol" w:eastAsia="MS Gothic" w:hAnsi="Segoe UI Symbol" w:cs="Segoe UI Symbol"/>
                    <w:sz w:val="20"/>
                    <w:szCs w:val="20"/>
                  </w:rPr>
                  <w:t>☐</w:t>
                </w:r>
              </w:sdtContent>
            </w:sdt>
            <w:r w:rsidR="00C033D9" w:rsidRPr="00031112">
              <w:rPr>
                <w:rFonts w:ascii="Calibri Light" w:hAnsi="Calibri Light"/>
                <w:sz w:val="20"/>
                <w:szCs w:val="20"/>
              </w:rPr>
              <w:t xml:space="preserve"> Sarbanes-Oxley (SOX) financial reporting data</w:t>
            </w:r>
          </w:p>
          <w:p w14:paraId="01C9B25C" w14:textId="77777777" w:rsidR="00C033D9" w:rsidRPr="00031112" w:rsidRDefault="005377B5" w:rsidP="005929D4">
            <w:pPr>
              <w:rPr>
                <w:rFonts w:ascii="Calibri Light" w:hAnsi="Calibri Light"/>
                <w:sz w:val="20"/>
                <w:szCs w:val="20"/>
              </w:rPr>
            </w:pPr>
            <w:sdt>
              <w:sdtPr>
                <w:rPr>
                  <w:rFonts w:ascii="Calibri Light" w:hAnsi="Calibri Light"/>
                  <w:sz w:val="20"/>
                  <w:szCs w:val="20"/>
                </w:rPr>
                <w:id w:val="26613592"/>
                <w14:checkbox>
                  <w14:checked w14:val="0"/>
                  <w14:checkedState w14:val="2612" w14:font="MS Gothic"/>
                  <w14:uncheckedState w14:val="2610" w14:font="MS Gothic"/>
                </w14:checkbox>
              </w:sdtPr>
              <w:sdtContent>
                <w:r w:rsidR="00C033D9" w:rsidRPr="00031112">
                  <w:rPr>
                    <w:rFonts w:ascii="Segoe UI Symbol" w:eastAsia="MS Gothic" w:hAnsi="Segoe UI Symbol" w:cs="Segoe UI Symbol"/>
                    <w:sz w:val="20"/>
                    <w:szCs w:val="20"/>
                  </w:rPr>
                  <w:t>☐</w:t>
                </w:r>
              </w:sdtContent>
            </w:sdt>
            <w:r w:rsidR="00C033D9" w:rsidRPr="00031112">
              <w:rPr>
                <w:rFonts w:ascii="Calibri Light" w:hAnsi="Calibri Light"/>
                <w:sz w:val="20"/>
                <w:szCs w:val="20"/>
              </w:rPr>
              <w:t xml:space="preserve"> SCE utility data accessible by affiliate companies (CPUC)</w:t>
            </w:r>
          </w:p>
          <w:p w14:paraId="31CC17C3" w14:textId="77777777" w:rsidR="00C033D9" w:rsidRPr="00031112" w:rsidRDefault="005377B5" w:rsidP="005929D4">
            <w:pPr>
              <w:rPr>
                <w:rFonts w:ascii="Calibri Light" w:hAnsi="Calibri Light"/>
                <w:sz w:val="20"/>
                <w:szCs w:val="20"/>
              </w:rPr>
            </w:pPr>
            <w:sdt>
              <w:sdtPr>
                <w:rPr>
                  <w:rFonts w:ascii="Calibri Light" w:hAnsi="Calibri Light"/>
                  <w:sz w:val="20"/>
                  <w:szCs w:val="20"/>
                </w:rPr>
                <w:id w:val="-878621717"/>
                <w14:checkbox>
                  <w14:checked w14:val="1"/>
                  <w14:checkedState w14:val="2612" w14:font="MS Gothic"/>
                  <w14:uncheckedState w14:val="2610" w14:font="MS Gothic"/>
                </w14:checkbox>
              </w:sdtPr>
              <w:sdtContent>
                <w:r w:rsidR="00C033D9">
                  <w:rPr>
                    <w:rFonts w:ascii="MS Gothic" w:eastAsia="MS Gothic" w:hAnsi="MS Gothic" w:cs="Segoe UI Symbol" w:hint="eastAsia"/>
                    <w:sz w:val="20"/>
                    <w:szCs w:val="20"/>
                  </w:rPr>
                  <w:t>☒</w:t>
                </w:r>
              </w:sdtContent>
            </w:sdt>
            <w:r w:rsidR="00C033D9" w:rsidRPr="00031112">
              <w:rPr>
                <w:rFonts w:ascii="Calibri Light" w:hAnsi="Calibri Light"/>
                <w:sz w:val="20"/>
                <w:szCs w:val="20"/>
              </w:rPr>
              <w:t xml:space="preserve"> PCI - Payment Card Industry Compliance</w:t>
            </w:r>
          </w:p>
          <w:p w14:paraId="7DB87159" w14:textId="38D2692B" w:rsidR="00C033D9" w:rsidRPr="00031112" w:rsidRDefault="005377B5" w:rsidP="005929D4">
            <w:pPr>
              <w:rPr>
                <w:rFonts w:ascii="Calibri Light" w:hAnsi="Calibri Light"/>
                <w:sz w:val="20"/>
                <w:szCs w:val="20"/>
              </w:rPr>
            </w:pPr>
            <w:sdt>
              <w:sdtPr>
                <w:rPr>
                  <w:rFonts w:ascii="Calibri Light" w:hAnsi="Calibri Light"/>
                  <w:sz w:val="20"/>
                  <w:szCs w:val="20"/>
                </w:rPr>
                <w:id w:val="-1075742097"/>
                <w14:checkbox>
                  <w14:checked w14:val="0"/>
                  <w14:checkedState w14:val="2612" w14:font="MS Gothic"/>
                  <w14:uncheckedState w14:val="2610" w14:font="MS Gothic"/>
                </w14:checkbox>
              </w:sdtPr>
              <w:sdtContent>
                <w:r w:rsidR="00C033D9">
                  <w:rPr>
                    <w:rFonts w:ascii="MS Gothic" w:eastAsia="MS Gothic" w:hAnsi="MS Gothic" w:cs="Segoe UI Symbol" w:hint="eastAsia"/>
                    <w:sz w:val="20"/>
                    <w:szCs w:val="20"/>
                  </w:rPr>
                  <w:t>☐</w:t>
                </w:r>
              </w:sdtContent>
            </w:sdt>
            <w:r w:rsidR="00C033D9" w:rsidRPr="00031112">
              <w:rPr>
                <w:rFonts w:ascii="Calibri Light" w:hAnsi="Calibri Light"/>
                <w:sz w:val="20"/>
                <w:szCs w:val="20"/>
              </w:rPr>
              <w:t xml:space="preserve"> Customer Information Service Request (CISR, CISR-DRP)</w:t>
            </w:r>
          </w:p>
          <w:p w14:paraId="27E16E8D" w14:textId="793B2499" w:rsidR="00C033D9" w:rsidRPr="00031112" w:rsidRDefault="005377B5" w:rsidP="005929D4">
            <w:pPr>
              <w:spacing w:after="60"/>
              <w:rPr>
                <w:rFonts w:ascii="Calibri Light" w:hAnsi="Calibri Light"/>
                <w:sz w:val="20"/>
                <w:szCs w:val="20"/>
              </w:rPr>
            </w:pPr>
            <w:sdt>
              <w:sdtPr>
                <w:rPr>
                  <w:rFonts w:ascii="Calibri Light" w:hAnsi="Calibri Light"/>
                  <w:sz w:val="20"/>
                  <w:szCs w:val="20"/>
                </w:rPr>
                <w:id w:val="1586797651"/>
                <w14:checkbox>
                  <w14:checked w14:val="0"/>
                  <w14:checkedState w14:val="2612" w14:font="MS Gothic"/>
                  <w14:uncheckedState w14:val="2610" w14:font="MS Gothic"/>
                </w14:checkbox>
              </w:sdtPr>
              <w:sdtContent>
                <w:r w:rsidR="00C033D9">
                  <w:rPr>
                    <w:rFonts w:ascii="MS Gothic" w:eastAsia="MS Gothic" w:hAnsi="MS Gothic" w:hint="eastAsia"/>
                    <w:sz w:val="20"/>
                    <w:szCs w:val="20"/>
                  </w:rPr>
                  <w:t>☐</w:t>
                </w:r>
              </w:sdtContent>
            </w:sdt>
            <w:r w:rsidR="00C033D9" w:rsidRPr="00031112">
              <w:rPr>
                <w:rFonts w:ascii="Calibri Light" w:hAnsi="Calibri Light"/>
                <w:sz w:val="20"/>
                <w:szCs w:val="20"/>
              </w:rPr>
              <w:t xml:space="preserve"> Other </w:t>
            </w:r>
            <w:r w:rsidR="00C033D9" w:rsidRPr="00031112">
              <w:rPr>
                <w:rFonts w:ascii="Calibri Light" w:hAnsi="Calibri Light"/>
                <w:b/>
                <w:i/>
                <w:sz w:val="20"/>
                <w:szCs w:val="20"/>
                <w:u w:val="single"/>
              </w:rPr>
              <w:t>_&lt;Please Specify&gt;_</w:t>
            </w:r>
          </w:p>
          <w:p w14:paraId="0E5ADD95" w14:textId="77777777" w:rsidR="00C033D9" w:rsidRPr="00031112" w:rsidRDefault="005377B5" w:rsidP="005929D4">
            <w:pPr>
              <w:rPr>
                <w:rFonts w:ascii="Calibri Light" w:hAnsi="Calibri Light"/>
                <w:sz w:val="20"/>
                <w:szCs w:val="20"/>
              </w:rPr>
            </w:pPr>
            <w:sdt>
              <w:sdtPr>
                <w:rPr>
                  <w:rFonts w:ascii="Calibri Light" w:hAnsi="Calibri Light"/>
                  <w:sz w:val="20"/>
                  <w:szCs w:val="20"/>
                </w:rPr>
                <w:id w:val="1063602117"/>
                <w14:checkbox>
                  <w14:checked w14:val="1"/>
                  <w14:checkedState w14:val="2612" w14:font="MS Gothic"/>
                  <w14:uncheckedState w14:val="2610" w14:font="MS Gothic"/>
                </w14:checkbox>
              </w:sdtPr>
              <w:sdtContent>
                <w:r w:rsidR="00C033D9">
                  <w:rPr>
                    <w:rFonts w:ascii="MS Gothic" w:eastAsia="MS Gothic" w:hAnsi="MS Gothic" w:cs="Segoe UI Symbol" w:hint="eastAsia"/>
                    <w:sz w:val="20"/>
                    <w:szCs w:val="20"/>
                  </w:rPr>
                  <w:t>☒</w:t>
                </w:r>
              </w:sdtContent>
            </w:sdt>
            <w:r w:rsidR="00C033D9" w:rsidRPr="00031112">
              <w:rPr>
                <w:rFonts w:ascii="Calibri Light" w:hAnsi="Calibri Light"/>
                <w:sz w:val="20"/>
                <w:szCs w:val="20"/>
              </w:rPr>
              <w:t xml:space="preserve"> Internal</w:t>
            </w:r>
          </w:p>
          <w:p w14:paraId="4EF3661C" w14:textId="77777777" w:rsidR="00C033D9" w:rsidRPr="00031112" w:rsidRDefault="005377B5" w:rsidP="005929D4">
            <w:pPr>
              <w:rPr>
                <w:rFonts w:ascii="Calibri Light" w:hAnsi="Calibri Light"/>
                <w:sz w:val="20"/>
                <w:szCs w:val="20"/>
              </w:rPr>
            </w:pPr>
            <w:sdt>
              <w:sdtPr>
                <w:rPr>
                  <w:rFonts w:ascii="Calibri Light" w:hAnsi="Calibri Light"/>
                  <w:sz w:val="20"/>
                  <w:szCs w:val="20"/>
                </w:rPr>
                <w:id w:val="1328482075"/>
                <w14:checkbox>
                  <w14:checked w14:val="1"/>
                  <w14:checkedState w14:val="2612" w14:font="MS Gothic"/>
                  <w14:uncheckedState w14:val="2610" w14:font="MS Gothic"/>
                </w14:checkbox>
              </w:sdtPr>
              <w:sdtContent>
                <w:r w:rsidR="00C033D9">
                  <w:rPr>
                    <w:rFonts w:ascii="MS Gothic" w:eastAsia="MS Gothic" w:hAnsi="MS Gothic" w:hint="eastAsia"/>
                    <w:sz w:val="20"/>
                    <w:szCs w:val="20"/>
                  </w:rPr>
                  <w:t>☒</w:t>
                </w:r>
              </w:sdtContent>
            </w:sdt>
            <w:r w:rsidR="00C033D9" w:rsidRPr="00031112">
              <w:rPr>
                <w:rFonts w:ascii="Calibri Light" w:hAnsi="Calibri Light"/>
                <w:sz w:val="20"/>
                <w:szCs w:val="20"/>
              </w:rPr>
              <w:t xml:space="preserve"> Public</w:t>
            </w:r>
          </w:p>
          <w:p w14:paraId="6AA116DD" w14:textId="77777777" w:rsidR="00C033D9" w:rsidRPr="009208B1" w:rsidRDefault="005377B5" w:rsidP="005929D4">
            <w:pPr>
              <w:rPr>
                <w:rFonts w:ascii="Calibri Light" w:hAnsi="Calibri Light"/>
                <w:sz w:val="20"/>
                <w:szCs w:val="20"/>
              </w:rPr>
            </w:pPr>
            <w:sdt>
              <w:sdtPr>
                <w:rPr>
                  <w:rFonts w:ascii="Calibri Light" w:hAnsi="Calibri Light"/>
                  <w:sz w:val="20"/>
                  <w:szCs w:val="20"/>
                </w:rPr>
                <w:id w:val="129455014"/>
                <w14:checkbox>
                  <w14:checked w14:val="1"/>
                  <w14:checkedState w14:val="2612" w14:font="MS Gothic"/>
                  <w14:uncheckedState w14:val="2610" w14:font="MS Gothic"/>
                </w14:checkbox>
              </w:sdtPr>
              <w:sdtContent>
                <w:r w:rsidR="00C033D9">
                  <w:rPr>
                    <w:rFonts w:ascii="MS Gothic" w:eastAsia="MS Gothic" w:hAnsi="MS Gothic" w:hint="eastAsia"/>
                    <w:sz w:val="20"/>
                    <w:szCs w:val="20"/>
                  </w:rPr>
                  <w:t>☒</w:t>
                </w:r>
              </w:sdtContent>
            </w:sdt>
            <w:r w:rsidR="00C033D9" w:rsidRPr="00031112">
              <w:rPr>
                <w:rFonts w:ascii="Calibri Light" w:hAnsi="Calibri Light"/>
                <w:sz w:val="20"/>
                <w:szCs w:val="20"/>
              </w:rPr>
              <w:t xml:space="preserve"> Confidential</w:t>
            </w:r>
          </w:p>
        </w:tc>
      </w:tr>
      <w:tr w:rsidR="00C033D9" w14:paraId="6F4AA1EF" w14:textId="77777777" w:rsidTr="005929D4">
        <w:tc>
          <w:tcPr>
            <w:tcW w:w="3775" w:type="dxa"/>
            <w:shd w:val="clear" w:color="auto" w:fill="FFFFFF" w:themeFill="background1"/>
          </w:tcPr>
          <w:p w14:paraId="5E35D0D2" w14:textId="77777777" w:rsidR="00C033D9" w:rsidRPr="00031112" w:rsidRDefault="00C033D9" w:rsidP="005929D4">
            <w:pPr>
              <w:pStyle w:val="Heading2TextBulleted"/>
              <w:numPr>
                <w:ilvl w:val="0"/>
                <w:numId w:val="0"/>
              </w:numPr>
              <w:rPr>
                <w:rFonts w:ascii="Calibri Light" w:hAnsi="Calibri Light" w:cs="Arial"/>
                <w:b/>
                <w:szCs w:val="20"/>
              </w:rPr>
            </w:pPr>
            <w:r w:rsidRPr="00031112">
              <w:rPr>
                <w:rFonts w:ascii="Calibri Light" w:hAnsi="Calibri Light" w:cs="Arial"/>
                <w:b/>
                <w:szCs w:val="20"/>
              </w:rPr>
              <w:t>Please identify which business Group/Role will require access to the data and/or solution:</w:t>
            </w:r>
          </w:p>
          <w:p w14:paraId="5198ED24" w14:textId="77777777" w:rsidR="00C033D9" w:rsidRPr="00031112" w:rsidRDefault="00C033D9" w:rsidP="005929D4">
            <w:pPr>
              <w:pStyle w:val="Heading2TextBulleted"/>
              <w:numPr>
                <w:ilvl w:val="0"/>
                <w:numId w:val="0"/>
              </w:numPr>
              <w:rPr>
                <w:rFonts w:ascii="Calibri Light" w:hAnsi="Calibri Light" w:cs="Arial"/>
                <w:i/>
                <w:szCs w:val="20"/>
              </w:rPr>
            </w:pPr>
          </w:p>
          <w:p w14:paraId="72CE6AA5" w14:textId="77777777" w:rsidR="00C033D9" w:rsidRPr="00031112" w:rsidRDefault="00C033D9" w:rsidP="005929D4">
            <w:pPr>
              <w:pStyle w:val="Heading2TextBulleted"/>
              <w:numPr>
                <w:ilvl w:val="0"/>
                <w:numId w:val="0"/>
              </w:numPr>
              <w:rPr>
                <w:rFonts w:ascii="Calibri Light" w:hAnsi="Calibri Light" w:cs="Arial"/>
                <w:b/>
                <w:szCs w:val="20"/>
              </w:rPr>
            </w:pPr>
            <w:r w:rsidRPr="00031112">
              <w:rPr>
                <w:rFonts w:ascii="Calibri Light" w:hAnsi="Calibri Light" w:cs="Arial"/>
                <w:i/>
                <w:szCs w:val="20"/>
              </w:rPr>
              <w:t>Please select the list of Busines Groups will have access to this Data / Process. This will help us Determine the Impact and Risk Spread. Will ensure efficient Risk mitigation measures.</w:t>
            </w:r>
          </w:p>
        </w:tc>
        <w:tc>
          <w:tcPr>
            <w:tcW w:w="6570" w:type="dxa"/>
            <w:shd w:val="clear" w:color="auto" w:fill="FFFFFF" w:themeFill="background1"/>
          </w:tcPr>
          <w:p w14:paraId="73DE43B5" w14:textId="77777777" w:rsidR="00C033D9" w:rsidRPr="00031112" w:rsidRDefault="00C033D9" w:rsidP="005929D4">
            <w:pPr>
              <w:rPr>
                <w:rFonts w:ascii="Calibri Light" w:hAnsi="Calibri Light"/>
                <w:b/>
                <w:i/>
                <w:sz w:val="20"/>
                <w:szCs w:val="20"/>
              </w:rPr>
            </w:pPr>
            <w:r w:rsidRPr="00031112">
              <w:rPr>
                <w:rFonts w:ascii="Calibri Light" w:hAnsi="Calibri Light"/>
                <w:b/>
                <w:i/>
                <w:sz w:val="20"/>
                <w:szCs w:val="20"/>
              </w:rPr>
              <w:t>&lt;Select all that apply&gt;</w:t>
            </w:r>
          </w:p>
          <w:p w14:paraId="30D87C0D" w14:textId="77777777" w:rsidR="00C033D9" w:rsidRPr="00031112" w:rsidRDefault="005377B5" w:rsidP="005929D4">
            <w:pPr>
              <w:tabs>
                <w:tab w:val="center" w:pos="2817"/>
              </w:tabs>
              <w:rPr>
                <w:rFonts w:ascii="Calibri Light" w:hAnsi="Calibri Light"/>
                <w:sz w:val="20"/>
                <w:szCs w:val="20"/>
              </w:rPr>
            </w:pPr>
            <w:sdt>
              <w:sdtPr>
                <w:rPr>
                  <w:rFonts w:ascii="Calibri Light" w:hAnsi="Calibri Light"/>
                  <w:sz w:val="20"/>
                  <w:szCs w:val="20"/>
                </w:rPr>
                <w:id w:val="816464431"/>
                <w14:checkbox>
                  <w14:checked w14:val="1"/>
                  <w14:checkedState w14:val="2612" w14:font="MS Gothic"/>
                  <w14:uncheckedState w14:val="2610" w14:font="MS Gothic"/>
                </w14:checkbox>
              </w:sdtPr>
              <w:sdtContent>
                <w:r w:rsidR="00C033D9">
                  <w:rPr>
                    <w:rFonts w:ascii="MS Gothic" w:eastAsia="MS Gothic" w:hAnsi="MS Gothic" w:cs="Segoe UI Symbol" w:hint="eastAsia"/>
                    <w:sz w:val="20"/>
                    <w:szCs w:val="20"/>
                  </w:rPr>
                  <w:t>☒</w:t>
                </w:r>
              </w:sdtContent>
            </w:sdt>
            <w:r w:rsidR="00C033D9" w:rsidRPr="00031112">
              <w:rPr>
                <w:rFonts w:ascii="Calibri Light" w:hAnsi="Calibri Light"/>
                <w:sz w:val="20"/>
                <w:szCs w:val="20"/>
              </w:rPr>
              <w:t xml:space="preserve"> SCE Customer, Res./Comm. Customer;</w:t>
            </w:r>
          </w:p>
          <w:p w14:paraId="7C1BDDF4" w14:textId="09C04A22" w:rsidR="00C033D9" w:rsidRPr="00031112" w:rsidRDefault="005377B5" w:rsidP="005929D4">
            <w:pPr>
              <w:tabs>
                <w:tab w:val="center" w:pos="2817"/>
              </w:tabs>
              <w:rPr>
                <w:rFonts w:ascii="Calibri Light" w:hAnsi="Calibri Light"/>
                <w:sz w:val="20"/>
                <w:szCs w:val="20"/>
              </w:rPr>
            </w:pPr>
            <w:sdt>
              <w:sdtPr>
                <w:rPr>
                  <w:rFonts w:ascii="Calibri Light" w:hAnsi="Calibri Light"/>
                  <w:sz w:val="20"/>
                  <w:szCs w:val="20"/>
                </w:rPr>
                <w:id w:val="-1706086834"/>
                <w14:checkbox>
                  <w14:checked w14:val="1"/>
                  <w14:checkedState w14:val="2612" w14:font="MS Gothic"/>
                  <w14:uncheckedState w14:val="2610" w14:font="MS Gothic"/>
                </w14:checkbox>
              </w:sdtPr>
              <w:sdtContent>
                <w:r w:rsidR="00C033D9">
                  <w:rPr>
                    <w:rFonts w:ascii="MS Gothic" w:eastAsia="MS Gothic" w:hAnsi="MS Gothic" w:cs="Segoe UI Symbol" w:hint="eastAsia"/>
                    <w:sz w:val="20"/>
                    <w:szCs w:val="20"/>
                  </w:rPr>
                  <w:t>☒</w:t>
                </w:r>
              </w:sdtContent>
            </w:sdt>
            <w:r w:rsidR="00C033D9" w:rsidRPr="00031112">
              <w:rPr>
                <w:rFonts w:ascii="Calibri Light" w:hAnsi="Calibri Light"/>
                <w:sz w:val="20"/>
                <w:szCs w:val="20"/>
              </w:rPr>
              <w:t xml:space="preserve"> SCE OU, Business Function Organization Name:</w:t>
            </w:r>
            <w:r w:rsidR="00C033D9">
              <w:rPr>
                <w:rFonts w:ascii="Calibri Light" w:hAnsi="Calibri Light"/>
                <w:sz w:val="20"/>
                <w:szCs w:val="20"/>
              </w:rPr>
              <w:t xml:space="preserve"> CS, T&amp;D, BCD</w:t>
            </w:r>
            <w:r w:rsidR="00C033D9" w:rsidRPr="00031112">
              <w:rPr>
                <w:rFonts w:ascii="Calibri Light" w:hAnsi="Calibri Light"/>
                <w:sz w:val="20"/>
                <w:szCs w:val="20"/>
              </w:rPr>
              <w:tab/>
            </w:r>
          </w:p>
          <w:p w14:paraId="541ED4AC" w14:textId="1E3306B6" w:rsidR="00C033D9" w:rsidRPr="00031112" w:rsidRDefault="005377B5" w:rsidP="005929D4">
            <w:pPr>
              <w:tabs>
                <w:tab w:val="center" w:pos="2817"/>
              </w:tabs>
              <w:rPr>
                <w:rFonts w:ascii="Calibri Light" w:hAnsi="Calibri Light"/>
                <w:sz w:val="20"/>
                <w:szCs w:val="20"/>
              </w:rPr>
            </w:pPr>
            <w:sdt>
              <w:sdtPr>
                <w:rPr>
                  <w:rFonts w:ascii="Calibri Light" w:hAnsi="Calibri Light"/>
                  <w:sz w:val="20"/>
                  <w:szCs w:val="20"/>
                </w:rPr>
                <w:id w:val="307594161"/>
                <w14:checkbox>
                  <w14:checked w14:val="0"/>
                  <w14:checkedState w14:val="2612" w14:font="MS Gothic"/>
                  <w14:uncheckedState w14:val="2610" w14:font="MS Gothic"/>
                </w14:checkbox>
              </w:sdtPr>
              <w:sdtContent>
                <w:r w:rsidR="00C033D9">
                  <w:rPr>
                    <w:rFonts w:ascii="MS Gothic" w:eastAsia="MS Gothic" w:hAnsi="MS Gothic" w:cs="Segoe UI Symbol" w:hint="eastAsia"/>
                    <w:sz w:val="20"/>
                    <w:szCs w:val="20"/>
                  </w:rPr>
                  <w:t>☐</w:t>
                </w:r>
              </w:sdtContent>
            </w:sdt>
            <w:r w:rsidR="00C033D9" w:rsidRPr="00031112">
              <w:rPr>
                <w:rFonts w:ascii="Calibri Light" w:hAnsi="Calibri Light"/>
                <w:sz w:val="20"/>
                <w:szCs w:val="20"/>
              </w:rPr>
              <w:t xml:space="preserve"> Vendor</w:t>
            </w:r>
            <w:r w:rsidR="00C033D9" w:rsidRPr="00031112">
              <w:rPr>
                <w:rFonts w:ascii="Calibri Light" w:hAnsi="Calibri Light"/>
                <w:sz w:val="20"/>
                <w:szCs w:val="20"/>
              </w:rPr>
              <w:tab/>
            </w:r>
          </w:p>
          <w:p w14:paraId="3DD1AE37" w14:textId="3D2A818E" w:rsidR="00C033D9" w:rsidRPr="00031112" w:rsidRDefault="005377B5" w:rsidP="005929D4">
            <w:pPr>
              <w:rPr>
                <w:rFonts w:ascii="Calibri Light" w:hAnsi="Calibri Light"/>
                <w:sz w:val="20"/>
                <w:szCs w:val="20"/>
              </w:rPr>
            </w:pPr>
            <w:sdt>
              <w:sdtPr>
                <w:rPr>
                  <w:rFonts w:ascii="Calibri Light" w:hAnsi="Calibri Light"/>
                  <w:sz w:val="20"/>
                  <w:szCs w:val="20"/>
                </w:rPr>
                <w:id w:val="630755079"/>
                <w14:checkbox>
                  <w14:checked w14:val="0"/>
                  <w14:checkedState w14:val="2612" w14:font="MS Gothic"/>
                  <w14:uncheckedState w14:val="2610" w14:font="MS Gothic"/>
                </w14:checkbox>
              </w:sdtPr>
              <w:sdtContent>
                <w:r w:rsidR="00C033D9">
                  <w:rPr>
                    <w:rFonts w:ascii="MS Gothic" w:eastAsia="MS Gothic" w:hAnsi="MS Gothic" w:cs="Segoe UI Symbol" w:hint="eastAsia"/>
                    <w:sz w:val="20"/>
                    <w:szCs w:val="20"/>
                  </w:rPr>
                  <w:t>☐</w:t>
                </w:r>
              </w:sdtContent>
            </w:sdt>
            <w:r w:rsidR="00C033D9" w:rsidRPr="00031112">
              <w:rPr>
                <w:rFonts w:ascii="Calibri Light" w:hAnsi="Calibri Light"/>
                <w:sz w:val="20"/>
                <w:szCs w:val="20"/>
              </w:rPr>
              <w:t xml:space="preserve"> External business partner(s) &amp; SaaS providers</w:t>
            </w:r>
          </w:p>
          <w:p w14:paraId="301544C1" w14:textId="77777777" w:rsidR="00C033D9" w:rsidRPr="00031112" w:rsidRDefault="005377B5" w:rsidP="005929D4">
            <w:pPr>
              <w:rPr>
                <w:rFonts w:ascii="Calibri Light" w:hAnsi="Calibri Light"/>
                <w:sz w:val="20"/>
                <w:szCs w:val="20"/>
              </w:rPr>
            </w:pPr>
            <w:sdt>
              <w:sdtPr>
                <w:rPr>
                  <w:rFonts w:ascii="Calibri Light" w:hAnsi="Calibri Light"/>
                  <w:sz w:val="20"/>
                  <w:szCs w:val="20"/>
                </w:rPr>
                <w:id w:val="1550029781"/>
                <w14:checkbox>
                  <w14:checked w14:val="1"/>
                  <w14:checkedState w14:val="2612" w14:font="MS Gothic"/>
                  <w14:uncheckedState w14:val="2610" w14:font="MS Gothic"/>
                </w14:checkbox>
              </w:sdtPr>
              <w:sdtContent>
                <w:r w:rsidR="00C033D9">
                  <w:rPr>
                    <w:rFonts w:ascii="MS Gothic" w:eastAsia="MS Gothic" w:hAnsi="MS Gothic" w:cs="Segoe UI Symbol" w:hint="eastAsia"/>
                    <w:sz w:val="20"/>
                    <w:szCs w:val="20"/>
                  </w:rPr>
                  <w:t>☒</w:t>
                </w:r>
              </w:sdtContent>
            </w:sdt>
            <w:r w:rsidR="00C033D9" w:rsidRPr="00031112">
              <w:rPr>
                <w:rFonts w:ascii="Calibri Light" w:hAnsi="Calibri Light"/>
                <w:sz w:val="20"/>
                <w:szCs w:val="20"/>
              </w:rPr>
              <w:t xml:space="preserve">  External on-shore contractors</w:t>
            </w:r>
          </w:p>
          <w:p w14:paraId="3AFB729C" w14:textId="2CE55C0E" w:rsidR="00C033D9" w:rsidRPr="00031112" w:rsidRDefault="005377B5" w:rsidP="005929D4">
            <w:pPr>
              <w:rPr>
                <w:rFonts w:ascii="Calibri Light" w:hAnsi="Calibri Light"/>
                <w:sz w:val="20"/>
                <w:szCs w:val="20"/>
              </w:rPr>
            </w:pPr>
            <w:sdt>
              <w:sdtPr>
                <w:rPr>
                  <w:rFonts w:ascii="Calibri Light" w:hAnsi="Calibri Light"/>
                  <w:sz w:val="20"/>
                  <w:szCs w:val="20"/>
                </w:rPr>
                <w:id w:val="-1487165170"/>
                <w14:checkbox>
                  <w14:checked w14:val="0"/>
                  <w14:checkedState w14:val="2612" w14:font="MS Gothic"/>
                  <w14:uncheckedState w14:val="2610" w14:font="MS Gothic"/>
                </w14:checkbox>
              </w:sdtPr>
              <w:sdtContent>
                <w:r w:rsidR="00C033D9">
                  <w:rPr>
                    <w:rFonts w:ascii="MS Gothic" w:eastAsia="MS Gothic" w:hAnsi="MS Gothic" w:cs="Segoe UI Symbol" w:hint="eastAsia"/>
                    <w:sz w:val="20"/>
                    <w:szCs w:val="20"/>
                  </w:rPr>
                  <w:t>☐</w:t>
                </w:r>
              </w:sdtContent>
            </w:sdt>
            <w:r w:rsidR="00C033D9" w:rsidRPr="00031112">
              <w:rPr>
                <w:rFonts w:ascii="Calibri Light" w:hAnsi="Calibri Light"/>
                <w:sz w:val="20"/>
                <w:szCs w:val="20"/>
              </w:rPr>
              <w:t xml:space="preserve">  External off-shore contractors</w:t>
            </w:r>
          </w:p>
          <w:p w14:paraId="5B68A3FC" w14:textId="77777777" w:rsidR="00C033D9" w:rsidRPr="00031112" w:rsidRDefault="005377B5" w:rsidP="005929D4">
            <w:pPr>
              <w:rPr>
                <w:rFonts w:ascii="Calibri Light" w:hAnsi="Calibri Light"/>
                <w:sz w:val="20"/>
                <w:szCs w:val="20"/>
              </w:rPr>
            </w:pPr>
            <w:sdt>
              <w:sdtPr>
                <w:rPr>
                  <w:rFonts w:ascii="Calibri Light" w:hAnsi="Calibri Light"/>
                  <w:sz w:val="20"/>
                  <w:szCs w:val="20"/>
                </w:rPr>
                <w:id w:val="-597018130"/>
                <w14:checkbox>
                  <w14:checked w14:val="0"/>
                  <w14:checkedState w14:val="2612" w14:font="MS Gothic"/>
                  <w14:uncheckedState w14:val="2610" w14:font="MS Gothic"/>
                </w14:checkbox>
              </w:sdtPr>
              <w:sdtContent>
                <w:r w:rsidR="00C033D9" w:rsidRPr="00031112">
                  <w:rPr>
                    <w:rFonts w:ascii="Segoe UI Symbol" w:eastAsia="MS Gothic" w:hAnsi="Segoe UI Symbol" w:cs="Segoe UI Symbol"/>
                    <w:sz w:val="20"/>
                    <w:szCs w:val="20"/>
                  </w:rPr>
                  <w:t>☐</w:t>
                </w:r>
              </w:sdtContent>
            </w:sdt>
            <w:r w:rsidR="00C033D9" w:rsidRPr="00031112">
              <w:rPr>
                <w:rFonts w:ascii="Calibri Light" w:hAnsi="Calibri Light"/>
                <w:sz w:val="20"/>
                <w:szCs w:val="20"/>
              </w:rPr>
              <w:t xml:space="preserve">  SCE Affiliate Company Employees </w:t>
            </w:r>
          </w:p>
          <w:p w14:paraId="5867E82A" w14:textId="77777777" w:rsidR="00C033D9" w:rsidRPr="00031112" w:rsidRDefault="005377B5" w:rsidP="005929D4">
            <w:pPr>
              <w:rPr>
                <w:rFonts w:ascii="Calibri Light" w:hAnsi="Calibri Light"/>
                <w:sz w:val="20"/>
                <w:szCs w:val="20"/>
              </w:rPr>
            </w:pPr>
            <w:sdt>
              <w:sdtPr>
                <w:rPr>
                  <w:rFonts w:ascii="Calibri Light" w:hAnsi="Calibri Light"/>
                  <w:sz w:val="20"/>
                  <w:szCs w:val="20"/>
                </w:rPr>
                <w:id w:val="-1285724078"/>
                <w14:checkbox>
                  <w14:checked w14:val="1"/>
                  <w14:checkedState w14:val="2612" w14:font="MS Gothic"/>
                  <w14:uncheckedState w14:val="2610" w14:font="MS Gothic"/>
                </w14:checkbox>
              </w:sdtPr>
              <w:sdtContent>
                <w:r w:rsidR="00C033D9">
                  <w:rPr>
                    <w:rFonts w:ascii="MS Gothic" w:eastAsia="MS Gothic" w:hAnsi="MS Gothic" w:cs="Segoe UI Symbol" w:hint="eastAsia"/>
                    <w:sz w:val="20"/>
                    <w:szCs w:val="20"/>
                  </w:rPr>
                  <w:t>☒</w:t>
                </w:r>
              </w:sdtContent>
            </w:sdt>
            <w:r w:rsidR="00C033D9" w:rsidRPr="00031112">
              <w:rPr>
                <w:rFonts w:ascii="Calibri Light" w:hAnsi="Calibri Light"/>
                <w:sz w:val="20"/>
                <w:szCs w:val="20"/>
              </w:rPr>
              <w:t xml:space="preserve">  SCE Employees, specify if they have Marketing Function responsibilities (e.g., ES&amp;M) </w:t>
            </w:r>
          </w:p>
          <w:p w14:paraId="2542897F" w14:textId="77777777" w:rsidR="00C033D9" w:rsidRPr="00031112" w:rsidRDefault="005377B5" w:rsidP="005929D4">
            <w:pPr>
              <w:rPr>
                <w:rFonts w:ascii="Calibri Light" w:hAnsi="Calibri Light"/>
                <w:sz w:val="20"/>
                <w:szCs w:val="20"/>
              </w:rPr>
            </w:pPr>
            <w:sdt>
              <w:sdtPr>
                <w:rPr>
                  <w:rFonts w:ascii="Calibri Light" w:hAnsi="Calibri Light"/>
                  <w:sz w:val="20"/>
                  <w:szCs w:val="20"/>
                </w:rPr>
                <w:id w:val="1485055086"/>
                <w14:checkbox>
                  <w14:checked w14:val="0"/>
                  <w14:checkedState w14:val="2612" w14:font="MS Gothic"/>
                  <w14:uncheckedState w14:val="2610" w14:font="MS Gothic"/>
                </w14:checkbox>
              </w:sdtPr>
              <w:sdtContent>
                <w:r w:rsidR="00C033D9">
                  <w:rPr>
                    <w:rFonts w:ascii="MS Gothic" w:eastAsia="MS Gothic" w:hAnsi="MS Gothic" w:cs="Segoe UI Symbol" w:hint="eastAsia"/>
                    <w:sz w:val="20"/>
                    <w:szCs w:val="20"/>
                  </w:rPr>
                  <w:t>☐</w:t>
                </w:r>
              </w:sdtContent>
            </w:sdt>
            <w:r w:rsidR="00C033D9" w:rsidRPr="00031112">
              <w:rPr>
                <w:rFonts w:ascii="Calibri Light" w:hAnsi="Calibri Light"/>
                <w:sz w:val="20"/>
                <w:szCs w:val="20"/>
              </w:rPr>
              <w:t xml:space="preserve">  SCE contract workers</w:t>
            </w:r>
          </w:p>
          <w:p w14:paraId="04A198BE" w14:textId="77777777" w:rsidR="00C033D9" w:rsidRPr="00031112" w:rsidRDefault="005377B5" w:rsidP="005929D4">
            <w:pPr>
              <w:rPr>
                <w:rFonts w:ascii="Calibri Light" w:hAnsi="Calibri Light"/>
                <w:sz w:val="20"/>
                <w:szCs w:val="20"/>
              </w:rPr>
            </w:pPr>
            <w:sdt>
              <w:sdtPr>
                <w:rPr>
                  <w:rFonts w:ascii="Calibri Light" w:hAnsi="Calibri Light"/>
                  <w:sz w:val="20"/>
                  <w:szCs w:val="20"/>
                </w:rPr>
                <w:id w:val="-776876721"/>
                <w14:checkbox>
                  <w14:checked w14:val="0"/>
                  <w14:checkedState w14:val="2612" w14:font="MS Gothic"/>
                  <w14:uncheckedState w14:val="2610" w14:font="MS Gothic"/>
                </w14:checkbox>
              </w:sdtPr>
              <w:sdtContent>
                <w:r w:rsidR="00C033D9" w:rsidRPr="00031112">
                  <w:rPr>
                    <w:rFonts w:ascii="Segoe UI Symbol" w:hAnsi="Segoe UI Symbol" w:cs="Segoe UI Symbol"/>
                    <w:sz w:val="20"/>
                    <w:szCs w:val="20"/>
                  </w:rPr>
                  <w:t>☐</w:t>
                </w:r>
              </w:sdtContent>
            </w:sdt>
            <w:r w:rsidR="00C033D9" w:rsidRPr="00031112">
              <w:rPr>
                <w:rFonts w:ascii="Calibri Light" w:hAnsi="Calibri Light"/>
                <w:sz w:val="20"/>
                <w:szCs w:val="20"/>
              </w:rPr>
              <w:t xml:space="preserve">  Regulatory Agencies </w:t>
            </w:r>
          </w:p>
          <w:p w14:paraId="466D6F10" w14:textId="77777777" w:rsidR="00C033D9" w:rsidRPr="009208B1" w:rsidRDefault="005377B5" w:rsidP="005929D4">
            <w:pPr>
              <w:rPr>
                <w:rFonts w:ascii="Calibri Light" w:hAnsi="Calibri Light"/>
                <w:b/>
                <w:i/>
                <w:sz w:val="20"/>
                <w:szCs w:val="20"/>
                <w:u w:val="single"/>
              </w:rPr>
            </w:pPr>
            <w:sdt>
              <w:sdtPr>
                <w:rPr>
                  <w:rFonts w:ascii="Calibri Light" w:hAnsi="Calibri Light"/>
                  <w:sz w:val="20"/>
                  <w:szCs w:val="20"/>
                </w:rPr>
                <w:id w:val="-326907644"/>
                <w14:checkbox>
                  <w14:checked w14:val="0"/>
                  <w14:checkedState w14:val="2612" w14:font="MS Gothic"/>
                  <w14:uncheckedState w14:val="2610" w14:font="MS Gothic"/>
                </w14:checkbox>
              </w:sdtPr>
              <w:sdtContent>
                <w:r w:rsidR="00C033D9" w:rsidRPr="00031112">
                  <w:rPr>
                    <w:rFonts w:ascii="Segoe UI Symbol" w:eastAsia="MS Gothic" w:hAnsi="Segoe UI Symbol" w:cs="Segoe UI Symbol"/>
                    <w:sz w:val="20"/>
                    <w:szCs w:val="20"/>
                  </w:rPr>
                  <w:t>☐</w:t>
                </w:r>
              </w:sdtContent>
            </w:sdt>
            <w:r w:rsidR="00C033D9" w:rsidRPr="00031112">
              <w:rPr>
                <w:rFonts w:ascii="Calibri Light" w:hAnsi="Calibri Light"/>
                <w:sz w:val="20"/>
                <w:szCs w:val="20"/>
              </w:rPr>
              <w:t xml:space="preserve">  Others </w:t>
            </w:r>
            <w:r w:rsidR="00C033D9" w:rsidRPr="00031112">
              <w:rPr>
                <w:rFonts w:ascii="Calibri Light" w:hAnsi="Calibri Light"/>
                <w:b/>
                <w:i/>
                <w:sz w:val="20"/>
                <w:szCs w:val="20"/>
                <w:u w:val="single"/>
              </w:rPr>
              <w:t>_&lt;Please Specify&gt;_</w:t>
            </w:r>
          </w:p>
        </w:tc>
      </w:tr>
      <w:tr w:rsidR="00C033D9" w14:paraId="724FAD17" w14:textId="77777777" w:rsidTr="005929D4">
        <w:tc>
          <w:tcPr>
            <w:tcW w:w="3775" w:type="dxa"/>
            <w:shd w:val="clear" w:color="auto" w:fill="FFFFFF" w:themeFill="background1"/>
          </w:tcPr>
          <w:p w14:paraId="1D3347F6" w14:textId="77777777" w:rsidR="00C033D9" w:rsidRPr="00031112" w:rsidRDefault="00C033D9" w:rsidP="005929D4">
            <w:pPr>
              <w:pStyle w:val="Heading2TextBulleted"/>
              <w:numPr>
                <w:ilvl w:val="0"/>
                <w:numId w:val="0"/>
              </w:numPr>
              <w:rPr>
                <w:rFonts w:ascii="Calibri Light" w:hAnsi="Calibri Light" w:cs="Arial"/>
                <w:szCs w:val="20"/>
              </w:rPr>
            </w:pPr>
            <w:r w:rsidRPr="00031112">
              <w:rPr>
                <w:rFonts w:ascii="Calibri Light" w:hAnsi="Calibri Light" w:cs="Arial"/>
                <w:szCs w:val="20"/>
              </w:rPr>
              <w:t>How many of the SCE Customer, Employee, Vendors will use or affected by the Business Process?</w:t>
            </w:r>
          </w:p>
          <w:p w14:paraId="535C5ED7" w14:textId="77777777" w:rsidR="00C033D9" w:rsidRPr="00031112" w:rsidRDefault="00C033D9" w:rsidP="005929D4">
            <w:pPr>
              <w:pStyle w:val="Heading2TextBulleted"/>
              <w:numPr>
                <w:ilvl w:val="0"/>
                <w:numId w:val="0"/>
              </w:numPr>
              <w:rPr>
                <w:rFonts w:ascii="Calibri Light" w:hAnsi="Calibri Light" w:cs="Arial"/>
                <w:szCs w:val="20"/>
              </w:rPr>
            </w:pPr>
            <w:r w:rsidRPr="00031112">
              <w:rPr>
                <w:rFonts w:ascii="Calibri Light" w:hAnsi="Calibri Light" w:cs="Arial"/>
                <w:i/>
                <w:szCs w:val="20"/>
              </w:rPr>
              <w:lastRenderedPageBreak/>
              <w:t>To identify the Impact if services are adversely affected.</w:t>
            </w:r>
          </w:p>
        </w:tc>
        <w:tc>
          <w:tcPr>
            <w:tcW w:w="6570" w:type="dxa"/>
            <w:shd w:val="clear" w:color="auto" w:fill="FFFFFF" w:themeFill="background1"/>
          </w:tcPr>
          <w:p w14:paraId="19AF39F8" w14:textId="77777777" w:rsidR="00C033D9" w:rsidRPr="00031112" w:rsidRDefault="00C033D9" w:rsidP="005929D4">
            <w:pPr>
              <w:pStyle w:val="Heading2TextBulleted"/>
              <w:numPr>
                <w:ilvl w:val="0"/>
                <w:numId w:val="0"/>
              </w:numPr>
              <w:rPr>
                <w:rFonts w:ascii="Calibri Light" w:hAnsi="Calibri Light" w:cs="Arial"/>
                <w:szCs w:val="20"/>
              </w:rPr>
            </w:pPr>
            <w:r w:rsidRPr="00031112">
              <w:rPr>
                <w:rFonts w:ascii="Calibri Light" w:hAnsi="Calibri Light" w:cs="Arial"/>
                <w:szCs w:val="20"/>
              </w:rPr>
              <w:lastRenderedPageBreak/>
              <w:t>10</w:t>
            </w:r>
            <w:r>
              <w:rPr>
                <w:rFonts w:ascii="Calibri Light" w:hAnsi="Calibri Light" w:cs="Arial"/>
                <w:szCs w:val="20"/>
              </w:rPr>
              <w:t>,</w:t>
            </w:r>
            <w:r w:rsidRPr="00031112">
              <w:rPr>
                <w:rFonts w:ascii="Calibri Light" w:hAnsi="Calibri Light" w:cs="Arial"/>
                <w:szCs w:val="20"/>
              </w:rPr>
              <w:t>000+…..</w:t>
            </w:r>
          </w:p>
        </w:tc>
      </w:tr>
      <w:tr w:rsidR="00C033D9" w14:paraId="6CF06663" w14:textId="77777777" w:rsidTr="005929D4">
        <w:tc>
          <w:tcPr>
            <w:tcW w:w="3775" w:type="dxa"/>
            <w:shd w:val="clear" w:color="auto" w:fill="FFFFFF" w:themeFill="background1"/>
          </w:tcPr>
          <w:p w14:paraId="75B04EED" w14:textId="77777777" w:rsidR="00C033D9" w:rsidRPr="00031112" w:rsidRDefault="00C033D9" w:rsidP="005929D4">
            <w:pPr>
              <w:pStyle w:val="Heading2TextBulleted"/>
              <w:numPr>
                <w:ilvl w:val="0"/>
                <w:numId w:val="0"/>
              </w:numPr>
              <w:rPr>
                <w:rFonts w:ascii="Calibri Light" w:hAnsi="Calibri Light" w:cs="Arial"/>
                <w:szCs w:val="20"/>
              </w:rPr>
            </w:pPr>
            <w:r w:rsidRPr="00031112">
              <w:rPr>
                <w:rFonts w:ascii="Calibri Light" w:hAnsi="Calibri Light" w:cs="Arial"/>
                <w:szCs w:val="20"/>
              </w:rPr>
              <w:t xml:space="preserve">How much Information/data would be processed, received or </w:t>
            </w:r>
            <w:r>
              <w:rPr>
                <w:rFonts w:ascii="Calibri Light" w:hAnsi="Calibri Light" w:cs="Arial"/>
                <w:szCs w:val="20"/>
              </w:rPr>
              <w:t>transmited</w:t>
            </w:r>
            <w:r w:rsidRPr="00031112">
              <w:rPr>
                <w:rFonts w:ascii="Calibri Light" w:hAnsi="Calibri Light" w:cs="Arial"/>
                <w:szCs w:val="20"/>
              </w:rPr>
              <w:t xml:space="preserve"> by the Business Process?</w:t>
            </w:r>
          </w:p>
          <w:p w14:paraId="07D0D8CE" w14:textId="77777777" w:rsidR="00C033D9" w:rsidRPr="00031112" w:rsidRDefault="00C033D9" w:rsidP="005929D4">
            <w:pPr>
              <w:pStyle w:val="Heading2TextBulleted"/>
              <w:numPr>
                <w:ilvl w:val="0"/>
                <w:numId w:val="0"/>
              </w:numPr>
              <w:rPr>
                <w:rFonts w:ascii="Calibri Light" w:hAnsi="Calibri Light" w:cs="Arial"/>
                <w:szCs w:val="20"/>
              </w:rPr>
            </w:pPr>
            <w:r w:rsidRPr="00031112">
              <w:rPr>
                <w:rFonts w:ascii="Calibri Light" w:hAnsi="Calibri Light" w:cs="Arial"/>
                <w:i/>
                <w:szCs w:val="20"/>
              </w:rPr>
              <w:t>The data volume that will be utilized by this process. Helps us in determining the Impact and criticality</w:t>
            </w:r>
            <w:r w:rsidRPr="00031112">
              <w:rPr>
                <w:rFonts w:ascii="Calibri Light" w:hAnsi="Calibri Light" w:cs="Arial"/>
                <w:szCs w:val="20"/>
              </w:rPr>
              <w:t xml:space="preserve"> </w:t>
            </w:r>
          </w:p>
        </w:tc>
        <w:tc>
          <w:tcPr>
            <w:tcW w:w="6570" w:type="dxa"/>
            <w:shd w:val="clear" w:color="auto" w:fill="FFFFFF" w:themeFill="background1"/>
          </w:tcPr>
          <w:p w14:paraId="721A104E" w14:textId="1169D028" w:rsidR="00C033D9" w:rsidRPr="00031112" w:rsidRDefault="00BF1B27" w:rsidP="005929D4">
            <w:pPr>
              <w:pStyle w:val="Heading2TextBulleted"/>
              <w:numPr>
                <w:ilvl w:val="0"/>
                <w:numId w:val="0"/>
              </w:numPr>
              <w:rPr>
                <w:rFonts w:ascii="Calibri Light" w:hAnsi="Calibri Light" w:cs="Arial"/>
                <w:szCs w:val="20"/>
              </w:rPr>
            </w:pPr>
            <w:r>
              <w:rPr>
                <w:rFonts w:ascii="Calibri Light" w:hAnsi="Calibri Light" w:cs="Arial"/>
                <w:szCs w:val="20"/>
              </w:rPr>
              <w:t xml:space="preserve"> Approximately 40,000 calls per day</w:t>
            </w:r>
          </w:p>
        </w:tc>
      </w:tr>
      <w:tr w:rsidR="00C033D9" w14:paraId="063E33E2" w14:textId="77777777" w:rsidTr="005929D4">
        <w:tc>
          <w:tcPr>
            <w:tcW w:w="3775" w:type="dxa"/>
            <w:shd w:val="clear" w:color="auto" w:fill="FFFFFF" w:themeFill="background1"/>
          </w:tcPr>
          <w:p w14:paraId="5D94CD16" w14:textId="77777777" w:rsidR="00C033D9" w:rsidRPr="00031112" w:rsidRDefault="00C033D9" w:rsidP="005929D4">
            <w:pPr>
              <w:pStyle w:val="Heading2TextBulleted"/>
              <w:numPr>
                <w:ilvl w:val="0"/>
                <w:numId w:val="0"/>
              </w:numPr>
              <w:rPr>
                <w:rFonts w:ascii="Calibri Light" w:hAnsi="Calibri Light" w:cs="Arial"/>
                <w:szCs w:val="20"/>
              </w:rPr>
            </w:pPr>
            <w:r w:rsidRPr="00031112">
              <w:rPr>
                <w:rFonts w:ascii="Calibri Light" w:hAnsi="Calibri Light" w:cs="Arial"/>
                <w:szCs w:val="20"/>
              </w:rPr>
              <w:t>Number of business transactions in average?</w:t>
            </w:r>
          </w:p>
          <w:p w14:paraId="308CBF34" w14:textId="77777777" w:rsidR="00C033D9" w:rsidRPr="00031112" w:rsidRDefault="00C033D9" w:rsidP="005929D4">
            <w:pPr>
              <w:pStyle w:val="Heading2TextBulleted"/>
              <w:numPr>
                <w:ilvl w:val="0"/>
                <w:numId w:val="0"/>
              </w:numPr>
              <w:rPr>
                <w:rFonts w:ascii="Calibri Light" w:hAnsi="Calibri Light" w:cs="Arial"/>
                <w:szCs w:val="20"/>
              </w:rPr>
            </w:pPr>
            <w:r w:rsidRPr="00031112">
              <w:rPr>
                <w:rFonts w:ascii="Calibri Light" w:hAnsi="Calibri Light" w:cs="Arial"/>
                <w:i/>
                <w:szCs w:val="20"/>
              </w:rPr>
              <w:t>These are the number of transactions process by the application on average. The number of transactions help in understanding criticality and Impact.</w:t>
            </w:r>
          </w:p>
        </w:tc>
        <w:tc>
          <w:tcPr>
            <w:tcW w:w="6570" w:type="dxa"/>
            <w:shd w:val="clear" w:color="auto" w:fill="FFFFFF" w:themeFill="background1"/>
          </w:tcPr>
          <w:p w14:paraId="228FEB2F" w14:textId="6CA8A420" w:rsidR="00C033D9" w:rsidRPr="00031112" w:rsidRDefault="00BF1B27" w:rsidP="005929D4">
            <w:pPr>
              <w:pStyle w:val="Heading2TextBulleted"/>
              <w:numPr>
                <w:ilvl w:val="0"/>
                <w:numId w:val="0"/>
              </w:numPr>
              <w:rPr>
                <w:rFonts w:ascii="Calibri Light" w:hAnsi="Calibri Light" w:cs="Arial"/>
                <w:szCs w:val="20"/>
              </w:rPr>
            </w:pPr>
            <w:r>
              <w:rPr>
                <w:rFonts w:ascii="Calibri Light" w:hAnsi="Calibri Light" w:cs="Arial"/>
                <w:szCs w:val="20"/>
              </w:rPr>
              <w:t>A minimum of 40,000 transaction per day. Most calls result in creation of more than one transaction.</w:t>
            </w:r>
          </w:p>
        </w:tc>
      </w:tr>
      <w:tr w:rsidR="00C033D9" w14:paraId="3C4F290B" w14:textId="77777777" w:rsidTr="005929D4">
        <w:tc>
          <w:tcPr>
            <w:tcW w:w="3775" w:type="dxa"/>
            <w:shd w:val="clear" w:color="auto" w:fill="FFFFFF" w:themeFill="background1"/>
          </w:tcPr>
          <w:p w14:paraId="1B59155C" w14:textId="77777777" w:rsidR="00C033D9" w:rsidRPr="00031112" w:rsidRDefault="00C033D9" w:rsidP="005929D4">
            <w:pPr>
              <w:rPr>
                <w:rFonts w:ascii="Calibri Light" w:hAnsi="Calibri Light"/>
                <w:b/>
                <w:sz w:val="20"/>
                <w:szCs w:val="20"/>
              </w:rPr>
            </w:pPr>
            <w:r w:rsidRPr="00031112">
              <w:rPr>
                <w:rFonts w:ascii="Calibri Light" w:hAnsi="Calibri Light"/>
                <w:b/>
                <w:sz w:val="20"/>
                <w:szCs w:val="20"/>
              </w:rPr>
              <w:t>Additional Security Consideration:</w:t>
            </w:r>
          </w:p>
        </w:tc>
        <w:tc>
          <w:tcPr>
            <w:tcW w:w="6570" w:type="dxa"/>
            <w:shd w:val="clear" w:color="auto" w:fill="FFFFFF" w:themeFill="background1"/>
          </w:tcPr>
          <w:p w14:paraId="43951D00" w14:textId="77777777" w:rsidR="00C033D9" w:rsidRPr="00031112" w:rsidRDefault="00C033D9" w:rsidP="005929D4">
            <w:pPr>
              <w:pStyle w:val="Heading2TextBulleted"/>
              <w:numPr>
                <w:ilvl w:val="0"/>
                <w:numId w:val="0"/>
              </w:numPr>
              <w:rPr>
                <w:rFonts w:ascii="Calibri Light" w:hAnsi="Calibri Light" w:cs="Arial"/>
                <w:szCs w:val="20"/>
              </w:rPr>
            </w:pPr>
            <w:r w:rsidRPr="00031112">
              <w:rPr>
                <w:rFonts w:ascii="Calibri Light" w:hAnsi="Calibri Light" w:cs="Arial"/>
                <w:szCs w:val="20"/>
              </w:rPr>
              <w:t>Any Cybersecurity impact in addition to SAP system security:</w:t>
            </w:r>
          </w:p>
          <w:p w14:paraId="4A8653C7" w14:textId="5D3F00AC" w:rsidR="00C033D9" w:rsidRPr="00031112" w:rsidRDefault="00C033D9" w:rsidP="00C033D9">
            <w:pPr>
              <w:pStyle w:val="Heading2TextBulleted"/>
              <w:numPr>
                <w:ilvl w:val="0"/>
                <w:numId w:val="12"/>
              </w:numPr>
              <w:rPr>
                <w:rFonts w:ascii="Calibri Light" w:hAnsi="Calibri Light" w:cs="Arial"/>
                <w:szCs w:val="20"/>
              </w:rPr>
            </w:pPr>
            <w:r w:rsidRPr="00031112">
              <w:rPr>
                <w:rFonts w:ascii="Calibri Light" w:hAnsi="Calibri Light" w:cs="Arial"/>
                <w:szCs w:val="20"/>
              </w:rPr>
              <w:t xml:space="preserve">Internet Facing Web Application? </w:t>
            </w:r>
            <w:r w:rsidR="00BF1B27">
              <w:rPr>
                <w:rFonts w:ascii="Calibri Light" w:hAnsi="Calibri Light" w:cs="Arial"/>
                <w:szCs w:val="20"/>
              </w:rPr>
              <w:t>No</w:t>
            </w:r>
          </w:p>
          <w:p w14:paraId="1E48DDC6" w14:textId="5509A93D" w:rsidR="00C033D9" w:rsidRPr="00031112" w:rsidRDefault="00C033D9" w:rsidP="00C033D9">
            <w:pPr>
              <w:pStyle w:val="Heading2TextBulleted"/>
              <w:numPr>
                <w:ilvl w:val="0"/>
                <w:numId w:val="12"/>
              </w:numPr>
              <w:rPr>
                <w:rFonts w:ascii="Calibri Light" w:hAnsi="Calibri Light" w:cs="Arial"/>
                <w:szCs w:val="20"/>
              </w:rPr>
            </w:pPr>
            <w:r w:rsidRPr="00031112">
              <w:rPr>
                <w:rFonts w:ascii="Calibri Light" w:hAnsi="Calibri Light" w:cs="Arial"/>
                <w:szCs w:val="20"/>
              </w:rPr>
              <w:t>Internet Facing Application Programming Interface?</w:t>
            </w:r>
            <w:r>
              <w:rPr>
                <w:rFonts w:ascii="Calibri Light" w:hAnsi="Calibri Light" w:cs="Arial"/>
                <w:szCs w:val="20"/>
              </w:rPr>
              <w:t xml:space="preserve"> </w:t>
            </w:r>
            <w:r w:rsidR="00BF1B27">
              <w:rPr>
                <w:rFonts w:ascii="Calibri Light" w:hAnsi="Calibri Light" w:cs="Arial"/>
                <w:szCs w:val="20"/>
              </w:rPr>
              <w:t xml:space="preserve"> No</w:t>
            </w:r>
          </w:p>
          <w:p w14:paraId="6C70BEA8" w14:textId="250032F0" w:rsidR="00C033D9" w:rsidRPr="00031112" w:rsidRDefault="00C033D9" w:rsidP="00BF1B27">
            <w:pPr>
              <w:pStyle w:val="Heading2TextBulleted"/>
              <w:numPr>
                <w:ilvl w:val="0"/>
                <w:numId w:val="12"/>
              </w:numPr>
              <w:rPr>
                <w:rFonts w:ascii="Calibri Light" w:hAnsi="Calibri Light" w:cs="Arial"/>
                <w:szCs w:val="20"/>
              </w:rPr>
            </w:pPr>
            <w:r w:rsidRPr="00031112">
              <w:rPr>
                <w:rFonts w:ascii="Calibri Light" w:hAnsi="Calibri Light" w:cs="Arial"/>
                <w:szCs w:val="20"/>
              </w:rPr>
              <w:t>3</w:t>
            </w:r>
            <w:r w:rsidRPr="00031112">
              <w:rPr>
                <w:rFonts w:ascii="Calibri Light" w:hAnsi="Calibri Light" w:cs="Arial"/>
                <w:szCs w:val="20"/>
                <w:vertAlign w:val="superscript"/>
              </w:rPr>
              <w:t>rd</w:t>
            </w:r>
            <w:r w:rsidRPr="00031112">
              <w:rPr>
                <w:rFonts w:ascii="Calibri Light" w:hAnsi="Calibri Light" w:cs="Arial"/>
                <w:szCs w:val="20"/>
              </w:rPr>
              <w:t xml:space="preserve"> party Fedrated Authentication &amp; Authorization, Single Sign On?</w:t>
            </w:r>
            <w:r>
              <w:rPr>
                <w:rFonts w:ascii="Calibri Light" w:hAnsi="Calibri Light" w:cs="Arial"/>
                <w:szCs w:val="20"/>
              </w:rPr>
              <w:t xml:space="preserve"> </w:t>
            </w:r>
            <w:r w:rsidR="00BF1B27">
              <w:rPr>
                <w:rFonts w:ascii="Calibri Light" w:hAnsi="Calibri Light" w:cs="Arial"/>
                <w:szCs w:val="20"/>
              </w:rPr>
              <w:t>No</w:t>
            </w:r>
          </w:p>
        </w:tc>
      </w:tr>
    </w:tbl>
    <w:p w14:paraId="43E66822" w14:textId="77777777" w:rsidR="00C033D9" w:rsidRPr="006B24F0" w:rsidRDefault="00C033D9" w:rsidP="00C033D9">
      <w:pPr>
        <w:pStyle w:val="Heading2TextBulleted"/>
        <w:numPr>
          <w:ilvl w:val="0"/>
          <w:numId w:val="0"/>
        </w:numPr>
        <w:ind w:left="720" w:hanging="360"/>
        <w:rPr>
          <w:rFonts w:ascii="Calibri Light" w:hAnsi="Calibri Light" w:cs="Arial"/>
        </w:rPr>
      </w:pPr>
    </w:p>
    <w:p w14:paraId="74F70B24" w14:textId="77777777" w:rsidR="00E42227" w:rsidRPr="00CA6869" w:rsidRDefault="00E42227" w:rsidP="00C033D9">
      <w:pPr>
        <w:pStyle w:val="CommentText"/>
        <w:ind w:left="720"/>
        <w:rPr>
          <w:rFonts w:ascii="Calibri Light" w:hAnsi="Calibri Light" w:cs="Arial"/>
          <w:color w:val="000000"/>
          <w:lang w:eastAsia="ja-JP"/>
        </w:rPr>
      </w:pPr>
    </w:p>
    <w:p w14:paraId="65FEA46E" w14:textId="77777777" w:rsidR="00E42227" w:rsidRPr="00E42227" w:rsidRDefault="00E42227" w:rsidP="00E42227"/>
    <w:p w14:paraId="3A6C9F8A" w14:textId="4C26B5AA" w:rsidR="000E6897" w:rsidRPr="00467597" w:rsidRDefault="000E6897" w:rsidP="0068013C">
      <w:pPr>
        <w:pStyle w:val="Heading1"/>
        <w:numPr>
          <w:ilvl w:val="0"/>
          <w:numId w:val="13"/>
        </w:numPr>
        <w:rPr>
          <w:rFonts w:ascii="Calibri Light" w:hAnsi="Calibri Light"/>
        </w:rPr>
      </w:pPr>
      <w:bookmarkStart w:id="116" w:name="_Toc516668664"/>
      <w:r w:rsidRPr="00467597">
        <w:rPr>
          <w:rFonts w:ascii="Calibri Light" w:hAnsi="Calibri Light"/>
        </w:rPr>
        <w:lastRenderedPageBreak/>
        <w:t>Technical Considerations</w:t>
      </w:r>
      <w:bookmarkEnd w:id="115"/>
      <w:bookmarkEnd w:id="116"/>
    </w:p>
    <w:p w14:paraId="74314CFE" w14:textId="77777777" w:rsidR="000E6897" w:rsidRPr="006B24F0" w:rsidRDefault="000E6897" w:rsidP="0068013C">
      <w:pPr>
        <w:pStyle w:val="ListParagraph"/>
        <w:keepNext/>
        <w:numPr>
          <w:ilvl w:val="0"/>
          <w:numId w:val="8"/>
        </w:numPr>
        <w:tabs>
          <w:tab w:val="left" w:pos="1260"/>
        </w:tabs>
        <w:spacing w:before="120" w:after="120" w:line="240" w:lineRule="auto"/>
        <w:contextualSpacing w:val="0"/>
        <w:outlineLvl w:val="1"/>
        <w:rPr>
          <w:rFonts w:ascii="Calibri Light" w:eastAsia="Times New Roman" w:hAnsi="Calibri Light" w:cs="Arial"/>
          <w:b/>
          <w:bCs/>
          <w:iCs/>
          <w:vanish/>
          <w:sz w:val="32"/>
          <w:szCs w:val="32"/>
        </w:rPr>
      </w:pPr>
      <w:bookmarkStart w:id="117" w:name="_Toc491613827"/>
      <w:bookmarkStart w:id="118" w:name="_Toc491695023"/>
      <w:bookmarkStart w:id="119" w:name="_Toc496099276"/>
      <w:bookmarkStart w:id="120" w:name="_Toc496176499"/>
      <w:bookmarkStart w:id="121" w:name="_Toc496176548"/>
      <w:bookmarkStart w:id="122" w:name="_Toc496176694"/>
      <w:bookmarkStart w:id="123" w:name="_Toc496177057"/>
      <w:bookmarkStart w:id="124" w:name="_Toc496177453"/>
      <w:bookmarkStart w:id="125" w:name="_Toc496177540"/>
      <w:bookmarkStart w:id="126" w:name="_Toc496213959"/>
      <w:bookmarkStart w:id="127" w:name="_Toc496214163"/>
      <w:bookmarkStart w:id="128" w:name="_Toc496795821"/>
      <w:bookmarkStart w:id="129" w:name="_Toc497714004"/>
      <w:bookmarkStart w:id="130" w:name="_Toc497726379"/>
      <w:bookmarkStart w:id="131" w:name="_Toc500268299"/>
      <w:bookmarkStart w:id="132" w:name="_Toc501705770"/>
      <w:bookmarkStart w:id="133" w:name="_Toc501707145"/>
      <w:bookmarkStart w:id="134" w:name="_Toc501707342"/>
      <w:bookmarkStart w:id="135" w:name="_Toc505788767"/>
      <w:bookmarkStart w:id="136" w:name="_Toc506190334"/>
      <w:bookmarkStart w:id="137" w:name="_Toc506285697"/>
      <w:bookmarkStart w:id="138" w:name="_Toc506285848"/>
      <w:bookmarkStart w:id="139" w:name="_Toc506286711"/>
      <w:bookmarkStart w:id="140" w:name="_Toc506286992"/>
      <w:bookmarkStart w:id="141" w:name="_Toc506287861"/>
      <w:bookmarkStart w:id="142" w:name="_Toc507605071"/>
      <w:bookmarkStart w:id="143" w:name="_Toc507606125"/>
      <w:bookmarkStart w:id="144" w:name="_Toc507606190"/>
      <w:bookmarkStart w:id="145" w:name="_Toc507606582"/>
      <w:bookmarkStart w:id="146" w:name="_Toc507606869"/>
      <w:bookmarkStart w:id="147" w:name="_Toc507606980"/>
      <w:bookmarkStart w:id="148" w:name="_Toc507607186"/>
      <w:bookmarkStart w:id="149" w:name="_Toc507607391"/>
      <w:bookmarkStart w:id="150" w:name="_Toc507608249"/>
      <w:bookmarkStart w:id="151" w:name="_Toc507608542"/>
      <w:bookmarkStart w:id="152" w:name="_Toc507671429"/>
      <w:bookmarkStart w:id="153" w:name="_Toc507767200"/>
      <w:bookmarkStart w:id="154" w:name="_Toc507838979"/>
      <w:bookmarkStart w:id="155" w:name="_Toc507843391"/>
      <w:bookmarkStart w:id="156" w:name="_Toc507844334"/>
      <w:bookmarkStart w:id="157" w:name="_Toc508165693"/>
      <w:bookmarkStart w:id="158" w:name="_Toc508165770"/>
      <w:bookmarkStart w:id="159" w:name="_Toc508165845"/>
      <w:bookmarkStart w:id="160" w:name="_Toc508166364"/>
      <w:bookmarkStart w:id="161" w:name="_Toc508167735"/>
      <w:bookmarkStart w:id="162" w:name="_Toc508173635"/>
      <w:bookmarkStart w:id="163" w:name="_Toc508174466"/>
      <w:bookmarkStart w:id="164" w:name="_Toc508175228"/>
      <w:bookmarkStart w:id="165" w:name="_Toc508175800"/>
      <w:bookmarkStart w:id="166" w:name="_Toc508175876"/>
      <w:bookmarkStart w:id="167" w:name="_Toc516657865"/>
      <w:bookmarkStart w:id="168" w:name="_Toc516668665"/>
      <w:bookmarkStart w:id="169" w:name="_Toc406588321"/>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p>
    <w:p w14:paraId="2263A0A4" w14:textId="77777777" w:rsidR="000E6897" w:rsidRPr="006B24F0" w:rsidRDefault="000E6897" w:rsidP="0068013C">
      <w:pPr>
        <w:pStyle w:val="ListParagraph"/>
        <w:keepNext/>
        <w:numPr>
          <w:ilvl w:val="0"/>
          <w:numId w:val="8"/>
        </w:numPr>
        <w:tabs>
          <w:tab w:val="left" w:pos="1260"/>
        </w:tabs>
        <w:spacing w:before="120" w:after="120" w:line="240" w:lineRule="auto"/>
        <w:contextualSpacing w:val="0"/>
        <w:outlineLvl w:val="1"/>
        <w:rPr>
          <w:rFonts w:ascii="Calibri Light" w:eastAsia="Times New Roman" w:hAnsi="Calibri Light" w:cs="Arial"/>
          <w:b/>
          <w:bCs/>
          <w:iCs/>
          <w:vanish/>
          <w:sz w:val="32"/>
          <w:szCs w:val="32"/>
        </w:rPr>
      </w:pPr>
      <w:bookmarkStart w:id="170" w:name="_Toc491613828"/>
      <w:bookmarkStart w:id="171" w:name="_Toc491695024"/>
      <w:bookmarkStart w:id="172" w:name="_Toc496099277"/>
      <w:bookmarkStart w:id="173" w:name="_Toc496176500"/>
      <w:bookmarkStart w:id="174" w:name="_Toc496176549"/>
      <w:bookmarkStart w:id="175" w:name="_Toc496176695"/>
      <w:bookmarkStart w:id="176" w:name="_Toc496177058"/>
      <w:bookmarkStart w:id="177" w:name="_Toc496177454"/>
      <w:bookmarkStart w:id="178" w:name="_Toc496177541"/>
      <w:bookmarkStart w:id="179" w:name="_Toc496213960"/>
      <w:bookmarkStart w:id="180" w:name="_Toc496214164"/>
      <w:bookmarkStart w:id="181" w:name="_Toc496795822"/>
      <w:bookmarkStart w:id="182" w:name="_Toc497714005"/>
      <w:bookmarkStart w:id="183" w:name="_Toc497726380"/>
      <w:bookmarkStart w:id="184" w:name="_Toc500268300"/>
      <w:bookmarkStart w:id="185" w:name="_Toc501705771"/>
      <w:bookmarkStart w:id="186" w:name="_Toc501707146"/>
      <w:bookmarkStart w:id="187" w:name="_Toc501707343"/>
      <w:bookmarkStart w:id="188" w:name="_Toc505788768"/>
      <w:bookmarkStart w:id="189" w:name="_Toc506190335"/>
      <w:bookmarkStart w:id="190" w:name="_Toc506285698"/>
      <w:bookmarkStart w:id="191" w:name="_Toc506285849"/>
      <w:bookmarkStart w:id="192" w:name="_Toc506286712"/>
      <w:bookmarkStart w:id="193" w:name="_Toc506286993"/>
      <w:bookmarkStart w:id="194" w:name="_Toc506287862"/>
      <w:bookmarkStart w:id="195" w:name="_Toc507605072"/>
      <w:bookmarkStart w:id="196" w:name="_Toc507606126"/>
      <w:bookmarkStart w:id="197" w:name="_Toc507606191"/>
      <w:bookmarkStart w:id="198" w:name="_Toc507606583"/>
      <w:bookmarkStart w:id="199" w:name="_Toc507606870"/>
      <w:bookmarkStart w:id="200" w:name="_Toc507606981"/>
      <w:bookmarkStart w:id="201" w:name="_Toc507607187"/>
      <w:bookmarkStart w:id="202" w:name="_Toc507607392"/>
      <w:bookmarkStart w:id="203" w:name="_Toc507608250"/>
      <w:bookmarkStart w:id="204" w:name="_Toc507608543"/>
      <w:bookmarkStart w:id="205" w:name="_Toc507671430"/>
      <w:bookmarkStart w:id="206" w:name="_Toc507767201"/>
      <w:bookmarkStart w:id="207" w:name="_Toc507838980"/>
      <w:bookmarkStart w:id="208" w:name="_Toc507843392"/>
      <w:bookmarkStart w:id="209" w:name="_Toc507844335"/>
      <w:bookmarkStart w:id="210" w:name="_Toc508165694"/>
      <w:bookmarkStart w:id="211" w:name="_Toc508165771"/>
      <w:bookmarkStart w:id="212" w:name="_Toc508165846"/>
      <w:bookmarkStart w:id="213" w:name="_Toc508166365"/>
      <w:bookmarkStart w:id="214" w:name="_Toc508167736"/>
      <w:bookmarkStart w:id="215" w:name="_Toc508173636"/>
      <w:bookmarkStart w:id="216" w:name="_Toc508174467"/>
      <w:bookmarkStart w:id="217" w:name="_Toc508175229"/>
      <w:bookmarkStart w:id="218" w:name="_Toc508175801"/>
      <w:bookmarkStart w:id="219" w:name="_Toc508175877"/>
      <w:bookmarkStart w:id="220" w:name="_Toc516657866"/>
      <w:bookmarkStart w:id="221" w:name="_Toc516668666"/>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p>
    <w:p w14:paraId="63166A80" w14:textId="77777777" w:rsidR="000E6897" w:rsidRPr="006B24F0" w:rsidRDefault="000E6897" w:rsidP="0068013C">
      <w:pPr>
        <w:pStyle w:val="ListParagraph"/>
        <w:keepNext/>
        <w:numPr>
          <w:ilvl w:val="0"/>
          <w:numId w:val="8"/>
        </w:numPr>
        <w:tabs>
          <w:tab w:val="left" w:pos="1260"/>
        </w:tabs>
        <w:spacing w:before="120" w:after="120" w:line="240" w:lineRule="auto"/>
        <w:contextualSpacing w:val="0"/>
        <w:outlineLvl w:val="1"/>
        <w:rPr>
          <w:rFonts w:ascii="Calibri Light" w:eastAsia="Times New Roman" w:hAnsi="Calibri Light" w:cs="Arial"/>
          <w:b/>
          <w:bCs/>
          <w:iCs/>
          <w:vanish/>
          <w:sz w:val="32"/>
          <w:szCs w:val="32"/>
        </w:rPr>
      </w:pPr>
      <w:bookmarkStart w:id="222" w:name="_Toc491613829"/>
      <w:bookmarkStart w:id="223" w:name="_Toc491695025"/>
      <w:bookmarkStart w:id="224" w:name="_Toc496099278"/>
      <w:bookmarkStart w:id="225" w:name="_Toc496176501"/>
      <w:bookmarkStart w:id="226" w:name="_Toc496176550"/>
      <w:bookmarkStart w:id="227" w:name="_Toc496176696"/>
      <w:bookmarkStart w:id="228" w:name="_Toc496177059"/>
      <w:bookmarkStart w:id="229" w:name="_Toc496177455"/>
      <w:bookmarkStart w:id="230" w:name="_Toc496177542"/>
      <w:bookmarkStart w:id="231" w:name="_Toc496213961"/>
      <w:bookmarkStart w:id="232" w:name="_Toc496214165"/>
      <w:bookmarkStart w:id="233" w:name="_Toc496795823"/>
      <w:bookmarkStart w:id="234" w:name="_Toc497714006"/>
      <w:bookmarkStart w:id="235" w:name="_Toc497726381"/>
      <w:bookmarkStart w:id="236" w:name="_Toc500268301"/>
      <w:bookmarkStart w:id="237" w:name="_Toc501705772"/>
      <w:bookmarkStart w:id="238" w:name="_Toc501707147"/>
      <w:bookmarkStart w:id="239" w:name="_Toc501707344"/>
      <w:bookmarkStart w:id="240" w:name="_Toc505788769"/>
      <w:bookmarkStart w:id="241" w:name="_Toc506190336"/>
      <w:bookmarkStart w:id="242" w:name="_Toc506285699"/>
      <w:bookmarkStart w:id="243" w:name="_Toc506285850"/>
      <w:bookmarkStart w:id="244" w:name="_Toc506286713"/>
      <w:bookmarkStart w:id="245" w:name="_Toc506286994"/>
      <w:bookmarkStart w:id="246" w:name="_Toc506287863"/>
      <w:bookmarkStart w:id="247" w:name="_Toc507605073"/>
      <w:bookmarkStart w:id="248" w:name="_Toc507606127"/>
      <w:bookmarkStart w:id="249" w:name="_Toc507606192"/>
      <w:bookmarkStart w:id="250" w:name="_Toc507606584"/>
      <w:bookmarkStart w:id="251" w:name="_Toc507606871"/>
      <w:bookmarkStart w:id="252" w:name="_Toc507606982"/>
      <w:bookmarkStart w:id="253" w:name="_Toc507607188"/>
      <w:bookmarkStart w:id="254" w:name="_Toc507607393"/>
      <w:bookmarkStart w:id="255" w:name="_Toc507608251"/>
      <w:bookmarkStart w:id="256" w:name="_Toc507608544"/>
      <w:bookmarkStart w:id="257" w:name="_Toc507671431"/>
      <w:bookmarkStart w:id="258" w:name="_Toc507767202"/>
      <w:bookmarkStart w:id="259" w:name="_Toc507838981"/>
      <w:bookmarkStart w:id="260" w:name="_Toc507843393"/>
      <w:bookmarkStart w:id="261" w:name="_Toc507844336"/>
      <w:bookmarkStart w:id="262" w:name="_Toc508165695"/>
      <w:bookmarkStart w:id="263" w:name="_Toc508165772"/>
      <w:bookmarkStart w:id="264" w:name="_Toc508165847"/>
      <w:bookmarkStart w:id="265" w:name="_Toc508166366"/>
      <w:bookmarkStart w:id="266" w:name="_Toc508167737"/>
      <w:bookmarkStart w:id="267" w:name="_Toc508173637"/>
      <w:bookmarkStart w:id="268" w:name="_Toc508174468"/>
      <w:bookmarkStart w:id="269" w:name="_Toc508175230"/>
      <w:bookmarkStart w:id="270" w:name="_Toc508175802"/>
      <w:bookmarkStart w:id="271" w:name="_Toc508175878"/>
      <w:bookmarkStart w:id="272" w:name="_Toc516657867"/>
      <w:bookmarkStart w:id="273" w:name="_Toc516668667"/>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p>
    <w:p w14:paraId="6E008FCE" w14:textId="77777777" w:rsidR="000E6897" w:rsidRPr="006B24F0" w:rsidRDefault="000E6897" w:rsidP="0068013C">
      <w:pPr>
        <w:pStyle w:val="ListParagraph"/>
        <w:keepNext/>
        <w:numPr>
          <w:ilvl w:val="0"/>
          <w:numId w:val="8"/>
        </w:numPr>
        <w:tabs>
          <w:tab w:val="left" w:pos="1260"/>
        </w:tabs>
        <w:spacing w:before="120" w:after="120" w:line="240" w:lineRule="auto"/>
        <w:contextualSpacing w:val="0"/>
        <w:outlineLvl w:val="1"/>
        <w:rPr>
          <w:rFonts w:ascii="Calibri Light" w:eastAsia="Times New Roman" w:hAnsi="Calibri Light" w:cs="Arial"/>
          <w:b/>
          <w:bCs/>
          <w:iCs/>
          <w:vanish/>
          <w:sz w:val="32"/>
          <w:szCs w:val="32"/>
        </w:rPr>
      </w:pPr>
      <w:bookmarkStart w:id="274" w:name="_Toc491613830"/>
      <w:bookmarkStart w:id="275" w:name="_Toc491695026"/>
      <w:bookmarkStart w:id="276" w:name="_Toc496099279"/>
      <w:bookmarkStart w:id="277" w:name="_Toc496176502"/>
      <w:bookmarkStart w:id="278" w:name="_Toc496176551"/>
      <w:bookmarkStart w:id="279" w:name="_Toc496176697"/>
      <w:bookmarkStart w:id="280" w:name="_Toc496177060"/>
      <w:bookmarkStart w:id="281" w:name="_Toc496177456"/>
      <w:bookmarkStart w:id="282" w:name="_Toc496177543"/>
      <w:bookmarkStart w:id="283" w:name="_Toc496213962"/>
      <w:bookmarkStart w:id="284" w:name="_Toc496214166"/>
      <w:bookmarkStart w:id="285" w:name="_Toc496795824"/>
      <w:bookmarkStart w:id="286" w:name="_Toc497714007"/>
      <w:bookmarkStart w:id="287" w:name="_Toc497726382"/>
      <w:bookmarkStart w:id="288" w:name="_Toc500268302"/>
      <w:bookmarkStart w:id="289" w:name="_Toc501705773"/>
      <w:bookmarkStart w:id="290" w:name="_Toc501707148"/>
      <w:bookmarkStart w:id="291" w:name="_Toc501707345"/>
      <w:bookmarkStart w:id="292" w:name="_Toc505788770"/>
      <w:bookmarkStart w:id="293" w:name="_Toc506190337"/>
      <w:bookmarkStart w:id="294" w:name="_Toc506285700"/>
      <w:bookmarkStart w:id="295" w:name="_Toc506285851"/>
      <w:bookmarkStart w:id="296" w:name="_Toc506286714"/>
      <w:bookmarkStart w:id="297" w:name="_Toc506286995"/>
      <w:bookmarkStart w:id="298" w:name="_Toc506287864"/>
      <w:bookmarkStart w:id="299" w:name="_Toc507605074"/>
      <w:bookmarkStart w:id="300" w:name="_Toc507606128"/>
      <w:bookmarkStart w:id="301" w:name="_Toc507606193"/>
      <w:bookmarkStart w:id="302" w:name="_Toc507606585"/>
      <w:bookmarkStart w:id="303" w:name="_Toc507606872"/>
      <w:bookmarkStart w:id="304" w:name="_Toc507606983"/>
      <w:bookmarkStart w:id="305" w:name="_Toc507607189"/>
      <w:bookmarkStart w:id="306" w:name="_Toc507607394"/>
      <w:bookmarkStart w:id="307" w:name="_Toc507608252"/>
      <w:bookmarkStart w:id="308" w:name="_Toc507608545"/>
      <w:bookmarkStart w:id="309" w:name="_Toc507671432"/>
      <w:bookmarkStart w:id="310" w:name="_Toc507767203"/>
      <w:bookmarkStart w:id="311" w:name="_Toc507838982"/>
      <w:bookmarkStart w:id="312" w:name="_Toc507843394"/>
      <w:bookmarkStart w:id="313" w:name="_Toc507844337"/>
      <w:bookmarkStart w:id="314" w:name="_Toc508165696"/>
      <w:bookmarkStart w:id="315" w:name="_Toc508165773"/>
      <w:bookmarkStart w:id="316" w:name="_Toc508165848"/>
      <w:bookmarkStart w:id="317" w:name="_Toc508166367"/>
      <w:bookmarkStart w:id="318" w:name="_Toc508167738"/>
      <w:bookmarkStart w:id="319" w:name="_Toc508173638"/>
      <w:bookmarkStart w:id="320" w:name="_Toc508174469"/>
      <w:bookmarkStart w:id="321" w:name="_Toc508175231"/>
      <w:bookmarkStart w:id="322" w:name="_Toc508175803"/>
      <w:bookmarkStart w:id="323" w:name="_Toc508175879"/>
      <w:bookmarkStart w:id="324" w:name="_Toc516657868"/>
      <w:bookmarkStart w:id="325" w:name="_Toc516668668"/>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p>
    <w:p w14:paraId="2699D3D7" w14:textId="77777777" w:rsidR="0017775A" w:rsidRPr="006B24F0" w:rsidRDefault="0017775A" w:rsidP="0068013C">
      <w:pPr>
        <w:pStyle w:val="ListParagraph"/>
        <w:keepNext/>
        <w:numPr>
          <w:ilvl w:val="0"/>
          <w:numId w:val="5"/>
        </w:numPr>
        <w:tabs>
          <w:tab w:val="left" w:pos="1260"/>
        </w:tabs>
        <w:spacing w:before="120" w:after="120" w:line="240" w:lineRule="auto"/>
        <w:contextualSpacing w:val="0"/>
        <w:outlineLvl w:val="1"/>
        <w:rPr>
          <w:rFonts w:ascii="Calibri Light" w:eastAsia="Times New Roman" w:hAnsi="Calibri Light" w:cs="Arial"/>
          <w:b/>
          <w:bCs/>
          <w:iCs/>
          <w:vanish/>
          <w:sz w:val="32"/>
          <w:szCs w:val="32"/>
        </w:rPr>
      </w:pPr>
      <w:bookmarkStart w:id="326" w:name="_Toc491613831"/>
      <w:bookmarkStart w:id="327" w:name="_Toc491695027"/>
      <w:bookmarkStart w:id="328" w:name="_Toc496099280"/>
      <w:bookmarkStart w:id="329" w:name="_Toc496176503"/>
      <w:bookmarkStart w:id="330" w:name="_Toc496176552"/>
      <w:bookmarkStart w:id="331" w:name="_Toc496176698"/>
      <w:bookmarkStart w:id="332" w:name="_Toc496177061"/>
      <w:bookmarkStart w:id="333" w:name="_Toc496177457"/>
      <w:bookmarkStart w:id="334" w:name="_Toc496177544"/>
      <w:bookmarkStart w:id="335" w:name="_Toc496213963"/>
      <w:bookmarkStart w:id="336" w:name="_Toc496214167"/>
      <w:bookmarkStart w:id="337" w:name="_Toc496795825"/>
      <w:bookmarkStart w:id="338" w:name="_Toc497714008"/>
      <w:bookmarkStart w:id="339" w:name="_Toc497726383"/>
      <w:bookmarkStart w:id="340" w:name="_Toc500268303"/>
      <w:bookmarkStart w:id="341" w:name="_Toc501705774"/>
      <w:bookmarkStart w:id="342" w:name="_Toc501707149"/>
      <w:bookmarkStart w:id="343" w:name="_Toc501707346"/>
      <w:bookmarkStart w:id="344" w:name="_Toc505788771"/>
      <w:bookmarkStart w:id="345" w:name="_Toc506190338"/>
      <w:bookmarkStart w:id="346" w:name="_Toc506285701"/>
      <w:bookmarkStart w:id="347" w:name="_Toc506285852"/>
      <w:bookmarkStart w:id="348" w:name="_Toc506286715"/>
      <w:bookmarkStart w:id="349" w:name="_Toc506286996"/>
      <w:bookmarkStart w:id="350" w:name="_Toc506287865"/>
      <w:bookmarkStart w:id="351" w:name="_Toc507605075"/>
      <w:bookmarkStart w:id="352" w:name="_Toc507606129"/>
      <w:bookmarkStart w:id="353" w:name="_Toc507606194"/>
      <w:bookmarkStart w:id="354" w:name="_Toc507606586"/>
      <w:bookmarkStart w:id="355" w:name="_Toc507606873"/>
      <w:bookmarkStart w:id="356" w:name="_Toc507606984"/>
      <w:bookmarkStart w:id="357" w:name="_Toc507607190"/>
      <w:bookmarkStart w:id="358" w:name="_Toc507607395"/>
      <w:bookmarkStart w:id="359" w:name="_Toc507608253"/>
      <w:bookmarkStart w:id="360" w:name="_Toc507608546"/>
      <w:bookmarkStart w:id="361" w:name="_Toc507671433"/>
      <w:bookmarkStart w:id="362" w:name="_Toc507767204"/>
      <w:bookmarkStart w:id="363" w:name="_Toc507838983"/>
      <w:bookmarkStart w:id="364" w:name="_Toc507843395"/>
      <w:bookmarkStart w:id="365" w:name="_Toc507844338"/>
      <w:bookmarkStart w:id="366" w:name="_Toc508165697"/>
      <w:bookmarkStart w:id="367" w:name="_Toc508165774"/>
      <w:bookmarkStart w:id="368" w:name="_Toc508165849"/>
      <w:bookmarkStart w:id="369" w:name="_Toc508166368"/>
      <w:bookmarkStart w:id="370" w:name="_Toc508167739"/>
      <w:bookmarkStart w:id="371" w:name="_Toc508173639"/>
      <w:bookmarkStart w:id="372" w:name="_Toc508174470"/>
      <w:bookmarkStart w:id="373" w:name="_Toc508175232"/>
      <w:bookmarkStart w:id="374" w:name="_Toc508175804"/>
      <w:bookmarkStart w:id="375" w:name="_Toc508175880"/>
      <w:bookmarkStart w:id="376" w:name="_Toc516657869"/>
      <w:bookmarkStart w:id="377" w:name="_Toc516668669"/>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p>
    <w:p w14:paraId="76609846" w14:textId="77777777" w:rsidR="0017775A" w:rsidRPr="006B24F0" w:rsidRDefault="0017775A" w:rsidP="0068013C">
      <w:pPr>
        <w:pStyle w:val="ListParagraph"/>
        <w:keepNext/>
        <w:numPr>
          <w:ilvl w:val="0"/>
          <w:numId w:val="5"/>
        </w:numPr>
        <w:tabs>
          <w:tab w:val="left" w:pos="1260"/>
        </w:tabs>
        <w:spacing w:before="120" w:after="120" w:line="240" w:lineRule="auto"/>
        <w:contextualSpacing w:val="0"/>
        <w:outlineLvl w:val="1"/>
        <w:rPr>
          <w:rFonts w:ascii="Calibri Light" w:eastAsia="Times New Roman" w:hAnsi="Calibri Light" w:cs="Arial"/>
          <w:b/>
          <w:bCs/>
          <w:iCs/>
          <w:vanish/>
          <w:sz w:val="32"/>
          <w:szCs w:val="32"/>
        </w:rPr>
      </w:pPr>
      <w:bookmarkStart w:id="378" w:name="_Toc491613832"/>
      <w:bookmarkStart w:id="379" w:name="_Toc491695028"/>
      <w:bookmarkStart w:id="380" w:name="_Toc496099281"/>
      <w:bookmarkStart w:id="381" w:name="_Toc496176504"/>
      <w:bookmarkStart w:id="382" w:name="_Toc496176553"/>
      <w:bookmarkStart w:id="383" w:name="_Toc496176699"/>
      <w:bookmarkStart w:id="384" w:name="_Toc496177062"/>
      <w:bookmarkStart w:id="385" w:name="_Toc496177458"/>
      <w:bookmarkStart w:id="386" w:name="_Toc496177545"/>
      <w:bookmarkStart w:id="387" w:name="_Toc496213964"/>
      <w:bookmarkStart w:id="388" w:name="_Toc496214168"/>
      <w:bookmarkStart w:id="389" w:name="_Toc496795826"/>
      <w:bookmarkStart w:id="390" w:name="_Toc497714009"/>
      <w:bookmarkStart w:id="391" w:name="_Toc497726384"/>
      <w:bookmarkStart w:id="392" w:name="_Toc500268304"/>
      <w:bookmarkStart w:id="393" w:name="_Toc501705775"/>
      <w:bookmarkStart w:id="394" w:name="_Toc501707150"/>
      <w:bookmarkStart w:id="395" w:name="_Toc501707347"/>
      <w:bookmarkStart w:id="396" w:name="_Toc505788772"/>
      <w:bookmarkStart w:id="397" w:name="_Toc506190339"/>
      <w:bookmarkStart w:id="398" w:name="_Toc506285702"/>
      <w:bookmarkStart w:id="399" w:name="_Toc506285853"/>
      <w:bookmarkStart w:id="400" w:name="_Toc506286716"/>
      <w:bookmarkStart w:id="401" w:name="_Toc506286997"/>
      <w:bookmarkStart w:id="402" w:name="_Toc506287866"/>
      <w:bookmarkStart w:id="403" w:name="_Toc507605076"/>
      <w:bookmarkStart w:id="404" w:name="_Toc507606130"/>
      <w:bookmarkStart w:id="405" w:name="_Toc507606195"/>
      <w:bookmarkStart w:id="406" w:name="_Toc507606587"/>
      <w:bookmarkStart w:id="407" w:name="_Toc507606874"/>
      <w:bookmarkStart w:id="408" w:name="_Toc507606985"/>
      <w:bookmarkStart w:id="409" w:name="_Toc507607191"/>
      <w:bookmarkStart w:id="410" w:name="_Toc507607396"/>
      <w:bookmarkStart w:id="411" w:name="_Toc507608254"/>
      <w:bookmarkStart w:id="412" w:name="_Toc507608547"/>
      <w:bookmarkStart w:id="413" w:name="_Toc507671434"/>
      <w:bookmarkStart w:id="414" w:name="_Toc507767205"/>
      <w:bookmarkStart w:id="415" w:name="_Toc507838984"/>
      <w:bookmarkStart w:id="416" w:name="_Toc507843396"/>
      <w:bookmarkStart w:id="417" w:name="_Toc507844339"/>
      <w:bookmarkStart w:id="418" w:name="_Toc508165698"/>
      <w:bookmarkStart w:id="419" w:name="_Toc508165775"/>
      <w:bookmarkStart w:id="420" w:name="_Toc508165850"/>
      <w:bookmarkStart w:id="421" w:name="_Toc508166369"/>
      <w:bookmarkStart w:id="422" w:name="_Toc508167740"/>
      <w:bookmarkStart w:id="423" w:name="_Toc508173640"/>
      <w:bookmarkStart w:id="424" w:name="_Toc508174471"/>
      <w:bookmarkStart w:id="425" w:name="_Toc508175233"/>
      <w:bookmarkStart w:id="426" w:name="_Toc508175805"/>
      <w:bookmarkStart w:id="427" w:name="_Toc508175881"/>
      <w:bookmarkStart w:id="428" w:name="_Toc516657870"/>
      <w:bookmarkStart w:id="429" w:name="_Toc516668670"/>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p>
    <w:p w14:paraId="72BEA5F8" w14:textId="77777777" w:rsidR="0017775A" w:rsidRPr="006B24F0" w:rsidRDefault="0017775A" w:rsidP="0068013C">
      <w:pPr>
        <w:pStyle w:val="ListParagraph"/>
        <w:keepNext/>
        <w:numPr>
          <w:ilvl w:val="0"/>
          <w:numId w:val="5"/>
        </w:numPr>
        <w:tabs>
          <w:tab w:val="left" w:pos="1260"/>
        </w:tabs>
        <w:spacing w:before="120" w:after="120" w:line="240" w:lineRule="auto"/>
        <w:contextualSpacing w:val="0"/>
        <w:outlineLvl w:val="1"/>
        <w:rPr>
          <w:rFonts w:ascii="Calibri Light" w:eastAsia="Times New Roman" w:hAnsi="Calibri Light" w:cs="Arial"/>
          <w:b/>
          <w:bCs/>
          <w:iCs/>
          <w:vanish/>
          <w:sz w:val="32"/>
          <w:szCs w:val="32"/>
        </w:rPr>
      </w:pPr>
      <w:bookmarkStart w:id="430" w:name="_Toc491613833"/>
      <w:bookmarkStart w:id="431" w:name="_Toc491695029"/>
      <w:bookmarkStart w:id="432" w:name="_Toc496099282"/>
      <w:bookmarkStart w:id="433" w:name="_Toc496176505"/>
      <w:bookmarkStart w:id="434" w:name="_Toc496176554"/>
      <w:bookmarkStart w:id="435" w:name="_Toc496176700"/>
      <w:bookmarkStart w:id="436" w:name="_Toc496177063"/>
      <w:bookmarkStart w:id="437" w:name="_Toc496177459"/>
      <w:bookmarkStart w:id="438" w:name="_Toc496177546"/>
      <w:bookmarkStart w:id="439" w:name="_Toc496213965"/>
      <w:bookmarkStart w:id="440" w:name="_Toc496214169"/>
      <w:bookmarkStart w:id="441" w:name="_Toc496795827"/>
      <w:bookmarkStart w:id="442" w:name="_Toc497714010"/>
      <w:bookmarkStart w:id="443" w:name="_Toc497726385"/>
      <w:bookmarkStart w:id="444" w:name="_Toc500268305"/>
      <w:bookmarkStart w:id="445" w:name="_Toc501705776"/>
      <w:bookmarkStart w:id="446" w:name="_Toc501707151"/>
      <w:bookmarkStart w:id="447" w:name="_Toc501707348"/>
      <w:bookmarkStart w:id="448" w:name="_Toc505788773"/>
      <w:bookmarkStart w:id="449" w:name="_Toc506190340"/>
      <w:bookmarkStart w:id="450" w:name="_Toc506285703"/>
      <w:bookmarkStart w:id="451" w:name="_Toc506285854"/>
      <w:bookmarkStart w:id="452" w:name="_Toc506286717"/>
      <w:bookmarkStart w:id="453" w:name="_Toc506286998"/>
      <w:bookmarkStart w:id="454" w:name="_Toc506287867"/>
      <w:bookmarkStart w:id="455" w:name="_Toc507605077"/>
      <w:bookmarkStart w:id="456" w:name="_Toc507606131"/>
      <w:bookmarkStart w:id="457" w:name="_Toc507606196"/>
      <w:bookmarkStart w:id="458" w:name="_Toc507606588"/>
      <w:bookmarkStart w:id="459" w:name="_Toc507606875"/>
      <w:bookmarkStart w:id="460" w:name="_Toc507606986"/>
      <w:bookmarkStart w:id="461" w:name="_Toc507607192"/>
      <w:bookmarkStart w:id="462" w:name="_Toc507607397"/>
      <w:bookmarkStart w:id="463" w:name="_Toc507608255"/>
      <w:bookmarkStart w:id="464" w:name="_Toc507608548"/>
      <w:bookmarkStart w:id="465" w:name="_Toc507671435"/>
      <w:bookmarkStart w:id="466" w:name="_Toc507767206"/>
      <w:bookmarkStart w:id="467" w:name="_Toc507838985"/>
      <w:bookmarkStart w:id="468" w:name="_Toc507843397"/>
      <w:bookmarkStart w:id="469" w:name="_Toc507844340"/>
      <w:bookmarkStart w:id="470" w:name="_Toc508165699"/>
      <w:bookmarkStart w:id="471" w:name="_Toc508165776"/>
      <w:bookmarkStart w:id="472" w:name="_Toc508165851"/>
      <w:bookmarkStart w:id="473" w:name="_Toc508166370"/>
      <w:bookmarkStart w:id="474" w:name="_Toc508167741"/>
      <w:bookmarkStart w:id="475" w:name="_Toc508173641"/>
      <w:bookmarkStart w:id="476" w:name="_Toc508174472"/>
      <w:bookmarkStart w:id="477" w:name="_Toc508175234"/>
      <w:bookmarkStart w:id="478" w:name="_Toc508175806"/>
      <w:bookmarkStart w:id="479" w:name="_Toc508175882"/>
      <w:bookmarkStart w:id="480" w:name="_Toc516657871"/>
      <w:bookmarkStart w:id="481" w:name="_Toc516668671"/>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p>
    <w:p w14:paraId="16F214B5" w14:textId="77777777" w:rsidR="0017775A" w:rsidRPr="006B24F0" w:rsidRDefault="0017775A" w:rsidP="0068013C">
      <w:pPr>
        <w:pStyle w:val="ListParagraph"/>
        <w:keepNext/>
        <w:numPr>
          <w:ilvl w:val="0"/>
          <w:numId w:val="5"/>
        </w:numPr>
        <w:tabs>
          <w:tab w:val="left" w:pos="1260"/>
        </w:tabs>
        <w:spacing w:before="120" w:after="120" w:line="240" w:lineRule="auto"/>
        <w:contextualSpacing w:val="0"/>
        <w:outlineLvl w:val="1"/>
        <w:rPr>
          <w:rFonts w:ascii="Calibri Light" w:eastAsia="Times New Roman" w:hAnsi="Calibri Light" w:cs="Arial"/>
          <w:b/>
          <w:bCs/>
          <w:iCs/>
          <w:vanish/>
          <w:sz w:val="32"/>
          <w:szCs w:val="32"/>
        </w:rPr>
      </w:pPr>
      <w:bookmarkStart w:id="482" w:name="_Toc491613834"/>
      <w:bookmarkStart w:id="483" w:name="_Toc491695030"/>
      <w:bookmarkStart w:id="484" w:name="_Toc496099283"/>
      <w:bookmarkStart w:id="485" w:name="_Toc496176506"/>
      <w:bookmarkStart w:id="486" w:name="_Toc496176555"/>
      <w:bookmarkStart w:id="487" w:name="_Toc496176701"/>
      <w:bookmarkStart w:id="488" w:name="_Toc496177064"/>
      <w:bookmarkStart w:id="489" w:name="_Toc496177460"/>
      <w:bookmarkStart w:id="490" w:name="_Toc496177547"/>
      <w:bookmarkStart w:id="491" w:name="_Toc496213966"/>
      <w:bookmarkStart w:id="492" w:name="_Toc496214170"/>
      <w:bookmarkStart w:id="493" w:name="_Toc496795828"/>
      <w:bookmarkStart w:id="494" w:name="_Toc497714011"/>
      <w:bookmarkStart w:id="495" w:name="_Toc497726386"/>
      <w:bookmarkStart w:id="496" w:name="_Toc500268306"/>
      <w:bookmarkStart w:id="497" w:name="_Toc501705777"/>
      <w:bookmarkStart w:id="498" w:name="_Toc501707152"/>
      <w:bookmarkStart w:id="499" w:name="_Toc501707349"/>
      <w:bookmarkStart w:id="500" w:name="_Toc505788774"/>
      <w:bookmarkStart w:id="501" w:name="_Toc506190341"/>
      <w:bookmarkStart w:id="502" w:name="_Toc506285704"/>
      <w:bookmarkStart w:id="503" w:name="_Toc506285855"/>
      <w:bookmarkStart w:id="504" w:name="_Toc506286718"/>
      <w:bookmarkStart w:id="505" w:name="_Toc506286999"/>
      <w:bookmarkStart w:id="506" w:name="_Toc506287868"/>
      <w:bookmarkStart w:id="507" w:name="_Toc507605078"/>
      <w:bookmarkStart w:id="508" w:name="_Toc507606132"/>
      <w:bookmarkStart w:id="509" w:name="_Toc507606197"/>
      <w:bookmarkStart w:id="510" w:name="_Toc507606589"/>
      <w:bookmarkStart w:id="511" w:name="_Toc507606876"/>
      <w:bookmarkStart w:id="512" w:name="_Toc507606987"/>
      <w:bookmarkStart w:id="513" w:name="_Toc507607193"/>
      <w:bookmarkStart w:id="514" w:name="_Toc507607398"/>
      <w:bookmarkStart w:id="515" w:name="_Toc507608256"/>
      <w:bookmarkStart w:id="516" w:name="_Toc507608549"/>
      <w:bookmarkStart w:id="517" w:name="_Toc507671436"/>
      <w:bookmarkStart w:id="518" w:name="_Toc507767207"/>
      <w:bookmarkStart w:id="519" w:name="_Toc507838986"/>
      <w:bookmarkStart w:id="520" w:name="_Toc507843398"/>
      <w:bookmarkStart w:id="521" w:name="_Toc507844341"/>
      <w:bookmarkStart w:id="522" w:name="_Toc508165700"/>
      <w:bookmarkStart w:id="523" w:name="_Toc508165777"/>
      <w:bookmarkStart w:id="524" w:name="_Toc508165852"/>
      <w:bookmarkStart w:id="525" w:name="_Toc508166371"/>
      <w:bookmarkStart w:id="526" w:name="_Toc508167742"/>
      <w:bookmarkStart w:id="527" w:name="_Toc508173642"/>
      <w:bookmarkStart w:id="528" w:name="_Toc508174473"/>
      <w:bookmarkStart w:id="529" w:name="_Toc508175235"/>
      <w:bookmarkStart w:id="530" w:name="_Toc508175807"/>
      <w:bookmarkStart w:id="531" w:name="_Toc508175883"/>
      <w:bookmarkStart w:id="532" w:name="_Toc516657872"/>
      <w:bookmarkStart w:id="533" w:name="_Toc516668672"/>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p>
    <w:p w14:paraId="60110FBC" w14:textId="377108F8" w:rsidR="00E0118B" w:rsidRPr="006B24F0" w:rsidRDefault="007E572B" w:rsidP="003C6C8A">
      <w:pPr>
        <w:pStyle w:val="Heading2"/>
      </w:pPr>
      <w:bookmarkStart w:id="534" w:name="_Toc491613835"/>
      <w:bookmarkStart w:id="535" w:name="_Toc516668673"/>
      <w:r w:rsidRPr="006B24F0">
        <w:t>4.</w:t>
      </w:r>
      <w:r w:rsidR="00426993">
        <w:t>1</w:t>
      </w:r>
      <w:r w:rsidRPr="006B24F0">
        <w:t xml:space="preserve"> </w:t>
      </w:r>
      <w:r w:rsidR="000F1011" w:rsidRPr="006B24F0">
        <w:t xml:space="preserve">RICEF-W </w:t>
      </w:r>
      <w:r w:rsidR="00E0118B" w:rsidRPr="006B24F0">
        <w:t>Assessment</w:t>
      </w:r>
      <w:bookmarkEnd w:id="169"/>
      <w:bookmarkEnd w:id="534"/>
      <w:bookmarkEnd w:id="535"/>
    </w:p>
    <w:p w14:paraId="0995910B" w14:textId="358B02B5" w:rsidR="00E0118B" w:rsidRPr="00467597" w:rsidRDefault="00E0118B" w:rsidP="000B4A1B">
      <w:pPr>
        <w:pStyle w:val="Heading2Text"/>
        <w:rPr>
          <w:rFonts w:ascii="Calibri Light" w:hAnsi="Calibri Light" w:cs="Arial"/>
          <w:sz w:val="18"/>
        </w:rPr>
      </w:pPr>
      <w:r w:rsidRPr="00467597">
        <w:rPr>
          <w:rFonts w:ascii="Calibri Light" w:hAnsi="Calibri Light" w:cs="Arial"/>
          <w:sz w:val="18"/>
        </w:rPr>
        <w:t xml:space="preserve">All of the Forms, Reports, Interfaces, Conversion items, </w:t>
      </w:r>
      <w:r w:rsidR="001F664D" w:rsidRPr="00467597">
        <w:rPr>
          <w:rFonts w:ascii="Calibri Light" w:hAnsi="Calibri Light" w:cs="Arial"/>
          <w:sz w:val="18"/>
        </w:rPr>
        <w:t>Extensions/</w:t>
      </w:r>
      <w:r w:rsidRPr="00467597">
        <w:rPr>
          <w:rFonts w:ascii="Calibri Light" w:hAnsi="Calibri Light" w:cs="Arial"/>
          <w:sz w:val="18"/>
        </w:rPr>
        <w:t>Enhancements and Workflows (</w:t>
      </w:r>
      <w:r w:rsidR="000F1011" w:rsidRPr="00467597">
        <w:rPr>
          <w:rFonts w:ascii="Calibri Light" w:hAnsi="Calibri Light" w:cs="Arial"/>
          <w:sz w:val="18"/>
        </w:rPr>
        <w:t>RICEF-W</w:t>
      </w:r>
      <w:r w:rsidRPr="00467597">
        <w:rPr>
          <w:rFonts w:ascii="Calibri Light" w:hAnsi="Calibri Light" w:cs="Arial"/>
          <w:sz w:val="18"/>
        </w:rPr>
        <w:t xml:space="preserve">) that have been identified for this BPD are detailed in the tables below and will represent the totality of all </w:t>
      </w:r>
      <w:r w:rsidR="000F1011" w:rsidRPr="00467597">
        <w:rPr>
          <w:rFonts w:ascii="Calibri Light" w:hAnsi="Calibri Light" w:cs="Arial"/>
          <w:sz w:val="18"/>
        </w:rPr>
        <w:t xml:space="preserve">RICEF-W </w:t>
      </w:r>
      <w:r w:rsidRPr="00467597">
        <w:rPr>
          <w:rFonts w:ascii="Calibri Light" w:hAnsi="Calibri Light" w:cs="Arial"/>
          <w:sz w:val="18"/>
        </w:rPr>
        <w:t xml:space="preserve">items documented at the time of sign-off of this BPD.  Any </w:t>
      </w:r>
      <w:r w:rsidR="000F1011" w:rsidRPr="00467597">
        <w:rPr>
          <w:rFonts w:ascii="Calibri Light" w:hAnsi="Calibri Light" w:cs="Arial"/>
          <w:sz w:val="18"/>
        </w:rPr>
        <w:t xml:space="preserve">RICEF-W </w:t>
      </w:r>
      <w:r w:rsidR="002843C5" w:rsidRPr="00467597">
        <w:rPr>
          <w:rFonts w:ascii="Calibri Light" w:hAnsi="Calibri Light" w:cs="Arial"/>
          <w:sz w:val="18"/>
        </w:rPr>
        <w:t>items that are confirmed via change control</w:t>
      </w:r>
      <w:r w:rsidRPr="00467597">
        <w:rPr>
          <w:rFonts w:ascii="Calibri Light" w:hAnsi="Calibri Light" w:cs="Arial"/>
          <w:sz w:val="18"/>
        </w:rPr>
        <w:t xml:space="preserve"> after this BPD re</w:t>
      </w:r>
      <w:r w:rsidR="002843C5" w:rsidRPr="00467597">
        <w:rPr>
          <w:rFonts w:ascii="Calibri Light" w:hAnsi="Calibri Light" w:cs="Arial"/>
          <w:sz w:val="18"/>
        </w:rPr>
        <w:t xml:space="preserve">ceives final sign-off, </w:t>
      </w:r>
      <w:r w:rsidR="001F664D" w:rsidRPr="00467597">
        <w:rPr>
          <w:rFonts w:ascii="Calibri Light" w:hAnsi="Calibri Light" w:cs="Arial"/>
          <w:sz w:val="18"/>
        </w:rPr>
        <w:t xml:space="preserve">will </w:t>
      </w:r>
      <w:r w:rsidRPr="00467597">
        <w:rPr>
          <w:rFonts w:ascii="Calibri Light" w:hAnsi="Calibri Light" w:cs="Arial"/>
          <w:sz w:val="18"/>
        </w:rPr>
        <w:t xml:space="preserve">be managed within </w:t>
      </w:r>
      <w:r w:rsidR="00B751B0" w:rsidRPr="00467597">
        <w:rPr>
          <w:rFonts w:ascii="Calibri Light" w:hAnsi="Calibri Light" w:cs="Arial"/>
          <w:sz w:val="18"/>
        </w:rPr>
        <w:t>Southern California Edison</w:t>
      </w:r>
      <w:r w:rsidRPr="00467597">
        <w:rPr>
          <w:rFonts w:ascii="Calibri Light" w:hAnsi="Calibri Light" w:cs="Arial"/>
          <w:sz w:val="18"/>
        </w:rPr>
        <w:t>’s APSE environment and not within this document.</w:t>
      </w:r>
    </w:p>
    <w:p w14:paraId="0B9985CE" w14:textId="01023FCA" w:rsidR="00422600" w:rsidRPr="00422600" w:rsidRDefault="006333A4" w:rsidP="00422600">
      <w:pPr>
        <w:pStyle w:val="Heading3"/>
        <w:keepNext/>
        <w:numPr>
          <w:ilvl w:val="2"/>
          <w:numId w:val="8"/>
        </w:numPr>
        <w:tabs>
          <w:tab w:val="left" w:pos="1440"/>
        </w:tabs>
        <w:spacing w:before="120" w:after="120"/>
        <w:ind w:left="1440" w:hanging="900"/>
        <w:rPr>
          <w:rFonts w:ascii="Calibri Light" w:hAnsi="Calibri Light"/>
        </w:rPr>
      </w:pPr>
      <w:bookmarkStart w:id="536" w:name="_Toc505788778"/>
      <w:bookmarkStart w:id="537" w:name="_Toc506190345"/>
      <w:bookmarkStart w:id="538" w:name="_Toc506285708"/>
      <w:bookmarkStart w:id="539" w:name="_Toc506285859"/>
      <w:bookmarkStart w:id="540" w:name="_Toc406588323"/>
      <w:bookmarkStart w:id="541" w:name="_Toc491613836"/>
      <w:bookmarkStart w:id="542" w:name="_Toc506544827"/>
      <w:bookmarkStart w:id="543" w:name="_Toc516668674"/>
      <w:bookmarkStart w:id="544" w:name="_Toc406588329"/>
      <w:bookmarkStart w:id="545" w:name="_Toc491613843"/>
      <w:bookmarkEnd w:id="536"/>
      <w:bookmarkEnd w:id="537"/>
      <w:bookmarkEnd w:id="538"/>
      <w:bookmarkEnd w:id="539"/>
      <w:r w:rsidRPr="006B24F0">
        <w:rPr>
          <w:rFonts w:ascii="Calibri Light" w:hAnsi="Calibri Light"/>
        </w:rPr>
        <w:t>Reports</w:t>
      </w:r>
      <w:bookmarkStart w:id="546" w:name="_Toc406588324"/>
      <w:bookmarkStart w:id="547" w:name="_Toc491613837"/>
      <w:bookmarkStart w:id="548" w:name="_Toc506544828"/>
      <w:bookmarkEnd w:id="540"/>
      <w:bookmarkEnd w:id="541"/>
      <w:bookmarkEnd w:id="542"/>
      <w:bookmarkEnd w:id="543"/>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422600" w:rsidRPr="006B24F0" w14:paraId="00C53D53" w14:textId="77777777" w:rsidTr="00422600">
        <w:trPr>
          <w:cantSplit/>
          <w:trHeight w:val="432"/>
          <w:tblHeader/>
        </w:trPr>
        <w:tc>
          <w:tcPr>
            <w:tcW w:w="5868" w:type="dxa"/>
            <w:tcBorders>
              <w:top w:val="threeDEmboss" w:sz="6" w:space="0" w:color="auto"/>
              <w:bottom w:val="threeDEmboss" w:sz="6" w:space="0" w:color="auto"/>
            </w:tcBorders>
            <w:shd w:val="clear" w:color="auto" w:fill="F9FBAF"/>
            <w:vAlign w:val="center"/>
          </w:tcPr>
          <w:p w14:paraId="4ADA65D0" w14:textId="77777777" w:rsidR="00422600" w:rsidRPr="006B24F0" w:rsidRDefault="00422600" w:rsidP="00422600">
            <w:pPr>
              <w:pStyle w:val="TableHeader-Left"/>
              <w:rPr>
                <w:rFonts w:ascii="Calibri Light" w:hAnsi="Calibri Light" w:cs="Arial"/>
              </w:rPr>
            </w:pPr>
            <w:r>
              <w:rPr>
                <w:rFonts w:ascii="Calibri Light" w:hAnsi="Calibri Light" w:cs="Arial"/>
              </w:rPr>
              <w:t xml:space="preserve">Report Name &amp; </w:t>
            </w:r>
            <w:r w:rsidRPr="006B24F0">
              <w:rPr>
                <w:rFonts w:ascii="Calibri Light" w:hAnsi="Calibri Light" w:cs="Arial"/>
              </w:rPr>
              <w:t>Descripti</w:t>
            </w:r>
            <w:r>
              <w:rPr>
                <w:rFonts w:ascii="Calibri Light" w:hAnsi="Calibri Light" w:cs="Arial"/>
              </w:rPr>
              <w:t>on (List Requirements met by this Report</w:t>
            </w:r>
            <w:r w:rsidRPr="006B24F0">
              <w:rPr>
                <w:rFonts w:ascii="Calibri Light" w:hAnsi="Calibri Light" w:cs="Arial"/>
              </w:rPr>
              <w:t>)</w:t>
            </w:r>
          </w:p>
        </w:tc>
        <w:tc>
          <w:tcPr>
            <w:tcW w:w="1710" w:type="dxa"/>
            <w:tcBorders>
              <w:top w:val="threeDEmboss" w:sz="6" w:space="0" w:color="auto"/>
              <w:bottom w:val="threeDEmboss" w:sz="6" w:space="0" w:color="auto"/>
            </w:tcBorders>
            <w:shd w:val="clear" w:color="auto" w:fill="F9FBAF"/>
            <w:vAlign w:val="center"/>
          </w:tcPr>
          <w:p w14:paraId="3780ADC9" w14:textId="77777777" w:rsidR="00422600" w:rsidRPr="006B24F0" w:rsidRDefault="00422600" w:rsidP="00422600">
            <w:pPr>
              <w:pStyle w:val="TableHeader-Left"/>
              <w:rPr>
                <w:rFonts w:ascii="Calibri Light" w:hAnsi="Calibri Light" w:cs="Arial"/>
              </w:rPr>
            </w:pPr>
            <w:r w:rsidRPr="006B24F0">
              <w:rPr>
                <w:rFonts w:ascii="Calibri Light" w:hAnsi="Calibri Light" w:cs="Arial"/>
              </w:rPr>
              <w:t xml:space="preserve">Complexity </w:t>
            </w:r>
          </w:p>
        </w:tc>
        <w:tc>
          <w:tcPr>
            <w:tcW w:w="1890" w:type="dxa"/>
            <w:tcBorders>
              <w:top w:val="threeDEmboss" w:sz="6" w:space="0" w:color="auto"/>
              <w:bottom w:val="threeDEmboss" w:sz="6" w:space="0" w:color="auto"/>
            </w:tcBorders>
            <w:shd w:val="clear" w:color="auto" w:fill="F9FBAF"/>
            <w:vAlign w:val="center"/>
          </w:tcPr>
          <w:p w14:paraId="5E97CDF6" w14:textId="77777777" w:rsidR="00422600" w:rsidRPr="006B24F0" w:rsidRDefault="00422600" w:rsidP="00422600">
            <w:pPr>
              <w:pStyle w:val="TableHeader-Left"/>
              <w:rPr>
                <w:rFonts w:ascii="Calibri Light" w:hAnsi="Calibri Light" w:cs="Arial"/>
              </w:rPr>
            </w:pPr>
            <w:r w:rsidRPr="006B24F0">
              <w:rPr>
                <w:rFonts w:ascii="Calibri Light" w:hAnsi="Calibri Light" w:cs="Arial"/>
              </w:rPr>
              <w:t>Reference ID</w:t>
            </w:r>
          </w:p>
        </w:tc>
      </w:tr>
      <w:tr w:rsidR="00BD6554" w:rsidRPr="00350D88" w14:paraId="1447607E" w14:textId="77777777" w:rsidTr="006328C6">
        <w:trPr>
          <w:cantSplit/>
          <w:trHeight w:val="432"/>
        </w:trPr>
        <w:tc>
          <w:tcPr>
            <w:tcW w:w="5868" w:type="dxa"/>
            <w:tcBorders>
              <w:top w:val="threeDEmboss" w:sz="6" w:space="0" w:color="auto"/>
              <w:left w:val="threeDEmboss" w:sz="6" w:space="0" w:color="auto"/>
              <w:bottom w:val="single" w:sz="6" w:space="0" w:color="auto"/>
              <w:right w:val="single" w:sz="6" w:space="0" w:color="auto"/>
            </w:tcBorders>
            <w:shd w:val="clear" w:color="auto" w:fill="auto"/>
          </w:tcPr>
          <w:p w14:paraId="066ECBF6" w14:textId="0AE01AA6" w:rsidR="00BD6554" w:rsidRPr="00BD6554" w:rsidRDefault="00A759A3" w:rsidP="00BD6554">
            <w:pPr>
              <w:pStyle w:val="TableField-Left"/>
              <w:rPr>
                <w:rFonts w:ascii="Calibri Light" w:hAnsi="Calibri Light" w:cs="Arial"/>
                <w:strike/>
              </w:rPr>
            </w:pPr>
            <w:r>
              <w:rPr>
                <w:rFonts w:ascii="Calibri Light" w:hAnsi="Calibri Light" w:cs="Arial"/>
              </w:rPr>
              <w:t>N/A</w:t>
            </w:r>
          </w:p>
        </w:tc>
        <w:tc>
          <w:tcPr>
            <w:tcW w:w="1710" w:type="dxa"/>
            <w:tcBorders>
              <w:top w:val="threeDEmboss" w:sz="6" w:space="0" w:color="auto"/>
              <w:left w:val="single" w:sz="6" w:space="0" w:color="auto"/>
              <w:bottom w:val="single" w:sz="6" w:space="0" w:color="auto"/>
              <w:right w:val="single" w:sz="6" w:space="0" w:color="auto"/>
            </w:tcBorders>
            <w:shd w:val="clear" w:color="auto" w:fill="auto"/>
          </w:tcPr>
          <w:p w14:paraId="63935A1B" w14:textId="07B934C1" w:rsidR="00BD6554" w:rsidRPr="00350D88" w:rsidRDefault="00BD6554" w:rsidP="00BD6554">
            <w:pPr>
              <w:pStyle w:val="TableField-Left"/>
              <w:rPr>
                <w:rFonts w:ascii="Calibri Light" w:hAnsi="Calibri Light" w:cs="Arial"/>
                <w:strike/>
              </w:rPr>
            </w:pPr>
          </w:p>
        </w:tc>
        <w:tc>
          <w:tcPr>
            <w:tcW w:w="1890" w:type="dxa"/>
            <w:tcBorders>
              <w:top w:val="threeDEmboss" w:sz="6" w:space="0" w:color="auto"/>
              <w:left w:val="single" w:sz="6" w:space="0" w:color="auto"/>
              <w:bottom w:val="single" w:sz="6" w:space="0" w:color="auto"/>
              <w:right w:val="threeDEmboss" w:sz="6" w:space="0" w:color="auto"/>
            </w:tcBorders>
            <w:shd w:val="clear" w:color="auto" w:fill="auto"/>
          </w:tcPr>
          <w:p w14:paraId="26F4B16D" w14:textId="6729750D" w:rsidR="00BD6554" w:rsidRPr="00350D88" w:rsidRDefault="00BD6554" w:rsidP="00BD6554">
            <w:pPr>
              <w:pStyle w:val="TableField-Left"/>
              <w:rPr>
                <w:rFonts w:ascii="Calibri Light" w:hAnsi="Calibri Light" w:cs="Arial"/>
                <w:strike/>
              </w:rPr>
            </w:pPr>
          </w:p>
        </w:tc>
      </w:tr>
    </w:tbl>
    <w:p w14:paraId="43189F72" w14:textId="77777777" w:rsidR="00554DB4" w:rsidRPr="00554DB4" w:rsidRDefault="00554DB4" w:rsidP="00554DB4"/>
    <w:p w14:paraId="75239724" w14:textId="77777777" w:rsidR="00554DB4" w:rsidRPr="00554DB4" w:rsidRDefault="006333A4" w:rsidP="00554DB4">
      <w:pPr>
        <w:pStyle w:val="Heading3"/>
        <w:keepNext/>
        <w:numPr>
          <w:ilvl w:val="2"/>
          <w:numId w:val="8"/>
        </w:numPr>
        <w:tabs>
          <w:tab w:val="left" w:pos="1440"/>
        </w:tabs>
        <w:spacing w:before="120" w:after="120"/>
        <w:ind w:left="1440" w:hanging="900"/>
        <w:rPr>
          <w:rFonts w:ascii="Calibri Light" w:hAnsi="Calibri Light"/>
        </w:rPr>
      </w:pPr>
      <w:bookmarkStart w:id="549" w:name="_Toc516668675"/>
      <w:r w:rsidRPr="00554DB4">
        <w:rPr>
          <w:rFonts w:ascii="Calibri Light" w:hAnsi="Calibri Light"/>
        </w:rPr>
        <w:lastRenderedPageBreak/>
        <w:t>Interfaces</w:t>
      </w:r>
      <w:bookmarkStart w:id="550" w:name="_Toc406588325"/>
      <w:bookmarkStart w:id="551" w:name="_Toc491613838"/>
      <w:bookmarkStart w:id="552" w:name="_Toc506544829"/>
      <w:bookmarkEnd w:id="546"/>
      <w:bookmarkEnd w:id="547"/>
      <w:bookmarkEnd w:id="548"/>
      <w:bookmarkEnd w:id="549"/>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315"/>
        <w:gridCol w:w="1618"/>
        <w:gridCol w:w="2535"/>
      </w:tblGrid>
      <w:tr w:rsidR="00554DB4" w:rsidRPr="004B33B8" w14:paraId="30127F12" w14:textId="77777777" w:rsidTr="00CA6869">
        <w:trPr>
          <w:cantSplit/>
          <w:trHeight w:val="432"/>
          <w:tblHeader/>
        </w:trPr>
        <w:tc>
          <w:tcPr>
            <w:tcW w:w="5315" w:type="dxa"/>
            <w:tcBorders>
              <w:top w:val="threeDEmboss" w:sz="6" w:space="0" w:color="auto"/>
              <w:bottom w:val="threeDEmboss" w:sz="6" w:space="0" w:color="auto"/>
            </w:tcBorders>
            <w:shd w:val="clear" w:color="auto" w:fill="F9FBAF"/>
            <w:vAlign w:val="center"/>
          </w:tcPr>
          <w:p w14:paraId="488A80A6" w14:textId="77777777" w:rsidR="00554DB4" w:rsidRPr="004B33B8" w:rsidRDefault="00554DB4" w:rsidP="00CA6869">
            <w:pPr>
              <w:pStyle w:val="TableHeader-Left"/>
              <w:rPr>
                <w:rFonts w:ascii="Calibri Light" w:hAnsi="Calibri Light" w:cs="Arial"/>
              </w:rPr>
            </w:pPr>
            <w:r w:rsidRPr="004B33B8">
              <w:rPr>
                <w:rFonts w:ascii="Calibri Light" w:hAnsi="Calibri Light" w:cs="Arial"/>
              </w:rPr>
              <w:t>Interface Name &amp; Description (List Requirements met by this Interface)</w:t>
            </w:r>
          </w:p>
        </w:tc>
        <w:tc>
          <w:tcPr>
            <w:tcW w:w="1618" w:type="dxa"/>
            <w:tcBorders>
              <w:top w:val="threeDEmboss" w:sz="6" w:space="0" w:color="auto"/>
              <w:bottom w:val="threeDEmboss" w:sz="6" w:space="0" w:color="auto"/>
            </w:tcBorders>
            <w:shd w:val="clear" w:color="auto" w:fill="F9FBAF"/>
            <w:vAlign w:val="center"/>
          </w:tcPr>
          <w:p w14:paraId="04764503" w14:textId="77777777" w:rsidR="00554DB4" w:rsidRPr="004B33B8" w:rsidRDefault="00554DB4" w:rsidP="00CA6869">
            <w:pPr>
              <w:pStyle w:val="TableHeader-Left"/>
              <w:rPr>
                <w:rFonts w:ascii="Calibri Light" w:hAnsi="Calibri Light" w:cs="Arial"/>
              </w:rPr>
            </w:pPr>
            <w:r w:rsidRPr="004B33B8">
              <w:rPr>
                <w:rFonts w:ascii="Calibri Light" w:hAnsi="Calibri Light" w:cs="Arial"/>
              </w:rPr>
              <w:t xml:space="preserve">Complexity </w:t>
            </w:r>
          </w:p>
        </w:tc>
        <w:tc>
          <w:tcPr>
            <w:tcW w:w="2535" w:type="dxa"/>
            <w:tcBorders>
              <w:top w:val="threeDEmboss" w:sz="6" w:space="0" w:color="auto"/>
              <w:bottom w:val="threeDEmboss" w:sz="6" w:space="0" w:color="auto"/>
            </w:tcBorders>
            <w:shd w:val="clear" w:color="auto" w:fill="F9FBAF"/>
            <w:vAlign w:val="center"/>
          </w:tcPr>
          <w:p w14:paraId="48423C5C" w14:textId="77777777" w:rsidR="00554DB4" w:rsidRPr="004B33B8" w:rsidRDefault="00554DB4" w:rsidP="00CA6869">
            <w:pPr>
              <w:pStyle w:val="TableHeader-Left"/>
              <w:rPr>
                <w:rFonts w:ascii="Calibri Light" w:hAnsi="Calibri Light" w:cs="Arial"/>
              </w:rPr>
            </w:pPr>
            <w:r w:rsidRPr="004B33B8">
              <w:rPr>
                <w:rFonts w:ascii="Calibri Light" w:hAnsi="Calibri Light" w:cs="Arial"/>
              </w:rPr>
              <w:t>Reference ID</w:t>
            </w:r>
          </w:p>
        </w:tc>
      </w:tr>
      <w:tr w:rsidR="000A5062" w:rsidRPr="00EF56AC" w14:paraId="12969C42" w14:textId="77777777" w:rsidTr="00CA6869">
        <w:trPr>
          <w:cantSplit/>
          <w:trHeight w:val="432"/>
        </w:trPr>
        <w:tc>
          <w:tcPr>
            <w:tcW w:w="5315" w:type="dxa"/>
            <w:tcBorders>
              <w:top w:val="threeDEmboss" w:sz="6" w:space="0" w:color="auto"/>
              <w:left w:val="threeDEmboss" w:sz="6" w:space="0" w:color="auto"/>
              <w:bottom w:val="single" w:sz="6" w:space="0" w:color="auto"/>
              <w:right w:val="single" w:sz="6" w:space="0" w:color="auto"/>
            </w:tcBorders>
            <w:shd w:val="clear" w:color="auto" w:fill="auto"/>
          </w:tcPr>
          <w:p w14:paraId="14355ACA" w14:textId="77777777" w:rsidR="00843590" w:rsidRDefault="000A5062" w:rsidP="000A5062">
            <w:pPr>
              <w:pStyle w:val="TableField-Left"/>
              <w:rPr>
                <w:rFonts w:ascii="Calibri Light" w:hAnsi="Calibri Light" w:cs="Arial"/>
              </w:rPr>
            </w:pPr>
            <w:r w:rsidRPr="00A759A3">
              <w:rPr>
                <w:rFonts w:ascii="Calibri Light" w:hAnsi="Calibri Light" w:cs="Arial"/>
              </w:rPr>
              <w:t>The IVR shall enable an authorized caller to get a payment extension on their energy related charges, based on their eligibility</w:t>
            </w:r>
            <w:r w:rsidRPr="00A759A3">
              <w:rPr>
                <w:rFonts w:ascii="Calibri Light" w:hAnsi="Calibri Light" w:cs="Arial"/>
              </w:rPr>
              <w:br/>
            </w:r>
            <w:r w:rsidRPr="00A759A3">
              <w:rPr>
                <w:rFonts w:ascii="Calibri Light" w:hAnsi="Calibri Light" w:cs="Arial"/>
              </w:rPr>
              <w:br/>
              <w:t>The IVR shall enable an authorized caller to get a payment extension on their deposit charges, based on their eligibility</w:t>
            </w:r>
            <w:r w:rsidRPr="00A759A3">
              <w:rPr>
                <w:rFonts w:ascii="Calibri Light" w:hAnsi="Calibri Light" w:cs="Arial"/>
              </w:rPr>
              <w:br/>
            </w:r>
            <w:r w:rsidRPr="00A759A3">
              <w:rPr>
                <w:rFonts w:ascii="Calibri Light" w:hAnsi="Calibri Light" w:cs="Arial"/>
              </w:rPr>
              <w:br/>
              <w:t>The IVR shall enable an authorized caller to make payment arrangements for two or three payments (installment plan) on their energy related charges, based on their eligibility.  Note: number of payments shall be configurable.</w:t>
            </w:r>
            <w:r w:rsidRPr="00A759A3">
              <w:rPr>
                <w:rFonts w:ascii="Calibri Light" w:hAnsi="Calibri Light" w:cs="Arial"/>
              </w:rPr>
              <w:br/>
            </w:r>
            <w:r w:rsidRPr="00A759A3">
              <w:rPr>
                <w:rFonts w:ascii="Calibri Light" w:hAnsi="Calibri Light" w:cs="Arial"/>
              </w:rPr>
              <w:br/>
              <w:t>The IVR shall enable an authorized caller to make payment arrangements for two or three payments (installment plan) on their deposit charges, based on their eligibility.  Note: number of payments shall be configurable.</w:t>
            </w:r>
            <w:r w:rsidRPr="00A759A3">
              <w:rPr>
                <w:rFonts w:ascii="Calibri Light" w:hAnsi="Calibri Light" w:cs="Arial"/>
              </w:rPr>
              <w:br/>
            </w:r>
            <w:r w:rsidRPr="00A759A3">
              <w:rPr>
                <w:rFonts w:ascii="Calibri Light" w:hAnsi="Calibri Light" w:cs="Arial"/>
              </w:rPr>
              <w:br/>
              <w:t>The IVR shall enable an authorized caller to request a 4 day payment extension when in final call.  Note:  The number of days should be configurable.</w:t>
            </w:r>
          </w:p>
          <w:p w14:paraId="44B58BA6" w14:textId="77777777" w:rsidR="00843590" w:rsidRDefault="00843590" w:rsidP="000A5062">
            <w:pPr>
              <w:pStyle w:val="TableField-Left"/>
              <w:rPr>
                <w:rFonts w:ascii="Calibri Light" w:hAnsi="Calibri Light" w:cs="Arial"/>
              </w:rPr>
            </w:pPr>
          </w:p>
          <w:p w14:paraId="36B61C73" w14:textId="77777777" w:rsidR="00843590" w:rsidRDefault="00843590" w:rsidP="00843590">
            <w:pPr>
              <w:pStyle w:val="TableField-Left"/>
              <w:rPr>
                <w:rFonts w:ascii="Calibri Light" w:hAnsi="Calibri Light" w:cs="Arial"/>
              </w:rPr>
            </w:pPr>
            <w:r w:rsidRPr="00843590">
              <w:rPr>
                <w:rFonts w:ascii="Calibri Light" w:hAnsi="Calibri Light" w:cs="Arial"/>
              </w:rPr>
              <w:t>Ability for customer via IVR, SCE.com (mobile) to establish one-time installment plan (replaces payment extensions), based on business rules</w:t>
            </w:r>
          </w:p>
          <w:p w14:paraId="37AFDDE2" w14:textId="77777777" w:rsidR="00843590" w:rsidRPr="00843590" w:rsidRDefault="00843590" w:rsidP="00843590">
            <w:pPr>
              <w:pStyle w:val="TableField-Left"/>
              <w:rPr>
                <w:rFonts w:ascii="Calibri Light" w:hAnsi="Calibri Light" w:cs="Arial"/>
              </w:rPr>
            </w:pPr>
          </w:p>
          <w:p w14:paraId="50A1B3B9" w14:textId="036E4092" w:rsidR="000A5062" w:rsidRPr="00EF56AC" w:rsidRDefault="00843590" w:rsidP="00843590">
            <w:pPr>
              <w:pStyle w:val="TableField-Left"/>
              <w:rPr>
                <w:rFonts w:ascii="Calibri Light" w:hAnsi="Calibri Light" w:cs="Arial"/>
              </w:rPr>
            </w:pPr>
            <w:r w:rsidRPr="00843590">
              <w:rPr>
                <w:rFonts w:ascii="Calibri Light" w:hAnsi="Calibri Light" w:cs="Arial"/>
              </w:rPr>
              <w:t>Ability for the customer to via IVR or SCE.com to establish a one-time or multiple-period installment plan for Deposits  charges, based on business rules</w:t>
            </w:r>
            <w:r w:rsidR="000A5062" w:rsidRPr="00A759A3">
              <w:rPr>
                <w:rFonts w:ascii="Calibri Light" w:hAnsi="Calibri Light" w:cs="Arial"/>
              </w:rPr>
              <w:br/>
            </w:r>
            <w:r w:rsidR="000A5062" w:rsidRPr="00A759A3">
              <w:rPr>
                <w:rFonts w:ascii="Calibri Light" w:hAnsi="Calibri Light" w:cs="Arial"/>
              </w:rPr>
              <w:br/>
              <w:t>The IVR shall enable an authorized caller to make payment arrangements on the past due amount on their account (not the entire balance) when requested.</w:t>
            </w:r>
            <w:r w:rsidR="000A5062" w:rsidRPr="00A759A3">
              <w:rPr>
                <w:rFonts w:ascii="Calibri Light" w:hAnsi="Calibri Light" w:cs="Arial"/>
              </w:rPr>
              <w:br/>
            </w:r>
            <w:r w:rsidR="000A5062" w:rsidRPr="00A759A3">
              <w:rPr>
                <w:rFonts w:ascii="Calibri Light" w:hAnsi="Calibri Light" w:cs="Arial"/>
              </w:rPr>
              <w:br/>
              <w:t>When a payment is pledged via a HEAP agency in IVR, the system shall automatically issue an extension for the account to avoid collections and/or disconnection.</w:t>
            </w:r>
          </w:p>
        </w:tc>
        <w:tc>
          <w:tcPr>
            <w:tcW w:w="1618" w:type="dxa"/>
            <w:tcBorders>
              <w:top w:val="threeDEmboss" w:sz="6" w:space="0" w:color="auto"/>
              <w:left w:val="single" w:sz="6" w:space="0" w:color="auto"/>
              <w:bottom w:val="single" w:sz="6" w:space="0" w:color="auto"/>
              <w:right w:val="single" w:sz="6" w:space="0" w:color="auto"/>
            </w:tcBorders>
            <w:shd w:val="clear" w:color="auto" w:fill="auto"/>
          </w:tcPr>
          <w:p w14:paraId="6678A668" w14:textId="493A6D44" w:rsidR="000A5062" w:rsidRPr="00EF56AC" w:rsidRDefault="000A5062" w:rsidP="000A5062">
            <w:pPr>
              <w:pStyle w:val="TableField-Left"/>
              <w:rPr>
                <w:rFonts w:ascii="Calibri Light" w:hAnsi="Calibri Light" w:cs="Arial"/>
              </w:rPr>
            </w:pPr>
            <w:r w:rsidRPr="00A759A3">
              <w:rPr>
                <w:rFonts w:ascii="Calibri Light" w:hAnsi="Calibri Light" w:cs="Arial"/>
              </w:rPr>
              <w:t>Medium</w:t>
            </w:r>
          </w:p>
        </w:tc>
        <w:tc>
          <w:tcPr>
            <w:tcW w:w="2535" w:type="dxa"/>
            <w:tcBorders>
              <w:top w:val="threeDEmboss" w:sz="6" w:space="0" w:color="auto"/>
              <w:left w:val="single" w:sz="6" w:space="0" w:color="auto"/>
              <w:bottom w:val="single" w:sz="6" w:space="0" w:color="auto"/>
              <w:right w:val="threeDEmboss" w:sz="6" w:space="0" w:color="auto"/>
            </w:tcBorders>
            <w:shd w:val="clear" w:color="auto" w:fill="auto"/>
          </w:tcPr>
          <w:p w14:paraId="3D94DAB1" w14:textId="617E941B" w:rsidR="000A5062" w:rsidRPr="00EF56AC" w:rsidRDefault="000A5062" w:rsidP="000A5062">
            <w:pPr>
              <w:pStyle w:val="TableField-Left"/>
              <w:rPr>
                <w:rFonts w:ascii="Calibri Light" w:hAnsi="Calibri Light" w:cs="Arial"/>
              </w:rPr>
            </w:pPr>
            <w:r w:rsidRPr="00A759A3">
              <w:rPr>
                <w:rFonts w:ascii="Calibri Light" w:hAnsi="Calibri Light" w:cs="Arial"/>
              </w:rPr>
              <w:t>I-CC-FI-08 - Create Installment Plan via IVR</w:t>
            </w:r>
          </w:p>
        </w:tc>
      </w:tr>
      <w:tr w:rsidR="000A5062" w:rsidRPr="00EF56AC" w14:paraId="175FACFB" w14:textId="77777777" w:rsidTr="00CA6869">
        <w:trPr>
          <w:cantSplit/>
          <w:trHeight w:val="432"/>
        </w:trPr>
        <w:tc>
          <w:tcPr>
            <w:tcW w:w="5315" w:type="dxa"/>
            <w:tcBorders>
              <w:top w:val="threeDEmboss" w:sz="6" w:space="0" w:color="auto"/>
              <w:left w:val="threeDEmboss" w:sz="6" w:space="0" w:color="auto"/>
              <w:bottom w:val="single" w:sz="6" w:space="0" w:color="auto"/>
              <w:right w:val="single" w:sz="6" w:space="0" w:color="auto"/>
            </w:tcBorders>
            <w:shd w:val="clear" w:color="auto" w:fill="auto"/>
          </w:tcPr>
          <w:p w14:paraId="36F54F4B" w14:textId="440E3947" w:rsidR="000A5062" w:rsidRPr="00A759A3" w:rsidRDefault="000A5062" w:rsidP="000A5062">
            <w:pPr>
              <w:pStyle w:val="TableField-Left"/>
              <w:rPr>
                <w:rFonts w:ascii="Calibri Light" w:hAnsi="Calibri Light" w:cs="Arial"/>
              </w:rPr>
            </w:pPr>
            <w:r w:rsidRPr="00A759A3">
              <w:rPr>
                <w:rFonts w:ascii="Calibri Light" w:hAnsi="Calibri Light" w:cs="Arial"/>
              </w:rPr>
              <w:lastRenderedPageBreak/>
              <w:t>When a trouble order is created via IVR, the caller shall be able to enroll in outage updates for that outage (voice or text alerts) if the</w:t>
            </w:r>
            <w:ins w:id="553" w:author="Vipul Singh" w:date="2019-08-15T09:16:00Z">
              <w:r w:rsidR="00524F79">
                <w:rPr>
                  <w:rFonts w:ascii="Calibri Light" w:hAnsi="Calibri Light" w:cs="Arial"/>
                </w:rPr>
                <w:t>y</w:t>
              </w:r>
            </w:ins>
            <w:r w:rsidRPr="00A759A3">
              <w:rPr>
                <w:rFonts w:ascii="Calibri Light" w:hAnsi="Calibri Light" w:cs="Arial"/>
              </w:rPr>
              <w:t xml:space="preserve"> are not already enrolled in proactive outage alerts for the account.</w:t>
            </w:r>
            <w:r w:rsidRPr="00A759A3">
              <w:rPr>
                <w:rFonts w:ascii="Calibri Light" w:hAnsi="Calibri Light" w:cs="Arial"/>
              </w:rPr>
              <w:br/>
            </w:r>
            <w:r w:rsidRPr="00A759A3">
              <w:rPr>
                <w:rFonts w:ascii="Calibri Light" w:hAnsi="Calibri Light" w:cs="Arial"/>
              </w:rPr>
              <w:br/>
              <w:t xml:space="preserve">The IVR shall enable an authorized caller to hear the near real-time status of an outage impacting their account (e.g., estimated restoration time, problem, cause, result, </w:t>
            </w:r>
            <w:del w:id="554" w:author="Vipul Singh" w:date="2019-08-15T09:16:00Z">
              <w:r w:rsidRPr="00A759A3" w:rsidDel="00524F79">
                <w:rPr>
                  <w:rFonts w:ascii="Calibri Light" w:hAnsi="Calibri Light" w:cs="Arial"/>
                </w:rPr>
                <w:delText>crew</w:delText>
              </w:r>
            </w:del>
            <w:ins w:id="555" w:author="Vipul Singh" w:date="2019-08-15T09:16:00Z">
              <w:r w:rsidR="00524F79" w:rsidRPr="00A759A3">
                <w:rPr>
                  <w:rFonts w:ascii="Calibri Light" w:hAnsi="Calibri Light" w:cs="Arial"/>
                </w:rPr>
                <w:t>and crew</w:t>
              </w:r>
            </w:ins>
            <w:r w:rsidRPr="00A759A3">
              <w:rPr>
                <w:rFonts w:ascii="Calibri Light" w:hAnsi="Calibri Light" w:cs="Arial"/>
              </w:rPr>
              <w:t xml:space="preserve"> status, how many accounts are impacted) by enter account information (e.g., contract number, contract account number, street number).  Note: Outage could be repair, maintenance, rotating, emergency or macro outage.</w:t>
            </w:r>
            <w:r w:rsidRPr="00A759A3">
              <w:rPr>
                <w:rFonts w:ascii="Calibri Light" w:hAnsi="Calibri Light" w:cs="Arial"/>
              </w:rPr>
              <w:br/>
            </w:r>
            <w:r w:rsidRPr="00A759A3">
              <w:rPr>
                <w:rFonts w:ascii="Calibri Light" w:hAnsi="Calibri Light" w:cs="Arial"/>
              </w:rPr>
              <w:br/>
              <w:t>The IVR shall enable an authorized caller to hear outage information based the geographic locations in by zip code including (e.g., estimated restoration time, problem, cause, result, crew status, how many accounts are impacted).</w:t>
            </w:r>
            <w:r w:rsidRPr="00A759A3">
              <w:rPr>
                <w:rFonts w:ascii="Calibri Light" w:hAnsi="Calibri Light" w:cs="Arial"/>
              </w:rPr>
              <w:br/>
            </w:r>
            <w:r w:rsidRPr="00A759A3">
              <w:rPr>
                <w:rFonts w:ascii="Calibri Light" w:hAnsi="Calibri Light" w:cs="Arial"/>
              </w:rPr>
              <w:br/>
              <w:t>The IVR shall be able route callers to specific agents (based on configurable scenarios), when the IVR has identified the account the caller inquiring is in need of special handling.</w:t>
            </w:r>
            <w:r w:rsidRPr="00A759A3">
              <w:rPr>
                <w:rFonts w:ascii="Calibri Light" w:hAnsi="Calibri Light" w:cs="Arial"/>
              </w:rPr>
              <w:br/>
            </w:r>
            <w:r w:rsidRPr="00A759A3">
              <w:rPr>
                <w:rFonts w:ascii="Calibri Light" w:hAnsi="Calibri Light" w:cs="Arial"/>
              </w:rPr>
              <w:br/>
              <w:t>The IVR shall enable a caller to hear the near real-time status of an outage (e.g., estimated restoration time, problem, cause, result, crew status, how many accounts are impacted) by entering a unique trouble order number.  Note: Outage could be repair, maintenance, rotating, emergency or macro outage.</w:t>
            </w:r>
            <w:r w:rsidRPr="00A759A3">
              <w:rPr>
                <w:rFonts w:ascii="Calibri Light" w:hAnsi="Calibri Light" w:cs="Arial"/>
              </w:rPr>
              <w:br/>
            </w:r>
            <w:r w:rsidRPr="00A759A3">
              <w:rPr>
                <w:rFonts w:ascii="Calibri Light" w:hAnsi="Calibri Light" w:cs="Arial"/>
              </w:rPr>
              <w:br/>
              <w:t xml:space="preserve">The IVR shall enable a caller to hear the near real-time status of an outage (e.g., estimated restoration time, problem, cause, result, </w:t>
            </w:r>
            <w:proofErr w:type="gramStart"/>
            <w:r w:rsidRPr="00A759A3">
              <w:rPr>
                <w:rFonts w:ascii="Calibri Light" w:hAnsi="Calibri Light" w:cs="Arial"/>
              </w:rPr>
              <w:t>crew</w:t>
            </w:r>
            <w:proofErr w:type="gramEnd"/>
            <w:r w:rsidRPr="00A759A3">
              <w:rPr>
                <w:rFonts w:ascii="Calibri Light" w:hAnsi="Calibri Light" w:cs="Arial"/>
              </w:rPr>
              <w:t xml:space="preserve"> status, how many accounts are impacted) by entering the OAN.  Note: Outage could be repair, maintenance, rotating, emergency or macro outage.</w:t>
            </w:r>
            <w:r w:rsidRPr="00A759A3">
              <w:rPr>
                <w:rFonts w:ascii="Calibri Light" w:hAnsi="Calibri Light" w:cs="Arial"/>
              </w:rPr>
              <w:br/>
            </w:r>
            <w:r w:rsidRPr="00A759A3">
              <w:rPr>
                <w:rFonts w:ascii="Calibri Light" w:hAnsi="Calibri Light" w:cs="Arial"/>
              </w:rPr>
              <w:br/>
              <w:t>The IVR shall be able to provide an authorized caller historical and future dated outage information by entering the trouble order number or OAN (e.g., outage start/end date, cause, etc.).  Note: Today it is only provided for Planned/Maintenance Outages</w:t>
            </w:r>
            <w:r w:rsidRPr="00A759A3">
              <w:rPr>
                <w:rFonts w:ascii="Calibri Light" w:hAnsi="Calibri Light" w:cs="Arial"/>
              </w:rPr>
              <w:br/>
            </w:r>
            <w:r w:rsidRPr="00A759A3">
              <w:rPr>
                <w:rFonts w:ascii="Calibri Light" w:hAnsi="Calibri Light" w:cs="Arial"/>
              </w:rPr>
              <w:br/>
              <w:t>The IVR shall have the ability to know if the power is connected or disconnected and the reason if power is off (e.g., power outage, credit disconnect, meter removed, etc.)</w:t>
            </w:r>
            <w:r w:rsidRPr="00A759A3">
              <w:rPr>
                <w:rFonts w:ascii="Calibri Light" w:hAnsi="Calibri Light" w:cs="Arial"/>
              </w:rPr>
              <w:br/>
            </w:r>
            <w:r w:rsidRPr="00A759A3">
              <w:rPr>
                <w:rFonts w:ascii="Calibri Light" w:hAnsi="Calibri Light" w:cs="Arial"/>
              </w:rPr>
              <w:br/>
              <w:t>The system shall enable a caller to receive outage update information via the third party IVR when calls are routed to the third party IVR.</w:t>
            </w:r>
          </w:p>
        </w:tc>
        <w:tc>
          <w:tcPr>
            <w:tcW w:w="1618" w:type="dxa"/>
            <w:tcBorders>
              <w:top w:val="threeDEmboss" w:sz="6" w:space="0" w:color="auto"/>
              <w:left w:val="single" w:sz="6" w:space="0" w:color="auto"/>
              <w:bottom w:val="single" w:sz="6" w:space="0" w:color="auto"/>
              <w:right w:val="single" w:sz="6" w:space="0" w:color="auto"/>
            </w:tcBorders>
            <w:shd w:val="clear" w:color="auto" w:fill="auto"/>
          </w:tcPr>
          <w:p w14:paraId="7BEFB660" w14:textId="1A809B45" w:rsidR="000A5062" w:rsidRPr="00A759A3" w:rsidRDefault="008D198D" w:rsidP="000A5062">
            <w:pPr>
              <w:pStyle w:val="TableField-Left"/>
              <w:rPr>
                <w:rFonts w:ascii="Calibri Light" w:hAnsi="Calibri Light" w:cs="Arial"/>
              </w:rPr>
            </w:pPr>
            <w:r>
              <w:rPr>
                <w:rFonts w:ascii="Calibri Light" w:hAnsi="Calibri Light" w:cs="Arial"/>
              </w:rPr>
              <w:t>Complex</w:t>
            </w:r>
          </w:p>
        </w:tc>
        <w:tc>
          <w:tcPr>
            <w:tcW w:w="2535" w:type="dxa"/>
            <w:tcBorders>
              <w:top w:val="threeDEmboss" w:sz="6" w:space="0" w:color="auto"/>
              <w:left w:val="single" w:sz="6" w:space="0" w:color="auto"/>
              <w:bottom w:val="single" w:sz="6" w:space="0" w:color="auto"/>
              <w:right w:val="threeDEmboss" w:sz="6" w:space="0" w:color="auto"/>
            </w:tcBorders>
            <w:shd w:val="clear" w:color="auto" w:fill="auto"/>
          </w:tcPr>
          <w:p w14:paraId="363481AD" w14:textId="55937B8B" w:rsidR="000A5062" w:rsidRPr="00A759A3" w:rsidRDefault="000A5062" w:rsidP="000A5062">
            <w:pPr>
              <w:pStyle w:val="TableField-Left"/>
              <w:rPr>
                <w:rFonts w:ascii="Calibri Light" w:hAnsi="Calibri Light" w:cs="Arial"/>
              </w:rPr>
            </w:pPr>
            <w:r w:rsidRPr="00A759A3">
              <w:rPr>
                <w:rFonts w:ascii="Calibri Light" w:hAnsi="Calibri Light" w:cs="Arial"/>
              </w:rPr>
              <w:t>I-CIM-CS-10 - Outage Details</w:t>
            </w:r>
          </w:p>
        </w:tc>
      </w:tr>
      <w:tr w:rsidR="000A5062" w:rsidRPr="00EF56AC" w14:paraId="118D1DEF" w14:textId="77777777" w:rsidTr="00CA6869">
        <w:trPr>
          <w:cantSplit/>
          <w:trHeight w:val="432"/>
        </w:trPr>
        <w:tc>
          <w:tcPr>
            <w:tcW w:w="5315" w:type="dxa"/>
            <w:tcBorders>
              <w:top w:val="threeDEmboss" w:sz="6" w:space="0" w:color="auto"/>
              <w:left w:val="threeDEmboss" w:sz="6" w:space="0" w:color="auto"/>
              <w:bottom w:val="single" w:sz="6" w:space="0" w:color="auto"/>
              <w:right w:val="single" w:sz="6" w:space="0" w:color="auto"/>
            </w:tcBorders>
            <w:shd w:val="clear" w:color="auto" w:fill="auto"/>
          </w:tcPr>
          <w:p w14:paraId="096FAC0F" w14:textId="15F7722B" w:rsidR="000A5062" w:rsidRPr="00A759A3" w:rsidRDefault="000A5062" w:rsidP="00A759A3">
            <w:pPr>
              <w:pStyle w:val="TableField-Left"/>
              <w:rPr>
                <w:rFonts w:ascii="Calibri Light" w:hAnsi="Calibri Light" w:cs="Arial"/>
              </w:rPr>
            </w:pPr>
            <w:r w:rsidRPr="00A759A3">
              <w:rPr>
                <w:rFonts w:ascii="Calibri Light" w:hAnsi="Calibri Light" w:cs="Arial"/>
              </w:rPr>
              <w:lastRenderedPageBreak/>
              <w:t>The IVR shall enable an authorized caller to enroll in the Energy Assistance (EAP) programs.</w:t>
            </w:r>
            <w:r w:rsidRPr="00A759A3">
              <w:rPr>
                <w:rFonts w:ascii="Calibri Light" w:hAnsi="Calibri Light" w:cs="Arial"/>
              </w:rPr>
              <w:br/>
            </w:r>
            <w:r w:rsidRPr="00A759A3">
              <w:rPr>
                <w:rFonts w:ascii="Calibri Light" w:hAnsi="Calibri Light" w:cs="Arial"/>
              </w:rPr>
              <w:br/>
              <w:t>The IVR shall enable an authorized caller to hear the status of their EAP enrollments.</w:t>
            </w:r>
            <w:r w:rsidRPr="00A759A3">
              <w:rPr>
                <w:rFonts w:ascii="Calibri Light" w:hAnsi="Calibri Light" w:cs="Arial"/>
              </w:rPr>
              <w:br/>
            </w:r>
            <w:r w:rsidRPr="00A759A3">
              <w:rPr>
                <w:rFonts w:ascii="Calibri Light" w:hAnsi="Calibri Light" w:cs="Arial"/>
              </w:rPr>
              <w:br/>
              <w:t>The IVR shall enable an authorized caller to apply for the Energy Savings Assistance Program (Low Income Energy Efficiency</w:t>
            </w:r>
            <w:proofErr w:type="gramStart"/>
            <w:r w:rsidRPr="00A759A3">
              <w:rPr>
                <w:rFonts w:ascii="Calibri Light" w:hAnsi="Calibri Light" w:cs="Arial"/>
              </w:rPr>
              <w:t>)</w:t>
            </w:r>
            <w:proofErr w:type="gramEnd"/>
            <w:r w:rsidRPr="00A759A3">
              <w:rPr>
                <w:rFonts w:ascii="Calibri Light" w:hAnsi="Calibri Light" w:cs="Arial"/>
              </w:rPr>
              <w:br/>
            </w:r>
            <w:r w:rsidRPr="00A759A3">
              <w:rPr>
                <w:rFonts w:ascii="Calibri Light" w:hAnsi="Calibri Light" w:cs="Arial"/>
              </w:rPr>
              <w:br/>
              <w:t>The IVR shall enable an authorized caller to check the status of their Energy Savings Assistance Program (Low Income Energy Efficiency) application.</w:t>
            </w:r>
          </w:p>
        </w:tc>
        <w:tc>
          <w:tcPr>
            <w:tcW w:w="1618" w:type="dxa"/>
            <w:tcBorders>
              <w:top w:val="threeDEmboss" w:sz="6" w:space="0" w:color="auto"/>
              <w:left w:val="single" w:sz="6" w:space="0" w:color="auto"/>
              <w:bottom w:val="single" w:sz="6" w:space="0" w:color="auto"/>
              <w:right w:val="single" w:sz="6" w:space="0" w:color="auto"/>
            </w:tcBorders>
            <w:shd w:val="clear" w:color="auto" w:fill="auto"/>
          </w:tcPr>
          <w:p w14:paraId="1C28772B" w14:textId="50E399F6" w:rsidR="000A5062" w:rsidRPr="00A759A3" w:rsidRDefault="000A5062" w:rsidP="00A759A3">
            <w:pPr>
              <w:pStyle w:val="TableField-Left"/>
              <w:rPr>
                <w:rFonts w:ascii="Calibri Light" w:hAnsi="Calibri Light" w:cs="Arial"/>
              </w:rPr>
            </w:pPr>
            <w:r w:rsidRPr="00A759A3">
              <w:rPr>
                <w:rFonts w:ascii="Calibri Light" w:hAnsi="Calibri Light" w:cs="Arial"/>
              </w:rPr>
              <w:t>Medium</w:t>
            </w:r>
          </w:p>
        </w:tc>
        <w:tc>
          <w:tcPr>
            <w:tcW w:w="2535" w:type="dxa"/>
            <w:tcBorders>
              <w:top w:val="threeDEmboss" w:sz="6" w:space="0" w:color="auto"/>
              <w:left w:val="single" w:sz="6" w:space="0" w:color="auto"/>
              <w:bottom w:val="single" w:sz="6" w:space="0" w:color="auto"/>
              <w:right w:val="threeDEmboss" w:sz="6" w:space="0" w:color="auto"/>
            </w:tcBorders>
            <w:shd w:val="clear" w:color="auto" w:fill="auto"/>
          </w:tcPr>
          <w:p w14:paraId="57707D8B" w14:textId="46965100" w:rsidR="000A5062" w:rsidRPr="00A759A3" w:rsidRDefault="000A5062" w:rsidP="00A759A3">
            <w:pPr>
              <w:pStyle w:val="TableField-Left"/>
              <w:rPr>
                <w:rFonts w:ascii="Calibri Light" w:hAnsi="Calibri Light" w:cs="Arial"/>
              </w:rPr>
            </w:pPr>
            <w:r w:rsidRPr="00A759A3">
              <w:rPr>
                <w:rFonts w:ascii="Calibri Light" w:hAnsi="Calibri Light" w:cs="Arial"/>
              </w:rPr>
              <w:t>I-CIM-CS-10 - PnP Programs</w:t>
            </w:r>
          </w:p>
        </w:tc>
      </w:tr>
      <w:tr w:rsidR="000A5062" w:rsidRPr="00EF56AC" w14:paraId="342D1324" w14:textId="77777777" w:rsidTr="00CA6869">
        <w:trPr>
          <w:cantSplit/>
          <w:trHeight w:val="432"/>
        </w:trPr>
        <w:tc>
          <w:tcPr>
            <w:tcW w:w="5315" w:type="dxa"/>
            <w:tcBorders>
              <w:top w:val="threeDEmboss" w:sz="6" w:space="0" w:color="auto"/>
              <w:left w:val="threeDEmboss" w:sz="6" w:space="0" w:color="auto"/>
              <w:bottom w:val="single" w:sz="6" w:space="0" w:color="auto"/>
              <w:right w:val="single" w:sz="6" w:space="0" w:color="auto"/>
            </w:tcBorders>
            <w:shd w:val="clear" w:color="auto" w:fill="auto"/>
          </w:tcPr>
          <w:p w14:paraId="4C7BD893" w14:textId="0FAE56A7" w:rsidR="000A5062" w:rsidRPr="00A759A3" w:rsidRDefault="000A5062" w:rsidP="000A5062">
            <w:pPr>
              <w:pStyle w:val="TableField-Left"/>
              <w:rPr>
                <w:rFonts w:ascii="Calibri Light" w:hAnsi="Calibri Light" w:cs="Arial"/>
              </w:rPr>
            </w:pPr>
            <w:r w:rsidRPr="00A759A3">
              <w:rPr>
                <w:rFonts w:ascii="Calibri Light" w:hAnsi="Calibri Light" w:cs="Arial"/>
              </w:rPr>
              <w:t>The IVR shall have the ability for an authorized caller to verify payment was received and processed</w:t>
            </w:r>
            <w:r w:rsidRPr="00A759A3">
              <w:rPr>
                <w:rFonts w:ascii="Calibri Light" w:hAnsi="Calibri Light" w:cs="Arial"/>
              </w:rPr>
              <w:br/>
            </w:r>
            <w:r w:rsidRPr="00A759A3">
              <w:rPr>
                <w:rFonts w:ascii="Calibri Light" w:hAnsi="Calibri Light" w:cs="Arial"/>
              </w:rPr>
              <w:br/>
              <w:t>The IVR shall have the ability to advise an authorized caller if a payment is pending</w:t>
            </w:r>
            <w:r w:rsidRPr="00A759A3">
              <w:rPr>
                <w:rFonts w:ascii="Calibri Light" w:hAnsi="Calibri Light" w:cs="Arial"/>
              </w:rPr>
              <w:br/>
            </w:r>
            <w:r w:rsidRPr="00A759A3">
              <w:rPr>
                <w:rFonts w:ascii="Calibri Light" w:hAnsi="Calibri Light" w:cs="Arial"/>
              </w:rPr>
              <w:br/>
              <w:t>The IVR shall have the ability to provide an authorized caller the closing bill amount</w:t>
            </w:r>
            <w:r w:rsidRPr="00A759A3">
              <w:rPr>
                <w:rFonts w:ascii="Calibri Light" w:hAnsi="Calibri Light" w:cs="Arial"/>
              </w:rPr>
              <w:br/>
            </w:r>
            <w:r w:rsidRPr="00A759A3">
              <w:rPr>
                <w:rFonts w:ascii="Calibri Light" w:hAnsi="Calibri Light" w:cs="Arial"/>
              </w:rPr>
              <w:br/>
              <w:t>The IVR shall have the ability to provide an authorized caller bill amounts, payments and due dates for an account.</w:t>
            </w:r>
            <w:r w:rsidRPr="00A759A3">
              <w:rPr>
                <w:rFonts w:ascii="Calibri Light" w:hAnsi="Calibri Light" w:cs="Arial"/>
              </w:rPr>
              <w:br/>
            </w:r>
            <w:r w:rsidRPr="00A759A3">
              <w:rPr>
                <w:rFonts w:ascii="Calibri Light" w:hAnsi="Calibri Light" w:cs="Arial"/>
              </w:rPr>
              <w:br/>
              <w:t>The IVR shall have the ability to provide an authorized caller debits and credits on an account (e.g., fees and payments</w:t>
            </w:r>
            <w:proofErr w:type="gramStart"/>
            <w:r w:rsidRPr="00A759A3">
              <w:rPr>
                <w:rFonts w:ascii="Calibri Light" w:hAnsi="Calibri Light" w:cs="Arial"/>
              </w:rPr>
              <w:t>)</w:t>
            </w:r>
            <w:proofErr w:type="gramEnd"/>
            <w:r w:rsidRPr="00A759A3">
              <w:rPr>
                <w:rFonts w:ascii="Calibri Light" w:hAnsi="Calibri Light" w:cs="Arial"/>
              </w:rPr>
              <w:br/>
            </w:r>
            <w:r w:rsidRPr="00A759A3">
              <w:rPr>
                <w:rFonts w:ascii="Calibri Light" w:hAnsi="Calibri Light" w:cs="Arial"/>
              </w:rPr>
              <w:br/>
              <w:t>The IVR shall have the ability to provide an authorized caller recent payments applied to an account</w:t>
            </w:r>
            <w:r w:rsidRPr="00A759A3">
              <w:rPr>
                <w:rFonts w:ascii="Calibri Light" w:hAnsi="Calibri Light" w:cs="Arial"/>
              </w:rPr>
              <w:br/>
            </w:r>
            <w:r w:rsidRPr="00A759A3">
              <w:rPr>
                <w:rFonts w:ascii="Calibri Light" w:hAnsi="Calibri Light" w:cs="Arial"/>
              </w:rPr>
              <w:br/>
              <w:t>The IVR shall have the ability to advise an authorized caller if account is in final call status and details (e.g., past due amounts, due dates, disconnect date).</w:t>
            </w:r>
            <w:r w:rsidRPr="00A759A3">
              <w:rPr>
                <w:rFonts w:ascii="Calibri Light" w:hAnsi="Calibri Light" w:cs="Arial"/>
              </w:rPr>
              <w:br/>
            </w:r>
            <w:r w:rsidRPr="00A759A3">
              <w:rPr>
                <w:rFonts w:ascii="Calibri Light" w:hAnsi="Calibri Light" w:cs="Arial"/>
              </w:rPr>
              <w:br/>
              <w:t>The IVR shall provide a caller the nearest APA location information by zip code.</w:t>
            </w:r>
          </w:p>
        </w:tc>
        <w:tc>
          <w:tcPr>
            <w:tcW w:w="1618" w:type="dxa"/>
            <w:tcBorders>
              <w:top w:val="threeDEmboss" w:sz="6" w:space="0" w:color="auto"/>
              <w:left w:val="single" w:sz="6" w:space="0" w:color="auto"/>
              <w:bottom w:val="single" w:sz="6" w:space="0" w:color="auto"/>
              <w:right w:val="single" w:sz="6" w:space="0" w:color="auto"/>
            </w:tcBorders>
            <w:shd w:val="clear" w:color="auto" w:fill="auto"/>
          </w:tcPr>
          <w:p w14:paraId="46304C81" w14:textId="2E3EFC7E" w:rsidR="000A5062" w:rsidRPr="00A759A3" w:rsidRDefault="000A5062" w:rsidP="000A5062">
            <w:pPr>
              <w:pStyle w:val="TableField-Left"/>
              <w:rPr>
                <w:rFonts w:ascii="Calibri Light" w:hAnsi="Calibri Light" w:cs="Arial"/>
              </w:rPr>
            </w:pPr>
            <w:r w:rsidRPr="00A759A3">
              <w:rPr>
                <w:rFonts w:ascii="Calibri Light" w:hAnsi="Calibri Light" w:cs="Arial"/>
              </w:rPr>
              <w:t>Medium</w:t>
            </w:r>
          </w:p>
        </w:tc>
        <w:tc>
          <w:tcPr>
            <w:tcW w:w="2535" w:type="dxa"/>
            <w:tcBorders>
              <w:top w:val="threeDEmboss" w:sz="6" w:space="0" w:color="auto"/>
              <w:left w:val="single" w:sz="6" w:space="0" w:color="auto"/>
              <w:bottom w:val="single" w:sz="6" w:space="0" w:color="auto"/>
              <w:right w:val="threeDEmboss" w:sz="6" w:space="0" w:color="auto"/>
            </w:tcBorders>
            <w:shd w:val="clear" w:color="auto" w:fill="auto"/>
          </w:tcPr>
          <w:p w14:paraId="45F3C72E" w14:textId="41692D9D" w:rsidR="000A5062" w:rsidRPr="00A759A3" w:rsidRDefault="000A5062" w:rsidP="000A5062">
            <w:pPr>
              <w:pStyle w:val="TableField-Left"/>
              <w:rPr>
                <w:rFonts w:ascii="Calibri Light" w:hAnsi="Calibri Light" w:cs="Arial"/>
              </w:rPr>
            </w:pPr>
            <w:r w:rsidRPr="00A759A3">
              <w:rPr>
                <w:rFonts w:ascii="Calibri Light" w:hAnsi="Calibri Light" w:cs="Arial"/>
              </w:rPr>
              <w:t xml:space="preserve">I-CIM-CS-10 - Self Service - </w:t>
            </w:r>
            <w:proofErr w:type="spellStart"/>
            <w:r w:rsidRPr="00A759A3">
              <w:rPr>
                <w:rFonts w:ascii="Calibri Light" w:hAnsi="Calibri Light" w:cs="Arial"/>
              </w:rPr>
              <w:t>Billing,Payment</w:t>
            </w:r>
            <w:proofErr w:type="spellEnd"/>
            <w:r w:rsidRPr="00A759A3">
              <w:rPr>
                <w:rFonts w:ascii="Calibri Light" w:hAnsi="Calibri Light" w:cs="Arial"/>
              </w:rPr>
              <w:t xml:space="preserve">/Enquiry </w:t>
            </w:r>
            <w:proofErr w:type="spellStart"/>
            <w:r w:rsidRPr="00A759A3">
              <w:rPr>
                <w:rFonts w:ascii="Calibri Light" w:hAnsi="Calibri Light" w:cs="Arial"/>
              </w:rPr>
              <w:t>hist</w:t>
            </w:r>
            <w:proofErr w:type="spellEnd"/>
          </w:p>
        </w:tc>
      </w:tr>
      <w:tr w:rsidR="000A5062" w:rsidRPr="00EF56AC" w14:paraId="587C850B" w14:textId="77777777" w:rsidTr="00CA6869">
        <w:trPr>
          <w:cantSplit/>
          <w:trHeight w:val="432"/>
        </w:trPr>
        <w:tc>
          <w:tcPr>
            <w:tcW w:w="5315" w:type="dxa"/>
            <w:tcBorders>
              <w:top w:val="threeDEmboss" w:sz="6" w:space="0" w:color="auto"/>
              <w:left w:val="threeDEmboss" w:sz="6" w:space="0" w:color="auto"/>
              <w:bottom w:val="single" w:sz="6" w:space="0" w:color="auto"/>
              <w:right w:val="single" w:sz="6" w:space="0" w:color="auto"/>
            </w:tcBorders>
            <w:shd w:val="clear" w:color="auto" w:fill="auto"/>
          </w:tcPr>
          <w:p w14:paraId="40442757" w14:textId="7B07B094" w:rsidR="000A5062" w:rsidRPr="00EF56AC" w:rsidRDefault="000A5062" w:rsidP="000A5062">
            <w:pPr>
              <w:pStyle w:val="TableField-Left"/>
              <w:rPr>
                <w:rFonts w:ascii="Calibri Light" w:hAnsi="Calibri Light" w:cs="Arial"/>
              </w:rPr>
            </w:pPr>
            <w:r w:rsidRPr="00A759A3">
              <w:rPr>
                <w:rFonts w:ascii="Calibri Light" w:hAnsi="Calibri Light" w:cs="Arial"/>
              </w:rPr>
              <w:lastRenderedPageBreak/>
              <w:t>The IVR shall enable an authorized caller to enroll in Budget Billing (aka LPP) based in eligibility</w:t>
            </w:r>
            <w:r w:rsidRPr="00A759A3">
              <w:rPr>
                <w:rFonts w:ascii="Calibri Light" w:hAnsi="Calibri Light" w:cs="Arial"/>
              </w:rPr>
              <w:br/>
            </w:r>
            <w:r w:rsidRPr="00A759A3">
              <w:rPr>
                <w:rFonts w:ascii="Calibri Light" w:hAnsi="Calibri Light" w:cs="Arial"/>
              </w:rPr>
              <w:br/>
              <w:t xml:space="preserve">The IVR shall enable an authorized caller to </w:t>
            </w:r>
            <w:proofErr w:type="spellStart"/>
            <w:r w:rsidRPr="00A759A3">
              <w:rPr>
                <w:rFonts w:ascii="Calibri Light" w:hAnsi="Calibri Light" w:cs="Arial"/>
              </w:rPr>
              <w:t>unenroll</w:t>
            </w:r>
            <w:proofErr w:type="spellEnd"/>
            <w:r w:rsidRPr="00A759A3">
              <w:rPr>
                <w:rFonts w:ascii="Calibri Light" w:hAnsi="Calibri Light" w:cs="Arial"/>
              </w:rPr>
              <w:t xml:space="preserve"> from Budget Billing (aka LPP).</w:t>
            </w:r>
            <w:r w:rsidRPr="00A759A3">
              <w:rPr>
                <w:rFonts w:ascii="Calibri Light" w:hAnsi="Calibri Light" w:cs="Arial"/>
              </w:rPr>
              <w:br/>
            </w:r>
            <w:r w:rsidRPr="00A759A3">
              <w:rPr>
                <w:rFonts w:ascii="Calibri Light" w:hAnsi="Calibri Light" w:cs="Arial"/>
              </w:rPr>
              <w:br/>
              <w:t>The IVR shall enable an authorized caller to hear their YTD summary details for Budget Billing (aka LPP).</w:t>
            </w:r>
            <w:r w:rsidRPr="00A759A3">
              <w:rPr>
                <w:rFonts w:ascii="Calibri Light" w:hAnsi="Calibri Light" w:cs="Arial"/>
              </w:rPr>
              <w:br/>
            </w:r>
            <w:r w:rsidRPr="00A759A3">
              <w:rPr>
                <w:rFonts w:ascii="Calibri Light" w:hAnsi="Calibri Light" w:cs="Arial"/>
              </w:rPr>
              <w:br/>
              <w:t>The IVR shall enable an authorized caller to update their Budget Billing amount (aka LPP).</w:t>
            </w:r>
            <w:r w:rsidRPr="00A759A3">
              <w:rPr>
                <w:rFonts w:ascii="Calibri Light" w:hAnsi="Calibri Light" w:cs="Arial"/>
              </w:rPr>
              <w:br/>
            </w:r>
            <w:r w:rsidRPr="00A759A3">
              <w:rPr>
                <w:rFonts w:ascii="Calibri Light" w:hAnsi="Calibri Light" w:cs="Arial"/>
              </w:rPr>
              <w:br/>
              <w:t>The system shall advise the IVR if the customer is enrolled in Budget Billing (aka LPP) or if enrollment is pending.</w:t>
            </w:r>
          </w:p>
        </w:tc>
        <w:tc>
          <w:tcPr>
            <w:tcW w:w="1618" w:type="dxa"/>
            <w:tcBorders>
              <w:top w:val="threeDEmboss" w:sz="6" w:space="0" w:color="auto"/>
              <w:left w:val="single" w:sz="6" w:space="0" w:color="auto"/>
              <w:bottom w:val="single" w:sz="6" w:space="0" w:color="auto"/>
              <w:right w:val="single" w:sz="6" w:space="0" w:color="auto"/>
            </w:tcBorders>
            <w:shd w:val="clear" w:color="auto" w:fill="auto"/>
          </w:tcPr>
          <w:p w14:paraId="11A61797" w14:textId="710E2815" w:rsidR="000A5062" w:rsidRPr="00EF56AC" w:rsidRDefault="000A5062" w:rsidP="000A5062">
            <w:pPr>
              <w:pStyle w:val="TableField-Left"/>
              <w:rPr>
                <w:rFonts w:ascii="Calibri Light" w:hAnsi="Calibri Light" w:cs="Arial"/>
              </w:rPr>
            </w:pPr>
            <w:r w:rsidRPr="00A759A3">
              <w:rPr>
                <w:rFonts w:ascii="Calibri Light" w:hAnsi="Calibri Light" w:cs="Arial"/>
              </w:rPr>
              <w:t>Medium</w:t>
            </w:r>
          </w:p>
        </w:tc>
        <w:tc>
          <w:tcPr>
            <w:tcW w:w="2535" w:type="dxa"/>
            <w:tcBorders>
              <w:top w:val="threeDEmboss" w:sz="6" w:space="0" w:color="auto"/>
              <w:left w:val="single" w:sz="6" w:space="0" w:color="auto"/>
              <w:bottom w:val="single" w:sz="6" w:space="0" w:color="auto"/>
              <w:right w:val="threeDEmboss" w:sz="6" w:space="0" w:color="auto"/>
            </w:tcBorders>
            <w:shd w:val="clear" w:color="auto" w:fill="auto"/>
          </w:tcPr>
          <w:p w14:paraId="2BE3AD4F" w14:textId="47249375" w:rsidR="000A5062" w:rsidRPr="00EF56AC" w:rsidRDefault="000A5062" w:rsidP="000A5062">
            <w:pPr>
              <w:pStyle w:val="TableField-Left"/>
              <w:rPr>
                <w:rFonts w:ascii="Calibri Light" w:hAnsi="Calibri Light" w:cs="Arial"/>
              </w:rPr>
            </w:pPr>
            <w:r w:rsidRPr="00A759A3">
              <w:rPr>
                <w:rFonts w:ascii="Calibri Light" w:hAnsi="Calibri Light" w:cs="Arial"/>
              </w:rPr>
              <w:t>I-CIM-CS-10 - Self Service - Create/Cancel level pay Plan</w:t>
            </w:r>
          </w:p>
        </w:tc>
      </w:tr>
      <w:tr w:rsidR="000A5062" w:rsidRPr="00EF56AC" w14:paraId="51E4A439" w14:textId="77777777" w:rsidTr="00CA6869">
        <w:trPr>
          <w:cantSplit/>
          <w:trHeight w:val="432"/>
        </w:trPr>
        <w:tc>
          <w:tcPr>
            <w:tcW w:w="5315" w:type="dxa"/>
            <w:tcBorders>
              <w:top w:val="threeDEmboss" w:sz="6" w:space="0" w:color="auto"/>
              <w:left w:val="threeDEmboss" w:sz="6" w:space="0" w:color="auto"/>
              <w:bottom w:val="single" w:sz="6" w:space="0" w:color="auto"/>
              <w:right w:val="single" w:sz="6" w:space="0" w:color="auto"/>
            </w:tcBorders>
            <w:shd w:val="clear" w:color="auto" w:fill="auto"/>
          </w:tcPr>
          <w:p w14:paraId="3C08CC91" w14:textId="6139C3A6" w:rsidR="000A5062" w:rsidRPr="00EF56AC" w:rsidRDefault="000A5062" w:rsidP="000A5062">
            <w:pPr>
              <w:pStyle w:val="TableField-Left"/>
              <w:rPr>
                <w:rFonts w:ascii="Calibri Light" w:hAnsi="Calibri Light" w:cs="Arial"/>
              </w:rPr>
            </w:pPr>
            <w:r w:rsidRPr="00A759A3">
              <w:rPr>
                <w:rFonts w:ascii="Calibri Light" w:hAnsi="Calibri Light" w:cs="Arial"/>
              </w:rPr>
              <w:t>The IVR shall have the ability to search for a customer by Contract Account number.</w:t>
            </w:r>
            <w:r w:rsidRPr="00A759A3">
              <w:rPr>
                <w:rFonts w:ascii="Calibri Light" w:hAnsi="Calibri Light" w:cs="Arial"/>
              </w:rPr>
              <w:br/>
            </w:r>
            <w:r w:rsidRPr="00A759A3">
              <w:rPr>
                <w:rFonts w:ascii="Calibri Light" w:hAnsi="Calibri Light" w:cs="Arial"/>
              </w:rPr>
              <w:br/>
              <w:t>The IVR shall have the ability to search for a customer and associated accounts by BP phone number</w:t>
            </w:r>
            <w:r w:rsidRPr="00A759A3">
              <w:rPr>
                <w:rFonts w:ascii="Calibri Light" w:hAnsi="Calibri Light" w:cs="Arial"/>
              </w:rPr>
              <w:br/>
            </w:r>
            <w:r w:rsidRPr="00A759A3">
              <w:rPr>
                <w:rFonts w:ascii="Calibri Light" w:hAnsi="Calibri Light" w:cs="Arial"/>
              </w:rPr>
              <w:br/>
              <w:t>The IVR shall have the ability to search for a customer by Contract number</w:t>
            </w:r>
            <w:r w:rsidRPr="00A759A3">
              <w:rPr>
                <w:rFonts w:ascii="Calibri Light" w:hAnsi="Calibri Light" w:cs="Arial"/>
              </w:rPr>
              <w:br/>
            </w:r>
            <w:r w:rsidRPr="00A759A3">
              <w:rPr>
                <w:rFonts w:ascii="Calibri Light" w:hAnsi="Calibri Light" w:cs="Arial"/>
              </w:rPr>
              <w:br/>
              <w:t>The IVR shall have the ability to search for a customer by street number.</w:t>
            </w:r>
            <w:r w:rsidRPr="00A759A3">
              <w:rPr>
                <w:rFonts w:ascii="Calibri Light" w:hAnsi="Calibri Light" w:cs="Arial"/>
              </w:rPr>
              <w:br/>
            </w:r>
            <w:r w:rsidRPr="00A759A3">
              <w:rPr>
                <w:rFonts w:ascii="Calibri Light" w:hAnsi="Calibri Light" w:cs="Arial"/>
              </w:rPr>
              <w:br/>
              <w:t>The IVR shall have the ability to search for a service location by Installation number (aka Installed Service).</w:t>
            </w:r>
            <w:r w:rsidRPr="00A759A3">
              <w:rPr>
                <w:rFonts w:ascii="Calibri Light" w:hAnsi="Calibri Light" w:cs="Arial"/>
              </w:rPr>
              <w:br/>
            </w:r>
            <w:r w:rsidRPr="00A759A3">
              <w:rPr>
                <w:rFonts w:ascii="Calibri Light" w:hAnsi="Calibri Light" w:cs="Arial"/>
              </w:rPr>
              <w:br/>
              <w:t>The IVR shall be able to search and retrieve business partner and account information using the BP's phone number.</w:t>
            </w:r>
            <w:r w:rsidRPr="00A759A3">
              <w:rPr>
                <w:rFonts w:ascii="Calibri Light" w:hAnsi="Calibri Light" w:cs="Arial"/>
              </w:rPr>
              <w:br/>
            </w:r>
            <w:r w:rsidRPr="00A759A3">
              <w:rPr>
                <w:rFonts w:ascii="Calibri Light" w:hAnsi="Calibri Light" w:cs="Arial"/>
              </w:rPr>
              <w:br/>
              <w:t>Ability for SAP to know if customer has already authenticated in IVR, no authentication is required by customer again when transferred to the rep</w:t>
            </w:r>
          </w:p>
        </w:tc>
        <w:tc>
          <w:tcPr>
            <w:tcW w:w="1618" w:type="dxa"/>
            <w:tcBorders>
              <w:top w:val="threeDEmboss" w:sz="6" w:space="0" w:color="auto"/>
              <w:left w:val="single" w:sz="6" w:space="0" w:color="auto"/>
              <w:bottom w:val="single" w:sz="6" w:space="0" w:color="auto"/>
              <w:right w:val="single" w:sz="6" w:space="0" w:color="auto"/>
            </w:tcBorders>
            <w:shd w:val="clear" w:color="auto" w:fill="auto"/>
          </w:tcPr>
          <w:p w14:paraId="389C9AC9" w14:textId="3BF06E20" w:rsidR="000A5062" w:rsidRPr="00EF56AC" w:rsidRDefault="008D198D" w:rsidP="000A5062">
            <w:pPr>
              <w:pStyle w:val="TableField-Left"/>
              <w:rPr>
                <w:rFonts w:ascii="Calibri Light" w:hAnsi="Calibri Light" w:cs="Arial"/>
              </w:rPr>
            </w:pPr>
            <w:r>
              <w:rPr>
                <w:rFonts w:ascii="Calibri Light" w:hAnsi="Calibri Light" w:cs="Arial"/>
              </w:rPr>
              <w:t>Complex</w:t>
            </w:r>
          </w:p>
        </w:tc>
        <w:tc>
          <w:tcPr>
            <w:tcW w:w="2535" w:type="dxa"/>
            <w:tcBorders>
              <w:top w:val="threeDEmboss" w:sz="6" w:space="0" w:color="auto"/>
              <w:left w:val="single" w:sz="6" w:space="0" w:color="auto"/>
              <w:bottom w:val="single" w:sz="6" w:space="0" w:color="auto"/>
              <w:right w:val="threeDEmboss" w:sz="6" w:space="0" w:color="auto"/>
            </w:tcBorders>
            <w:shd w:val="clear" w:color="auto" w:fill="auto"/>
          </w:tcPr>
          <w:p w14:paraId="6AEAEF21" w14:textId="099A2B48" w:rsidR="000A5062" w:rsidRPr="00EF56AC" w:rsidRDefault="000A5062" w:rsidP="000A5062">
            <w:pPr>
              <w:pStyle w:val="TableField-Left"/>
              <w:rPr>
                <w:rFonts w:ascii="Calibri Light" w:hAnsi="Calibri Light" w:cs="Arial"/>
              </w:rPr>
            </w:pPr>
            <w:r w:rsidRPr="00A759A3">
              <w:rPr>
                <w:rFonts w:ascii="Calibri Light" w:hAnsi="Calibri Light" w:cs="Arial"/>
              </w:rPr>
              <w:t>I-CIM-CS-13 -  User Authentication</w:t>
            </w:r>
          </w:p>
        </w:tc>
      </w:tr>
      <w:tr w:rsidR="000A5062" w:rsidRPr="00EF56AC" w14:paraId="4C004002" w14:textId="77777777" w:rsidTr="00CA6869">
        <w:trPr>
          <w:cantSplit/>
          <w:trHeight w:val="432"/>
        </w:trPr>
        <w:tc>
          <w:tcPr>
            <w:tcW w:w="5315" w:type="dxa"/>
            <w:tcBorders>
              <w:top w:val="threeDEmboss" w:sz="6" w:space="0" w:color="auto"/>
              <w:left w:val="threeDEmboss" w:sz="6" w:space="0" w:color="auto"/>
              <w:bottom w:val="single" w:sz="6" w:space="0" w:color="auto"/>
              <w:right w:val="single" w:sz="6" w:space="0" w:color="auto"/>
            </w:tcBorders>
            <w:shd w:val="clear" w:color="auto" w:fill="auto"/>
          </w:tcPr>
          <w:p w14:paraId="00C3DE0D" w14:textId="77777777" w:rsidR="001B2C34" w:rsidRDefault="000A5062" w:rsidP="000A5062">
            <w:pPr>
              <w:pStyle w:val="TableField-Left"/>
              <w:rPr>
                <w:rFonts w:ascii="Calibri Light" w:hAnsi="Calibri Light" w:cs="Arial"/>
              </w:rPr>
            </w:pPr>
            <w:r w:rsidRPr="00A759A3">
              <w:rPr>
                <w:rFonts w:ascii="Calibri Light" w:hAnsi="Calibri Light" w:cs="Arial"/>
              </w:rPr>
              <w:lastRenderedPageBreak/>
              <w:t xml:space="preserve">The IVR shall enable an authorized caller to hear specifics related to their deposit including amount, historical deposits, </w:t>
            </w:r>
            <w:proofErr w:type="gramStart"/>
            <w:r w:rsidRPr="00A759A3">
              <w:rPr>
                <w:rFonts w:ascii="Calibri Light" w:hAnsi="Calibri Light" w:cs="Arial"/>
              </w:rPr>
              <w:t>refunds</w:t>
            </w:r>
            <w:proofErr w:type="gramEnd"/>
            <w:r w:rsidRPr="00A759A3">
              <w:rPr>
                <w:rFonts w:ascii="Calibri Light" w:hAnsi="Calibri Light" w:cs="Arial"/>
              </w:rPr>
              <w:t>, when eligible for a deposit refund</w:t>
            </w:r>
            <w:r w:rsidR="001B2C34">
              <w:rPr>
                <w:rFonts w:ascii="Calibri Light" w:hAnsi="Calibri Light" w:cs="Arial"/>
              </w:rPr>
              <w:t>.</w:t>
            </w:r>
          </w:p>
          <w:p w14:paraId="726F558F" w14:textId="77777777" w:rsidR="001B2C34" w:rsidRDefault="001B2C34" w:rsidP="000A5062">
            <w:pPr>
              <w:pStyle w:val="TableField-Left"/>
              <w:rPr>
                <w:rFonts w:ascii="Calibri Light" w:hAnsi="Calibri Light" w:cs="Arial"/>
              </w:rPr>
            </w:pPr>
          </w:p>
          <w:p w14:paraId="3E2257E7" w14:textId="5E6DBCC6" w:rsidR="000A5062" w:rsidRPr="00EF56AC" w:rsidRDefault="001B2C34" w:rsidP="000A5062">
            <w:pPr>
              <w:pStyle w:val="TableField-Left"/>
              <w:rPr>
                <w:rFonts w:ascii="Calibri Light" w:hAnsi="Calibri Light" w:cs="Arial"/>
              </w:rPr>
            </w:pPr>
            <w:r w:rsidRPr="001B2C34">
              <w:rPr>
                <w:rFonts w:ascii="Calibri Light" w:hAnsi="Calibri Light" w:cs="Arial"/>
              </w:rPr>
              <w:t>IVR shall be able to advise the authorized caller the amount needed to reconnect the CCA account (different from bundled accounts).</w:t>
            </w:r>
            <w:r w:rsidR="000A5062" w:rsidRPr="00A759A3">
              <w:rPr>
                <w:rFonts w:ascii="Calibri Light" w:hAnsi="Calibri Light" w:cs="Arial"/>
              </w:rPr>
              <w:br/>
            </w:r>
            <w:r w:rsidR="000A5062" w:rsidRPr="00A759A3">
              <w:rPr>
                <w:rFonts w:ascii="Calibri Light" w:hAnsi="Calibri Light" w:cs="Arial"/>
              </w:rPr>
              <w:br/>
              <w:t>The IVR shall enable an authorized caller to hear if their account is on inactive collection status and provide the collection agency name and phone number.</w:t>
            </w:r>
            <w:r w:rsidR="000A5062" w:rsidRPr="00A759A3">
              <w:rPr>
                <w:rFonts w:ascii="Calibri Light" w:hAnsi="Calibri Light" w:cs="Arial"/>
              </w:rPr>
              <w:br/>
            </w:r>
            <w:r w:rsidR="000A5062" w:rsidRPr="00A759A3">
              <w:rPr>
                <w:rFonts w:ascii="Calibri Light" w:hAnsi="Calibri Light" w:cs="Arial"/>
              </w:rPr>
              <w:br/>
              <w:t>The IVR shall have the ability to provide an authorized caller quoted minimum payment to avoid disconnect</w:t>
            </w:r>
            <w:r w:rsidR="000A5062" w:rsidRPr="00A759A3">
              <w:rPr>
                <w:rFonts w:ascii="Calibri Light" w:hAnsi="Calibri Light" w:cs="Arial"/>
              </w:rPr>
              <w:br/>
            </w:r>
            <w:r w:rsidR="000A5062" w:rsidRPr="00A759A3">
              <w:rPr>
                <w:rFonts w:ascii="Calibri Light" w:hAnsi="Calibri Light" w:cs="Arial"/>
              </w:rPr>
              <w:br/>
              <w:t>The IVR shall have the ability to provide an authorized caller quoted minimum payment to reconnect service</w:t>
            </w:r>
          </w:p>
        </w:tc>
        <w:tc>
          <w:tcPr>
            <w:tcW w:w="1618" w:type="dxa"/>
            <w:tcBorders>
              <w:top w:val="threeDEmboss" w:sz="6" w:space="0" w:color="auto"/>
              <w:left w:val="single" w:sz="6" w:space="0" w:color="auto"/>
              <w:bottom w:val="single" w:sz="6" w:space="0" w:color="auto"/>
              <w:right w:val="single" w:sz="6" w:space="0" w:color="auto"/>
            </w:tcBorders>
            <w:shd w:val="clear" w:color="auto" w:fill="auto"/>
          </w:tcPr>
          <w:p w14:paraId="4693190D" w14:textId="5FC43527" w:rsidR="000A5062" w:rsidRPr="00EF56AC" w:rsidRDefault="000A5062" w:rsidP="000A5062">
            <w:pPr>
              <w:pStyle w:val="TableField-Left"/>
              <w:rPr>
                <w:rFonts w:ascii="Calibri Light" w:hAnsi="Calibri Light" w:cs="Arial"/>
              </w:rPr>
            </w:pPr>
            <w:r w:rsidRPr="00A759A3">
              <w:rPr>
                <w:rFonts w:ascii="Calibri Light" w:hAnsi="Calibri Light" w:cs="Arial"/>
              </w:rPr>
              <w:t>Medium</w:t>
            </w:r>
          </w:p>
        </w:tc>
        <w:tc>
          <w:tcPr>
            <w:tcW w:w="2535" w:type="dxa"/>
            <w:tcBorders>
              <w:top w:val="threeDEmboss" w:sz="6" w:space="0" w:color="auto"/>
              <w:left w:val="single" w:sz="6" w:space="0" w:color="auto"/>
              <w:bottom w:val="single" w:sz="6" w:space="0" w:color="auto"/>
              <w:right w:val="threeDEmboss" w:sz="6" w:space="0" w:color="auto"/>
            </w:tcBorders>
            <w:shd w:val="clear" w:color="auto" w:fill="auto"/>
          </w:tcPr>
          <w:p w14:paraId="1434E34A" w14:textId="0537FF26" w:rsidR="000A5062" w:rsidRPr="00EF56AC" w:rsidRDefault="000A5062" w:rsidP="000A5062">
            <w:pPr>
              <w:pStyle w:val="TableField-Left"/>
              <w:rPr>
                <w:rFonts w:ascii="Calibri Light" w:hAnsi="Calibri Light" w:cs="Arial"/>
              </w:rPr>
            </w:pPr>
            <w:r w:rsidRPr="00A759A3">
              <w:rPr>
                <w:rFonts w:ascii="Calibri Light" w:hAnsi="Calibri Light" w:cs="Arial"/>
              </w:rPr>
              <w:t>I-CIM-CS-13 - Account Balance</w:t>
            </w:r>
          </w:p>
        </w:tc>
      </w:tr>
      <w:tr w:rsidR="000A5062" w:rsidRPr="00EF56AC" w14:paraId="49068A2B" w14:textId="77777777" w:rsidTr="00CA6869">
        <w:trPr>
          <w:cantSplit/>
          <w:trHeight w:val="432"/>
        </w:trPr>
        <w:tc>
          <w:tcPr>
            <w:tcW w:w="5315" w:type="dxa"/>
            <w:tcBorders>
              <w:top w:val="threeDEmboss" w:sz="6" w:space="0" w:color="auto"/>
              <w:left w:val="threeDEmboss" w:sz="6" w:space="0" w:color="auto"/>
              <w:bottom w:val="single" w:sz="6" w:space="0" w:color="auto"/>
              <w:right w:val="single" w:sz="6" w:space="0" w:color="auto"/>
            </w:tcBorders>
            <w:shd w:val="clear" w:color="auto" w:fill="auto"/>
          </w:tcPr>
          <w:p w14:paraId="40A47A6C" w14:textId="50441072" w:rsidR="000A5062" w:rsidRPr="00EF56AC" w:rsidRDefault="000A5062" w:rsidP="000A5062">
            <w:pPr>
              <w:pStyle w:val="TableField-Left"/>
              <w:rPr>
                <w:rFonts w:ascii="Calibri Light" w:hAnsi="Calibri Light" w:cs="Arial"/>
              </w:rPr>
            </w:pPr>
            <w:r w:rsidRPr="00A759A3">
              <w:rPr>
                <w:rFonts w:ascii="Calibri Light" w:hAnsi="Calibri Light" w:cs="Arial"/>
              </w:rPr>
              <w:t>IVR shall be able to route outage inquiry calls to an alternate tele-vendor when needed, whereby vendor shall enable a caller to perform same outage related functions. "</w:t>
            </w:r>
            <w:proofErr w:type="gramStart"/>
            <w:r w:rsidRPr="00A759A3">
              <w:rPr>
                <w:rFonts w:ascii="Calibri Light" w:hAnsi="Calibri Light" w:cs="Arial"/>
              </w:rPr>
              <w:t>used</w:t>
            </w:r>
            <w:proofErr w:type="gramEnd"/>
            <w:r w:rsidRPr="00A759A3">
              <w:rPr>
                <w:rFonts w:ascii="Calibri Light" w:hAnsi="Calibri Light" w:cs="Arial"/>
              </w:rPr>
              <w:t xml:space="preserve"> during high call volume". Enabling/disabling is configurable.</w:t>
            </w:r>
          </w:p>
        </w:tc>
        <w:tc>
          <w:tcPr>
            <w:tcW w:w="1618" w:type="dxa"/>
            <w:tcBorders>
              <w:top w:val="threeDEmboss" w:sz="6" w:space="0" w:color="auto"/>
              <w:left w:val="single" w:sz="6" w:space="0" w:color="auto"/>
              <w:bottom w:val="single" w:sz="6" w:space="0" w:color="auto"/>
              <w:right w:val="single" w:sz="6" w:space="0" w:color="auto"/>
            </w:tcBorders>
            <w:shd w:val="clear" w:color="auto" w:fill="auto"/>
          </w:tcPr>
          <w:p w14:paraId="00F95815" w14:textId="5E37D5BB" w:rsidR="000A5062" w:rsidRPr="00EF56AC" w:rsidRDefault="000A5062" w:rsidP="000A5062">
            <w:pPr>
              <w:pStyle w:val="TableField-Left"/>
              <w:rPr>
                <w:rFonts w:ascii="Calibri Light" w:hAnsi="Calibri Light" w:cs="Arial"/>
              </w:rPr>
            </w:pPr>
            <w:r w:rsidRPr="00A759A3">
              <w:rPr>
                <w:rFonts w:ascii="Calibri Light" w:hAnsi="Calibri Light" w:cs="Arial"/>
              </w:rPr>
              <w:t>Medium</w:t>
            </w:r>
          </w:p>
        </w:tc>
        <w:tc>
          <w:tcPr>
            <w:tcW w:w="2535" w:type="dxa"/>
            <w:tcBorders>
              <w:top w:val="threeDEmboss" w:sz="6" w:space="0" w:color="auto"/>
              <w:left w:val="single" w:sz="6" w:space="0" w:color="auto"/>
              <w:bottom w:val="single" w:sz="6" w:space="0" w:color="auto"/>
              <w:right w:val="threeDEmboss" w:sz="6" w:space="0" w:color="auto"/>
            </w:tcBorders>
            <w:shd w:val="clear" w:color="auto" w:fill="auto"/>
          </w:tcPr>
          <w:p w14:paraId="78B4BEBE" w14:textId="1F0F4B7D" w:rsidR="000A5062" w:rsidRPr="00EF56AC" w:rsidRDefault="005377B5" w:rsidP="000A5062">
            <w:pPr>
              <w:pStyle w:val="TableField-Left"/>
              <w:rPr>
                <w:rFonts w:ascii="Calibri Light" w:hAnsi="Calibri Light" w:cs="Arial"/>
              </w:rPr>
            </w:pPr>
            <w:hyperlink r:id="rId52" w:history="1">
              <w:r w:rsidR="000A5062" w:rsidRPr="00A759A3">
                <w:rPr>
                  <w:rFonts w:ascii="Calibri Light" w:hAnsi="Calibri Light" w:cs="Arial"/>
                </w:rPr>
                <w:t>I-CIM-CS-13 - Alternate Tele Vendor</w:t>
              </w:r>
            </w:hyperlink>
          </w:p>
        </w:tc>
      </w:tr>
      <w:tr w:rsidR="000A5062" w:rsidRPr="00EF56AC" w14:paraId="1701E66E" w14:textId="77777777" w:rsidTr="004E6254">
        <w:trPr>
          <w:cantSplit/>
          <w:trHeight w:val="432"/>
        </w:trPr>
        <w:tc>
          <w:tcPr>
            <w:tcW w:w="5315" w:type="dxa"/>
            <w:tcBorders>
              <w:top w:val="threeDEmboss" w:sz="6" w:space="0" w:color="auto"/>
              <w:left w:val="threeDEmboss" w:sz="6" w:space="0" w:color="auto"/>
              <w:bottom w:val="single" w:sz="6" w:space="0" w:color="auto"/>
              <w:right w:val="single" w:sz="6" w:space="0" w:color="auto"/>
            </w:tcBorders>
            <w:shd w:val="clear" w:color="auto" w:fill="auto"/>
          </w:tcPr>
          <w:p w14:paraId="1AEF5E7A" w14:textId="28CFCB1C" w:rsidR="000A5062" w:rsidRPr="00345AE3" w:rsidRDefault="000A5062" w:rsidP="000A5062">
            <w:pPr>
              <w:pStyle w:val="TableField-Left"/>
              <w:rPr>
                <w:rFonts w:ascii="Calibri Light" w:hAnsi="Calibri Light" w:cs="Arial"/>
              </w:rPr>
            </w:pPr>
            <w:r w:rsidRPr="00A759A3">
              <w:rPr>
                <w:rFonts w:ascii="Calibri Light" w:hAnsi="Calibri Light" w:cs="Arial"/>
              </w:rPr>
              <w:t>Ability for the IVR to know if the account is enrolled in CCA.</w:t>
            </w:r>
            <w:r w:rsidRPr="00A759A3">
              <w:rPr>
                <w:rFonts w:ascii="Calibri Light" w:hAnsi="Calibri Light" w:cs="Arial"/>
              </w:rPr>
              <w:br/>
            </w:r>
            <w:r w:rsidRPr="00A759A3">
              <w:rPr>
                <w:rFonts w:ascii="Calibri Light" w:hAnsi="Calibri Light" w:cs="Arial"/>
              </w:rPr>
              <w:br/>
              <w:t>Ability for the IVR to know if the account is enrolled in DA</w:t>
            </w:r>
            <w:r w:rsidRPr="00A759A3">
              <w:rPr>
                <w:rFonts w:ascii="Calibri Light" w:hAnsi="Calibri Light" w:cs="Arial"/>
              </w:rPr>
              <w:br/>
            </w:r>
            <w:r w:rsidRPr="00A759A3">
              <w:rPr>
                <w:rFonts w:ascii="Calibri Light" w:hAnsi="Calibri Light" w:cs="Arial"/>
              </w:rPr>
              <w:br/>
              <w:t>Ability for the IVR to know if the account is eligible for CCA.</w:t>
            </w:r>
          </w:p>
        </w:tc>
        <w:tc>
          <w:tcPr>
            <w:tcW w:w="1618" w:type="dxa"/>
            <w:tcBorders>
              <w:top w:val="threeDEmboss" w:sz="6" w:space="0" w:color="auto"/>
              <w:left w:val="single" w:sz="6" w:space="0" w:color="auto"/>
              <w:bottom w:val="single" w:sz="6" w:space="0" w:color="auto"/>
              <w:right w:val="single" w:sz="6" w:space="0" w:color="auto"/>
            </w:tcBorders>
            <w:shd w:val="clear" w:color="auto" w:fill="auto"/>
          </w:tcPr>
          <w:p w14:paraId="6C083367" w14:textId="46AFBCB3" w:rsidR="000A5062" w:rsidRPr="00A759A3" w:rsidRDefault="000A5062" w:rsidP="000A5062">
            <w:pPr>
              <w:pStyle w:val="TableField-Left"/>
              <w:rPr>
                <w:rFonts w:ascii="Calibri Light" w:hAnsi="Calibri Light" w:cs="Arial"/>
              </w:rPr>
            </w:pPr>
            <w:r w:rsidRPr="00A759A3">
              <w:rPr>
                <w:rFonts w:ascii="Calibri Light" w:hAnsi="Calibri Light" w:cs="Arial"/>
              </w:rPr>
              <w:t>Medium</w:t>
            </w:r>
          </w:p>
        </w:tc>
        <w:tc>
          <w:tcPr>
            <w:tcW w:w="2535" w:type="dxa"/>
            <w:tcBorders>
              <w:top w:val="threeDEmboss" w:sz="6" w:space="0" w:color="auto"/>
              <w:left w:val="single" w:sz="6" w:space="0" w:color="auto"/>
              <w:bottom w:val="single" w:sz="6" w:space="0" w:color="auto"/>
              <w:right w:val="threeDEmboss" w:sz="6" w:space="0" w:color="auto"/>
            </w:tcBorders>
            <w:shd w:val="clear" w:color="auto" w:fill="auto"/>
          </w:tcPr>
          <w:p w14:paraId="11A8E265" w14:textId="5EE6FC76" w:rsidR="000A5062" w:rsidRPr="00A759A3" w:rsidRDefault="000A5062" w:rsidP="000A5062">
            <w:pPr>
              <w:pStyle w:val="TableField-Left"/>
              <w:rPr>
                <w:rFonts w:ascii="Calibri Light" w:hAnsi="Calibri Light" w:cs="Arial"/>
              </w:rPr>
            </w:pPr>
            <w:r w:rsidRPr="00A759A3">
              <w:rPr>
                <w:rFonts w:ascii="Calibri Light" w:hAnsi="Calibri Light" w:cs="Arial"/>
              </w:rPr>
              <w:t>I-CIM-CS-13 - CCA/DA Enrollment</w:t>
            </w:r>
          </w:p>
        </w:tc>
      </w:tr>
      <w:tr w:rsidR="000A5062" w:rsidRPr="00EF56AC" w14:paraId="201E7874" w14:textId="77777777" w:rsidTr="00CA6869">
        <w:trPr>
          <w:cantSplit/>
          <w:trHeight w:val="432"/>
        </w:trPr>
        <w:tc>
          <w:tcPr>
            <w:tcW w:w="5315" w:type="dxa"/>
            <w:tcBorders>
              <w:top w:val="threeDEmboss" w:sz="6" w:space="0" w:color="auto"/>
              <w:left w:val="threeDEmboss" w:sz="6" w:space="0" w:color="auto"/>
              <w:bottom w:val="single" w:sz="6" w:space="0" w:color="auto"/>
              <w:right w:val="single" w:sz="6" w:space="0" w:color="auto"/>
            </w:tcBorders>
            <w:shd w:val="clear" w:color="auto" w:fill="auto"/>
          </w:tcPr>
          <w:p w14:paraId="5ACA1F6D" w14:textId="5E70281C" w:rsidR="000A5062" w:rsidRPr="00A759A3" w:rsidRDefault="000A5062" w:rsidP="000A5062">
            <w:pPr>
              <w:pStyle w:val="TableField-Left"/>
              <w:rPr>
                <w:rFonts w:ascii="Calibri Light" w:hAnsi="Calibri Light" w:cs="Arial"/>
              </w:rPr>
            </w:pPr>
            <w:r w:rsidRPr="00A759A3">
              <w:rPr>
                <w:rFonts w:ascii="Calibri Light" w:hAnsi="Calibri Light" w:cs="Arial"/>
              </w:rPr>
              <w:t>The system shall advise the IVR if the account is enrolled in E-Bill/Paperless billing.</w:t>
            </w:r>
            <w:r w:rsidRPr="00A759A3">
              <w:rPr>
                <w:rFonts w:ascii="Calibri Light" w:hAnsi="Calibri Light" w:cs="Arial"/>
              </w:rPr>
              <w:br/>
            </w:r>
            <w:r w:rsidRPr="00A759A3">
              <w:rPr>
                <w:rFonts w:ascii="Calibri Light" w:hAnsi="Calibri Light" w:cs="Arial"/>
              </w:rPr>
              <w:br/>
              <w:t>The IVR shall enable an authorized caller to enroll an account in E-Bill/Paperless Billing if eligible.</w:t>
            </w:r>
            <w:r w:rsidRPr="00A759A3">
              <w:rPr>
                <w:rFonts w:ascii="Calibri Light" w:hAnsi="Calibri Light" w:cs="Arial"/>
              </w:rPr>
              <w:br/>
            </w:r>
            <w:r w:rsidRPr="00A759A3">
              <w:rPr>
                <w:rFonts w:ascii="Calibri Light" w:hAnsi="Calibri Light" w:cs="Arial"/>
              </w:rPr>
              <w:br/>
              <w:t xml:space="preserve">The IVR shall enable an authorized caller to </w:t>
            </w:r>
            <w:proofErr w:type="spellStart"/>
            <w:r w:rsidRPr="00A759A3">
              <w:rPr>
                <w:rFonts w:ascii="Calibri Light" w:hAnsi="Calibri Light" w:cs="Arial"/>
              </w:rPr>
              <w:t>unenroll</w:t>
            </w:r>
            <w:proofErr w:type="spellEnd"/>
            <w:r w:rsidRPr="00A759A3">
              <w:rPr>
                <w:rFonts w:ascii="Calibri Light" w:hAnsi="Calibri Light" w:cs="Arial"/>
              </w:rPr>
              <w:t xml:space="preserve"> an account from E-Bill/Paperless Billing.</w:t>
            </w:r>
            <w:r w:rsidRPr="00A759A3">
              <w:rPr>
                <w:rFonts w:ascii="Calibri Light" w:hAnsi="Calibri Light" w:cs="Arial"/>
              </w:rPr>
              <w:br/>
            </w:r>
            <w:r w:rsidRPr="00A759A3">
              <w:rPr>
                <w:rFonts w:ascii="Calibri Light" w:hAnsi="Calibri Light" w:cs="Arial"/>
              </w:rPr>
              <w:br/>
              <w:t>The IVR shall enable an authorized user to enroll in Online Billing.</w:t>
            </w:r>
            <w:r w:rsidRPr="00A759A3">
              <w:rPr>
                <w:rFonts w:ascii="Calibri Light" w:hAnsi="Calibri Light" w:cs="Arial"/>
              </w:rPr>
              <w:br/>
            </w:r>
            <w:r w:rsidRPr="00A759A3">
              <w:rPr>
                <w:rFonts w:ascii="Calibri Light" w:hAnsi="Calibri Light" w:cs="Arial"/>
              </w:rPr>
              <w:br/>
              <w:t xml:space="preserve">The IVR shall enable an authorized user to </w:t>
            </w:r>
            <w:proofErr w:type="spellStart"/>
            <w:r w:rsidRPr="00A759A3">
              <w:rPr>
                <w:rFonts w:ascii="Calibri Light" w:hAnsi="Calibri Light" w:cs="Arial"/>
              </w:rPr>
              <w:t>unenroll</w:t>
            </w:r>
            <w:proofErr w:type="spellEnd"/>
            <w:r w:rsidRPr="00A759A3">
              <w:rPr>
                <w:rFonts w:ascii="Calibri Light" w:hAnsi="Calibri Light" w:cs="Arial"/>
              </w:rPr>
              <w:t xml:space="preserve"> in Online Billing.</w:t>
            </w:r>
          </w:p>
        </w:tc>
        <w:tc>
          <w:tcPr>
            <w:tcW w:w="1618" w:type="dxa"/>
            <w:tcBorders>
              <w:top w:val="threeDEmboss" w:sz="6" w:space="0" w:color="auto"/>
              <w:left w:val="single" w:sz="6" w:space="0" w:color="auto"/>
              <w:bottom w:val="single" w:sz="6" w:space="0" w:color="auto"/>
              <w:right w:val="single" w:sz="6" w:space="0" w:color="auto"/>
            </w:tcBorders>
            <w:shd w:val="clear" w:color="auto" w:fill="auto"/>
          </w:tcPr>
          <w:p w14:paraId="17249236" w14:textId="0FBFB3EF" w:rsidR="000A5062" w:rsidRPr="00A759A3" w:rsidRDefault="000A5062" w:rsidP="000A5062">
            <w:pPr>
              <w:pStyle w:val="TableField-Left"/>
              <w:rPr>
                <w:rFonts w:ascii="Calibri Light" w:hAnsi="Calibri Light" w:cs="Arial"/>
              </w:rPr>
            </w:pPr>
            <w:r w:rsidRPr="00A759A3">
              <w:rPr>
                <w:rFonts w:ascii="Calibri Light" w:hAnsi="Calibri Light" w:cs="Arial"/>
              </w:rPr>
              <w:t>Medium</w:t>
            </w:r>
          </w:p>
        </w:tc>
        <w:tc>
          <w:tcPr>
            <w:tcW w:w="2535" w:type="dxa"/>
            <w:tcBorders>
              <w:top w:val="threeDEmboss" w:sz="6" w:space="0" w:color="auto"/>
              <w:left w:val="single" w:sz="6" w:space="0" w:color="auto"/>
              <w:bottom w:val="single" w:sz="6" w:space="0" w:color="auto"/>
              <w:right w:val="threeDEmboss" w:sz="6" w:space="0" w:color="auto"/>
            </w:tcBorders>
            <w:shd w:val="clear" w:color="auto" w:fill="auto"/>
          </w:tcPr>
          <w:p w14:paraId="7109CD86" w14:textId="486691AB" w:rsidR="000A5062" w:rsidRPr="00A759A3" w:rsidRDefault="000A5062" w:rsidP="000A5062">
            <w:pPr>
              <w:pStyle w:val="TableField-Left"/>
              <w:rPr>
                <w:rFonts w:ascii="Calibri Light" w:hAnsi="Calibri Light" w:cs="Arial"/>
              </w:rPr>
            </w:pPr>
            <w:r w:rsidRPr="00A759A3">
              <w:rPr>
                <w:rFonts w:ascii="Calibri Light" w:hAnsi="Calibri Light" w:cs="Arial"/>
              </w:rPr>
              <w:t>I-CIM-CS-13 - E-Bill Enrollment/Un-enroll</w:t>
            </w:r>
          </w:p>
        </w:tc>
      </w:tr>
      <w:tr w:rsidR="000A5062" w:rsidRPr="00EF56AC" w14:paraId="1D37C6E1" w14:textId="77777777" w:rsidTr="00CA6869">
        <w:trPr>
          <w:cantSplit/>
          <w:trHeight w:val="432"/>
        </w:trPr>
        <w:tc>
          <w:tcPr>
            <w:tcW w:w="5315" w:type="dxa"/>
            <w:tcBorders>
              <w:top w:val="threeDEmboss" w:sz="6" w:space="0" w:color="auto"/>
              <w:left w:val="threeDEmboss" w:sz="6" w:space="0" w:color="auto"/>
              <w:bottom w:val="single" w:sz="6" w:space="0" w:color="auto"/>
              <w:right w:val="single" w:sz="6" w:space="0" w:color="auto"/>
            </w:tcBorders>
            <w:shd w:val="clear" w:color="auto" w:fill="auto"/>
          </w:tcPr>
          <w:p w14:paraId="4BFFCDD6" w14:textId="21EF2FA7" w:rsidR="000A5062" w:rsidRPr="00A759A3" w:rsidRDefault="000A5062" w:rsidP="000A5062">
            <w:pPr>
              <w:pStyle w:val="TableField-Left"/>
              <w:rPr>
                <w:rFonts w:ascii="Calibri Light" w:hAnsi="Calibri Light" w:cs="Arial"/>
              </w:rPr>
            </w:pPr>
            <w:r w:rsidRPr="00A759A3">
              <w:rPr>
                <w:rFonts w:ascii="Calibri Light" w:hAnsi="Calibri Light" w:cs="Arial"/>
              </w:rPr>
              <w:t>The IVR shall be able to communication emergency relief information and shelter information to the caller based on their account location or geographical information (e.g., zip code).</w:t>
            </w:r>
          </w:p>
        </w:tc>
        <w:tc>
          <w:tcPr>
            <w:tcW w:w="1618" w:type="dxa"/>
            <w:tcBorders>
              <w:top w:val="threeDEmboss" w:sz="6" w:space="0" w:color="auto"/>
              <w:left w:val="single" w:sz="6" w:space="0" w:color="auto"/>
              <w:bottom w:val="single" w:sz="6" w:space="0" w:color="auto"/>
              <w:right w:val="single" w:sz="6" w:space="0" w:color="auto"/>
            </w:tcBorders>
            <w:shd w:val="clear" w:color="auto" w:fill="auto"/>
          </w:tcPr>
          <w:p w14:paraId="2F886076" w14:textId="7003EE09" w:rsidR="000A5062" w:rsidRPr="00A759A3" w:rsidRDefault="000A5062" w:rsidP="000A5062">
            <w:pPr>
              <w:pStyle w:val="TableField-Left"/>
              <w:rPr>
                <w:rFonts w:ascii="Calibri Light" w:hAnsi="Calibri Light" w:cs="Arial"/>
              </w:rPr>
            </w:pPr>
            <w:r w:rsidRPr="00A759A3">
              <w:rPr>
                <w:rFonts w:ascii="Calibri Light" w:hAnsi="Calibri Light" w:cs="Arial"/>
              </w:rPr>
              <w:t>Medium</w:t>
            </w:r>
          </w:p>
        </w:tc>
        <w:tc>
          <w:tcPr>
            <w:tcW w:w="2535" w:type="dxa"/>
            <w:tcBorders>
              <w:top w:val="threeDEmboss" w:sz="6" w:space="0" w:color="auto"/>
              <w:left w:val="single" w:sz="6" w:space="0" w:color="auto"/>
              <w:bottom w:val="single" w:sz="6" w:space="0" w:color="auto"/>
              <w:right w:val="threeDEmboss" w:sz="6" w:space="0" w:color="auto"/>
            </w:tcBorders>
            <w:shd w:val="clear" w:color="auto" w:fill="auto"/>
          </w:tcPr>
          <w:p w14:paraId="1DE960EB" w14:textId="61CFBD56" w:rsidR="000A5062" w:rsidRPr="00A759A3" w:rsidRDefault="000A5062" w:rsidP="000A5062">
            <w:pPr>
              <w:pStyle w:val="TableField-Left"/>
              <w:rPr>
                <w:rFonts w:ascii="Calibri Light" w:hAnsi="Calibri Light" w:cs="Arial"/>
              </w:rPr>
            </w:pPr>
            <w:r w:rsidRPr="00A759A3">
              <w:rPr>
                <w:rFonts w:ascii="Calibri Light" w:hAnsi="Calibri Light" w:cs="Arial"/>
              </w:rPr>
              <w:t>I-CIM-CS-13 - Emergency Information</w:t>
            </w:r>
          </w:p>
        </w:tc>
      </w:tr>
      <w:tr w:rsidR="000A5062" w:rsidRPr="00EF56AC" w14:paraId="4EBB8068" w14:textId="77777777" w:rsidTr="00CA6869">
        <w:trPr>
          <w:cantSplit/>
          <w:trHeight w:val="432"/>
        </w:trPr>
        <w:tc>
          <w:tcPr>
            <w:tcW w:w="5315" w:type="dxa"/>
            <w:tcBorders>
              <w:top w:val="threeDEmboss" w:sz="6" w:space="0" w:color="auto"/>
              <w:left w:val="threeDEmboss" w:sz="6" w:space="0" w:color="auto"/>
              <w:bottom w:val="single" w:sz="6" w:space="0" w:color="auto"/>
              <w:right w:val="single" w:sz="6" w:space="0" w:color="auto"/>
            </w:tcBorders>
            <w:shd w:val="clear" w:color="auto" w:fill="auto"/>
          </w:tcPr>
          <w:p w14:paraId="0DCC45FE" w14:textId="799F85FF" w:rsidR="000A5062" w:rsidRPr="00A759A3" w:rsidRDefault="000A5062" w:rsidP="000A5062">
            <w:pPr>
              <w:pStyle w:val="TableField-Left"/>
              <w:rPr>
                <w:rFonts w:ascii="Calibri Light" w:hAnsi="Calibri Light" w:cs="Arial"/>
              </w:rPr>
            </w:pPr>
            <w:r w:rsidRPr="00A759A3">
              <w:rPr>
                <w:rFonts w:ascii="Calibri Light" w:hAnsi="Calibri Light" w:cs="Arial"/>
              </w:rPr>
              <w:t>The IVR shall enable an authorized caller to opt-out of CCA for an account based on eligibility.</w:t>
            </w:r>
            <w:r w:rsidRPr="00A759A3">
              <w:rPr>
                <w:rFonts w:ascii="Calibri Light" w:hAnsi="Calibri Light" w:cs="Arial"/>
              </w:rPr>
              <w:br/>
            </w:r>
            <w:r w:rsidRPr="00A759A3">
              <w:rPr>
                <w:rFonts w:ascii="Calibri Light" w:hAnsi="Calibri Light" w:cs="Arial"/>
              </w:rPr>
              <w:br/>
              <w:t>The IVR shall have the ability for an authorized caller to cancel a pending CCA opt-out.</w:t>
            </w:r>
          </w:p>
        </w:tc>
        <w:tc>
          <w:tcPr>
            <w:tcW w:w="1618" w:type="dxa"/>
            <w:tcBorders>
              <w:top w:val="threeDEmboss" w:sz="6" w:space="0" w:color="auto"/>
              <w:left w:val="single" w:sz="6" w:space="0" w:color="auto"/>
              <w:bottom w:val="single" w:sz="6" w:space="0" w:color="auto"/>
              <w:right w:val="single" w:sz="6" w:space="0" w:color="auto"/>
            </w:tcBorders>
            <w:shd w:val="clear" w:color="auto" w:fill="auto"/>
          </w:tcPr>
          <w:p w14:paraId="70A5DB1E" w14:textId="77E48E34" w:rsidR="000A5062" w:rsidRPr="00A759A3" w:rsidRDefault="000A5062" w:rsidP="000A5062">
            <w:pPr>
              <w:pStyle w:val="TableField-Left"/>
              <w:rPr>
                <w:rFonts w:ascii="Calibri Light" w:hAnsi="Calibri Light" w:cs="Arial"/>
              </w:rPr>
            </w:pPr>
            <w:r w:rsidRPr="00A759A3">
              <w:rPr>
                <w:rFonts w:ascii="Calibri Light" w:hAnsi="Calibri Light" w:cs="Arial"/>
              </w:rPr>
              <w:t>Medium</w:t>
            </w:r>
          </w:p>
        </w:tc>
        <w:tc>
          <w:tcPr>
            <w:tcW w:w="2535" w:type="dxa"/>
            <w:tcBorders>
              <w:top w:val="threeDEmboss" w:sz="6" w:space="0" w:color="auto"/>
              <w:left w:val="single" w:sz="6" w:space="0" w:color="auto"/>
              <w:bottom w:val="single" w:sz="6" w:space="0" w:color="auto"/>
              <w:right w:val="threeDEmboss" w:sz="6" w:space="0" w:color="auto"/>
            </w:tcBorders>
            <w:shd w:val="clear" w:color="auto" w:fill="auto"/>
          </w:tcPr>
          <w:p w14:paraId="25D3F06E" w14:textId="163069CA" w:rsidR="000A5062" w:rsidRPr="00A759A3" w:rsidRDefault="000A5062" w:rsidP="000A5062">
            <w:pPr>
              <w:pStyle w:val="TableField-Left"/>
              <w:rPr>
                <w:rFonts w:ascii="Calibri Light" w:hAnsi="Calibri Light" w:cs="Arial"/>
              </w:rPr>
            </w:pPr>
            <w:r w:rsidRPr="00A759A3">
              <w:rPr>
                <w:rFonts w:ascii="Calibri Light" w:hAnsi="Calibri Light" w:cs="Arial"/>
              </w:rPr>
              <w:t>I-CIM-CS-13 - Opt Out</w:t>
            </w:r>
          </w:p>
        </w:tc>
      </w:tr>
      <w:tr w:rsidR="000A5062" w:rsidRPr="00EF56AC" w14:paraId="089B7EFC" w14:textId="77777777" w:rsidTr="00CA6869">
        <w:trPr>
          <w:cantSplit/>
          <w:trHeight w:val="432"/>
        </w:trPr>
        <w:tc>
          <w:tcPr>
            <w:tcW w:w="5315" w:type="dxa"/>
            <w:tcBorders>
              <w:top w:val="threeDEmboss" w:sz="6" w:space="0" w:color="auto"/>
              <w:left w:val="threeDEmboss" w:sz="6" w:space="0" w:color="auto"/>
              <w:bottom w:val="single" w:sz="6" w:space="0" w:color="auto"/>
              <w:right w:val="single" w:sz="6" w:space="0" w:color="auto"/>
            </w:tcBorders>
            <w:shd w:val="clear" w:color="auto" w:fill="auto"/>
          </w:tcPr>
          <w:p w14:paraId="5D4DCE7D" w14:textId="5A571876" w:rsidR="000A5062" w:rsidRPr="00A759A3" w:rsidRDefault="000A5062" w:rsidP="000A5062">
            <w:pPr>
              <w:pStyle w:val="TableField-Left"/>
              <w:rPr>
                <w:rFonts w:ascii="Calibri Light" w:hAnsi="Calibri Light" w:cs="Arial"/>
              </w:rPr>
            </w:pPr>
            <w:r w:rsidRPr="00A759A3">
              <w:rPr>
                <w:rFonts w:ascii="Calibri Light" w:hAnsi="Calibri Light" w:cs="Arial"/>
              </w:rPr>
              <w:lastRenderedPageBreak/>
              <w:t>The IVR shall be able to determine if the account identified has a pending HEAP pledge.</w:t>
            </w:r>
            <w:r w:rsidRPr="00A759A3">
              <w:rPr>
                <w:rFonts w:ascii="Calibri Light" w:hAnsi="Calibri Light" w:cs="Arial"/>
              </w:rPr>
              <w:br/>
            </w:r>
            <w:r w:rsidRPr="00A759A3">
              <w:rPr>
                <w:rFonts w:ascii="Calibri Light" w:hAnsi="Calibri Light" w:cs="Arial"/>
              </w:rPr>
              <w:br/>
              <w:t>The IVR shall enable a caller to submit a HEAP pledge for an account based on eligibility (pin, agent ANI and agent agency).</w:t>
            </w:r>
          </w:p>
        </w:tc>
        <w:tc>
          <w:tcPr>
            <w:tcW w:w="1618" w:type="dxa"/>
            <w:tcBorders>
              <w:top w:val="threeDEmboss" w:sz="6" w:space="0" w:color="auto"/>
              <w:left w:val="single" w:sz="6" w:space="0" w:color="auto"/>
              <w:bottom w:val="single" w:sz="6" w:space="0" w:color="auto"/>
              <w:right w:val="single" w:sz="6" w:space="0" w:color="auto"/>
            </w:tcBorders>
            <w:shd w:val="clear" w:color="auto" w:fill="auto"/>
          </w:tcPr>
          <w:p w14:paraId="0CF76E23" w14:textId="5A525BE7" w:rsidR="000A5062" w:rsidRPr="00A759A3" w:rsidRDefault="000A5062" w:rsidP="000A5062">
            <w:pPr>
              <w:pStyle w:val="TableField-Left"/>
              <w:rPr>
                <w:rFonts w:ascii="Calibri Light" w:hAnsi="Calibri Light" w:cs="Arial"/>
              </w:rPr>
            </w:pPr>
            <w:r w:rsidRPr="00A759A3">
              <w:rPr>
                <w:rFonts w:ascii="Calibri Light" w:hAnsi="Calibri Light" w:cs="Arial"/>
              </w:rPr>
              <w:t>Medium</w:t>
            </w:r>
          </w:p>
        </w:tc>
        <w:tc>
          <w:tcPr>
            <w:tcW w:w="2535" w:type="dxa"/>
            <w:tcBorders>
              <w:top w:val="threeDEmboss" w:sz="6" w:space="0" w:color="auto"/>
              <w:left w:val="single" w:sz="6" w:space="0" w:color="auto"/>
              <w:bottom w:val="single" w:sz="6" w:space="0" w:color="auto"/>
              <w:right w:val="threeDEmboss" w:sz="6" w:space="0" w:color="auto"/>
            </w:tcBorders>
            <w:shd w:val="clear" w:color="auto" w:fill="auto"/>
          </w:tcPr>
          <w:p w14:paraId="0B48F2E9" w14:textId="249CA27C" w:rsidR="000A5062" w:rsidRPr="00A759A3" w:rsidRDefault="000A5062" w:rsidP="000A5062">
            <w:pPr>
              <w:pStyle w:val="TableField-Left"/>
              <w:rPr>
                <w:rFonts w:ascii="Calibri Light" w:hAnsi="Calibri Light" w:cs="Arial"/>
              </w:rPr>
            </w:pPr>
            <w:r w:rsidRPr="00A759A3">
              <w:rPr>
                <w:rFonts w:ascii="Calibri Light" w:hAnsi="Calibri Light" w:cs="Arial"/>
              </w:rPr>
              <w:t>I-CIM-CS-13 - Submit Pledge</w:t>
            </w:r>
          </w:p>
        </w:tc>
      </w:tr>
      <w:tr w:rsidR="000A5062" w:rsidRPr="00EF56AC" w14:paraId="2DD1A24D" w14:textId="77777777" w:rsidTr="00CA6869">
        <w:trPr>
          <w:cantSplit/>
          <w:trHeight w:val="432"/>
        </w:trPr>
        <w:tc>
          <w:tcPr>
            <w:tcW w:w="5315" w:type="dxa"/>
            <w:tcBorders>
              <w:top w:val="threeDEmboss" w:sz="6" w:space="0" w:color="auto"/>
              <w:left w:val="threeDEmboss" w:sz="6" w:space="0" w:color="auto"/>
              <w:bottom w:val="single" w:sz="6" w:space="0" w:color="auto"/>
              <w:right w:val="single" w:sz="6" w:space="0" w:color="auto"/>
            </w:tcBorders>
            <w:shd w:val="clear" w:color="auto" w:fill="auto"/>
          </w:tcPr>
          <w:p w14:paraId="7FD55F5B" w14:textId="2812224D" w:rsidR="000A5062" w:rsidRPr="00A759A3" w:rsidRDefault="000A5062" w:rsidP="000A5062">
            <w:pPr>
              <w:pStyle w:val="TableField-Left"/>
              <w:rPr>
                <w:rFonts w:ascii="Calibri Light" w:hAnsi="Calibri Light" w:cs="Arial"/>
              </w:rPr>
            </w:pPr>
            <w:r w:rsidRPr="00A759A3">
              <w:rPr>
                <w:rFonts w:ascii="Calibri Light" w:hAnsi="Calibri Light" w:cs="Arial"/>
              </w:rPr>
              <w:t>The IVR shall enable an authorized caller to recertify for CARE if they are currently on FERA.</w:t>
            </w:r>
            <w:r w:rsidRPr="00A759A3">
              <w:rPr>
                <w:rFonts w:ascii="Calibri Light" w:hAnsi="Calibri Light" w:cs="Arial"/>
              </w:rPr>
              <w:br/>
            </w:r>
            <w:r w:rsidRPr="00A759A3">
              <w:rPr>
                <w:rFonts w:ascii="Calibri Light" w:hAnsi="Calibri Light" w:cs="Arial"/>
              </w:rPr>
              <w:br/>
              <w:t xml:space="preserve">The IVR shall enable an authorized caller to </w:t>
            </w:r>
            <w:proofErr w:type="spellStart"/>
            <w:r w:rsidRPr="00A759A3">
              <w:rPr>
                <w:rFonts w:ascii="Calibri Light" w:hAnsi="Calibri Light" w:cs="Arial"/>
              </w:rPr>
              <w:t>unenroll</w:t>
            </w:r>
            <w:proofErr w:type="spellEnd"/>
            <w:r w:rsidRPr="00A759A3">
              <w:rPr>
                <w:rFonts w:ascii="Calibri Light" w:hAnsi="Calibri Light" w:cs="Arial"/>
              </w:rPr>
              <w:t xml:space="preserve"> from FERA</w:t>
            </w:r>
            <w:r w:rsidRPr="00A759A3">
              <w:rPr>
                <w:rFonts w:ascii="Calibri Light" w:hAnsi="Calibri Light" w:cs="Arial"/>
              </w:rPr>
              <w:br/>
            </w:r>
            <w:r w:rsidRPr="00A759A3">
              <w:rPr>
                <w:rFonts w:ascii="Calibri Light" w:hAnsi="Calibri Light" w:cs="Arial"/>
              </w:rPr>
              <w:br/>
              <w:t>The IVR shall enable an authorized caller to check the status of their CARE enrollment.</w:t>
            </w:r>
            <w:r w:rsidRPr="00A759A3">
              <w:rPr>
                <w:rFonts w:ascii="Calibri Light" w:hAnsi="Calibri Light" w:cs="Arial"/>
              </w:rPr>
              <w:br/>
            </w:r>
            <w:r w:rsidRPr="00A759A3">
              <w:rPr>
                <w:rFonts w:ascii="Calibri Light" w:hAnsi="Calibri Light" w:cs="Arial"/>
              </w:rPr>
              <w:br/>
              <w:t xml:space="preserve">The IVR shall enable an authorized caller to </w:t>
            </w:r>
            <w:proofErr w:type="spellStart"/>
            <w:r w:rsidRPr="00A759A3">
              <w:rPr>
                <w:rFonts w:ascii="Calibri Light" w:hAnsi="Calibri Light" w:cs="Arial"/>
              </w:rPr>
              <w:t>unenroll</w:t>
            </w:r>
            <w:proofErr w:type="spellEnd"/>
            <w:r w:rsidRPr="00A759A3">
              <w:rPr>
                <w:rFonts w:ascii="Calibri Light" w:hAnsi="Calibri Light" w:cs="Arial"/>
              </w:rPr>
              <w:t xml:space="preserve"> from CARE</w:t>
            </w:r>
            <w:r w:rsidRPr="00A759A3">
              <w:rPr>
                <w:rFonts w:ascii="Calibri Light" w:hAnsi="Calibri Light" w:cs="Arial"/>
              </w:rPr>
              <w:br/>
            </w:r>
            <w:r w:rsidRPr="00A759A3">
              <w:rPr>
                <w:rFonts w:ascii="Calibri Light" w:hAnsi="Calibri Light" w:cs="Arial"/>
              </w:rPr>
              <w:br/>
              <w:t>The IVR shall enable an authorized caller to enroll in CARE if they are eligible.</w:t>
            </w:r>
            <w:r w:rsidRPr="00A759A3">
              <w:rPr>
                <w:rFonts w:ascii="Calibri Light" w:hAnsi="Calibri Light" w:cs="Arial"/>
              </w:rPr>
              <w:br/>
            </w:r>
            <w:r w:rsidRPr="00A759A3">
              <w:rPr>
                <w:rFonts w:ascii="Calibri Light" w:hAnsi="Calibri Light" w:cs="Arial"/>
              </w:rPr>
              <w:br/>
              <w:t>The IVR shall enable an authorized caller to enter information to determine if they are eligible to enroll in CARE.</w:t>
            </w:r>
            <w:r w:rsidRPr="00A759A3">
              <w:rPr>
                <w:rFonts w:ascii="Calibri Light" w:hAnsi="Calibri Light" w:cs="Arial"/>
              </w:rPr>
              <w:br/>
            </w:r>
            <w:r w:rsidRPr="00A759A3">
              <w:rPr>
                <w:rFonts w:ascii="Calibri Light" w:hAnsi="Calibri Light" w:cs="Arial"/>
              </w:rPr>
              <w:br/>
              <w:t>The IVR shall enable an authorized caller to recertify for CARE.</w:t>
            </w:r>
            <w:r w:rsidRPr="00A759A3">
              <w:rPr>
                <w:rFonts w:ascii="Calibri Light" w:hAnsi="Calibri Light" w:cs="Arial"/>
              </w:rPr>
              <w:br/>
            </w:r>
            <w:r w:rsidRPr="00A759A3">
              <w:rPr>
                <w:rFonts w:ascii="Calibri Light" w:hAnsi="Calibri Light" w:cs="Arial"/>
              </w:rPr>
              <w:br/>
              <w:t>The IVR shall enable an authorized caller to check the status of their recertification application for CARE.</w:t>
            </w:r>
            <w:r w:rsidRPr="00A759A3">
              <w:rPr>
                <w:rFonts w:ascii="Calibri Light" w:hAnsi="Calibri Light" w:cs="Arial"/>
              </w:rPr>
              <w:br/>
            </w:r>
            <w:r w:rsidRPr="00A759A3">
              <w:rPr>
                <w:rFonts w:ascii="Calibri Light" w:hAnsi="Calibri Light" w:cs="Arial"/>
              </w:rPr>
              <w:br/>
              <w:t>The IVR shall enable an authorized caller to apply for FERA when they are not eligible for CARE.</w:t>
            </w:r>
            <w:r w:rsidRPr="00A759A3">
              <w:rPr>
                <w:rFonts w:ascii="Calibri Light" w:hAnsi="Calibri Light" w:cs="Arial"/>
              </w:rPr>
              <w:br/>
            </w:r>
            <w:r w:rsidRPr="00A759A3">
              <w:rPr>
                <w:rFonts w:ascii="Calibri Light" w:hAnsi="Calibri Light" w:cs="Arial"/>
              </w:rPr>
              <w:br/>
              <w:t>The IVR shall enable an authorized caller to enter information to determine if they are eligible to enroll in FERA when they are not eligible for CARE.</w:t>
            </w:r>
            <w:r w:rsidRPr="00A759A3">
              <w:rPr>
                <w:rFonts w:ascii="Calibri Light" w:hAnsi="Calibri Light" w:cs="Arial"/>
              </w:rPr>
              <w:br/>
            </w:r>
            <w:r w:rsidRPr="00A759A3">
              <w:rPr>
                <w:rFonts w:ascii="Calibri Light" w:hAnsi="Calibri Light" w:cs="Arial"/>
              </w:rPr>
              <w:br/>
              <w:t>The IVR shall enable an authorized caller to apply for FERA if they are no longer eligible for CARE.</w:t>
            </w:r>
            <w:r w:rsidRPr="00A759A3">
              <w:rPr>
                <w:rFonts w:ascii="Calibri Light" w:hAnsi="Calibri Light" w:cs="Arial"/>
              </w:rPr>
              <w:br/>
            </w:r>
            <w:r w:rsidRPr="00A759A3">
              <w:rPr>
                <w:rFonts w:ascii="Calibri Light" w:hAnsi="Calibri Light" w:cs="Arial"/>
              </w:rPr>
              <w:br/>
              <w:t>The IVR shall enable an authorized caller to check the status of their FERA enrollment.</w:t>
            </w:r>
          </w:p>
        </w:tc>
        <w:tc>
          <w:tcPr>
            <w:tcW w:w="1618" w:type="dxa"/>
            <w:tcBorders>
              <w:top w:val="threeDEmboss" w:sz="6" w:space="0" w:color="auto"/>
              <w:left w:val="single" w:sz="6" w:space="0" w:color="auto"/>
              <w:bottom w:val="single" w:sz="6" w:space="0" w:color="auto"/>
              <w:right w:val="single" w:sz="6" w:space="0" w:color="auto"/>
            </w:tcBorders>
            <w:shd w:val="clear" w:color="auto" w:fill="auto"/>
          </w:tcPr>
          <w:p w14:paraId="37B81A0C" w14:textId="5ABAA0BD" w:rsidR="000A5062" w:rsidRPr="00EF56AC" w:rsidRDefault="000A5062" w:rsidP="000A5062">
            <w:pPr>
              <w:pStyle w:val="TableField-Left"/>
              <w:rPr>
                <w:rFonts w:ascii="Calibri Light" w:hAnsi="Calibri Light" w:cs="Arial"/>
              </w:rPr>
            </w:pPr>
            <w:r w:rsidRPr="00A759A3">
              <w:rPr>
                <w:rFonts w:ascii="Calibri Light" w:hAnsi="Calibri Light" w:cs="Arial"/>
              </w:rPr>
              <w:t>Medium</w:t>
            </w:r>
          </w:p>
        </w:tc>
        <w:tc>
          <w:tcPr>
            <w:tcW w:w="2535" w:type="dxa"/>
            <w:tcBorders>
              <w:top w:val="threeDEmboss" w:sz="6" w:space="0" w:color="auto"/>
              <w:left w:val="single" w:sz="6" w:space="0" w:color="auto"/>
              <w:bottom w:val="single" w:sz="6" w:space="0" w:color="auto"/>
              <w:right w:val="threeDEmboss" w:sz="6" w:space="0" w:color="auto"/>
            </w:tcBorders>
            <w:shd w:val="clear" w:color="auto" w:fill="auto"/>
          </w:tcPr>
          <w:p w14:paraId="2CCC1F18" w14:textId="44B5586A" w:rsidR="000A5062" w:rsidRPr="00EF56AC" w:rsidRDefault="000A5062" w:rsidP="000A5062">
            <w:pPr>
              <w:pStyle w:val="TableField-Left"/>
              <w:rPr>
                <w:rFonts w:ascii="Calibri Light" w:hAnsi="Calibri Light" w:cs="Arial"/>
              </w:rPr>
            </w:pPr>
            <w:r w:rsidRPr="00A759A3">
              <w:rPr>
                <w:rFonts w:ascii="Calibri Light" w:hAnsi="Calibri Light" w:cs="Arial"/>
              </w:rPr>
              <w:t>I-PP-02 - Web Service to Enroll/De-enroll in/from CARE &amp; FERA programs</w:t>
            </w:r>
          </w:p>
        </w:tc>
      </w:tr>
      <w:tr w:rsidR="000A5062" w:rsidRPr="00EF56AC" w14:paraId="227DDB9D" w14:textId="77777777" w:rsidTr="00CA6869">
        <w:trPr>
          <w:cantSplit/>
          <w:trHeight w:val="432"/>
        </w:trPr>
        <w:tc>
          <w:tcPr>
            <w:tcW w:w="5315" w:type="dxa"/>
            <w:tcBorders>
              <w:top w:val="threeDEmboss" w:sz="6" w:space="0" w:color="auto"/>
              <w:left w:val="threeDEmboss" w:sz="6" w:space="0" w:color="auto"/>
              <w:bottom w:val="single" w:sz="6" w:space="0" w:color="auto"/>
              <w:right w:val="single" w:sz="6" w:space="0" w:color="auto"/>
            </w:tcBorders>
            <w:shd w:val="clear" w:color="auto" w:fill="auto"/>
          </w:tcPr>
          <w:p w14:paraId="5E4C41DB" w14:textId="7C0DA79B" w:rsidR="000A5062" w:rsidRPr="00A759A3" w:rsidRDefault="000A5062" w:rsidP="000A5062">
            <w:pPr>
              <w:pStyle w:val="TableField-Left"/>
              <w:rPr>
                <w:rFonts w:ascii="Calibri Light" w:hAnsi="Calibri Light" w:cs="Arial"/>
              </w:rPr>
            </w:pPr>
            <w:r w:rsidRPr="00A759A3">
              <w:rPr>
                <w:rFonts w:ascii="Calibri Light" w:hAnsi="Calibri Light" w:cs="Arial"/>
              </w:rPr>
              <w:t>The IVR shall enable an authorized caller to enroll in Direct Pay/Auto Pay if BP is not flagged as Cash Only</w:t>
            </w:r>
            <w:r w:rsidRPr="00A759A3">
              <w:rPr>
                <w:rFonts w:ascii="Calibri Light" w:hAnsi="Calibri Light" w:cs="Arial"/>
              </w:rPr>
              <w:br/>
            </w:r>
            <w:r w:rsidRPr="00A759A3">
              <w:rPr>
                <w:rFonts w:ascii="Calibri Light" w:hAnsi="Calibri Light" w:cs="Arial"/>
              </w:rPr>
              <w:br/>
              <w:t xml:space="preserve">The IVR shall enable an authorized user to </w:t>
            </w:r>
            <w:proofErr w:type="spellStart"/>
            <w:r w:rsidRPr="00A759A3">
              <w:rPr>
                <w:rFonts w:ascii="Calibri Light" w:hAnsi="Calibri Light" w:cs="Arial"/>
              </w:rPr>
              <w:t>unenroll</w:t>
            </w:r>
            <w:proofErr w:type="spellEnd"/>
            <w:r w:rsidRPr="00A759A3">
              <w:rPr>
                <w:rFonts w:ascii="Calibri Light" w:hAnsi="Calibri Light" w:cs="Arial"/>
              </w:rPr>
              <w:t xml:space="preserve"> from Direct Pay/Auto Pay</w:t>
            </w:r>
            <w:r w:rsidRPr="00A759A3">
              <w:rPr>
                <w:rFonts w:ascii="Calibri Light" w:hAnsi="Calibri Light" w:cs="Arial"/>
              </w:rPr>
              <w:br/>
            </w:r>
            <w:r w:rsidRPr="00A759A3">
              <w:rPr>
                <w:rFonts w:ascii="Calibri Light" w:hAnsi="Calibri Light" w:cs="Arial"/>
              </w:rPr>
              <w:br/>
              <w:t>The IVR shall enable an authorized caller to update their checking account and routing information for Direct Pay/Auto Pay</w:t>
            </w:r>
            <w:r w:rsidRPr="00A759A3">
              <w:rPr>
                <w:rFonts w:ascii="Calibri Light" w:hAnsi="Calibri Light" w:cs="Arial"/>
              </w:rPr>
              <w:br/>
            </w:r>
            <w:r w:rsidRPr="00A759A3">
              <w:rPr>
                <w:rFonts w:ascii="Calibri Light" w:hAnsi="Calibri Light" w:cs="Arial"/>
              </w:rPr>
              <w:br/>
              <w:t>The IVR shall have the ability to know if the customer is enrolled in direct pay or is in the enrollment process.</w:t>
            </w:r>
          </w:p>
        </w:tc>
        <w:tc>
          <w:tcPr>
            <w:tcW w:w="1618" w:type="dxa"/>
            <w:tcBorders>
              <w:top w:val="threeDEmboss" w:sz="6" w:space="0" w:color="auto"/>
              <w:left w:val="single" w:sz="6" w:space="0" w:color="auto"/>
              <w:bottom w:val="single" w:sz="6" w:space="0" w:color="auto"/>
              <w:right w:val="single" w:sz="6" w:space="0" w:color="auto"/>
            </w:tcBorders>
            <w:shd w:val="clear" w:color="auto" w:fill="auto"/>
          </w:tcPr>
          <w:p w14:paraId="2E875F41" w14:textId="32E3E1FE" w:rsidR="000A5062" w:rsidRPr="00A759A3" w:rsidRDefault="000A5062" w:rsidP="000A5062">
            <w:pPr>
              <w:pStyle w:val="TableField-Left"/>
              <w:rPr>
                <w:rFonts w:ascii="Calibri Light" w:hAnsi="Calibri Light" w:cs="Arial"/>
              </w:rPr>
            </w:pPr>
            <w:r w:rsidRPr="00A759A3">
              <w:rPr>
                <w:rFonts w:ascii="Calibri Light" w:hAnsi="Calibri Light" w:cs="Arial"/>
              </w:rPr>
              <w:t>Medium</w:t>
            </w:r>
          </w:p>
        </w:tc>
        <w:tc>
          <w:tcPr>
            <w:tcW w:w="2535" w:type="dxa"/>
            <w:tcBorders>
              <w:top w:val="threeDEmboss" w:sz="6" w:space="0" w:color="auto"/>
              <w:left w:val="single" w:sz="6" w:space="0" w:color="auto"/>
              <w:bottom w:val="single" w:sz="6" w:space="0" w:color="auto"/>
              <w:right w:val="threeDEmboss" w:sz="6" w:space="0" w:color="auto"/>
            </w:tcBorders>
            <w:shd w:val="clear" w:color="auto" w:fill="auto"/>
          </w:tcPr>
          <w:p w14:paraId="1A5DFB49" w14:textId="6B618A56" w:rsidR="000A5062" w:rsidRPr="00A759A3" w:rsidRDefault="000A5062" w:rsidP="000A5062">
            <w:pPr>
              <w:pStyle w:val="TableField-Left"/>
              <w:rPr>
                <w:rFonts w:ascii="Calibri Light" w:hAnsi="Calibri Light" w:cs="Arial"/>
              </w:rPr>
            </w:pPr>
            <w:r w:rsidRPr="00A759A3">
              <w:rPr>
                <w:rFonts w:ascii="Calibri Light" w:hAnsi="Calibri Light" w:cs="Arial"/>
              </w:rPr>
              <w:t>I-PY-FI-09 - Eligibility and Enroll Customer from SCE.COM/IVR into Direct Pay</w:t>
            </w:r>
          </w:p>
        </w:tc>
      </w:tr>
    </w:tbl>
    <w:p w14:paraId="5894D482" w14:textId="716A3D5B" w:rsidR="006333A4" w:rsidRPr="006B24F0" w:rsidRDefault="006333A4" w:rsidP="00554DB4">
      <w:pPr>
        <w:pStyle w:val="Heading3"/>
        <w:keepNext/>
        <w:numPr>
          <w:ilvl w:val="2"/>
          <w:numId w:val="8"/>
        </w:numPr>
        <w:tabs>
          <w:tab w:val="left" w:pos="1440"/>
        </w:tabs>
        <w:spacing w:before="120" w:after="120"/>
        <w:ind w:left="1440" w:hanging="900"/>
        <w:rPr>
          <w:rFonts w:ascii="Calibri Light" w:hAnsi="Calibri Light"/>
        </w:rPr>
      </w:pPr>
      <w:bookmarkStart w:id="556" w:name="_Toc516668676"/>
      <w:r w:rsidRPr="006B24F0">
        <w:rPr>
          <w:rFonts w:ascii="Calibri Light" w:hAnsi="Calibri Light"/>
        </w:rPr>
        <w:lastRenderedPageBreak/>
        <w:t>Conversion</w:t>
      </w:r>
      <w:bookmarkEnd w:id="550"/>
      <w:bookmarkEnd w:id="551"/>
      <w:bookmarkEnd w:id="552"/>
      <w:bookmarkEnd w:id="556"/>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6333A4" w:rsidRPr="006B24F0" w14:paraId="19AD766E" w14:textId="77777777" w:rsidTr="00E56150">
        <w:trPr>
          <w:cantSplit/>
          <w:trHeight w:val="432"/>
          <w:tblHeader/>
        </w:trPr>
        <w:tc>
          <w:tcPr>
            <w:tcW w:w="5868" w:type="dxa"/>
            <w:tcBorders>
              <w:top w:val="threeDEmboss" w:sz="6" w:space="0" w:color="auto"/>
              <w:bottom w:val="threeDEmboss" w:sz="6" w:space="0" w:color="auto"/>
            </w:tcBorders>
            <w:shd w:val="clear" w:color="auto" w:fill="F9FBAF"/>
            <w:vAlign w:val="center"/>
          </w:tcPr>
          <w:p w14:paraId="60A96102" w14:textId="77777777" w:rsidR="006333A4" w:rsidRPr="006B24F0" w:rsidRDefault="006333A4" w:rsidP="00E56150">
            <w:pPr>
              <w:pStyle w:val="TableHeader-Left"/>
              <w:rPr>
                <w:rFonts w:ascii="Calibri Light" w:hAnsi="Calibri Light" w:cs="Arial"/>
              </w:rPr>
            </w:pPr>
            <w:r>
              <w:rPr>
                <w:rFonts w:ascii="Calibri Light" w:hAnsi="Calibri Light" w:cs="Arial"/>
              </w:rPr>
              <w:t xml:space="preserve">Conversion Name &amp; </w:t>
            </w:r>
            <w:r w:rsidRPr="006B24F0">
              <w:rPr>
                <w:rFonts w:ascii="Calibri Light" w:hAnsi="Calibri Light" w:cs="Arial"/>
              </w:rPr>
              <w:t>Descripti</w:t>
            </w:r>
            <w:r>
              <w:rPr>
                <w:rFonts w:ascii="Calibri Light" w:hAnsi="Calibri Light" w:cs="Arial"/>
              </w:rPr>
              <w:t>on (List Requirements met by this Conversion</w:t>
            </w:r>
            <w:r w:rsidRPr="006B24F0">
              <w:rPr>
                <w:rFonts w:ascii="Calibri Light" w:hAnsi="Calibri Light" w:cs="Arial"/>
              </w:rPr>
              <w:t>)</w:t>
            </w:r>
          </w:p>
        </w:tc>
        <w:tc>
          <w:tcPr>
            <w:tcW w:w="1710" w:type="dxa"/>
            <w:tcBorders>
              <w:top w:val="threeDEmboss" w:sz="6" w:space="0" w:color="auto"/>
              <w:bottom w:val="threeDEmboss" w:sz="6" w:space="0" w:color="auto"/>
            </w:tcBorders>
            <w:shd w:val="clear" w:color="auto" w:fill="F9FBAF"/>
            <w:vAlign w:val="center"/>
          </w:tcPr>
          <w:p w14:paraId="5CFB6523" w14:textId="77777777" w:rsidR="006333A4" w:rsidRPr="006B24F0" w:rsidRDefault="006333A4" w:rsidP="00E56150">
            <w:pPr>
              <w:pStyle w:val="TableHeader-Left"/>
              <w:rPr>
                <w:rFonts w:ascii="Calibri Light" w:hAnsi="Calibri Light" w:cs="Arial"/>
              </w:rPr>
            </w:pPr>
            <w:r w:rsidRPr="006B24F0">
              <w:rPr>
                <w:rFonts w:ascii="Calibri Light" w:hAnsi="Calibri Light" w:cs="Arial"/>
              </w:rPr>
              <w:t xml:space="preserve">Complexity </w:t>
            </w:r>
          </w:p>
        </w:tc>
        <w:tc>
          <w:tcPr>
            <w:tcW w:w="1890" w:type="dxa"/>
            <w:tcBorders>
              <w:top w:val="threeDEmboss" w:sz="6" w:space="0" w:color="auto"/>
              <w:bottom w:val="threeDEmboss" w:sz="6" w:space="0" w:color="auto"/>
            </w:tcBorders>
            <w:shd w:val="clear" w:color="auto" w:fill="F9FBAF"/>
            <w:vAlign w:val="center"/>
          </w:tcPr>
          <w:p w14:paraId="3363E0A2" w14:textId="77777777" w:rsidR="006333A4" w:rsidRPr="006B24F0" w:rsidRDefault="006333A4" w:rsidP="00E56150">
            <w:pPr>
              <w:pStyle w:val="TableHeader-Left"/>
              <w:rPr>
                <w:rFonts w:ascii="Calibri Light" w:hAnsi="Calibri Light" w:cs="Arial"/>
              </w:rPr>
            </w:pPr>
            <w:r w:rsidRPr="006B24F0">
              <w:rPr>
                <w:rFonts w:ascii="Calibri Light" w:hAnsi="Calibri Light" w:cs="Arial"/>
              </w:rPr>
              <w:t>Reference ID</w:t>
            </w:r>
          </w:p>
        </w:tc>
      </w:tr>
      <w:tr w:rsidR="006333A4" w:rsidRPr="006B24F0" w14:paraId="604E54A6" w14:textId="77777777" w:rsidTr="00E56150">
        <w:trPr>
          <w:cantSplit/>
          <w:trHeight w:val="432"/>
        </w:trPr>
        <w:tc>
          <w:tcPr>
            <w:tcW w:w="5868" w:type="dxa"/>
            <w:tcBorders>
              <w:top w:val="threeDEmboss" w:sz="6" w:space="0" w:color="auto"/>
              <w:bottom w:val="single" w:sz="6" w:space="0" w:color="auto"/>
            </w:tcBorders>
            <w:vAlign w:val="center"/>
          </w:tcPr>
          <w:p w14:paraId="2EA509B1" w14:textId="605A053B" w:rsidR="006333A4" w:rsidRPr="006B24F0" w:rsidRDefault="0005481E" w:rsidP="00E56150">
            <w:pPr>
              <w:pStyle w:val="TableField-Left"/>
              <w:rPr>
                <w:rFonts w:ascii="Calibri Light" w:hAnsi="Calibri Light" w:cs="Arial"/>
              </w:rPr>
            </w:pPr>
            <w:r>
              <w:rPr>
                <w:rFonts w:ascii="Calibri Light" w:hAnsi="Calibri Light" w:cs="Arial"/>
              </w:rPr>
              <w:t>N/A</w:t>
            </w:r>
          </w:p>
        </w:tc>
        <w:tc>
          <w:tcPr>
            <w:tcW w:w="1710" w:type="dxa"/>
            <w:tcBorders>
              <w:top w:val="threeDEmboss" w:sz="6" w:space="0" w:color="auto"/>
              <w:bottom w:val="single" w:sz="6" w:space="0" w:color="auto"/>
            </w:tcBorders>
            <w:vAlign w:val="center"/>
          </w:tcPr>
          <w:p w14:paraId="0C7199D4" w14:textId="78879B72" w:rsidR="006333A4" w:rsidRPr="006B24F0" w:rsidRDefault="006333A4" w:rsidP="00E56150">
            <w:pPr>
              <w:pStyle w:val="TableField-Left"/>
              <w:rPr>
                <w:rFonts w:ascii="Calibri Light" w:hAnsi="Calibri Light" w:cs="Arial"/>
              </w:rPr>
            </w:pPr>
          </w:p>
        </w:tc>
        <w:tc>
          <w:tcPr>
            <w:tcW w:w="1890" w:type="dxa"/>
            <w:tcBorders>
              <w:top w:val="threeDEmboss" w:sz="6" w:space="0" w:color="auto"/>
              <w:bottom w:val="single" w:sz="6" w:space="0" w:color="auto"/>
            </w:tcBorders>
            <w:vAlign w:val="center"/>
          </w:tcPr>
          <w:p w14:paraId="7D271B46" w14:textId="05635DA7" w:rsidR="006333A4" w:rsidRPr="006B24F0" w:rsidRDefault="006333A4" w:rsidP="00E56150">
            <w:pPr>
              <w:pStyle w:val="TableField-Left"/>
              <w:rPr>
                <w:rFonts w:ascii="Calibri Light" w:hAnsi="Calibri Light" w:cs="Arial"/>
              </w:rPr>
            </w:pPr>
          </w:p>
        </w:tc>
      </w:tr>
    </w:tbl>
    <w:p w14:paraId="17CD1774" w14:textId="1AD4FA4B" w:rsidR="00554DB4" w:rsidRPr="00554DB4" w:rsidRDefault="006333A4" w:rsidP="00554DB4">
      <w:pPr>
        <w:pStyle w:val="Heading3"/>
        <w:keepNext/>
        <w:numPr>
          <w:ilvl w:val="2"/>
          <w:numId w:val="8"/>
        </w:numPr>
        <w:tabs>
          <w:tab w:val="left" w:pos="1440"/>
        </w:tabs>
        <w:spacing w:before="120" w:after="120"/>
        <w:ind w:left="1440" w:hanging="900"/>
        <w:rPr>
          <w:rFonts w:ascii="Calibri Light" w:hAnsi="Calibri Light"/>
        </w:rPr>
      </w:pPr>
      <w:bookmarkStart w:id="557" w:name="_Toc406588326"/>
      <w:bookmarkStart w:id="558" w:name="_Toc491613839"/>
      <w:bookmarkStart w:id="559" w:name="_Toc506544830"/>
      <w:bookmarkStart w:id="560" w:name="_Toc516668677"/>
      <w:r>
        <w:rPr>
          <w:rFonts w:ascii="Calibri Light" w:hAnsi="Calibri Light"/>
        </w:rPr>
        <w:t>Extension/</w:t>
      </w:r>
      <w:r w:rsidRPr="006B24F0">
        <w:rPr>
          <w:rFonts w:ascii="Calibri Light" w:hAnsi="Calibri Light"/>
        </w:rPr>
        <w:t>Enhancements</w:t>
      </w:r>
      <w:bookmarkEnd w:id="557"/>
      <w:bookmarkEnd w:id="558"/>
      <w:bookmarkEnd w:id="559"/>
      <w:bookmarkEnd w:id="560"/>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554DB4" w:rsidRPr="006B24F0" w14:paraId="112EF7E3" w14:textId="77777777" w:rsidTr="00CA6869">
        <w:trPr>
          <w:cantSplit/>
          <w:trHeight w:val="432"/>
          <w:tblHeader/>
        </w:trPr>
        <w:tc>
          <w:tcPr>
            <w:tcW w:w="5868" w:type="dxa"/>
            <w:tcBorders>
              <w:top w:val="threeDEmboss" w:sz="6" w:space="0" w:color="auto"/>
              <w:bottom w:val="threeDEmboss" w:sz="6" w:space="0" w:color="auto"/>
            </w:tcBorders>
            <w:shd w:val="clear" w:color="auto" w:fill="F9FBAF"/>
            <w:vAlign w:val="center"/>
          </w:tcPr>
          <w:p w14:paraId="32098BAB" w14:textId="77777777" w:rsidR="00554DB4" w:rsidRPr="006B24F0" w:rsidRDefault="00554DB4" w:rsidP="00CA6869">
            <w:pPr>
              <w:pStyle w:val="TableHeader-Left"/>
              <w:rPr>
                <w:rFonts w:ascii="Calibri Light" w:hAnsi="Calibri Light" w:cs="Arial"/>
              </w:rPr>
            </w:pPr>
            <w:r>
              <w:rPr>
                <w:rFonts w:ascii="Calibri Light" w:hAnsi="Calibri Light" w:cs="Arial"/>
              </w:rPr>
              <w:t xml:space="preserve">Extension Name &amp; </w:t>
            </w:r>
            <w:r w:rsidRPr="006B24F0">
              <w:rPr>
                <w:rFonts w:ascii="Calibri Light" w:hAnsi="Calibri Light" w:cs="Arial"/>
              </w:rPr>
              <w:t>Descripti</w:t>
            </w:r>
            <w:r>
              <w:rPr>
                <w:rFonts w:ascii="Calibri Light" w:hAnsi="Calibri Light" w:cs="Arial"/>
              </w:rPr>
              <w:t>on (List Requirements met by this Extension</w:t>
            </w:r>
            <w:r w:rsidRPr="006B24F0">
              <w:rPr>
                <w:rFonts w:ascii="Calibri Light" w:hAnsi="Calibri Light" w:cs="Arial"/>
              </w:rPr>
              <w:t>)</w:t>
            </w:r>
          </w:p>
        </w:tc>
        <w:tc>
          <w:tcPr>
            <w:tcW w:w="1710" w:type="dxa"/>
            <w:tcBorders>
              <w:top w:val="threeDEmboss" w:sz="6" w:space="0" w:color="auto"/>
              <w:bottom w:val="threeDEmboss" w:sz="6" w:space="0" w:color="auto"/>
            </w:tcBorders>
            <w:shd w:val="clear" w:color="auto" w:fill="F9FBAF"/>
            <w:vAlign w:val="center"/>
          </w:tcPr>
          <w:p w14:paraId="333FE062" w14:textId="77777777" w:rsidR="00554DB4" w:rsidRPr="006B24F0" w:rsidRDefault="00554DB4" w:rsidP="00CA6869">
            <w:pPr>
              <w:pStyle w:val="TableHeader-Left"/>
              <w:rPr>
                <w:rFonts w:ascii="Calibri Light" w:hAnsi="Calibri Light" w:cs="Arial"/>
              </w:rPr>
            </w:pPr>
            <w:r w:rsidRPr="006B24F0">
              <w:rPr>
                <w:rFonts w:ascii="Calibri Light" w:hAnsi="Calibri Light" w:cs="Arial"/>
              </w:rPr>
              <w:t xml:space="preserve">Complexity </w:t>
            </w:r>
          </w:p>
        </w:tc>
        <w:tc>
          <w:tcPr>
            <w:tcW w:w="1890" w:type="dxa"/>
            <w:tcBorders>
              <w:top w:val="threeDEmboss" w:sz="6" w:space="0" w:color="auto"/>
              <w:bottom w:val="threeDEmboss" w:sz="6" w:space="0" w:color="auto"/>
            </w:tcBorders>
            <w:shd w:val="clear" w:color="auto" w:fill="F9FBAF"/>
            <w:vAlign w:val="center"/>
          </w:tcPr>
          <w:p w14:paraId="348FF175" w14:textId="77777777" w:rsidR="00554DB4" w:rsidRPr="006B24F0" w:rsidRDefault="00554DB4" w:rsidP="00CA6869">
            <w:pPr>
              <w:pStyle w:val="TableHeader-Left"/>
              <w:rPr>
                <w:rFonts w:ascii="Calibri Light" w:hAnsi="Calibri Light" w:cs="Arial"/>
              </w:rPr>
            </w:pPr>
            <w:r w:rsidRPr="006B24F0">
              <w:rPr>
                <w:rFonts w:ascii="Calibri Light" w:hAnsi="Calibri Light" w:cs="Arial"/>
              </w:rPr>
              <w:t>Reference ID</w:t>
            </w:r>
          </w:p>
        </w:tc>
      </w:tr>
      <w:tr w:rsidR="000A5062" w:rsidRPr="00554DB4" w14:paraId="737130C7" w14:textId="77777777" w:rsidTr="006328C6">
        <w:trPr>
          <w:cantSplit/>
          <w:trHeight w:val="432"/>
        </w:trPr>
        <w:tc>
          <w:tcPr>
            <w:tcW w:w="5868" w:type="dxa"/>
            <w:tcBorders>
              <w:top w:val="threeDEmboss" w:sz="6" w:space="0" w:color="auto"/>
              <w:left w:val="threeDEmboss" w:sz="6" w:space="0" w:color="auto"/>
              <w:bottom w:val="threeDEmboss" w:sz="6" w:space="0" w:color="auto"/>
              <w:right w:val="single" w:sz="6" w:space="0" w:color="auto"/>
            </w:tcBorders>
            <w:shd w:val="clear" w:color="auto" w:fill="auto"/>
          </w:tcPr>
          <w:p w14:paraId="4A9CD157" w14:textId="6846C99C" w:rsidR="000A5062" w:rsidRPr="00554DB4" w:rsidRDefault="000A5062" w:rsidP="000A5062">
            <w:pPr>
              <w:pStyle w:val="TableField-Left"/>
              <w:rPr>
                <w:rFonts w:ascii="Calibri Light" w:hAnsi="Calibri Light" w:cs="Arial"/>
              </w:rPr>
            </w:pPr>
            <w:r w:rsidRPr="00A759A3">
              <w:rPr>
                <w:rFonts w:ascii="Calibri Light" w:hAnsi="Calibri Light" w:cs="Arial"/>
              </w:rPr>
              <w:t>The IVR shall enable an authorized caller to enroll in SDP if they are eligible.</w:t>
            </w:r>
            <w:r w:rsidRPr="00A759A3">
              <w:rPr>
                <w:rFonts w:ascii="Calibri Light" w:hAnsi="Calibri Light" w:cs="Arial"/>
              </w:rPr>
              <w:br/>
            </w:r>
            <w:r w:rsidRPr="00A759A3">
              <w:rPr>
                <w:rFonts w:ascii="Calibri Light" w:hAnsi="Calibri Light" w:cs="Arial"/>
              </w:rPr>
              <w:br/>
              <w:t xml:space="preserve">The IVR shall enable an authorized caller to </w:t>
            </w:r>
            <w:proofErr w:type="spellStart"/>
            <w:r w:rsidRPr="00A759A3">
              <w:rPr>
                <w:rFonts w:ascii="Calibri Light" w:hAnsi="Calibri Light" w:cs="Arial"/>
              </w:rPr>
              <w:t>unenroll</w:t>
            </w:r>
            <w:proofErr w:type="spellEnd"/>
            <w:r w:rsidRPr="00A759A3">
              <w:rPr>
                <w:rFonts w:ascii="Calibri Light" w:hAnsi="Calibri Light" w:cs="Arial"/>
              </w:rPr>
              <w:t xml:space="preserve"> from SDP if they are eligible.</w:t>
            </w:r>
            <w:r w:rsidRPr="00A759A3">
              <w:rPr>
                <w:rFonts w:ascii="Calibri Light" w:hAnsi="Calibri Light" w:cs="Arial"/>
              </w:rPr>
              <w:br/>
            </w:r>
            <w:r w:rsidRPr="00A759A3">
              <w:rPr>
                <w:rFonts w:ascii="Calibri Light" w:hAnsi="Calibri Light" w:cs="Arial"/>
              </w:rPr>
              <w:br/>
              <w:t>The IVR shall enable an authorized caller to check the status of their SDP enrollment.</w:t>
            </w:r>
            <w:r w:rsidRPr="00A759A3">
              <w:rPr>
                <w:rFonts w:ascii="Calibri Light" w:hAnsi="Calibri Light" w:cs="Arial"/>
              </w:rPr>
              <w:br/>
            </w:r>
            <w:r w:rsidRPr="00A759A3">
              <w:rPr>
                <w:rFonts w:ascii="Calibri Light" w:hAnsi="Calibri Light" w:cs="Arial"/>
              </w:rPr>
              <w:br/>
              <w:t>The IVR shall enable an authorized caller to hear their current SDP participation settings (cycling % and override/non-override).</w:t>
            </w:r>
            <w:r w:rsidRPr="00A759A3">
              <w:rPr>
                <w:rFonts w:ascii="Calibri Light" w:hAnsi="Calibri Light" w:cs="Arial"/>
              </w:rPr>
              <w:br/>
            </w:r>
            <w:r w:rsidRPr="00A759A3">
              <w:rPr>
                <w:rFonts w:ascii="Calibri Light" w:hAnsi="Calibri Light" w:cs="Arial"/>
              </w:rPr>
              <w:br/>
              <w:t>The IVR shall enable an authorized caller to change their SDP cycling percentage if eligible.</w:t>
            </w:r>
            <w:r w:rsidRPr="00A759A3">
              <w:rPr>
                <w:rFonts w:ascii="Calibri Light" w:hAnsi="Calibri Light" w:cs="Arial"/>
              </w:rPr>
              <w:br/>
            </w:r>
            <w:r w:rsidRPr="00A759A3">
              <w:rPr>
                <w:rFonts w:ascii="Calibri Light" w:hAnsi="Calibri Light" w:cs="Arial"/>
              </w:rPr>
              <w:br/>
              <w:t xml:space="preserve">The IVR shall enable an authorized caller to change </w:t>
            </w:r>
            <w:r w:rsidR="00A759A3" w:rsidRPr="00A759A3">
              <w:rPr>
                <w:rFonts w:ascii="Calibri Light" w:hAnsi="Calibri Light" w:cs="Arial"/>
              </w:rPr>
              <w:t>their</w:t>
            </w:r>
            <w:r w:rsidRPr="00A759A3">
              <w:rPr>
                <w:rFonts w:ascii="Calibri Light" w:hAnsi="Calibri Light" w:cs="Arial"/>
              </w:rPr>
              <w:t xml:space="preserve"> SDP override option if eligible.</w:t>
            </w:r>
            <w:r w:rsidRPr="00A759A3">
              <w:rPr>
                <w:rFonts w:ascii="Calibri Light" w:hAnsi="Calibri Light" w:cs="Arial"/>
              </w:rPr>
              <w:br/>
            </w:r>
            <w:r w:rsidRPr="00A759A3">
              <w:rPr>
                <w:rFonts w:ascii="Calibri Light" w:hAnsi="Calibri Light" w:cs="Arial"/>
              </w:rPr>
              <w:br/>
              <w:t>The IVR shall be able to know if an account is enrolled in SDP or is pending SDP.</w:t>
            </w:r>
            <w:r w:rsidRPr="00A759A3">
              <w:rPr>
                <w:rFonts w:ascii="Calibri Light" w:hAnsi="Calibri Light" w:cs="Arial"/>
              </w:rPr>
              <w:br/>
            </w:r>
            <w:r w:rsidRPr="00A759A3">
              <w:rPr>
                <w:rFonts w:ascii="Calibri Light" w:hAnsi="Calibri Light" w:cs="Arial"/>
              </w:rPr>
              <w:br/>
              <w:t>The IVR shall be able to know if there is an SDP device at the account location and the device capabilities.</w:t>
            </w:r>
            <w:r w:rsidRPr="00A759A3">
              <w:rPr>
                <w:rFonts w:ascii="Calibri Light" w:hAnsi="Calibri Light" w:cs="Arial"/>
              </w:rPr>
              <w:br/>
            </w:r>
            <w:r w:rsidRPr="00A759A3">
              <w:rPr>
                <w:rFonts w:ascii="Calibri Light" w:hAnsi="Calibri Light" w:cs="Arial"/>
              </w:rPr>
              <w:br/>
              <w:t>The IVR shall advise the authorized caller if there is an active SDP event for one of their accounts.</w:t>
            </w:r>
            <w:r w:rsidRPr="00A759A3">
              <w:rPr>
                <w:rFonts w:ascii="Calibri Light" w:hAnsi="Calibri Light" w:cs="Arial"/>
              </w:rPr>
              <w:br/>
            </w:r>
            <w:r w:rsidRPr="00A759A3">
              <w:rPr>
                <w:rFonts w:ascii="Calibri Light" w:hAnsi="Calibri Light" w:cs="Arial"/>
              </w:rPr>
              <w:br/>
              <w:t>The IVR shall be able to advise the authorized caller when the active SDP event is expected to end for an account.</w:t>
            </w:r>
          </w:p>
        </w:tc>
        <w:tc>
          <w:tcPr>
            <w:tcW w:w="1710" w:type="dxa"/>
            <w:tcBorders>
              <w:top w:val="threeDEmboss" w:sz="6" w:space="0" w:color="auto"/>
              <w:left w:val="single" w:sz="6" w:space="0" w:color="auto"/>
              <w:bottom w:val="threeDEmboss" w:sz="6" w:space="0" w:color="auto"/>
              <w:right w:val="single" w:sz="6" w:space="0" w:color="auto"/>
            </w:tcBorders>
            <w:shd w:val="clear" w:color="auto" w:fill="auto"/>
          </w:tcPr>
          <w:p w14:paraId="7D17C6A0" w14:textId="10D6D454" w:rsidR="000A5062" w:rsidRPr="00554DB4" w:rsidRDefault="000A5062" w:rsidP="000A5062">
            <w:pPr>
              <w:pStyle w:val="TableField-Left"/>
              <w:rPr>
                <w:rFonts w:ascii="Calibri Light" w:hAnsi="Calibri Light" w:cs="Arial"/>
              </w:rPr>
            </w:pPr>
            <w:r w:rsidRPr="00A759A3">
              <w:rPr>
                <w:rFonts w:ascii="Calibri Light" w:hAnsi="Calibri Light" w:cs="Arial"/>
              </w:rPr>
              <w:t>Medium</w:t>
            </w:r>
          </w:p>
        </w:tc>
        <w:tc>
          <w:tcPr>
            <w:tcW w:w="1890" w:type="dxa"/>
            <w:tcBorders>
              <w:top w:val="threeDEmboss" w:sz="6" w:space="0" w:color="auto"/>
              <w:left w:val="single" w:sz="6" w:space="0" w:color="auto"/>
              <w:bottom w:val="threeDEmboss" w:sz="6" w:space="0" w:color="auto"/>
              <w:right w:val="threeDEmboss" w:sz="6" w:space="0" w:color="auto"/>
            </w:tcBorders>
            <w:shd w:val="clear" w:color="auto" w:fill="auto"/>
          </w:tcPr>
          <w:p w14:paraId="142BE808" w14:textId="1C9C50D7" w:rsidR="000A5062" w:rsidRPr="00A759A3" w:rsidRDefault="000A5062" w:rsidP="000A5062">
            <w:pPr>
              <w:rPr>
                <w:rFonts w:ascii="Calibri Light" w:eastAsia="MS Mincho" w:hAnsi="Calibri Light" w:cs="Arial"/>
                <w:sz w:val="20"/>
                <w:szCs w:val="20"/>
                <w:lang w:eastAsia="ja-JP"/>
              </w:rPr>
            </w:pPr>
            <w:r w:rsidRPr="00A759A3">
              <w:rPr>
                <w:rFonts w:ascii="Calibri Light" w:eastAsia="MS Mincho" w:hAnsi="Calibri Light" w:cs="Arial"/>
                <w:sz w:val="20"/>
                <w:szCs w:val="20"/>
                <w:lang w:eastAsia="ja-JP"/>
              </w:rPr>
              <w:t>E-PP-02 - Enroll/De-enroll in/from SDP Residential &amp; Commercial Programs</w:t>
            </w:r>
          </w:p>
        </w:tc>
      </w:tr>
      <w:tr w:rsidR="000A5062" w:rsidRPr="00554DB4" w14:paraId="23543B85" w14:textId="77777777" w:rsidTr="00CA6869">
        <w:trPr>
          <w:cantSplit/>
          <w:trHeight w:val="432"/>
        </w:trPr>
        <w:tc>
          <w:tcPr>
            <w:tcW w:w="5868" w:type="dxa"/>
            <w:tcBorders>
              <w:top w:val="threeDEmboss" w:sz="6" w:space="0" w:color="auto"/>
              <w:left w:val="threeDEmboss" w:sz="6" w:space="0" w:color="auto"/>
              <w:bottom w:val="single" w:sz="6" w:space="0" w:color="auto"/>
              <w:right w:val="single" w:sz="6" w:space="0" w:color="auto"/>
            </w:tcBorders>
            <w:shd w:val="clear" w:color="auto" w:fill="auto"/>
          </w:tcPr>
          <w:p w14:paraId="452AD84C" w14:textId="33D61608" w:rsidR="000A5062" w:rsidRPr="0047080E" w:rsidRDefault="000A5062" w:rsidP="000A5062">
            <w:pPr>
              <w:pStyle w:val="TableField-Left"/>
              <w:rPr>
                <w:rFonts w:ascii="Calibri Light" w:hAnsi="Calibri Light" w:cs="Arial"/>
              </w:rPr>
            </w:pPr>
            <w:r w:rsidRPr="00A759A3">
              <w:rPr>
                <w:rFonts w:ascii="Calibri Light" w:hAnsi="Calibri Light" w:cs="Arial"/>
              </w:rPr>
              <w:t>The system shall be able to store the APA paper payment receipt number, amount paid and date paid received via IVR.</w:t>
            </w:r>
            <w:r w:rsidRPr="00A759A3">
              <w:rPr>
                <w:rFonts w:ascii="Calibri Light" w:hAnsi="Calibri Light" w:cs="Arial"/>
              </w:rPr>
              <w:br/>
            </w:r>
            <w:r w:rsidRPr="00A759A3">
              <w:rPr>
                <w:rFonts w:ascii="Calibri Light" w:hAnsi="Calibri Light" w:cs="Arial"/>
              </w:rPr>
              <w:br/>
              <w:t>The system shall be able to store the APA paper payment receipt number, amount paid and date paid received via agent entry in the system.</w:t>
            </w:r>
            <w:r w:rsidRPr="00A759A3">
              <w:rPr>
                <w:rFonts w:ascii="Calibri Light" w:hAnsi="Calibri Light" w:cs="Arial"/>
              </w:rPr>
              <w:br/>
            </w:r>
            <w:r w:rsidRPr="00A759A3">
              <w:rPr>
                <w:rFonts w:ascii="Calibri Light" w:hAnsi="Calibri Light" w:cs="Arial"/>
              </w:rPr>
              <w:br/>
              <w:t>The IVR shall be able to provide the caller the nearest APA locations to their account.</w:t>
            </w:r>
          </w:p>
        </w:tc>
        <w:tc>
          <w:tcPr>
            <w:tcW w:w="1710" w:type="dxa"/>
            <w:tcBorders>
              <w:top w:val="threeDEmboss" w:sz="6" w:space="0" w:color="auto"/>
              <w:left w:val="single" w:sz="6" w:space="0" w:color="auto"/>
              <w:bottom w:val="single" w:sz="6" w:space="0" w:color="auto"/>
              <w:right w:val="single" w:sz="6" w:space="0" w:color="auto"/>
            </w:tcBorders>
            <w:shd w:val="clear" w:color="auto" w:fill="auto"/>
          </w:tcPr>
          <w:p w14:paraId="17B8A365" w14:textId="37180726" w:rsidR="000A5062" w:rsidRPr="00554DB4" w:rsidRDefault="000A5062" w:rsidP="000A5062">
            <w:pPr>
              <w:pStyle w:val="TableField-Left"/>
              <w:rPr>
                <w:rFonts w:ascii="Calibri Light" w:hAnsi="Calibri Light" w:cs="Arial"/>
              </w:rPr>
            </w:pPr>
            <w:r w:rsidRPr="00A759A3">
              <w:rPr>
                <w:rFonts w:ascii="Calibri Light" w:hAnsi="Calibri Light" w:cs="Arial"/>
              </w:rPr>
              <w:t>Medium</w:t>
            </w:r>
          </w:p>
        </w:tc>
        <w:tc>
          <w:tcPr>
            <w:tcW w:w="1890" w:type="dxa"/>
            <w:tcBorders>
              <w:top w:val="threeDEmboss" w:sz="6" w:space="0" w:color="auto"/>
              <w:left w:val="single" w:sz="6" w:space="0" w:color="auto"/>
              <w:bottom w:val="single" w:sz="6" w:space="0" w:color="auto"/>
              <w:right w:val="threeDEmboss" w:sz="6" w:space="0" w:color="auto"/>
            </w:tcBorders>
            <w:shd w:val="clear" w:color="auto" w:fill="auto"/>
          </w:tcPr>
          <w:p w14:paraId="21610D9E" w14:textId="2FD71944" w:rsidR="000A5062" w:rsidRPr="00F740CD" w:rsidRDefault="000A5062" w:rsidP="000A5062">
            <w:pPr>
              <w:rPr>
                <w:rFonts w:ascii="Calibri Light" w:eastAsia="MS Mincho" w:hAnsi="Calibri Light" w:cs="Arial"/>
                <w:sz w:val="20"/>
                <w:szCs w:val="20"/>
                <w:lang w:eastAsia="ja-JP"/>
              </w:rPr>
            </w:pPr>
            <w:r w:rsidRPr="00A759A3">
              <w:rPr>
                <w:rFonts w:ascii="Calibri Light" w:eastAsia="MS Mincho" w:hAnsi="Calibri Light" w:cs="Arial"/>
                <w:sz w:val="20"/>
                <w:szCs w:val="20"/>
                <w:lang w:eastAsia="ja-JP"/>
              </w:rPr>
              <w:t>E-PY-FI-09 - Store APA details in SAP</w:t>
            </w:r>
          </w:p>
        </w:tc>
      </w:tr>
    </w:tbl>
    <w:p w14:paraId="545001E6" w14:textId="77777777" w:rsidR="00554DB4" w:rsidRDefault="00554DB4" w:rsidP="00554DB4"/>
    <w:p w14:paraId="1C65AB19" w14:textId="77777777" w:rsidR="00554DB4" w:rsidRPr="00554DB4" w:rsidRDefault="00554DB4" w:rsidP="00554DB4"/>
    <w:p w14:paraId="61CAFB78" w14:textId="77777777" w:rsidR="006333A4" w:rsidRPr="006B24F0" w:rsidRDefault="006333A4" w:rsidP="0068013C">
      <w:pPr>
        <w:pStyle w:val="Heading3"/>
        <w:keepNext/>
        <w:numPr>
          <w:ilvl w:val="2"/>
          <w:numId w:val="8"/>
        </w:numPr>
        <w:tabs>
          <w:tab w:val="left" w:pos="1440"/>
        </w:tabs>
        <w:spacing w:before="120" w:after="120"/>
        <w:ind w:left="1440" w:hanging="900"/>
        <w:rPr>
          <w:rFonts w:ascii="Calibri Light" w:hAnsi="Calibri Light"/>
        </w:rPr>
      </w:pPr>
      <w:bookmarkStart w:id="561" w:name="_Toc406588322"/>
      <w:bookmarkStart w:id="562" w:name="_Toc491613840"/>
      <w:bookmarkStart w:id="563" w:name="_Toc506544831"/>
      <w:bookmarkStart w:id="564" w:name="_Toc516668678"/>
      <w:bookmarkStart w:id="565" w:name="_Toc406588327"/>
      <w:r w:rsidRPr="006B24F0">
        <w:rPr>
          <w:rFonts w:ascii="Calibri Light" w:hAnsi="Calibri Light"/>
        </w:rPr>
        <w:lastRenderedPageBreak/>
        <w:t>Forms</w:t>
      </w:r>
      <w:bookmarkEnd w:id="561"/>
      <w:bookmarkEnd w:id="562"/>
      <w:bookmarkEnd w:id="563"/>
      <w:bookmarkEnd w:id="564"/>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6333A4" w:rsidRPr="006B24F0" w14:paraId="392E2D88" w14:textId="77777777" w:rsidTr="00E56150">
        <w:trPr>
          <w:cantSplit/>
          <w:trHeight w:val="432"/>
          <w:tblHeader/>
        </w:trPr>
        <w:tc>
          <w:tcPr>
            <w:tcW w:w="5868" w:type="dxa"/>
            <w:tcBorders>
              <w:top w:val="threeDEmboss" w:sz="6" w:space="0" w:color="auto"/>
              <w:bottom w:val="threeDEmboss" w:sz="6" w:space="0" w:color="auto"/>
            </w:tcBorders>
            <w:shd w:val="clear" w:color="auto" w:fill="F9FBAF"/>
            <w:vAlign w:val="center"/>
          </w:tcPr>
          <w:p w14:paraId="431E119F" w14:textId="77777777" w:rsidR="006333A4" w:rsidRPr="006B24F0" w:rsidRDefault="006333A4" w:rsidP="00E56150">
            <w:pPr>
              <w:pStyle w:val="TableHeader-Left"/>
              <w:rPr>
                <w:rFonts w:ascii="Calibri Light" w:hAnsi="Calibri Light" w:cs="Arial"/>
              </w:rPr>
            </w:pPr>
            <w:r>
              <w:rPr>
                <w:rFonts w:ascii="Calibri Light" w:hAnsi="Calibri Light" w:cs="Arial"/>
              </w:rPr>
              <w:t xml:space="preserve">Form Name &amp; </w:t>
            </w:r>
            <w:r w:rsidRPr="006B24F0">
              <w:rPr>
                <w:rFonts w:ascii="Calibri Light" w:hAnsi="Calibri Light" w:cs="Arial"/>
              </w:rPr>
              <w:t>Descripti</w:t>
            </w:r>
            <w:r>
              <w:rPr>
                <w:rFonts w:ascii="Calibri Light" w:hAnsi="Calibri Light" w:cs="Arial"/>
              </w:rPr>
              <w:t>on (List Requirements met by this Form</w:t>
            </w:r>
            <w:r w:rsidRPr="006B24F0">
              <w:rPr>
                <w:rFonts w:ascii="Calibri Light" w:hAnsi="Calibri Light" w:cs="Arial"/>
              </w:rPr>
              <w:t>)</w:t>
            </w:r>
          </w:p>
        </w:tc>
        <w:tc>
          <w:tcPr>
            <w:tcW w:w="1710" w:type="dxa"/>
            <w:tcBorders>
              <w:top w:val="threeDEmboss" w:sz="6" w:space="0" w:color="auto"/>
              <w:bottom w:val="threeDEmboss" w:sz="6" w:space="0" w:color="auto"/>
            </w:tcBorders>
            <w:shd w:val="clear" w:color="auto" w:fill="F9FBAF"/>
            <w:vAlign w:val="center"/>
          </w:tcPr>
          <w:p w14:paraId="7396D13B" w14:textId="77777777" w:rsidR="006333A4" w:rsidRPr="006B24F0" w:rsidRDefault="006333A4" w:rsidP="00E56150">
            <w:pPr>
              <w:pStyle w:val="TableHeader-Left"/>
              <w:rPr>
                <w:rFonts w:ascii="Calibri Light" w:hAnsi="Calibri Light" w:cs="Arial"/>
              </w:rPr>
            </w:pPr>
            <w:r w:rsidRPr="006B24F0">
              <w:rPr>
                <w:rFonts w:ascii="Calibri Light" w:hAnsi="Calibri Light" w:cs="Arial"/>
              </w:rPr>
              <w:t xml:space="preserve">Complexity </w:t>
            </w:r>
          </w:p>
        </w:tc>
        <w:tc>
          <w:tcPr>
            <w:tcW w:w="1890" w:type="dxa"/>
            <w:tcBorders>
              <w:top w:val="threeDEmboss" w:sz="6" w:space="0" w:color="auto"/>
              <w:bottom w:val="threeDEmboss" w:sz="6" w:space="0" w:color="auto"/>
            </w:tcBorders>
            <w:shd w:val="clear" w:color="auto" w:fill="F9FBAF"/>
            <w:vAlign w:val="center"/>
          </w:tcPr>
          <w:p w14:paraId="7BE5C7C8" w14:textId="77777777" w:rsidR="006333A4" w:rsidRPr="006B24F0" w:rsidRDefault="006333A4" w:rsidP="00E56150">
            <w:pPr>
              <w:pStyle w:val="TableHeader-Left"/>
              <w:rPr>
                <w:rFonts w:ascii="Calibri Light" w:hAnsi="Calibri Light" w:cs="Arial"/>
              </w:rPr>
            </w:pPr>
            <w:r w:rsidRPr="006B24F0">
              <w:rPr>
                <w:rFonts w:ascii="Calibri Light" w:hAnsi="Calibri Light" w:cs="Arial"/>
              </w:rPr>
              <w:t>Reference ID</w:t>
            </w:r>
          </w:p>
        </w:tc>
      </w:tr>
      <w:tr w:rsidR="006333A4" w:rsidRPr="006B24F0" w14:paraId="41F8D5A0" w14:textId="77777777" w:rsidTr="00E56150">
        <w:trPr>
          <w:cantSplit/>
          <w:trHeight w:val="432"/>
        </w:trPr>
        <w:tc>
          <w:tcPr>
            <w:tcW w:w="5868" w:type="dxa"/>
            <w:tcBorders>
              <w:top w:val="threeDEmboss" w:sz="6" w:space="0" w:color="auto"/>
              <w:bottom w:val="single" w:sz="6" w:space="0" w:color="auto"/>
            </w:tcBorders>
            <w:vAlign w:val="center"/>
          </w:tcPr>
          <w:p w14:paraId="3B958735" w14:textId="1EFBBC22" w:rsidR="006333A4" w:rsidRPr="006B24F0" w:rsidRDefault="0005481E" w:rsidP="00E56150">
            <w:pPr>
              <w:pStyle w:val="TableField-Left"/>
              <w:rPr>
                <w:rFonts w:ascii="Calibri Light" w:hAnsi="Calibri Light" w:cs="Arial"/>
              </w:rPr>
            </w:pPr>
            <w:r>
              <w:rPr>
                <w:rFonts w:ascii="Calibri Light" w:hAnsi="Calibri Light" w:cs="Arial"/>
              </w:rPr>
              <w:t>N/A</w:t>
            </w:r>
          </w:p>
        </w:tc>
        <w:tc>
          <w:tcPr>
            <w:tcW w:w="1710" w:type="dxa"/>
            <w:tcBorders>
              <w:top w:val="threeDEmboss" w:sz="6" w:space="0" w:color="auto"/>
              <w:bottom w:val="single" w:sz="6" w:space="0" w:color="auto"/>
            </w:tcBorders>
            <w:vAlign w:val="center"/>
          </w:tcPr>
          <w:p w14:paraId="7270DD0F" w14:textId="3A6D1E0C" w:rsidR="006333A4" w:rsidRPr="006B24F0" w:rsidRDefault="006333A4" w:rsidP="00E56150">
            <w:pPr>
              <w:pStyle w:val="TableField-Left"/>
              <w:rPr>
                <w:rFonts w:ascii="Calibri Light" w:hAnsi="Calibri Light" w:cs="Arial"/>
              </w:rPr>
            </w:pPr>
          </w:p>
        </w:tc>
        <w:tc>
          <w:tcPr>
            <w:tcW w:w="1890" w:type="dxa"/>
            <w:tcBorders>
              <w:top w:val="threeDEmboss" w:sz="6" w:space="0" w:color="auto"/>
              <w:bottom w:val="single" w:sz="6" w:space="0" w:color="auto"/>
            </w:tcBorders>
            <w:vAlign w:val="center"/>
          </w:tcPr>
          <w:p w14:paraId="6EDD7C5C" w14:textId="072686F5" w:rsidR="006333A4" w:rsidRPr="006B24F0" w:rsidRDefault="006333A4" w:rsidP="00E56150">
            <w:pPr>
              <w:pStyle w:val="TableField-Left"/>
              <w:rPr>
                <w:rFonts w:ascii="Calibri Light" w:hAnsi="Calibri Light" w:cs="Arial"/>
              </w:rPr>
            </w:pPr>
          </w:p>
        </w:tc>
      </w:tr>
    </w:tbl>
    <w:p w14:paraId="0A6E89CD" w14:textId="77777777" w:rsidR="006333A4" w:rsidRPr="006B24F0" w:rsidRDefault="006333A4" w:rsidP="0068013C">
      <w:pPr>
        <w:pStyle w:val="Heading3"/>
        <w:keepNext/>
        <w:numPr>
          <w:ilvl w:val="2"/>
          <w:numId w:val="8"/>
        </w:numPr>
        <w:tabs>
          <w:tab w:val="left" w:pos="1440"/>
        </w:tabs>
        <w:spacing w:before="120" w:after="120"/>
        <w:ind w:left="1440" w:hanging="900"/>
        <w:rPr>
          <w:rFonts w:ascii="Calibri Light" w:hAnsi="Calibri Light"/>
        </w:rPr>
      </w:pPr>
      <w:bookmarkStart w:id="566" w:name="_Toc491613841"/>
      <w:bookmarkStart w:id="567" w:name="_Toc506544832"/>
      <w:bookmarkStart w:id="568" w:name="_Toc516668679"/>
      <w:r w:rsidRPr="006B24F0">
        <w:rPr>
          <w:rFonts w:ascii="Calibri Light" w:hAnsi="Calibri Light"/>
        </w:rPr>
        <w:t>Workflows</w:t>
      </w:r>
      <w:bookmarkEnd w:id="565"/>
      <w:bookmarkEnd w:id="566"/>
      <w:bookmarkEnd w:id="567"/>
      <w:bookmarkEnd w:id="568"/>
    </w:p>
    <w:tbl>
      <w:tblPr>
        <w:tblW w:w="9468"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ook w:val="01E0" w:firstRow="1" w:lastRow="1" w:firstColumn="1" w:lastColumn="1" w:noHBand="0" w:noVBand="0"/>
      </w:tblPr>
      <w:tblGrid>
        <w:gridCol w:w="5868"/>
        <w:gridCol w:w="1710"/>
        <w:gridCol w:w="1890"/>
      </w:tblGrid>
      <w:tr w:rsidR="006333A4" w:rsidRPr="006B24F0" w14:paraId="1454C5F4" w14:textId="77777777" w:rsidTr="00E56150">
        <w:trPr>
          <w:cantSplit/>
          <w:trHeight w:val="432"/>
          <w:tblHeader/>
        </w:trPr>
        <w:tc>
          <w:tcPr>
            <w:tcW w:w="5868" w:type="dxa"/>
            <w:tcBorders>
              <w:top w:val="threeDEmboss" w:sz="6" w:space="0" w:color="auto"/>
              <w:bottom w:val="threeDEmboss" w:sz="6" w:space="0" w:color="auto"/>
            </w:tcBorders>
            <w:shd w:val="clear" w:color="auto" w:fill="F9FBAF"/>
            <w:vAlign w:val="center"/>
          </w:tcPr>
          <w:p w14:paraId="4DA92436" w14:textId="77777777" w:rsidR="006333A4" w:rsidRPr="006B24F0" w:rsidRDefault="006333A4" w:rsidP="00E56150">
            <w:pPr>
              <w:pStyle w:val="TableHeader-Left"/>
              <w:rPr>
                <w:rFonts w:ascii="Calibri Light" w:hAnsi="Calibri Light" w:cs="Arial"/>
              </w:rPr>
            </w:pPr>
            <w:r>
              <w:rPr>
                <w:rFonts w:ascii="Calibri Light" w:hAnsi="Calibri Light" w:cs="Arial"/>
              </w:rPr>
              <w:t xml:space="preserve">Workflow Name &amp; </w:t>
            </w:r>
            <w:r w:rsidRPr="006B24F0">
              <w:rPr>
                <w:rFonts w:ascii="Calibri Light" w:hAnsi="Calibri Light" w:cs="Arial"/>
              </w:rPr>
              <w:t>Descripti</w:t>
            </w:r>
            <w:r>
              <w:rPr>
                <w:rFonts w:ascii="Calibri Light" w:hAnsi="Calibri Light" w:cs="Arial"/>
              </w:rPr>
              <w:t>on (List Requirements met by this Workflow</w:t>
            </w:r>
            <w:r w:rsidRPr="006B24F0">
              <w:rPr>
                <w:rFonts w:ascii="Calibri Light" w:hAnsi="Calibri Light" w:cs="Arial"/>
              </w:rPr>
              <w:t>)</w:t>
            </w:r>
          </w:p>
        </w:tc>
        <w:tc>
          <w:tcPr>
            <w:tcW w:w="1710" w:type="dxa"/>
            <w:tcBorders>
              <w:top w:val="threeDEmboss" w:sz="6" w:space="0" w:color="auto"/>
              <w:bottom w:val="threeDEmboss" w:sz="6" w:space="0" w:color="auto"/>
            </w:tcBorders>
            <w:shd w:val="clear" w:color="auto" w:fill="F9FBAF"/>
            <w:vAlign w:val="center"/>
          </w:tcPr>
          <w:p w14:paraId="6CDF01EF" w14:textId="77777777" w:rsidR="006333A4" w:rsidRPr="006B24F0" w:rsidRDefault="006333A4" w:rsidP="00E56150">
            <w:pPr>
              <w:pStyle w:val="TableHeader-Left"/>
              <w:rPr>
                <w:rFonts w:ascii="Calibri Light" w:hAnsi="Calibri Light" w:cs="Arial"/>
              </w:rPr>
            </w:pPr>
            <w:r w:rsidRPr="006B24F0">
              <w:rPr>
                <w:rFonts w:ascii="Calibri Light" w:hAnsi="Calibri Light" w:cs="Arial"/>
              </w:rPr>
              <w:t xml:space="preserve">Complexity </w:t>
            </w:r>
          </w:p>
        </w:tc>
        <w:tc>
          <w:tcPr>
            <w:tcW w:w="1890" w:type="dxa"/>
            <w:tcBorders>
              <w:top w:val="threeDEmboss" w:sz="6" w:space="0" w:color="auto"/>
              <w:bottom w:val="threeDEmboss" w:sz="6" w:space="0" w:color="auto"/>
            </w:tcBorders>
            <w:shd w:val="clear" w:color="auto" w:fill="F9FBAF"/>
            <w:vAlign w:val="center"/>
          </w:tcPr>
          <w:p w14:paraId="425A1141" w14:textId="77777777" w:rsidR="006333A4" w:rsidRPr="006B24F0" w:rsidRDefault="006333A4" w:rsidP="00E56150">
            <w:pPr>
              <w:pStyle w:val="TableHeader-Left"/>
              <w:rPr>
                <w:rFonts w:ascii="Calibri Light" w:hAnsi="Calibri Light" w:cs="Arial"/>
              </w:rPr>
            </w:pPr>
            <w:r w:rsidRPr="006B24F0">
              <w:rPr>
                <w:rFonts w:ascii="Calibri Light" w:hAnsi="Calibri Light" w:cs="Arial"/>
              </w:rPr>
              <w:t>Reference ID</w:t>
            </w:r>
          </w:p>
        </w:tc>
      </w:tr>
      <w:tr w:rsidR="006333A4" w:rsidRPr="006B24F0" w14:paraId="01A430C9" w14:textId="77777777" w:rsidTr="00E56150">
        <w:trPr>
          <w:cantSplit/>
          <w:trHeight w:val="432"/>
        </w:trPr>
        <w:tc>
          <w:tcPr>
            <w:tcW w:w="5868" w:type="dxa"/>
            <w:tcBorders>
              <w:top w:val="threeDEmboss" w:sz="6" w:space="0" w:color="auto"/>
              <w:bottom w:val="single" w:sz="6" w:space="0" w:color="auto"/>
            </w:tcBorders>
            <w:vAlign w:val="center"/>
          </w:tcPr>
          <w:p w14:paraId="133AE53B" w14:textId="22A0E27B" w:rsidR="006333A4" w:rsidRPr="006B24F0" w:rsidRDefault="0005481E" w:rsidP="00E56150">
            <w:pPr>
              <w:pStyle w:val="TableField-Left"/>
              <w:rPr>
                <w:rFonts w:ascii="Calibri Light" w:hAnsi="Calibri Light" w:cs="Arial"/>
              </w:rPr>
            </w:pPr>
            <w:r>
              <w:rPr>
                <w:rFonts w:ascii="Calibri Light" w:hAnsi="Calibri Light" w:cs="Arial"/>
              </w:rPr>
              <w:t>N/A</w:t>
            </w:r>
          </w:p>
        </w:tc>
        <w:tc>
          <w:tcPr>
            <w:tcW w:w="1710" w:type="dxa"/>
            <w:tcBorders>
              <w:top w:val="threeDEmboss" w:sz="6" w:space="0" w:color="auto"/>
              <w:bottom w:val="single" w:sz="6" w:space="0" w:color="auto"/>
            </w:tcBorders>
            <w:vAlign w:val="center"/>
          </w:tcPr>
          <w:p w14:paraId="5578B5C4" w14:textId="111D4561" w:rsidR="006333A4" w:rsidRPr="006B24F0" w:rsidRDefault="006333A4" w:rsidP="00E56150">
            <w:pPr>
              <w:pStyle w:val="TableField-Left"/>
              <w:rPr>
                <w:rFonts w:ascii="Calibri Light" w:hAnsi="Calibri Light" w:cs="Arial"/>
              </w:rPr>
            </w:pPr>
          </w:p>
        </w:tc>
        <w:tc>
          <w:tcPr>
            <w:tcW w:w="1890" w:type="dxa"/>
            <w:tcBorders>
              <w:top w:val="threeDEmboss" w:sz="6" w:space="0" w:color="auto"/>
              <w:bottom w:val="single" w:sz="6" w:space="0" w:color="auto"/>
            </w:tcBorders>
            <w:vAlign w:val="center"/>
          </w:tcPr>
          <w:p w14:paraId="12E1F5ED" w14:textId="2AFB52A9" w:rsidR="006333A4" w:rsidRPr="006B24F0" w:rsidRDefault="006333A4" w:rsidP="00E56150">
            <w:pPr>
              <w:pStyle w:val="TableField-Left"/>
              <w:rPr>
                <w:rFonts w:ascii="Calibri Light" w:hAnsi="Calibri Light" w:cs="Arial"/>
              </w:rPr>
            </w:pPr>
          </w:p>
        </w:tc>
      </w:tr>
    </w:tbl>
    <w:p w14:paraId="78879913" w14:textId="77777777" w:rsidR="006333A4" w:rsidRPr="006B24F0" w:rsidRDefault="006333A4" w:rsidP="006333A4">
      <w:pPr>
        <w:pStyle w:val="Heading2TextBulleted"/>
        <w:numPr>
          <w:ilvl w:val="0"/>
          <w:numId w:val="0"/>
        </w:numPr>
        <w:ind w:left="360" w:hanging="360"/>
        <w:rPr>
          <w:rFonts w:ascii="Calibri Light" w:hAnsi="Calibri Light" w:cs="Arial"/>
        </w:rPr>
      </w:pPr>
    </w:p>
    <w:p w14:paraId="7AF572C0" w14:textId="77777777" w:rsidR="00E0118B" w:rsidRPr="006B24F0" w:rsidRDefault="00E0118B" w:rsidP="0068013C">
      <w:pPr>
        <w:pStyle w:val="Heading2"/>
        <w:numPr>
          <w:ilvl w:val="1"/>
          <w:numId w:val="8"/>
        </w:numPr>
      </w:pPr>
      <w:bookmarkStart w:id="569" w:name="_Toc516668680"/>
      <w:r w:rsidRPr="006B24F0">
        <w:t>IDEX Considerations</w:t>
      </w:r>
      <w:bookmarkEnd w:id="544"/>
      <w:bookmarkEnd w:id="545"/>
      <w:bookmarkEnd w:id="569"/>
    </w:p>
    <w:p w14:paraId="35401E1F" w14:textId="4C1BDA79" w:rsidR="00E0118B" w:rsidRPr="00CA6869" w:rsidRDefault="0005481E" w:rsidP="00AC0521">
      <w:pPr>
        <w:pStyle w:val="Heading2TextBulleted"/>
        <w:numPr>
          <w:ilvl w:val="0"/>
          <w:numId w:val="0"/>
        </w:numPr>
        <w:ind w:left="936" w:hanging="360"/>
        <w:rPr>
          <w:rFonts w:ascii="Calibri Light" w:hAnsi="Calibri Light" w:cs="Arial"/>
          <w:noProof w:val="0"/>
          <w:szCs w:val="20"/>
        </w:rPr>
      </w:pPr>
      <w:r w:rsidRPr="00CA6869">
        <w:rPr>
          <w:rFonts w:ascii="Calibri Light" w:hAnsi="Calibri Light" w:cs="Arial"/>
          <w:noProof w:val="0"/>
          <w:szCs w:val="20"/>
        </w:rPr>
        <w:t>N/A</w:t>
      </w:r>
    </w:p>
    <w:p w14:paraId="77D0542A" w14:textId="1EF0F67C" w:rsidR="00E0118B" w:rsidRPr="006B24F0" w:rsidRDefault="00502459" w:rsidP="0068013C">
      <w:pPr>
        <w:pStyle w:val="Heading2"/>
        <w:numPr>
          <w:ilvl w:val="1"/>
          <w:numId w:val="8"/>
        </w:numPr>
      </w:pPr>
      <w:bookmarkStart w:id="570" w:name="_Toc406588330"/>
      <w:bookmarkStart w:id="571" w:name="_Toc491613844"/>
      <w:bookmarkStart w:id="572" w:name="_Toc516668681"/>
      <w:r>
        <w:t xml:space="preserve">Production </w:t>
      </w:r>
      <w:r w:rsidR="00C61E31">
        <w:t xml:space="preserve">System </w:t>
      </w:r>
      <w:r w:rsidR="00E0118B" w:rsidRPr="006B24F0">
        <w:t>Cut-over Considerations</w:t>
      </w:r>
      <w:bookmarkEnd w:id="570"/>
      <w:bookmarkEnd w:id="571"/>
      <w:bookmarkEnd w:id="572"/>
    </w:p>
    <w:p w14:paraId="65B489F9" w14:textId="77777777" w:rsidR="00554DB4" w:rsidRPr="00CA6869" w:rsidRDefault="00554DB4" w:rsidP="00FE51B8">
      <w:pPr>
        <w:pStyle w:val="Heading2TextBulleted"/>
        <w:numPr>
          <w:ilvl w:val="0"/>
          <w:numId w:val="0"/>
        </w:numPr>
        <w:ind w:left="432" w:firstLine="144"/>
        <w:rPr>
          <w:rFonts w:ascii="Calibri Light" w:hAnsi="Calibri Light" w:cs="Arial"/>
          <w:noProof w:val="0"/>
          <w:szCs w:val="20"/>
        </w:rPr>
      </w:pPr>
      <w:r w:rsidRPr="00CA6869">
        <w:rPr>
          <w:rFonts w:ascii="Calibri Light" w:hAnsi="Calibri Light" w:cs="Arial"/>
          <w:noProof w:val="0"/>
          <w:szCs w:val="20"/>
        </w:rPr>
        <w:t>During the production cut-over process, the IVR system will have a down-time period.</w:t>
      </w:r>
    </w:p>
    <w:p w14:paraId="1F556792" w14:textId="1B7EACB6" w:rsidR="00C61E31" w:rsidRPr="00467597" w:rsidRDefault="00C61E31" w:rsidP="00AC0521">
      <w:pPr>
        <w:pStyle w:val="Heading2TextBulleted"/>
        <w:numPr>
          <w:ilvl w:val="0"/>
          <w:numId w:val="0"/>
        </w:numPr>
        <w:ind w:firstLine="576"/>
        <w:rPr>
          <w:rFonts w:ascii="Calibri Light" w:hAnsi="Calibri Light" w:cs="Arial"/>
          <w:sz w:val="18"/>
          <w:szCs w:val="18"/>
        </w:rPr>
      </w:pPr>
    </w:p>
    <w:p w14:paraId="5954A4FF" w14:textId="0ABB04C9" w:rsidR="00E0118B" w:rsidRPr="006B24F0" w:rsidRDefault="001A6236" w:rsidP="003C6C8A">
      <w:pPr>
        <w:pStyle w:val="Heading2"/>
      </w:pPr>
      <w:bookmarkStart w:id="573" w:name="_Toc516668682"/>
      <w:r>
        <w:t>4.</w:t>
      </w:r>
      <w:r w:rsidR="00303CAC">
        <w:t>4</w:t>
      </w:r>
      <w:r w:rsidR="00872604" w:rsidRPr="006B24F0">
        <w:t xml:space="preserve"> </w:t>
      </w:r>
      <w:bookmarkStart w:id="574" w:name="_Toc406588331"/>
      <w:bookmarkStart w:id="575" w:name="_Toc491613845"/>
      <w:r w:rsidR="00E0118B" w:rsidRPr="006B24F0">
        <w:t>Other Considerations</w:t>
      </w:r>
      <w:bookmarkEnd w:id="573"/>
      <w:bookmarkEnd w:id="574"/>
      <w:bookmarkEnd w:id="575"/>
    </w:p>
    <w:p w14:paraId="23BDBA5A" w14:textId="047D7C8E" w:rsidR="00131612" w:rsidRPr="00CA6869" w:rsidRDefault="0005481E" w:rsidP="00CA6869">
      <w:pPr>
        <w:pStyle w:val="Heading2TextBulleted"/>
        <w:numPr>
          <w:ilvl w:val="0"/>
          <w:numId w:val="0"/>
        </w:numPr>
        <w:ind w:left="936" w:hanging="360"/>
        <w:rPr>
          <w:rFonts w:ascii="Calibri Light" w:hAnsi="Calibri Light" w:cs="Arial"/>
          <w:noProof w:val="0"/>
          <w:szCs w:val="20"/>
        </w:rPr>
      </w:pPr>
      <w:r w:rsidRPr="00CA6869">
        <w:rPr>
          <w:rFonts w:ascii="Calibri Light" w:hAnsi="Calibri Light" w:cs="Arial"/>
          <w:noProof w:val="0"/>
          <w:szCs w:val="20"/>
        </w:rPr>
        <w:t>N/A</w:t>
      </w:r>
    </w:p>
    <w:p w14:paraId="0E924E85" w14:textId="77777777" w:rsidR="009F78F9" w:rsidRDefault="009F78F9" w:rsidP="009F78F9">
      <w:pPr>
        <w:pStyle w:val="Heading2TextBulleted"/>
        <w:numPr>
          <w:ilvl w:val="0"/>
          <w:numId w:val="0"/>
        </w:numPr>
        <w:ind w:left="576"/>
        <w:rPr>
          <w:rFonts w:ascii="Calibri Light" w:hAnsi="Calibri Light" w:cs="Arial"/>
          <w:sz w:val="18"/>
        </w:rPr>
      </w:pPr>
    </w:p>
    <w:p w14:paraId="4EC28A84" w14:textId="77777777" w:rsidR="009F78F9" w:rsidRDefault="009F78F9" w:rsidP="009F78F9">
      <w:pPr>
        <w:pStyle w:val="Heading2TextBulleted"/>
        <w:numPr>
          <w:ilvl w:val="0"/>
          <w:numId w:val="0"/>
        </w:numPr>
        <w:ind w:left="576"/>
        <w:rPr>
          <w:rFonts w:ascii="Calibri Light" w:hAnsi="Calibri Light" w:cs="Arial"/>
          <w:sz w:val="18"/>
        </w:rPr>
      </w:pPr>
    </w:p>
    <w:p w14:paraId="3AED9538" w14:textId="77777777" w:rsidR="00E0118B" w:rsidRPr="006B24F0" w:rsidRDefault="003A2B84" w:rsidP="0068013C">
      <w:pPr>
        <w:pStyle w:val="Heading1"/>
        <w:numPr>
          <w:ilvl w:val="0"/>
          <w:numId w:val="8"/>
        </w:numPr>
        <w:rPr>
          <w:rFonts w:ascii="Calibri Light" w:hAnsi="Calibri Light"/>
        </w:rPr>
      </w:pPr>
      <w:bookmarkStart w:id="576" w:name="_Toc406588332"/>
      <w:bookmarkStart w:id="577" w:name="_Toc491613846"/>
      <w:r w:rsidRPr="006B24F0">
        <w:rPr>
          <w:rFonts w:ascii="Calibri Light" w:hAnsi="Calibri Light"/>
        </w:rPr>
        <w:lastRenderedPageBreak/>
        <w:t xml:space="preserve">  </w:t>
      </w:r>
      <w:bookmarkStart w:id="578" w:name="_Toc516668683"/>
      <w:r w:rsidR="00E0118B" w:rsidRPr="006B24F0">
        <w:rPr>
          <w:rFonts w:ascii="Calibri Light" w:hAnsi="Calibri Light"/>
        </w:rPr>
        <w:t>Change Management</w:t>
      </w:r>
      <w:bookmarkEnd w:id="578"/>
      <w:r w:rsidR="00E0118B" w:rsidRPr="006B24F0">
        <w:rPr>
          <w:rFonts w:ascii="Calibri Light" w:hAnsi="Calibri Light"/>
        </w:rPr>
        <w:t xml:space="preserve"> </w:t>
      </w:r>
      <w:bookmarkEnd w:id="576"/>
      <w:bookmarkEnd w:id="577"/>
    </w:p>
    <w:p w14:paraId="543F20CC" w14:textId="5D2017C5" w:rsidR="00953472" w:rsidRPr="006B24F0" w:rsidRDefault="00DA26C3" w:rsidP="0005481E">
      <w:pPr>
        <w:pStyle w:val="Heading2"/>
      </w:pPr>
      <w:bookmarkStart w:id="579" w:name="_Toc406588333"/>
      <w:bookmarkStart w:id="580" w:name="_Toc491613847"/>
      <w:bookmarkStart w:id="581" w:name="_Toc516668684"/>
      <w:r w:rsidRPr="006B24F0">
        <w:t xml:space="preserve">5.1 </w:t>
      </w:r>
      <w:r w:rsidR="00E0118B" w:rsidRPr="006B24F0">
        <w:t>Change Impacts</w:t>
      </w:r>
      <w:bookmarkEnd w:id="579"/>
      <w:bookmarkEnd w:id="580"/>
      <w:bookmarkEnd w:id="581"/>
    </w:p>
    <w:tbl>
      <w:tblPr>
        <w:tblW w:w="9183" w:type="dxa"/>
        <w:tblInd w:w="131" w:type="dxa"/>
        <w:tblBorders>
          <w:top w:val="threeDEmboss" w:sz="6" w:space="0" w:color="auto"/>
          <w:left w:val="threeDEmboss" w:sz="6" w:space="0" w:color="auto"/>
          <w:bottom w:val="threeDEmboss" w:sz="6" w:space="0" w:color="auto"/>
          <w:right w:val="threeDEmboss" w:sz="6" w:space="0" w:color="auto"/>
          <w:insideH w:val="single" w:sz="6" w:space="0" w:color="auto"/>
          <w:insideV w:val="single" w:sz="6" w:space="0" w:color="auto"/>
        </w:tblBorders>
        <w:tblLayout w:type="fixed"/>
        <w:tblLook w:val="01E0" w:firstRow="1" w:lastRow="1" w:firstColumn="1" w:lastColumn="1" w:noHBand="0" w:noVBand="0"/>
      </w:tblPr>
      <w:tblGrid>
        <w:gridCol w:w="3536"/>
        <w:gridCol w:w="1620"/>
        <w:gridCol w:w="1530"/>
        <w:gridCol w:w="1440"/>
        <w:gridCol w:w="1057"/>
      </w:tblGrid>
      <w:tr w:rsidR="005C6879" w:rsidRPr="00A72892" w14:paraId="60C9AAC9" w14:textId="77777777" w:rsidTr="00CE1E67">
        <w:trPr>
          <w:cantSplit/>
          <w:trHeight w:val="432"/>
          <w:tblHeader/>
        </w:trPr>
        <w:tc>
          <w:tcPr>
            <w:tcW w:w="3536" w:type="dxa"/>
            <w:tcBorders>
              <w:top w:val="threeDEmboss" w:sz="6" w:space="0" w:color="auto"/>
              <w:bottom w:val="single" w:sz="6" w:space="0" w:color="auto"/>
            </w:tcBorders>
            <w:shd w:val="clear" w:color="auto" w:fill="F9FBAF"/>
            <w:vAlign w:val="center"/>
          </w:tcPr>
          <w:p w14:paraId="676F6B77" w14:textId="77777777" w:rsidR="005C6879" w:rsidRPr="00A72892" w:rsidRDefault="00B33A9A" w:rsidP="005C6879">
            <w:pPr>
              <w:pStyle w:val="TableHeader-Left"/>
              <w:rPr>
                <w:rFonts w:ascii="Calibri Light" w:hAnsi="Calibri Light" w:cs="Arial"/>
                <w:sz w:val="18"/>
              </w:rPr>
            </w:pPr>
            <w:r w:rsidRPr="00A72892">
              <w:rPr>
                <w:rFonts w:ascii="Calibri Light" w:hAnsi="Calibri Light" w:cs="Arial"/>
                <w:sz w:val="18"/>
              </w:rPr>
              <w:t>Change Element Short Description</w:t>
            </w:r>
          </w:p>
        </w:tc>
        <w:tc>
          <w:tcPr>
            <w:tcW w:w="1620" w:type="dxa"/>
            <w:tcBorders>
              <w:top w:val="threeDEmboss" w:sz="6" w:space="0" w:color="auto"/>
              <w:bottom w:val="single" w:sz="6" w:space="0" w:color="auto"/>
            </w:tcBorders>
            <w:shd w:val="clear" w:color="auto" w:fill="F9FBAF"/>
            <w:vAlign w:val="center"/>
          </w:tcPr>
          <w:p w14:paraId="387A9F01" w14:textId="77777777" w:rsidR="005C6879" w:rsidRPr="00A72892" w:rsidRDefault="00B33A9A" w:rsidP="005C6879">
            <w:pPr>
              <w:pStyle w:val="TableHeader-Left"/>
              <w:rPr>
                <w:rFonts w:ascii="Calibri Light" w:hAnsi="Calibri Light" w:cs="Arial"/>
                <w:sz w:val="18"/>
              </w:rPr>
            </w:pPr>
            <w:r w:rsidRPr="00A72892">
              <w:rPr>
                <w:rFonts w:ascii="Calibri Light" w:hAnsi="Calibri Light" w:cs="Arial"/>
                <w:sz w:val="18"/>
              </w:rPr>
              <w:t>Change Impact Category</w:t>
            </w:r>
          </w:p>
        </w:tc>
        <w:tc>
          <w:tcPr>
            <w:tcW w:w="1530" w:type="dxa"/>
            <w:tcBorders>
              <w:top w:val="threeDEmboss" w:sz="6" w:space="0" w:color="auto"/>
              <w:bottom w:val="single" w:sz="6" w:space="0" w:color="auto"/>
            </w:tcBorders>
            <w:shd w:val="clear" w:color="auto" w:fill="F9FBAF"/>
            <w:vAlign w:val="center"/>
          </w:tcPr>
          <w:p w14:paraId="5332BCFB" w14:textId="77777777" w:rsidR="005C6879" w:rsidRPr="00A72892" w:rsidRDefault="00B33A9A" w:rsidP="005C6879">
            <w:pPr>
              <w:pStyle w:val="TableHeader-Left"/>
              <w:rPr>
                <w:rFonts w:ascii="Calibri Light" w:hAnsi="Calibri Light" w:cs="Arial"/>
                <w:sz w:val="18"/>
              </w:rPr>
            </w:pPr>
            <w:r w:rsidRPr="00A72892">
              <w:rPr>
                <w:rFonts w:ascii="Calibri Light" w:hAnsi="Calibri Light" w:cs="Arial"/>
                <w:sz w:val="18"/>
              </w:rPr>
              <w:t>Audience</w:t>
            </w:r>
            <w:r w:rsidR="005C6879" w:rsidRPr="00A72892">
              <w:rPr>
                <w:rFonts w:ascii="Calibri Light" w:hAnsi="Calibri Light" w:cs="Arial"/>
                <w:sz w:val="18"/>
              </w:rPr>
              <w:t xml:space="preserve"> Group(s)</w:t>
            </w:r>
          </w:p>
        </w:tc>
        <w:tc>
          <w:tcPr>
            <w:tcW w:w="1440" w:type="dxa"/>
            <w:tcBorders>
              <w:top w:val="threeDEmboss" w:sz="6" w:space="0" w:color="auto"/>
              <w:bottom w:val="single" w:sz="6" w:space="0" w:color="auto"/>
            </w:tcBorders>
            <w:shd w:val="clear" w:color="auto" w:fill="F9FBAF"/>
            <w:vAlign w:val="center"/>
          </w:tcPr>
          <w:p w14:paraId="5C88DE4C" w14:textId="77777777" w:rsidR="005C6879" w:rsidRPr="00A72892" w:rsidRDefault="00B33A9A" w:rsidP="005C6879">
            <w:pPr>
              <w:pStyle w:val="TableHeader-Left"/>
              <w:rPr>
                <w:rFonts w:ascii="Calibri Light" w:hAnsi="Calibri Light" w:cs="Arial"/>
                <w:sz w:val="18"/>
              </w:rPr>
            </w:pPr>
            <w:r w:rsidRPr="00A72892">
              <w:rPr>
                <w:rFonts w:ascii="Calibri Light" w:hAnsi="Calibri Light" w:cs="Arial"/>
                <w:sz w:val="18"/>
              </w:rPr>
              <w:t>Impact</w:t>
            </w:r>
          </w:p>
        </w:tc>
        <w:tc>
          <w:tcPr>
            <w:tcW w:w="1057" w:type="dxa"/>
            <w:tcBorders>
              <w:top w:val="threeDEmboss" w:sz="6" w:space="0" w:color="auto"/>
              <w:bottom w:val="single" w:sz="6" w:space="0" w:color="auto"/>
            </w:tcBorders>
            <w:shd w:val="clear" w:color="auto" w:fill="F9FBAF"/>
            <w:vAlign w:val="center"/>
          </w:tcPr>
          <w:p w14:paraId="09C4DFC8" w14:textId="77777777" w:rsidR="005C6879" w:rsidRPr="00A72892" w:rsidRDefault="005C6879" w:rsidP="005C6879">
            <w:pPr>
              <w:pStyle w:val="TableHeader-Left"/>
              <w:rPr>
                <w:rFonts w:ascii="Calibri Light" w:hAnsi="Calibri Light" w:cs="Arial"/>
                <w:sz w:val="18"/>
              </w:rPr>
            </w:pPr>
            <w:r w:rsidRPr="00A72892">
              <w:rPr>
                <w:rFonts w:ascii="Calibri Light" w:hAnsi="Calibri Light" w:cs="Arial"/>
                <w:sz w:val="18"/>
              </w:rPr>
              <w:t>Business Effort</w:t>
            </w:r>
          </w:p>
        </w:tc>
      </w:tr>
      <w:tr w:rsidR="00027445" w:rsidRPr="00A72892" w14:paraId="2FCA198E" w14:textId="77777777" w:rsidTr="00CE1E67">
        <w:trPr>
          <w:cantSplit/>
          <w:trHeight w:val="432"/>
        </w:trPr>
        <w:tc>
          <w:tcPr>
            <w:tcW w:w="3536" w:type="dxa"/>
            <w:tcBorders>
              <w:top w:val="threeDEmboss" w:sz="6" w:space="0" w:color="auto"/>
              <w:bottom w:val="threeDEmboss" w:sz="6" w:space="0" w:color="auto"/>
            </w:tcBorders>
          </w:tcPr>
          <w:p w14:paraId="41AB75BC" w14:textId="77777777" w:rsidR="003B082E" w:rsidRPr="003B082E" w:rsidRDefault="003B082E" w:rsidP="003B082E">
            <w:pPr>
              <w:pStyle w:val="TableField-Left"/>
              <w:rPr>
                <w:rFonts w:ascii="Calibri Light" w:hAnsi="Calibri Light" w:cs="Arial"/>
              </w:rPr>
            </w:pPr>
            <w:r w:rsidRPr="003B082E">
              <w:rPr>
                <w:rFonts w:ascii="Calibri Light" w:hAnsi="Calibri Light" w:cs="Arial"/>
              </w:rPr>
              <w:t xml:space="preserve">In SAP, users will document the customer contact via an activity/ </w:t>
            </w:r>
            <w:proofErr w:type="spellStart"/>
            <w:r w:rsidRPr="003B082E">
              <w:rPr>
                <w:rFonts w:ascii="Calibri Light" w:hAnsi="Calibri Light" w:cs="Arial"/>
              </w:rPr>
              <w:t>bp</w:t>
            </w:r>
            <w:proofErr w:type="spellEnd"/>
            <w:r w:rsidRPr="003B082E">
              <w:rPr>
                <w:rFonts w:ascii="Calibri Light" w:hAnsi="Calibri Light" w:cs="Arial"/>
              </w:rPr>
              <w:t xml:space="preserve"> contacts. It is a comprehensive activity history that can be used by all SCE users that interacts with the customer. It will also record contacts from sce.com as well as IVR. The status will automatically be coded as complete for each interaction with the ability to change the status. This provides a full view of the customer's touch points. Frontline agents will need to analyze and review contacts and determine customers' needs. Today an agent documents the contact in a disposition and through notes and it is only available to the CCC and IVR.</w:t>
            </w:r>
          </w:p>
          <w:p w14:paraId="33A9C486" w14:textId="2C7BBCA5" w:rsidR="00027445" w:rsidRPr="00A72892" w:rsidRDefault="003B082E" w:rsidP="00E82CE0">
            <w:pPr>
              <w:pStyle w:val="TableField-Left"/>
              <w:rPr>
                <w:rFonts w:ascii="Calibri Light" w:hAnsi="Calibri Light" w:cs="Arial"/>
                <w:sz w:val="18"/>
              </w:rPr>
            </w:pPr>
            <w:r w:rsidRPr="003B082E">
              <w:rPr>
                <w:rFonts w:ascii="Calibri Light" w:hAnsi="Calibri Light" w:cs="Arial"/>
              </w:rPr>
              <w:t>Customer Impact: This should enhance customer experience because agents will have access to all activities at their fingertips.</w:t>
            </w:r>
          </w:p>
        </w:tc>
        <w:tc>
          <w:tcPr>
            <w:tcW w:w="1620" w:type="dxa"/>
            <w:tcBorders>
              <w:top w:val="threeDEmboss" w:sz="6" w:space="0" w:color="auto"/>
              <w:bottom w:val="threeDEmboss" w:sz="6" w:space="0" w:color="auto"/>
            </w:tcBorders>
          </w:tcPr>
          <w:p w14:paraId="5EC90361" w14:textId="77777777" w:rsidR="00027445" w:rsidRPr="000263EB" w:rsidRDefault="00027445" w:rsidP="00027445">
            <w:pPr>
              <w:pStyle w:val="TableField-Left"/>
              <w:rPr>
                <w:rFonts w:ascii="Calibri Light" w:hAnsi="Calibri Light" w:cs="Arial"/>
              </w:rPr>
            </w:pPr>
            <w:r w:rsidRPr="000263EB">
              <w:rPr>
                <w:rFonts w:ascii="Calibri Light" w:hAnsi="Calibri Light" w:cs="Arial"/>
              </w:rPr>
              <w:t>Process,</w:t>
            </w:r>
            <w:r>
              <w:rPr>
                <w:rFonts w:ascii="Calibri Light" w:hAnsi="Calibri Light" w:cs="Arial"/>
              </w:rPr>
              <w:t xml:space="preserve"> </w:t>
            </w:r>
          </w:p>
          <w:p w14:paraId="60938DC8" w14:textId="77777777" w:rsidR="00027445" w:rsidRPr="000263EB" w:rsidRDefault="00027445" w:rsidP="00027445">
            <w:pPr>
              <w:pStyle w:val="TableField-Left"/>
              <w:rPr>
                <w:rFonts w:ascii="Calibri Light" w:hAnsi="Calibri Light" w:cs="Arial"/>
              </w:rPr>
            </w:pPr>
            <w:r w:rsidRPr="000263EB">
              <w:rPr>
                <w:rFonts w:ascii="Calibri Light" w:hAnsi="Calibri Light" w:cs="Arial"/>
              </w:rPr>
              <w:t>Culture Shift,</w:t>
            </w:r>
            <w:r>
              <w:rPr>
                <w:rFonts w:ascii="Calibri Light" w:hAnsi="Calibri Light" w:cs="Arial"/>
              </w:rPr>
              <w:t xml:space="preserve"> </w:t>
            </w:r>
          </w:p>
          <w:p w14:paraId="17B320ED" w14:textId="77777777" w:rsidR="00027445" w:rsidRPr="000263EB" w:rsidRDefault="00027445" w:rsidP="00027445">
            <w:pPr>
              <w:pStyle w:val="TableField-Left"/>
              <w:rPr>
                <w:rFonts w:ascii="Calibri Light" w:hAnsi="Calibri Light" w:cs="Arial"/>
              </w:rPr>
            </w:pPr>
            <w:r w:rsidRPr="000263EB">
              <w:rPr>
                <w:rFonts w:ascii="Calibri Light" w:hAnsi="Calibri Light" w:cs="Arial"/>
              </w:rPr>
              <w:t>Benefit/Improvement,</w:t>
            </w:r>
            <w:r>
              <w:rPr>
                <w:rFonts w:ascii="Calibri Light" w:hAnsi="Calibri Light" w:cs="Arial"/>
              </w:rPr>
              <w:t xml:space="preserve"> </w:t>
            </w:r>
          </w:p>
          <w:p w14:paraId="4E02F3D2" w14:textId="77777777" w:rsidR="00027445" w:rsidRPr="000263EB" w:rsidRDefault="00027445" w:rsidP="00027445">
            <w:pPr>
              <w:pStyle w:val="TableField-Left"/>
              <w:rPr>
                <w:rFonts w:ascii="Calibri Light" w:hAnsi="Calibri Light" w:cs="Arial"/>
              </w:rPr>
            </w:pPr>
            <w:r w:rsidRPr="000263EB">
              <w:rPr>
                <w:rFonts w:ascii="Calibri Light" w:hAnsi="Calibri Light" w:cs="Arial"/>
              </w:rPr>
              <w:t>Technology,</w:t>
            </w:r>
            <w:r>
              <w:rPr>
                <w:rFonts w:ascii="Calibri Light" w:hAnsi="Calibri Light" w:cs="Arial"/>
              </w:rPr>
              <w:t xml:space="preserve"> </w:t>
            </w:r>
          </w:p>
          <w:p w14:paraId="12E52AEA" w14:textId="6250A351" w:rsidR="00027445" w:rsidRPr="00A72892" w:rsidRDefault="00027445" w:rsidP="00027445">
            <w:pPr>
              <w:pStyle w:val="TableField-Left"/>
              <w:rPr>
                <w:rFonts w:ascii="Calibri Light" w:hAnsi="Calibri Light" w:cs="Arial"/>
                <w:sz w:val="18"/>
              </w:rPr>
            </w:pPr>
            <w:r w:rsidRPr="000263EB">
              <w:rPr>
                <w:rFonts w:ascii="Calibri Light" w:hAnsi="Calibri Light" w:cs="Arial"/>
              </w:rPr>
              <w:t>Decision Making</w:t>
            </w:r>
            <w:r w:rsidR="003B082E">
              <w:rPr>
                <w:rFonts w:ascii="Calibri Light" w:hAnsi="Calibri Light" w:cs="Arial"/>
              </w:rPr>
              <w:t xml:space="preserve"> (40)</w:t>
            </w:r>
          </w:p>
        </w:tc>
        <w:tc>
          <w:tcPr>
            <w:tcW w:w="1530" w:type="dxa"/>
            <w:tcBorders>
              <w:top w:val="threeDEmboss" w:sz="6" w:space="0" w:color="auto"/>
              <w:bottom w:val="threeDEmboss" w:sz="6" w:space="0" w:color="auto"/>
            </w:tcBorders>
          </w:tcPr>
          <w:p w14:paraId="023165EB" w14:textId="77777777" w:rsidR="00027445" w:rsidRPr="000263EB" w:rsidRDefault="00027445" w:rsidP="00027445">
            <w:pPr>
              <w:pStyle w:val="TableField-Left"/>
              <w:rPr>
                <w:rFonts w:ascii="Calibri Light" w:hAnsi="Calibri Light" w:cs="Arial"/>
              </w:rPr>
            </w:pPr>
            <w:r w:rsidRPr="000263EB">
              <w:rPr>
                <w:rFonts w:ascii="Calibri Light" w:hAnsi="Calibri Light" w:cs="Arial"/>
              </w:rPr>
              <w:t>CS-CSOD-CCC All</w:t>
            </w:r>
          </w:p>
          <w:p w14:paraId="3C1F9CD2" w14:textId="77777777" w:rsidR="00027445" w:rsidRPr="000263EB" w:rsidRDefault="00027445" w:rsidP="00027445">
            <w:pPr>
              <w:pStyle w:val="TableField-Left"/>
              <w:rPr>
                <w:rFonts w:ascii="Calibri Light" w:hAnsi="Calibri Light" w:cs="Arial"/>
              </w:rPr>
            </w:pPr>
            <w:r w:rsidRPr="000263EB">
              <w:rPr>
                <w:rFonts w:ascii="Calibri Light" w:hAnsi="Calibri Light" w:cs="Arial"/>
              </w:rPr>
              <w:t>CS-CSOD-RSO All</w:t>
            </w:r>
          </w:p>
          <w:p w14:paraId="23D003D4" w14:textId="77777777" w:rsidR="00027445" w:rsidRPr="000263EB" w:rsidRDefault="00027445" w:rsidP="00027445">
            <w:pPr>
              <w:pStyle w:val="TableField-Left"/>
              <w:rPr>
                <w:rFonts w:ascii="Calibri Light" w:hAnsi="Calibri Light" w:cs="Arial"/>
              </w:rPr>
            </w:pPr>
            <w:r w:rsidRPr="000263EB">
              <w:rPr>
                <w:rFonts w:ascii="Calibri Light" w:hAnsi="Calibri Light" w:cs="Arial"/>
              </w:rPr>
              <w:t>CS-CP&amp;S-All</w:t>
            </w:r>
          </w:p>
          <w:p w14:paraId="7CAC0B80" w14:textId="7E2F96D5" w:rsidR="00027445" w:rsidRPr="00A72892" w:rsidRDefault="00027445" w:rsidP="00027445">
            <w:pPr>
              <w:pStyle w:val="TableField-Left"/>
              <w:rPr>
                <w:rFonts w:ascii="Calibri Light" w:hAnsi="Calibri Light" w:cs="Arial"/>
                <w:sz w:val="18"/>
              </w:rPr>
            </w:pPr>
            <w:r w:rsidRPr="000263EB">
              <w:rPr>
                <w:rFonts w:ascii="Calibri Light" w:hAnsi="Calibri Light" w:cs="Arial"/>
              </w:rPr>
              <w:t>CS-BCD-All</w:t>
            </w:r>
          </w:p>
        </w:tc>
        <w:tc>
          <w:tcPr>
            <w:tcW w:w="1440" w:type="dxa"/>
            <w:tcBorders>
              <w:top w:val="threeDEmboss" w:sz="6" w:space="0" w:color="auto"/>
              <w:bottom w:val="threeDEmboss" w:sz="6" w:space="0" w:color="auto"/>
            </w:tcBorders>
          </w:tcPr>
          <w:p w14:paraId="6F422C0D" w14:textId="4212C617" w:rsidR="00027445" w:rsidRPr="00A72892" w:rsidRDefault="00027445" w:rsidP="00027445">
            <w:pPr>
              <w:pStyle w:val="TableField-Left"/>
              <w:rPr>
                <w:rFonts w:ascii="Calibri Light" w:hAnsi="Calibri Light" w:cs="Arial"/>
                <w:sz w:val="18"/>
              </w:rPr>
            </w:pPr>
            <w:r>
              <w:rPr>
                <w:rFonts w:ascii="Calibri Light" w:hAnsi="Calibri Light" w:cs="Arial"/>
              </w:rPr>
              <w:t>Medium</w:t>
            </w:r>
          </w:p>
        </w:tc>
        <w:tc>
          <w:tcPr>
            <w:tcW w:w="1057" w:type="dxa"/>
            <w:tcBorders>
              <w:top w:val="threeDEmboss" w:sz="6" w:space="0" w:color="auto"/>
              <w:bottom w:val="threeDEmboss" w:sz="6" w:space="0" w:color="auto"/>
            </w:tcBorders>
          </w:tcPr>
          <w:p w14:paraId="58A0E6FB" w14:textId="5036AFBB" w:rsidR="00027445" w:rsidRPr="00A72892" w:rsidRDefault="00027445" w:rsidP="00027445">
            <w:pPr>
              <w:pStyle w:val="TableField-Left"/>
              <w:rPr>
                <w:rFonts w:ascii="Calibri Light" w:hAnsi="Calibri Light" w:cs="Arial"/>
                <w:sz w:val="18"/>
              </w:rPr>
            </w:pPr>
            <w:r>
              <w:rPr>
                <w:rFonts w:ascii="Calibri Light" w:hAnsi="Calibri Light" w:cs="Arial"/>
              </w:rPr>
              <w:t>Medium</w:t>
            </w:r>
          </w:p>
        </w:tc>
      </w:tr>
      <w:tr w:rsidR="00027445" w:rsidRPr="00A72892" w14:paraId="58B3CDE3" w14:textId="77777777" w:rsidTr="00CE1E67">
        <w:trPr>
          <w:cantSplit/>
          <w:trHeight w:val="432"/>
        </w:trPr>
        <w:tc>
          <w:tcPr>
            <w:tcW w:w="3536" w:type="dxa"/>
            <w:tcBorders>
              <w:top w:val="threeDEmboss" w:sz="6" w:space="0" w:color="auto"/>
              <w:bottom w:val="threeDEmboss" w:sz="6" w:space="0" w:color="auto"/>
            </w:tcBorders>
          </w:tcPr>
          <w:p w14:paraId="58F14165" w14:textId="4E135AD8" w:rsidR="00027445" w:rsidRPr="000263EB" w:rsidRDefault="003B082E" w:rsidP="00027445">
            <w:pPr>
              <w:pStyle w:val="TableField-Left"/>
              <w:rPr>
                <w:rFonts w:ascii="Calibri Light" w:hAnsi="Calibri Light" w:cs="Arial"/>
              </w:rPr>
            </w:pPr>
            <w:r w:rsidRPr="004C02AD">
              <w:rPr>
                <w:rFonts w:ascii="Calibri Light" w:hAnsi="Calibri Light" w:cs="Arial"/>
              </w:rPr>
              <w:t>Currently, call center screens will pop on the appropriate screen based on the IVR transaction selection and a completed authentication process. SAP will not be able to provide the full screen pop. If the IVR is able to authenticate the customer, the data will populate in the search screen and the agent will need to click search to complete the request. If properly used, CTI pops can save the agents average handle time and search time of the customer.</w:t>
            </w:r>
          </w:p>
        </w:tc>
        <w:tc>
          <w:tcPr>
            <w:tcW w:w="1620" w:type="dxa"/>
            <w:tcBorders>
              <w:top w:val="threeDEmboss" w:sz="6" w:space="0" w:color="auto"/>
              <w:bottom w:val="threeDEmboss" w:sz="6" w:space="0" w:color="auto"/>
            </w:tcBorders>
          </w:tcPr>
          <w:p w14:paraId="7EA33574" w14:textId="3B0F2629" w:rsidR="00027445" w:rsidRPr="001D28FB" w:rsidRDefault="00027445" w:rsidP="00027445">
            <w:pPr>
              <w:pStyle w:val="TableField-Left"/>
              <w:rPr>
                <w:rFonts w:ascii="Calibri Light" w:hAnsi="Calibri Light" w:cs="Arial"/>
              </w:rPr>
            </w:pPr>
            <w:r w:rsidRPr="001D28FB">
              <w:rPr>
                <w:rFonts w:ascii="Calibri Light" w:hAnsi="Calibri Light" w:cs="Arial"/>
              </w:rPr>
              <w:t xml:space="preserve">Technology, </w:t>
            </w:r>
            <w:r w:rsidR="003B082E">
              <w:rPr>
                <w:rFonts w:ascii="Calibri Light" w:hAnsi="Calibri Light" w:cs="Arial"/>
              </w:rPr>
              <w:t>Process (895)</w:t>
            </w:r>
            <w:r w:rsidR="00CE1E67">
              <w:rPr>
                <w:rFonts w:ascii="Calibri Light" w:hAnsi="Calibri Light" w:cs="Arial"/>
              </w:rPr>
              <w:t>, Process</w:t>
            </w:r>
          </w:p>
          <w:p w14:paraId="3A66B52E" w14:textId="013347B4" w:rsidR="004C5667" w:rsidRPr="000263EB" w:rsidRDefault="004C5667" w:rsidP="00027445">
            <w:pPr>
              <w:pStyle w:val="TableField-Left"/>
              <w:rPr>
                <w:rFonts w:ascii="Calibri Light" w:hAnsi="Calibri Light" w:cs="Arial"/>
              </w:rPr>
            </w:pPr>
          </w:p>
        </w:tc>
        <w:tc>
          <w:tcPr>
            <w:tcW w:w="1530" w:type="dxa"/>
            <w:tcBorders>
              <w:top w:val="threeDEmboss" w:sz="6" w:space="0" w:color="auto"/>
              <w:bottom w:val="threeDEmboss" w:sz="6" w:space="0" w:color="auto"/>
            </w:tcBorders>
          </w:tcPr>
          <w:p w14:paraId="6C3D9803" w14:textId="77777777" w:rsidR="00027445" w:rsidRPr="001D28FB" w:rsidRDefault="00027445" w:rsidP="00027445">
            <w:pPr>
              <w:pStyle w:val="TableField-Left"/>
              <w:rPr>
                <w:rFonts w:ascii="Calibri Light" w:hAnsi="Calibri Light" w:cs="Arial"/>
              </w:rPr>
            </w:pPr>
            <w:r w:rsidRPr="001D28FB">
              <w:rPr>
                <w:rFonts w:ascii="Calibri Light" w:hAnsi="Calibri Light" w:cs="Arial"/>
              </w:rPr>
              <w:t>CS-CSOD-CCC-Systems/IVR</w:t>
            </w:r>
          </w:p>
          <w:p w14:paraId="1141785C" w14:textId="11FD8B4D" w:rsidR="00027445" w:rsidRPr="000263EB" w:rsidRDefault="00027445" w:rsidP="00027445">
            <w:pPr>
              <w:pStyle w:val="TableField-Left"/>
              <w:rPr>
                <w:rFonts w:ascii="Calibri Light" w:hAnsi="Calibri Light" w:cs="Arial"/>
              </w:rPr>
            </w:pPr>
            <w:r w:rsidRPr="001D28FB">
              <w:rPr>
                <w:rFonts w:ascii="Calibri Light" w:hAnsi="Calibri Light" w:cs="Arial"/>
              </w:rPr>
              <w:t>Ext-Customers-All</w:t>
            </w:r>
          </w:p>
        </w:tc>
        <w:tc>
          <w:tcPr>
            <w:tcW w:w="1440" w:type="dxa"/>
            <w:tcBorders>
              <w:top w:val="threeDEmboss" w:sz="6" w:space="0" w:color="auto"/>
              <w:bottom w:val="threeDEmboss" w:sz="6" w:space="0" w:color="auto"/>
            </w:tcBorders>
          </w:tcPr>
          <w:p w14:paraId="17B32250" w14:textId="46D5C524" w:rsidR="00027445" w:rsidRDefault="00027445" w:rsidP="00027445">
            <w:pPr>
              <w:pStyle w:val="TableField-Left"/>
              <w:rPr>
                <w:rFonts w:ascii="Calibri Light" w:hAnsi="Calibri Light" w:cs="Arial"/>
              </w:rPr>
            </w:pPr>
            <w:r>
              <w:rPr>
                <w:rFonts w:ascii="Calibri Light" w:hAnsi="Calibri Light" w:cs="Arial"/>
              </w:rPr>
              <w:t>High</w:t>
            </w:r>
          </w:p>
        </w:tc>
        <w:tc>
          <w:tcPr>
            <w:tcW w:w="1057" w:type="dxa"/>
            <w:tcBorders>
              <w:top w:val="threeDEmboss" w:sz="6" w:space="0" w:color="auto"/>
              <w:bottom w:val="threeDEmboss" w:sz="6" w:space="0" w:color="auto"/>
            </w:tcBorders>
          </w:tcPr>
          <w:p w14:paraId="4E381614" w14:textId="11F8CA73" w:rsidR="00027445" w:rsidRDefault="00027445" w:rsidP="00027445">
            <w:pPr>
              <w:pStyle w:val="TableField-Left"/>
              <w:rPr>
                <w:rFonts w:ascii="Calibri Light" w:hAnsi="Calibri Light" w:cs="Arial"/>
              </w:rPr>
            </w:pPr>
            <w:r>
              <w:rPr>
                <w:rFonts w:ascii="Calibri Light" w:hAnsi="Calibri Light" w:cs="Arial"/>
              </w:rPr>
              <w:t>High</w:t>
            </w:r>
          </w:p>
        </w:tc>
      </w:tr>
      <w:tr w:rsidR="004C5667" w:rsidRPr="00CE1E67" w14:paraId="5DB5AAAC" w14:textId="77777777" w:rsidTr="00CE1E67">
        <w:trPr>
          <w:cantSplit/>
          <w:trHeight w:val="432"/>
        </w:trPr>
        <w:tc>
          <w:tcPr>
            <w:tcW w:w="3536" w:type="dxa"/>
            <w:tcBorders>
              <w:top w:val="threeDEmboss" w:sz="6" w:space="0" w:color="auto"/>
              <w:bottom w:val="threeDEmboss" w:sz="6" w:space="0" w:color="auto"/>
            </w:tcBorders>
          </w:tcPr>
          <w:p w14:paraId="22A2BC83" w14:textId="77777777" w:rsidR="00272978" w:rsidRPr="00CE1E67" w:rsidRDefault="004C5667" w:rsidP="00027445">
            <w:pPr>
              <w:pStyle w:val="TableField-Left"/>
              <w:rPr>
                <w:rFonts w:ascii="Calibri Light" w:hAnsi="Calibri Light" w:cs="Arial"/>
              </w:rPr>
            </w:pPr>
            <w:r w:rsidRPr="00CE1E67">
              <w:rPr>
                <w:rFonts w:ascii="Calibri Light" w:hAnsi="Calibri Light" w:cs="Arial"/>
              </w:rPr>
              <w:t xml:space="preserve">IVR will be able to advise a caller that we are aware the account is currently experiencing an outage once the account has been identified. </w:t>
            </w:r>
            <w:r w:rsidR="00272978" w:rsidRPr="004530C2">
              <w:rPr>
                <w:rFonts w:ascii="Calibri Light" w:hAnsi="Calibri Light" w:cs="Arial"/>
              </w:rPr>
              <w:t>This can increase IVR utilization and decrease live agent call volume.</w:t>
            </w:r>
            <w:r w:rsidRPr="004530C2">
              <w:rPr>
                <w:rFonts w:ascii="Calibri Light" w:hAnsi="Calibri Light" w:cs="Arial"/>
              </w:rPr>
              <w:t xml:space="preserve"> </w:t>
            </w:r>
            <w:r w:rsidRPr="00CE1E67">
              <w:rPr>
                <w:rFonts w:ascii="Calibri Light" w:hAnsi="Calibri Light" w:cs="Arial"/>
              </w:rPr>
              <w:t>This is a process improvement.</w:t>
            </w:r>
          </w:p>
          <w:p w14:paraId="5D375842" w14:textId="77777777" w:rsidR="00272978" w:rsidRPr="00CE1E67" w:rsidRDefault="00272978" w:rsidP="00027445">
            <w:pPr>
              <w:pStyle w:val="TableField-Left"/>
              <w:rPr>
                <w:rFonts w:ascii="Calibri Light" w:hAnsi="Calibri Light" w:cs="Arial"/>
              </w:rPr>
            </w:pPr>
          </w:p>
          <w:p w14:paraId="396BF475" w14:textId="691C2DFF" w:rsidR="004C5667" w:rsidRPr="00CE1E67" w:rsidRDefault="00272978" w:rsidP="00027445">
            <w:pPr>
              <w:pStyle w:val="TableField-Left"/>
              <w:rPr>
                <w:rFonts w:ascii="Calibri Light" w:hAnsi="Calibri Light" w:cs="Arial"/>
              </w:rPr>
            </w:pPr>
            <w:r w:rsidRPr="004530C2">
              <w:rPr>
                <w:rFonts w:ascii="Calibri Light" w:hAnsi="Calibri Light" w:cs="Arial"/>
              </w:rPr>
              <w:t>Customer Impact: Customers will not need to wait for an agent to respond to a call during an outage. Typically there are longer wait times due to the call volume.</w:t>
            </w:r>
          </w:p>
        </w:tc>
        <w:tc>
          <w:tcPr>
            <w:tcW w:w="1620" w:type="dxa"/>
            <w:tcBorders>
              <w:top w:val="threeDEmboss" w:sz="6" w:space="0" w:color="auto"/>
              <w:bottom w:val="threeDEmboss" w:sz="6" w:space="0" w:color="auto"/>
            </w:tcBorders>
          </w:tcPr>
          <w:p w14:paraId="7D8DEF09" w14:textId="1614FDF9" w:rsidR="004C5667" w:rsidRPr="00CE1E67" w:rsidRDefault="00272978" w:rsidP="00027445">
            <w:pPr>
              <w:pStyle w:val="TableField-Left"/>
              <w:rPr>
                <w:rFonts w:ascii="Calibri Light" w:hAnsi="Calibri Light" w:cs="Arial"/>
              </w:rPr>
            </w:pPr>
            <w:r w:rsidRPr="00CE1E67">
              <w:rPr>
                <w:rFonts w:ascii="Calibri Light" w:hAnsi="Calibri Light" w:cs="Arial"/>
              </w:rPr>
              <w:t>Improvement; Process; Technology (1137)</w:t>
            </w:r>
          </w:p>
        </w:tc>
        <w:tc>
          <w:tcPr>
            <w:tcW w:w="1530" w:type="dxa"/>
            <w:tcBorders>
              <w:top w:val="threeDEmboss" w:sz="6" w:space="0" w:color="auto"/>
              <w:bottom w:val="threeDEmboss" w:sz="6" w:space="0" w:color="auto"/>
            </w:tcBorders>
          </w:tcPr>
          <w:p w14:paraId="0CF8E98B" w14:textId="77777777" w:rsidR="00272978" w:rsidRPr="00CE1E67" w:rsidRDefault="00272978" w:rsidP="00272978">
            <w:pPr>
              <w:pStyle w:val="TableField-Left"/>
              <w:rPr>
                <w:rFonts w:ascii="Calibri Light" w:hAnsi="Calibri Light" w:cs="Arial"/>
              </w:rPr>
            </w:pPr>
            <w:r w:rsidRPr="00CE1E67">
              <w:rPr>
                <w:rFonts w:ascii="Calibri Light" w:hAnsi="Calibri Light" w:cs="Arial"/>
              </w:rPr>
              <w:t>CS-CSOD-CCC-Systems/IVR</w:t>
            </w:r>
          </w:p>
          <w:p w14:paraId="491837DC" w14:textId="6CBC3A68" w:rsidR="004C5667" w:rsidRPr="00CE1E67" w:rsidRDefault="00272978" w:rsidP="00027445">
            <w:pPr>
              <w:pStyle w:val="TableField-Left"/>
              <w:rPr>
                <w:rFonts w:ascii="Calibri Light" w:hAnsi="Calibri Light" w:cs="Arial"/>
              </w:rPr>
            </w:pPr>
            <w:r w:rsidRPr="00CE1E67">
              <w:rPr>
                <w:rFonts w:ascii="Calibri Light" w:hAnsi="Calibri Light" w:cs="Arial"/>
              </w:rPr>
              <w:t>Ext-Customers-All</w:t>
            </w:r>
          </w:p>
        </w:tc>
        <w:tc>
          <w:tcPr>
            <w:tcW w:w="1440" w:type="dxa"/>
            <w:tcBorders>
              <w:top w:val="threeDEmboss" w:sz="6" w:space="0" w:color="auto"/>
              <w:bottom w:val="threeDEmboss" w:sz="6" w:space="0" w:color="auto"/>
            </w:tcBorders>
          </w:tcPr>
          <w:p w14:paraId="4123DC0C" w14:textId="76528C42" w:rsidR="004C5667" w:rsidRPr="00CE1E67" w:rsidRDefault="00272978" w:rsidP="00027445">
            <w:pPr>
              <w:pStyle w:val="TableField-Left"/>
              <w:rPr>
                <w:rFonts w:ascii="Calibri Light" w:hAnsi="Calibri Light" w:cs="Arial"/>
              </w:rPr>
            </w:pPr>
            <w:r w:rsidRPr="00CE1E67">
              <w:rPr>
                <w:rFonts w:ascii="Calibri Light" w:hAnsi="Calibri Light" w:cs="Arial"/>
              </w:rPr>
              <w:t>High</w:t>
            </w:r>
          </w:p>
        </w:tc>
        <w:tc>
          <w:tcPr>
            <w:tcW w:w="1057" w:type="dxa"/>
            <w:tcBorders>
              <w:top w:val="threeDEmboss" w:sz="6" w:space="0" w:color="auto"/>
              <w:bottom w:val="threeDEmboss" w:sz="6" w:space="0" w:color="auto"/>
            </w:tcBorders>
          </w:tcPr>
          <w:p w14:paraId="17BD8C22" w14:textId="6C8CEEE9" w:rsidR="004C5667" w:rsidRPr="00CE1E67" w:rsidRDefault="00272978" w:rsidP="00027445">
            <w:pPr>
              <w:pStyle w:val="TableField-Left"/>
              <w:rPr>
                <w:rFonts w:ascii="Calibri Light" w:hAnsi="Calibri Light" w:cs="Arial"/>
              </w:rPr>
            </w:pPr>
            <w:r w:rsidRPr="00CE1E67">
              <w:rPr>
                <w:rFonts w:ascii="Calibri Light" w:hAnsi="Calibri Light" w:cs="Arial"/>
              </w:rPr>
              <w:t>High</w:t>
            </w:r>
          </w:p>
        </w:tc>
      </w:tr>
      <w:tr w:rsidR="004C5667" w:rsidRPr="00CE1E67" w14:paraId="78F74BF3" w14:textId="77777777" w:rsidTr="00CE1E67">
        <w:trPr>
          <w:cantSplit/>
          <w:trHeight w:val="432"/>
        </w:trPr>
        <w:tc>
          <w:tcPr>
            <w:tcW w:w="3536" w:type="dxa"/>
            <w:tcBorders>
              <w:top w:val="threeDEmboss" w:sz="6" w:space="0" w:color="auto"/>
              <w:bottom w:val="threeDEmboss" w:sz="6" w:space="0" w:color="auto"/>
            </w:tcBorders>
          </w:tcPr>
          <w:p w14:paraId="6B0377F2" w14:textId="0F13CBA8" w:rsidR="00272978" w:rsidRPr="00CE1E67" w:rsidRDefault="00272978" w:rsidP="00272978">
            <w:pPr>
              <w:pStyle w:val="TableField-Left"/>
              <w:rPr>
                <w:rFonts w:ascii="Calibri Light" w:hAnsi="Calibri Light" w:cs="Arial"/>
              </w:rPr>
            </w:pPr>
            <w:r w:rsidRPr="00CE1E67">
              <w:rPr>
                <w:rFonts w:ascii="Calibri Light" w:hAnsi="Calibri Light" w:cs="Arial"/>
              </w:rPr>
              <w:lastRenderedPageBreak/>
              <w:t xml:space="preserve">IVR will be able to advise the caller that we are aware they are in an SDP event once the account has been identified. </w:t>
            </w:r>
            <w:r w:rsidR="004C5667" w:rsidRPr="00CE1E67">
              <w:rPr>
                <w:rFonts w:ascii="Calibri Light" w:hAnsi="Calibri Light" w:cs="Arial"/>
              </w:rPr>
              <w:t xml:space="preserve"> This is a process improvement.</w:t>
            </w:r>
          </w:p>
          <w:p w14:paraId="297FF533" w14:textId="70CAC44E" w:rsidR="00272978" w:rsidRPr="00CE1E67" w:rsidRDefault="00272978" w:rsidP="00272978">
            <w:pPr>
              <w:pStyle w:val="TableField-Left"/>
              <w:rPr>
                <w:rFonts w:ascii="Calibri Light" w:hAnsi="Calibri Light" w:cs="Arial"/>
              </w:rPr>
            </w:pPr>
          </w:p>
          <w:p w14:paraId="5E8AB079" w14:textId="34DACA4E" w:rsidR="00272978" w:rsidRPr="00CE1E67" w:rsidRDefault="000C3DDB" w:rsidP="00272978">
            <w:pPr>
              <w:pStyle w:val="TableField-Left"/>
              <w:rPr>
                <w:rFonts w:ascii="Calibri Light" w:hAnsi="Calibri Light" w:cs="Arial"/>
              </w:rPr>
            </w:pPr>
            <w:r w:rsidRPr="004530C2">
              <w:rPr>
                <w:rFonts w:ascii="Calibri Light" w:hAnsi="Calibri Light" w:cs="Arial"/>
              </w:rPr>
              <w:t>Customer Impact: Customers will know if they are included in the SDP event without having to wait for an agent.</w:t>
            </w:r>
          </w:p>
          <w:p w14:paraId="67338141" w14:textId="56261B9F" w:rsidR="004C5667" w:rsidRPr="00CE1E67" w:rsidRDefault="004C5667" w:rsidP="00027445">
            <w:pPr>
              <w:pStyle w:val="TableField-Left"/>
              <w:rPr>
                <w:rFonts w:ascii="Calibri Light" w:hAnsi="Calibri Light" w:cs="Arial"/>
              </w:rPr>
            </w:pPr>
          </w:p>
        </w:tc>
        <w:tc>
          <w:tcPr>
            <w:tcW w:w="1620" w:type="dxa"/>
            <w:tcBorders>
              <w:top w:val="threeDEmboss" w:sz="6" w:space="0" w:color="auto"/>
              <w:bottom w:val="threeDEmboss" w:sz="6" w:space="0" w:color="auto"/>
            </w:tcBorders>
          </w:tcPr>
          <w:p w14:paraId="3DF29306" w14:textId="0F7755DD" w:rsidR="004C5667" w:rsidRPr="00CE1E67" w:rsidRDefault="00272978" w:rsidP="00027445">
            <w:pPr>
              <w:pStyle w:val="TableField-Left"/>
              <w:rPr>
                <w:rFonts w:ascii="Calibri Light" w:hAnsi="Calibri Light" w:cs="Arial"/>
              </w:rPr>
            </w:pPr>
            <w:r w:rsidRPr="00CE1E67">
              <w:rPr>
                <w:rFonts w:ascii="Calibri Light" w:hAnsi="Calibri Light" w:cs="Arial"/>
              </w:rPr>
              <w:t>Improvement; Process; Technology</w:t>
            </w:r>
            <w:r w:rsidR="000C3DDB" w:rsidRPr="00CE1E67">
              <w:rPr>
                <w:rFonts w:ascii="Calibri Light" w:hAnsi="Calibri Light" w:cs="Arial"/>
              </w:rPr>
              <w:t xml:space="preserve"> (1138)</w:t>
            </w:r>
          </w:p>
        </w:tc>
        <w:tc>
          <w:tcPr>
            <w:tcW w:w="1530" w:type="dxa"/>
            <w:tcBorders>
              <w:top w:val="threeDEmboss" w:sz="6" w:space="0" w:color="auto"/>
              <w:bottom w:val="threeDEmboss" w:sz="6" w:space="0" w:color="auto"/>
            </w:tcBorders>
          </w:tcPr>
          <w:p w14:paraId="3C9FC5B3" w14:textId="7ACC0F0B" w:rsidR="00272978" w:rsidRPr="00CE1E67" w:rsidRDefault="00272978" w:rsidP="00272978">
            <w:pPr>
              <w:pStyle w:val="TableField-Left"/>
              <w:rPr>
                <w:rFonts w:ascii="Calibri Light" w:hAnsi="Calibri Light" w:cs="Arial"/>
              </w:rPr>
            </w:pPr>
            <w:r w:rsidRPr="00CE1E67">
              <w:rPr>
                <w:rFonts w:ascii="Calibri Light" w:hAnsi="Calibri Light" w:cs="Arial"/>
              </w:rPr>
              <w:t>CS-CSOD-CCC-Systems/IVR</w:t>
            </w:r>
          </w:p>
          <w:p w14:paraId="1DFF230D" w14:textId="4681A3D5" w:rsidR="004C5667" w:rsidRPr="00CE1E67" w:rsidRDefault="00272978" w:rsidP="00027445">
            <w:pPr>
              <w:pStyle w:val="TableField-Left"/>
              <w:rPr>
                <w:rFonts w:ascii="Calibri Light" w:hAnsi="Calibri Light" w:cs="Arial"/>
              </w:rPr>
            </w:pPr>
            <w:r w:rsidRPr="00CE1E67">
              <w:rPr>
                <w:rFonts w:ascii="Calibri Light" w:hAnsi="Calibri Light" w:cs="Arial"/>
              </w:rPr>
              <w:t>Ext-Customers-All</w:t>
            </w:r>
          </w:p>
        </w:tc>
        <w:tc>
          <w:tcPr>
            <w:tcW w:w="1440" w:type="dxa"/>
            <w:tcBorders>
              <w:top w:val="threeDEmboss" w:sz="6" w:space="0" w:color="auto"/>
              <w:bottom w:val="threeDEmboss" w:sz="6" w:space="0" w:color="auto"/>
            </w:tcBorders>
          </w:tcPr>
          <w:p w14:paraId="5FF06357" w14:textId="047C7918" w:rsidR="004C5667" w:rsidRPr="00CE1E67" w:rsidRDefault="00272978" w:rsidP="00027445">
            <w:pPr>
              <w:pStyle w:val="TableField-Left"/>
              <w:rPr>
                <w:rFonts w:ascii="Calibri Light" w:hAnsi="Calibri Light" w:cs="Arial"/>
              </w:rPr>
            </w:pPr>
            <w:r w:rsidRPr="00CE1E67">
              <w:rPr>
                <w:rFonts w:ascii="Calibri Light" w:hAnsi="Calibri Light" w:cs="Arial"/>
              </w:rPr>
              <w:t>High</w:t>
            </w:r>
          </w:p>
        </w:tc>
        <w:tc>
          <w:tcPr>
            <w:tcW w:w="1057" w:type="dxa"/>
            <w:tcBorders>
              <w:top w:val="threeDEmboss" w:sz="6" w:space="0" w:color="auto"/>
              <w:bottom w:val="threeDEmboss" w:sz="6" w:space="0" w:color="auto"/>
            </w:tcBorders>
          </w:tcPr>
          <w:p w14:paraId="241FF499" w14:textId="0E7D1701" w:rsidR="004C5667" w:rsidRPr="00CE1E67" w:rsidRDefault="00272978" w:rsidP="00027445">
            <w:pPr>
              <w:pStyle w:val="TableField-Left"/>
              <w:rPr>
                <w:rFonts w:ascii="Calibri Light" w:hAnsi="Calibri Light" w:cs="Arial"/>
              </w:rPr>
            </w:pPr>
            <w:r w:rsidRPr="00CE1E67">
              <w:rPr>
                <w:rFonts w:ascii="Calibri Light" w:hAnsi="Calibri Light" w:cs="Arial"/>
              </w:rPr>
              <w:t>High</w:t>
            </w:r>
          </w:p>
        </w:tc>
      </w:tr>
      <w:tr w:rsidR="004C5667" w:rsidRPr="00CE1E67" w14:paraId="202626DC" w14:textId="77777777" w:rsidTr="00CE1E67">
        <w:trPr>
          <w:cantSplit/>
          <w:trHeight w:val="432"/>
        </w:trPr>
        <w:tc>
          <w:tcPr>
            <w:tcW w:w="3536" w:type="dxa"/>
            <w:tcBorders>
              <w:top w:val="threeDEmboss" w:sz="6" w:space="0" w:color="auto"/>
              <w:bottom w:val="threeDEmboss" w:sz="6" w:space="0" w:color="auto"/>
            </w:tcBorders>
          </w:tcPr>
          <w:p w14:paraId="0DA1EEAB" w14:textId="3488452B" w:rsidR="004C5667" w:rsidRPr="004530C2" w:rsidRDefault="004C5667" w:rsidP="00027445">
            <w:pPr>
              <w:pStyle w:val="TableField-Left"/>
              <w:rPr>
                <w:rFonts w:ascii="Calibri Light" w:hAnsi="Calibri Light" w:cs="Arial"/>
              </w:rPr>
            </w:pPr>
            <w:r w:rsidRPr="004530C2">
              <w:rPr>
                <w:rFonts w:ascii="Calibri Light" w:hAnsi="Calibri Light" w:cs="Arial"/>
              </w:rPr>
              <w:t>The IVR will require the caller to agree to a Safety Message when submitting payment to be reconnected regardless if the meter is RSS enabled or not.  This is a</w:t>
            </w:r>
            <w:r w:rsidR="00272978" w:rsidRPr="004530C2">
              <w:rPr>
                <w:rFonts w:ascii="Calibri Light" w:hAnsi="Calibri Light" w:cs="Arial"/>
              </w:rPr>
              <w:t xml:space="preserve"> </w:t>
            </w:r>
            <w:r w:rsidR="000C3DDB" w:rsidRPr="004530C2">
              <w:rPr>
                <w:rFonts w:ascii="Calibri Light" w:hAnsi="Calibri Light" w:cs="Arial"/>
              </w:rPr>
              <w:t>public</w:t>
            </w:r>
            <w:r w:rsidRPr="004530C2">
              <w:rPr>
                <w:rFonts w:ascii="Calibri Light" w:hAnsi="Calibri Light" w:cs="Arial"/>
              </w:rPr>
              <w:t xml:space="preserve"> safety improvement.</w:t>
            </w:r>
          </w:p>
        </w:tc>
        <w:tc>
          <w:tcPr>
            <w:tcW w:w="1620" w:type="dxa"/>
            <w:tcBorders>
              <w:top w:val="threeDEmboss" w:sz="6" w:space="0" w:color="auto"/>
              <w:bottom w:val="threeDEmboss" w:sz="6" w:space="0" w:color="auto"/>
            </w:tcBorders>
          </w:tcPr>
          <w:p w14:paraId="184DCB19" w14:textId="1D02BC10" w:rsidR="004C5667" w:rsidRPr="004530C2" w:rsidRDefault="00272978" w:rsidP="00027445">
            <w:pPr>
              <w:pStyle w:val="TableField-Left"/>
              <w:rPr>
                <w:rFonts w:ascii="Calibri Light" w:hAnsi="Calibri Light" w:cs="Arial"/>
              </w:rPr>
            </w:pPr>
            <w:r w:rsidRPr="004530C2">
              <w:rPr>
                <w:rFonts w:ascii="Calibri Light" w:hAnsi="Calibri Light" w:cs="Arial"/>
              </w:rPr>
              <w:t xml:space="preserve">Improvement; Process; </w:t>
            </w:r>
            <w:r w:rsidR="000C3DDB" w:rsidRPr="004530C2">
              <w:rPr>
                <w:rFonts w:ascii="Calibri Light" w:hAnsi="Calibri Light" w:cs="Arial"/>
              </w:rPr>
              <w:t>Regulatory/</w:t>
            </w:r>
            <w:proofErr w:type="spellStart"/>
            <w:r w:rsidR="000C3DDB" w:rsidRPr="004530C2">
              <w:rPr>
                <w:rFonts w:ascii="Calibri Light" w:hAnsi="Calibri Light" w:cs="Arial"/>
              </w:rPr>
              <w:t>Legal;</w:t>
            </w:r>
            <w:r w:rsidRPr="004530C2">
              <w:rPr>
                <w:rFonts w:ascii="Calibri Light" w:hAnsi="Calibri Light" w:cs="Arial"/>
              </w:rPr>
              <w:t>Technology</w:t>
            </w:r>
            <w:proofErr w:type="spellEnd"/>
            <w:r w:rsidR="000C3DDB" w:rsidRPr="004530C2">
              <w:rPr>
                <w:rFonts w:ascii="Calibri Light" w:hAnsi="Calibri Light" w:cs="Arial"/>
              </w:rPr>
              <w:t xml:space="preserve"> (1139)</w:t>
            </w:r>
          </w:p>
        </w:tc>
        <w:tc>
          <w:tcPr>
            <w:tcW w:w="1530" w:type="dxa"/>
            <w:tcBorders>
              <w:top w:val="threeDEmboss" w:sz="6" w:space="0" w:color="auto"/>
              <w:bottom w:val="threeDEmboss" w:sz="6" w:space="0" w:color="auto"/>
            </w:tcBorders>
          </w:tcPr>
          <w:p w14:paraId="76E368D5" w14:textId="77777777" w:rsidR="000C3DDB" w:rsidRPr="004530C2" w:rsidRDefault="000C3DDB" w:rsidP="000C3DDB">
            <w:pPr>
              <w:pStyle w:val="TableField-Left"/>
              <w:rPr>
                <w:rFonts w:ascii="Calibri Light" w:hAnsi="Calibri Light" w:cs="Arial"/>
              </w:rPr>
            </w:pPr>
            <w:r w:rsidRPr="004530C2">
              <w:rPr>
                <w:rFonts w:ascii="Calibri Light" w:hAnsi="Calibri Light" w:cs="Arial"/>
              </w:rPr>
              <w:t>CS-CSOD-CCC-Systems/IVR</w:t>
            </w:r>
          </w:p>
          <w:p w14:paraId="7B7541AA" w14:textId="6EBEB50A" w:rsidR="004C5667" w:rsidRPr="004530C2" w:rsidRDefault="000C3DDB" w:rsidP="00027445">
            <w:pPr>
              <w:pStyle w:val="TableField-Left"/>
              <w:rPr>
                <w:rFonts w:ascii="Calibri Light" w:hAnsi="Calibri Light" w:cs="Arial"/>
              </w:rPr>
            </w:pPr>
            <w:r w:rsidRPr="004530C2">
              <w:rPr>
                <w:rFonts w:ascii="Calibri Light" w:hAnsi="Calibri Light" w:cs="Arial"/>
              </w:rPr>
              <w:t>Ext-Customers-All</w:t>
            </w:r>
          </w:p>
        </w:tc>
        <w:tc>
          <w:tcPr>
            <w:tcW w:w="1440" w:type="dxa"/>
            <w:tcBorders>
              <w:top w:val="threeDEmboss" w:sz="6" w:space="0" w:color="auto"/>
              <w:bottom w:val="threeDEmboss" w:sz="6" w:space="0" w:color="auto"/>
            </w:tcBorders>
          </w:tcPr>
          <w:p w14:paraId="5C6510D1" w14:textId="6BD9011A" w:rsidR="004C5667" w:rsidRPr="004530C2" w:rsidRDefault="000C3DDB" w:rsidP="00027445">
            <w:pPr>
              <w:pStyle w:val="TableField-Left"/>
              <w:rPr>
                <w:rFonts w:ascii="Calibri Light" w:hAnsi="Calibri Light" w:cs="Arial"/>
              </w:rPr>
            </w:pPr>
            <w:r w:rsidRPr="004530C2">
              <w:rPr>
                <w:rFonts w:ascii="Calibri Light" w:hAnsi="Calibri Light" w:cs="Arial"/>
              </w:rPr>
              <w:t>High</w:t>
            </w:r>
          </w:p>
        </w:tc>
        <w:tc>
          <w:tcPr>
            <w:tcW w:w="1057" w:type="dxa"/>
            <w:tcBorders>
              <w:top w:val="threeDEmboss" w:sz="6" w:space="0" w:color="auto"/>
              <w:bottom w:val="threeDEmboss" w:sz="6" w:space="0" w:color="auto"/>
            </w:tcBorders>
          </w:tcPr>
          <w:p w14:paraId="2C42F7B8" w14:textId="4CAB72BC" w:rsidR="004C5667" w:rsidRPr="004530C2" w:rsidRDefault="000C3DDB" w:rsidP="00027445">
            <w:pPr>
              <w:pStyle w:val="TableField-Left"/>
              <w:rPr>
                <w:rFonts w:ascii="Calibri Light" w:hAnsi="Calibri Light" w:cs="Arial"/>
              </w:rPr>
            </w:pPr>
            <w:r w:rsidRPr="004530C2">
              <w:rPr>
                <w:rFonts w:ascii="Calibri Light" w:hAnsi="Calibri Light" w:cs="Arial"/>
              </w:rPr>
              <w:t>High</w:t>
            </w:r>
          </w:p>
        </w:tc>
      </w:tr>
      <w:tr w:rsidR="004C5667" w:rsidRPr="00CE1E67" w14:paraId="014F39C4" w14:textId="77777777" w:rsidTr="00CE1E67">
        <w:trPr>
          <w:cantSplit/>
          <w:trHeight w:val="432"/>
        </w:trPr>
        <w:tc>
          <w:tcPr>
            <w:tcW w:w="3536" w:type="dxa"/>
            <w:tcBorders>
              <w:top w:val="threeDEmboss" w:sz="6" w:space="0" w:color="auto"/>
              <w:bottom w:val="threeDEmboss" w:sz="6" w:space="0" w:color="auto"/>
            </w:tcBorders>
          </w:tcPr>
          <w:p w14:paraId="25CA6DC0" w14:textId="2693F94B" w:rsidR="004C5667" w:rsidRPr="00CE1E67" w:rsidRDefault="003B082E" w:rsidP="004C5667">
            <w:pPr>
              <w:pStyle w:val="TableField-Left"/>
              <w:rPr>
                <w:rFonts w:ascii="Calibri Light" w:hAnsi="Calibri Light" w:cs="Arial"/>
              </w:rPr>
            </w:pPr>
            <w:r w:rsidRPr="00CE1E67">
              <w:rPr>
                <w:rFonts w:ascii="Calibri Light" w:hAnsi="Calibri Light" w:cs="Arial"/>
              </w:rPr>
              <w:t>With SAP, IVR will automatically create a BPEM case to Specialty Operations to mail brochures/product information to customers. Currently a batch job is created with an email to fulfill the request. The process on how Specialty Operations will receive the request will change. They will need to complete and close the BPEM case once the brochure is mailed to the customer.</w:t>
            </w:r>
          </w:p>
        </w:tc>
        <w:tc>
          <w:tcPr>
            <w:tcW w:w="1620" w:type="dxa"/>
            <w:tcBorders>
              <w:top w:val="threeDEmboss" w:sz="6" w:space="0" w:color="auto"/>
              <w:bottom w:val="threeDEmboss" w:sz="6" w:space="0" w:color="auto"/>
            </w:tcBorders>
          </w:tcPr>
          <w:p w14:paraId="61E123D5" w14:textId="1B3BAB0A" w:rsidR="004C5667" w:rsidRPr="00CE1E67" w:rsidRDefault="003B082E" w:rsidP="00027445">
            <w:pPr>
              <w:pStyle w:val="TableField-Left"/>
              <w:rPr>
                <w:rFonts w:ascii="Calibri Light" w:hAnsi="Calibri Light" w:cs="Arial"/>
              </w:rPr>
            </w:pPr>
            <w:r w:rsidRPr="00CE1E67">
              <w:rPr>
                <w:rFonts w:ascii="Calibri Light" w:hAnsi="Calibri Light" w:cs="Arial"/>
                <w:noProof/>
                <w:lang w:eastAsia="en-US"/>
              </w:rPr>
              <w:drawing>
                <wp:inline distT="0" distB="0" distL="0" distR="0" wp14:anchorId="17CEDE30" wp14:editId="2C056466">
                  <wp:extent cx="7620" cy="7620"/>
                  <wp:effectExtent l="0" t="0" r="0" b="0"/>
                  <wp:docPr id="6" name="Picture 6" descr="https://us-apps2.hcl-axon.com/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us-apps2.hcl-axon.com/icons/ecblank.gif"/>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E1E67">
              <w:rPr>
                <w:rFonts w:ascii="Calibri Light" w:hAnsi="Calibri Light" w:cs="Arial"/>
              </w:rPr>
              <w:br/>
              <w:t>Process, Improvement (896)</w:t>
            </w:r>
          </w:p>
        </w:tc>
        <w:tc>
          <w:tcPr>
            <w:tcW w:w="1530" w:type="dxa"/>
            <w:tcBorders>
              <w:top w:val="threeDEmboss" w:sz="6" w:space="0" w:color="auto"/>
              <w:bottom w:val="threeDEmboss" w:sz="6" w:space="0" w:color="auto"/>
            </w:tcBorders>
          </w:tcPr>
          <w:p w14:paraId="15288E5A" w14:textId="08C85D0B" w:rsidR="004C5667" w:rsidRPr="00CE1E67" w:rsidRDefault="003B082E" w:rsidP="004530C2">
            <w:pPr>
              <w:jc w:val="center"/>
              <w:rPr>
                <w:rFonts w:ascii="Calibri Light" w:hAnsi="Calibri Light"/>
              </w:rPr>
            </w:pPr>
            <w:r w:rsidRPr="00CE1E67">
              <w:rPr>
                <w:rFonts w:ascii="Calibri Light" w:eastAsia="MS Mincho" w:hAnsi="Calibri Light" w:cs="Arial"/>
                <w:sz w:val="20"/>
                <w:szCs w:val="20"/>
                <w:lang w:eastAsia="ja-JP"/>
              </w:rPr>
              <w:t>CS-CSOD-CCC-Systems/IVR;CS-CSOD-CCC-PS</w:t>
            </w:r>
          </w:p>
        </w:tc>
        <w:tc>
          <w:tcPr>
            <w:tcW w:w="1440" w:type="dxa"/>
            <w:tcBorders>
              <w:top w:val="threeDEmboss" w:sz="6" w:space="0" w:color="auto"/>
              <w:bottom w:val="threeDEmboss" w:sz="6" w:space="0" w:color="auto"/>
            </w:tcBorders>
          </w:tcPr>
          <w:p w14:paraId="4FE9E2B8" w14:textId="3861D269" w:rsidR="004C5667" w:rsidRPr="00CE1E67" w:rsidRDefault="003B082E" w:rsidP="00027445">
            <w:pPr>
              <w:pStyle w:val="TableField-Left"/>
              <w:rPr>
                <w:rFonts w:ascii="Calibri Light" w:hAnsi="Calibri Light" w:cs="Arial"/>
              </w:rPr>
            </w:pPr>
            <w:r w:rsidRPr="00CE1E67">
              <w:rPr>
                <w:rFonts w:ascii="Calibri Light" w:hAnsi="Calibri Light" w:cs="Arial"/>
              </w:rPr>
              <w:t>Low</w:t>
            </w:r>
          </w:p>
        </w:tc>
        <w:tc>
          <w:tcPr>
            <w:tcW w:w="1057" w:type="dxa"/>
            <w:tcBorders>
              <w:top w:val="threeDEmboss" w:sz="6" w:space="0" w:color="auto"/>
              <w:bottom w:val="threeDEmboss" w:sz="6" w:space="0" w:color="auto"/>
            </w:tcBorders>
          </w:tcPr>
          <w:p w14:paraId="5AAB8662" w14:textId="4D543EE4" w:rsidR="004C5667" w:rsidRPr="00CE1E67" w:rsidRDefault="003B082E" w:rsidP="00027445">
            <w:pPr>
              <w:pStyle w:val="TableField-Left"/>
              <w:rPr>
                <w:rFonts w:ascii="Calibri Light" w:hAnsi="Calibri Light" w:cs="Arial"/>
              </w:rPr>
            </w:pPr>
            <w:r w:rsidRPr="00CE1E67">
              <w:rPr>
                <w:rFonts w:ascii="Calibri Light" w:hAnsi="Calibri Light" w:cs="Arial"/>
              </w:rPr>
              <w:t>Low</w:t>
            </w:r>
          </w:p>
        </w:tc>
      </w:tr>
      <w:tr w:rsidR="00CE1E67" w:rsidRPr="00CE1E67" w14:paraId="36087E13" w14:textId="77777777" w:rsidTr="003B082E">
        <w:trPr>
          <w:cantSplit/>
          <w:trHeight w:val="432"/>
        </w:trPr>
        <w:tc>
          <w:tcPr>
            <w:tcW w:w="3536" w:type="dxa"/>
            <w:tcBorders>
              <w:top w:val="threeDEmboss" w:sz="6" w:space="0" w:color="auto"/>
              <w:bottom w:val="threeDEmboss" w:sz="6" w:space="0" w:color="auto"/>
            </w:tcBorders>
          </w:tcPr>
          <w:p w14:paraId="74D8BD3C" w14:textId="77777777" w:rsidR="00CE1E67" w:rsidRPr="00E01F1D" w:rsidRDefault="00CE1E67" w:rsidP="00CE1E67">
            <w:pPr>
              <w:pStyle w:val="TableField-Left"/>
              <w:rPr>
                <w:rFonts w:ascii="Calibri Light" w:hAnsi="Calibri Light" w:cs="Arial"/>
              </w:rPr>
            </w:pPr>
            <w:r w:rsidRPr="00E01F1D">
              <w:rPr>
                <w:rFonts w:ascii="Calibri Light" w:hAnsi="Calibri Light" w:cs="Arial"/>
              </w:rPr>
              <w:t>With SAP, IVR will automatically create a BPEM case to OLS to change the customer bill due date upon request.  OLS will update the customer bill data in S/4HANA and close the BPEM.</w:t>
            </w:r>
          </w:p>
          <w:p w14:paraId="39E0A786" w14:textId="77777777" w:rsidR="00CE1E67" w:rsidRPr="00E01F1D" w:rsidRDefault="00CE1E67" w:rsidP="00CE1E67">
            <w:pPr>
              <w:pStyle w:val="TableField-Left"/>
              <w:rPr>
                <w:rFonts w:ascii="Calibri Light" w:hAnsi="Calibri Light" w:cs="Arial"/>
              </w:rPr>
            </w:pPr>
          </w:p>
          <w:p w14:paraId="65DC7A3C" w14:textId="7CA3CC7C" w:rsidR="00CE1E67" w:rsidRPr="004530C2" w:rsidRDefault="00CE1E67" w:rsidP="00CE1E67">
            <w:pPr>
              <w:pStyle w:val="TableField-Left"/>
              <w:rPr>
                <w:rFonts w:ascii="Calibri Light" w:hAnsi="Calibri Light" w:cs="Arial"/>
                <w:highlight w:val="yellow"/>
              </w:rPr>
            </w:pPr>
            <w:r w:rsidRPr="00E01F1D">
              <w:rPr>
                <w:rFonts w:ascii="Calibri Light" w:hAnsi="Calibri Light" w:cs="Arial"/>
              </w:rPr>
              <w:t>Currently, this process is automated.</w:t>
            </w:r>
            <w:r w:rsidR="00E01F1D">
              <w:rPr>
                <w:rFonts w:ascii="Calibri Light" w:hAnsi="Calibri Light" w:cs="Arial"/>
              </w:rPr>
              <w:t xml:space="preserve"> </w:t>
            </w:r>
            <w:r w:rsidR="00E01F1D">
              <w:rPr>
                <w:rFonts w:ascii="Calibri Light" w:hAnsi="Calibri Light" w:cs="Arial"/>
                <w:color w:val="222222"/>
                <w:sz w:val="22"/>
                <w:szCs w:val="22"/>
                <w:lang w:val="en"/>
              </w:rPr>
              <w:t>OLS work volume will slightly increase to complete this workload.</w:t>
            </w:r>
          </w:p>
        </w:tc>
        <w:tc>
          <w:tcPr>
            <w:tcW w:w="1620" w:type="dxa"/>
            <w:tcBorders>
              <w:top w:val="threeDEmboss" w:sz="6" w:space="0" w:color="auto"/>
              <w:bottom w:val="threeDEmboss" w:sz="6" w:space="0" w:color="auto"/>
            </w:tcBorders>
          </w:tcPr>
          <w:p w14:paraId="564A468F" w14:textId="28614D8B" w:rsidR="00CE1E67" w:rsidRPr="00CE1E67" w:rsidRDefault="00E01F1D" w:rsidP="00027445">
            <w:pPr>
              <w:pStyle w:val="TableField-Left"/>
              <w:rPr>
                <w:rFonts w:ascii="Calibri Light" w:hAnsi="Calibri Light" w:cs="Arial"/>
              </w:rPr>
            </w:pPr>
            <w:r>
              <w:rPr>
                <w:rFonts w:ascii="Calibri Light" w:hAnsi="Calibri Light" w:cs="Arial"/>
              </w:rPr>
              <w:t>Job Roles (Neutral); Staffing Levels; Process (1140)</w:t>
            </w:r>
          </w:p>
        </w:tc>
        <w:tc>
          <w:tcPr>
            <w:tcW w:w="1530" w:type="dxa"/>
            <w:tcBorders>
              <w:top w:val="threeDEmboss" w:sz="6" w:space="0" w:color="auto"/>
              <w:bottom w:val="threeDEmboss" w:sz="6" w:space="0" w:color="auto"/>
            </w:tcBorders>
          </w:tcPr>
          <w:p w14:paraId="7A81B1F7" w14:textId="1B740546" w:rsidR="00CE1E67" w:rsidRPr="00CE1E67" w:rsidRDefault="00E01F1D" w:rsidP="003B082E">
            <w:pPr>
              <w:jc w:val="center"/>
              <w:rPr>
                <w:rFonts w:ascii="Calibri Light" w:eastAsia="MS Mincho" w:hAnsi="Calibri Light" w:cs="Arial"/>
                <w:noProof/>
                <w:sz w:val="20"/>
                <w:szCs w:val="20"/>
              </w:rPr>
            </w:pPr>
            <w:r>
              <w:rPr>
                <w:rFonts w:ascii="Calibri Light" w:eastAsia="MS Mincho" w:hAnsi="Calibri Light" w:cs="Arial"/>
                <w:noProof/>
                <w:sz w:val="20"/>
                <w:szCs w:val="20"/>
              </w:rPr>
              <w:t xml:space="preserve">CS-CSOD-CCC-Support; </w:t>
            </w:r>
            <w:r w:rsidRPr="00CE1E67">
              <w:rPr>
                <w:rFonts w:ascii="Calibri Light" w:eastAsia="MS Mincho" w:hAnsi="Calibri Light" w:cs="Arial"/>
                <w:sz w:val="20"/>
                <w:szCs w:val="20"/>
                <w:lang w:eastAsia="ja-JP"/>
              </w:rPr>
              <w:t>CS-CSOD-CCC-Systems/IVR</w:t>
            </w:r>
          </w:p>
        </w:tc>
        <w:tc>
          <w:tcPr>
            <w:tcW w:w="1440" w:type="dxa"/>
            <w:tcBorders>
              <w:top w:val="threeDEmboss" w:sz="6" w:space="0" w:color="auto"/>
              <w:bottom w:val="threeDEmboss" w:sz="6" w:space="0" w:color="auto"/>
            </w:tcBorders>
          </w:tcPr>
          <w:p w14:paraId="5C953EA6" w14:textId="0D6D66F3" w:rsidR="00CE1E67" w:rsidRPr="00CE1E67" w:rsidRDefault="00E01F1D" w:rsidP="00027445">
            <w:pPr>
              <w:pStyle w:val="TableField-Left"/>
              <w:rPr>
                <w:rFonts w:ascii="Calibri Light" w:hAnsi="Calibri Light" w:cs="Arial"/>
              </w:rPr>
            </w:pPr>
            <w:r>
              <w:rPr>
                <w:rFonts w:ascii="Calibri Light" w:hAnsi="Calibri Light" w:cs="Arial"/>
              </w:rPr>
              <w:t>Medium</w:t>
            </w:r>
          </w:p>
        </w:tc>
        <w:tc>
          <w:tcPr>
            <w:tcW w:w="1057" w:type="dxa"/>
            <w:tcBorders>
              <w:top w:val="threeDEmboss" w:sz="6" w:space="0" w:color="auto"/>
              <w:bottom w:val="threeDEmboss" w:sz="6" w:space="0" w:color="auto"/>
            </w:tcBorders>
          </w:tcPr>
          <w:p w14:paraId="64915220" w14:textId="2A9EC7BC" w:rsidR="00CE1E67" w:rsidRPr="00CE1E67" w:rsidRDefault="00E01F1D" w:rsidP="00027445">
            <w:pPr>
              <w:pStyle w:val="TableField-Left"/>
              <w:rPr>
                <w:rFonts w:ascii="Calibri Light" w:hAnsi="Calibri Light" w:cs="Arial"/>
              </w:rPr>
            </w:pPr>
            <w:r>
              <w:rPr>
                <w:rFonts w:ascii="Calibri Light" w:hAnsi="Calibri Light" w:cs="Arial"/>
              </w:rPr>
              <w:t>Medium</w:t>
            </w:r>
          </w:p>
        </w:tc>
      </w:tr>
      <w:tr w:rsidR="00CE1E67" w:rsidRPr="00CE1E67" w14:paraId="34F979B4" w14:textId="77777777" w:rsidTr="003B082E">
        <w:trPr>
          <w:cantSplit/>
          <w:trHeight w:val="432"/>
        </w:trPr>
        <w:tc>
          <w:tcPr>
            <w:tcW w:w="3536" w:type="dxa"/>
            <w:tcBorders>
              <w:top w:val="threeDEmboss" w:sz="6" w:space="0" w:color="auto"/>
              <w:bottom w:val="threeDEmboss" w:sz="6" w:space="0" w:color="auto"/>
            </w:tcBorders>
          </w:tcPr>
          <w:p w14:paraId="0D011F8E" w14:textId="77777777" w:rsidR="00E01F1D" w:rsidRDefault="00CE1E67" w:rsidP="00E01F1D">
            <w:pPr>
              <w:pStyle w:val="TableField-Left"/>
              <w:rPr>
                <w:rFonts w:ascii="Calibri Light" w:hAnsi="Calibri Light" w:cs="Arial"/>
              </w:rPr>
            </w:pPr>
            <w:r w:rsidRPr="00E01F1D">
              <w:rPr>
                <w:rFonts w:ascii="Calibri Light" w:hAnsi="Calibri Light" w:cs="Arial"/>
              </w:rPr>
              <w:t>With SAP, IVR will automatically create a BPEM case to OLS to mail a copy of the customer’s bill upon request.  OLS will use C4C to location the statement</w:t>
            </w:r>
            <w:r w:rsidR="004530C2" w:rsidRPr="00E01F1D">
              <w:rPr>
                <w:rFonts w:ascii="Calibri Light" w:hAnsi="Calibri Light" w:cs="Arial"/>
              </w:rPr>
              <w:t>, select it</w:t>
            </w:r>
            <w:r w:rsidRPr="00E01F1D">
              <w:rPr>
                <w:rFonts w:ascii="Calibri Light" w:hAnsi="Calibri Light" w:cs="Arial"/>
              </w:rPr>
              <w:t xml:space="preserve"> and send a cop</w:t>
            </w:r>
            <w:r w:rsidR="004530C2" w:rsidRPr="00E01F1D">
              <w:rPr>
                <w:rFonts w:ascii="Calibri Light" w:hAnsi="Calibri Light" w:cs="Arial"/>
              </w:rPr>
              <w:t>y to the customer and then</w:t>
            </w:r>
            <w:r w:rsidRPr="00E01F1D">
              <w:rPr>
                <w:rFonts w:ascii="Calibri Light" w:hAnsi="Calibri Light" w:cs="Arial"/>
              </w:rPr>
              <w:t xml:space="preserve"> and close the BPEM.</w:t>
            </w:r>
          </w:p>
          <w:p w14:paraId="3D91000F" w14:textId="1F469DCF" w:rsidR="00CE1E67" w:rsidRPr="004530C2" w:rsidRDefault="00E01F1D" w:rsidP="00CE1E67">
            <w:pPr>
              <w:pStyle w:val="TableField-Left"/>
              <w:rPr>
                <w:rFonts w:ascii="Calibri Light" w:hAnsi="Calibri Light" w:cs="Arial"/>
                <w:highlight w:val="yellow"/>
              </w:rPr>
            </w:pPr>
            <w:r>
              <w:rPr>
                <w:rFonts w:ascii="Calibri Light" w:hAnsi="Calibri Light" w:cs="Arial"/>
                <w:color w:val="222222"/>
                <w:sz w:val="22"/>
                <w:szCs w:val="22"/>
                <w:lang w:val="en"/>
              </w:rPr>
              <w:t>OLS work volume will slightly increase to complete this workload.</w:t>
            </w:r>
          </w:p>
        </w:tc>
        <w:tc>
          <w:tcPr>
            <w:tcW w:w="1620" w:type="dxa"/>
            <w:tcBorders>
              <w:top w:val="threeDEmboss" w:sz="6" w:space="0" w:color="auto"/>
              <w:bottom w:val="threeDEmboss" w:sz="6" w:space="0" w:color="auto"/>
            </w:tcBorders>
          </w:tcPr>
          <w:p w14:paraId="7EBC1BAF" w14:textId="51C3A9E8" w:rsidR="00CE1E67" w:rsidRPr="00CE1E67" w:rsidRDefault="00E01F1D" w:rsidP="00027445">
            <w:pPr>
              <w:pStyle w:val="TableField-Left"/>
              <w:rPr>
                <w:rFonts w:ascii="Calibri Light" w:hAnsi="Calibri Light" w:cs="Arial"/>
              </w:rPr>
            </w:pPr>
            <w:r>
              <w:rPr>
                <w:rFonts w:ascii="Calibri Light" w:hAnsi="Calibri Light" w:cs="Arial"/>
              </w:rPr>
              <w:t>Job Roles (Neutral); Staffing Levels; Process</w:t>
            </w:r>
            <w:r w:rsidR="00243083">
              <w:rPr>
                <w:rFonts w:ascii="Calibri Light" w:hAnsi="Calibri Light" w:cs="Arial"/>
              </w:rPr>
              <w:t xml:space="preserve"> (1141)</w:t>
            </w:r>
          </w:p>
        </w:tc>
        <w:tc>
          <w:tcPr>
            <w:tcW w:w="1530" w:type="dxa"/>
            <w:tcBorders>
              <w:top w:val="threeDEmboss" w:sz="6" w:space="0" w:color="auto"/>
              <w:bottom w:val="threeDEmboss" w:sz="6" w:space="0" w:color="auto"/>
            </w:tcBorders>
          </w:tcPr>
          <w:p w14:paraId="117EF96B" w14:textId="3DB8772E" w:rsidR="00CE1E67" w:rsidRPr="00CE1E67" w:rsidRDefault="00E01F1D" w:rsidP="003B082E">
            <w:pPr>
              <w:jc w:val="center"/>
              <w:rPr>
                <w:rFonts w:ascii="Calibri Light" w:eastAsia="MS Mincho" w:hAnsi="Calibri Light" w:cs="Arial"/>
                <w:noProof/>
                <w:sz w:val="20"/>
                <w:szCs w:val="20"/>
              </w:rPr>
            </w:pPr>
            <w:r>
              <w:rPr>
                <w:rFonts w:ascii="Calibri Light" w:eastAsia="MS Mincho" w:hAnsi="Calibri Light" w:cs="Arial"/>
                <w:noProof/>
                <w:sz w:val="20"/>
                <w:szCs w:val="20"/>
              </w:rPr>
              <w:t xml:space="preserve">CS-CSOD-CCC-Support; </w:t>
            </w:r>
            <w:r w:rsidRPr="00CE1E67">
              <w:rPr>
                <w:rFonts w:ascii="Calibri Light" w:eastAsia="MS Mincho" w:hAnsi="Calibri Light" w:cs="Arial"/>
                <w:sz w:val="20"/>
                <w:szCs w:val="20"/>
                <w:lang w:eastAsia="ja-JP"/>
              </w:rPr>
              <w:t>CS-CSOD-CCC-Systems/IVR</w:t>
            </w:r>
          </w:p>
        </w:tc>
        <w:tc>
          <w:tcPr>
            <w:tcW w:w="1440" w:type="dxa"/>
            <w:tcBorders>
              <w:top w:val="threeDEmboss" w:sz="6" w:space="0" w:color="auto"/>
              <w:bottom w:val="threeDEmboss" w:sz="6" w:space="0" w:color="auto"/>
            </w:tcBorders>
          </w:tcPr>
          <w:p w14:paraId="4F3346A0" w14:textId="68C0FF8B" w:rsidR="00CE1E67" w:rsidRPr="00CE1E67" w:rsidRDefault="00E01F1D" w:rsidP="00027445">
            <w:pPr>
              <w:pStyle w:val="TableField-Left"/>
              <w:rPr>
                <w:rFonts w:ascii="Calibri Light" w:hAnsi="Calibri Light" w:cs="Arial"/>
              </w:rPr>
            </w:pPr>
            <w:r>
              <w:rPr>
                <w:rFonts w:ascii="Calibri Light" w:hAnsi="Calibri Light" w:cs="Arial"/>
              </w:rPr>
              <w:t>Medium</w:t>
            </w:r>
          </w:p>
        </w:tc>
        <w:tc>
          <w:tcPr>
            <w:tcW w:w="1057" w:type="dxa"/>
            <w:tcBorders>
              <w:top w:val="threeDEmboss" w:sz="6" w:space="0" w:color="auto"/>
              <w:bottom w:val="threeDEmboss" w:sz="6" w:space="0" w:color="auto"/>
            </w:tcBorders>
          </w:tcPr>
          <w:p w14:paraId="7D295046" w14:textId="4F185D8C" w:rsidR="00CE1E67" w:rsidRPr="00CE1E67" w:rsidRDefault="00E01F1D" w:rsidP="00027445">
            <w:pPr>
              <w:pStyle w:val="TableField-Left"/>
              <w:rPr>
                <w:rFonts w:ascii="Calibri Light" w:hAnsi="Calibri Light" w:cs="Arial"/>
              </w:rPr>
            </w:pPr>
            <w:r>
              <w:rPr>
                <w:rFonts w:ascii="Calibri Light" w:hAnsi="Calibri Light" w:cs="Arial"/>
              </w:rPr>
              <w:t>Medium</w:t>
            </w:r>
          </w:p>
        </w:tc>
      </w:tr>
      <w:tr w:rsidR="00743D71" w:rsidRPr="00CE1E67" w14:paraId="46905C87" w14:textId="77777777" w:rsidTr="003B082E">
        <w:trPr>
          <w:cantSplit/>
          <w:trHeight w:val="432"/>
        </w:trPr>
        <w:tc>
          <w:tcPr>
            <w:tcW w:w="3536" w:type="dxa"/>
            <w:tcBorders>
              <w:top w:val="threeDEmboss" w:sz="6" w:space="0" w:color="auto"/>
              <w:bottom w:val="threeDEmboss" w:sz="6" w:space="0" w:color="auto"/>
            </w:tcBorders>
          </w:tcPr>
          <w:p w14:paraId="32FCA4C3" w14:textId="6ED18E6B" w:rsidR="00743D71" w:rsidRPr="00E01F1D" w:rsidRDefault="00743D71" w:rsidP="00743D71">
            <w:pPr>
              <w:pStyle w:val="TableField-Left"/>
              <w:rPr>
                <w:rFonts w:ascii="Calibri Light" w:hAnsi="Calibri Light" w:cs="Arial"/>
              </w:rPr>
            </w:pPr>
            <w:r w:rsidRPr="00743D71">
              <w:rPr>
                <w:rFonts w:ascii="Calibri Light" w:hAnsi="Calibri Light" w:cs="Arial"/>
              </w:rPr>
              <w:t>Customers will not be able to check the status of their rebate application through the IVR. Customers will need to either go through sce.com or through a live agent to receive the status. This may have a slight impact to Energy Efficiency live agent call volume as well as IVR utilization.</w:t>
            </w:r>
          </w:p>
        </w:tc>
        <w:tc>
          <w:tcPr>
            <w:tcW w:w="1620" w:type="dxa"/>
            <w:tcBorders>
              <w:top w:val="threeDEmboss" w:sz="6" w:space="0" w:color="auto"/>
              <w:bottom w:val="threeDEmboss" w:sz="6" w:space="0" w:color="auto"/>
            </w:tcBorders>
          </w:tcPr>
          <w:p w14:paraId="2149A4CF" w14:textId="3530F025" w:rsidR="00743D71" w:rsidRDefault="00743D71" w:rsidP="00743D71">
            <w:pPr>
              <w:pStyle w:val="TableField-Left"/>
              <w:rPr>
                <w:rFonts w:ascii="Calibri Light" w:hAnsi="Calibri Light" w:cs="Arial"/>
              </w:rPr>
            </w:pPr>
            <w:r w:rsidRPr="00743D71">
              <w:rPr>
                <w:rFonts w:ascii="Calibri Light" w:hAnsi="Calibri Light" w:cs="Arial"/>
              </w:rPr>
              <w:br/>
              <w:t>Compensation/</w:t>
            </w:r>
            <w:proofErr w:type="spellStart"/>
            <w:r w:rsidRPr="00743D71">
              <w:rPr>
                <w:rFonts w:ascii="Calibri Light" w:hAnsi="Calibri Light" w:cs="Arial"/>
              </w:rPr>
              <w:t>Performance;Process;Staffing</w:t>
            </w:r>
            <w:proofErr w:type="spellEnd"/>
            <w:r w:rsidRPr="00743D71">
              <w:rPr>
                <w:rFonts w:ascii="Calibri Light" w:hAnsi="Calibri Light" w:cs="Arial"/>
              </w:rPr>
              <w:t xml:space="preserve"> </w:t>
            </w:r>
            <w:proofErr w:type="spellStart"/>
            <w:r w:rsidRPr="00743D71">
              <w:rPr>
                <w:rFonts w:ascii="Calibri Light" w:hAnsi="Calibri Light" w:cs="Arial"/>
              </w:rPr>
              <w:t>Levels;Technology</w:t>
            </w:r>
            <w:proofErr w:type="spellEnd"/>
            <w:r w:rsidRPr="00743D71">
              <w:rPr>
                <w:rFonts w:ascii="Calibri Light" w:hAnsi="Calibri Light" w:cs="Arial"/>
              </w:rPr>
              <w:t xml:space="preserve"> (1142)</w:t>
            </w:r>
          </w:p>
        </w:tc>
        <w:tc>
          <w:tcPr>
            <w:tcW w:w="1530" w:type="dxa"/>
            <w:tcBorders>
              <w:top w:val="threeDEmboss" w:sz="6" w:space="0" w:color="auto"/>
              <w:bottom w:val="threeDEmboss" w:sz="6" w:space="0" w:color="auto"/>
            </w:tcBorders>
          </w:tcPr>
          <w:p w14:paraId="2144561E" w14:textId="11EE6F53" w:rsidR="00743D71" w:rsidRDefault="00743D71" w:rsidP="00743D71">
            <w:pPr>
              <w:rPr>
                <w:rFonts w:ascii="Calibri Light" w:eastAsia="MS Mincho" w:hAnsi="Calibri Light" w:cs="Arial"/>
                <w:sz w:val="20"/>
                <w:szCs w:val="20"/>
                <w:lang w:eastAsia="ja-JP"/>
              </w:rPr>
            </w:pPr>
            <w:r w:rsidRPr="00743D71">
              <w:rPr>
                <w:rFonts w:ascii="Calibri Light" w:eastAsia="MS Mincho" w:hAnsi="Calibri Light" w:cs="Arial"/>
                <w:sz w:val="20"/>
                <w:szCs w:val="20"/>
                <w:lang w:eastAsia="ja-JP"/>
              </w:rPr>
              <w:t>CS-CSOD-CCC-EE;CS-CSOD-CCC-Systems/IVR</w:t>
            </w:r>
          </w:p>
        </w:tc>
        <w:tc>
          <w:tcPr>
            <w:tcW w:w="1440" w:type="dxa"/>
            <w:tcBorders>
              <w:top w:val="threeDEmboss" w:sz="6" w:space="0" w:color="auto"/>
              <w:bottom w:val="threeDEmboss" w:sz="6" w:space="0" w:color="auto"/>
            </w:tcBorders>
          </w:tcPr>
          <w:p w14:paraId="55A88A39" w14:textId="3DE68BED" w:rsidR="00743D71" w:rsidRDefault="00743D71" w:rsidP="00743D71">
            <w:pPr>
              <w:pStyle w:val="TableField-Left"/>
              <w:rPr>
                <w:rFonts w:ascii="Calibri Light" w:hAnsi="Calibri Light" w:cs="Arial"/>
              </w:rPr>
            </w:pPr>
            <w:r>
              <w:rPr>
                <w:rFonts w:ascii="Calibri Light" w:hAnsi="Calibri Light" w:cs="Arial"/>
              </w:rPr>
              <w:t>Medium</w:t>
            </w:r>
          </w:p>
        </w:tc>
        <w:tc>
          <w:tcPr>
            <w:tcW w:w="1057" w:type="dxa"/>
            <w:tcBorders>
              <w:top w:val="threeDEmboss" w:sz="6" w:space="0" w:color="auto"/>
              <w:bottom w:val="threeDEmboss" w:sz="6" w:space="0" w:color="auto"/>
            </w:tcBorders>
          </w:tcPr>
          <w:p w14:paraId="3DCB97EE" w14:textId="178545C0" w:rsidR="00743D71" w:rsidRDefault="00743D71" w:rsidP="00743D71">
            <w:pPr>
              <w:pStyle w:val="TableField-Left"/>
              <w:rPr>
                <w:rFonts w:ascii="Calibri Light" w:hAnsi="Calibri Light" w:cs="Arial"/>
              </w:rPr>
            </w:pPr>
            <w:r>
              <w:rPr>
                <w:rFonts w:ascii="Calibri Light" w:hAnsi="Calibri Light" w:cs="Arial"/>
              </w:rPr>
              <w:t>Medium</w:t>
            </w:r>
          </w:p>
        </w:tc>
      </w:tr>
      <w:tr w:rsidR="003B082E" w:rsidRPr="00CE1E67" w14:paraId="0D42AB95" w14:textId="77777777" w:rsidTr="003B082E">
        <w:trPr>
          <w:cantSplit/>
          <w:trHeight w:val="432"/>
        </w:trPr>
        <w:tc>
          <w:tcPr>
            <w:tcW w:w="3536" w:type="dxa"/>
            <w:tcBorders>
              <w:top w:val="threeDEmboss" w:sz="6" w:space="0" w:color="auto"/>
              <w:bottom w:val="threeDEmboss" w:sz="6" w:space="0" w:color="auto"/>
            </w:tcBorders>
          </w:tcPr>
          <w:p w14:paraId="2DE74E87" w14:textId="41FACC4A" w:rsidR="003B082E" w:rsidRPr="00CE1E67" w:rsidRDefault="003B082E" w:rsidP="004C5667">
            <w:pPr>
              <w:pStyle w:val="TableField-Left"/>
              <w:rPr>
                <w:rFonts w:ascii="Calibri Light" w:hAnsi="Calibri Light" w:cs="Arial"/>
              </w:rPr>
            </w:pPr>
            <w:r w:rsidRPr="00CE1E67">
              <w:rPr>
                <w:rFonts w:ascii="Calibri Light" w:hAnsi="Calibri Light" w:cs="Arial"/>
              </w:rPr>
              <w:lastRenderedPageBreak/>
              <w:t>With SAP, IVR will automatically create a work order for an SDP enrollment or change request.</w:t>
            </w:r>
          </w:p>
        </w:tc>
        <w:tc>
          <w:tcPr>
            <w:tcW w:w="1620" w:type="dxa"/>
            <w:tcBorders>
              <w:top w:val="threeDEmboss" w:sz="6" w:space="0" w:color="auto"/>
              <w:bottom w:val="threeDEmboss" w:sz="6" w:space="0" w:color="auto"/>
            </w:tcBorders>
          </w:tcPr>
          <w:p w14:paraId="1DBC64AA" w14:textId="6149B81E" w:rsidR="003B082E" w:rsidRPr="00CE1E67" w:rsidRDefault="003B082E" w:rsidP="00027445">
            <w:pPr>
              <w:pStyle w:val="TableField-Left"/>
              <w:rPr>
                <w:rFonts w:ascii="Calibri Light" w:hAnsi="Calibri Light" w:cs="Arial"/>
              </w:rPr>
            </w:pPr>
            <w:proofErr w:type="spellStart"/>
            <w:r w:rsidRPr="00CE1E67">
              <w:rPr>
                <w:rFonts w:ascii="Calibri Light" w:hAnsi="Calibri Light" w:cs="Arial"/>
              </w:rPr>
              <w:t>Process;Improvement</w:t>
            </w:r>
            <w:proofErr w:type="spellEnd"/>
            <w:r w:rsidRPr="00CE1E67">
              <w:rPr>
                <w:rFonts w:ascii="Calibri Light" w:hAnsi="Calibri Light" w:cs="Arial"/>
              </w:rPr>
              <w:t xml:space="preserve"> (897)</w:t>
            </w:r>
          </w:p>
        </w:tc>
        <w:tc>
          <w:tcPr>
            <w:tcW w:w="1530" w:type="dxa"/>
            <w:tcBorders>
              <w:top w:val="threeDEmboss" w:sz="6" w:space="0" w:color="auto"/>
              <w:bottom w:val="threeDEmboss" w:sz="6" w:space="0" w:color="auto"/>
            </w:tcBorders>
          </w:tcPr>
          <w:p w14:paraId="5F6E9C81" w14:textId="0E50C1F9" w:rsidR="003B082E" w:rsidRPr="00CE1E67" w:rsidRDefault="003B082E" w:rsidP="003B082E">
            <w:pPr>
              <w:jc w:val="center"/>
              <w:rPr>
                <w:rFonts w:ascii="Calibri Light" w:eastAsia="MS Mincho" w:hAnsi="Calibri Light" w:cs="Arial"/>
                <w:sz w:val="20"/>
                <w:szCs w:val="20"/>
                <w:lang w:eastAsia="ja-JP"/>
              </w:rPr>
            </w:pPr>
            <w:r w:rsidRPr="00CE1E67">
              <w:rPr>
                <w:rFonts w:ascii="Calibri Light" w:eastAsia="MS Mincho" w:hAnsi="Calibri Light" w:cs="Arial"/>
                <w:noProof/>
                <w:sz w:val="20"/>
                <w:szCs w:val="20"/>
              </w:rPr>
              <w:drawing>
                <wp:inline distT="0" distB="0" distL="0" distR="0" wp14:anchorId="529D58B7" wp14:editId="161DBFB8">
                  <wp:extent cx="7620" cy="7620"/>
                  <wp:effectExtent l="0" t="0" r="0" b="0"/>
                  <wp:docPr id="10" name="Picture 10" descr="https://us-apps2.hcl-axon.com/icons/ecbla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us-apps2.hcl-axon.com/icons/ecblank.gif"/>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CE1E67">
              <w:rPr>
                <w:rFonts w:ascii="Calibri Light" w:eastAsia="MS Mincho" w:hAnsi="Calibri Light" w:cs="Arial"/>
                <w:sz w:val="20"/>
                <w:szCs w:val="20"/>
                <w:lang w:eastAsia="ja-JP"/>
              </w:rPr>
              <w:br/>
              <w:t>CS-CSOD-CCC-Systems/IVR</w:t>
            </w:r>
          </w:p>
          <w:p w14:paraId="220CE00B" w14:textId="77777777" w:rsidR="003B082E" w:rsidRPr="00CE1E67" w:rsidRDefault="003B082E" w:rsidP="003B082E">
            <w:pPr>
              <w:jc w:val="center"/>
              <w:rPr>
                <w:rFonts w:ascii="Calibri Light" w:eastAsia="MS Mincho" w:hAnsi="Calibri Light" w:cs="Arial"/>
                <w:sz w:val="20"/>
                <w:szCs w:val="20"/>
                <w:lang w:eastAsia="ja-JP"/>
              </w:rPr>
            </w:pPr>
          </w:p>
        </w:tc>
        <w:tc>
          <w:tcPr>
            <w:tcW w:w="1440" w:type="dxa"/>
            <w:tcBorders>
              <w:top w:val="threeDEmboss" w:sz="6" w:space="0" w:color="auto"/>
              <w:bottom w:val="threeDEmboss" w:sz="6" w:space="0" w:color="auto"/>
            </w:tcBorders>
          </w:tcPr>
          <w:p w14:paraId="3176FD65" w14:textId="4B2E35EA" w:rsidR="003B082E" w:rsidRPr="00CE1E67" w:rsidRDefault="003B082E" w:rsidP="00027445">
            <w:pPr>
              <w:pStyle w:val="TableField-Left"/>
              <w:rPr>
                <w:rFonts w:ascii="Calibri Light" w:hAnsi="Calibri Light" w:cs="Arial"/>
              </w:rPr>
            </w:pPr>
            <w:r w:rsidRPr="00CE1E67">
              <w:rPr>
                <w:rFonts w:ascii="Calibri Light" w:hAnsi="Calibri Light" w:cs="Arial"/>
              </w:rPr>
              <w:t>Medium</w:t>
            </w:r>
          </w:p>
        </w:tc>
        <w:tc>
          <w:tcPr>
            <w:tcW w:w="1057" w:type="dxa"/>
            <w:tcBorders>
              <w:top w:val="threeDEmboss" w:sz="6" w:space="0" w:color="auto"/>
              <w:bottom w:val="threeDEmboss" w:sz="6" w:space="0" w:color="auto"/>
            </w:tcBorders>
          </w:tcPr>
          <w:p w14:paraId="3CE3E12F" w14:textId="46D71E49" w:rsidR="003B082E" w:rsidRPr="00CE1E67" w:rsidRDefault="003B082E" w:rsidP="00027445">
            <w:pPr>
              <w:pStyle w:val="TableField-Left"/>
              <w:rPr>
                <w:rFonts w:ascii="Calibri Light" w:hAnsi="Calibri Light" w:cs="Arial"/>
              </w:rPr>
            </w:pPr>
            <w:r w:rsidRPr="00CE1E67">
              <w:rPr>
                <w:rFonts w:ascii="Calibri Light" w:hAnsi="Calibri Light" w:cs="Arial"/>
              </w:rPr>
              <w:t>Medium</w:t>
            </w:r>
          </w:p>
        </w:tc>
      </w:tr>
      <w:tr w:rsidR="003B082E" w:rsidRPr="00A72892" w14:paraId="0C5F6F9B" w14:textId="77777777" w:rsidTr="00D53E3D">
        <w:trPr>
          <w:cantSplit/>
          <w:trHeight w:val="432"/>
        </w:trPr>
        <w:tc>
          <w:tcPr>
            <w:tcW w:w="3536" w:type="dxa"/>
            <w:tcBorders>
              <w:top w:val="threeDEmboss" w:sz="6" w:space="0" w:color="auto"/>
              <w:bottom w:val="threeDEmboss" w:sz="6" w:space="0" w:color="auto"/>
            </w:tcBorders>
          </w:tcPr>
          <w:p w14:paraId="3F62480E" w14:textId="2D366665" w:rsidR="003B082E" w:rsidRDefault="00D53E3D" w:rsidP="004C5667">
            <w:pPr>
              <w:pStyle w:val="TableField-Left"/>
              <w:rPr>
                <w:rFonts w:ascii="Calibri Light" w:hAnsi="Calibri Light" w:cs="Arial"/>
              </w:rPr>
            </w:pPr>
            <w:r>
              <w:rPr>
                <w:rFonts w:ascii="Calibri Light" w:eastAsiaTheme="minorHAnsi" w:hAnsi="Calibri Light"/>
                <w:sz w:val="18"/>
                <w:szCs w:val="18"/>
                <w:lang w:val="de-CH"/>
              </w:rPr>
              <w:t>IVR will send a BPEM to RSO to complete rate changes. Currently the IVR automatically creates a basic work request that is routed to RSO billing for completion.</w:t>
            </w:r>
          </w:p>
        </w:tc>
        <w:tc>
          <w:tcPr>
            <w:tcW w:w="1620" w:type="dxa"/>
            <w:tcBorders>
              <w:top w:val="threeDEmboss" w:sz="6" w:space="0" w:color="auto"/>
              <w:bottom w:val="threeDEmboss" w:sz="6" w:space="0" w:color="auto"/>
            </w:tcBorders>
          </w:tcPr>
          <w:p w14:paraId="38730C64" w14:textId="1B02F4F4" w:rsidR="003B082E" w:rsidRPr="003B082E" w:rsidRDefault="00D53E3D" w:rsidP="00027445">
            <w:pPr>
              <w:pStyle w:val="TableField-Left"/>
              <w:rPr>
                <w:rFonts w:ascii="Calibri Light" w:hAnsi="Calibri Light" w:cs="Arial"/>
              </w:rPr>
            </w:pPr>
            <w:r>
              <w:rPr>
                <w:rFonts w:ascii="Calibri Light" w:hAnsi="Calibri Light" w:cs="Arial"/>
              </w:rPr>
              <w:t>Process; Improvement (898)</w:t>
            </w:r>
          </w:p>
        </w:tc>
        <w:tc>
          <w:tcPr>
            <w:tcW w:w="1530" w:type="dxa"/>
            <w:tcBorders>
              <w:top w:val="threeDEmboss" w:sz="6" w:space="0" w:color="auto"/>
              <w:bottom w:val="threeDEmboss" w:sz="6" w:space="0" w:color="auto"/>
            </w:tcBorders>
          </w:tcPr>
          <w:p w14:paraId="30AF20DC" w14:textId="15B475DD" w:rsidR="003B082E" w:rsidRPr="003B082E" w:rsidRDefault="00D53E3D" w:rsidP="003B082E">
            <w:pPr>
              <w:jc w:val="center"/>
              <w:rPr>
                <w:rFonts w:ascii="Calibri Light" w:eastAsia="MS Mincho" w:hAnsi="Calibri Light" w:cs="Arial"/>
                <w:sz w:val="20"/>
                <w:szCs w:val="20"/>
                <w:lang w:eastAsia="ja-JP"/>
              </w:rPr>
            </w:pPr>
            <w:r w:rsidRPr="003B082E">
              <w:rPr>
                <w:rFonts w:ascii="Calibri Light" w:eastAsia="MS Mincho" w:hAnsi="Calibri Light" w:cs="Arial"/>
                <w:sz w:val="20"/>
                <w:szCs w:val="20"/>
                <w:lang w:eastAsia="ja-JP"/>
              </w:rPr>
              <w:t>CS-CSOD-CCC-Systems/IVR</w:t>
            </w:r>
          </w:p>
        </w:tc>
        <w:tc>
          <w:tcPr>
            <w:tcW w:w="1440" w:type="dxa"/>
            <w:tcBorders>
              <w:top w:val="threeDEmboss" w:sz="6" w:space="0" w:color="auto"/>
              <w:bottom w:val="threeDEmboss" w:sz="6" w:space="0" w:color="auto"/>
            </w:tcBorders>
          </w:tcPr>
          <w:p w14:paraId="498C6B2B" w14:textId="471A5575" w:rsidR="003B082E" w:rsidRDefault="00D53E3D" w:rsidP="00027445">
            <w:pPr>
              <w:pStyle w:val="TableField-Left"/>
              <w:rPr>
                <w:rFonts w:ascii="Calibri Light" w:hAnsi="Calibri Light" w:cs="Arial"/>
              </w:rPr>
            </w:pPr>
            <w:r>
              <w:rPr>
                <w:rFonts w:ascii="Calibri Light" w:hAnsi="Calibri Light" w:cs="Arial"/>
              </w:rPr>
              <w:t>Low</w:t>
            </w:r>
          </w:p>
        </w:tc>
        <w:tc>
          <w:tcPr>
            <w:tcW w:w="1057" w:type="dxa"/>
            <w:tcBorders>
              <w:top w:val="threeDEmboss" w:sz="6" w:space="0" w:color="auto"/>
              <w:bottom w:val="threeDEmboss" w:sz="6" w:space="0" w:color="auto"/>
            </w:tcBorders>
          </w:tcPr>
          <w:p w14:paraId="2AF822E5" w14:textId="584D4FDB" w:rsidR="003B082E" w:rsidRDefault="00D53E3D" w:rsidP="00027445">
            <w:pPr>
              <w:pStyle w:val="TableField-Left"/>
              <w:rPr>
                <w:rFonts w:ascii="Calibri Light" w:hAnsi="Calibri Light" w:cs="Arial"/>
              </w:rPr>
            </w:pPr>
            <w:r>
              <w:rPr>
                <w:rFonts w:ascii="Calibri Light" w:hAnsi="Calibri Light" w:cs="Arial"/>
              </w:rPr>
              <w:t>Low</w:t>
            </w:r>
          </w:p>
        </w:tc>
      </w:tr>
      <w:tr w:rsidR="00D53E3D" w:rsidRPr="00A72892" w14:paraId="7F1B9BE2" w14:textId="77777777" w:rsidTr="003B082E">
        <w:trPr>
          <w:cantSplit/>
          <w:trHeight w:val="432"/>
        </w:trPr>
        <w:tc>
          <w:tcPr>
            <w:tcW w:w="3536" w:type="dxa"/>
            <w:tcBorders>
              <w:top w:val="threeDEmboss" w:sz="6" w:space="0" w:color="auto"/>
            </w:tcBorders>
          </w:tcPr>
          <w:p w14:paraId="58DEFC73" w14:textId="43DE4F63" w:rsidR="00D53E3D" w:rsidRDefault="00D53E3D" w:rsidP="00D53E3D">
            <w:pPr>
              <w:pStyle w:val="TableField-Left"/>
              <w:rPr>
                <w:rFonts w:ascii="Calibri Light" w:hAnsi="Calibri Light" w:cs="Arial"/>
              </w:rPr>
            </w:pPr>
            <w:r>
              <w:rPr>
                <w:rFonts w:ascii="Calibri Light" w:eastAsiaTheme="minorHAnsi" w:hAnsi="Calibri Light"/>
                <w:sz w:val="18"/>
                <w:szCs w:val="18"/>
                <w:lang w:val="de-CH"/>
              </w:rPr>
              <w:t>IVR will enable a caller to opt-out of TOU or CPP if they are in the defaulting process and SAP will automatically add the OptOut indicator for the Contract.  Today, this is done by adding a profile to CSS.</w:t>
            </w:r>
          </w:p>
        </w:tc>
        <w:tc>
          <w:tcPr>
            <w:tcW w:w="1620" w:type="dxa"/>
            <w:tcBorders>
              <w:top w:val="threeDEmboss" w:sz="6" w:space="0" w:color="auto"/>
            </w:tcBorders>
          </w:tcPr>
          <w:p w14:paraId="7D87BD7C" w14:textId="23487AD4" w:rsidR="00D53E3D" w:rsidRDefault="00D53E3D" w:rsidP="00D53E3D">
            <w:pPr>
              <w:pStyle w:val="TableField-Left"/>
              <w:rPr>
                <w:rFonts w:ascii="Calibri Light" w:hAnsi="Calibri Light" w:cs="Arial"/>
              </w:rPr>
            </w:pPr>
            <w:r>
              <w:rPr>
                <w:rFonts w:ascii="Calibri Light" w:hAnsi="Calibri Light" w:cs="Arial"/>
              </w:rPr>
              <w:t>Process; Improvement</w:t>
            </w:r>
            <w:r w:rsidR="00272978">
              <w:rPr>
                <w:rFonts w:ascii="Calibri Light" w:hAnsi="Calibri Light" w:cs="Arial"/>
              </w:rPr>
              <w:t xml:space="preserve"> (900)</w:t>
            </w:r>
          </w:p>
        </w:tc>
        <w:tc>
          <w:tcPr>
            <w:tcW w:w="1530" w:type="dxa"/>
            <w:tcBorders>
              <w:top w:val="threeDEmboss" w:sz="6" w:space="0" w:color="auto"/>
            </w:tcBorders>
          </w:tcPr>
          <w:p w14:paraId="5B7D4BF6" w14:textId="2C3A756D" w:rsidR="00D53E3D" w:rsidRPr="003B082E" w:rsidRDefault="00D53E3D" w:rsidP="00D53E3D">
            <w:pPr>
              <w:jc w:val="center"/>
              <w:rPr>
                <w:rFonts w:ascii="Calibri Light" w:eastAsia="MS Mincho" w:hAnsi="Calibri Light" w:cs="Arial"/>
                <w:sz w:val="20"/>
                <w:szCs w:val="20"/>
                <w:lang w:eastAsia="ja-JP"/>
              </w:rPr>
            </w:pPr>
            <w:r w:rsidRPr="003B082E">
              <w:rPr>
                <w:rFonts w:ascii="Calibri Light" w:eastAsia="MS Mincho" w:hAnsi="Calibri Light" w:cs="Arial"/>
                <w:sz w:val="20"/>
                <w:szCs w:val="20"/>
                <w:lang w:eastAsia="ja-JP"/>
              </w:rPr>
              <w:t>CS-CSOD-CCC-Systems/IVR</w:t>
            </w:r>
          </w:p>
        </w:tc>
        <w:tc>
          <w:tcPr>
            <w:tcW w:w="1440" w:type="dxa"/>
            <w:tcBorders>
              <w:top w:val="threeDEmboss" w:sz="6" w:space="0" w:color="auto"/>
            </w:tcBorders>
          </w:tcPr>
          <w:p w14:paraId="70D7F767" w14:textId="73E232A6" w:rsidR="00D53E3D" w:rsidRPr="00743D71" w:rsidRDefault="00680A78" w:rsidP="00D53E3D">
            <w:pPr>
              <w:pStyle w:val="TableField-Left"/>
              <w:rPr>
                <w:rFonts w:ascii="Calibri Light" w:hAnsi="Calibri Light" w:cs="Arial"/>
              </w:rPr>
            </w:pPr>
            <w:r w:rsidRPr="00743D71">
              <w:rPr>
                <w:rFonts w:ascii="Calibri Light" w:hAnsi="Calibri Light" w:cs="Arial"/>
              </w:rPr>
              <w:t>High</w:t>
            </w:r>
          </w:p>
        </w:tc>
        <w:tc>
          <w:tcPr>
            <w:tcW w:w="1057" w:type="dxa"/>
            <w:tcBorders>
              <w:top w:val="threeDEmboss" w:sz="6" w:space="0" w:color="auto"/>
            </w:tcBorders>
          </w:tcPr>
          <w:p w14:paraId="283B1EDC" w14:textId="1AB7EECA" w:rsidR="00D53E3D" w:rsidRPr="00743D71" w:rsidRDefault="00680A78" w:rsidP="00D53E3D">
            <w:pPr>
              <w:pStyle w:val="TableField-Left"/>
              <w:rPr>
                <w:rFonts w:ascii="Calibri Light" w:hAnsi="Calibri Light" w:cs="Arial"/>
              </w:rPr>
            </w:pPr>
            <w:r w:rsidRPr="00743D71">
              <w:rPr>
                <w:rFonts w:ascii="Calibri Light" w:hAnsi="Calibri Light" w:cs="Arial"/>
              </w:rPr>
              <w:t>High</w:t>
            </w:r>
          </w:p>
        </w:tc>
      </w:tr>
    </w:tbl>
    <w:p w14:paraId="7743256A" w14:textId="77777777" w:rsidR="005C6879" w:rsidRPr="006B24F0" w:rsidRDefault="005C6879" w:rsidP="004861E2">
      <w:pPr>
        <w:pStyle w:val="Heading2Text"/>
        <w:rPr>
          <w:rFonts w:ascii="Calibri Light" w:hAnsi="Calibri Light" w:cs="Arial"/>
        </w:rPr>
      </w:pPr>
    </w:p>
    <w:p w14:paraId="65FF42A0" w14:textId="77777777" w:rsidR="004861E2" w:rsidRPr="00A72892" w:rsidRDefault="004861E2" w:rsidP="00435441">
      <w:pPr>
        <w:pStyle w:val="Heading2Text"/>
        <w:ind w:left="0"/>
        <w:rPr>
          <w:rFonts w:ascii="Calibri Light" w:hAnsi="Calibri Light" w:cs="Arial"/>
          <w:sz w:val="18"/>
        </w:rPr>
      </w:pPr>
      <w:r w:rsidRPr="006B24F0">
        <w:rPr>
          <w:rFonts w:ascii="Calibri Light" w:hAnsi="Calibri Light" w:cs="Arial"/>
        </w:rPr>
        <w:t xml:space="preserve"> </w:t>
      </w:r>
      <w:r w:rsidR="00B33A9A" w:rsidRPr="00A72892">
        <w:rPr>
          <w:rFonts w:ascii="Calibri Light" w:hAnsi="Calibri Light" w:cs="Arial"/>
          <w:sz w:val="18"/>
        </w:rPr>
        <w:t>Below is a description of each</w:t>
      </w:r>
      <w:r w:rsidRPr="00A72892">
        <w:rPr>
          <w:rFonts w:ascii="Calibri Light" w:hAnsi="Calibri Light" w:cs="Arial"/>
          <w:sz w:val="18"/>
        </w:rPr>
        <w:t>:</w:t>
      </w:r>
    </w:p>
    <w:p w14:paraId="0CABDC5B" w14:textId="424E07F0" w:rsidR="004861E2" w:rsidRPr="00A72892" w:rsidRDefault="00B33A9A" w:rsidP="00435441">
      <w:pPr>
        <w:pStyle w:val="Heading2TextBulleted"/>
        <w:numPr>
          <w:ilvl w:val="0"/>
          <w:numId w:val="0"/>
        </w:numPr>
        <w:tabs>
          <w:tab w:val="num" w:pos="3150"/>
        </w:tabs>
        <w:ind w:left="900" w:hanging="360"/>
        <w:rPr>
          <w:rFonts w:ascii="Calibri Light" w:hAnsi="Calibri Light" w:cs="Arial"/>
          <w:sz w:val="18"/>
        </w:rPr>
      </w:pPr>
      <w:r w:rsidRPr="00A72892">
        <w:rPr>
          <w:rFonts w:ascii="Calibri Light" w:hAnsi="Calibri Light" w:cs="Arial"/>
          <w:b/>
          <w:sz w:val="18"/>
        </w:rPr>
        <w:t>Change Element Short Description</w:t>
      </w:r>
      <w:r w:rsidR="004861E2" w:rsidRPr="00A72892">
        <w:rPr>
          <w:rFonts w:ascii="Calibri Light" w:hAnsi="Calibri Light" w:cs="Arial"/>
          <w:b/>
          <w:sz w:val="18"/>
        </w:rPr>
        <w:t>:</w:t>
      </w:r>
      <w:r w:rsidR="00435441" w:rsidRPr="00A72892">
        <w:rPr>
          <w:rFonts w:ascii="Calibri Light" w:hAnsi="Calibri Light" w:cs="Arial"/>
          <w:sz w:val="18"/>
        </w:rPr>
        <w:t xml:space="preserve"> </w:t>
      </w:r>
      <w:r w:rsidRPr="00A72892">
        <w:rPr>
          <w:rFonts w:ascii="Calibri Light" w:hAnsi="Calibri Light" w:cs="Arial"/>
          <w:sz w:val="18"/>
        </w:rPr>
        <w:t xml:space="preserve">Describes </w:t>
      </w:r>
      <w:r w:rsidR="004861E2" w:rsidRPr="00A72892">
        <w:rPr>
          <w:rFonts w:ascii="Calibri Light" w:hAnsi="Calibri Light" w:cs="Arial"/>
          <w:sz w:val="18"/>
        </w:rPr>
        <w:t>the ‘As-Is’ scenario and what is changing</w:t>
      </w:r>
      <w:r w:rsidRPr="00A72892">
        <w:rPr>
          <w:rFonts w:ascii="Calibri Light" w:hAnsi="Calibri Light" w:cs="Arial"/>
          <w:sz w:val="18"/>
        </w:rPr>
        <w:t>.</w:t>
      </w:r>
    </w:p>
    <w:p w14:paraId="38313593" w14:textId="77777777" w:rsidR="004861E2" w:rsidRPr="00A72892" w:rsidRDefault="004861E2" w:rsidP="00435441">
      <w:pPr>
        <w:pStyle w:val="Heading2TextBulleted"/>
        <w:numPr>
          <w:ilvl w:val="0"/>
          <w:numId w:val="0"/>
        </w:numPr>
        <w:tabs>
          <w:tab w:val="num" w:pos="3150"/>
        </w:tabs>
        <w:ind w:left="540"/>
        <w:rPr>
          <w:rFonts w:ascii="Calibri Light" w:hAnsi="Calibri Light" w:cs="Arial"/>
          <w:sz w:val="18"/>
        </w:rPr>
      </w:pPr>
      <w:r w:rsidRPr="00A72892">
        <w:rPr>
          <w:rFonts w:ascii="Calibri Light" w:hAnsi="Calibri Light" w:cs="Arial"/>
          <w:b/>
          <w:sz w:val="18"/>
        </w:rPr>
        <w:t>Change Impact Category</w:t>
      </w:r>
      <w:r w:rsidR="00B33A9A" w:rsidRPr="00A72892">
        <w:rPr>
          <w:rFonts w:ascii="Calibri Light" w:hAnsi="Calibri Light" w:cs="Arial"/>
          <w:b/>
          <w:sz w:val="18"/>
        </w:rPr>
        <w:t>:</w:t>
      </w:r>
      <w:r w:rsidR="00B33A9A" w:rsidRPr="00A72892">
        <w:rPr>
          <w:rFonts w:ascii="Calibri Light" w:hAnsi="Calibri Light" w:cs="Arial"/>
          <w:sz w:val="18"/>
        </w:rPr>
        <w:t xml:space="preserve"> Determined by asking the questions below.</w:t>
      </w:r>
    </w:p>
    <w:p w14:paraId="52E109D0" w14:textId="3D52C73B" w:rsidR="004861E2" w:rsidRPr="00A72892" w:rsidRDefault="004861E2" w:rsidP="0068013C">
      <w:pPr>
        <w:pStyle w:val="Heading2TextSubsetNumbered"/>
        <w:numPr>
          <w:ilvl w:val="0"/>
          <w:numId w:val="6"/>
        </w:numPr>
        <w:tabs>
          <w:tab w:val="num" w:pos="1080"/>
        </w:tabs>
        <w:ind w:left="1440"/>
        <w:rPr>
          <w:rFonts w:ascii="Calibri Light" w:hAnsi="Calibri Light"/>
          <w:sz w:val="18"/>
        </w:rPr>
      </w:pPr>
      <w:r w:rsidRPr="00A72892">
        <w:rPr>
          <w:rFonts w:ascii="Calibri Light" w:hAnsi="Calibri Light"/>
          <w:b/>
          <w:sz w:val="18"/>
        </w:rPr>
        <w:t>Staffing Levels</w:t>
      </w:r>
      <w:r w:rsidR="00435441" w:rsidRPr="00A72892">
        <w:rPr>
          <w:rFonts w:ascii="Calibri Light" w:hAnsi="Calibri Light"/>
          <w:sz w:val="18"/>
        </w:rPr>
        <w:t xml:space="preserve"> -</w:t>
      </w:r>
      <w:r w:rsidRPr="00A72892">
        <w:rPr>
          <w:rFonts w:ascii="Calibri Light" w:hAnsi="Calibri Light"/>
          <w:sz w:val="18"/>
        </w:rPr>
        <w:t xml:space="preserve"> Is the work effort increasing or decreasing (staffing levels), and how (e.g., task automation, new process/tasks)?</w:t>
      </w:r>
    </w:p>
    <w:p w14:paraId="1E42605C" w14:textId="580EB5D8" w:rsidR="004861E2" w:rsidRPr="00A72892" w:rsidRDefault="004861E2" w:rsidP="0068013C">
      <w:pPr>
        <w:pStyle w:val="Heading2TextSubsetNumbered"/>
        <w:numPr>
          <w:ilvl w:val="0"/>
          <w:numId w:val="6"/>
        </w:numPr>
        <w:tabs>
          <w:tab w:val="num" w:pos="1080"/>
        </w:tabs>
        <w:ind w:left="1440"/>
        <w:rPr>
          <w:rFonts w:ascii="Calibri Light" w:hAnsi="Calibri Light"/>
          <w:sz w:val="18"/>
        </w:rPr>
      </w:pPr>
      <w:r w:rsidRPr="00A72892">
        <w:rPr>
          <w:rFonts w:ascii="Calibri Light" w:hAnsi="Calibri Light"/>
          <w:b/>
          <w:sz w:val="18"/>
        </w:rPr>
        <w:t>Job Roles</w:t>
      </w:r>
      <w:r w:rsidR="00435441" w:rsidRPr="00A72892">
        <w:rPr>
          <w:rFonts w:ascii="Calibri Light" w:hAnsi="Calibri Light"/>
          <w:sz w:val="18"/>
        </w:rPr>
        <w:t xml:space="preserve"> -</w:t>
      </w:r>
      <w:r w:rsidRPr="00A72892">
        <w:rPr>
          <w:rFonts w:ascii="Calibri Light" w:hAnsi="Calibri Light"/>
          <w:sz w:val="18"/>
        </w:rPr>
        <w:t xml:space="preserve"> Will the responsibilities, authority, or required skills for a job or job roles change? Will people be reporting to new leaders? Will </w:t>
      </w:r>
      <w:r w:rsidR="00742966" w:rsidRPr="00A72892">
        <w:rPr>
          <w:rFonts w:ascii="Calibri Light" w:hAnsi="Calibri Light"/>
          <w:sz w:val="18"/>
        </w:rPr>
        <w:t>managers’</w:t>
      </w:r>
      <w:r w:rsidRPr="00A72892">
        <w:rPr>
          <w:rFonts w:ascii="Calibri Light" w:hAnsi="Calibri Light"/>
          <w:sz w:val="18"/>
        </w:rPr>
        <w:t xml:space="preserve"> responsibilities change?</w:t>
      </w:r>
    </w:p>
    <w:p w14:paraId="73775D32" w14:textId="3A3426AF" w:rsidR="004861E2" w:rsidRPr="00A72892" w:rsidRDefault="004861E2" w:rsidP="0068013C">
      <w:pPr>
        <w:pStyle w:val="Heading2TextSubsetNumbered"/>
        <w:numPr>
          <w:ilvl w:val="0"/>
          <w:numId w:val="6"/>
        </w:numPr>
        <w:tabs>
          <w:tab w:val="num" w:pos="1080"/>
        </w:tabs>
        <w:ind w:left="1440"/>
        <w:rPr>
          <w:rFonts w:ascii="Calibri Light" w:hAnsi="Calibri Light"/>
          <w:sz w:val="18"/>
        </w:rPr>
      </w:pPr>
      <w:r w:rsidRPr="00A72892">
        <w:rPr>
          <w:rFonts w:ascii="Calibri Light" w:hAnsi="Calibri Light"/>
          <w:b/>
          <w:sz w:val="18"/>
        </w:rPr>
        <w:t>Compensation / Performance</w:t>
      </w:r>
      <w:r w:rsidR="00435441" w:rsidRPr="00A72892">
        <w:rPr>
          <w:rFonts w:ascii="Calibri Light" w:hAnsi="Calibri Light"/>
          <w:sz w:val="18"/>
        </w:rPr>
        <w:t xml:space="preserve"> -</w:t>
      </w:r>
      <w:r w:rsidRPr="00A72892">
        <w:rPr>
          <w:rFonts w:ascii="Calibri Light" w:hAnsi="Calibri Light"/>
          <w:sz w:val="18"/>
        </w:rPr>
        <w:t xml:space="preserve"> Will the changes have such an impact on roles of an individual that merits a change in how they are compensated or how their performance will be evaluated? What behaviors are rewarded and recognized?</w:t>
      </w:r>
    </w:p>
    <w:p w14:paraId="453F34B6" w14:textId="7DBCD6C5" w:rsidR="004861E2" w:rsidRPr="00A72892" w:rsidRDefault="004861E2" w:rsidP="0068013C">
      <w:pPr>
        <w:pStyle w:val="Heading2TextSubsetNumbered"/>
        <w:numPr>
          <w:ilvl w:val="0"/>
          <w:numId w:val="6"/>
        </w:numPr>
        <w:tabs>
          <w:tab w:val="num" w:pos="1080"/>
        </w:tabs>
        <w:ind w:left="1440"/>
        <w:rPr>
          <w:rFonts w:ascii="Calibri Light" w:hAnsi="Calibri Light"/>
          <w:sz w:val="18"/>
        </w:rPr>
      </w:pPr>
      <w:r w:rsidRPr="00A72892">
        <w:rPr>
          <w:rFonts w:ascii="Calibri Light" w:hAnsi="Calibri Light"/>
          <w:b/>
          <w:sz w:val="18"/>
        </w:rPr>
        <w:t>Organization</w:t>
      </w:r>
      <w:r w:rsidRPr="00A72892">
        <w:rPr>
          <w:rFonts w:ascii="Calibri Light" w:hAnsi="Calibri Light"/>
          <w:sz w:val="18"/>
        </w:rPr>
        <w:t xml:space="preserve"> </w:t>
      </w:r>
      <w:r w:rsidRPr="00A72892">
        <w:rPr>
          <w:rFonts w:ascii="Calibri Light" w:hAnsi="Calibri Light"/>
          <w:b/>
          <w:sz w:val="18"/>
        </w:rPr>
        <w:t>Structure</w:t>
      </w:r>
      <w:r w:rsidR="00435441" w:rsidRPr="00A72892">
        <w:rPr>
          <w:rFonts w:ascii="Calibri Light" w:hAnsi="Calibri Light"/>
          <w:b/>
          <w:sz w:val="18"/>
        </w:rPr>
        <w:t xml:space="preserve"> </w:t>
      </w:r>
      <w:r w:rsidRPr="00A72892">
        <w:rPr>
          <w:rFonts w:ascii="Calibri Light" w:hAnsi="Calibri Light"/>
          <w:sz w:val="18"/>
        </w:rPr>
        <w:t xml:space="preserve">- Is the ownership of the Process or Data changing (think departments, jobs, or roles, not individuals)?  </w:t>
      </w:r>
    </w:p>
    <w:p w14:paraId="24D5F32D" w14:textId="16940EA1" w:rsidR="004861E2" w:rsidRPr="00A72892" w:rsidRDefault="004861E2" w:rsidP="0068013C">
      <w:pPr>
        <w:pStyle w:val="Heading2TextSubsetNumbered"/>
        <w:numPr>
          <w:ilvl w:val="0"/>
          <w:numId w:val="6"/>
        </w:numPr>
        <w:tabs>
          <w:tab w:val="num" w:pos="1080"/>
        </w:tabs>
        <w:ind w:left="1440"/>
        <w:rPr>
          <w:rFonts w:ascii="Calibri Light" w:hAnsi="Calibri Light"/>
          <w:sz w:val="18"/>
        </w:rPr>
      </w:pPr>
      <w:r w:rsidRPr="00A72892">
        <w:rPr>
          <w:rFonts w:ascii="Calibri Light" w:hAnsi="Calibri Light"/>
          <w:b/>
          <w:sz w:val="18"/>
        </w:rPr>
        <w:t>Decision Making</w:t>
      </w:r>
      <w:r w:rsidR="00435441" w:rsidRPr="00A72892">
        <w:rPr>
          <w:rFonts w:ascii="Calibri Light" w:hAnsi="Calibri Light"/>
          <w:sz w:val="18"/>
        </w:rPr>
        <w:t xml:space="preserve"> -</w:t>
      </w:r>
      <w:r w:rsidRPr="00A72892">
        <w:rPr>
          <w:rFonts w:ascii="Calibri Light" w:hAnsi="Calibri Light"/>
          <w:sz w:val="18"/>
        </w:rPr>
        <w:t xml:space="preserve"> Will any of the changes impact how decisions are made, by or between, business units / departments?  Who makes them, how they determine the criteria for making a change?</w:t>
      </w:r>
    </w:p>
    <w:p w14:paraId="3EDEBCA5" w14:textId="6B4285D6" w:rsidR="004861E2" w:rsidRPr="00A72892" w:rsidRDefault="004861E2" w:rsidP="0068013C">
      <w:pPr>
        <w:pStyle w:val="Heading2TextSubsetNumbered"/>
        <w:numPr>
          <w:ilvl w:val="0"/>
          <w:numId w:val="6"/>
        </w:numPr>
        <w:tabs>
          <w:tab w:val="num" w:pos="1080"/>
        </w:tabs>
        <w:ind w:left="1440"/>
        <w:rPr>
          <w:rFonts w:ascii="Calibri Light" w:hAnsi="Calibri Light"/>
          <w:sz w:val="18"/>
        </w:rPr>
      </w:pPr>
      <w:r w:rsidRPr="00A72892">
        <w:rPr>
          <w:rFonts w:ascii="Calibri Light" w:hAnsi="Calibri Light"/>
          <w:b/>
          <w:sz w:val="18"/>
        </w:rPr>
        <w:t>Culture Shift</w:t>
      </w:r>
      <w:r w:rsidR="00435441" w:rsidRPr="00A72892">
        <w:rPr>
          <w:rFonts w:ascii="Calibri Light" w:hAnsi="Calibri Light"/>
          <w:sz w:val="18"/>
        </w:rPr>
        <w:t xml:space="preserve"> -</w:t>
      </w:r>
      <w:r w:rsidRPr="00A72892">
        <w:rPr>
          <w:rFonts w:ascii="Calibri Light" w:hAnsi="Calibri Light"/>
          <w:sz w:val="18"/>
        </w:rPr>
        <w:t xml:space="preserve"> Will organizational value systems impact the way change happens or be impacted by the change? What are the underlying values of the organization that will directly influence the way change will be accepted and how much work will ultimately be required to ensure successful outcomes for the business?</w:t>
      </w:r>
    </w:p>
    <w:p w14:paraId="01F7E1BC" w14:textId="38FA95AA" w:rsidR="004861E2" w:rsidRPr="00A72892" w:rsidRDefault="004861E2" w:rsidP="0068013C">
      <w:pPr>
        <w:pStyle w:val="Heading2TextSubsetNumbered"/>
        <w:numPr>
          <w:ilvl w:val="0"/>
          <w:numId w:val="6"/>
        </w:numPr>
        <w:tabs>
          <w:tab w:val="num" w:pos="1080"/>
        </w:tabs>
        <w:ind w:left="1440"/>
        <w:rPr>
          <w:rFonts w:ascii="Calibri Light" w:hAnsi="Calibri Light"/>
          <w:sz w:val="18"/>
        </w:rPr>
      </w:pPr>
      <w:r w:rsidRPr="00A72892">
        <w:rPr>
          <w:rFonts w:ascii="Calibri Light" w:hAnsi="Calibri Light"/>
          <w:b/>
          <w:sz w:val="18"/>
        </w:rPr>
        <w:t>Location / Facilities</w:t>
      </w:r>
      <w:r w:rsidR="00435441" w:rsidRPr="00A72892">
        <w:rPr>
          <w:rFonts w:ascii="Calibri Light" w:hAnsi="Calibri Light"/>
          <w:sz w:val="18"/>
        </w:rPr>
        <w:t xml:space="preserve"> -</w:t>
      </w:r>
      <w:r w:rsidRPr="00A72892">
        <w:rPr>
          <w:rFonts w:ascii="Calibri Light" w:hAnsi="Calibri Light"/>
          <w:sz w:val="18"/>
        </w:rPr>
        <w:t xml:space="preserve"> Will the change impact the physical location where they process is being implemented or require changes to the facilities to enable the process to be effective?</w:t>
      </w:r>
    </w:p>
    <w:p w14:paraId="1D9B89F8" w14:textId="77777777" w:rsidR="004861E2" w:rsidRPr="00A72892" w:rsidRDefault="004861E2" w:rsidP="0068013C">
      <w:pPr>
        <w:pStyle w:val="Heading2TextSubsetNumbered"/>
        <w:numPr>
          <w:ilvl w:val="0"/>
          <w:numId w:val="6"/>
        </w:numPr>
        <w:tabs>
          <w:tab w:val="num" w:pos="1080"/>
        </w:tabs>
        <w:ind w:left="1440"/>
        <w:rPr>
          <w:rFonts w:ascii="Calibri Light" w:hAnsi="Calibri Light"/>
          <w:sz w:val="18"/>
        </w:rPr>
      </w:pPr>
      <w:r w:rsidRPr="00A72892">
        <w:rPr>
          <w:rFonts w:ascii="Calibri Light" w:hAnsi="Calibri Light"/>
          <w:b/>
          <w:sz w:val="18"/>
        </w:rPr>
        <w:t>Process</w:t>
      </w:r>
      <w:r w:rsidRPr="00A72892">
        <w:rPr>
          <w:rFonts w:ascii="Calibri Light" w:hAnsi="Calibri Light"/>
          <w:sz w:val="18"/>
        </w:rPr>
        <w:t xml:space="preserve"> - Any change to the current process (e.g. manual process becomes automatic, or vice versa)? Are there new processes being introduced or an old process being decommissioned? Is there a requirement to change an existing business rule or business policy? Will new business rule or policy needs to be introduced and enforced or complied to?</w:t>
      </w:r>
    </w:p>
    <w:p w14:paraId="7308AA10" w14:textId="77777777" w:rsidR="004861E2" w:rsidRPr="00A72892" w:rsidRDefault="004861E2" w:rsidP="0068013C">
      <w:pPr>
        <w:pStyle w:val="Heading2TextSubsetNumbered"/>
        <w:numPr>
          <w:ilvl w:val="0"/>
          <w:numId w:val="6"/>
        </w:numPr>
        <w:tabs>
          <w:tab w:val="num" w:pos="1080"/>
        </w:tabs>
        <w:ind w:left="1440"/>
        <w:rPr>
          <w:rFonts w:ascii="Calibri Light" w:hAnsi="Calibri Light"/>
          <w:sz w:val="18"/>
        </w:rPr>
      </w:pPr>
      <w:r w:rsidRPr="00A72892">
        <w:rPr>
          <w:rFonts w:ascii="Calibri Light" w:hAnsi="Calibri Light"/>
          <w:b/>
          <w:sz w:val="18"/>
        </w:rPr>
        <w:t xml:space="preserve">Regulatory/ Legal </w:t>
      </w:r>
      <w:r w:rsidRPr="00A72892">
        <w:rPr>
          <w:rFonts w:ascii="Calibri Light" w:hAnsi="Calibri Light"/>
          <w:sz w:val="18"/>
        </w:rPr>
        <w:t xml:space="preserve">- Are there any legal / regulatory requirements that might be impacted </w:t>
      </w:r>
    </w:p>
    <w:p w14:paraId="2E7116C8" w14:textId="77777777" w:rsidR="004861E2" w:rsidRPr="00A72892" w:rsidRDefault="004861E2" w:rsidP="0068013C">
      <w:pPr>
        <w:pStyle w:val="Heading2TextSubsetNumbered"/>
        <w:numPr>
          <w:ilvl w:val="0"/>
          <w:numId w:val="6"/>
        </w:numPr>
        <w:tabs>
          <w:tab w:val="num" w:pos="1080"/>
        </w:tabs>
        <w:ind w:left="1440"/>
        <w:rPr>
          <w:rFonts w:ascii="Calibri Light" w:hAnsi="Calibri Light"/>
          <w:sz w:val="18"/>
        </w:rPr>
      </w:pPr>
      <w:r w:rsidRPr="00A72892">
        <w:rPr>
          <w:rFonts w:ascii="Calibri Light" w:hAnsi="Calibri Light"/>
          <w:b/>
          <w:sz w:val="18"/>
        </w:rPr>
        <w:t>Technology</w:t>
      </w:r>
      <w:r w:rsidRPr="00A72892">
        <w:rPr>
          <w:rFonts w:ascii="Calibri Light" w:hAnsi="Calibri Light"/>
          <w:sz w:val="18"/>
        </w:rPr>
        <w:t xml:space="preserve"> - Are other applications impacted (e.g., going away, becoming read-only), or are there new requirements (e.g., new SW / HW, new version) </w:t>
      </w:r>
    </w:p>
    <w:p w14:paraId="4383D0F2" w14:textId="105B60AC" w:rsidR="004861E2" w:rsidRPr="00A72892" w:rsidRDefault="004861E2" w:rsidP="0068013C">
      <w:pPr>
        <w:pStyle w:val="Heading2TextSubsetNumbered"/>
        <w:numPr>
          <w:ilvl w:val="0"/>
          <w:numId w:val="6"/>
        </w:numPr>
        <w:tabs>
          <w:tab w:val="num" w:pos="1080"/>
        </w:tabs>
        <w:ind w:left="1440"/>
        <w:rPr>
          <w:rFonts w:ascii="Calibri Light" w:hAnsi="Calibri Light"/>
          <w:sz w:val="18"/>
        </w:rPr>
      </w:pPr>
      <w:r w:rsidRPr="00A72892">
        <w:rPr>
          <w:rFonts w:ascii="Calibri Light" w:hAnsi="Calibri Light"/>
          <w:b/>
          <w:sz w:val="18"/>
        </w:rPr>
        <w:t xml:space="preserve">Benefit/Improvement </w:t>
      </w:r>
      <w:r w:rsidR="00435441" w:rsidRPr="00A72892">
        <w:rPr>
          <w:rFonts w:ascii="Calibri Light" w:hAnsi="Calibri Light"/>
          <w:sz w:val="18"/>
        </w:rPr>
        <w:t>-</w:t>
      </w:r>
      <w:r w:rsidRPr="00A72892">
        <w:rPr>
          <w:rFonts w:ascii="Calibri Light" w:hAnsi="Calibri Light"/>
          <w:sz w:val="18"/>
        </w:rPr>
        <w:t xml:space="preserve"> Will there be an improvement or benefit to any of the stakeholders because of this change. (Be sure to include any pain points that are being alleviated) </w:t>
      </w:r>
    </w:p>
    <w:p w14:paraId="32F3A909" w14:textId="77777777" w:rsidR="004861E2" w:rsidRPr="00A72892" w:rsidRDefault="004861E2" w:rsidP="0068013C">
      <w:pPr>
        <w:pStyle w:val="Heading2TextSubsetNumbered"/>
        <w:numPr>
          <w:ilvl w:val="0"/>
          <w:numId w:val="6"/>
        </w:numPr>
        <w:tabs>
          <w:tab w:val="num" w:pos="1080"/>
        </w:tabs>
        <w:ind w:left="1440"/>
        <w:rPr>
          <w:rFonts w:ascii="Calibri Light" w:hAnsi="Calibri Light"/>
          <w:sz w:val="18"/>
        </w:rPr>
      </w:pPr>
      <w:r w:rsidRPr="00A72892">
        <w:rPr>
          <w:rFonts w:ascii="Calibri Light" w:hAnsi="Calibri Light"/>
          <w:b/>
          <w:sz w:val="18"/>
        </w:rPr>
        <w:t>Other</w:t>
      </w:r>
      <w:r w:rsidRPr="00A72892">
        <w:rPr>
          <w:rFonts w:ascii="Calibri Light" w:hAnsi="Calibri Light"/>
          <w:sz w:val="18"/>
        </w:rPr>
        <w:t xml:space="preserve"> - Are there emotional implications stemming from any of these changes (think of buy-in issues or fears) </w:t>
      </w:r>
    </w:p>
    <w:p w14:paraId="48A87EEF" w14:textId="1BDA05C4" w:rsidR="004861E2" w:rsidRPr="00A72892" w:rsidRDefault="00B33A9A" w:rsidP="00435441">
      <w:pPr>
        <w:pStyle w:val="Heading2TextBulleted"/>
        <w:numPr>
          <w:ilvl w:val="0"/>
          <w:numId w:val="0"/>
        </w:numPr>
        <w:ind w:left="540"/>
        <w:rPr>
          <w:rFonts w:ascii="Calibri Light" w:hAnsi="Calibri Light" w:cs="Arial"/>
          <w:sz w:val="18"/>
        </w:rPr>
      </w:pPr>
      <w:r w:rsidRPr="00A72892">
        <w:rPr>
          <w:rFonts w:ascii="Calibri Light" w:hAnsi="Calibri Light" w:cs="Arial"/>
          <w:b/>
          <w:sz w:val="18"/>
        </w:rPr>
        <w:t>Audience Group</w:t>
      </w:r>
      <w:r w:rsidR="00435441" w:rsidRPr="00A72892">
        <w:rPr>
          <w:rFonts w:ascii="Calibri Light" w:hAnsi="Calibri Light" w:cs="Arial"/>
          <w:b/>
          <w:sz w:val="18"/>
        </w:rPr>
        <w:t>(</w:t>
      </w:r>
      <w:r w:rsidRPr="00A72892">
        <w:rPr>
          <w:rFonts w:ascii="Calibri Light" w:hAnsi="Calibri Light" w:cs="Arial"/>
          <w:b/>
          <w:sz w:val="18"/>
        </w:rPr>
        <w:t>s</w:t>
      </w:r>
      <w:r w:rsidR="00435441" w:rsidRPr="00A72892">
        <w:rPr>
          <w:rFonts w:ascii="Calibri Light" w:hAnsi="Calibri Light" w:cs="Arial"/>
          <w:b/>
          <w:sz w:val="18"/>
        </w:rPr>
        <w:t>)</w:t>
      </w:r>
      <w:r w:rsidR="00435441" w:rsidRPr="00A72892">
        <w:rPr>
          <w:rFonts w:ascii="Calibri Light" w:hAnsi="Calibri Light" w:cs="Arial"/>
          <w:sz w:val="18"/>
        </w:rPr>
        <w:t>: T</w:t>
      </w:r>
      <w:r w:rsidR="004861E2" w:rsidRPr="00A72892">
        <w:rPr>
          <w:rFonts w:ascii="Calibri Light" w:hAnsi="Calibri Light" w:cs="Arial"/>
          <w:sz w:val="18"/>
        </w:rPr>
        <w:t>he</w:t>
      </w:r>
      <w:r w:rsidRPr="00A72892">
        <w:rPr>
          <w:rFonts w:ascii="Calibri Light" w:hAnsi="Calibri Light" w:cs="Arial"/>
          <w:sz w:val="18"/>
        </w:rPr>
        <w:t>se are the</w:t>
      </w:r>
      <w:r w:rsidR="004861E2" w:rsidRPr="00A72892">
        <w:rPr>
          <w:rFonts w:ascii="Calibri Light" w:hAnsi="Calibri Light" w:cs="Arial"/>
          <w:sz w:val="18"/>
        </w:rPr>
        <w:t xml:space="preserve"> </w:t>
      </w:r>
      <w:r w:rsidRPr="00A72892">
        <w:rPr>
          <w:rFonts w:ascii="Calibri Light" w:hAnsi="Calibri Light" w:cs="Arial"/>
          <w:sz w:val="18"/>
        </w:rPr>
        <w:t xml:space="preserve">affected </w:t>
      </w:r>
      <w:r w:rsidR="004861E2" w:rsidRPr="00A72892">
        <w:rPr>
          <w:rFonts w:ascii="Calibri Light" w:hAnsi="Calibri Light" w:cs="Arial"/>
          <w:sz w:val="18"/>
        </w:rPr>
        <w:t xml:space="preserve">departments, </w:t>
      </w:r>
      <w:r w:rsidRPr="00A72892">
        <w:rPr>
          <w:rFonts w:ascii="Calibri Light" w:hAnsi="Calibri Light" w:cs="Arial"/>
          <w:sz w:val="18"/>
        </w:rPr>
        <w:t xml:space="preserve">divisions etc… </w:t>
      </w:r>
    </w:p>
    <w:p w14:paraId="031A674D" w14:textId="265C70CA" w:rsidR="002C4E01" w:rsidRPr="00A72892" w:rsidRDefault="00B33A9A" w:rsidP="00435441">
      <w:pPr>
        <w:pStyle w:val="Heading2TextBulleted"/>
        <w:numPr>
          <w:ilvl w:val="0"/>
          <w:numId w:val="0"/>
        </w:numPr>
        <w:ind w:left="540"/>
        <w:rPr>
          <w:rFonts w:ascii="Calibri Light" w:hAnsi="Calibri Light" w:cs="Arial"/>
          <w:sz w:val="18"/>
        </w:rPr>
      </w:pPr>
      <w:r w:rsidRPr="00A72892">
        <w:rPr>
          <w:rFonts w:ascii="Calibri Light" w:hAnsi="Calibri Light" w:cs="Arial"/>
          <w:b/>
          <w:sz w:val="18"/>
        </w:rPr>
        <w:t>Impact</w:t>
      </w:r>
      <w:r w:rsidR="00435441" w:rsidRPr="00A72892">
        <w:rPr>
          <w:rFonts w:ascii="Calibri Light" w:hAnsi="Calibri Light" w:cs="Arial"/>
          <w:sz w:val="18"/>
        </w:rPr>
        <w:t>:</w:t>
      </w:r>
      <w:r w:rsidR="004861E2" w:rsidRPr="00A72892">
        <w:rPr>
          <w:rFonts w:ascii="Calibri Light" w:hAnsi="Calibri Light" w:cs="Arial"/>
          <w:sz w:val="18"/>
        </w:rPr>
        <w:t xml:space="preserve"> </w:t>
      </w:r>
      <w:r w:rsidRPr="00A72892">
        <w:rPr>
          <w:rFonts w:ascii="Calibri Light" w:hAnsi="Calibri Light" w:cs="Arial"/>
          <w:sz w:val="18"/>
        </w:rPr>
        <w:t>The following were used to determine the</w:t>
      </w:r>
      <w:r w:rsidR="004861E2" w:rsidRPr="00A72892">
        <w:rPr>
          <w:rFonts w:ascii="Calibri Light" w:hAnsi="Calibri Light" w:cs="Arial"/>
          <w:sz w:val="18"/>
        </w:rPr>
        <w:t xml:space="preserve"> </w:t>
      </w:r>
      <w:r w:rsidRPr="00A72892">
        <w:rPr>
          <w:rFonts w:ascii="Calibri Light" w:hAnsi="Calibri Light" w:cs="Arial"/>
          <w:sz w:val="18"/>
        </w:rPr>
        <w:t>impact</w:t>
      </w:r>
      <w:r w:rsidR="00B63789" w:rsidRPr="00A72892">
        <w:rPr>
          <w:rFonts w:ascii="Calibri Light" w:hAnsi="Calibri Light" w:cs="Arial"/>
          <w:sz w:val="18"/>
        </w:rPr>
        <w:t>:</w:t>
      </w:r>
    </w:p>
    <w:p w14:paraId="26F9AB99" w14:textId="77777777" w:rsidR="002C4E01" w:rsidRPr="006B24F0" w:rsidRDefault="002C4E01" w:rsidP="00E0118B">
      <w:pPr>
        <w:rPr>
          <w:rFonts w:ascii="Calibri Light" w:hAnsi="Calibri Light" w:cs="Arial"/>
        </w:rPr>
      </w:pPr>
    </w:p>
    <w:p w14:paraId="5338D005" w14:textId="77777777" w:rsidR="002C4E01" w:rsidRPr="006B24F0" w:rsidRDefault="002C4E01" w:rsidP="001A04BA">
      <w:pPr>
        <w:jc w:val="center"/>
        <w:rPr>
          <w:rFonts w:ascii="Calibri Light" w:hAnsi="Calibri Light" w:cs="Arial"/>
        </w:rPr>
      </w:pPr>
      <w:r w:rsidRPr="006B24F0">
        <w:rPr>
          <w:rFonts w:ascii="Calibri Light" w:hAnsi="Calibri Light" w:cs="Arial"/>
          <w:noProof/>
        </w:rPr>
        <w:lastRenderedPageBreak/>
        <w:drawing>
          <wp:inline distT="0" distB="0" distL="0" distR="0" wp14:anchorId="19CFF1CD" wp14:editId="597C0430">
            <wp:extent cx="4389120" cy="2432304"/>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referRelativeResize="0">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389120" cy="2432304"/>
                    </a:xfrm>
                    <a:prstGeom prst="rect">
                      <a:avLst/>
                    </a:prstGeom>
                    <a:noFill/>
                  </pic:spPr>
                </pic:pic>
              </a:graphicData>
            </a:graphic>
          </wp:inline>
        </w:drawing>
      </w:r>
      <w:bookmarkStart w:id="582" w:name="_GoBack"/>
      <w:bookmarkEnd w:id="582"/>
    </w:p>
    <w:p w14:paraId="45912C94" w14:textId="77777777" w:rsidR="002C4E01" w:rsidRPr="006B24F0" w:rsidRDefault="002C4E01" w:rsidP="001A04BA">
      <w:pPr>
        <w:jc w:val="center"/>
        <w:rPr>
          <w:rFonts w:ascii="Calibri Light" w:hAnsi="Calibri Light" w:cs="Arial"/>
        </w:rPr>
      </w:pPr>
      <w:r w:rsidRPr="006B24F0">
        <w:rPr>
          <w:rFonts w:ascii="Calibri Light" w:hAnsi="Calibri Light" w:cs="Arial"/>
          <w:noProof/>
        </w:rPr>
        <w:drawing>
          <wp:inline distT="0" distB="0" distL="0" distR="0" wp14:anchorId="05B9808E" wp14:editId="38857644">
            <wp:extent cx="4389120" cy="24963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389120" cy="2496312"/>
                    </a:xfrm>
                    <a:prstGeom prst="rect">
                      <a:avLst/>
                    </a:prstGeom>
                    <a:noFill/>
                  </pic:spPr>
                </pic:pic>
              </a:graphicData>
            </a:graphic>
          </wp:inline>
        </w:drawing>
      </w:r>
    </w:p>
    <w:p w14:paraId="6D67FEA8" w14:textId="77777777" w:rsidR="00B33A9A" w:rsidRPr="006B24F0" w:rsidRDefault="002C4E01" w:rsidP="001A04BA">
      <w:pPr>
        <w:jc w:val="center"/>
        <w:rPr>
          <w:rFonts w:ascii="Calibri Light" w:hAnsi="Calibri Light" w:cs="Arial"/>
        </w:rPr>
      </w:pPr>
      <w:r w:rsidRPr="006B24F0">
        <w:rPr>
          <w:rFonts w:ascii="Calibri Light" w:hAnsi="Calibri Light" w:cs="Arial"/>
          <w:noProof/>
          <w:color w:val="000000"/>
          <w:szCs w:val="20"/>
        </w:rPr>
        <w:drawing>
          <wp:inline distT="0" distB="0" distL="0" distR="0" wp14:anchorId="7316EEC2" wp14:editId="51D2836F">
            <wp:extent cx="4389120" cy="2560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referRelativeResize="0">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389120" cy="2560320"/>
                    </a:xfrm>
                    <a:prstGeom prst="rect">
                      <a:avLst/>
                    </a:prstGeom>
                    <a:noFill/>
                  </pic:spPr>
                </pic:pic>
              </a:graphicData>
            </a:graphic>
          </wp:inline>
        </w:drawing>
      </w:r>
    </w:p>
    <w:p w14:paraId="49A16B84" w14:textId="77777777" w:rsidR="00B33A9A" w:rsidRPr="006B24F0" w:rsidRDefault="00B33A9A" w:rsidP="00E0118B">
      <w:pPr>
        <w:rPr>
          <w:rFonts w:ascii="Calibri Light" w:hAnsi="Calibri Light" w:cs="Arial"/>
        </w:rPr>
      </w:pPr>
    </w:p>
    <w:p w14:paraId="50A683CA" w14:textId="77777777" w:rsidR="00E0118B" w:rsidRPr="006B24F0" w:rsidRDefault="00B33A9A" w:rsidP="000458DA">
      <w:pPr>
        <w:pStyle w:val="ListParagraph"/>
        <w:rPr>
          <w:rFonts w:ascii="Calibri Light" w:hAnsi="Calibri Light" w:cs="Arial"/>
          <w:color w:val="000000"/>
          <w:szCs w:val="20"/>
        </w:rPr>
      </w:pPr>
      <w:r w:rsidRPr="00A72892">
        <w:rPr>
          <w:rFonts w:ascii="Calibri Light" w:eastAsia="MS Mincho" w:hAnsi="Calibri Light" w:cs="Arial"/>
          <w:b/>
          <w:noProof/>
          <w:sz w:val="18"/>
          <w:szCs w:val="24"/>
          <w:lang w:eastAsia="ja-JP"/>
        </w:rPr>
        <w:t>Business Effort</w:t>
      </w:r>
      <w:r w:rsidRPr="00A72892">
        <w:rPr>
          <w:rFonts w:ascii="Calibri Light" w:eastAsia="MS Mincho" w:hAnsi="Calibri Light" w:cs="Arial"/>
          <w:noProof/>
          <w:sz w:val="18"/>
          <w:szCs w:val="24"/>
          <w:lang w:eastAsia="ja-JP"/>
        </w:rPr>
        <w:t>: Initial assessment of the impact to the business High, Medium, Low</w:t>
      </w:r>
      <w:r w:rsidR="00E0118B" w:rsidRPr="006B24F0">
        <w:rPr>
          <w:rFonts w:ascii="Calibri Light" w:hAnsi="Calibri Light" w:cs="Arial"/>
        </w:rPr>
        <w:br w:type="page"/>
      </w:r>
    </w:p>
    <w:p w14:paraId="4A0E4A0E" w14:textId="246B5456" w:rsidR="009630FE" w:rsidRDefault="00693EDB" w:rsidP="0068013C">
      <w:pPr>
        <w:pStyle w:val="Heading1"/>
        <w:numPr>
          <w:ilvl w:val="0"/>
          <w:numId w:val="9"/>
        </w:numPr>
        <w:rPr>
          <w:rFonts w:ascii="Calibri Light" w:hAnsi="Calibri Light"/>
        </w:rPr>
      </w:pPr>
      <w:bookmarkStart w:id="583" w:name="_Toc491613849"/>
      <w:r w:rsidRPr="006B24F0">
        <w:rPr>
          <w:rFonts w:ascii="Calibri Light" w:hAnsi="Calibri Light"/>
        </w:rPr>
        <w:lastRenderedPageBreak/>
        <w:t xml:space="preserve"> </w:t>
      </w:r>
      <w:bookmarkStart w:id="584" w:name="_Toc516668685"/>
      <w:r w:rsidR="00532AC3" w:rsidRPr="006B24F0">
        <w:rPr>
          <w:rFonts w:ascii="Calibri Light" w:hAnsi="Calibri Light"/>
        </w:rPr>
        <w:t>Req</w:t>
      </w:r>
      <w:r w:rsidR="009630FE">
        <w:rPr>
          <w:rFonts w:ascii="Calibri Light" w:hAnsi="Calibri Light"/>
        </w:rPr>
        <w:t>uirement</w:t>
      </w:r>
      <w:r w:rsidR="00532AC3" w:rsidRPr="006B24F0">
        <w:rPr>
          <w:rFonts w:ascii="Calibri Light" w:hAnsi="Calibri Light"/>
        </w:rPr>
        <w:t>s</w:t>
      </w:r>
      <w:bookmarkEnd w:id="583"/>
      <w:bookmarkEnd w:id="584"/>
    </w:p>
    <w:p w14:paraId="1188D417" w14:textId="0AA8A2D2" w:rsidR="009630FE" w:rsidRDefault="000C7749" w:rsidP="009630FE">
      <w:ins w:id="585" w:author="Deborah Tillman" w:date="2018-06-14T12:29:00Z">
        <w:r>
          <w:pict w14:anchorId="64296B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95pt;height:47.9pt">
              <v:imagedata r:id="rId57" o:title=""/>
            </v:shape>
          </w:pict>
        </w:r>
        <w:r>
          <w:pict w14:anchorId="2C6F39F5">
            <v:shape id="_x0000_i1026" type="#_x0000_t75" style="width:77.95pt;height:47.9pt">
              <v:imagedata r:id="rId58" o:title=""/>
            </v:shape>
          </w:pict>
        </w:r>
        <w:r w:rsidR="0045765E">
          <w:fldChar w:fldCharType="begin"/>
        </w:r>
        <w:r w:rsidR="0045765E">
          <w:instrText xml:space="preserve"> LINK AcroExch.Document.11 "C:\\Users\\jastis\\Desktop\\Process Owner Approval Document CIM-CS-13 Manage Inbound Telephone Call - IVR.pdf" "" \a \p \f 0 </w:instrText>
        </w:r>
        <w:r w:rsidR="0045765E">
          <w:fldChar w:fldCharType="separate"/>
        </w:r>
        <w:r>
          <w:object w:dxaOrig="1513" w:dyaOrig="984" w14:anchorId="24CE6EB5">
            <v:shape id="_x0000_i1027" type="#_x0000_t75" style="width:75.85pt;height:49.1pt">
              <v:imagedata r:id="rId57" o:title=""/>
            </v:shape>
          </w:object>
        </w:r>
        <w:r w:rsidR="0045765E">
          <w:fldChar w:fldCharType="end"/>
        </w:r>
        <w:r w:rsidR="008D198D">
          <w:fldChar w:fldCharType="begin"/>
        </w:r>
        <w:r w:rsidR="008D198D">
          <w:instrText xml:space="preserve"> LINK Excel.Sheet.12 "C:\\Users\\jastis\\Desktop\\Design Phase RTM v7.xlsx" "" \a \p \f 0 </w:instrText>
        </w:r>
        <w:r w:rsidR="008D198D">
          <w:fldChar w:fldCharType="separate"/>
        </w:r>
        <w:r>
          <w:object w:dxaOrig="1513" w:dyaOrig="984" w14:anchorId="52D17258">
            <v:shape id="_x0000_i1028" type="#_x0000_t75" style="width:75.85pt;height:49.1pt">
              <v:imagedata r:id="rId58" o:title=""/>
            </v:shape>
          </w:object>
        </w:r>
        <w:r w:rsidR="008D198D">
          <w:fldChar w:fldCharType="end"/>
        </w:r>
      </w:ins>
    </w:p>
    <w:p w14:paraId="1F1AB83F" w14:textId="1C540CBD" w:rsidR="00532AC3" w:rsidRPr="009630FE" w:rsidRDefault="000C7749" w:rsidP="00B65A5F">
      <w:pPr>
        <w:rPr>
          <w:rFonts w:ascii="Calibri Light" w:hAnsi="Calibri Light"/>
        </w:rPr>
      </w:pPr>
      <w:ins w:id="586" w:author="Deborah Tillman" w:date="2018-06-14T12:29:00Z">
        <w:r>
          <w:lastRenderedPageBreak/>
          <w:pict w14:anchorId="408E434F">
            <v:shape id="_x0000_i1029" type="#_x0000_t75" style="width:365.65pt;height:479.9pt">
              <v:imagedata r:id="rId59" o:title=""/>
            </v:shape>
          </w:pict>
        </w:r>
        <w:r w:rsidR="002F57B5">
          <w:t xml:space="preserve">  </w:t>
        </w:r>
        <w:r w:rsidR="008A58BA">
          <w:lastRenderedPageBreak/>
          <w:fldChar w:fldCharType="begin"/>
        </w:r>
        <w:r w:rsidR="008A58BA">
          <w:instrText xml:space="preserve"> LINK AcroExch.Document.11 "C:\\Users\\jastis\\Downloads\\Process Owner Approval Document CIM-CS-13 Manage Inbound Telephone Call - IVR.pdf" "" \a \p \f 0 </w:instrText>
        </w:r>
        <w:r w:rsidR="008A58BA">
          <w:fldChar w:fldCharType="separate"/>
        </w:r>
        <w:r>
          <w:object w:dxaOrig="7344" w:dyaOrig="9504" w14:anchorId="77B2207A">
            <v:shape id="_x0000_i1030" type="#_x0000_t75" style="width:368.35pt;height:477.5pt">
              <v:imagedata r:id="rId59" o:title=""/>
            </v:shape>
          </w:object>
        </w:r>
        <w:r w:rsidR="008A58BA">
          <w:fldChar w:fldCharType="end"/>
        </w:r>
        <w:r w:rsidR="002F57B5">
          <w:t xml:space="preserve">  </w:t>
        </w:r>
      </w:ins>
    </w:p>
    <w:bookmarkEnd w:id="3"/>
    <w:p w14:paraId="758FB716" w14:textId="1291528C" w:rsidR="00475BB6" w:rsidRPr="006B24F0" w:rsidRDefault="00475BB6" w:rsidP="00E0118B">
      <w:pPr>
        <w:rPr>
          <w:rFonts w:ascii="Calibri Light" w:hAnsi="Calibri Light" w:cs="Arial"/>
        </w:rPr>
      </w:pPr>
    </w:p>
    <w:sectPr w:rsidR="00475BB6" w:rsidRPr="006B24F0" w:rsidSect="006F41F2">
      <w:headerReference w:type="default" r:id="rId60"/>
      <w:footerReference w:type="default" r:id="rId61"/>
      <w:headerReference w:type="first" r:id="rId62"/>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902A0B4" w14:textId="77777777" w:rsidR="00B026C2" w:rsidRDefault="00B026C2">
      <w:r>
        <w:separator/>
      </w:r>
    </w:p>
  </w:endnote>
  <w:endnote w:type="continuationSeparator" w:id="0">
    <w:p w14:paraId="06170833" w14:textId="77777777" w:rsidR="00B026C2" w:rsidRDefault="00B026C2">
      <w:r>
        <w:continuationSeparator/>
      </w:r>
    </w:p>
  </w:endnote>
  <w:endnote w:type="continuationNotice" w:id="1">
    <w:p w14:paraId="37C8F4AC" w14:textId="77777777" w:rsidR="00B026C2" w:rsidRDefault="00B026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Malgun Gothic">
    <w:panose1 w:val="020B0503020000020004"/>
    <w:charset w:val="81"/>
    <w:family w:val="swiss"/>
    <w:pitch w:val="variable"/>
    <w:sig w:usb0="900002AF" w:usb1="0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Segoe UI Symbol">
    <w:panose1 w:val="020B0502040204020203"/>
    <w:charset w:val="00"/>
    <w:family w:val="swiss"/>
    <w:pitch w:val="variable"/>
    <w:sig w:usb0="8000006F" w:usb1="1200FBEF" w:usb2="0064C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65DEA8" w14:textId="0ADB8A62" w:rsidR="005377B5" w:rsidRPr="00E76680" w:rsidRDefault="005377B5" w:rsidP="0033718C">
    <w:pPr>
      <w:pStyle w:val="Footer"/>
      <w:tabs>
        <w:tab w:val="clear" w:pos="8640"/>
        <w:tab w:val="right" w:pos="9214"/>
      </w:tabs>
      <w:jc w:val="right"/>
      <w:rPr>
        <w:rStyle w:val="PageNumber"/>
        <w:rFonts w:ascii="Calibri Light" w:hAnsi="Calibri Light"/>
      </w:rPr>
    </w:pPr>
    <w:r>
      <w:rPr>
        <w:noProof/>
      </w:rPr>
      <mc:AlternateContent>
        <mc:Choice Requires="wps">
          <w:drawing>
            <wp:anchor distT="0" distB="0" distL="114300" distR="114300" simplePos="0" relativeHeight="251658240" behindDoc="0" locked="0" layoutInCell="1" allowOverlap="1" wp14:anchorId="172AB880" wp14:editId="5CF4CEE1">
              <wp:simplePos x="0" y="0"/>
              <wp:positionH relativeFrom="column">
                <wp:posOffset>-6985</wp:posOffset>
              </wp:positionH>
              <wp:positionV relativeFrom="paragraph">
                <wp:posOffset>-116205</wp:posOffset>
              </wp:positionV>
              <wp:extent cx="5841365" cy="13335"/>
              <wp:effectExtent l="12065" t="7620" r="13970" b="762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41365" cy="133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B30CB95" id="_x0000_t32" coordsize="21600,21600" o:spt="32" o:oned="t" path="m,l21600,21600e" filled="f">
              <v:path arrowok="t" fillok="f" o:connecttype="none"/>
              <o:lock v:ext="edit" shapetype="t"/>
            </v:shapetype>
            <v:shape id="AutoShape 2" o:spid="_x0000_s1026" type="#_x0000_t32" style="position:absolute;margin-left:-.55pt;margin-top:-9.15pt;width:459.95pt;height:1.0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"/>
          </w:pict>
        </mc:Fallback>
      </mc:AlternateContent>
    </w:r>
    <w:r w:rsidRPr="00E86253">
      <w:tab/>
    </w:r>
    <w:r w:rsidRPr="00E86253">
      <w:tab/>
    </w:r>
    <w:r w:rsidRPr="00E76680">
      <w:rPr>
        <w:rFonts w:ascii="Calibri Light" w:hAnsi="Calibri Light"/>
      </w:rPr>
      <w:t xml:space="preserve">                        Page </w:t>
    </w:r>
    <w:r w:rsidRPr="00E76680">
      <w:rPr>
        <w:rStyle w:val="PageNumber"/>
        <w:rFonts w:ascii="Calibri Light" w:hAnsi="Calibri Light"/>
      </w:rPr>
      <w:fldChar w:fldCharType="begin"/>
    </w:r>
    <w:r w:rsidRPr="00E76680">
      <w:rPr>
        <w:rStyle w:val="PageNumber"/>
        <w:rFonts w:ascii="Calibri Light" w:hAnsi="Calibri Light"/>
      </w:rPr>
      <w:instrText xml:space="preserve"> PAGE </w:instrText>
    </w:r>
    <w:r w:rsidRPr="00E76680">
      <w:rPr>
        <w:rStyle w:val="PageNumber"/>
        <w:rFonts w:ascii="Calibri Light" w:hAnsi="Calibri Light"/>
      </w:rPr>
      <w:fldChar w:fldCharType="separate"/>
    </w:r>
    <w:r w:rsidR="00524F79">
      <w:rPr>
        <w:rStyle w:val="PageNumber"/>
        <w:rFonts w:ascii="Calibri Light" w:hAnsi="Calibri Light"/>
        <w:noProof/>
      </w:rPr>
      <w:t>50</w:t>
    </w:r>
    <w:r w:rsidRPr="00E76680">
      <w:rPr>
        <w:rStyle w:val="PageNumber"/>
        <w:rFonts w:ascii="Calibri Light" w:hAnsi="Calibri Light"/>
      </w:rPr>
      <w:fldChar w:fldCharType="end"/>
    </w:r>
    <w:r w:rsidRPr="00E76680">
      <w:rPr>
        <w:rStyle w:val="PageNumber"/>
        <w:rFonts w:ascii="Calibri Light" w:hAnsi="Calibri Light"/>
      </w:rPr>
      <w:t xml:space="preserve"> of </w:t>
    </w:r>
    <w:r w:rsidRPr="00E76680">
      <w:rPr>
        <w:rStyle w:val="PageNumber"/>
        <w:rFonts w:ascii="Calibri Light" w:hAnsi="Calibri Light"/>
      </w:rPr>
      <w:fldChar w:fldCharType="begin"/>
    </w:r>
    <w:r w:rsidRPr="00E76680">
      <w:rPr>
        <w:rStyle w:val="PageNumber"/>
        <w:rFonts w:ascii="Calibri Light" w:hAnsi="Calibri Light"/>
      </w:rPr>
      <w:instrText xml:space="preserve"> NUMPAGES </w:instrText>
    </w:r>
    <w:r w:rsidRPr="00E76680">
      <w:rPr>
        <w:rStyle w:val="PageNumber"/>
        <w:rFonts w:ascii="Calibri Light" w:hAnsi="Calibri Light"/>
      </w:rPr>
      <w:fldChar w:fldCharType="separate"/>
    </w:r>
    <w:r w:rsidR="00524F79">
      <w:rPr>
        <w:rStyle w:val="PageNumber"/>
        <w:rFonts w:ascii="Calibri Light" w:hAnsi="Calibri Light"/>
        <w:noProof/>
      </w:rPr>
      <w:t>50</w:t>
    </w:r>
    <w:r w:rsidRPr="00E76680">
      <w:rPr>
        <w:rStyle w:val="PageNumber"/>
        <w:rFonts w:ascii="Calibri Light" w:hAnsi="Calibri Light"/>
      </w:rPr>
      <w:fldChar w:fldCharType="end"/>
    </w:r>
    <w:r w:rsidRPr="00E76680">
      <w:rPr>
        <w:rStyle w:val="PageNumber"/>
        <w:rFonts w:ascii="Calibri Light" w:hAnsi="Calibri Light"/>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5DF1F52" w14:textId="77777777" w:rsidR="00B026C2" w:rsidRDefault="00B026C2">
      <w:r>
        <w:separator/>
      </w:r>
    </w:p>
  </w:footnote>
  <w:footnote w:type="continuationSeparator" w:id="0">
    <w:p w14:paraId="3143D16F" w14:textId="77777777" w:rsidR="00B026C2" w:rsidRDefault="00B026C2">
      <w:r>
        <w:continuationSeparator/>
      </w:r>
    </w:p>
  </w:footnote>
  <w:footnote w:type="continuationNotice" w:id="1">
    <w:p w14:paraId="0341A77F" w14:textId="77777777" w:rsidR="00B026C2" w:rsidRDefault="00B026C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900" w:type="dxa"/>
      <w:tblInd w:w="-95"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6480"/>
      <w:gridCol w:w="1710"/>
    </w:tblGrid>
    <w:tr w:rsidR="005377B5" w14:paraId="4AE2147F" w14:textId="77777777" w:rsidTr="00B92D02">
      <w:tc>
        <w:tcPr>
          <w:tcW w:w="1710" w:type="dxa"/>
        </w:tcPr>
        <w:p w14:paraId="26E6FF7B" w14:textId="77777777" w:rsidR="005377B5" w:rsidRDefault="005377B5" w:rsidP="0049033B">
          <w:pPr>
            <w:pStyle w:val="Footer"/>
            <w:ind w:right="-108"/>
          </w:pPr>
          <w:r w:rsidRPr="00560135">
            <w:rPr>
              <w:noProof/>
            </w:rPr>
            <w:drawing>
              <wp:inline distT="0" distB="0" distL="0" distR="0" wp14:anchorId="48D2CDA0" wp14:editId="5A275461">
                <wp:extent cx="878171" cy="241300"/>
                <wp:effectExtent l="0" t="0" r="0" b="635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
                        <a:stretch>
                          <a:fillRect/>
                        </a:stretch>
                      </pic:blipFill>
                      <pic:spPr>
                        <a:xfrm>
                          <a:off x="0" y="0"/>
                          <a:ext cx="909667" cy="249954"/>
                        </a:xfrm>
                        <a:prstGeom prst="rect">
                          <a:avLst/>
                        </a:prstGeom>
                      </pic:spPr>
                    </pic:pic>
                  </a:graphicData>
                </a:graphic>
              </wp:inline>
            </w:drawing>
          </w:r>
        </w:p>
      </w:tc>
      <w:tc>
        <w:tcPr>
          <w:tcW w:w="6480" w:type="dxa"/>
        </w:tcPr>
        <w:p w14:paraId="06E3C7C9" w14:textId="092DE4B8" w:rsidR="005377B5" w:rsidRPr="00777E49" w:rsidRDefault="005377B5" w:rsidP="00EA1391">
          <w:pPr>
            <w:pStyle w:val="Footer"/>
            <w:ind w:right="-108"/>
            <w:jc w:val="center"/>
            <w:rPr>
              <w:rFonts w:ascii="Calibri Light" w:hAnsi="Calibri Light"/>
            </w:rPr>
          </w:pPr>
          <w:r w:rsidRPr="00EA1391">
            <w:rPr>
              <w:rFonts w:ascii="Calibri Light" w:hAnsi="Calibri Light"/>
            </w:rPr>
            <w:t>Mana</w:t>
          </w:r>
          <w:r>
            <w:rPr>
              <w:rFonts w:ascii="Calibri Light" w:hAnsi="Calibri Light"/>
            </w:rPr>
            <w:t>ge Inbound Telephone Call - IVR</w:t>
          </w:r>
        </w:p>
      </w:tc>
      <w:tc>
        <w:tcPr>
          <w:tcW w:w="1710" w:type="dxa"/>
        </w:tcPr>
        <w:p w14:paraId="6B74230A" w14:textId="77777777" w:rsidR="005377B5" w:rsidRPr="00B92D02" w:rsidRDefault="005377B5" w:rsidP="006F41F2">
          <w:pPr>
            <w:pStyle w:val="Footer"/>
            <w:ind w:right="-108"/>
            <w:jc w:val="right"/>
            <w:rPr>
              <w:sz w:val="8"/>
            </w:rPr>
          </w:pPr>
        </w:p>
        <w:p w14:paraId="6171193D" w14:textId="77777777" w:rsidR="005377B5" w:rsidRDefault="005377B5" w:rsidP="006F41F2">
          <w:pPr>
            <w:pStyle w:val="Footer"/>
            <w:ind w:right="-108"/>
            <w:jc w:val="right"/>
          </w:pPr>
          <w:r w:rsidRPr="00456384">
            <w:rPr>
              <w:noProof/>
            </w:rPr>
            <w:drawing>
              <wp:inline distT="0" distB="0" distL="0" distR="0" wp14:anchorId="31DD049A" wp14:editId="070648FD">
                <wp:extent cx="850392" cy="137160"/>
                <wp:effectExtent l="0" t="0" r="6985" b="0"/>
                <wp:docPr id="50185" name="Picture 7" descr="HCL Logo">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AE1F78A-8CE5-43CE-AC51-F1D174110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HCL Logo">
                          <a:extLst>
                            <a:ext uri="{FF2B5EF4-FFF2-40B4-BE49-F238E27FC236}">
                              <a16:creationId xmlns:a16="http://schemas.microsoft.com/office/drawing/2014/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AE1F78A-8CE5-43CE-AC51-F1D174110E48}"/>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t="25212" b="28896"/>
                        <a:stretch>
                          <a:fillRect/>
                        </a:stretch>
                      </pic:blipFill>
                      <pic:spPr bwMode="auto">
                        <a:xfrm>
                          <a:off x="0" y="0"/>
                          <a:ext cx="850392" cy="137160"/>
                        </a:xfrm>
                        <a:prstGeom prst="rect">
                          <a:avLst/>
                        </a:prstGeom>
                        <a:noFill/>
                        <a:ln>
                          <a:noFill/>
                        </a:ln>
                        <a:extLst/>
                      </pic:spPr>
                    </pic:pic>
                  </a:graphicData>
                </a:graphic>
              </wp:inline>
            </w:drawing>
          </w:r>
        </w:p>
      </w:tc>
    </w:tr>
  </w:tbl>
  <w:p w14:paraId="5E393615" w14:textId="77777777" w:rsidR="005377B5" w:rsidRPr="00F20358" w:rsidRDefault="005377B5" w:rsidP="00B92D02">
    <w:pPr>
      <w:pStyle w:val="Header"/>
      <w:tabs>
        <w:tab w:val="right" w:pos="954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98C622" w14:textId="77777777" w:rsidR="005377B5" w:rsidRDefault="005377B5" w:rsidP="00F20358">
    <w:pPr>
      <w:pStyle w:val="Footer"/>
      <w:ind w:right="-108"/>
    </w:pPr>
    <w:r w:rsidRPr="00006038">
      <w:t xml:space="preserve"> </w:t>
    </w:r>
  </w:p>
  <w:tbl>
    <w:tblPr>
      <w:tblStyle w:val="TableGrid"/>
      <w:tblW w:w="9900" w:type="dxa"/>
      <w:tblInd w:w="-95"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3640"/>
      <w:gridCol w:w="2894"/>
    </w:tblGrid>
    <w:tr w:rsidR="005377B5" w14:paraId="6FAFECB2" w14:textId="77777777" w:rsidTr="00B92D02">
      <w:tc>
        <w:tcPr>
          <w:tcW w:w="2070" w:type="dxa"/>
        </w:tcPr>
        <w:p w14:paraId="27F5E656" w14:textId="77777777" w:rsidR="005377B5" w:rsidRDefault="005377B5" w:rsidP="00B92D02">
          <w:pPr>
            <w:pStyle w:val="Footer"/>
            <w:ind w:right="-108"/>
          </w:pPr>
          <w:r w:rsidRPr="00560135">
            <w:rPr>
              <w:noProof/>
            </w:rPr>
            <w:drawing>
              <wp:inline distT="0" distB="0" distL="0" distR="0" wp14:anchorId="36B17969" wp14:editId="518B8BA8">
                <wp:extent cx="1993392" cy="548640"/>
                <wp:effectExtent l="0" t="0" r="6985" b="3810"/>
                <wp:docPr id="501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
                        <a:stretch>
                          <a:fillRect/>
                        </a:stretch>
                      </pic:blipFill>
                      <pic:spPr>
                        <a:xfrm>
                          <a:off x="0" y="0"/>
                          <a:ext cx="1993392" cy="548640"/>
                        </a:xfrm>
                        <a:prstGeom prst="rect">
                          <a:avLst/>
                        </a:prstGeom>
                      </pic:spPr>
                    </pic:pic>
                  </a:graphicData>
                </a:graphic>
              </wp:inline>
            </w:drawing>
          </w:r>
        </w:p>
      </w:tc>
      <w:tc>
        <w:tcPr>
          <w:tcW w:w="5760" w:type="dxa"/>
        </w:tcPr>
        <w:p w14:paraId="1F923EDF" w14:textId="77777777" w:rsidR="005377B5" w:rsidRDefault="005377B5" w:rsidP="00B92D02">
          <w:pPr>
            <w:pStyle w:val="Footer"/>
            <w:ind w:right="-108"/>
            <w:jc w:val="center"/>
          </w:pPr>
        </w:p>
      </w:tc>
      <w:tc>
        <w:tcPr>
          <w:tcW w:w="2070" w:type="dxa"/>
        </w:tcPr>
        <w:p w14:paraId="4882AB61" w14:textId="77777777" w:rsidR="005377B5" w:rsidRPr="00B92D02" w:rsidRDefault="005377B5" w:rsidP="00B92D02">
          <w:pPr>
            <w:pStyle w:val="Footer"/>
            <w:ind w:right="-108"/>
            <w:jc w:val="right"/>
            <w:rPr>
              <w:sz w:val="8"/>
            </w:rPr>
          </w:pPr>
        </w:p>
        <w:p w14:paraId="57F5952F" w14:textId="77777777" w:rsidR="005377B5" w:rsidRDefault="005377B5" w:rsidP="00B92D02">
          <w:pPr>
            <w:pStyle w:val="Footer"/>
            <w:ind w:right="-108"/>
            <w:jc w:val="right"/>
            <w:rPr>
              <w:sz w:val="32"/>
            </w:rPr>
          </w:pPr>
          <w:r w:rsidRPr="00456384">
            <w:rPr>
              <w:noProof/>
            </w:rPr>
            <w:drawing>
              <wp:inline distT="0" distB="0" distL="0" distR="0" wp14:anchorId="7179960D" wp14:editId="607E71BF">
                <wp:extent cx="1700784" cy="274320"/>
                <wp:effectExtent l="0" t="0" r="0" b="0"/>
                <wp:docPr id="50187" name="Picture 7" descr="HCL Logo">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AE1F78A-8CE5-43CE-AC51-F1D174110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HCL Logo">
                          <a:extLst>
                            <a:ext uri="{FF2B5EF4-FFF2-40B4-BE49-F238E27FC236}">
                              <a16:creationId xmlns:a16="http://schemas.microsoft.com/office/drawing/2014/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AE1F78A-8CE5-43CE-AC51-F1D174110E48}"/>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t="25212" b="28896"/>
                        <a:stretch>
                          <a:fillRect/>
                        </a:stretch>
                      </pic:blipFill>
                      <pic:spPr bwMode="auto">
                        <a:xfrm>
                          <a:off x="0" y="0"/>
                          <a:ext cx="1700784" cy="274320"/>
                        </a:xfrm>
                        <a:prstGeom prst="rect">
                          <a:avLst/>
                        </a:prstGeom>
                        <a:noFill/>
                        <a:ln>
                          <a:noFill/>
                        </a:ln>
                        <a:extLst/>
                      </pic:spPr>
                    </pic:pic>
                  </a:graphicData>
                </a:graphic>
              </wp:inline>
            </w:drawing>
          </w:r>
        </w:p>
        <w:p w14:paraId="036909F7" w14:textId="77777777" w:rsidR="005377B5" w:rsidRDefault="005377B5" w:rsidP="00B92D02">
          <w:pPr>
            <w:pStyle w:val="Footer"/>
            <w:ind w:right="-108"/>
            <w:jc w:val="right"/>
          </w:pPr>
        </w:p>
      </w:tc>
    </w:tr>
  </w:tbl>
  <w:p w14:paraId="4B1849B2" w14:textId="77777777" w:rsidR="005377B5" w:rsidRDefault="005377B5" w:rsidP="00B92D02">
    <w:pPr>
      <w:pStyle w:val="Header"/>
      <w:tabs>
        <w:tab w:val="right" w:pos="954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5E58A3"/>
    <w:multiLevelType w:val="multilevel"/>
    <w:tmpl w:val="38CA10B6"/>
    <w:lvl w:ilvl="0">
      <w:start w:val="1"/>
      <w:numFmt w:val="bullet"/>
      <w:pStyle w:val="Heading3TextBulleted"/>
      <w:lvlText w:val=""/>
      <w:lvlJc w:val="left"/>
      <w:pPr>
        <w:tabs>
          <w:tab w:val="num" w:pos="2347"/>
        </w:tabs>
        <w:ind w:left="2347" w:hanging="360"/>
      </w:pPr>
      <w:rPr>
        <w:rFonts w:ascii="Symbol" w:hAnsi="Symbol" w:hint="default"/>
      </w:rPr>
    </w:lvl>
    <w:lvl w:ilvl="1">
      <w:start w:val="1"/>
      <w:numFmt w:val="lowerLetter"/>
      <w:lvlText w:val="%2."/>
      <w:lvlJc w:val="left"/>
      <w:pPr>
        <w:tabs>
          <w:tab w:val="num" w:pos="3067"/>
        </w:tabs>
        <w:ind w:left="3067" w:hanging="360"/>
      </w:pPr>
    </w:lvl>
    <w:lvl w:ilvl="2">
      <w:start w:val="1"/>
      <w:numFmt w:val="lowerRoman"/>
      <w:lvlText w:val="%3."/>
      <w:lvlJc w:val="right"/>
      <w:pPr>
        <w:tabs>
          <w:tab w:val="num" w:pos="3787"/>
        </w:tabs>
        <w:ind w:left="3787" w:hanging="180"/>
      </w:pPr>
    </w:lvl>
    <w:lvl w:ilvl="3">
      <w:start w:val="1"/>
      <w:numFmt w:val="decimal"/>
      <w:lvlText w:val="%4."/>
      <w:lvlJc w:val="left"/>
      <w:pPr>
        <w:tabs>
          <w:tab w:val="num" w:pos="4507"/>
        </w:tabs>
        <w:ind w:left="4507" w:hanging="360"/>
      </w:pPr>
    </w:lvl>
    <w:lvl w:ilvl="4">
      <w:start w:val="1"/>
      <w:numFmt w:val="lowerLetter"/>
      <w:lvlText w:val="%5."/>
      <w:lvlJc w:val="left"/>
      <w:pPr>
        <w:tabs>
          <w:tab w:val="num" w:pos="5227"/>
        </w:tabs>
        <w:ind w:left="5227" w:hanging="360"/>
      </w:pPr>
    </w:lvl>
    <w:lvl w:ilvl="5">
      <w:start w:val="1"/>
      <w:numFmt w:val="lowerRoman"/>
      <w:lvlText w:val="%6."/>
      <w:lvlJc w:val="right"/>
      <w:pPr>
        <w:tabs>
          <w:tab w:val="num" w:pos="5947"/>
        </w:tabs>
        <w:ind w:left="5947" w:hanging="180"/>
      </w:pPr>
    </w:lvl>
    <w:lvl w:ilvl="6">
      <w:start w:val="1"/>
      <w:numFmt w:val="decimal"/>
      <w:lvlText w:val="%7."/>
      <w:lvlJc w:val="left"/>
      <w:pPr>
        <w:tabs>
          <w:tab w:val="num" w:pos="6667"/>
        </w:tabs>
        <w:ind w:left="6667" w:hanging="360"/>
      </w:pPr>
    </w:lvl>
    <w:lvl w:ilvl="7">
      <w:start w:val="1"/>
      <w:numFmt w:val="lowerLetter"/>
      <w:lvlText w:val="%8."/>
      <w:lvlJc w:val="left"/>
      <w:pPr>
        <w:tabs>
          <w:tab w:val="num" w:pos="7387"/>
        </w:tabs>
        <w:ind w:left="7387" w:hanging="360"/>
      </w:pPr>
    </w:lvl>
    <w:lvl w:ilvl="8">
      <w:start w:val="1"/>
      <w:numFmt w:val="lowerRoman"/>
      <w:lvlText w:val="%9."/>
      <w:lvlJc w:val="right"/>
      <w:pPr>
        <w:tabs>
          <w:tab w:val="num" w:pos="8107"/>
        </w:tabs>
        <w:ind w:left="8107" w:hanging="180"/>
      </w:pPr>
    </w:lvl>
  </w:abstractNum>
  <w:abstractNum w:abstractNumId="1" w15:restartNumberingAfterBreak="0">
    <w:nsid w:val="0779641B"/>
    <w:multiLevelType w:val="hybridMultilevel"/>
    <w:tmpl w:val="51524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964915"/>
    <w:multiLevelType w:val="hybridMultilevel"/>
    <w:tmpl w:val="F7703A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3C6F5E"/>
    <w:multiLevelType w:val="hybridMultilevel"/>
    <w:tmpl w:val="8BE691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AC15143"/>
    <w:multiLevelType w:val="multilevel"/>
    <w:tmpl w:val="6EB4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613622"/>
    <w:multiLevelType w:val="hybridMultilevel"/>
    <w:tmpl w:val="73305EE4"/>
    <w:lvl w:ilvl="0" w:tplc="AC2EEA6A">
      <w:start w:val="1"/>
      <w:numFmt w:val="bullet"/>
      <w:pStyle w:val="ListBullet2"/>
      <w:lvlText w:val=""/>
      <w:lvlJc w:val="left"/>
      <w:pPr>
        <w:ind w:left="360" w:hanging="360"/>
      </w:pPr>
      <w:rPr>
        <w:rFonts w:ascii="Symbol" w:hAnsi="Symbol" w:hint="default"/>
      </w:rPr>
    </w:lvl>
    <w:lvl w:ilvl="1" w:tplc="6922A098">
      <w:start w:val="1"/>
      <w:numFmt w:val="bullet"/>
      <w:lvlText w:val="o"/>
      <w:lvlJc w:val="left"/>
      <w:pPr>
        <w:ind w:left="1080" w:hanging="360"/>
      </w:pPr>
      <w:rPr>
        <w:rFonts w:ascii="Courier New" w:hAnsi="Courier New" w:cs="Courier New" w:hint="default"/>
      </w:rPr>
    </w:lvl>
    <w:lvl w:ilvl="2" w:tplc="08070005">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6" w15:restartNumberingAfterBreak="0">
    <w:nsid w:val="0BCD56F7"/>
    <w:multiLevelType w:val="hybridMultilevel"/>
    <w:tmpl w:val="341C6152"/>
    <w:lvl w:ilvl="0" w:tplc="CE644760">
      <w:start w:val="1"/>
      <w:numFmt w:val="bullet"/>
      <w:lvlText w:val=""/>
      <w:lvlJc w:val="left"/>
      <w:pPr>
        <w:ind w:left="1440" w:hanging="360"/>
      </w:pPr>
      <w:rPr>
        <w:rFonts w:ascii="Symbol" w:hAnsi="Symbol" w:hint="default"/>
        <w:color w:val="auto"/>
      </w:rPr>
    </w:lvl>
    <w:lvl w:ilvl="1" w:tplc="CE644760">
      <w:start w:val="1"/>
      <w:numFmt w:val="bullet"/>
      <w:lvlText w:val=""/>
      <w:lvlJc w:val="left"/>
      <w:pPr>
        <w:ind w:left="2160" w:hanging="360"/>
      </w:pPr>
      <w:rPr>
        <w:rFonts w:ascii="Symbol" w:hAnsi="Symbol" w:hint="default"/>
        <w:color w:val="auto"/>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3F83891"/>
    <w:multiLevelType w:val="hybridMultilevel"/>
    <w:tmpl w:val="6C8EE51A"/>
    <w:lvl w:ilvl="0" w:tplc="98963172">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7415565"/>
    <w:multiLevelType w:val="hybridMultilevel"/>
    <w:tmpl w:val="A00206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4F17255"/>
    <w:multiLevelType w:val="hybridMultilevel"/>
    <w:tmpl w:val="F1C0FC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A263E2"/>
    <w:multiLevelType w:val="hybridMultilevel"/>
    <w:tmpl w:val="33023B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7507445"/>
    <w:multiLevelType w:val="hybridMultilevel"/>
    <w:tmpl w:val="81A078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33D51DE4"/>
    <w:multiLevelType w:val="hybridMultilevel"/>
    <w:tmpl w:val="706E9EC0"/>
    <w:lvl w:ilvl="0" w:tplc="04090001">
      <w:start w:val="1"/>
      <w:numFmt w:val="bullet"/>
      <w:lvlText w:val=""/>
      <w:lvlJc w:val="left"/>
      <w:pPr>
        <w:ind w:left="1124" w:hanging="360"/>
      </w:pPr>
      <w:rPr>
        <w:rFonts w:ascii="Symbol" w:hAnsi="Symbol" w:hint="default"/>
      </w:rPr>
    </w:lvl>
    <w:lvl w:ilvl="1" w:tplc="04090003" w:tentative="1">
      <w:start w:val="1"/>
      <w:numFmt w:val="bullet"/>
      <w:lvlText w:val="o"/>
      <w:lvlJc w:val="left"/>
      <w:pPr>
        <w:ind w:left="1844" w:hanging="360"/>
      </w:pPr>
      <w:rPr>
        <w:rFonts w:ascii="Courier New" w:hAnsi="Courier New" w:cs="Courier New" w:hint="default"/>
      </w:rPr>
    </w:lvl>
    <w:lvl w:ilvl="2" w:tplc="04090005" w:tentative="1">
      <w:start w:val="1"/>
      <w:numFmt w:val="bullet"/>
      <w:lvlText w:val=""/>
      <w:lvlJc w:val="left"/>
      <w:pPr>
        <w:ind w:left="2564" w:hanging="360"/>
      </w:pPr>
      <w:rPr>
        <w:rFonts w:ascii="Wingdings" w:hAnsi="Wingdings" w:hint="default"/>
      </w:rPr>
    </w:lvl>
    <w:lvl w:ilvl="3" w:tplc="04090001" w:tentative="1">
      <w:start w:val="1"/>
      <w:numFmt w:val="bullet"/>
      <w:lvlText w:val=""/>
      <w:lvlJc w:val="left"/>
      <w:pPr>
        <w:ind w:left="3284" w:hanging="360"/>
      </w:pPr>
      <w:rPr>
        <w:rFonts w:ascii="Symbol" w:hAnsi="Symbol" w:hint="default"/>
      </w:rPr>
    </w:lvl>
    <w:lvl w:ilvl="4" w:tplc="04090003" w:tentative="1">
      <w:start w:val="1"/>
      <w:numFmt w:val="bullet"/>
      <w:lvlText w:val="o"/>
      <w:lvlJc w:val="left"/>
      <w:pPr>
        <w:ind w:left="4004" w:hanging="360"/>
      </w:pPr>
      <w:rPr>
        <w:rFonts w:ascii="Courier New" w:hAnsi="Courier New" w:cs="Courier New" w:hint="default"/>
      </w:rPr>
    </w:lvl>
    <w:lvl w:ilvl="5" w:tplc="04090005" w:tentative="1">
      <w:start w:val="1"/>
      <w:numFmt w:val="bullet"/>
      <w:lvlText w:val=""/>
      <w:lvlJc w:val="left"/>
      <w:pPr>
        <w:ind w:left="4724" w:hanging="360"/>
      </w:pPr>
      <w:rPr>
        <w:rFonts w:ascii="Wingdings" w:hAnsi="Wingdings" w:hint="default"/>
      </w:rPr>
    </w:lvl>
    <w:lvl w:ilvl="6" w:tplc="04090001" w:tentative="1">
      <w:start w:val="1"/>
      <w:numFmt w:val="bullet"/>
      <w:lvlText w:val=""/>
      <w:lvlJc w:val="left"/>
      <w:pPr>
        <w:ind w:left="5444" w:hanging="360"/>
      </w:pPr>
      <w:rPr>
        <w:rFonts w:ascii="Symbol" w:hAnsi="Symbol" w:hint="default"/>
      </w:rPr>
    </w:lvl>
    <w:lvl w:ilvl="7" w:tplc="04090003" w:tentative="1">
      <w:start w:val="1"/>
      <w:numFmt w:val="bullet"/>
      <w:lvlText w:val="o"/>
      <w:lvlJc w:val="left"/>
      <w:pPr>
        <w:ind w:left="6164" w:hanging="360"/>
      </w:pPr>
      <w:rPr>
        <w:rFonts w:ascii="Courier New" w:hAnsi="Courier New" w:cs="Courier New" w:hint="default"/>
      </w:rPr>
    </w:lvl>
    <w:lvl w:ilvl="8" w:tplc="04090005" w:tentative="1">
      <w:start w:val="1"/>
      <w:numFmt w:val="bullet"/>
      <w:lvlText w:val=""/>
      <w:lvlJc w:val="left"/>
      <w:pPr>
        <w:ind w:left="6884" w:hanging="360"/>
      </w:pPr>
      <w:rPr>
        <w:rFonts w:ascii="Wingdings" w:hAnsi="Wingdings" w:hint="default"/>
      </w:rPr>
    </w:lvl>
  </w:abstractNum>
  <w:abstractNum w:abstractNumId="13" w15:restartNumberingAfterBreak="0">
    <w:nsid w:val="348B7657"/>
    <w:multiLevelType w:val="hybridMultilevel"/>
    <w:tmpl w:val="6EA2E0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5BF2D2B"/>
    <w:multiLevelType w:val="hybridMultilevel"/>
    <w:tmpl w:val="31FCDC5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887603A"/>
    <w:multiLevelType w:val="multilevel"/>
    <w:tmpl w:val="C6E61690"/>
    <w:lvl w:ilvl="0">
      <w:start w:val="1"/>
      <w:numFmt w:val="decimal"/>
      <w:lvlText w:val="%1"/>
      <w:lvlJc w:val="left"/>
      <w:pPr>
        <w:ind w:left="432" w:hanging="432"/>
      </w:pPr>
    </w:lvl>
    <w:lvl w:ilvl="1">
      <w:start w:val="1"/>
      <w:numFmt w:val="decimal"/>
      <w:lvlText w:val="%1.%2"/>
      <w:lvlJc w:val="left"/>
      <w:pPr>
        <w:ind w:left="576" w:hanging="576"/>
      </w:pPr>
      <w:rPr>
        <w:color w:val="000000" w:themeColor="text1"/>
      </w:rPr>
    </w:lvl>
    <w:lvl w:ilvl="2">
      <w:start w:val="1"/>
      <w:numFmt w:val="decimal"/>
      <w:pStyle w:val="Heading3"/>
      <w:lvlText w:val="%1.%2.%3"/>
      <w:lvlJc w:val="left"/>
      <w:pPr>
        <w:ind w:left="3510" w:hanging="720"/>
      </w:pPr>
      <w:rPr>
        <w:color w:val="auto"/>
      </w:r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390B2B7B"/>
    <w:multiLevelType w:val="hybridMultilevel"/>
    <w:tmpl w:val="9EA241D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91E70CA"/>
    <w:multiLevelType w:val="hybridMultilevel"/>
    <w:tmpl w:val="643CEF56"/>
    <w:lvl w:ilvl="0" w:tplc="76728F66">
      <w:start w:val="1"/>
      <w:numFmt w:val="bullet"/>
      <w:pStyle w:val="Heading2TextBulleted"/>
      <w:lvlText w:val=""/>
      <w:lvlJc w:val="left"/>
      <w:pPr>
        <w:tabs>
          <w:tab w:val="num" w:pos="2520"/>
        </w:tabs>
        <w:ind w:left="2520" w:hanging="360"/>
      </w:pPr>
      <w:rPr>
        <w:rFonts w:ascii="Symbol" w:hAnsi="Symbol" w:hint="default"/>
      </w:rPr>
    </w:lvl>
    <w:lvl w:ilvl="1" w:tplc="25E29A30">
      <w:start w:val="1"/>
      <w:numFmt w:val="lowerLetter"/>
      <w:lvlText w:val="%2."/>
      <w:lvlJc w:val="left"/>
      <w:pPr>
        <w:tabs>
          <w:tab w:val="num" w:pos="3600"/>
        </w:tabs>
        <w:ind w:left="3600" w:hanging="360"/>
      </w:pPr>
    </w:lvl>
    <w:lvl w:ilvl="2" w:tplc="92AA0ABE" w:tentative="1">
      <w:start w:val="1"/>
      <w:numFmt w:val="lowerRoman"/>
      <w:lvlText w:val="%3."/>
      <w:lvlJc w:val="right"/>
      <w:pPr>
        <w:tabs>
          <w:tab w:val="num" w:pos="4320"/>
        </w:tabs>
        <w:ind w:left="4320" w:hanging="180"/>
      </w:pPr>
    </w:lvl>
    <w:lvl w:ilvl="3" w:tplc="861AFE98" w:tentative="1">
      <w:start w:val="1"/>
      <w:numFmt w:val="decimal"/>
      <w:lvlText w:val="%4."/>
      <w:lvlJc w:val="left"/>
      <w:pPr>
        <w:tabs>
          <w:tab w:val="num" w:pos="5040"/>
        </w:tabs>
        <w:ind w:left="5040" w:hanging="360"/>
      </w:pPr>
    </w:lvl>
    <w:lvl w:ilvl="4" w:tplc="BBC64F38" w:tentative="1">
      <w:start w:val="1"/>
      <w:numFmt w:val="lowerLetter"/>
      <w:lvlText w:val="%5."/>
      <w:lvlJc w:val="left"/>
      <w:pPr>
        <w:tabs>
          <w:tab w:val="num" w:pos="5760"/>
        </w:tabs>
        <w:ind w:left="5760" w:hanging="360"/>
      </w:pPr>
    </w:lvl>
    <w:lvl w:ilvl="5" w:tplc="AD98305A" w:tentative="1">
      <w:start w:val="1"/>
      <w:numFmt w:val="lowerRoman"/>
      <w:lvlText w:val="%6."/>
      <w:lvlJc w:val="right"/>
      <w:pPr>
        <w:tabs>
          <w:tab w:val="num" w:pos="6480"/>
        </w:tabs>
        <w:ind w:left="6480" w:hanging="180"/>
      </w:pPr>
    </w:lvl>
    <w:lvl w:ilvl="6" w:tplc="4094BCA2" w:tentative="1">
      <w:start w:val="1"/>
      <w:numFmt w:val="decimal"/>
      <w:lvlText w:val="%7."/>
      <w:lvlJc w:val="left"/>
      <w:pPr>
        <w:tabs>
          <w:tab w:val="num" w:pos="7200"/>
        </w:tabs>
        <w:ind w:left="7200" w:hanging="360"/>
      </w:pPr>
    </w:lvl>
    <w:lvl w:ilvl="7" w:tplc="10CEEBF0" w:tentative="1">
      <w:start w:val="1"/>
      <w:numFmt w:val="lowerLetter"/>
      <w:lvlText w:val="%8."/>
      <w:lvlJc w:val="left"/>
      <w:pPr>
        <w:tabs>
          <w:tab w:val="num" w:pos="7920"/>
        </w:tabs>
        <w:ind w:left="7920" w:hanging="360"/>
      </w:pPr>
    </w:lvl>
    <w:lvl w:ilvl="8" w:tplc="072454C6" w:tentative="1">
      <w:start w:val="1"/>
      <w:numFmt w:val="lowerRoman"/>
      <w:lvlText w:val="%9."/>
      <w:lvlJc w:val="right"/>
      <w:pPr>
        <w:tabs>
          <w:tab w:val="num" w:pos="8640"/>
        </w:tabs>
        <w:ind w:left="8640" w:hanging="180"/>
      </w:pPr>
    </w:lvl>
  </w:abstractNum>
  <w:abstractNum w:abstractNumId="18" w15:restartNumberingAfterBreak="0">
    <w:nsid w:val="3AA4572B"/>
    <w:multiLevelType w:val="hybridMultilevel"/>
    <w:tmpl w:val="862AA3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0400653"/>
    <w:multiLevelType w:val="hybridMultilevel"/>
    <w:tmpl w:val="658640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6810D9C"/>
    <w:multiLevelType w:val="multilevel"/>
    <w:tmpl w:val="92F2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7F96429"/>
    <w:multiLevelType w:val="hybridMultilevel"/>
    <w:tmpl w:val="B950CD7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8E83B8F"/>
    <w:multiLevelType w:val="hybridMultilevel"/>
    <w:tmpl w:val="6A56F7CC"/>
    <w:lvl w:ilvl="0" w:tplc="8AC6748E">
      <w:start w:val="1"/>
      <w:numFmt w:val="decimal"/>
      <w:lvlText w:val="%1."/>
      <w:lvlJc w:val="left"/>
      <w:pPr>
        <w:tabs>
          <w:tab w:val="num" w:pos="2160"/>
        </w:tabs>
        <w:ind w:left="2160" w:hanging="360"/>
      </w:pPr>
    </w:lvl>
    <w:lvl w:ilvl="1" w:tplc="04090019" w:tentative="1">
      <w:start w:val="1"/>
      <w:numFmt w:val="lowerLetter"/>
      <w:lvlText w:val="%2."/>
      <w:lvlJc w:val="left"/>
      <w:pPr>
        <w:tabs>
          <w:tab w:val="num" w:pos="5137"/>
        </w:tabs>
        <w:ind w:left="5137" w:hanging="360"/>
      </w:pPr>
    </w:lvl>
    <w:lvl w:ilvl="2" w:tplc="0409001B" w:tentative="1">
      <w:start w:val="1"/>
      <w:numFmt w:val="lowerRoman"/>
      <w:lvlText w:val="%3."/>
      <w:lvlJc w:val="right"/>
      <w:pPr>
        <w:tabs>
          <w:tab w:val="num" w:pos="5857"/>
        </w:tabs>
        <w:ind w:left="5857" w:hanging="180"/>
      </w:pPr>
    </w:lvl>
    <w:lvl w:ilvl="3" w:tplc="0409000F" w:tentative="1">
      <w:start w:val="1"/>
      <w:numFmt w:val="decimal"/>
      <w:lvlText w:val="%4."/>
      <w:lvlJc w:val="left"/>
      <w:pPr>
        <w:tabs>
          <w:tab w:val="num" w:pos="6577"/>
        </w:tabs>
        <w:ind w:left="6577" w:hanging="360"/>
      </w:pPr>
    </w:lvl>
    <w:lvl w:ilvl="4" w:tplc="04090019" w:tentative="1">
      <w:start w:val="1"/>
      <w:numFmt w:val="lowerLetter"/>
      <w:lvlText w:val="%5."/>
      <w:lvlJc w:val="left"/>
      <w:pPr>
        <w:tabs>
          <w:tab w:val="num" w:pos="7297"/>
        </w:tabs>
        <w:ind w:left="7297" w:hanging="360"/>
      </w:pPr>
    </w:lvl>
    <w:lvl w:ilvl="5" w:tplc="0409001B" w:tentative="1">
      <w:start w:val="1"/>
      <w:numFmt w:val="lowerRoman"/>
      <w:lvlText w:val="%6."/>
      <w:lvlJc w:val="right"/>
      <w:pPr>
        <w:tabs>
          <w:tab w:val="num" w:pos="8017"/>
        </w:tabs>
        <w:ind w:left="8017" w:hanging="180"/>
      </w:pPr>
    </w:lvl>
    <w:lvl w:ilvl="6" w:tplc="0409000F" w:tentative="1">
      <w:start w:val="1"/>
      <w:numFmt w:val="decimal"/>
      <w:lvlText w:val="%7."/>
      <w:lvlJc w:val="left"/>
      <w:pPr>
        <w:tabs>
          <w:tab w:val="num" w:pos="8737"/>
        </w:tabs>
        <w:ind w:left="8737" w:hanging="360"/>
      </w:pPr>
    </w:lvl>
    <w:lvl w:ilvl="7" w:tplc="04090019" w:tentative="1">
      <w:start w:val="1"/>
      <w:numFmt w:val="lowerLetter"/>
      <w:lvlText w:val="%8."/>
      <w:lvlJc w:val="left"/>
      <w:pPr>
        <w:tabs>
          <w:tab w:val="num" w:pos="9457"/>
        </w:tabs>
        <w:ind w:left="9457" w:hanging="360"/>
      </w:pPr>
    </w:lvl>
    <w:lvl w:ilvl="8" w:tplc="0409001B" w:tentative="1">
      <w:start w:val="1"/>
      <w:numFmt w:val="lowerRoman"/>
      <w:lvlText w:val="%9."/>
      <w:lvlJc w:val="right"/>
      <w:pPr>
        <w:tabs>
          <w:tab w:val="num" w:pos="10177"/>
        </w:tabs>
        <w:ind w:left="10177" w:hanging="180"/>
      </w:pPr>
    </w:lvl>
  </w:abstractNum>
  <w:abstractNum w:abstractNumId="23" w15:restartNumberingAfterBreak="0">
    <w:nsid w:val="5E036CA2"/>
    <w:multiLevelType w:val="hybridMultilevel"/>
    <w:tmpl w:val="7EA4CA5E"/>
    <w:lvl w:ilvl="0" w:tplc="CE644760">
      <w:start w:val="1"/>
      <w:numFmt w:val="bullet"/>
      <w:lvlText w:val=""/>
      <w:lvlJc w:val="left"/>
      <w:pPr>
        <w:ind w:left="1440" w:hanging="360"/>
      </w:pPr>
      <w:rPr>
        <w:rFonts w:ascii="Symbol" w:hAnsi="Symbol" w:hint="default"/>
        <w:color w:val="auto"/>
      </w:rPr>
    </w:lvl>
    <w:lvl w:ilvl="1" w:tplc="CE644760">
      <w:start w:val="1"/>
      <w:numFmt w:val="bullet"/>
      <w:lvlText w:val=""/>
      <w:lvlJc w:val="left"/>
      <w:pPr>
        <w:ind w:left="2160" w:hanging="360"/>
      </w:pPr>
      <w:rPr>
        <w:rFonts w:ascii="Symbol" w:hAnsi="Symbol" w:hint="default"/>
        <w:color w:val="auto"/>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EA35EA9"/>
    <w:multiLevelType w:val="multilevel"/>
    <w:tmpl w:val="0730332E"/>
    <w:lvl w:ilvl="0">
      <w:start w:val="1"/>
      <w:numFmt w:val="decimal"/>
      <w:pStyle w:val="Heading1"/>
      <w:lvlText w:val="%1"/>
      <w:lvlJc w:val="left"/>
      <w:pPr>
        <w:ind w:left="432" w:hanging="432"/>
      </w:pPr>
      <w:rPr>
        <w:rFonts w:hint="default"/>
      </w:rPr>
    </w:lvl>
    <w:lvl w:ilvl="1">
      <w:start w:val="1"/>
      <w:numFmt w:val="decimal"/>
      <w:lvlText w:val="%1.%2"/>
      <w:lvlJc w:val="left"/>
      <w:pPr>
        <w:ind w:left="936" w:hanging="576"/>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22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6B252B0F"/>
    <w:multiLevelType w:val="hybridMultilevel"/>
    <w:tmpl w:val="192275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B723347"/>
    <w:multiLevelType w:val="hybridMultilevel"/>
    <w:tmpl w:val="EEBAFBAE"/>
    <w:lvl w:ilvl="0" w:tplc="CE644760">
      <w:start w:val="1"/>
      <w:numFmt w:val="bullet"/>
      <w:lvlText w:val=""/>
      <w:lvlJc w:val="left"/>
      <w:pPr>
        <w:ind w:left="2160" w:hanging="360"/>
      </w:pPr>
      <w:rPr>
        <w:rFonts w:ascii="Symbol" w:hAnsi="Symbol" w:hint="default"/>
        <w:color w:val="auto"/>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E186F0C"/>
    <w:multiLevelType w:val="hybridMultilevel"/>
    <w:tmpl w:val="EAEC037E"/>
    <w:lvl w:ilvl="0" w:tplc="ABCAE3E8">
      <w:start w:val="1"/>
      <w:numFmt w:val="decimal"/>
      <w:pStyle w:val="Heading2TextSubsetNumbered"/>
      <w:lvlText w:val="%1."/>
      <w:lvlJc w:val="left"/>
      <w:pPr>
        <w:tabs>
          <w:tab w:val="num" w:pos="1800"/>
        </w:tabs>
        <w:ind w:left="1800" w:hanging="360"/>
      </w:pPr>
      <w:rPr>
        <w:rFonts w:hint="default"/>
      </w:rPr>
    </w:lvl>
    <w:lvl w:ilvl="1" w:tplc="04090019" w:tentative="1">
      <w:start w:val="1"/>
      <w:numFmt w:val="lowerLetter"/>
      <w:lvlText w:val="%2."/>
      <w:lvlJc w:val="left"/>
      <w:pPr>
        <w:tabs>
          <w:tab w:val="num" w:pos="4777"/>
        </w:tabs>
        <w:ind w:left="4777" w:hanging="360"/>
      </w:pPr>
    </w:lvl>
    <w:lvl w:ilvl="2" w:tplc="0409001B" w:tentative="1">
      <w:start w:val="1"/>
      <w:numFmt w:val="lowerRoman"/>
      <w:lvlText w:val="%3."/>
      <w:lvlJc w:val="right"/>
      <w:pPr>
        <w:tabs>
          <w:tab w:val="num" w:pos="5497"/>
        </w:tabs>
        <w:ind w:left="5497" w:hanging="180"/>
      </w:pPr>
    </w:lvl>
    <w:lvl w:ilvl="3" w:tplc="0409000F" w:tentative="1">
      <w:start w:val="1"/>
      <w:numFmt w:val="decimal"/>
      <w:lvlText w:val="%4."/>
      <w:lvlJc w:val="left"/>
      <w:pPr>
        <w:tabs>
          <w:tab w:val="num" w:pos="6217"/>
        </w:tabs>
        <w:ind w:left="6217" w:hanging="360"/>
      </w:pPr>
    </w:lvl>
    <w:lvl w:ilvl="4" w:tplc="04090019" w:tentative="1">
      <w:start w:val="1"/>
      <w:numFmt w:val="lowerLetter"/>
      <w:lvlText w:val="%5."/>
      <w:lvlJc w:val="left"/>
      <w:pPr>
        <w:tabs>
          <w:tab w:val="num" w:pos="6937"/>
        </w:tabs>
        <w:ind w:left="6937" w:hanging="360"/>
      </w:pPr>
    </w:lvl>
    <w:lvl w:ilvl="5" w:tplc="0409001B" w:tentative="1">
      <w:start w:val="1"/>
      <w:numFmt w:val="lowerRoman"/>
      <w:lvlText w:val="%6."/>
      <w:lvlJc w:val="right"/>
      <w:pPr>
        <w:tabs>
          <w:tab w:val="num" w:pos="7657"/>
        </w:tabs>
        <w:ind w:left="7657" w:hanging="180"/>
      </w:pPr>
    </w:lvl>
    <w:lvl w:ilvl="6" w:tplc="0409000F" w:tentative="1">
      <w:start w:val="1"/>
      <w:numFmt w:val="decimal"/>
      <w:lvlText w:val="%7."/>
      <w:lvlJc w:val="left"/>
      <w:pPr>
        <w:tabs>
          <w:tab w:val="num" w:pos="8377"/>
        </w:tabs>
        <w:ind w:left="8377" w:hanging="360"/>
      </w:pPr>
    </w:lvl>
    <w:lvl w:ilvl="7" w:tplc="04090019" w:tentative="1">
      <w:start w:val="1"/>
      <w:numFmt w:val="lowerLetter"/>
      <w:lvlText w:val="%8."/>
      <w:lvlJc w:val="left"/>
      <w:pPr>
        <w:tabs>
          <w:tab w:val="num" w:pos="9097"/>
        </w:tabs>
        <w:ind w:left="9097" w:hanging="360"/>
      </w:pPr>
    </w:lvl>
    <w:lvl w:ilvl="8" w:tplc="0409001B" w:tentative="1">
      <w:start w:val="1"/>
      <w:numFmt w:val="lowerRoman"/>
      <w:lvlText w:val="%9."/>
      <w:lvlJc w:val="right"/>
      <w:pPr>
        <w:tabs>
          <w:tab w:val="num" w:pos="9817"/>
        </w:tabs>
        <w:ind w:left="9817" w:hanging="180"/>
      </w:pPr>
    </w:lvl>
  </w:abstractNum>
  <w:abstractNum w:abstractNumId="28" w15:restartNumberingAfterBreak="0">
    <w:nsid w:val="71B15F7B"/>
    <w:multiLevelType w:val="hybridMultilevel"/>
    <w:tmpl w:val="BCD236F6"/>
    <w:lvl w:ilvl="0" w:tplc="CE644760">
      <w:start w:val="1"/>
      <w:numFmt w:val="bullet"/>
      <w:lvlText w:val=""/>
      <w:lvlJc w:val="left"/>
      <w:pPr>
        <w:ind w:left="1440" w:hanging="360"/>
      </w:pPr>
      <w:rPr>
        <w:rFonts w:ascii="Symbol" w:hAnsi="Symbol" w:hint="default"/>
        <w:color w:val="auto"/>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42C0334"/>
    <w:multiLevelType w:val="hybridMultilevel"/>
    <w:tmpl w:val="2B12BB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4A777CA"/>
    <w:multiLevelType w:val="hybridMultilevel"/>
    <w:tmpl w:val="5FD633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AB600B"/>
    <w:multiLevelType w:val="multilevel"/>
    <w:tmpl w:val="B13A6FF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171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2" w15:restartNumberingAfterBreak="0">
    <w:nsid w:val="762C498F"/>
    <w:multiLevelType w:val="hybridMultilevel"/>
    <w:tmpl w:val="816C93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5"/>
  </w:num>
  <w:num w:numId="2">
    <w:abstractNumId w:val="15"/>
  </w:num>
  <w:num w:numId="3">
    <w:abstractNumId w:val="17"/>
  </w:num>
  <w:num w:numId="4">
    <w:abstractNumId w:val="0"/>
  </w:num>
  <w:num w:numId="5">
    <w:abstractNumId w:val="24"/>
  </w:num>
  <w:num w:numId="6">
    <w:abstractNumId w:val="22"/>
  </w:num>
  <w:num w:numId="7">
    <w:abstractNumId w:val="27"/>
  </w:num>
  <w:num w:numId="8">
    <w:abstractNumId w:val="31"/>
  </w:num>
  <w:num w:numId="9">
    <w:abstractNumId w:val="7"/>
  </w:num>
  <w:num w:numId="10">
    <w:abstractNumId w:val="1"/>
  </w:num>
  <w:num w:numId="11">
    <w:abstractNumId w:val="9"/>
  </w:num>
  <w:num w:numId="12">
    <w:abstractNumId w:val="11"/>
  </w:num>
  <w:num w:numId="13">
    <w:abstractNumId w:val="24"/>
    <w:lvlOverride w:ilvl="0">
      <w:startOverride w:val="4"/>
    </w:lvlOverride>
  </w:num>
  <w:num w:numId="14">
    <w:abstractNumId w:val="30"/>
  </w:num>
  <w:num w:numId="15">
    <w:abstractNumId w:val="28"/>
  </w:num>
  <w:num w:numId="16">
    <w:abstractNumId w:val="21"/>
  </w:num>
  <w:num w:numId="17">
    <w:abstractNumId w:val="12"/>
  </w:num>
  <w:num w:numId="18">
    <w:abstractNumId w:val="19"/>
  </w:num>
  <w:num w:numId="19">
    <w:abstractNumId w:val="13"/>
  </w:num>
  <w:num w:numId="20">
    <w:abstractNumId w:val="8"/>
  </w:num>
  <w:num w:numId="21">
    <w:abstractNumId w:val="18"/>
  </w:num>
  <w:num w:numId="22">
    <w:abstractNumId w:val="10"/>
  </w:num>
  <w:num w:numId="23">
    <w:abstractNumId w:val="25"/>
  </w:num>
  <w:num w:numId="24">
    <w:abstractNumId w:val="29"/>
  </w:num>
  <w:num w:numId="25">
    <w:abstractNumId w:val="2"/>
  </w:num>
  <w:num w:numId="26">
    <w:abstractNumId w:val="17"/>
  </w:num>
  <w:num w:numId="27">
    <w:abstractNumId w:val="32"/>
  </w:num>
  <w:num w:numId="28">
    <w:abstractNumId w:val="20"/>
  </w:num>
  <w:num w:numId="29">
    <w:abstractNumId w:val="4"/>
  </w:num>
  <w:num w:numId="30">
    <w:abstractNumId w:val="14"/>
  </w:num>
  <w:num w:numId="31">
    <w:abstractNumId w:val="17"/>
  </w:num>
  <w:num w:numId="32">
    <w:abstractNumId w:val="26"/>
  </w:num>
  <w:num w:numId="33">
    <w:abstractNumId w:val="6"/>
  </w:num>
  <w:num w:numId="34">
    <w:abstractNumId w:val="23"/>
  </w:num>
  <w:num w:numId="35">
    <w:abstractNumId w:val="15"/>
  </w:num>
  <w:num w:numId="36">
    <w:abstractNumId w:val="15"/>
  </w:num>
  <w:num w:numId="37">
    <w:abstractNumId w:val="15"/>
  </w:num>
  <w:num w:numId="38">
    <w:abstractNumId w:val="16"/>
  </w:num>
  <w:num w:numId="39">
    <w:abstractNumId w:val="3"/>
  </w:num>
  <w:numIdMacAtCleanup w:val="25"/>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Vipul Singh">
    <w15:presenceInfo w15:providerId="AD" w15:userId="S-1-5-21-2559334742-469970549-2024990295-317327"/>
  </w15:person>
  <w15:person w15:author="Deborah Tillman">
    <w15:presenceInfo w15:providerId="AD" w15:userId="S-1-5-21-2559334742-469970549-2024990295-70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2"/>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091A"/>
    <w:rsid w:val="000003D7"/>
    <w:rsid w:val="000003DB"/>
    <w:rsid w:val="00000912"/>
    <w:rsid w:val="000017B0"/>
    <w:rsid w:val="00003509"/>
    <w:rsid w:val="00003582"/>
    <w:rsid w:val="000046AB"/>
    <w:rsid w:val="00004781"/>
    <w:rsid w:val="000057CD"/>
    <w:rsid w:val="00006038"/>
    <w:rsid w:val="000062BF"/>
    <w:rsid w:val="0001012C"/>
    <w:rsid w:val="00010907"/>
    <w:rsid w:val="000109F6"/>
    <w:rsid w:val="0001100D"/>
    <w:rsid w:val="00011754"/>
    <w:rsid w:val="000128BC"/>
    <w:rsid w:val="00014DAD"/>
    <w:rsid w:val="00016CE1"/>
    <w:rsid w:val="00017173"/>
    <w:rsid w:val="00017711"/>
    <w:rsid w:val="00020729"/>
    <w:rsid w:val="00020A6C"/>
    <w:rsid w:val="000216D9"/>
    <w:rsid w:val="000217FC"/>
    <w:rsid w:val="0002276C"/>
    <w:rsid w:val="00023544"/>
    <w:rsid w:val="000238F1"/>
    <w:rsid w:val="00023EA4"/>
    <w:rsid w:val="000251B7"/>
    <w:rsid w:val="00025613"/>
    <w:rsid w:val="00027445"/>
    <w:rsid w:val="00027616"/>
    <w:rsid w:val="00027A82"/>
    <w:rsid w:val="00027D8C"/>
    <w:rsid w:val="00027E2A"/>
    <w:rsid w:val="00030271"/>
    <w:rsid w:val="000303F0"/>
    <w:rsid w:val="0003060B"/>
    <w:rsid w:val="00030B29"/>
    <w:rsid w:val="000322D1"/>
    <w:rsid w:val="000323C3"/>
    <w:rsid w:val="00033D47"/>
    <w:rsid w:val="000346BD"/>
    <w:rsid w:val="00034A0E"/>
    <w:rsid w:val="00035CDE"/>
    <w:rsid w:val="00036B90"/>
    <w:rsid w:val="00037AEF"/>
    <w:rsid w:val="00040B93"/>
    <w:rsid w:val="0004164E"/>
    <w:rsid w:val="000417B6"/>
    <w:rsid w:val="00041D42"/>
    <w:rsid w:val="000432D7"/>
    <w:rsid w:val="0004351B"/>
    <w:rsid w:val="000441A4"/>
    <w:rsid w:val="00044D13"/>
    <w:rsid w:val="00044FE4"/>
    <w:rsid w:val="000458DA"/>
    <w:rsid w:val="00045F9B"/>
    <w:rsid w:val="00046174"/>
    <w:rsid w:val="000468C2"/>
    <w:rsid w:val="0005054A"/>
    <w:rsid w:val="000530B2"/>
    <w:rsid w:val="000533AC"/>
    <w:rsid w:val="00054364"/>
    <w:rsid w:val="00054810"/>
    <w:rsid w:val="0005481E"/>
    <w:rsid w:val="000552E4"/>
    <w:rsid w:val="00055DF3"/>
    <w:rsid w:val="000561E9"/>
    <w:rsid w:val="0005764E"/>
    <w:rsid w:val="000576A0"/>
    <w:rsid w:val="00060FD8"/>
    <w:rsid w:val="00061117"/>
    <w:rsid w:val="00062465"/>
    <w:rsid w:val="000634BD"/>
    <w:rsid w:val="00063B1F"/>
    <w:rsid w:val="00063C7C"/>
    <w:rsid w:val="00063F6E"/>
    <w:rsid w:val="00063FDB"/>
    <w:rsid w:val="00064890"/>
    <w:rsid w:val="00065B2E"/>
    <w:rsid w:val="00066862"/>
    <w:rsid w:val="0006698D"/>
    <w:rsid w:val="00067C26"/>
    <w:rsid w:val="00067EA3"/>
    <w:rsid w:val="000715B1"/>
    <w:rsid w:val="00071A96"/>
    <w:rsid w:val="00071CB3"/>
    <w:rsid w:val="000729AB"/>
    <w:rsid w:val="00073B93"/>
    <w:rsid w:val="0007457C"/>
    <w:rsid w:val="000749AC"/>
    <w:rsid w:val="0007548E"/>
    <w:rsid w:val="000763D2"/>
    <w:rsid w:val="00076D71"/>
    <w:rsid w:val="000773DA"/>
    <w:rsid w:val="000824EE"/>
    <w:rsid w:val="00082B7D"/>
    <w:rsid w:val="00083908"/>
    <w:rsid w:val="00083D6D"/>
    <w:rsid w:val="00083F4A"/>
    <w:rsid w:val="00084973"/>
    <w:rsid w:val="00084977"/>
    <w:rsid w:val="000854E3"/>
    <w:rsid w:val="00085C72"/>
    <w:rsid w:val="00085FBF"/>
    <w:rsid w:val="00086A87"/>
    <w:rsid w:val="000872DC"/>
    <w:rsid w:val="0008787A"/>
    <w:rsid w:val="000878C2"/>
    <w:rsid w:val="00087E11"/>
    <w:rsid w:val="000900F0"/>
    <w:rsid w:val="000908C3"/>
    <w:rsid w:val="00091BDB"/>
    <w:rsid w:val="00092572"/>
    <w:rsid w:val="00092C70"/>
    <w:rsid w:val="00093C2E"/>
    <w:rsid w:val="0009423A"/>
    <w:rsid w:val="00094469"/>
    <w:rsid w:val="00094490"/>
    <w:rsid w:val="00096CFE"/>
    <w:rsid w:val="00096E3C"/>
    <w:rsid w:val="000972A7"/>
    <w:rsid w:val="00097C8B"/>
    <w:rsid w:val="000A0841"/>
    <w:rsid w:val="000A0A76"/>
    <w:rsid w:val="000A0F46"/>
    <w:rsid w:val="000A1203"/>
    <w:rsid w:val="000A2B3F"/>
    <w:rsid w:val="000A2F14"/>
    <w:rsid w:val="000A4286"/>
    <w:rsid w:val="000A460B"/>
    <w:rsid w:val="000A5062"/>
    <w:rsid w:val="000A5A07"/>
    <w:rsid w:val="000A637B"/>
    <w:rsid w:val="000B10CA"/>
    <w:rsid w:val="000B1EA6"/>
    <w:rsid w:val="000B1F21"/>
    <w:rsid w:val="000B4833"/>
    <w:rsid w:val="000B4A1B"/>
    <w:rsid w:val="000B549B"/>
    <w:rsid w:val="000B6582"/>
    <w:rsid w:val="000B71C5"/>
    <w:rsid w:val="000B7F4C"/>
    <w:rsid w:val="000C00A7"/>
    <w:rsid w:val="000C1378"/>
    <w:rsid w:val="000C1703"/>
    <w:rsid w:val="000C3021"/>
    <w:rsid w:val="000C3994"/>
    <w:rsid w:val="000C3DDB"/>
    <w:rsid w:val="000C50DA"/>
    <w:rsid w:val="000C5EE5"/>
    <w:rsid w:val="000C7749"/>
    <w:rsid w:val="000C78AE"/>
    <w:rsid w:val="000D15DF"/>
    <w:rsid w:val="000D1FA7"/>
    <w:rsid w:val="000D2034"/>
    <w:rsid w:val="000D2703"/>
    <w:rsid w:val="000D3998"/>
    <w:rsid w:val="000D39C7"/>
    <w:rsid w:val="000D3DC8"/>
    <w:rsid w:val="000D3F66"/>
    <w:rsid w:val="000D69EE"/>
    <w:rsid w:val="000D6D2C"/>
    <w:rsid w:val="000D715A"/>
    <w:rsid w:val="000D78AA"/>
    <w:rsid w:val="000D7C2B"/>
    <w:rsid w:val="000E07F5"/>
    <w:rsid w:val="000E166C"/>
    <w:rsid w:val="000E1E6B"/>
    <w:rsid w:val="000E2749"/>
    <w:rsid w:val="000E3FF1"/>
    <w:rsid w:val="000E5E8A"/>
    <w:rsid w:val="000E6897"/>
    <w:rsid w:val="000F02B8"/>
    <w:rsid w:val="000F04FC"/>
    <w:rsid w:val="000F1011"/>
    <w:rsid w:val="000F2995"/>
    <w:rsid w:val="000F2A22"/>
    <w:rsid w:val="000F4356"/>
    <w:rsid w:val="000F45E7"/>
    <w:rsid w:val="000F48E4"/>
    <w:rsid w:val="000F5A94"/>
    <w:rsid w:val="000F64E4"/>
    <w:rsid w:val="000F68EF"/>
    <w:rsid w:val="000F740F"/>
    <w:rsid w:val="000F7473"/>
    <w:rsid w:val="0010123A"/>
    <w:rsid w:val="00102207"/>
    <w:rsid w:val="001031DB"/>
    <w:rsid w:val="001031DD"/>
    <w:rsid w:val="00103338"/>
    <w:rsid w:val="001036C5"/>
    <w:rsid w:val="001037EE"/>
    <w:rsid w:val="00103F01"/>
    <w:rsid w:val="00104626"/>
    <w:rsid w:val="00104B9A"/>
    <w:rsid w:val="00105818"/>
    <w:rsid w:val="00105E1F"/>
    <w:rsid w:val="00105F9E"/>
    <w:rsid w:val="00106070"/>
    <w:rsid w:val="001064F0"/>
    <w:rsid w:val="00106711"/>
    <w:rsid w:val="00106C59"/>
    <w:rsid w:val="00107A9A"/>
    <w:rsid w:val="00107C4F"/>
    <w:rsid w:val="001101C6"/>
    <w:rsid w:val="00110956"/>
    <w:rsid w:val="001109B6"/>
    <w:rsid w:val="00110BC1"/>
    <w:rsid w:val="0011136F"/>
    <w:rsid w:val="00113845"/>
    <w:rsid w:val="00113D93"/>
    <w:rsid w:val="001140AF"/>
    <w:rsid w:val="00114C19"/>
    <w:rsid w:val="001174C7"/>
    <w:rsid w:val="0011797D"/>
    <w:rsid w:val="00117AE7"/>
    <w:rsid w:val="0012032A"/>
    <w:rsid w:val="00120EC7"/>
    <w:rsid w:val="00122F63"/>
    <w:rsid w:val="00123F4C"/>
    <w:rsid w:val="0012575C"/>
    <w:rsid w:val="00125A09"/>
    <w:rsid w:val="0012622A"/>
    <w:rsid w:val="0012697D"/>
    <w:rsid w:val="00127CE4"/>
    <w:rsid w:val="00130AB5"/>
    <w:rsid w:val="00130BB4"/>
    <w:rsid w:val="00131612"/>
    <w:rsid w:val="0013204A"/>
    <w:rsid w:val="0013247A"/>
    <w:rsid w:val="00133B9B"/>
    <w:rsid w:val="00134902"/>
    <w:rsid w:val="001350D8"/>
    <w:rsid w:val="001355CB"/>
    <w:rsid w:val="00135725"/>
    <w:rsid w:val="00135959"/>
    <w:rsid w:val="001368B5"/>
    <w:rsid w:val="00136991"/>
    <w:rsid w:val="001369CD"/>
    <w:rsid w:val="001370F9"/>
    <w:rsid w:val="001375DC"/>
    <w:rsid w:val="001376E2"/>
    <w:rsid w:val="0014037C"/>
    <w:rsid w:val="00140A9F"/>
    <w:rsid w:val="001411CF"/>
    <w:rsid w:val="00141B9E"/>
    <w:rsid w:val="00141C97"/>
    <w:rsid w:val="001420EF"/>
    <w:rsid w:val="00142E9C"/>
    <w:rsid w:val="00142FAC"/>
    <w:rsid w:val="001447A8"/>
    <w:rsid w:val="00144E5F"/>
    <w:rsid w:val="00145022"/>
    <w:rsid w:val="00145844"/>
    <w:rsid w:val="0014587C"/>
    <w:rsid w:val="00145C73"/>
    <w:rsid w:val="00146827"/>
    <w:rsid w:val="00146984"/>
    <w:rsid w:val="00147844"/>
    <w:rsid w:val="0015096B"/>
    <w:rsid w:val="00150E14"/>
    <w:rsid w:val="00150F96"/>
    <w:rsid w:val="00151F1E"/>
    <w:rsid w:val="001525DD"/>
    <w:rsid w:val="00153D78"/>
    <w:rsid w:val="001552CF"/>
    <w:rsid w:val="0016054D"/>
    <w:rsid w:val="001607B9"/>
    <w:rsid w:val="00160994"/>
    <w:rsid w:val="00160CB0"/>
    <w:rsid w:val="00160E39"/>
    <w:rsid w:val="00160E9B"/>
    <w:rsid w:val="001617C5"/>
    <w:rsid w:val="001618A5"/>
    <w:rsid w:val="00163DEB"/>
    <w:rsid w:val="00164393"/>
    <w:rsid w:val="0016449E"/>
    <w:rsid w:val="00165220"/>
    <w:rsid w:val="00165D26"/>
    <w:rsid w:val="00166325"/>
    <w:rsid w:val="00167F8C"/>
    <w:rsid w:val="001713C9"/>
    <w:rsid w:val="00171820"/>
    <w:rsid w:val="00171E01"/>
    <w:rsid w:val="0017224C"/>
    <w:rsid w:val="00173046"/>
    <w:rsid w:val="00173B47"/>
    <w:rsid w:val="001752BB"/>
    <w:rsid w:val="00175C7D"/>
    <w:rsid w:val="00175D12"/>
    <w:rsid w:val="0017704C"/>
    <w:rsid w:val="0017775A"/>
    <w:rsid w:val="00177E3D"/>
    <w:rsid w:val="00177F0E"/>
    <w:rsid w:val="00181278"/>
    <w:rsid w:val="001830B7"/>
    <w:rsid w:val="00183A6A"/>
    <w:rsid w:val="00184319"/>
    <w:rsid w:val="001850F2"/>
    <w:rsid w:val="001860E0"/>
    <w:rsid w:val="0018699A"/>
    <w:rsid w:val="00186B58"/>
    <w:rsid w:val="00186D26"/>
    <w:rsid w:val="00187CB8"/>
    <w:rsid w:val="00190511"/>
    <w:rsid w:val="0019086B"/>
    <w:rsid w:val="001911A1"/>
    <w:rsid w:val="00191255"/>
    <w:rsid w:val="001921A4"/>
    <w:rsid w:val="0019431E"/>
    <w:rsid w:val="001945F3"/>
    <w:rsid w:val="00196220"/>
    <w:rsid w:val="0019698B"/>
    <w:rsid w:val="00196FA3"/>
    <w:rsid w:val="00197990"/>
    <w:rsid w:val="00197A0B"/>
    <w:rsid w:val="001A04BA"/>
    <w:rsid w:val="001A22A5"/>
    <w:rsid w:val="001A2ACB"/>
    <w:rsid w:val="001A3717"/>
    <w:rsid w:val="001A39E0"/>
    <w:rsid w:val="001A5455"/>
    <w:rsid w:val="001A5AAC"/>
    <w:rsid w:val="001A6236"/>
    <w:rsid w:val="001B0DDE"/>
    <w:rsid w:val="001B0FC8"/>
    <w:rsid w:val="001B10EB"/>
    <w:rsid w:val="001B16B6"/>
    <w:rsid w:val="001B1BDE"/>
    <w:rsid w:val="001B1EFC"/>
    <w:rsid w:val="001B23CD"/>
    <w:rsid w:val="001B2455"/>
    <w:rsid w:val="001B2BF4"/>
    <w:rsid w:val="001B2C34"/>
    <w:rsid w:val="001B35C8"/>
    <w:rsid w:val="001B387B"/>
    <w:rsid w:val="001B3A80"/>
    <w:rsid w:val="001B5522"/>
    <w:rsid w:val="001B767C"/>
    <w:rsid w:val="001B7823"/>
    <w:rsid w:val="001B7A22"/>
    <w:rsid w:val="001C011C"/>
    <w:rsid w:val="001C065A"/>
    <w:rsid w:val="001C2C4B"/>
    <w:rsid w:val="001C34E5"/>
    <w:rsid w:val="001C59EF"/>
    <w:rsid w:val="001C5A50"/>
    <w:rsid w:val="001C5F1E"/>
    <w:rsid w:val="001C6846"/>
    <w:rsid w:val="001D164F"/>
    <w:rsid w:val="001D173C"/>
    <w:rsid w:val="001D3211"/>
    <w:rsid w:val="001D4212"/>
    <w:rsid w:val="001D4812"/>
    <w:rsid w:val="001D4A4F"/>
    <w:rsid w:val="001D52B7"/>
    <w:rsid w:val="001D5C03"/>
    <w:rsid w:val="001D6039"/>
    <w:rsid w:val="001D690F"/>
    <w:rsid w:val="001D6C63"/>
    <w:rsid w:val="001E0102"/>
    <w:rsid w:val="001E1582"/>
    <w:rsid w:val="001E2323"/>
    <w:rsid w:val="001E46D7"/>
    <w:rsid w:val="001E4E33"/>
    <w:rsid w:val="001E4E73"/>
    <w:rsid w:val="001E7B3B"/>
    <w:rsid w:val="001F0308"/>
    <w:rsid w:val="001F03C3"/>
    <w:rsid w:val="001F1054"/>
    <w:rsid w:val="001F107F"/>
    <w:rsid w:val="001F185C"/>
    <w:rsid w:val="001F3BCA"/>
    <w:rsid w:val="001F4C1C"/>
    <w:rsid w:val="001F5A89"/>
    <w:rsid w:val="001F5ECC"/>
    <w:rsid w:val="001F60AE"/>
    <w:rsid w:val="001F664D"/>
    <w:rsid w:val="001F670F"/>
    <w:rsid w:val="001F7274"/>
    <w:rsid w:val="001F7988"/>
    <w:rsid w:val="0020058C"/>
    <w:rsid w:val="00201D13"/>
    <w:rsid w:val="002021BF"/>
    <w:rsid w:val="00202C4A"/>
    <w:rsid w:val="00202FEA"/>
    <w:rsid w:val="00203F48"/>
    <w:rsid w:val="00203F61"/>
    <w:rsid w:val="00204EEB"/>
    <w:rsid w:val="002058BB"/>
    <w:rsid w:val="00206901"/>
    <w:rsid w:val="00206E94"/>
    <w:rsid w:val="002075DD"/>
    <w:rsid w:val="00207F69"/>
    <w:rsid w:val="002103EE"/>
    <w:rsid w:val="00211413"/>
    <w:rsid w:val="002119EC"/>
    <w:rsid w:val="00211F11"/>
    <w:rsid w:val="002121E9"/>
    <w:rsid w:val="00212B0E"/>
    <w:rsid w:val="00213316"/>
    <w:rsid w:val="002153C7"/>
    <w:rsid w:val="002154EA"/>
    <w:rsid w:val="002156A3"/>
    <w:rsid w:val="002156F9"/>
    <w:rsid w:val="002157AF"/>
    <w:rsid w:val="00217A67"/>
    <w:rsid w:val="00220DD6"/>
    <w:rsid w:val="0022206D"/>
    <w:rsid w:val="00222151"/>
    <w:rsid w:val="00222243"/>
    <w:rsid w:val="00223362"/>
    <w:rsid w:val="00223E6B"/>
    <w:rsid w:val="00224439"/>
    <w:rsid w:val="002264F7"/>
    <w:rsid w:val="0023101C"/>
    <w:rsid w:val="00231A8C"/>
    <w:rsid w:val="00231E6E"/>
    <w:rsid w:val="00233089"/>
    <w:rsid w:val="002339D2"/>
    <w:rsid w:val="00233ABC"/>
    <w:rsid w:val="00233D96"/>
    <w:rsid w:val="002358A6"/>
    <w:rsid w:val="00236314"/>
    <w:rsid w:val="00236981"/>
    <w:rsid w:val="00236F83"/>
    <w:rsid w:val="00237377"/>
    <w:rsid w:val="00241C97"/>
    <w:rsid w:val="00242162"/>
    <w:rsid w:val="00242C13"/>
    <w:rsid w:val="00243083"/>
    <w:rsid w:val="002433AA"/>
    <w:rsid w:val="00243F81"/>
    <w:rsid w:val="00244294"/>
    <w:rsid w:val="002464A5"/>
    <w:rsid w:val="00246AAF"/>
    <w:rsid w:val="00247129"/>
    <w:rsid w:val="00250441"/>
    <w:rsid w:val="00250741"/>
    <w:rsid w:val="0025138E"/>
    <w:rsid w:val="002518E6"/>
    <w:rsid w:val="00251918"/>
    <w:rsid w:val="0025242B"/>
    <w:rsid w:val="00252ACE"/>
    <w:rsid w:val="00252D4B"/>
    <w:rsid w:val="00252EC6"/>
    <w:rsid w:val="00253A05"/>
    <w:rsid w:val="00253FF9"/>
    <w:rsid w:val="00254A0E"/>
    <w:rsid w:val="00254AFB"/>
    <w:rsid w:val="002552E3"/>
    <w:rsid w:val="0025546C"/>
    <w:rsid w:val="0025641B"/>
    <w:rsid w:val="0025654A"/>
    <w:rsid w:val="00256E4B"/>
    <w:rsid w:val="00257127"/>
    <w:rsid w:val="00260549"/>
    <w:rsid w:val="0026127A"/>
    <w:rsid w:val="002617F2"/>
    <w:rsid w:val="00261B87"/>
    <w:rsid w:val="00262727"/>
    <w:rsid w:val="00262FDC"/>
    <w:rsid w:val="00263CB6"/>
    <w:rsid w:val="002640BD"/>
    <w:rsid w:val="002643C3"/>
    <w:rsid w:val="0026461F"/>
    <w:rsid w:val="0026505E"/>
    <w:rsid w:val="00265EE9"/>
    <w:rsid w:val="002676B7"/>
    <w:rsid w:val="00267E8D"/>
    <w:rsid w:val="0027022B"/>
    <w:rsid w:val="002706D5"/>
    <w:rsid w:val="00270B0D"/>
    <w:rsid w:val="0027225B"/>
    <w:rsid w:val="00272978"/>
    <w:rsid w:val="00272D45"/>
    <w:rsid w:val="0027419C"/>
    <w:rsid w:val="00274205"/>
    <w:rsid w:val="00274EC6"/>
    <w:rsid w:val="00275319"/>
    <w:rsid w:val="00276799"/>
    <w:rsid w:val="00277302"/>
    <w:rsid w:val="002809CF"/>
    <w:rsid w:val="00280AC1"/>
    <w:rsid w:val="00280C7F"/>
    <w:rsid w:val="002823E5"/>
    <w:rsid w:val="00282DC9"/>
    <w:rsid w:val="0028307B"/>
    <w:rsid w:val="002843C5"/>
    <w:rsid w:val="0028476D"/>
    <w:rsid w:val="002859BD"/>
    <w:rsid w:val="00285C6B"/>
    <w:rsid w:val="002900F6"/>
    <w:rsid w:val="00290DDD"/>
    <w:rsid w:val="00291297"/>
    <w:rsid w:val="00291BBD"/>
    <w:rsid w:val="00292202"/>
    <w:rsid w:val="00292393"/>
    <w:rsid w:val="002923DC"/>
    <w:rsid w:val="00292BCA"/>
    <w:rsid w:val="002941A5"/>
    <w:rsid w:val="0029504F"/>
    <w:rsid w:val="00295B93"/>
    <w:rsid w:val="00295F12"/>
    <w:rsid w:val="002A0923"/>
    <w:rsid w:val="002A12DD"/>
    <w:rsid w:val="002A19CF"/>
    <w:rsid w:val="002A1C6A"/>
    <w:rsid w:val="002A34D7"/>
    <w:rsid w:val="002A3A24"/>
    <w:rsid w:val="002A3B32"/>
    <w:rsid w:val="002A46C6"/>
    <w:rsid w:val="002A5927"/>
    <w:rsid w:val="002A6DDB"/>
    <w:rsid w:val="002A7E1F"/>
    <w:rsid w:val="002B0C5E"/>
    <w:rsid w:val="002B0CCF"/>
    <w:rsid w:val="002B1869"/>
    <w:rsid w:val="002B1A05"/>
    <w:rsid w:val="002B2382"/>
    <w:rsid w:val="002B2C72"/>
    <w:rsid w:val="002B2F44"/>
    <w:rsid w:val="002B3892"/>
    <w:rsid w:val="002B3AD4"/>
    <w:rsid w:val="002B5B36"/>
    <w:rsid w:val="002B66BB"/>
    <w:rsid w:val="002C04B5"/>
    <w:rsid w:val="002C081F"/>
    <w:rsid w:val="002C0CCB"/>
    <w:rsid w:val="002C2147"/>
    <w:rsid w:val="002C2BF3"/>
    <w:rsid w:val="002C45CB"/>
    <w:rsid w:val="002C4852"/>
    <w:rsid w:val="002C4B99"/>
    <w:rsid w:val="002C4DCF"/>
    <w:rsid w:val="002C4E01"/>
    <w:rsid w:val="002C59E1"/>
    <w:rsid w:val="002C5D79"/>
    <w:rsid w:val="002C775A"/>
    <w:rsid w:val="002C7ECD"/>
    <w:rsid w:val="002D05BE"/>
    <w:rsid w:val="002D0904"/>
    <w:rsid w:val="002D0C45"/>
    <w:rsid w:val="002D1A2E"/>
    <w:rsid w:val="002D1E53"/>
    <w:rsid w:val="002D1F0C"/>
    <w:rsid w:val="002D281F"/>
    <w:rsid w:val="002D3759"/>
    <w:rsid w:val="002D419E"/>
    <w:rsid w:val="002D420D"/>
    <w:rsid w:val="002D47EF"/>
    <w:rsid w:val="002D53C8"/>
    <w:rsid w:val="002D5DD6"/>
    <w:rsid w:val="002D5E88"/>
    <w:rsid w:val="002D643D"/>
    <w:rsid w:val="002D7408"/>
    <w:rsid w:val="002E00F2"/>
    <w:rsid w:val="002E02E0"/>
    <w:rsid w:val="002E049B"/>
    <w:rsid w:val="002E0996"/>
    <w:rsid w:val="002E2748"/>
    <w:rsid w:val="002E29D5"/>
    <w:rsid w:val="002E3279"/>
    <w:rsid w:val="002E4AD3"/>
    <w:rsid w:val="002E6D83"/>
    <w:rsid w:val="002E7464"/>
    <w:rsid w:val="002E7ABD"/>
    <w:rsid w:val="002E7FEA"/>
    <w:rsid w:val="002F0988"/>
    <w:rsid w:val="002F1623"/>
    <w:rsid w:val="002F28C2"/>
    <w:rsid w:val="002F54D6"/>
    <w:rsid w:val="002F57B5"/>
    <w:rsid w:val="002F58D0"/>
    <w:rsid w:val="002F729A"/>
    <w:rsid w:val="003014D7"/>
    <w:rsid w:val="00301E5D"/>
    <w:rsid w:val="00303113"/>
    <w:rsid w:val="0030361A"/>
    <w:rsid w:val="00303924"/>
    <w:rsid w:val="00303CAC"/>
    <w:rsid w:val="00304829"/>
    <w:rsid w:val="00305021"/>
    <w:rsid w:val="00305BA4"/>
    <w:rsid w:val="00305BBD"/>
    <w:rsid w:val="00305FF6"/>
    <w:rsid w:val="0030634C"/>
    <w:rsid w:val="00306847"/>
    <w:rsid w:val="00306EDA"/>
    <w:rsid w:val="0030764C"/>
    <w:rsid w:val="003102D4"/>
    <w:rsid w:val="00311323"/>
    <w:rsid w:val="0031197F"/>
    <w:rsid w:val="00311B4A"/>
    <w:rsid w:val="0031243E"/>
    <w:rsid w:val="0031271A"/>
    <w:rsid w:val="003157D3"/>
    <w:rsid w:val="00316DC0"/>
    <w:rsid w:val="00316EE7"/>
    <w:rsid w:val="003170A1"/>
    <w:rsid w:val="003179A3"/>
    <w:rsid w:val="00317F40"/>
    <w:rsid w:val="00321417"/>
    <w:rsid w:val="003217F6"/>
    <w:rsid w:val="00321D35"/>
    <w:rsid w:val="00321E09"/>
    <w:rsid w:val="003220C8"/>
    <w:rsid w:val="00322EEB"/>
    <w:rsid w:val="00324FC2"/>
    <w:rsid w:val="003273CB"/>
    <w:rsid w:val="00327564"/>
    <w:rsid w:val="003275D9"/>
    <w:rsid w:val="003308FC"/>
    <w:rsid w:val="003312AF"/>
    <w:rsid w:val="00332D4C"/>
    <w:rsid w:val="00332D5B"/>
    <w:rsid w:val="00332F3B"/>
    <w:rsid w:val="0033328F"/>
    <w:rsid w:val="003348E1"/>
    <w:rsid w:val="003355A8"/>
    <w:rsid w:val="00336EF9"/>
    <w:rsid w:val="003370B2"/>
    <w:rsid w:val="00337129"/>
    <w:rsid w:val="0033718C"/>
    <w:rsid w:val="0034079B"/>
    <w:rsid w:val="00341C2B"/>
    <w:rsid w:val="0034372A"/>
    <w:rsid w:val="00343AD1"/>
    <w:rsid w:val="003443AA"/>
    <w:rsid w:val="003447F4"/>
    <w:rsid w:val="0034493E"/>
    <w:rsid w:val="00345AE3"/>
    <w:rsid w:val="003469C9"/>
    <w:rsid w:val="0034702A"/>
    <w:rsid w:val="003471A9"/>
    <w:rsid w:val="0034736B"/>
    <w:rsid w:val="0035091A"/>
    <w:rsid w:val="00350D88"/>
    <w:rsid w:val="00350F6B"/>
    <w:rsid w:val="0035148A"/>
    <w:rsid w:val="00351753"/>
    <w:rsid w:val="00351C72"/>
    <w:rsid w:val="003526CA"/>
    <w:rsid w:val="00353881"/>
    <w:rsid w:val="003539EF"/>
    <w:rsid w:val="00353E23"/>
    <w:rsid w:val="0035525A"/>
    <w:rsid w:val="00356262"/>
    <w:rsid w:val="003570E9"/>
    <w:rsid w:val="00357B44"/>
    <w:rsid w:val="00357D4F"/>
    <w:rsid w:val="00360169"/>
    <w:rsid w:val="003618E8"/>
    <w:rsid w:val="003629EE"/>
    <w:rsid w:val="00363215"/>
    <w:rsid w:val="003635CB"/>
    <w:rsid w:val="00363874"/>
    <w:rsid w:val="00364D7A"/>
    <w:rsid w:val="003658B9"/>
    <w:rsid w:val="0036648A"/>
    <w:rsid w:val="003668E9"/>
    <w:rsid w:val="003676A0"/>
    <w:rsid w:val="00367FFA"/>
    <w:rsid w:val="003708CF"/>
    <w:rsid w:val="0037155D"/>
    <w:rsid w:val="00371561"/>
    <w:rsid w:val="0037272D"/>
    <w:rsid w:val="00373152"/>
    <w:rsid w:val="003739DC"/>
    <w:rsid w:val="00373FB7"/>
    <w:rsid w:val="00374C38"/>
    <w:rsid w:val="00375512"/>
    <w:rsid w:val="00375867"/>
    <w:rsid w:val="00375BEA"/>
    <w:rsid w:val="00375F04"/>
    <w:rsid w:val="00376A0D"/>
    <w:rsid w:val="00377277"/>
    <w:rsid w:val="0038047C"/>
    <w:rsid w:val="00380E93"/>
    <w:rsid w:val="0038118E"/>
    <w:rsid w:val="00381B7A"/>
    <w:rsid w:val="003823C4"/>
    <w:rsid w:val="00382A74"/>
    <w:rsid w:val="0038632C"/>
    <w:rsid w:val="00387370"/>
    <w:rsid w:val="00387D43"/>
    <w:rsid w:val="00387D74"/>
    <w:rsid w:val="00391EFA"/>
    <w:rsid w:val="00393AE4"/>
    <w:rsid w:val="003947AB"/>
    <w:rsid w:val="003950F7"/>
    <w:rsid w:val="0039535E"/>
    <w:rsid w:val="00395A27"/>
    <w:rsid w:val="00395A6E"/>
    <w:rsid w:val="00396334"/>
    <w:rsid w:val="0039664B"/>
    <w:rsid w:val="003970B1"/>
    <w:rsid w:val="00397270"/>
    <w:rsid w:val="003A011A"/>
    <w:rsid w:val="003A0322"/>
    <w:rsid w:val="003A049D"/>
    <w:rsid w:val="003A2B84"/>
    <w:rsid w:val="003A2E82"/>
    <w:rsid w:val="003A2F48"/>
    <w:rsid w:val="003A2F79"/>
    <w:rsid w:val="003A42D0"/>
    <w:rsid w:val="003A42D4"/>
    <w:rsid w:val="003A436B"/>
    <w:rsid w:val="003A461D"/>
    <w:rsid w:val="003A4C5A"/>
    <w:rsid w:val="003A4FDA"/>
    <w:rsid w:val="003A580B"/>
    <w:rsid w:val="003A5F3F"/>
    <w:rsid w:val="003A6943"/>
    <w:rsid w:val="003B003F"/>
    <w:rsid w:val="003B0107"/>
    <w:rsid w:val="003B05BD"/>
    <w:rsid w:val="003B082E"/>
    <w:rsid w:val="003B0F3B"/>
    <w:rsid w:val="003B10B1"/>
    <w:rsid w:val="003B3D0A"/>
    <w:rsid w:val="003B437E"/>
    <w:rsid w:val="003B48B4"/>
    <w:rsid w:val="003B4CBC"/>
    <w:rsid w:val="003B6CC4"/>
    <w:rsid w:val="003B71ED"/>
    <w:rsid w:val="003B7333"/>
    <w:rsid w:val="003B765D"/>
    <w:rsid w:val="003C0028"/>
    <w:rsid w:val="003C08EB"/>
    <w:rsid w:val="003C0AF8"/>
    <w:rsid w:val="003C1AF3"/>
    <w:rsid w:val="003C2842"/>
    <w:rsid w:val="003C2D06"/>
    <w:rsid w:val="003C3BC9"/>
    <w:rsid w:val="003C42C4"/>
    <w:rsid w:val="003C4535"/>
    <w:rsid w:val="003C5301"/>
    <w:rsid w:val="003C5A00"/>
    <w:rsid w:val="003C6C8A"/>
    <w:rsid w:val="003C6D94"/>
    <w:rsid w:val="003C6F09"/>
    <w:rsid w:val="003C7D9D"/>
    <w:rsid w:val="003D0C6A"/>
    <w:rsid w:val="003D1219"/>
    <w:rsid w:val="003D19B7"/>
    <w:rsid w:val="003D2B08"/>
    <w:rsid w:val="003D398C"/>
    <w:rsid w:val="003D4CFD"/>
    <w:rsid w:val="003D5038"/>
    <w:rsid w:val="003D5391"/>
    <w:rsid w:val="003D59F6"/>
    <w:rsid w:val="003D6A74"/>
    <w:rsid w:val="003D6C6C"/>
    <w:rsid w:val="003D7A7B"/>
    <w:rsid w:val="003E0B5D"/>
    <w:rsid w:val="003E24C4"/>
    <w:rsid w:val="003E24F2"/>
    <w:rsid w:val="003E3468"/>
    <w:rsid w:val="003E4628"/>
    <w:rsid w:val="003E4A07"/>
    <w:rsid w:val="003E5F77"/>
    <w:rsid w:val="003E65EE"/>
    <w:rsid w:val="003E6E28"/>
    <w:rsid w:val="003E6F2B"/>
    <w:rsid w:val="003F1E3A"/>
    <w:rsid w:val="003F23E5"/>
    <w:rsid w:val="003F256C"/>
    <w:rsid w:val="003F41AC"/>
    <w:rsid w:val="003F4AC6"/>
    <w:rsid w:val="003F52CF"/>
    <w:rsid w:val="003F5844"/>
    <w:rsid w:val="003F695E"/>
    <w:rsid w:val="00400B72"/>
    <w:rsid w:val="00400BA7"/>
    <w:rsid w:val="004017D6"/>
    <w:rsid w:val="004030F9"/>
    <w:rsid w:val="00403692"/>
    <w:rsid w:val="00403777"/>
    <w:rsid w:val="00403884"/>
    <w:rsid w:val="00403B63"/>
    <w:rsid w:val="00403D66"/>
    <w:rsid w:val="004044BC"/>
    <w:rsid w:val="0040471B"/>
    <w:rsid w:val="004051F3"/>
    <w:rsid w:val="00405D08"/>
    <w:rsid w:val="00406830"/>
    <w:rsid w:val="00406C80"/>
    <w:rsid w:val="00406F3A"/>
    <w:rsid w:val="004072DA"/>
    <w:rsid w:val="00407348"/>
    <w:rsid w:val="00412A7F"/>
    <w:rsid w:val="00412AAD"/>
    <w:rsid w:val="00413568"/>
    <w:rsid w:val="00413942"/>
    <w:rsid w:val="00414AB4"/>
    <w:rsid w:val="00414E2F"/>
    <w:rsid w:val="0041514D"/>
    <w:rsid w:val="00421094"/>
    <w:rsid w:val="00421506"/>
    <w:rsid w:val="00421D07"/>
    <w:rsid w:val="00422600"/>
    <w:rsid w:val="00422B95"/>
    <w:rsid w:val="00423E5F"/>
    <w:rsid w:val="0042438D"/>
    <w:rsid w:val="0042463A"/>
    <w:rsid w:val="004252C1"/>
    <w:rsid w:val="00426993"/>
    <w:rsid w:val="00426CB3"/>
    <w:rsid w:val="00427452"/>
    <w:rsid w:val="00427BE9"/>
    <w:rsid w:val="0043098A"/>
    <w:rsid w:val="004310AD"/>
    <w:rsid w:val="00431C4A"/>
    <w:rsid w:val="004320AB"/>
    <w:rsid w:val="0043383D"/>
    <w:rsid w:val="0043385F"/>
    <w:rsid w:val="00433907"/>
    <w:rsid w:val="00433920"/>
    <w:rsid w:val="00434FE3"/>
    <w:rsid w:val="00435441"/>
    <w:rsid w:val="004360F4"/>
    <w:rsid w:val="00436731"/>
    <w:rsid w:val="00437D61"/>
    <w:rsid w:val="00440260"/>
    <w:rsid w:val="00441651"/>
    <w:rsid w:val="00442593"/>
    <w:rsid w:val="004434F8"/>
    <w:rsid w:val="00443963"/>
    <w:rsid w:val="00444A2D"/>
    <w:rsid w:val="00444C14"/>
    <w:rsid w:val="00445FA6"/>
    <w:rsid w:val="004517FF"/>
    <w:rsid w:val="004526B7"/>
    <w:rsid w:val="004530C2"/>
    <w:rsid w:val="004539D7"/>
    <w:rsid w:val="004539ED"/>
    <w:rsid w:val="004544F9"/>
    <w:rsid w:val="00454738"/>
    <w:rsid w:val="00454AFA"/>
    <w:rsid w:val="00455D0B"/>
    <w:rsid w:val="00456384"/>
    <w:rsid w:val="00456CD0"/>
    <w:rsid w:val="0045765E"/>
    <w:rsid w:val="00457EA4"/>
    <w:rsid w:val="0046010E"/>
    <w:rsid w:val="00460440"/>
    <w:rsid w:val="00460EAD"/>
    <w:rsid w:val="004622FE"/>
    <w:rsid w:val="00462BE4"/>
    <w:rsid w:val="00463346"/>
    <w:rsid w:val="0046662C"/>
    <w:rsid w:val="00466B22"/>
    <w:rsid w:val="00467597"/>
    <w:rsid w:val="00467D9E"/>
    <w:rsid w:val="004707F7"/>
    <w:rsid w:val="0047080E"/>
    <w:rsid w:val="00470C5B"/>
    <w:rsid w:val="00471008"/>
    <w:rsid w:val="00471A94"/>
    <w:rsid w:val="00472836"/>
    <w:rsid w:val="004737C8"/>
    <w:rsid w:val="00473D83"/>
    <w:rsid w:val="0047448A"/>
    <w:rsid w:val="004744BA"/>
    <w:rsid w:val="00475112"/>
    <w:rsid w:val="004753B2"/>
    <w:rsid w:val="00475BB6"/>
    <w:rsid w:val="0047660F"/>
    <w:rsid w:val="00476CC5"/>
    <w:rsid w:val="0047764C"/>
    <w:rsid w:val="00481D4D"/>
    <w:rsid w:val="004833D0"/>
    <w:rsid w:val="004850E2"/>
    <w:rsid w:val="0048547A"/>
    <w:rsid w:val="004854CF"/>
    <w:rsid w:val="004861E2"/>
    <w:rsid w:val="00487833"/>
    <w:rsid w:val="0049033B"/>
    <w:rsid w:val="0049036C"/>
    <w:rsid w:val="00490B17"/>
    <w:rsid w:val="0049114F"/>
    <w:rsid w:val="0049152F"/>
    <w:rsid w:val="004925BB"/>
    <w:rsid w:val="00492918"/>
    <w:rsid w:val="0049293F"/>
    <w:rsid w:val="004937CF"/>
    <w:rsid w:val="00493847"/>
    <w:rsid w:val="004948A1"/>
    <w:rsid w:val="00494AE2"/>
    <w:rsid w:val="0049679E"/>
    <w:rsid w:val="00496CC5"/>
    <w:rsid w:val="004973DA"/>
    <w:rsid w:val="00497B31"/>
    <w:rsid w:val="004A0704"/>
    <w:rsid w:val="004A0BB7"/>
    <w:rsid w:val="004A233A"/>
    <w:rsid w:val="004A26D1"/>
    <w:rsid w:val="004A2C24"/>
    <w:rsid w:val="004A34D6"/>
    <w:rsid w:val="004A4259"/>
    <w:rsid w:val="004A47ED"/>
    <w:rsid w:val="004A6A9B"/>
    <w:rsid w:val="004A71FA"/>
    <w:rsid w:val="004B0B0E"/>
    <w:rsid w:val="004B0CCE"/>
    <w:rsid w:val="004B100B"/>
    <w:rsid w:val="004B174D"/>
    <w:rsid w:val="004B1A4F"/>
    <w:rsid w:val="004B2F3A"/>
    <w:rsid w:val="004B33B8"/>
    <w:rsid w:val="004B3EBD"/>
    <w:rsid w:val="004B41A2"/>
    <w:rsid w:val="004B5858"/>
    <w:rsid w:val="004B7224"/>
    <w:rsid w:val="004B7D02"/>
    <w:rsid w:val="004B7F3E"/>
    <w:rsid w:val="004C02AD"/>
    <w:rsid w:val="004C116C"/>
    <w:rsid w:val="004C1781"/>
    <w:rsid w:val="004C20DC"/>
    <w:rsid w:val="004C22C2"/>
    <w:rsid w:val="004C2323"/>
    <w:rsid w:val="004C3B90"/>
    <w:rsid w:val="004C45DB"/>
    <w:rsid w:val="004C4A60"/>
    <w:rsid w:val="004C4BAE"/>
    <w:rsid w:val="004C5667"/>
    <w:rsid w:val="004C61C7"/>
    <w:rsid w:val="004C6A96"/>
    <w:rsid w:val="004C7457"/>
    <w:rsid w:val="004C7A70"/>
    <w:rsid w:val="004D055D"/>
    <w:rsid w:val="004D1BF8"/>
    <w:rsid w:val="004D30E4"/>
    <w:rsid w:val="004D32B7"/>
    <w:rsid w:val="004D37BE"/>
    <w:rsid w:val="004D3E23"/>
    <w:rsid w:val="004D3F1B"/>
    <w:rsid w:val="004D53EA"/>
    <w:rsid w:val="004D6707"/>
    <w:rsid w:val="004D6F25"/>
    <w:rsid w:val="004D752D"/>
    <w:rsid w:val="004D753F"/>
    <w:rsid w:val="004E048C"/>
    <w:rsid w:val="004E0ADC"/>
    <w:rsid w:val="004E15BD"/>
    <w:rsid w:val="004E2456"/>
    <w:rsid w:val="004E25C6"/>
    <w:rsid w:val="004E3524"/>
    <w:rsid w:val="004E3B9A"/>
    <w:rsid w:val="004E3CD3"/>
    <w:rsid w:val="004E4B46"/>
    <w:rsid w:val="004E510C"/>
    <w:rsid w:val="004E5262"/>
    <w:rsid w:val="004E6254"/>
    <w:rsid w:val="004E62C7"/>
    <w:rsid w:val="004E744D"/>
    <w:rsid w:val="004E766D"/>
    <w:rsid w:val="004E7976"/>
    <w:rsid w:val="004E7B82"/>
    <w:rsid w:val="004F03CD"/>
    <w:rsid w:val="004F0AD0"/>
    <w:rsid w:val="004F0EE3"/>
    <w:rsid w:val="004F1406"/>
    <w:rsid w:val="004F141E"/>
    <w:rsid w:val="004F360F"/>
    <w:rsid w:val="004F367A"/>
    <w:rsid w:val="004F3AFD"/>
    <w:rsid w:val="004F48FE"/>
    <w:rsid w:val="004F4BD5"/>
    <w:rsid w:val="004F4ED9"/>
    <w:rsid w:val="004F4EF7"/>
    <w:rsid w:val="004F5DE9"/>
    <w:rsid w:val="004F6C92"/>
    <w:rsid w:val="004F708A"/>
    <w:rsid w:val="004F759D"/>
    <w:rsid w:val="004F7EB5"/>
    <w:rsid w:val="005003E7"/>
    <w:rsid w:val="005005A5"/>
    <w:rsid w:val="0050074A"/>
    <w:rsid w:val="00500832"/>
    <w:rsid w:val="00502081"/>
    <w:rsid w:val="00502459"/>
    <w:rsid w:val="00502533"/>
    <w:rsid w:val="00502F55"/>
    <w:rsid w:val="00503A41"/>
    <w:rsid w:val="00503ABE"/>
    <w:rsid w:val="00503D3A"/>
    <w:rsid w:val="00503D4C"/>
    <w:rsid w:val="00504099"/>
    <w:rsid w:val="00505B5C"/>
    <w:rsid w:val="0050642E"/>
    <w:rsid w:val="00506CAA"/>
    <w:rsid w:val="005071F7"/>
    <w:rsid w:val="00507B1C"/>
    <w:rsid w:val="0051055C"/>
    <w:rsid w:val="00510821"/>
    <w:rsid w:val="00510EFA"/>
    <w:rsid w:val="005114F8"/>
    <w:rsid w:val="00511F5C"/>
    <w:rsid w:val="005130C4"/>
    <w:rsid w:val="00513AA4"/>
    <w:rsid w:val="00513AFC"/>
    <w:rsid w:val="00513B80"/>
    <w:rsid w:val="005149CF"/>
    <w:rsid w:val="00515606"/>
    <w:rsid w:val="005159B5"/>
    <w:rsid w:val="00515C8D"/>
    <w:rsid w:val="00515F0E"/>
    <w:rsid w:val="00516EEE"/>
    <w:rsid w:val="00517FAF"/>
    <w:rsid w:val="0052116E"/>
    <w:rsid w:val="005213FF"/>
    <w:rsid w:val="0052202D"/>
    <w:rsid w:val="005231C7"/>
    <w:rsid w:val="005233C8"/>
    <w:rsid w:val="00523F1D"/>
    <w:rsid w:val="00524C13"/>
    <w:rsid w:val="00524D89"/>
    <w:rsid w:val="00524F28"/>
    <w:rsid w:val="00524F79"/>
    <w:rsid w:val="0052509F"/>
    <w:rsid w:val="00525724"/>
    <w:rsid w:val="0052601A"/>
    <w:rsid w:val="00526992"/>
    <w:rsid w:val="00526F63"/>
    <w:rsid w:val="005278B2"/>
    <w:rsid w:val="00527D35"/>
    <w:rsid w:val="00530100"/>
    <w:rsid w:val="005301B0"/>
    <w:rsid w:val="00530B94"/>
    <w:rsid w:val="005311B2"/>
    <w:rsid w:val="0053151B"/>
    <w:rsid w:val="0053236D"/>
    <w:rsid w:val="00532AC3"/>
    <w:rsid w:val="00533457"/>
    <w:rsid w:val="00534705"/>
    <w:rsid w:val="00535786"/>
    <w:rsid w:val="005359B7"/>
    <w:rsid w:val="005366DD"/>
    <w:rsid w:val="00536C41"/>
    <w:rsid w:val="005377B5"/>
    <w:rsid w:val="00540775"/>
    <w:rsid w:val="00541046"/>
    <w:rsid w:val="0054293B"/>
    <w:rsid w:val="00542BE5"/>
    <w:rsid w:val="005434EF"/>
    <w:rsid w:val="0054385B"/>
    <w:rsid w:val="0054475A"/>
    <w:rsid w:val="00544CF3"/>
    <w:rsid w:val="0054518E"/>
    <w:rsid w:val="00545216"/>
    <w:rsid w:val="005452B9"/>
    <w:rsid w:val="0054579E"/>
    <w:rsid w:val="005465AF"/>
    <w:rsid w:val="0054703E"/>
    <w:rsid w:val="005503FE"/>
    <w:rsid w:val="00550659"/>
    <w:rsid w:val="005526A2"/>
    <w:rsid w:val="00553525"/>
    <w:rsid w:val="005541ED"/>
    <w:rsid w:val="00554570"/>
    <w:rsid w:val="00554650"/>
    <w:rsid w:val="005547AF"/>
    <w:rsid w:val="00554974"/>
    <w:rsid w:val="0055497D"/>
    <w:rsid w:val="00554DB4"/>
    <w:rsid w:val="00555012"/>
    <w:rsid w:val="005551FA"/>
    <w:rsid w:val="0055665C"/>
    <w:rsid w:val="005569D8"/>
    <w:rsid w:val="00557486"/>
    <w:rsid w:val="005578D8"/>
    <w:rsid w:val="00560135"/>
    <w:rsid w:val="005606FD"/>
    <w:rsid w:val="00560A9A"/>
    <w:rsid w:val="00560B71"/>
    <w:rsid w:val="00561B49"/>
    <w:rsid w:val="0056232E"/>
    <w:rsid w:val="00563D82"/>
    <w:rsid w:val="005647AF"/>
    <w:rsid w:val="00564BED"/>
    <w:rsid w:val="00565647"/>
    <w:rsid w:val="00566D4E"/>
    <w:rsid w:val="00570FAB"/>
    <w:rsid w:val="00571FB4"/>
    <w:rsid w:val="00572C4D"/>
    <w:rsid w:val="00572D50"/>
    <w:rsid w:val="00572E8F"/>
    <w:rsid w:val="005748DF"/>
    <w:rsid w:val="00575618"/>
    <w:rsid w:val="00575853"/>
    <w:rsid w:val="00575D3A"/>
    <w:rsid w:val="00575D7D"/>
    <w:rsid w:val="00576671"/>
    <w:rsid w:val="005773F3"/>
    <w:rsid w:val="005809A5"/>
    <w:rsid w:val="00580D47"/>
    <w:rsid w:val="00580F7B"/>
    <w:rsid w:val="00583C3A"/>
    <w:rsid w:val="005840BE"/>
    <w:rsid w:val="00584563"/>
    <w:rsid w:val="00584616"/>
    <w:rsid w:val="00584A45"/>
    <w:rsid w:val="005851B2"/>
    <w:rsid w:val="00585A08"/>
    <w:rsid w:val="005929D4"/>
    <w:rsid w:val="00594746"/>
    <w:rsid w:val="0059486C"/>
    <w:rsid w:val="00595700"/>
    <w:rsid w:val="00595A78"/>
    <w:rsid w:val="0059671E"/>
    <w:rsid w:val="00597831"/>
    <w:rsid w:val="005A0AD3"/>
    <w:rsid w:val="005A0EF7"/>
    <w:rsid w:val="005A10C3"/>
    <w:rsid w:val="005A3A4B"/>
    <w:rsid w:val="005A4BB2"/>
    <w:rsid w:val="005A4EDC"/>
    <w:rsid w:val="005A5321"/>
    <w:rsid w:val="005A70D1"/>
    <w:rsid w:val="005A7108"/>
    <w:rsid w:val="005A7496"/>
    <w:rsid w:val="005B2960"/>
    <w:rsid w:val="005B2A60"/>
    <w:rsid w:val="005B3D35"/>
    <w:rsid w:val="005B404F"/>
    <w:rsid w:val="005B4288"/>
    <w:rsid w:val="005B4EAC"/>
    <w:rsid w:val="005B7944"/>
    <w:rsid w:val="005B7C31"/>
    <w:rsid w:val="005B7ED8"/>
    <w:rsid w:val="005C04B4"/>
    <w:rsid w:val="005C169A"/>
    <w:rsid w:val="005C23D8"/>
    <w:rsid w:val="005C321E"/>
    <w:rsid w:val="005C37A1"/>
    <w:rsid w:val="005C4A70"/>
    <w:rsid w:val="005C4BCD"/>
    <w:rsid w:val="005C51BF"/>
    <w:rsid w:val="005C578D"/>
    <w:rsid w:val="005C57AC"/>
    <w:rsid w:val="005C59CF"/>
    <w:rsid w:val="005C6718"/>
    <w:rsid w:val="005C6879"/>
    <w:rsid w:val="005C742C"/>
    <w:rsid w:val="005C7803"/>
    <w:rsid w:val="005D0BF1"/>
    <w:rsid w:val="005D0F03"/>
    <w:rsid w:val="005D1726"/>
    <w:rsid w:val="005D1B03"/>
    <w:rsid w:val="005D1FB2"/>
    <w:rsid w:val="005D2A5F"/>
    <w:rsid w:val="005D3043"/>
    <w:rsid w:val="005D3CA2"/>
    <w:rsid w:val="005D3FE6"/>
    <w:rsid w:val="005D450B"/>
    <w:rsid w:val="005D4A28"/>
    <w:rsid w:val="005D5A2D"/>
    <w:rsid w:val="005D6AC1"/>
    <w:rsid w:val="005D793D"/>
    <w:rsid w:val="005E0866"/>
    <w:rsid w:val="005E1C56"/>
    <w:rsid w:val="005E266A"/>
    <w:rsid w:val="005E27A3"/>
    <w:rsid w:val="005E280C"/>
    <w:rsid w:val="005E2B56"/>
    <w:rsid w:val="005E339E"/>
    <w:rsid w:val="005E3AB0"/>
    <w:rsid w:val="005E4D22"/>
    <w:rsid w:val="005E604B"/>
    <w:rsid w:val="005E6243"/>
    <w:rsid w:val="005E72FB"/>
    <w:rsid w:val="005F0490"/>
    <w:rsid w:val="005F05C5"/>
    <w:rsid w:val="005F0959"/>
    <w:rsid w:val="005F0CB3"/>
    <w:rsid w:val="005F239D"/>
    <w:rsid w:val="005F2816"/>
    <w:rsid w:val="005F3439"/>
    <w:rsid w:val="005F4D16"/>
    <w:rsid w:val="005F5589"/>
    <w:rsid w:val="005F635A"/>
    <w:rsid w:val="005F7A6D"/>
    <w:rsid w:val="005F7EAD"/>
    <w:rsid w:val="006008B4"/>
    <w:rsid w:val="00600CB0"/>
    <w:rsid w:val="00602A3D"/>
    <w:rsid w:val="0060368D"/>
    <w:rsid w:val="00604429"/>
    <w:rsid w:val="0060504D"/>
    <w:rsid w:val="006056FC"/>
    <w:rsid w:val="0060599B"/>
    <w:rsid w:val="00606F48"/>
    <w:rsid w:val="00611425"/>
    <w:rsid w:val="006121E0"/>
    <w:rsid w:val="0061273F"/>
    <w:rsid w:val="006134AB"/>
    <w:rsid w:val="006134B2"/>
    <w:rsid w:val="006137A7"/>
    <w:rsid w:val="00613D1D"/>
    <w:rsid w:val="006149DE"/>
    <w:rsid w:val="00617882"/>
    <w:rsid w:val="00620B20"/>
    <w:rsid w:val="006215C5"/>
    <w:rsid w:val="00621B1D"/>
    <w:rsid w:val="00622D7B"/>
    <w:rsid w:val="00623172"/>
    <w:rsid w:val="00623704"/>
    <w:rsid w:val="00623AD2"/>
    <w:rsid w:val="006256D8"/>
    <w:rsid w:val="00626709"/>
    <w:rsid w:val="00626952"/>
    <w:rsid w:val="00626BFD"/>
    <w:rsid w:val="00626C31"/>
    <w:rsid w:val="006272B2"/>
    <w:rsid w:val="0063128D"/>
    <w:rsid w:val="00631A3A"/>
    <w:rsid w:val="006328C6"/>
    <w:rsid w:val="00632F16"/>
    <w:rsid w:val="006333A4"/>
    <w:rsid w:val="00634A03"/>
    <w:rsid w:val="00636C3A"/>
    <w:rsid w:val="00637E7C"/>
    <w:rsid w:val="00640924"/>
    <w:rsid w:val="00640998"/>
    <w:rsid w:val="00641581"/>
    <w:rsid w:val="00642637"/>
    <w:rsid w:val="00642A61"/>
    <w:rsid w:val="00642B30"/>
    <w:rsid w:val="00642F8A"/>
    <w:rsid w:val="00643955"/>
    <w:rsid w:val="00645768"/>
    <w:rsid w:val="00645BC1"/>
    <w:rsid w:val="00647011"/>
    <w:rsid w:val="00647BDA"/>
    <w:rsid w:val="00653F9C"/>
    <w:rsid w:val="00654097"/>
    <w:rsid w:val="006560B1"/>
    <w:rsid w:val="00656EDF"/>
    <w:rsid w:val="00660A89"/>
    <w:rsid w:val="00661494"/>
    <w:rsid w:val="006619C5"/>
    <w:rsid w:val="00662511"/>
    <w:rsid w:val="00662A61"/>
    <w:rsid w:val="00662D6A"/>
    <w:rsid w:val="00663514"/>
    <w:rsid w:val="006635E0"/>
    <w:rsid w:val="006638D7"/>
    <w:rsid w:val="006638E6"/>
    <w:rsid w:val="00663E06"/>
    <w:rsid w:val="006650C0"/>
    <w:rsid w:val="006678F7"/>
    <w:rsid w:val="00667D40"/>
    <w:rsid w:val="00670A5B"/>
    <w:rsid w:val="0067100F"/>
    <w:rsid w:val="0067196B"/>
    <w:rsid w:val="0067222C"/>
    <w:rsid w:val="00673A6C"/>
    <w:rsid w:val="00676625"/>
    <w:rsid w:val="00676920"/>
    <w:rsid w:val="00676ED7"/>
    <w:rsid w:val="006775B9"/>
    <w:rsid w:val="006778C9"/>
    <w:rsid w:val="00677B06"/>
    <w:rsid w:val="0068013C"/>
    <w:rsid w:val="00680350"/>
    <w:rsid w:val="00680A78"/>
    <w:rsid w:val="00680CBF"/>
    <w:rsid w:val="00681787"/>
    <w:rsid w:val="00681BF4"/>
    <w:rsid w:val="00681FF4"/>
    <w:rsid w:val="006830E0"/>
    <w:rsid w:val="006839CC"/>
    <w:rsid w:val="00683AB5"/>
    <w:rsid w:val="0068477B"/>
    <w:rsid w:val="006854C6"/>
    <w:rsid w:val="006856EC"/>
    <w:rsid w:val="00685D3C"/>
    <w:rsid w:val="00685E2C"/>
    <w:rsid w:val="0068719D"/>
    <w:rsid w:val="0069052A"/>
    <w:rsid w:val="00691C72"/>
    <w:rsid w:val="006929E4"/>
    <w:rsid w:val="00692FB3"/>
    <w:rsid w:val="00693A78"/>
    <w:rsid w:val="00693DA7"/>
    <w:rsid w:val="00693EDB"/>
    <w:rsid w:val="006940AB"/>
    <w:rsid w:val="00694C0B"/>
    <w:rsid w:val="00694D05"/>
    <w:rsid w:val="00696155"/>
    <w:rsid w:val="0069705C"/>
    <w:rsid w:val="0069741B"/>
    <w:rsid w:val="006A02C1"/>
    <w:rsid w:val="006A14C7"/>
    <w:rsid w:val="006A1558"/>
    <w:rsid w:val="006A182C"/>
    <w:rsid w:val="006A2432"/>
    <w:rsid w:val="006A3153"/>
    <w:rsid w:val="006A4271"/>
    <w:rsid w:val="006A49D5"/>
    <w:rsid w:val="006A50C7"/>
    <w:rsid w:val="006A5189"/>
    <w:rsid w:val="006A6105"/>
    <w:rsid w:val="006A614B"/>
    <w:rsid w:val="006A66B5"/>
    <w:rsid w:val="006A6E9D"/>
    <w:rsid w:val="006A71FC"/>
    <w:rsid w:val="006A723D"/>
    <w:rsid w:val="006A7388"/>
    <w:rsid w:val="006B0695"/>
    <w:rsid w:val="006B0735"/>
    <w:rsid w:val="006B0EB9"/>
    <w:rsid w:val="006B11F9"/>
    <w:rsid w:val="006B24F0"/>
    <w:rsid w:val="006B2EB8"/>
    <w:rsid w:val="006B47FB"/>
    <w:rsid w:val="006B5745"/>
    <w:rsid w:val="006B68F3"/>
    <w:rsid w:val="006B69A9"/>
    <w:rsid w:val="006B6BCE"/>
    <w:rsid w:val="006B7ECE"/>
    <w:rsid w:val="006C14A1"/>
    <w:rsid w:val="006C188D"/>
    <w:rsid w:val="006C1E2E"/>
    <w:rsid w:val="006C344A"/>
    <w:rsid w:val="006C4040"/>
    <w:rsid w:val="006C449A"/>
    <w:rsid w:val="006C4BB0"/>
    <w:rsid w:val="006C5135"/>
    <w:rsid w:val="006C5834"/>
    <w:rsid w:val="006C584A"/>
    <w:rsid w:val="006C610C"/>
    <w:rsid w:val="006C618E"/>
    <w:rsid w:val="006C6DB9"/>
    <w:rsid w:val="006D01B0"/>
    <w:rsid w:val="006D067F"/>
    <w:rsid w:val="006D0924"/>
    <w:rsid w:val="006D123A"/>
    <w:rsid w:val="006D2B05"/>
    <w:rsid w:val="006D3190"/>
    <w:rsid w:val="006D3907"/>
    <w:rsid w:val="006D529C"/>
    <w:rsid w:val="006D5EE8"/>
    <w:rsid w:val="006D6192"/>
    <w:rsid w:val="006D65B8"/>
    <w:rsid w:val="006D661F"/>
    <w:rsid w:val="006D6793"/>
    <w:rsid w:val="006D6ACF"/>
    <w:rsid w:val="006D7F44"/>
    <w:rsid w:val="006E04E4"/>
    <w:rsid w:val="006E0DC8"/>
    <w:rsid w:val="006E1C65"/>
    <w:rsid w:val="006E213B"/>
    <w:rsid w:val="006E49D9"/>
    <w:rsid w:val="006E53D8"/>
    <w:rsid w:val="006E546E"/>
    <w:rsid w:val="006E683D"/>
    <w:rsid w:val="006E6DF1"/>
    <w:rsid w:val="006E786A"/>
    <w:rsid w:val="006F02CD"/>
    <w:rsid w:val="006F19D6"/>
    <w:rsid w:val="006F1B9D"/>
    <w:rsid w:val="006F1CF9"/>
    <w:rsid w:val="006F24DA"/>
    <w:rsid w:val="006F29C3"/>
    <w:rsid w:val="006F35BD"/>
    <w:rsid w:val="006F3973"/>
    <w:rsid w:val="006F3B48"/>
    <w:rsid w:val="006F41F2"/>
    <w:rsid w:val="006F47EC"/>
    <w:rsid w:val="006F491D"/>
    <w:rsid w:val="006F56CE"/>
    <w:rsid w:val="006F57A7"/>
    <w:rsid w:val="006F5B30"/>
    <w:rsid w:val="006F6424"/>
    <w:rsid w:val="006F6A4F"/>
    <w:rsid w:val="006F6B29"/>
    <w:rsid w:val="00700F1F"/>
    <w:rsid w:val="007010D4"/>
    <w:rsid w:val="00701459"/>
    <w:rsid w:val="00701627"/>
    <w:rsid w:val="0070199F"/>
    <w:rsid w:val="00701B6A"/>
    <w:rsid w:val="0070210F"/>
    <w:rsid w:val="007021CE"/>
    <w:rsid w:val="00702F51"/>
    <w:rsid w:val="007045AB"/>
    <w:rsid w:val="0070512D"/>
    <w:rsid w:val="007057AC"/>
    <w:rsid w:val="007059A0"/>
    <w:rsid w:val="00706312"/>
    <w:rsid w:val="00706C86"/>
    <w:rsid w:val="00706E31"/>
    <w:rsid w:val="0071096E"/>
    <w:rsid w:val="00711485"/>
    <w:rsid w:val="007114DC"/>
    <w:rsid w:val="007119A8"/>
    <w:rsid w:val="00711F7D"/>
    <w:rsid w:val="0071213F"/>
    <w:rsid w:val="007123F5"/>
    <w:rsid w:val="0071369D"/>
    <w:rsid w:val="007144FA"/>
    <w:rsid w:val="00714624"/>
    <w:rsid w:val="007148C7"/>
    <w:rsid w:val="00714BB2"/>
    <w:rsid w:val="007156F0"/>
    <w:rsid w:val="00715BE0"/>
    <w:rsid w:val="007168F5"/>
    <w:rsid w:val="007170CF"/>
    <w:rsid w:val="00717785"/>
    <w:rsid w:val="00717A23"/>
    <w:rsid w:val="00717C32"/>
    <w:rsid w:val="0072008E"/>
    <w:rsid w:val="00720788"/>
    <w:rsid w:val="00722C46"/>
    <w:rsid w:val="00722C78"/>
    <w:rsid w:val="00724327"/>
    <w:rsid w:val="00725269"/>
    <w:rsid w:val="007252DF"/>
    <w:rsid w:val="00725D20"/>
    <w:rsid w:val="007276AE"/>
    <w:rsid w:val="00727A1B"/>
    <w:rsid w:val="00727AE6"/>
    <w:rsid w:val="0073066D"/>
    <w:rsid w:val="007306B8"/>
    <w:rsid w:val="00730802"/>
    <w:rsid w:val="0073086B"/>
    <w:rsid w:val="00730F7E"/>
    <w:rsid w:val="0073104C"/>
    <w:rsid w:val="0073122B"/>
    <w:rsid w:val="0073335D"/>
    <w:rsid w:val="00734847"/>
    <w:rsid w:val="007348F0"/>
    <w:rsid w:val="00735574"/>
    <w:rsid w:val="00735A15"/>
    <w:rsid w:val="00735AB5"/>
    <w:rsid w:val="0073625A"/>
    <w:rsid w:val="00736BEF"/>
    <w:rsid w:val="007371D7"/>
    <w:rsid w:val="00737D4C"/>
    <w:rsid w:val="00737DF0"/>
    <w:rsid w:val="0074061E"/>
    <w:rsid w:val="007408B0"/>
    <w:rsid w:val="007408D0"/>
    <w:rsid w:val="007417E9"/>
    <w:rsid w:val="00741970"/>
    <w:rsid w:val="00742815"/>
    <w:rsid w:val="00742966"/>
    <w:rsid w:val="00742F77"/>
    <w:rsid w:val="00743D71"/>
    <w:rsid w:val="007440CC"/>
    <w:rsid w:val="007440D7"/>
    <w:rsid w:val="00744246"/>
    <w:rsid w:val="007447D4"/>
    <w:rsid w:val="00744CC5"/>
    <w:rsid w:val="00745239"/>
    <w:rsid w:val="0074545A"/>
    <w:rsid w:val="0074585B"/>
    <w:rsid w:val="00745FEC"/>
    <w:rsid w:val="00746AEF"/>
    <w:rsid w:val="0074702A"/>
    <w:rsid w:val="00747B2C"/>
    <w:rsid w:val="00750097"/>
    <w:rsid w:val="007500D1"/>
    <w:rsid w:val="00750DBF"/>
    <w:rsid w:val="00752254"/>
    <w:rsid w:val="0075245E"/>
    <w:rsid w:val="00752591"/>
    <w:rsid w:val="00752EFA"/>
    <w:rsid w:val="00753DF6"/>
    <w:rsid w:val="007541BA"/>
    <w:rsid w:val="00754DCC"/>
    <w:rsid w:val="007556A5"/>
    <w:rsid w:val="007562E0"/>
    <w:rsid w:val="00757322"/>
    <w:rsid w:val="00757753"/>
    <w:rsid w:val="00757BF2"/>
    <w:rsid w:val="0076056B"/>
    <w:rsid w:val="007605B4"/>
    <w:rsid w:val="00761304"/>
    <w:rsid w:val="007614B6"/>
    <w:rsid w:val="0076175A"/>
    <w:rsid w:val="007622B2"/>
    <w:rsid w:val="0076275F"/>
    <w:rsid w:val="00764393"/>
    <w:rsid w:val="0076469A"/>
    <w:rsid w:val="00764E8E"/>
    <w:rsid w:val="0076532F"/>
    <w:rsid w:val="00765820"/>
    <w:rsid w:val="0076666C"/>
    <w:rsid w:val="00766969"/>
    <w:rsid w:val="00766C31"/>
    <w:rsid w:val="00766E01"/>
    <w:rsid w:val="00767CCD"/>
    <w:rsid w:val="0077346F"/>
    <w:rsid w:val="0077385D"/>
    <w:rsid w:val="007741C0"/>
    <w:rsid w:val="007744F7"/>
    <w:rsid w:val="00775C51"/>
    <w:rsid w:val="00775C70"/>
    <w:rsid w:val="00775F71"/>
    <w:rsid w:val="007762C6"/>
    <w:rsid w:val="007765F2"/>
    <w:rsid w:val="0077681D"/>
    <w:rsid w:val="00776CD1"/>
    <w:rsid w:val="007772E4"/>
    <w:rsid w:val="007775F2"/>
    <w:rsid w:val="007779CF"/>
    <w:rsid w:val="00777E49"/>
    <w:rsid w:val="00780F4C"/>
    <w:rsid w:val="007820D6"/>
    <w:rsid w:val="00782321"/>
    <w:rsid w:val="00782570"/>
    <w:rsid w:val="00782922"/>
    <w:rsid w:val="007832A6"/>
    <w:rsid w:val="007834CD"/>
    <w:rsid w:val="007852C5"/>
    <w:rsid w:val="00785334"/>
    <w:rsid w:val="00785383"/>
    <w:rsid w:val="00785EED"/>
    <w:rsid w:val="007867D8"/>
    <w:rsid w:val="00787571"/>
    <w:rsid w:val="00790021"/>
    <w:rsid w:val="0079017B"/>
    <w:rsid w:val="00790512"/>
    <w:rsid w:val="00791578"/>
    <w:rsid w:val="0079186F"/>
    <w:rsid w:val="00791D4C"/>
    <w:rsid w:val="00793D45"/>
    <w:rsid w:val="007941FA"/>
    <w:rsid w:val="00794943"/>
    <w:rsid w:val="00794B91"/>
    <w:rsid w:val="0079574E"/>
    <w:rsid w:val="007964E0"/>
    <w:rsid w:val="007975FA"/>
    <w:rsid w:val="007A0CC9"/>
    <w:rsid w:val="007A2214"/>
    <w:rsid w:val="007A2453"/>
    <w:rsid w:val="007A28A2"/>
    <w:rsid w:val="007A28A3"/>
    <w:rsid w:val="007A29E3"/>
    <w:rsid w:val="007A2E83"/>
    <w:rsid w:val="007A44C0"/>
    <w:rsid w:val="007A569A"/>
    <w:rsid w:val="007A5F3D"/>
    <w:rsid w:val="007A6100"/>
    <w:rsid w:val="007A7DBE"/>
    <w:rsid w:val="007A7F69"/>
    <w:rsid w:val="007B0039"/>
    <w:rsid w:val="007B0CDA"/>
    <w:rsid w:val="007B0E40"/>
    <w:rsid w:val="007B1432"/>
    <w:rsid w:val="007B1AFF"/>
    <w:rsid w:val="007B1DF9"/>
    <w:rsid w:val="007B2051"/>
    <w:rsid w:val="007B226C"/>
    <w:rsid w:val="007B25F6"/>
    <w:rsid w:val="007B32F3"/>
    <w:rsid w:val="007B3576"/>
    <w:rsid w:val="007B4317"/>
    <w:rsid w:val="007B49F5"/>
    <w:rsid w:val="007B5428"/>
    <w:rsid w:val="007B5B26"/>
    <w:rsid w:val="007B5E9E"/>
    <w:rsid w:val="007B64B0"/>
    <w:rsid w:val="007B7380"/>
    <w:rsid w:val="007C0194"/>
    <w:rsid w:val="007C0E07"/>
    <w:rsid w:val="007C3551"/>
    <w:rsid w:val="007C37D3"/>
    <w:rsid w:val="007C4226"/>
    <w:rsid w:val="007C4933"/>
    <w:rsid w:val="007C4B04"/>
    <w:rsid w:val="007C605D"/>
    <w:rsid w:val="007C6113"/>
    <w:rsid w:val="007C6130"/>
    <w:rsid w:val="007C6305"/>
    <w:rsid w:val="007C7AA0"/>
    <w:rsid w:val="007D04A2"/>
    <w:rsid w:val="007D0546"/>
    <w:rsid w:val="007D08BC"/>
    <w:rsid w:val="007D09D5"/>
    <w:rsid w:val="007D0C44"/>
    <w:rsid w:val="007D0ECB"/>
    <w:rsid w:val="007D13F0"/>
    <w:rsid w:val="007D25CD"/>
    <w:rsid w:val="007D2EBC"/>
    <w:rsid w:val="007D38A9"/>
    <w:rsid w:val="007D3CE6"/>
    <w:rsid w:val="007D3E75"/>
    <w:rsid w:val="007D422E"/>
    <w:rsid w:val="007D45D1"/>
    <w:rsid w:val="007D68DE"/>
    <w:rsid w:val="007D7378"/>
    <w:rsid w:val="007E03E6"/>
    <w:rsid w:val="007E066A"/>
    <w:rsid w:val="007E0EF6"/>
    <w:rsid w:val="007E17F4"/>
    <w:rsid w:val="007E1847"/>
    <w:rsid w:val="007E1CC9"/>
    <w:rsid w:val="007E26AF"/>
    <w:rsid w:val="007E2FFB"/>
    <w:rsid w:val="007E4AB1"/>
    <w:rsid w:val="007E572B"/>
    <w:rsid w:val="007E59DB"/>
    <w:rsid w:val="007E737A"/>
    <w:rsid w:val="007E7B99"/>
    <w:rsid w:val="007F0303"/>
    <w:rsid w:val="007F2648"/>
    <w:rsid w:val="007F28B0"/>
    <w:rsid w:val="007F2BE0"/>
    <w:rsid w:val="007F2E56"/>
    <w:rsid w:val="007F3B20"/>
    <w:rsid w:val="007F5303"/>
    <w:rsid w:val="007F5C69"/>
    <w:rsid w:val="007F5FF0"/>
    <w:rsid w:val="007F7ED3"/>
    <w:rsid w:val="00800DAD"/>
    <w:rsid w:val="00801109"/>
    <w:rsid w:val="00801424"/>
    <w:rsid w:val="00801DFD"/>
    <w:rsid w:val="008020B8"/>
    <w:rsid w:val="008026CA"/>
    <w:rsid w:val="0080429D"/>
    <w:rsid w:val="00805700"/>
    <w:rsid w:val="00805DC0"/>
    <w:rsid w:val="00806164"/>
    <w:rsid w:val="008079D5"/>
    <w:rsid w:val="00807FBE"/>
    <w:rsid w:val="00810196"/>
    <w:rsid w:val="0081026A"/>
    <w:rsid w:val="008124C5"/>
    <w:rsid w:val="00814658"/>
    <w:rsid w:val="00815009"/>
    <w:rsid w:val="00815351"/>
    <w:rsid w:val="00817746"/>
    <w:rsid w:val="00817BC5"/>
    <w:rsid w:val="0082032F"/>
    <w:rsid w:val="008209A8"/>
    <w:rsid w:val="00821AE0"/>
    <w:rsid w:val="008224F1"/>
    <w:rsid w:val="0082284C"/>
    <w:rsid w:val="00822DBB"/>
    <w:rsid w:val="0082321C"/>
    <w:rsid w:val="0082353C"/>
    <w:rsid w:val="00823561"/>
    <w:rsid w:val="00823B03"/>
    <w:rsid w:val="00823E1A"/>
    <w:rsid w:val="00824763"/>
    <w:rsid w:val="00824A86"/>
    <w:rsid w:val="00824C12"/>
    <w:rsid w:val="00826D66"/>
    <w:rsid w:val="00827652"/>
    <w:rsid w:val="008278E8"/>
    <w:rsid w:val="00827BC3"/>
    <w:rsid w:val="00827F66"/>
    <w:rsid w:val="008317EF"/>
    <w:rsid w:val="008331F0"/>
    <w:rsid w:val="00834661"/>
    <w:rsid w:val="0083687B"/>
    <w:rsid w:val="00836FBE"/>
    <w:rsid w:val="00837DD3"/>
    <w:rsid w:val="00837FC5"/>
    <w:rsid w:val="00840A6B"/>
    <w:rsid w:val="00841C96"/>
    <w:rsid w:val="00842126"/>
    <w:rsid w:val="008431FD"/>
    <w:rsid w:val="0084332C"/>
    <w:rsid w:val="00843590"/>
    <w:rsid w:val="008437CC"/>
    <w:rsid w:val="008438B1"/>
    <w:rsid w:val="00845C6E"/>
    <w:rsid w:val="00846499"/>
    <w:rsid w:val="00846E55"/>
    <w:rsid w:val="00846E94"/>
    <w:rsid w:val="00847095"/>
    <w:rsid w:val="0085004A"/>
    <w:rsid w:val="00850D4C"/>
    <w:rsid w:val="00851DCD"/>
    <w:rsid w:val="008529E7"/>
    <w:rsid w:val="0085321E"/>
    <w:rsid w:val="0085534D"/>
    <w:rsid w:val="008554B9"/>
    <w:rsid w:val="0085676D"/>
    <w:rsid w:val="008570F5"/>
    <w:rsid w:val="00857D69"/>
    <w:rsid w:val="008601F5"/>
    <w:rsid w:val="00861ED9"/>
    <w:rsid w:val="00863A1F"/>
    <w:rsid w:val="00865B78"/>
    <w:rsid w:val="00866113"/>
    <w:rsid w:val="00866404"/>
    <w:rsid w:val="00867408"/>
    <w:rsid w:val="00870892"/>
    <w:rsid w:val="00870E73"/>
    <w:rsid w:val="0087133B"/>
    <w:rsid w:val="00871DD6"/>
    <w:rsid w:val="0087254E"/>
    <w:rsid w:val="00872604"/>
    <w:rsid w:val="00872AA8"/>
    <w:rsid w:val="00873651"/>
    <w:rsid w:val="00874D15"/>
    <w:rsid w:val="00874FFC"/>
    <w:rsid w:val="00876BB6"/>
    <w:rsid w:val="00877782"/>
    <w:rsid w:val="008777F5"/>
    <w:rsid w:val="008812D1"/>
    <w:rsid w:val="008819AA"/>
    <w:rsid w:val="00882ABE"/>
    <w:rsid w:val="00882E0E"/>
    <w:rsid w:val="00883066"/>
    <w:rsid w:val="00883AAE"/>
    <w:rsid w:val="00885148"/>
    <w:rsid w:val="0088534F"/>
    <w:rsid w:val="008864C4"/>
    <w:rsid w:val="008866E1"/>
    <w:rsid w:val="00886C19"/>
    <w:rsid w:val="00886FD7"/>
    <w:rsid w:val="008878BE"/>
    <w:rsid w:val="00887E4D"/>
    <w:rsid w:val="008902B1"/>
    <w:rsid w:val="008916CC"/>
    <w:rsid w:val="0089204D"/>
    <w:rsid w:val="00892515"/>
    <w:rsid w:val="0089393D"/>
    <w:rsid w:val="008947A3"/>
    <w:rsid w:val="0089507A"/>
    <w:rsid w:val="00895649"/>
    <w:rsid w:val="008A0A5E"/>
    <w:rsid w:val="008A10E5"/>
    <w:rsid w:val="008A3B35"/>
    <w:rsid w:val="008A3BF5"/>
    <w:rsid w:val="008A4F7B"/>
    <w:rsid w:val="008A57DF"/>
    <w:rsid w:val="008A58BA"/>
    <w:rsid w:val="008A6AED"/>
    <w:rsid w:val="008A7130"/>
    <w:rsid w:val="008A7507"/>
    <w:rsid w:val="008B0522"/>
    <w:rsid w:val="008B0EBF"/>
    <w:rsid w:val="008B108E"/>
    <w:rsid w:val="008B3024"/>
    <w:rsid w:val="008B31AE"/>
    <w:rsid w:val="008B35B4"/>
    <w:rsid w:val="008B379A"/>
    <w:rsid w:val="008B5261"/>
    <w:rsid w:val="008B58B5"/>
    <w:rsid w:val="008B59E9"/>
    <w:rsid w:val="008B5AA2"/>
    <w:rsid w:val="008B5C5C"/>
    <w:rsid w:val="008B711A"/>
    <w:rsid w:val="008C0BDB"/>
    <w:rsid w:val="008C11BE"/>
    <w:rsid w:val="008C1542"/>
    <w:rsid w:val="008C198C"/>
    <w:rsid w:val="008C2592"/>
    <w:rsid w:val="008C2C20"/>
    <w:rsid w:val="008C3396"/>
    <w:rsid w:val="008C3AF4"/>
    <w:rsid w:val="008C3B26"/>
    <w:rsid w:val="008C4DC7"/>
    <w:rsid w:val="008C5E54"/>
    <w:rsid w:val="008C7124"/>
    <w:rsid w:val="008C762A"/>
    <w:rsid w:val="008C7A3A"/>
    <w:rsid w:val="008D01FC"/>
    <w:rsid w:val="008D0338"/>
    <w:rsid w:val="008D198D"/>
    <w:rsid w:val="008D1D57"/>
    <w:rsid w:val="008D1E38"/>
    <w:rsid w:val="008D23FE"/>
    <w:rsid w:val="008D2BC8"/>
    <w:rsid w:val="008D3912"/>
    <w:rsid w:val="008D3E4D"/>
    <w:rsid w:val="008D5576"/>
    <w:rsid w:val="008D60A4"/>
    <w:rsid w:val="008E067A"/>
    <w:rsid w:val="008E1CDD"/>
    <w:rsid w:val="008E1E7A"/>
    <w:rsid w:val="008E2E99"/>
    <w:rsid w:val="008E3186"/>
    <w:rsid w:val="008E4344"/>
    <w:rsid w:val="008E674B"/>
    <w:rsid w:val="008E6ACF"/>
    <w:rsid w:val="008E6E72"/>
    <w:rsid w:val="008E73D5"/>
    <w:rsid w:val="008F0E89"/>
    <w:rsid w:val="008F153A"/>
    <w:rsid w:val="008F22E8"/>
    <w:rsid w:val="008F3A58"/>
    <w:rsid w:val="008F3FFE"/>
    <w:rsid w:val="008F4B44"/>
    <w:rsid w:val="008F645D"/>
    <w:rsid w:val="009003CF"/>
    <w:rsid w:val="009004A3"/>
    <w:rsid w:val="00900F6A"/>
    <w:rsid w:val="009017CD"/>
    <w:rsid w:val="00901A80"/>
    <w:rsid w:val="00902048"/>
    <w:rsid w:val="00902327"/>
    <w:rsid w:val="00902B1C"/>
    <w:rsid w:val="00903235"/>
    <w:rsid w:val="00904DAF"/>
    <w:rsid w:val="00905B85"/>
    <w:rsid w:val="0090643B"/>
    <w:rsid w:val="00906511"/>
    <w:rsid w:val="0090750A"/>
    <w:rsid w:val="00907F9C"/>
    <w:rsid w:val="00911ED9"/>
    <w:rsid w:val="00912571"/>
    <w:rsid w:val="00912D12"/>
    <w:rsid w:val="00914753"/>
    <w:rsid w:val="00914B4D"/>
    <w:rsid w:val="00914BE5"/>
    <w:rsid w:val="00915130"/>
    <w:rsid w:val="00915F87"/>
    <w:rsid w:val="00917DBE"/>
    <w:rsid w:val="00922BB0"/>
    <w:rsid w:val="00923919"/>
    <w:rsid w:val="00923D6E"/>
    <w:rsid w:val="00924C64"/>
    <w:rsid w:val="00925549"/>
    <w:rsid w:val="009265CF"/>
    <w:rsid w:val="00926F86"/>
    <w:rsid w:val="00927458"/>
    <w:rsid w:val="009279FC"/>
    <w:rsid w:val="0093128F"/>
    <w:rsid w:val="00931E1C"/>
    <w:rsid w:val="00931E9A"/>
    <w:rsid w:val="0093295D"/>
    <w:rsid w:val="009337BE"/>
    <w:rsid w:val="00933940"/>
    <w:rsid w:val="0093402B"/>
    <w:rsid w:val="00934DC4"/>
    <w:rsid w:val="00934F2C"/>
    <w:rsid w:val="009376D2"/>
    <w:rsid w:val="009414EF"/>
    <w:rsid w:val="00941FAD"/>
    <w:rsid w:val="009420DE"/>
    <w:rsid w:val="00942192"/>
    <w:rsid w:val="0094256F"/>
    <w:rsid w:val="00942941"/>
    <w:rsid w:val="00943C0D"/>
    <w:rsid w:val="00943FF2"/>
    <w:rsid w:val="00944640"/>
    <w:rsid w:val="00945902"/>
    <w:rsid w:val="00945958"/>
    <w:rsid w:val="00946290"/>
    <w:rsid w:val="0094677B"/>
    <w:rsid w:val="00947073"/>
    <w:rsid w:val="00947133"/>
    <w:rsid w:val="00947165"/>
    <w:rsid w:val="0095064B"/>
    <w:rsid w:val="00950901"/>
    <w:rsid w:val="0095247B"/>
    <w:rsid w:val="00952ACA"/>
    <w:rsid w:val="0095306D"/>
    <w:rsid w:val="009530EE"/>
    <w:rsid w:val="00953315"/>
    <w:rsid w:val="00953472"/>
    <w:rsid w:val="00954718"/>
    <w:rsid w:val="0095538B"/>
    <w:rsid w:val="009568B2"/>
    <w:rsid w:val="00956CD9"/>
    <w:rsid w:val="0095780B"/>
    <w:rsid w:val="00957F13"/>
    <w:rsid w:val="009622D1"/>
    <w:rsid w:val="009622FE"/>
    <w:rsid w:val="0096249C"/>
    <w:rsid w:val="00962595"/>
    <w:rsid w:val="009630FE"/>
    <w:rsid w:val="0096444C"/>
    <w:rsid w:val="00964F93"/>
    <w:rsid w:val="009655FF"/>
    <w:rsid w:val="00965893"/>
    <w:rsid w:val="00965B0D"/>
    <w:rsid w:val="00965BDA"/>
    <w:rsid w:val="00966002"/>
    <w:rsid w:val="009663CC"/>
    <w:rsid w:val="00966F18"/>
    <w:rsid w:val="00967209"/>
    <w:rsid w:val="009679DC"/>
    <w:rsid w:val="00970313"/>
    <w:rsid w:val="00971959"/>
    <w:rsid w:val="00971F90"/>
    <w:rsid w:val="00972820"/>
    <w:rsid w:val="009732E9"/>
    <w:rsid w:val="00973CB0"/>
    <w:rsid w:val="00974DCF"/>
    <w:rsid w:val="00976732"/>
    <w:rsid w:val="00976734"/>
    <w:rsid w:val="00977139"/>
    <w:rsid w:val="009801A9"/>
    <w:rsid w:val="009805F9"/>
    <w:rsid w:val="0098188F"/>
    <w:rsid w:val="00981C27"/>
    <w:rsid w:val="00981DDB"/>
    <w:rsid w:val="00982B34"/>
    <w:rsid w:val="0098380C"/>
    <w:rsid w:val="009841DD"/>
    <w:rsid w:val="00984E79"/>
    <w:rsid w:val="00985031"/>
    <w:rsid w:val="009854DF"/>
    <w:rsid w:val="0098576B"/>
    <w:rsid w:val="00985D99"/>
    <w:rsid w:val="00985EA1"/>
    <w:rsid w:val="009864FA"/>
    <w:rsid w:val="00987282"/>
    <w:rsid w:val="00990B3D"/>
    <w:rsid w:val="00991BD7"/>
    <w:rsid w:val="009926BB"/>
    <w:rsid w:val="0099394D"/>
    <w:rsid w:val="00994213"/>
    <w:rsid w:val="0099445E"/>
    <w:rsid w:val="00994ED1"/>
    <w:rsid w:val="0099504F"/>
    <w:rsid w:val="0099518A"/>
    <w:rsid w:val="00995EEF"/>
    <w:rsid w:val="00995FE6"/>
    <w:rsid w:val="00996293"/>
    <w:rsid w:val="00996542"/>
    <w:rsid w:val="00997536"/>
    <w:rsid w:val="009977F1"/>
    <w:rsid w:val="009A094A"/>
    <w:rsid w:val="009A105E"/>
    <w:rsid w:val="009A1830"/>
    <w:rsid w:val="009A1CA2"/>
    <w:rsid w:val="009A2689"/>
    <w:rsid w:val="009A28EE"/>
    <w:rsid w:val="009A2B25"/>
    <w:rsid w:val="009A2C03"/>
    <w:rsid w:val="009A3A5B"/>
    <w:rsid w:val="009A3B55"/>
    <w:rsid w:val="009A44B6"/>
    <w:rsid w:val="009A4509"/>
    <w:rsid w:val="009A4902"/>
    <w:rsid w:val="009A5306"/>
    <w:rsid w:val="009A6176"/>
    <w:rsid w:val="009A77D0"/>
    <w:rsid w:val="009B07FC"/>
    <w:rsid w:val="009B2E1C"/>
    <w:rsid w:val="009B3197"/>
    <w:rsid w:val="009B472B"/>
    <w:rsid w:val="009B494E"/>
    <w:rsid w:val="009B4992"/>
    <w:rsid w:val="009B5DE5"/>
    <w:rsid w:val="009B6311"/>
    <w:rsid w:val="009B7059"/>
    <w:rsid w:val="009B7503"/>
    <w:rsid w:val="009C0982"/>
    <w:rsid w:val="009C0983"/>
    <w:rsid w:val="009C112B"/>
    <w:rsid w:val="009C12A6"/>
    <w:rsid w:val="009C1810"/>
    <w:rsid w:val="009C217E"/>
    <w:rsid w:val="009C334A"/>
    <w:rsid w:val="009C3BB4"/>
    <w:rsid w:val="009C420D"/>
    <w:rsid w:val="009C48F6"/>
    <w:rsid w:val="009C4C57"/>
    <w:rsid w:val="009C4DBD"/>
    <w:rsid w:val="009C516E"/>
    <w:rsid w:val="009C5546"/>
    <w:rsid w:val="009C6388"/>
    <w:rsid w:val="009C76DE"/>
    <w:rsid w:val="009C7D8E"/>
    <w:rsid w:val="009D03E6"/>
    <w:rsid w:val="009D0DFC"/>
    <w:rsid w:val="009D0E48"/>
    <w:rsid w:val="009D223B"/>
    <w:rsid w:val="009D2403"/>
    <w:rsid w:val="009D2FD3"/>
    <w:rsid w:val="009D480D"/>
    <w:rsid w:val="009D55DB"/>
    <w:rsid w:val="009D622C"/>
    <w:rsid w:val="009D7413"/>
    <w:rsid w:val="009D7600"/>
    <w:rsid w:val="009D78AA"/>
    <w:rsid w:val="009D7A85"/>
    <w:rsid w:val="009E0097"/>
    <w:rsid w:val="009E095E"/>
    <w:rsid w:val="009E1FAB"/>
    <w:rsid w:val="009E3477"/>
    <w:rsid w:val="009E476B"/>
    <w:rsid w:val="009E4BF5"/>
    <w:rsid w:val="009E6BB7"/>
    <w:rsid w:val="009E6FE3"/>
    <w:rsid w:val="009E717C"/>
    <w:rsid w:val="009F251D"/>
    <w:rsid w:val="009F292A"/>
    <w:rsid w:val="009F3338"/>
    <w:rsid w:val="009F379D"/>
    <w:rsid w:val="009F3AC6"/>
    <w:rsid w:val="009F3DCD"/>
    <w:rsid w:val="009F4229"/>
    <w:rsid w:val="009F4539"/>
    <w:rsid w:val="009F51D1"/>
    <w:rsid w:val="009F5C39"/>
    <w:rsid w:val="009F5E08"/>
    <w:rsid w:val="009F65E0"/>
    <w:rsid w:val="009F67E8"/>
    <w:rsid w:val="009F78F9"/>
    <w:rsid w:val="009F7A57"/>
    <w:rsid w:val="00A003AE"/>
    <w:rsid w:val="00A00420"/>
    <w:rsid w:val="00A00C4F"/>
    <w:rsid w:val="00A00D36"/>
    <w:rsid w:val="00A00D7D"/>
    <w:rsid w:val="00A040E2"/>
    <w:rsid w:val="00A04113"/>
    <w:rsid w:val="00A04256"/>
    <w:rsid w:val="00A04810"/>
    <w:rsid w:val="00A04E08"/>
    <w:rsid w:val="00A05A6B"/>
    <w:rsid w:val="00A06048"/>
    <w:rsid w:val="00A06A7A"/>
    <w:rsid w:val="00A11401"/>
    <w:rsid w:val="00A12580"/>
    <w:rsid w:val="00A14DC0"/>
    <w:rsid w:val="00A14F29"/>
    <w:rsid w:val="00A1541B"/>
    <w:rsid w:val="00A20B7C"/>
    <w:rsid w:val="00A20B87"/>
    <w:rsid w:val="00A22E78"/>
    <w:rsid w:val="00A2306C"/>
    <w:rsid w:val="00A23CDA"/>
    <w:rsid w:val="00A2467F"/>
    <w:rsid w:val="00A24809"/>
    <w:rsid w:val="00A259E2"/>
    <w:rsid w:val="00A26123"/>
    <w:rsid w:val="00A26555"/>
    <w:rsid w:val="00A3018C"/>
    <w:rsid w:val="00A30A62"/>
    <w:rsid w:val="00A3176C"/>
    <w:rsid w:val="00A317DC"/>
    <w:rsid w:val="00A33C3C"/>
    <w:rsid w:val="00A3513B"/>
    <w:rsid w:val="00A35C0B"/>
    <w:rsid w:val="00A378EF"/>
    <w:rsid w:val="00A4036A"/>
    <w:rsid w:val="00A40D0B"/>
    <w:rsid w:val="00A40F43"/>
    <w:rsid w:val="00A4150A"/>
    <w:rsid w:val="00A42341"/>
    <w:rsid w:val="00A4249A"/>
    <w:rsid w:val="00A42718"/>
    <w:rsid w:val="00A42AB2"/>
    <w:rsid w:val="00A46332"/>
    <w:rsid w:val="00A504C5"/>
    <w:rsid w:val="00A51B45"/>
    <w:rsid w:val="00A524A3"/>
    <w:rsid w:val="00A52AFA"/>
    <w:rsid w:val="00A5304D"/>
    <w:rsid w:val="00A530E8"/>
    <w:rsid w:val="00A533A7"/>
    <w:rsid w:val="00A539DA"/>
    <w:rsid w:val="00A53EDE"/>
    <w:rsid w:val="00A5411B"/>
    <w:rsid w:val="00A551B0"/>
    <w:rsid w:val="00A55C3F"/>
    <w:rsid w:val="00A565B3"/>
    <w:rsid w:val="00A600D8"/>
    <w:rsid w:val="00A61527"/>
    <w:rsid w:val="00A62F60"/>
    <w:rsid w:val="00A64E77"/>
    <w:rsid w:val="00A64FB2"/>
    <w:rsid w:val="00A6674E"/>
    <w:rsid w:val="00A670CA"/>
    <w:rsid w:val="00A7009C"/>
    <w:rsid w:val="00A70158"/>
    <w:rsid w:val="00A70172"/>
    <w:rsid w:val="00A70C35"/>
    <w:rsid w:val="00A70D64"/>
    <w:rsid w:val="00A7128A"/>
    <w:rsid w:val="00A7144E"/>
    <w:rsid w:val="00A72892"/>
    <w:rsid w:val="00A730D3"/>
    <w:rsid w:val="00A73C39"/>
    <w:rsid w:val="00A74FCF"/>
    <w:rsid w:val="00A759A3"/>
    <w:rsid w:val="00A77324"/>
    <w:rsid w:val="00A8020D"/>
    <w:rsid w:val="00A8207A"/>
    <w:rsid w:val="00A82FAA"/>
    <w:rsid w:val="00A83F0E"/>
    <w:rsid w:val="00A84994"/>
    <w:rsid w:val="00A84E44"/>
    <w:rsid w:val="00A857AC"/>
    <w:rsid w:val="00A866E1"/>
    <w:rsid w:val="00A866E6"/>
    <w:rsid w:val="00A86828"/>
    <w:rsid w:val="00A86A07"/>
    <w:rsid w:val="00A86D9D"/>
    <w:rsid w:val="00A90501"/>
    <w:rsid w:val="00A90929"/>
    <w:rsid w:val="00A90B66"/>
    <w:rsid w:val="00A90BC7"/>
    <w:rsid w:val="00A90FC8"/>
    <w:rsid w:val="00A9201D"/>
    <w:rsid w:val="00A95ECC"/>
    <w:rsid w:val="00A965E6"/>
    <w:rsid w:val="00A96D6A"/>
    <w:rsid w:val="00A96F48"/>
    <w:rsid w:val="00A9716F"/>
    <w:rsid w:val="00A97E0C"/>
    <w:rsid w:val="00AA0041"/>
    <w:rsid w:val="00AA01B8"/>
    <w:rsid w:val="00AA0437"/>
    <w:rsid w:val="00AA0A53"/>
    <w:rsid w:val="00AA158B"/>
    <w:rsid w:val="00AA27B8"/>
    <w:rsid w:val="00AA2985"/>
    <w:rsid w:val="00AA3554"/>
    <w:rsid w:val="00AA452D"/>
    <w:rsid w:val="00AA4D4C"/>
    <w:rsid w:val="00AA5559"/>
    <w:rsid w:val="00AA5E2A"/>
    <w:rsid w:val="00AA6332"/>
    <w:rsid w:val="00AA74EF"/>
    <w:rsid w:val="00AA7BBE"/>
    <w:rsid w:val="00AA7E29"/>
    <w:rsid w:val="00AB16EA"/>
    <w:rsid w:val="00AB2D30"/>
    <w:rsid w:val="00AB2DFD"/>
    <w:rsid w:val="00AB3936"/>
    <w:rsid w:val="00AB3E60"/>
    <w:rsid w:val="00AB5144"/>
    <w:rsid w:val="00AB64EF"/>
    <w:rsid w:val="00AB7107"/>
    <w:rsid w:val="00AC0521"/>
    <w:rsid w:val="00AC0E59"/>
    <w:rsid w:val="00AC1A59"/>
    <w:rsid w:val="00AC216C"/>
    <w:rsid w:val="00AC2BFC"/>
    <w:rsid w:val="00AC3371"/>
    <w:rsid w:val="00AC4ABD"/>
    <w:rsid w:val="00AC645A"/>
    <w:rsid w:val="00AC6476"/>
    <w:rsid w:val="00AC6FF9"/>
    <w:rsid w:val="00AC7215"/>
    <w:rsid w:val="00AD02EA"/>
    <w:rsid w:val="00AD08D1"/>
    <w:rsid w:val="00AD363A"/>
    <w:rsid w:val="00AD3B8D"/>
    <w:rsid w:val="00AD45C7"/>
    <w:rsid w:val="00AD4A20"/>
    <w:rsid w:val="00AD543E"/>
    <w:rsid w:val="00AD5AD6"/>
    <w:rsid w:val="00AD79D5"/>
    <w:rsid w:val="00AE017D"/>
    <w:rsid w:val="00AE03AC"/>
    <w:rsid w:val="00AE0EFE"/>
    <w:rsid w:val="00AE1682"/>
    <w:rsid w:val="00AE20DF"/>
    <w:rsid w:val="00AE2BA3"/>
    <w:rsid w:val="00AE4183"/>
    <w:rsid w:val="00AE4AC6"/>
    <w:rsid w:val="00AE4F3B"/>
    <w:rsid w:val="00AE5442"/>
    <w:rsid w:val="00AE5D14"/>
    <w:rsid w:val="00AE5F37"/>
    <w:rsid w:val="00AE5F86"/>
    <w:rsid w:val="00AE6158"/>
    <w:rsid w:val="00AE62F0"/>
    <w:rsid w:val="00AE65F6"/>
    <w:rsid w:val="00AE667C"/>
    <w:rsid w:val="00AE779D"/>
    <w:rsid w:val="00AE79ED"/>
    <w:rsid w:val="00AE7C98"/>
    <w:rsid w:val="00AF007D"/>
    <w:rsid w:val="00AF1CB5"/>
    <w:rsid w:val="00AF2779"/>
    <w:rsid w:val="00AF2DF7"/>
    <w:rsid w:val="00AF2FCE"/>
    <w:rsid w:val="00AF4495"/>
    <w:rsid w:val="00AF4AEA"/>
    <w:rsid w:val="00AF5E74"/>
    <w:rsid w:val="00AF6564"/>
    <w:rsid w:val="00AF75D6"/>
    <w:rsid w:val="00B00E23"/>
    <w:rsid w:val="00B0135D"/>
    <w:rsid w:val="00B01385"/>
    <w:rsid w:val="00B0172A"/>
    <w:rsid w:val="00B026C2"/>
    <w:rsid w:val="00B02E79"/>
    <w:rsid w:val="00B0439B"/>
    <w:rsid w:val="00B04BDE"/>
    <w:rsid w:val="00B0519D"/>
    <w:rsid w:val="00B05DD0"/>
    <w:rsid w:val="00B06E80"/>
    <w:rsid w:val="00B076D7"/>
    <w:rsid w:val="00B07AB0"/>
    <w:rsid w:val="00B07C4F"/>
    <w:rsid w:val="00B116FE"/>
    <w:rsid w:val="00B13292"/>
    <w:rsid w:val="00B13A78"/>
    <w:rsid w:val="00B144C7"/>
    <w:rsid w:val="00B14680"/>
    <w:rsid w:val="00B148C6"/>
    <w:rsid w:val="00B15016"/>
    <w:rsid w:val="00B155CF"/>
    <w:rsid w:val="00B15D36"/>
    <w:rsid w:val="00B16059"/>
    <w:rsid w:val="00B164B7"/>
    <w:rsid w:val="00B1697F"/>
    <w:rsid w:val="00B16C5D"/>
    <w:rsid w:val="00B17034"/>
    <w:rsid w:val="00B17689"/>
    <w:rsid w:val="00B20712"/>
    <w:rsid w:val="00B20BAB"/>
    <w:rsid w:val="00B22AA6"/>
    <w:rsid w:val="00B23674"/>
    <w:rsid w:val="00B251A8"/>
    <w:rsid w:val="00B25220"/>
    <w:rsid w:val="00B25D78"/>
    <w:rsid w:val="00B25E32"/>
    <w:rsid w:val="00B26131"/>
    <w:rsid w:val="00B261A1"/>
    <w:rsid w:val="00B261BC"/>
    <w:rsid w:val="00B2644A"/>
    <w:rsid w:val="00B2724F"/>
    <w:rsid w:val="00B27882"/>
    <w:rsid w:val="00B27949"/>
    <w:rsid w:val="00B30622"/>
    <w:rsid w:val="00B307E9"/>
    <w:rsid w:val="00B30EE4"/>
    <w:rsid w:val="00B312EB"/>
    <w:rsid w:val="00B31B65"/>
    <w:rsid w:val="00B326EA"/>
    <w:rsid w:val="00B32F2A"/>
    <w:rsid w:val="00B333AA"/>
    <w:rsid w:val="00B3361D"/>
    <w:rsid w:val="00B33A9A"/>
    <w:rsid w:val="00B35564"/>
    <w:rsid w:val="00B3670E"/>
    <w:rsid w:val="00B413AD"/>
    <w:rsid w:val="00B41834"/>
    <w:rsid w:val="00B41A55"/>
    <w:rsid w:val="00B41AEB"/>
    <w:rsid w:val="00B4282D"/>
    <w:rsid w:val="00B4294A"/>
    <w:rsid w:val="00B42B6D"/>
    <w:rsid w:val="00B432AD"/>
    <w:rsid w:val="00B43CED"/>
    <w:rsid w:val="00B443F8"/>
    <w:rsid w:val="00B4515D"/>
    <w:rsid w:val="00B45DC7"/>
    <w:rsid w:val="00B502D2"/>
    <w:rsid w:val="00B505F6"/>
    <w:rsid w:val="00B51688"/>
    <w:rsid w:val="00B52BCE"/>
    <w:rsid w:val="00B52F62"/>
    <w:rsid w:val="00B538DC"/>
    <w:rsid w:val="00B55207"/>
    <w:rsid w:val="00B5783E"/>
    <w:rsid w:val="00B5788E"/>
    <w:rsid w:val="00B611B8"/>
    <w:rsid w:val="00B62AE9"/>
    <w:rsid w:val="00B635DE"/>
    <w:rsid w:val="00B63789"/>
    <w:rsid w:val="00B63C16"/>
    <w:rsid w:val="00B63D94"/>
    <w:rsid w:val="00B65A5F"/>
    <w:rsid w:val="00B674A7"/>
    <w:rsid w:val="00B67F1E"/>
    <w:rsid w:val="00B70792"/>
    <w:rsid w:val="00B71121"/>
    <w:rsid w:val="00B7178D"/>
    <w:rsid w:val="00B729C2"/>
    <w:rsid w:val="00B73108"/>
    <w:rsid w:val="00B73437"/>
    <w:rsid w:val="00B74E50"/>
    <w:rsid w:val="00B751B0"/>
    <w:rsid w:val="00B765E2"/>
    <w:rsid w:val="00B76997"/>
    <w:rsid w:val="00B76C67"/>
    <w:rsid w:val="00B77C7A"/>
    <w:rsid w:val="00B80238"/>
    <w:rsid w:val="00B80677"/>
    <w:rsid w:val="00B812FB"/>
    <w:rsid w:val="00B81C01"/>
    <w:rsid w:val="00B8212F"/>
    <w:rsid w:val="00B83992"/>
    <w:rsid w:val="00B84458"/>
    <w:rsid w:val="00B853F9"/>
    <w:rsid w:val="00B85CD2"/>
    <w:rsid w:val="00B85E0B"/>
    <w:rsid w:val="00B85E16"/>
    <w:rsid w:val="00B87CD2"/>
    <w:rsid w:val="00B90D8C"/>
    <w:rsid w:val="00B92148"/>
    <w:rsid w:val="00B92716"/>
    <w:rsid w:val="00B92B44"/>
    <w:rsid w:val="00B92D02"/>
    <w:rsid w:val="00B94176"/>
    <w:rsid w:val="00B94926"/>
    <w:rsid w:val="00B94930"/>
    <w:rsid w:val="00B9495C"/>
    <w:rsid w:val="00B9571D"/>
    <w:rsid w:val="00B96C14"/>
    <w:rsid w:val="00B96DE7"/>
    <w:rsid w:val="00B9779A"/>
    <w:rsid w:val="00B97B00"/>
    <w:rsid w:val="00BA1948"/>
    <w:rsid w:val="00BA22E3"/>
    <w:rsid w:val="00BA35F1"/>
    <w:rsid w:val="00BA4487"/>
    <w:rsid w:val="00BA50BE"/>
    <w:rsid w:val="00BA58B7"/>
    <w:rsid w:val="00BA59D1"/>
    <w:rsid w:val="00BA6557"/>
    <w:rsid w:val="00BA6D03"/>
    <w:rsid w:val="00BA72B5"/>
    <w:rsid w:val="00BA7359"/>
    <w:rsid w:val="00BA760E"/>
    <w:rsid w:val="00BB1425"/>
    <w:rsid w:val="00BB2A0B"/>
    <w:rsid w:val="00BB2B37"/>
    <w:rsid w:val="00BB36F1"/>
    <w:rsid w:val="00BB3E0B"/>
    <w:rsid w:val="00BB43F0"/>
    <w:rsid w:val="00BB48BB"/>
    <w:rsid w:val="00BB4C55"/>
    <w:rsid w:val="00BB4E02"/>
    <w:rsid w:val="00BB4E7F"/>
    <w:rsid w:val="00BB547E"/>
    <w:rsid w:val="00BB5833"/>
    <w:rsid w:val="00BB793C"/>
    <w:rsid w:val="00BC0302"/>
    <w:rsid w:val="00BC205B"/>
    <w:rsid w:val="00BC2B00"/>
    <w:rsid w:val="00BC30E3"/>
    <w:rsid w:val="00BC31BB"/>
    <w:rsid w:val="00BC337A"/>
    <w:rsid w:val="00BC4A10"/>
    <w:rsid w:val="00BC4B3F"/>
    <w:rsid w:val="00BC4E84"/>
    <w:rsid w:val="00BC545E"/>
    <w:rsid w:val="00BC5836"/>
    <w:rsid w:val="00BC5EE9"/>
    <w:rsid w:val="00BC72A0"/>
    <w:rsid w:val="00BD0615"/>
    <w:rsid w:val="00BD23D5"/>
    <w:rsid w:val="00BD3B94"/>
    <w:rsid w:val="00BD3BBA"/>
    <w:rsid w:val="00BD4921"/>
    <w:rsid w:val="00BD6554"/>
    <w:rsid w:val="00BD66AB"/>
    <w:rsid w:val="00BD6D75"/>
    <w:rsid w:val="00BD72FF"/>
    <w:rsid w:val="00BD75C7"/>
    <w:rsid w:val="00BE0084"/>
    <w:rsid w:val="00BE1484"/>
    <w:rsid w:val="00BE17C2"/>
    <w:rsid w:val="00BE287F"/>
    <w:rsid w:val="00BE3D60"/>
    <w:rsid w:val="00BE596B"/>
    <w:rsid w:val="00BE59B9"/>
    <w:rsid w:val="00BE6055"/>
    <w:rsid w:val="00BE7CA9"/>
    <w:rsid w:val="00BF03B0"/>
    <w:rsid w:val="00BF058C"/>
    <w:rsid w:val="00BF0669"/>
    <w:rsid w:val="00BF0AF2"/>
    <w:rsid w:val="00BF1025"/>
    <w:rsid w:val="00BF1B27"/>
    <w:rsid w:val="00BF1B96"/>
    <w:rsid w:val="00BF260C"/>
    <w:rsid w:val="00BF348C"/>
    <w:rsid w:val="00BF36EC"/>
    <w:rsid w:val="00BF6456"/>
    <w:rsid w:val="00BF7525"/>
    <w:rsid w:val="00C019A1"/>
    <w:rsid w:val="00C01F7A"/>
    <w:rsid w:val="00C027E5"/>
    <w:rsid w:val="00C033D9"/>
    <w:rsid w:val="00C035AD"/>
    <w:rsid w:val="00C04306"/>
    <w:rsid w:val="00C04830"/>
    <w:rsid w:val="00C04A59"/>
    <w:rsid w:val="00C05016"/>
    <w:rsid w:val="00C07F2D"/>
    <w:rsid w:val="00C116EC"/>
    <w:rsid w:val="00C12AA8"/>
    <w:rsid w:val="00C12B15"/>
    <w:rsid w:val="00C13246"/>
    <w:rsid w:val="00C13277"/>
    <w:rsid w:val="00C135D1"/>
    <w:rsid w:val="00C14120"/>
    <w:rsid w:val="00C146B3"/>
    <w:rsid w:val="00C14DA0"/>
    <w:rsid w:val="00C14E05"/>
    <w:rsid w:val="00C14FB7"/>
    <w:rsid w:val="00C150CD"/>
    <w:rsid w:val="00C159D5"/>
    <w:rsid w:val="00C16645"/>
    <w:rsid w:val="00C16E80"/>
    <w:rsid w:val="00C17A1A"/>
    <w:rsid w:val="00C21CEE"/>
    <w:rsid w:val="00C21D60"/>
    <w:rsid w:val="00C22E99"/>
    <w:rsid w:val="00C244E7"/>
    <w:rsid w:val="00C24B6E"/>
    <w:rsid w:val="00C251F3"/>
    <w:rsid w:val="00C25327"/>
    <w:rsid w:val="00C261C6"/>
    <w:rsid w:val="00C26C2C"/>
    <w:rsid w:val="00C30177"/>
    <w:rsid w:val="00C309D3"/>
    <w:rsid w:val="00C316B9"/>
    <w:rsid w:val="00C318FF"/>
    <w:rsid w:val="00C321AD"/>
    <w:rsid w:val="00C32628"/>
    <w:rsid w:val="00C346E3"/>
    <w:rsid w:val="00C3473C"/>
    <w:rsid w:val="00C36350"/>
    <w:rsid w:val="00C36557"/>
    <w:rsid w:val="00C3656F"/>
    <w:rsid w:val="00C40BD2"/>
    <w:rsid w:val="00C40CAD"/>
    <w:rsid w:val="00C40F57"/>
    <w:rsid w:val="00C41252"/>
    <w:rsid w:val="00C42A59"/>
    <w:rsid w:val="00C42E6F"/>
    <w:rsid w:val="00C434EB"/>
    <w:rsid w:val="00C4398A"/>
    <w:rsid w:val="00C4481B"/>
    <w:rsid w:val="00C4495B"/>
    <w:rsid w:val="00C44B9E"/>
    <w:rsid w:val="00C45402"/>
    <w:rsid w:val="00C47360"/>
    <w:rsid w:val="00C50489"/>
    <w:rsid w:val="00C50660"/>
    <w:rsid w:val="00C50B78"/>
    <w:rsid w:val="00C515C6"/>
    <w:rsid w:val="00C518DC"/>
    <w:rsid w:val="00C53D73"/>
    <w:rsid w:val="00C54ECF"/>
    <w:rsid w:val="00C55328"/>
    <w:rsid w:val="00C555F3"/>
    <w:rsid w:val="00C557C6"/>
    <w:rsid w:val="00C55D6F"/>
    <w:rsid w:val="00C56B71"/>
    <w:rsid w:val="00C56BF3"/>
    <w:rsid w:val="00C56F09"/>
    <w:rsid w:val="00C60AA3"/>
    <w:rsid w:val="00C60B25"/>
    <w:rsid w:val="00C60D28"/>
    <w:rsid w:val="00C60F5F"/>
    <w:rsid w:val="00C61024"/>
    <w:rsid w:val="00C61BDF"/>
    <w:rsid w:val="00C61E31"/>
    <w:rsid w:val="00C62065"/>
    <w:rsid w:val="00C62E05"/>
    <w:rsid w:val="00C63A24"/>
    <w:rsid w:val="00C64518"/>
    <w:rsid w:val="00C64735"/>
    <w:rsid w:val="00C6584E"/>
    <w:rsid w:val="00C66AD0"/>
    <w:rsid w:val="00C66CF8"/>
    <w:rsid w:val="00C670F1"/>
    <w:rsid w:val="00C703BB"/>
    <w:rsid w:val="00C711B3"/>
    <w:rsid w:val="00C71B5A"/>
    <w:rsid w:val="00C72A2B"/>
    <w:rsid w:val="00C72F03"/>
    <w:rsid w:val="00C73A26"/>
    <w:rsid w:val="00C73F88"/>
    <w:rsid w:val="00C7517F"/>
    <w:rsid w:val="00C753E9"/>
    <w:rsid w:val="00C7619C"/>
    <w:rsid w:val="00C76300"/>
    <w:rsid w:val="00C764A2"/>
    <w:rsid w:val="00C76E4F"/>
    <w:rsid w:val="00C809E1"/>
    <w:rsid w:val="00C821BD"/>
    <w:rsid w:val="00C836C8"/>
    <w:rsid w:val="00C83937"/>
    <w:rsid w:val="00C84399"/>
    <w:rsid w:val="00C844D0"/>
    <w:rsid w:val="00C84FF6"/>
    <w:rsid w:val="00C86135"/>
    <w:rsid w:val="00C86B3C"/>
    <w:rsid w:val="00C87AC2"/>
    <w:rsid w:val="00C90E0A"/>
    <w:rsid w:val="00C91173"/>
    <w:rsid w:val="00C911BC"/>
    <w:rsid w:val="00C91A5E"/>
    <w:rsid w:val="00C922EB"/>
    <w:rsid w:val="00C928BC"/>
    <w:rsid w:val="00C94E72"/>
    <w:rsid w:val="00C957D9"/>
    <w:rsid w:val="00C96654"/>
    <w:rsid w:val="00C96B44"/>
    <w:rsid w:val="00C97917"/>
    <w:rsid w:val="00CA057C"/>
    <w:rsid w:val="00CA093C"/>
    <w:rsid w:val="00CA09CB"/>
    <w:rsid w:val="00CA1E40"/>
    <w:rsid w:val="00CA3387"/>
    <w:rsid w:val="00CA34EE"/>
    <w:rsid w:val="00CA3641"/>
    <w:rsid w:val="00CA3EE1"/>
    <w:rsid w:val="00CA50BB"/>
    <w:rsid w:val="00CA645E"/>
    <w:rsid w:val="00CA6661"/>
    <w:rsid w:val="00CA6869"/>
    <w:rsid w:val="00CA6D16"/>
    <w:rsid w:val="00CA70BF"/>
    <w:rsid w:val="00CA762D"/>
    <w:rsid w:val="00CB11F6"/>
    <w:rsid w:val="00CB138E"/>
    <w:rsid w:val="00CB1752"/>
    <w:rsid w:val="00CB1E7A"/>
    <w:rsid w:val="00CB2336"/>
    <w:rsid w:val="00CB299E"/>
    <w:rsid w:val="00CB2CB2"/>
    <w:rsid w:val="00CB341D"/>
    <w:rsid w:val="00CB381B"/>
    <w:rsid w:val="00CB3E7C"/>
    <w:rsid w:val="00CB5ADF"/>
    <w:rsid w:val="00CB7655"/>
    <w:rsid w:val="00CB79E9"/>
    <w:rsid w:val="00CB79EC"/>
    <w:rsid w:val="00CB7FFE"/>
    <w:rsid w:val="00CC0135"/>
    <w:rsid w:val="00CC0394"/>
    <w:rsid w:val="00CC0968"/>
    <w:rsid w:val="00CC0CA4"/>
    <w:rsid w:val="00CC1F63"/>
    <w:rsid w:val="00CC22F9"/>
    <w:rsid w:val="00CC2481"/>
    <w:rsid w:val="00CC2BC2"/>
    <w:rsid w:val="00CC328C"/>
    <w:rsid w:val="00CC353C"/>
    <w:rsid w:val="00CC4CF5"/>
    <w:rsid w:val="00CC4F68"/>
    <w:rsid w:val="00CC50AB"/>
    <w:rsid w:val="00CC56FA"/>
    <w:rsid w:val="00CC5D0B"/>
    <w:rsid w:val="00CC5E77"/>
    <w:rsid w:val="00CC6349"/>
    <w:rsid w:val="00CC670E"/>
    <w:rsid w:val="00CD03EF"/>
    <w:rsid w:val="00CD159B"/>
    <w:rsid w:val="00CD2DB3"/>
    <w:rsid w:val="00CD335D"/>
    <w:rsid w:val="00CD3FCF"/>
    <w:rsid w:val="00CD4CA2"/>
    <w:rsid w:val="00CD4E29"/>
    <w:rsid w:val="00CD5569"/>
    <w:rsid w:val="00CD5D92"/>
    <w:rsid w:val="00CD5EAC"/>
    <w:rsid w:val="00CD68C4"/>
    <w:rsid w:val="00CD6EB5"/>
    <w:rsid w:val="00CD7E8A"/>
    <w:rsid w:val="00CD7F1C"/>
    <w:rsid w:val="00CE0149"/>
    <w:rsid w:val="00CE1E67"/>
    <w:rsid w:val="00CE227D"/>
    <w:rsid w:val="00CE2E6D"/>
    <w:rsid w:val="00CE617E"/>
    <w:rsid w:val="00CE6368"/>
    <w:rsid w:val="00CE685E"/>
    <w:rsid w:val="00CF1A8E"/>
    <w:rsid w:val="00CF1F32"/>
    <w:rsid w:val="00CF238F"/>
    <w:rsid w:val="00CF2585"/>
    <w:rsid w:val="00CF3049"/>
    <w:rsid w:val="00CF3A2E"/>
    <w:rsid w:val="00CF3C82"/>
    <w:rsid w:val="00CF439C"/>
    <w:rsid w:val="00CF4812"/>
    <w:rsid w:val="00CF55EA"/>
    <w:rsid w:val="00CF60D0"/>
    <w:rsid w:val="00CF60D9"/>
    <w:rsid w:val="00CF6ADC"/>
    <w:rsid w:val="00CF6F36"/>
    <w:rsid w:val="00CF73A4"/>
    <w:rsid w:val="00CF7985"/>
    <w:rsid w:val="00CF7EEC"/>
    <w:rsid w:val="00D01AE6"/>
    <w:rsid w:val="00D0241D"/>
    <w:rsid w:val="00D02968"/>
    <w:rsid w:val="00D02B60"/>
    <w:rsid w:val="00D02C12"/>
    <w:rsid w:val="00D02C53"/>
    <w:rsid w:val="00D0306E"/>
    <w:rsid w:val="00D03E21"/>
    <w:rsid w:val="00D05322"/>
    <w:rsid w:val="00D055DB"/>
    <w:rsid w:val="00D05AC5"/>
    <w:rsid w:val="00D05D39"/>
    <w:rsid w:val="00D0722F"/>
    <w:rsid w:val="00D07BF3"/>
    <w:rsid w:val="00D10152"/>
    <w:rsid w:val="00D12336"/>
    <w:rsid w:val="00D142B5"/>
    <w:rsid w:val="00D144EF"/>
    <w:rsid w:val="00D14CB2"/>
    <w:rsid w:val="00D1555A"/>
    <w:rsid w:val="00D15DCF"/>
    <w:rsid w:val="00D1658B"/>
    <w:rsid w:val="00D20610"/>
    <w:rsid w:val="00D20689"/>
    <w:rsid w:val="00D20B60"/>
    <w:rsid w:val="00D21A10"/>
    <w:rsid w:val="00D22376"/>
    <w:rsid w:val="00D22848"/>
    <w:rsid w:val="00D22B18"/>
    <w:rsid w:val="00D233E9"/>
    <w:rsid w:val="00D236A0"/>
    <w:rsid w:val="00D2460E"/>
    <w:rsid w:val="00D24B18"/>
    <w:rsid w:val="00D24DC2"/>
    <w:rsid w:val="00D26C63"/>
    <w:rsid w:val="00D27619"/>
    <w:rsid w:val="00D30238"/>
    <w:rsid w:val="00D317A5"/>
    <w:rsid w:val="00D31A03"/>
    <w:rsid w:val="00D3295A"/>
    <w:rsid w:val="00D32C18"/>
    <w:rsid w:val="00D32F24"/>
    <w:rsid w:val="00D3437F"/>
    <w:rsid w:val="00D34D60"/>
    <w:rsid w:val="00D34EFA"/>
    <w:rsid w:val="00D35229"/>
    <w:rsid w:val="00D37A85"/>
    <w:rsid w:val="00D37BCC"/>
    <w:rsid w:val="00D37D78"/>
    <w:rsid w:val="00D40DFD"/>
    <w:rsid w:val="00D41A64"/>
    <w:rsid w:val="00D41C5B"/>
    <w:rsid w:val="00D423B1"/>
    <w:rsid w:val="00D42DB5"/>
    <w:rsid w:val="00D44710"/>
    <w:rsid w:val="00D45110"/>
    <w:rsid w:val="00D4676D"/>
    <w:rsid w:val="00D46F2E"/>
    <w:rsid w:val="00D46F7D"/>
    <w:rsid w:val="00D4724A"/>
    <w:rsid w:val="00D47604"/>
    <w:rsid w:val="00D47634"/>
    <w:rsid w:val="00D479D2"/>
    <w:rsid w:val="00D5026C"/>
    <w:rsid w:val="00D5064F"/>
    <w:rsid w:val="00D50F71"/>
    <w:rsid w:val="00D53D44"/>
    <w:rsid w:val="00D53E3D"/>
    <w:rsid w:val="00D5464B"/>
    <w:rsid w:val="00D550C6"/>
    <w:rsid w:val="00D5548C"/>
    <w:rsid w:val="00D57436"/>
    <w:rsid w:val="00D57EE3"/>
    <w:rsid w:val="00D60BBF"/>
    <w:rsid w:val="00D60ECB"/>
    <w:rsid w:val="00D61CD1"/>
    <w:rsid w:val="00D62728"/>
    <w:rsid w:val="00D634A2"/>
    <w:rsid w:val="00D6358E"/>
    <w:rsid w:val="00D63AA7"/>
    <w:rsid w:val="00D65C74"/>
    <w:rsid w:val="00D6680C"/>
    <w:rsid w:val="00D66A8A"/>
    <w:rsid w:val="00D670A1"/>
    <w:rsid w:val="00D70035"/>
    <w:rsid w:val="00D70162"/>
    <w:rsid w:val="00D70BA2"/>
    <w:rsid w:val="00D70C91"/>
    <w:rsid w:val="00D7209C"/>
    <w:rsid w:val="00D72370"/>
    <w:rsid w:val="00D72B38"/>
    <w:rsid w:val="00D73BEB"/>
    <w:rsid w:val="00D74384"/>
    <w:rsid w:val="00D75481"/>
    <w:rsid w:val="00D756EA"/>
    <w:rsid w:val="00D75A79"/>
    <w:rsid w:val="00D7617C"/>
    <w:rsid w:val="00D7692E"/>
    <w:rsid w:val="00D7714A"/>
    <w:rsid w:val="00D77CAC"/>
    <w:rsid w:val="00D80674"/>
    <w:rsid w:val="00D80B9C"/>
    <w:rsid w:val="00D80BA7"/>
    <w:rsid w:val="00D810DB"/>
    <w:rsid w:val="00D81112"/>
    <w:rsid w:val="00D81AD7"/>
    <w:rsid w:val="00D823F1"/>
    <w:rsid w:val="00D82775"/>
    <w:rsid w:val="00D83E40"/>
    <w:rsid w:val="00D860B8"/>
    <w:rsid w:val="00D861F0"/>
    <w:rsid w:val="00D9007C"/>
    <w:rsid w:val="00D9062E"/>
    <w:rsid w:val="00D90C0B"/>
    <w:rsid w:val="00D91054"/>
    <w:rsid w:val="00D9146B"/>
    <w:rsid w:val="00D91581"/>
    <w:rsid w:val="00D91987"/>
    <w:rsid w:val="00D921CA"/>
    <w:rsid w:val="00D93C00"/>
    <w:rsid w:val="00D94961"/>
    <w:rsid w:val="00D94EDC"/>
    <w:rsid w:val="00D96696"/>
    <w:rsid w:val="00D966F2"/>
    <w:rsid w:val="00D96A12"/>
    <w:rsid w:val="00D976C1"/>
    <w:rsid w:val="00DA04DE"/>
    <w:rsid w:val="00DA18A5"/>
    <w:rsid w:val="00DA1EC4"/>
    <w:rsid w:val="00DA26C3"/>
    <w:rsid w:val="00DA2BEA"/>
    <w:rsid w:val="00DA2E28"/>
    <w:rsid w:val="00DA3228"/>
    <w:rsid w:val="00DA3632"/>
    <w:rsid w:val="00DA4892"/>
    <w:rsid w:val="00DA4FE6"/>
    <w:rsid w:val="00DA57DE"/>
    <w:rsid w:val="00DA6368"/>
    <w:rsid w:val="00DB036E"/>
    <w:rsid w:val="00DB06D7"/>
    <w:rsid w:val="00DB0D34"/>
    <w:rsid w:val="00DB1000"/>
    <w:rsid w:val="00DB161C"/>
    <w:rsid w:val="00DB180B"/>
    <w:rsid w:val="00DB1E68"/>
    <w:rsid w:val="00DB3700"/>
    <w:rsid w:val="00DB3BB2"/>
    <w:rsid w:val="00DB47B9"/>
    <w:rsid w:val="00DB4B0D"/>
    <w:rsid w:val="00DB4F02"/>
    <w:rsid w:val="00DB597B"/>
    <w:rsid w:val="00DB5981"/>
    <w:rsid w:val="00DB63BE"/>
    <w:rsid w:val="00DB64E7"/>
    <w:rsid w:val="00DB6EA4"/>
    <w:rsid w:val="00DB7093"/>
    <w:rsid w:val="00DB786D"/>
    <w:rsid w:val="00DC023C"/>
    <w:rsid w:val="00DC1741"/>
    <w:rsid w:val="00DC234E"/>
    <w:rsid w:val="00DC24C9"/>
    <w:rsid w:val="00DC2A7D"/>
    <w:rsid w:val="00DC4434"/>
    <w:rsid w:val="00DC5767"/>
    <w:rsid w:val="00DC6E6B"/>
    <w:rsid w:val="00DC70C6"/>
    <w:rsid w:val="00DC71B3"/>
    <w:rsid w:val="00DC71F7"/>
    <w:rsid w:val="00DC780E"/>
    <w:rsid w:val="00DC7CB2"/>
    <w:rsid w:val="00DD005E"/>
    <w:rsid w:val="00DD0579"/>
    <w:rsid w:val="00DD0DAC"/>
    <w:rsid w:val="00DD25B6"/>
    <w:rsid w:val="00DD2611"/>
    <w:rsid w:val="00DD2B18"/>
    <w:rsid w:val="00DD2B4B"/>
    <w:rsid w:val="00DD33B8"/>
    <w:rsid w:val="00DD4A15"/>
    <w:rsid w:val="00DD4E4B"/>
    <w:rsid w:val="00DD744F"/>
    <w:rsid w:val="00DD7769"/>
    <w:rsid w:val="00DD77F3"/>
    <w:rsid w:val="00DD7ED8"/>
    <w:rsid w:val="00DE22F7"/>
    <w:rsid w:val="00DE23B6"/>
    <w:rsid w:val="00DE23DC"/>
    <w:rsid w:val="00DE2646"/>
    <w:rsid w:val="00DE38AE"/>
    <w:rsid w:val="00DE5702"/>
    <w:rsid w:val="00DE6363"/>
    <w:rsid w:val="00DE6995"/>
    <w:rsid w:val="00DE6E0F"/>
    <w:rsid w:val="00DE78BA"/>
    <w:rsid w:val="00DF002A"/>
    <w:rsid w:val="00DF04CF"/>
    <w:rsid w:val="00DF09AC"/>
    <w:rsid w:val="00DF12CF"/>
    <w:rsid w:val="00DF12D4"/>
    <w:rsid w:val="00DF1CFA"/>
    <w:rsid w:val="00DF20F6"/>
    <w:rsid w:val="00DF454D"/>
    <w:rsid w:val="00DF4671"/>
    <w:rsid w:val="00DF62DD"/>
    <w:rsid w:val="00DF68AA"/>
    <w:rsid w:val="00DF7511"/>
    <w:rsid w:val="00DF7E58"/>
    <w:rsid w:val="00E00168"/>
    <w:rsid w:val="00E0118B"/>
    <w:rsid w:val="00E01DE5"/>
    <w:rsid w:val="00E01F1D"/>
    <w:rsid w:val="00E02DBE"/>
    <w:rsid w:val="00E03677"/>
    <w:rsid w:val="00E0442E"/>
    <w:rsid w:val="00E04D95"/>
    <w:rsid w:val="00E06B8C"/>
    <w:rsid w:val="00E11956"/>
    <w:rsid w:val="00E12078"/>
    <w:rsid w:val="00E126FC"/>
    <w:rsid w:val="00E12F7C"/>
    <w:rsid w:val="00E13811"/>
    <w:rsid w:val="00E13B43"/>
    <w:rsid w:val="00E1453F"/>
    <w:rsid w:val="00E14B55"/>
    <w:rsid w:val="00E16810"/>
    <w:rsid w:val="00E16D36"/>
    <w:rsid w:val="00E17CDE"/>
    <w:rsid w:val="00E20FC6"/>
    <w:rsid w:val="00E215DC"/>
    <w:rsid w:val="00E21AD0"/>
    <w:rsid w:val="00E22B68"/>
    <w:rsid w:val="00E24144"/>
    <w:rsid w:val="00E24947"/>
    <w:rsid w:val="00E2639F"/>
    <w:rsid w:val="00E26F71"/>
    <w:rsid w:val="00E277CC"/>
    <w:rsid w:val="00E27B18"/>
    <w:rsid w:val="00E30897"/>
    <w:rsid w:val="00E32E59"/>
    <w:rsid w:val="00E333F7"/>
    <w:rsid w:val="00E3349F"/>
    <w:rsid w:val="00E33A71"/>
    <w:rsid w:val="00E33F8B"/>
    <w:rsid w:val="00E356D5"/>
    <w:rsid w:val="00E35874"/>
    <w:rsid w:val="00E35AC1"/>
    <w:rsid w:val="00E36A23"/>
    <w:rsid w:val="00E37482"/>
    <w:rsid w:val="00E3761D"/>
    <w:rsid w:val="00E3772B"/>
    <w:rsid w:val="00E407B6"/>
    <w:rsid w:val="00E4211A"/>
    <w:rsid w:val="00E42227"/>
    <w:rsid w:val="00E42292"/>
    <w:rsid w:val="00E43179"/>
    <w:rsid w:val="00E43A9F"/>
    <w:rsid w:val="00E440D9"/>
    <w:rsid w:val="00E45571"/>
    <w:rsid w:val="00E45AFC"/>
    <w:rsid w:val="00E47A71"/>
    <w:rsid w:val="00E50DF5"/>
    <w:rsid w:val="00E51BD9"/>
    <w:rsid w:val="00E526FF"/>
    <w:rsid w:val="00E531A8"/>
    <w:rsid w:val="00E538EF"/>
    <w:rsid w:val="00E54571"/>
    <w:rsid w:val="00E550B6"/>
    <w:rsid w:val="00E56150"/>
    <w:rsid w:val="00E56408"/>
    <w:rsid w:val="00E56C14"/>
    <w:rsid w:val="00E57A05"/>
    <w:rsid w:val="00E57F6A"/>
    <w:rsid w:val="00E62250"/>
    <w:rsid w:val="00E62399"/>
    <w:rsid w:val="00E623F6"/>
    <w:rsid w:val="00E62666"/>
    <w:rsid w:val="00E62A2B"/>
    <w:rsid w:val="00E649EB"/>
    <w:rsid w:val="00E64C65"/>
    <w:rsid w:val="00E6521E"/>
    <w:rsid w:val="00E65415"/>
    <w:rsid w:val="00E66E01"/>
    <w:rsid w:val="00E6768D"/>
    <w:rsid w:val="00E676F9"/>
    <w:rsid w:val="00E72E99"/>
    <w:rsid w:val="00E75822"/>
    <w:rsid w:val="00E75845"/>
    <w:rsid w:val="00E76680"/>
    <w:rsid w:val="00E77897"/>
    <w:rsid w:val="00E77C34"/>
    <w:rsid w:val="00E8138E"/>
    <w:rsid w:val="00E81CA9"/>
    <w:rsid w:val="00E823A4"/>
    <w:rsid w:val="00E8241D"/>
    <w:rsid w:val="00E82A06"/>
    <w:rsid w:val="00E82CE0"/>
    <w:rsid w:val="00E82E97"/>
    <w:rsid w:val="00E8328D"/>
    <w:rsid w:val="00E83C78"/>
    <w:rsid w:val="00E8454C"/>
    <w:rsid w:val="00E84B63"/>
    <w:rsid w:val="00E84C6B"/>
    <w:rsid w:val="00E857B2"/>
    <w:rsid w:val="00E86253"/>
    <w:rsid w:val="00E878F6"/>
    <w:rsid w:val="00E8796D"/>
    <w:rsid w:val="00E90081"/>
    <w:rsid w:val="00E91197"/>
    <w:rsid w:val="00E916E9"/>
    <w:rsid w:val="00E92BC6"/>
    <w:rsid w:val="00E92FA4"/>
    <w:rsid w:val="00E93053"/>
    <w:rsid w:val="00E934DD"/>
    <w:rsid w:val="00E93CBB"/>
    <w:rsid w:val="00E94259"/>
    <w:rsid w:val="00E94295"/>
    <w:rsid w:val="00E95F8E"/>
    <w:rsid w:val="00E97D89"/>
    <w:rsid w:val="00EA01B0"/>
    <w:rsid w:val="00EA0928"/>
    <w:rsid w:val="00EA0E35"/>
    <w:rsid w:val="00EA1093"/>
    <w:rsid w:val="00EA1391"/>
    <w:rsid w:val="00EA18B8"/>
    <w:rsid w:val="00EA1A61"/>
    <w:rsid w:val="00EA2762"/>
    <w:rsid w:val="00EA2EDF"/>
    <w:rsid w:val="00EA4E64"/>
    <w:rsid w:val="00EA6CD5"/>
    <w:rsid w:val="00EA7645"/>
    <w:rsid w:val="00EB02CB"/>
    <w:rsid w:val="00EB0617"/>
    <w:rsid w:val="00EB0A00"/>
    <w:rsid w:val="00EB0BC7"/>
    <w:rsid w:val="00EB2D72"/>
    <w:rsid w:val="00EB30DB"/>
    <w:rsid w:val="00EB31FE"/>
    <w:rsid w:val="00EB3750"/>
    <w:rsid w:val="00EB3973"/>
    <w:rsid w:val="00EB3B3F"/>
    <w:rsid w:val="00EB40A5"/>
    <w:rsid w:val="00EB415B"/>
    <w:rsid w:val="00EB46C6"/>
    <w:rsid w:val="00EB5705"/>
    <w:rsid w:val="00EB5FF3"/>
    <w:rsid w:val="00EB66A9"/>
    <w:rsid w:val="00EB7615"/>
    <w:rsid w:val="00EB79A0"/>
    <w:rsid w:val="00EB7D6C"/>
    <w:rsid w:val="00EC03C6"/>
    <w:rsid w:val="00EC105F"/>
    <w:rsid w:val="00EC1E02"/>
    <w:rsid w:val="00EC2613"/>
    <w:rsid w:val="00EC310A"/>
    <w:rsid w:val="00EC337C"/>
    <w:rsid w:val="00EC66C8"/>
    <w:rsid w:val="00EC7FE8"/>
    <w:rsid w:val="00ED1858"/>
    <w:rsid w:val="00ED2DD5"/>
    <w:rsid w:val="00ED3949"/>
    <w:rsid w:val="00ED43BB"/>
    <w:rsid w:val="00ED43F9"/>
    <w:rsid w:val="00ED4C89"/>
    <w:rsid w:val="00ED6035"/>
    <w:rsid w:val="00ED7CD1"/>
    <w:rsid w:val="00EE1FC5"/>
    <w:rsid w:val="00EE319C"/>
    <w:rsid w:val="00EE3EB3"/>
    <w:rsid w:val="00EE483C"/>
    <w:rsid w:val="00EE4F5E"/>
    <w:rsid w:val="00EE5243"/>
    <w:rsid w:val="00EE5503"/>
    <w:rsid w:val="00EE6449"/>
    <w:rsid w:val="00EE6AB0"/>
    <w:rsid w:val="00EE6F28"/>
    <w:rsid w:val="00EF089F"/>
    <w:rsid w:val="00EF09C7"/>
    <w:rsid w:val="00EF216D"/>
    <w:rsid w:val="00EF24B9"/>
    <w:rsid w:val="00EF4326"/>
    <w:rsid w:val="00EF4DF6"/>
    <w:rsid w:val="00EF5230"/>
    <w:rsid w:val="00EF548F"/>
    <w:rsid w:val="00EF5FAE"/>
    <w:rsid w:val="00EF66DF"/>
    <w:rsid w:val="00EF69F6"/>
    <w:rsid w:val="00EF7B83"/>
    <w:rsid w:val="00F001B1"/>
    <w:rsid w:val="00F00201"/>
    <w:rsid w:val="00F00773"/>
    <w:rsid w:val="00F00E2B"/>
    <w:rsid w:val="00F01108"/>
    <w:rsid w:val="00F02905"/>
    <w:rsid w:val="00F029C3"/>
    <w:rsid w:val="00F02BF4"/>
    <w:rsid w:val="00F02DF9"/>
    <w:rsid w:val="00F030F2"/>
    <w:rsid w:val="00F04106"/>
    <w:rsid w:val="00F042AC"/>
    <w:rsid w:val="00F043CC"/>
    <w:rsid w:val="00F044C0"/>
    <w:rsid w:val="00F04DA4"/>
    <w:rsid w:val="00F059F1"/>
    <w:rsid w:val="00F05B16"/>
    <w:rsid w:val="00F05CBF"/>
    <w:rsid w:val="00F06F1D"/>
    <w:rsid w:val="00F0763B"/>
    <w:rsid w:val="00F07FA7"/>
    <w:rsid w:val="00F1009E"/>
    <w:rsid w:val="00F11E1D"/>
    <w:rsid w:val="00F12E66"/>
    <w:rsid w:val="00F13CBA"/>
    <w:rsid w:val="00F14E0A"/>
    <w:rsid w:val="00F15392"/>
    <w:rsid w:val="00F15D4A"/>
    <w:rsid w:val="00F15E84"/>
    <w:rsid w:val="00F163C6"/>
    <w:rsid w:val="00F16AA0"/>
    <w:rsid w:val="00F176C5"/>
    <w:rsid w:val="00F20358"/>
    <w:rsid w:val="00F20A69"/>
    <w:rsid w:val="00F21DB0"/>
    <w:rsid w:val="00F21FDB"/>
    <w:rsid w:val="00F22E80"/>
    <w:rsid w:val="00F251A2"/>
    <w:rsid w:val="00F26D48"/>
    <w:rsid w:val="00F27E79"/>
    <w:rsid w:val="00F30DD1"/>
    <w:rsid w:val="00F31224"/>
    <w:rsid w:val="00F31856"/>
    <w:rsid w:val="00F32872"/>
    <w:rsid w:val="00F33523"/>
    <w:rsid w:val="00F335E4"/>
    <w:rsid w:val="00F337A5"/>
    <w:rsid w:val="00F33A38"/>
    <w:rsid w:val="00F34B80"/>
    <w:rsid w:val="00F34D9F"/>
    <w:rsid w:val="00F352CE"/>
    <w:rsid w:val="00F36561"/>
    <w:rsid w:val="00F378A4"/>
    <w:rsid w:val="00F37F4A"/>
    <w:rsid w:val="00F41C0B"/>
    <w:rsid w:val="00F43041"/>
    <w:rsid w:val="00F430D6"/>
    <w:rsid w:val="00F43359"/>
    <w:rsid w:val="00F44704"/>
    <w:rsid w:val="00F4529C"/>
    <w:rsid w:val="00F46040"/>
    <w:rsid w:val="00F470FB"/>
    <w:rsid w:val="00F47996"/>
    <w:rsid w:val="00F50103"/>
    <w:rsid w:val="00F504F0"/>
    <w:rsid w:val="00F51265"/>
    <w:rsid w:val="00F52038"/>
    <w:rsid w:val="00F521F6"/>
    <w:rsid w:val="00F5234A"/>
    <w:rsid w:val="00F5283A"/>
    <w:rsid w:val="00F535ED"/>
    <w:rsid w:val="00F557DE"/>
    <w:rsid w:val="00F56C7C"/>
    <w:rsid w:val="00F5708B"/>
    <w:rsid w:val="00F601A7"/>
    <w:rsid w:val="00F60F26"/>
    <w:rsid w:val="00F61702"/>
    <w:rsid w:val="00F61E09"/>
    <w:rsid w:val="00F61E25"/>
    <w:rsid w:val="00F62174"/>
    <w:rsid w:val="00F62B0B"/>
    <w:rsid w:val="00F63517"/>
    <w:rsid w:val="00F642AA"/>
    <w:rsid w:val="00F64E13"/>
    <w:rsid w:val="00F6573E"/>
    <w:rsid w:val="00F65935"/>
    <w:rsid w:val="00F65C10"/>
    <w:rsid w:val="00F668F2"/>
    <w:rsid w:val="00F66E6C"/>
    <w:rsid w:val="00F674F8"/>
    <w:rsid w:val="00F70BD8"/>
    <w:rsid w:val="00F70EE2"/>
    <w:rsid w:val="00F71A78"/>
    <w:rsid w:val="00F71B84"/>
    <w:rsid w:val="00F7351B"/>
    <w:rsid w:val="00F73BEC"/>
    <w:rsid w:val="00F740CD"/>
    <w:rsid w:val="00F77ABF"/>
    <w:rsid w:val="00F80105"/>
    <w:rsid w:val="00F8084B"/>
    <w:rsid w:val="00F80A0D"/>
    <w:rsid w:val="00F81D1B"/>
    <w:rsid w:val="00F81D9D"/>
    <w:rsid w:val="00F83C88"/>
    <w:rsid w:val="00F85784"/>
    <w:rsid w:val="00F85A02"/>
    <w:rsid w:val="00F8642D"/>
    <w:rsid w:val="00F86F77"/>
    <w:rsid w:val="00F87ED6"/>
    <w:rsid w:val="00F90CC2"/>
    <w:rsid w:val="00F91314"/>
    <w:rsid w:val="00F91DE8"/>
    <w:rsid w:val="00F925DC"/>
    <w:rsid w:val="00F925F7"/>
    <w:rsid w:val="00F93D11"/>
    <w:rsid w:val="00F93D31"/>
    <w:rsid w:val="00F94E8C"/>
    <w:rsid w:val="00F94EF7"/>
    <w:rsid w:val="00F96BD4"/>
    <w:rsid w:val="00F96BD9"/>
    <w:rsid w:val="00F97737"/>
    <w:rsid w:val="00F97E45"/>
    <w:rsid w:val="00FA06C8"/>
    <w:rsid w:val="00FA1AEE"/>
    <w:rsid w:val="00FA2311"/>
    <w:rsid w:val="00FA3445"/>
    <w:rsid w:val="00FA36F7"/>
    <w:rsid w:val="00FA3EB3"/>
    <w:rsid w:val="00FA54F6"/>
    <w:rsid w:val="00FA7A84"/>
    <w:rsid w:val="00FA7CB0"/>
    <w:rsid w:val="00FA7D09"/>
    <w:rsid w:val="00FA7E5F"/>
    <w:rsid w:val="00FB0647"/>
    <w:rsid w:val="00FB1281"/>
    <w:rsid w:val="00FB1812"/>
    <w:rsid w:val="00FB1816"/>
    <w:rsid w:val="00FB23D1"/>
    <w:rsid w:val="00FB2603"/>
    <w:rsid w:val="00FB26E8"/>
    <w:rsid w:val="00FB276F"/>
    <w:rsid w:val="00FB289A"/>
    <w:rsid w:val="00FB3572"/>
    <w:rsid w:val="00FB4556"/>
    <w:rsid w:val="00FB4D24"/>
    <w:rsid w:val="00FB4E5C"/>
    <w:rsid w:val="00FB748B"/>
    <w:rsid w:val="00FB758F"/>
    <w:rsid w:val="00FB7B9F"/>
    <w:rsid w:val="00FC01EB"/>
    <w:rsid w:val="00FC0782"/>
    <w:rsid w:val="00FC32E5"/>
    <w:rsid w:val="00FC352A"/>
    <w:rsid w:val="00FC410D"/>
    <w:rsid w:val="00FC575C"/>
    <w:rsid w:val="00FC75EE"/>
    <w:rsid w:val="00FD04BB"/>
    <w:rsid w:val="00FD0D90"/>
    <w:rsid w:val="00FD156E"/>
    <w:rsid w:val="00FD20F4"/>
    <w:rsid w:val="00FD2A85"/>
    <w:rsid w:val="00FD32F0"/>
    <w:rsid w:val="00FD4587"/>
    <w:rsid w:val="00FD4BC9"/>
    <w:rsid w:val="00FD4EAE"/>
    <w:rsid w:val="00FD559A"/>
    <w:rsid w:val="00FD63AC"/>
    <w:rsid w:val="00FD6B39"/>
    <w:rsid w:val="00FD732D"/>
    <w:rsid w:val="00FE13A4"/>
    <w:rsid w:val="00FE3093"/>
    <w:rsid w:val="00FE3142"/>
    <w:rsid w:val="00FE344C"/>
    <w:rsid w:val="00FE373C"/>
    <w:rsid w:val="00FE39DA"/>
    <w:rsid w:val="00FE47F9"/>
    <w:rsid w:val="00FE501A"/>
    <w:rsid w:val="00FE51B8"/>
    <w:rsid w:val="00FE5337"/>
    <w:rsid w:val="00FE59F6"/>
    <w:rsid w:val="00FE61D2"/>
    <w:rsid w:val="00FE67DE"/>
    <w:rsid w:val="00FE6E81"/>
    <w:rsid w:val="00FF0327"/>
    <w:rsid w:val="00FF0CC0"/>
    <w:rsid w:val="00FF12BC"/>
    <w:rsid w:val="00FF13F0"/>
    <w:rsid w:val="00FF1611"/>
    <w:rsid w:val="00FF1D28"/>
    <w:rsid w:val="00FF2CEE"/>
    <w:rsid w:val="00FF4721"/>
    <w:rsid w:val="00FF483A"/>
    <w:rsid w:val="00FF4FD9"/>
    <w:rsid w:val="00FF5172"/>
    <w:rsid w:val="00FF5496"/>
    <w:rsid w:val="00FF596A"/>
    <w:rsid w:val="00FF5B9B"/>
    <w:rsid w:val="00FF601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1597C7F"/>
  <w15:docId w15:val="{79283FFC-7543-4B30-82BA-C2AD77F54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9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2A2B"/>
    <w:rPr>
      <w:rFonts w:ascii="Arial" w:hAnsi="Arial"/>
      <w:sz w:val="22"/>
      <w:szCs w:val="22"/>
      <w:lang w:val="en-US" w:eastAsia="en-US"/>
    </w:rPr>
  </w:style>
  <w:style w:type="paragraph" w:styleId="Heading1">
    <w:name w:val="heading 1"/>
    <w:aliases w:val="h1,Part"/>
    <w:basedOn w:val="Normal"/>
    <w:next w:val="Normal"/>
    <w:link w:val="Heading1Char"/>
    <w:autoRedefine/>
    <w:qFormat/>
    <w:rsid w:val="002F58D0"/>
    <w:pPr>
      <w:keepNext/>
      <w:pageBreakBefore/>
      <w:numPr>
        <w:numId w:val="5"/>
      </w:numPr>
      <w:tabs>
        <w:tab w:val="left" w:pos="540"/>
      </w:tabs>
      <w:spacing w:before="240" w:after="240"/>
      <w:outlineLvl w:val="0"/>
    </w:pPr>
    <w:rPr>
      <w:rFonts w:cs="Arial"/>
      <w:b/>
      <w:bCs/>
      <w:kern w:val="32"/>
      <w:sz w:val="32"/>
      <w:szCs w:val="32"/>
    </w:rPr>
  </w:style>
  <w:style w:type="paragraph" w:styleId="Heading2">
    <w:name w:val="heading 2"/>
    <w:aliases w:val="H2,h2,Reset numbering,Chapter Title,Heading 2 Char"/>
    <w:basedOn w:val="Normal"/>
    <w:next w:val="Normal"/>
    <w:link w:val="Heading2Char1"/>
    <w:autoRedefine/>
    <w:qFormat/>
    <w:rsid w:val="003C6C8A"/>
    <w:pPr>
      <w:keepNext/>
      <w:tabs>
        <w:tab w:val="left" w:pos="1260"/>
      </w:tabs>
      <w:spacing w:before="240" w:after="240"/>
      <w:ind w:left="576" w:hanging="576"/>
      <w:outlineLvl w:val="1"/>
    </w:pPr>
    <w:rPr>
      <w:rFonts w:ascii="Calibri Light" w:hAnsi="Calibri Light" w:cs="Arial"/>
      <w:b/>
      <w:bCs/>
      <w:iCs/>
      <w:sz w:val="32"/>
      <w:szCs w:val="32"/>
    </w:rPr>
  </w:style>
  <w:style w:type="paragraph" w:styleId="Heading3">
    <w:name w:val="heading 3"/>
    <w:aliases w:val="Level 1 - 1,H3,h3,subhead,1.,Topic Heading"/>
    <w:basedOn w:val="Normal"/>
    <w:next w:val="Normal"/>
    <w:link w:val="Heading3Char"/>
    <w:qFormat/>
    <w:rsid w:val="00B87CD2"/>
    <w:pPr>
      <w:numPr>
        <w:ilvl w:val="2"/>
        <w:numId w:val="2"/>
      </w:numPr>
      <w:spacing w:before="240" w:after="60"/>
      <w:outlineLvl w:val="2"/>
    </w:pPr>
    <w:rPr>
      <w:rFonts w:cs="Arial"/>
      <w:b/>
      <w:bCs/>
      <w:sz w:val="24"/>
      <w:szCs w:val="26"/>
    </w:rPr>
  </w:style>
  <w:style w:type="paragraph" w:styleId="Heading4">
    <w:name w:val="heading 4"/>
    <w:basedOn w:val="Normal"/>
    <w:next w:val="Normal"/>
    <w:link w:val="Heading4Char"/>
    <w:qFormat/>
    <w:rsid w:val="0095247B"/>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qFormat/>
    <w:rsid w:val="00045F9B"/>
    <w:pPr>
      <w:numPr>
        <w:ilvl w:val="4"/>
        <w:numId w:val="2"/>
      </w:numPr>
      <w:spacing w:after="240"/>
      <w:jc w:val="both"/>
      <w:outlineLvl w:val="4"/>
    </w:pPr>
    <w:rPr>
      <w:rFonts w:ascii="Times New Roman" w:hAnsi="Times New Roman"/>
      <w:b/>
      <w:sz w:val="20"/>
      <w:szCs w:val="20"/>
    </w:rPr>
  </w:style>
  <w:style w:type="paragraph" w:styleId="Heading6">
    <w:name w:val="heading 6"/>
    <w:basedOn w:val="Normal"/>
    <w:next w:val="Normal"/>
    <w:qFormat/>
    <w:rsid w:val="00FF5496"/>
    <w:pPr>
      <w:keepNext/>
      <w:numPr>
        <w:ilvl w:val="5"/>
        <w:numId w:val="2"/>
      </w:numPr>
      <w:outlineLvl w:val="5"/>
    </w:pPr>
    <w:rPr>
      <w:rFonts w:cs="Arial"/>
      <w:b/>
      <w:bCs/>
      <w:sz w:val="20"/>
      <w:szCs w:val="20"/>
      <w:lang w:eastAsia="zh-CN"/>
    </w:rPr>
  </w:style>
  <w:style w:type="paragraph" w:styleId="Heading7">
    <w:name w:val="heading 7"/>
    <w:basedOn w:val="Normal"/>
    <w:next w:val="Normal"/>
    <w:qFormat/>
    <w:rsid w:val="00045F9B"/>
    <w:pPr>
      <w:numPr>
        <w:ilvl w:val="6"/>
        <w:numId w:val="2"/>
      </w:numPr>
      <w:spacing w:before="240" w:after="60"/>
      <w:jc w:val="both"/>
      <w:outlineLvl w:val="6"/>
    </w:pPr>
    <w:rPr>
      <w:sz w:val="20"/>
      <w:szCs w:val="20"/>
    </w:rPr>
  </w:style>
  <w:style w:type="paragraph" w:styleId="Heading8">
    <w:name w:val="heading 8"/>
    <w:aliases w:val="Legal Level 1.1.1."/>
    <w:basedOn w:val="Normal"/>
    <w:next w:val="Normal"/>
    <w:qFormat/>
    <w:rsid w:val="00045F9B"/>
    <w:pPr>
      <w:numPr>
        <w:ilvl w:val="7"/>
        <w:numId w:val="2"/>
      </w:numPr>
      <w:spacing w:before="240" w:after="60"/>
      <w:jc w:val="both"/>
      <w:outlineLvl w:val="7"/>
    </w:pPr>
    <w:rPr>
      <w:i/>
      <w:sz w:val="20"/>
      <w:szCs w:val="20"/>
    </w:rPr>
  </w:style>
  <w:style w:type="paragraph" w:styleId="Heading9">
    <w:name w:val="heading 9"/>
    <w:aliases w:val="App Heading"/>
    <w:basedOn w:val="Normal"/>
    <w:next w:val="Normal"/>
    <w:qFormat/>
    <w:rsid w:val="00045F9B"/>
    <w:pPr>
      <w:numPr>
        <w:ilvl w:val="8"/>
        <w:numId w:val="2"/>
      </w:numPr>
      <w:spacing w:before="240" w:after="60"/>
      <w:jc w:val="both"/>
      <w:outlineLvl w:val="8"/>
    </w:pPr>
    <w:rPr>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Part Char"/>
    <w:basedOn w:val="DefaultParagraphFont"/>
    <w:link w:val="Heading1"/>
    <w:rsid w:val="002F58D0"/>
    <w:rPr>
      <w:rFonts w:ascii="Arial" w:hAnsi="Arial" w:cs="Arial"/>
      <w:b/>
      <w:bCs/>
      <w:kern w:val="32"/>
      <w:sz w:val="32"/>
      <w:szCs w:val="32"/>
      <w:lang w:val="en-US" w:eastAsia="en-US"/>
    </w:rPr>
  </w:style>
  <w:style w:type="paragraph" w:styleId="Header">
    <w:name w:val="header"/>
    <w:aliases w:val="*Header,page-header,ph,Header/Footer,header odd,header,Hyphen"/>
    <w:basedOn w:val="Normal"/>
    <w:link w:val="HeaderChar"/>
    <w:rsid w:val="009376D2"/>
    <w:pPr>
      <w:tabs>
        <w:tab w:val="center" w:pos="4320"/>
        <w:tab w:val="right" w:pos="8640"/>
      </w:tabs>
    </w:pPr>
  </w:style>
  <w:style w:type="character" w:customStyle="1" w:styleId="HeaderChar">
    <w:name w:val="Header Char"/>
    <w:aliases w:val="*Header Char,page-header Char,ph Char,Header/Footer Char,header odd Char,header Char,Hyphen Char"/>
    <w:basedOn w:val="DefaultParagraphFont"/>
    <w:link w:val="Header"/>
    <w:rsid w:val="002C4852"/>
    <w:rPr>
      <w:rFonts w:ascii="Arial" w:hAnsi="Arial"/>
      <w:sz w:val="22"/>
      <w:szCs w:val="22"/>
      <w:lang w:val="en-US" w:eastAsia="en-US" w:bidi="ar-SA"/>
    </w:rPr>
  </w:style>
  <w:style w:type="paragraph" w:styleId="Footer">
    <w:name w:val="footer"/>
    <w:basedOn w:val="Normal"/>
    <w:link w:val="FooterChar"/>
    <w:rsid w:val="009376D2"/>
    <w:pPr>
      <w:tabs>
        <w:tab w:val="center" w:pos="4320"/>
        <w:tab w:val="right" w:pos="8640"/>
      </w:tabs>
    </w:pPr>
  </w:style>
  <w:style w:type="character" w:customStyle="1" w:styleId="FooterChar">
    <w:name w:val="Footer Char"/>
    <w:basedOn w:val="DefaultParagraphFont"/>
    <w:link w:val="Footer"/>
    <w:rsid w:val="00E90081"/>
    <w:rPr>
      <w:rFonts w:ascii="Arial" w:hAnsi="Arial"/>
      <w:sz w:val="22"/>
      <w:szCs w:val="22"/>
      <w:lang w:val="en-US" w:eastAsia="en-US" w:bidi="ar-SA"/>
    </w:rPr>
  </w:style>
  <w:style w:type="paragraph" w:styleId="BodyText">
    <w:name w:val="Body Text"/>
    <w:basedOn w:val="Normal"/>
    <w:link w:val="BodyTextChar"/>
    <w:rsid w:val="009376D2"/>
    <w:pPr>
      <w:tabs>
        <w:tab w:val="left" w:pos="360"/>
        <w:tab w:val="left" w:pos="4320"/>
        <w:tab w:val="left" w:pos="5760"/>
      </w:tabs>
      <w:overflowPunct w:val="0"/>
      <w:autoSpaceDE w:val="0"/>
      <w:autoSpaceDN w:val="0"/>
      <w:adjustRightInd w:val="0"/>
      <w:textAlignment w:val="baseline"/>
    </w:pPr>
    <w:rPr>
      <w:b/>
      <w:i/>
      <w:sz w:val="20"/>
      <w:szCs w:val="20"/>
    </w:rPr>
  </w:style>
  <w:style w:type="character" w:customStyle="1" w:styleId="BodyTextChar">
    <w:name w:val="Body Text Char"/>
    <w:basedOn w:val="DefaultParagraphFont"/>
    <w:link w:val="BodyText"/>
    <w:rsid w:val="00904DAF"/>
    <w:rPr>
      <w:rFonts w:ascii="Arial" w:hAnsi="Arial"/>
      <w:b/>
      <w:i/>
      <w:lang w:val="en-US" w:eastAsia="en-US" w:bidi="ar-SA"/>
    </w:rPr>
  </w:style>
  <w:style w:type="character" w:styleId="PageNumber">
    <w:name w:val="page number"/>
    <w:basedOn w:val="DefaultParagraphFont"/>
    <w:rsid w:val="009376D2"/>
  </w:style>
  <w:style w:type="paragraph" w:styleId="TOC1">
    <w:name w:val="toc 1"/>
    <w:basedOn w:val="Normal"/>
    <w:next w:val="Normal"/>
    <w:autoRedefine/>
    <w:uiPriority w:val="39"/>
    <w:qFormat/>
    <w:rsid w:val="00BF058C"/>
    <w:rPr>
      <w:sz w:val="24"/>
    </w:rPr>
  </w:style>
  <w:style w:type="character" w:styleId="Hyperlink">
    <w:name w:val="Hyperlink"/>
    <w:basedOn w:val="DefaultParagraphFont"/>
    <w:uiPriority w:val="99"/>
    <w:rsid w:val="00827652"/>
    <w:rPr>
      <w:color w:val="0000FF"/>
      <w:u w:val="single"/>
    </w:rPr>
  </w:style>
  <w:style w:type="paragraph" w:styleId="TOC2">
    <w:name w:val="toc 2"/>
    <w:basedOn w:val="Normal"/>
    <w:next w:val="Normal"/>
    <w:autoRedefine/>
    <w:uiPriority w:val="39"/>
    <w:qFormat/>
    <w:rsid w:val="00BF058C"/>
    <w:pPr>
      <w:ind w:left="240"/>
    </w:pPr>
    <w:rPr>
      <w:sz w:val="24"/>
    </w:rPr>
  </w:style>
  <w:style w:type="paragraph" w:styleId="TOC3">
    <w:name w:val="toc 3"/>
    <w:basedOn w:val="Normal"/>
    <w:next w:val="Normal"/>
    <w:autoRedefine/>
    <w:uiPriority w:val="39"/>
    <w:qFormat/>
    <w:rsid w:val="00BF058C"/>
    <w:pPr>
      <w:ind w:left="480"/>
    </w:pPr>
    <w:rPr>
      <w:sz w:val="24"/>
    </w:rPr>
  </w:style>
  <w:style w:type="paragraph" w:styleId="ListBullet2">
    <w:name w:val="List Bullet 2"/>
    <w:basedOn w:val="Normal"/>
    <w:autoRedefine/>
    <w:rsid w:val="007779CF"/>
    <w:pPr>
      <w:numPr>
        <w:numId w:val="1"/>
      </w:numPr>
      <w:jc w:val="both"/>
    </w:pPr>
    <w:rPr>
      <w:sz w:val="20"/>
    </w:rPr>
  </w:style>
  <w:style w:type="paragraph" w:customStyle="1" w:styleId="BodyBullet">
    <w:name w:val="Body Bullet"/>
    <w:basedOn w:val="Normal"/>
    <w:rsid w:val="005D793D"/>
    <w:pPr>
      <w:tabs>
        <w:tab w:val="left" w:pos="720"/>
        <w:tab w:val="num" w:pos="1080"/>
      </w:tabs>
      <w:ind w:left="1080" w:hanging="360"/>
    </w:pPr>
    <w:rPr>
      <w:rFonts w:cs="Arial"/>
    </w:rPr>
  </w:style>
  <w:style w:type="paragraph" w:customStyle="1" w:styleId="HollowBodyBullet">
    <w:name w:val="Hollow Body Bullet"/>
    <w:basedOn w:val="BodyBullet"/>
    <w:rsid w:val="005D793D"/>
    <w:pPr>
      <w:numPr>
        <w:ilvl w:val="1"/>
      </w:numPr>
      <w:tabs>
        <w:tab w:val="num" w:pos="1080"/>
      </w:tabs>
      <w:ind w:left="1080" w:hanging="360"/>
    </w:pPr>
    <w:rPr>
      <w:snapToGrid w:val="0"/>
      <w:color w:val="000000"/>
      <w:kern w:val="2"/>
    </w:rPr>
  </w:style>
  <w:style w:type="paragraph" w:styleId="BalloonText">
    <w:name w:val="Balloon Text"/>
    <w:basedOn w:val="Normal"/>
    <w:semiHidden/>
    <w:rsid w:val="00B8212F"/>
    <w:rPr>
      <w:rFonts w:ascii="Tahoma" w:hAnsi="Tahoma" w:cs="Tahoma"/>
      <w:sz w:val="16"/>
      <w:szCs w:val="16"/>
    </w:rPr>
  </w:style>
  <w:style w:type="table" w:styleId="TableGrid">
    <w:name w:val="Table Grid"/>
    <w:basedOn w:val="TableNormal"/>
    <w:rsid w:val="000216D9"/>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A90929"/>
    <w:pPr>
      <w:spacing w:after="160" w:line="240" w:lineRule="exact"/>
    </w:pPr>
    <w:rPr>
      <w:rFonts w:ascii="Verdana" w:hAnsi="Verdana"/>
      <w:sz w:val="20"/>
      <w:szCs w:val="20"/>
    </w:rPr>
  </w:style>
  <w:style w:type="paragraph" w:styleId="BodyText2">
    <w:name w:val="Body Text 2"/>
    <w:basedOn w:val="Normal"/>
    <w:rsid w:val="00FF5496"/>
    <w:pPr>
      <w:spacing w:after="120" w:line="480" w:lineRule="auto"/>
    </w:pPr>
  </w:style>
  <w:style w:type="paragraph" w:styleId="NormalWeb">
    <w:name w:val="Normal (Web)"/>
    <w:basedOn w:val="Normal"/>
    <w:uiPriority w:val="99"/>
    <w:rsid w:val="00FF5496"/>
    <w:pPr>
      <w:spacing w:before="100" w:beforeAutospacing="1" w:after="100" w:afterAutospacing="1"/>
    </w:pPr>
    <w:rPr>
      <w:rFonts w:ascii="Times New Roman" w:eastAsia="SimSun" w:hAnsi="Times New Roman"/>
      <w:sz w:val="24"/>
      <w:szCs w:val="24"/>
      <w:lang w:eastAsia="zh-CN"/>
    </w:rPr>
  </w:style>
  <w:style w:type="character" w:styleId="FollowedHyperlink">
    <w:name w:val="FollowedHyperlink"/>
    <w:basedOn w:val="DefaultParagraphFont"/>
    <w:rsid w:val="00FF5496"/>
    <w:rPr>
      <w:color w:val="800080"/>
      <w:u w:val="single"/>
    </w:rPr>
  </w:style>
  <w:style w:type="paragraph" w:styleId="ListBullet">
    <w:name w:val="List Bullet"/>
    <w:basedOn w:val="Normal"/>
    <w:rsid w:val="00967209"/>
    <w:pPr>
      <w:tabs>
        <w:tab w:val="num" w:pos="360"/>
      </w:tabs>
      <w:ind w:left="360" w:hanging="360"/>
    </w:pPr>
  </w:style>
  <w:style w:type="paragraph" w:styleId="ListNumber">
    <w:name w:val="List Number"/>
    <w:basedOn w:val="Normal"/>
    <w:rsid w:val="00A33C3C"/>
    <w:pPr>
      <w:tabs>
        <w:tab w:val="num" w:pos="1656"/>
      </w:tabs>
      <w:ind w:left="1656" w:hanging="360"/>
    </w:pPr>
    <w:rPr>
      <w:sz w:val="20"/>
      <w:szCs w:val="24"/>
    </w:rPr>
  </w:style>
  <w:style w:type="paragraph" w:customStyle="1" w:styleId="tabletext">
    <w:name w:val="tabletext"/>
    <w:basedOn w:val="Normal"/>
    <w:rsid w:val="00A33C3C"/>
    <w:pPr>
      <w:tabs>
        <w:tab w:val="num" w:pos="360"/>
      </w:tabs>
      <w:ind w:left="360" w:hanging="360"/>
    </w:pPr>
    <w:rPr>
      <w:rFonts w:cs="Arial"/>
      <w:sz w:val="20"/>
      <w:szCs w:val="20"/>
    </w:rPr>
  </w:style>
  <w:style w:type="paragraph" w:customStyle="1" w:styleId="Char1">
    <w:name w:val="Char1"/>
    <w:basedOn w:val="BodyText"/>
    <w:link w:val="CharChar"/>
    <w:rsid w:val="0098576B"/>
    <w:rPr>
      <w:rFonts w:cs="Arial"/>
      <w:b w:val="0"/>
      <w:i w:val="0"/>
      <w:sz w:val="22"/>
      <w:szCs w:val="22"/>
    </w:rPr>
  </w:style>
  <w:style w:type="character" w:customStyle="1" w:styleId="CharChar">
    <w:name w:val="Char Char"/>
    <w:basedOn w:val="BodyTextChar"/>
    <w:link w:val="Char1"/>
    <w:rsid w:val="00904DAF"/>
    <w:rPr>
      <w:rFonts w:ascii="Arial" w:hAnsi="Arial" w:cs="Arial"/>
      <w:b/>
      <w:i/>
      <w:sz w:val="22"/>
      <w:szCs w:val="22"/>
      <w:lang w:val="en-US" w:eastAsia="en-US" w:bidi="ar-SA"/>
    </w:rPr>
  </w:style>
  <w:style w:type="character" w:styleId="CommentReference">
    <w:name w:val="annotation reference"/>
    <w:basedOn w:val="DefaultParagraphFont"/>
    <w:semiHidden/>
    <w:rsid w:val="002B5B36"/>
    <w:rPr>
      <w:sz w:val="16"/>
      <w:szCs w:val="16"/>
    </w:rPr>
  </w:style>
  <w:style w:type="paragraph" w:styleId="CommentText">
    <w:name w:val="annotation text"/>
    <w:basedOn w:val="Normal"/>
    <w:link w:val="CommentTextChar"/>
    <w:semiHidden/>
    <w:rsid w:val="002B5B36"/>
    <w:rPr>
      <w:sz w:val="20"/>
      <w:szCs w:val="20"/>
    </w:rPr>
  </w:style>
  <w:style w:type="paragraph" w:styleId="CommentSubject">
    <w:name w:val="annotation subject"/>
    <w:basedOn w:val="CommentText"/>
    <w:next w:val="CommentText"/>
    <w:semiHidden/>
    <w:rsid w:val="002B5B36"/>
    <w:rPr>
      <w:b/>
      <w:bCs/>
    </w:rPr>
  </w:style>
  <w:style w:type="paragraph" w:styleId="ListParagraph">
    <w:name w:val="List Paragraph"/>
    <w:basedOn w:val="Normal"/>
    <w:link w:val="ListParagraphChar"/>
    <w:uiPriority w:val="34"/>
    <w:qFormat/>
    <w:rsid w:val="0054579E"/>
    <w:pPr>
      <w:spacing w:after="200" w:line="276" w:lineRule="auto"/>
      <w:ind w:left="720"/>
      <w:contextualSpacing/>
    </w:pPr>
    <w:rPr>
      <w:rFonts w:ascii="Calibri" w:eastAsia="Calibri" w:hAnsi="Calibri"/>
    </w:rPr>
  </w:style>
  <w:style w:type="character" w:customStyle="1" w:styleId="ListParagraphChar">
    <w:name w:val="List Paragraph Char"/>
    <w:basedOn w:val="DefaultParagraphFont"/>
    <w:link w:val="ListParagraph"/>
    <w:uiPriority w:val="34"/>
    <w:rsid w:val="0054579E"/>
    <w:rPr>
      <w:rFonts w:ascii="Calibri" w:eastAsia="Calibri" w:hAnsi="Calibri"/>
      <w:sz w:val="22"/>
      <w:szCs w:val="22"/>
      <w:lang w:val="en-US" w:eastAsia="en-US" w:bidi="ar-SA"/>
    </w:rPr>
  </w:style>
  <w:style w:type="paragraph" w:styleId="BodyText3">
    <w:name w:val="Body Text 3"/>
    <w:basedOn w:val="Normal"/>
    <w:rsid w:val="002C4852"/>
    <w:pPr>
      <w:spacing w:after="120"/>
    </w:pPr>
    <w:rPr>
      <w:sz w:val="16"/>
      <w:szCs w:val="16"/>
    </w:rPr>
  </w:style>
  <w:style w:type="paragraph" w:styleId="Revision">
    <w:name w:val="Revision"/>
    <w:hidden/>
    <w:uiPriority w:val="99"/>
    <w:semiHidden/>
    <w:rsid w:val="0053236D"/>
    <w:rPr>
      <w:rFonts w:ascii="Arial" w:hAnsi="Arial"/>
      <w:sz w:val="22"/>
      <w:szCs w:val="22"/>
      <w:lang w:val="en-US" w:eastAsia="en-US"/>
    </w:rPr>
  </w:style>
  <w:style w:type="paragraph" w:customStyle="1" w:styleId="TableTextCenter">
    <w:name w:val="Table Text Center"/>
    <w:basedOn w:val="Normal"/>
    <w:rsid w:val="00E277CC"/>
    <w:pPr>
      <w:overflowPunct w:val="0"/>
      <w:autoSpaceDE w:val="0"/>
      <w:autoSpaceDN w:val="0"/>
      <w:adjustRightInd w:val="0"/>
      <w:spacing w:before="60" w:after="60"/>
      <w:jc w:val="center"/>
      <w:textAlignment w:val="baseline"/>
    </w:pPr>
    <w:rPr>
      <w:rFonts w:ascii="Arial Narrow" w:hAnsi="Arial Narrow"/>
      <w:szCs w:val="20"/>
      <w:lang w:eastAsia="de-DE"/>
    </w:rPr>
  </w:style>
  <w:style w:type="paragraph" w:styleId="BodyTextIndent2">
    <w:name w:val="Body Text Indent 2"/>
    <w:basedOn w:val="Normal"/>
    <w:link w:val="BodyTextIndent2Char"/>
    <w:rsid w:val="006A7388"/>
    <w:pPr>
      <w:spacing w:after="120" w:line="480" w:lineRule="auto"/>
      <w:ind w:left="283"/>
    </w:pPr>
  </w:style>
  <w:style w:type="character" w:customStyle="1" w:styleId="BodyTextIndent2Char">
    <w:name w:val="Body Text Indent 2 Char"/>
    <w:basedOn w:val="DefaultParagraphFont"/>
    <w:link w:val="BodyTextIndent2"/>
    <w:rsid w:val="006A7388"/>
    <w:rPr>
      <w:rFonts w:ascii="Arial" w:hAnsi="Arial"/>
      <w:sz w:val="22"/>
      <w:szCs w:val="22"/>
      <w:lang w:val="en-US" w:eastAsia="en-US"/>
    </w:rPr>
  </w:style>
  <w:style w:type="paragraph" w:styleId="BodyTextIndent">
    <w:name w:val="Body Text Indent"/>
    <w:basedOn w:val="Normal"/>
    <w:link w:val="BodyTextIndentChar"/>
    <w:rsid w:val="006A7388"/>
    <w:pPr>
      <w:spacing w:after="120"/>
      <w:ind w:left="283"/>
    </w:pPr>
  </w:style>
  <w:style w:type="character" w:customStyle="1" w:styleId="BodyTextIndentChar">
    <w:name w:val="Body Text Indent Char"/>
    <w:basedOn w:val="DefaultParagraphFont"/>
    <w:link w:val="BodyTextIndent"/>
    <w:rsid w:val="006A7388"/>
    <w:rPr>
      <w:rFonts w:ascii="Arial" w:hAnsi="Arial"/>
      <w:sz w:val="22"/>
      <w:szCs w:val="22"/>
      <w:lang w:val="en-US" w:eastAsia="en-US"/>
    </w:rPr>
  </w:style>
  <w:style w:type="paragraph" w:customStyle="1" w:styleId="Style1">
    <w:name w:val="Style1"/>
    <w:basedOn w:val="Heading3"/>
    <w:rsid w:val="00237377"/>
    <w:pPr>
      <w:keepNext/>
      <w:ind w:left="1800"/>
    </w:pPr>
    <w:rPr>
      <w:b w:val="0"/>
      <w:sz w:val="26"/>
    </w:rPr>
  </w:style>
  <w:style w:type="paragraph" w:styleId="TOC4">
    <w:name w:val="toc 4"/>
    <w:basedOn w:val="Normal"/>
    <w:next w:val="Normal"/>
    <w:autoRedefine/>
    <w:uiPriority w:val="39"/>
    <w:unhideWhenUsed/>
    <w:rsid w:val="00BF058C"/>
    <w:pPr>
      <w:ind w:left="658"/>
    </w:pPr>
    <w:rPr>
      <w:sz w:val="24"/>
      <w:lang w:val="de-CH" w:eastAsia="de-CH"/>
    </w:rPr>
  </w:style>
  <w:style w:type="paragraph" w:styleId="TOC5">
    <w:name w:val="toc 5"/>
    <w:basedOn w:val="Normal"/>
    <w:next w:val="Normal"/>
    <w:autoRedefine/>
    <w:uiPriority w:val="39"/>
    <w:unhideWhenUsed/>
    <w:rsid w:val="0005764E"/>
    <w:pPr>
      <w:spacing w:after="100" w:line="276" w:lineRule="auto"/>
      <w:ind w:left="880"/>
    </w:pPr>
    <w:rPr>
      <w:lang w:val="de-CH" w:eastAsia="de-CH"/>
    </w:rPr>
  </w:style>
  <w:style w:type="paragraph" w:styleId="TOC6">
    <w:name w:val="toc 6"/>
    <w:basedOn w:val="Normal"/>
    <w:next w:val="Normal"/>
    <w:autoRedefine/>
    <w:uiPriority w:val="39"/>
    <w:unhideWhenUsed/>
    <w:rsid w:val="00BC72A0"/>
    <w:pPr>
      <w:spacing w:after="100" w:line="276" w:lineRule="auto"/>
      <w:ind w:left="1100"/>
    </w:pPr>
    <w:rPr>
      <w:rFonts w:ascii="Calibri" w:hAnsi="Calibri"/>
      <w:lang w:val="de-CH" w:eastAsia="de-CH"/>
    </w:rPr>
  </w:style>
  <w:style w:type="paragraph" w:styleId="TOC7">
    <w:name w:val="toc 7"/>
    <w:basedOn w:val="Normal"/>
    <w:next w:val="Normal"/>
    <w:autoRedefine/>
    <w:uiPriority w:val="39"/>
    <w:unhideWhenUsed/>
    <w:rsid w:val="00BC72A0"/>
    <w:pPr>
      <w:spacing w:after="100" w:line="276" w:lineRule="auto"/>
      <w:ind w:left="1320"/>
    </w:pPr>
    <w:rPr>
      <w:rFonts w:ascii="Calibri" w:hAnsi="Calibri"/>
      <w:lang w:val="de-CH" w:eastAsia="de-CH"/>
    </w:rPr>
  </w:style>
  <w:style w:type="paragraph" w:styleId="TOC8">
    <w:name w:val="toc 8"/>
    <w:basedOn w:val="Normal"/>
    <w:next w:val="Normal"/>
    <w:autoRedefine/>
    <w:uiPriority w:val="39"/>
    <w:unhideWhenUsed/>
    <w:rsid w:val="00BC72A0"/>
    <w:pPr>
      <w:spacing w:after="100" w:line="276" w:lineRule="auto"/>
      <w:ind w:left="1540"/>
    </w:pPr>
    <w:rPr>
      <w:rFonts w:ascii="Calibri" w:hAnsi="Calibri"/>
      <w:lang w:val="de-CH" w:eastAsia="de-CH"/>
    </w:rPr>
  </w:style>
  <w:style w:type="paragraph" w:styleId="TOC9">
    <w:name w:val="toc 9"/>
    <w:basedOn w:val="Normal"/>
    <w:next w:val="Normal"/>
    <w:autoRedefine/>
    <w:uiPriority w:val="39"/>
    <w:unhideWhenUsed/>
    <w:rsid w:val="00BC72A0"/>
    <w:pPr>
      <w:spacing w:after="100" w:line="276" w:lineRule="auto"/>
      <w:ind w:left="1760"/>
    </w:pPr>
    <w:rPr>
      <w:rFonts w:ascii="Calibri" w:hAnsi="Calibri"/>
      <w:lang w:val="de-CH" w:eastAsia="de-CH"/>
    </w:rPr>
  </w:style>
  <w:style w:type="paragraph" w:customStyle="1" w:styleId="TitleCover">
    <w:name w:val="Title Cover"/>
    <w:basedOn w:val="Normal"/>
    <w:next w:val="Normal"/>
    <w:rsid w:val="00241C97"/>
    <w:pPr>
      <w:keepNext/>
      <w:keepLines/>
      <w:pBdr>
        <w:top w:val="single" w:sz="48" w:space="31" w:color="auto"/>
      </w:pBdr>
      <w:tabs>
        <w:tab w:val="left" w:pos="0"/>
      </w:tabs>
      <w:overflowPunct w:val="0"/>
      <w:autoSpaceDE w:val="0"/>
      <w:autoSpaceDN w:val="0"/>
      <w:adjustRightInd w:val="0"/>
      <w:spacing w:before="240" w:after="500" w:line="640" w:lineRule="exact"/>
      <w:textAlignment w:val="baseline"/>
    </w:pPr>
    <w:rPr>
      <w:rFonts w:ascii="Arial Black" w:hAnsi="Arial Black"/>
      <w:b/>
      <w:spacing w:val="-48"/>
      <w:kern w:val="28"/>
      <w:sz w:val="64"/>
      <w:szCs w:val="20"/>
    </w:rPr>
  </w:style>
  <w:style w:type="paragraph" w:customStyle="1" w:styleId="HiddenTitle">
    <w:name w:val="Hidden Title"/>
    <w:basedOn w:val="Normal"/>
    <w:rsid w:val="000C00A7"/>
    <w:pPr>
      <w:spacing w:before="120" w:after="240"/>
      <w:jc w:val="both"/>
    </w:pPr>
    <w:rPr>
      <w:rFonts w:ascii="Times New Roman" w:hAnsi="Times New Roman"/>
      <w:b/>
      <w:sz w:val="28"/>
      <w:szCs w:val="20"/>
    </w:rPr>
  </w:style>
  <w:style w:type="paragraph" w:customStyle="1" w:styleId="TableText0">
    <w:name w:val="Table Text"/>
    <w:basedOn w:val="Normal"/>
    <w:rsid w:val="000C00A7"/>
    <w:pPr>
      <w:overflowPunct w:val="0"/>
      <w:autoSpaceDE w:val="0"/>
      <w:autoSpaceDN w:val="0"/>
      <w:adjustRightInd w:val="0"/>
      <w:spacing w:before="60"/>
      <w:textAlignment w:val="baseline"/>
    </w:pPr>
    <w:rPr>
      <w:spacing w:val="-5"/>
      <w:sz w:val="16"/>
      <w:szCs w:val="20"/>
    </w:rPr>
  </w:style>
  <w:style w:type="paragraph" w:customStyle="1" w:styleId="TableHeading">
    <w:name w:val="Table Heading"/>
    <w:basedOn w:val="TableText0"/>
    <w:rsid w:val="000C00A7"/>
    <w:pPr>
      <w:overflowPunct/>
      <w:autoSpaceDE/>
      <w:autoSpaceDN/>
      <w:adjustRightInd/>
      <w:spacing w:after="20"/>
      <w:jc w:val="both"/>
      <w:textAlignment w:val="auto"/>
    </w:pPr>
    <w:rPr>
      <w:b/>
      <w:caps/>
      <w:spacing w:val="0"/>
      <w:sz w:val="22"/>
      <w:lang w:eastAsia="nl-NL"/>
    </w:rPr>
  </w:style>
  <w:style w:type="character" w:customStyle="1" w:styleId="CommentTextChar">
    <w:name w:val="Comment Text Char"/>
    <w:basedOn w:val="DefaultParagraphFont"/>
    <w:link w:val="CommentText"/>
    <w:semiHidden/>
    <w:rsid w:val="00374C38"/>
    <w:rPr>
      <w:rFonts w:ascii="Arial" w:hAnsi="Arial"/>
      <w:lang w:val="en-US" w:eastAsia="en-US"/>
    </w:rPr>
  </w:style>
  <w:style w:type="paragraph" w:customStyle="1" w:styleId="NormalTable">
    <w:name w:val="NormalTable"/>
    <w:basedOn w:val="Normal"/>
    <w:rsid w:val="00F20358"/>
    <w:pPr>
      <w:spacing w:before="120"/>
    </w:pPr>
    <w:rPr>
      <w:rFonts w:ascii="Times New Roman" w:eastAsia="MS Mincho" w:hAnsi="Times New Roman"/>
      <w:szCs w:val="20"/>
      <w:lang w:val="en-GB" w:eastAsia="en-GB"/>
    </w:rPr>
  </w:style>
  <w:style w:type="paragraph" w:styleId="Caption">
    <w:name w:val="caption"/>
    <w:basedOn w:val="Normal"/>
    <w:next w:val="Normal"/>
    <w:unhideWhenUsed/>
    <w:qFormat/>
    <w:rsid w:val="00F93D31"/>
    <w:rPr>
      <w:b/>
      <w:bCs/>
      <w:sz w:val="20"/>
      <w:szCs w:val="20"/>
    </w:rPr>
  </w:style>
  <w:style w:type="character" w:customStyle="1" w:styleId="Heading2Char1">
    <w:name w:val="Heading 2 Char1"/>
    <w:aliases w:val="H2 Char,h2 Char,Reset numbering Char,Chapter Title Char,Heading 2 Char Char"/>
    <w:basedOn w:val="DefaultParagraphFont"/>
    <w:link w:val="Heading2"/>
    <w:rsid w:val="003C6C8A"/>
    <w:rPr>
      <w:rFonts w:ascii="Calibri Light" w:hAnsi="Calibri Light" w:cs="Arial"/>
      <w:b/>
      <w:bCs/>
      <w:iCs/>
      <w:sz w:val="32"/>
      <w:szCs w:val="32"/>
      <w:lang w:val="en-US" w:eastAsia="en-US"/>
    </w:rPr>
  </w:style>
  <w:style w:type="paragraph" w:styleId="FootnoteText">
    <w:name w:val="footnote text"/>
    <w:basedOn w:val="Normal"/>
    <w:link w:val="FootnoteTextChar"/>
    <w:rsid w:val="0016054D"/>
    <w:pPr>
      <w:ind w:left="720"/>
    </w:pPr>
    <w:rPr>
      <w:sz w:val="20"/>
      <w:szCs w:val="20"/>
    </w:rPr>
  </w:style>
  <w:style w:type="character" w:customStyle="1" w:styleId="FootnoteTextChar">
    <w:name w:val="Footnote Text Char"/>
    <w:basedOn w:val="DefaultParagraphFont"/>
    <w:link w:val="FootnoteText"/>
    <w:rsid w:val="0016054D"/>
    <w:rPr>
      <w:rFonts w:ascii="Arial" w:hAnsi="Arial"/>
    </w:rPr>
  </w:style>
  <w:style w:type="character" w:styleId="FootnoteReference">
    <w:name w:val="footnote reference"/>
    <w:basedOn w:val="DefaultParagraphFont"/>
    <w:rsid w:val="007F0303"/>
    <w:rPr>
      <w:vertAlign w:val="superscript"/>
    </w:rPr>
  </w:style>
  <w:style w:type="paragraph" w:styleId="TableofFigures">
    <w:name w:val="table of figures"/>
    <w:basedOn w:val="Normal"/>
    <w:next w:val="Normal"/>
    <w:uiPriority w:val="99"/>
    <w:rsid w:val="003A2E82"/>
    <w:rPr>
      <w:sz w:val="24"/>
    </w:rPr>
  </w:style>
  <w:style w:type="character" w:customStyle="1" w:styleId="Heading4Char">
    <w:name w:val="Heading 4 Char"/>
    <w:basedOn w:val="DefaultParagraphFont"/>
    <w:link w:val="Heading4"/>
    <w:rsid w:val="0095247B"/>
    <w:rPr>
      <w:rFonts w:asciiTheme="majorHAnsi" w:eastAsiaTheme="majorEastAsia" w:hAnsiTheme="majorHAnsi" w:cstheme="majorBidi"/>
      <w:b/>
      <w:bCs/>
      <w:i/>
      <w:iCs/>
      <w:color w:val="4F81BD" w:themeColor="accent1"/>
      <w:sz w:val="22"/>
      <w:szCs w:val="22"/>
      <w:lang w:val="en-US" w:eastAsia="en-US"/>
    </w:rPr>
  </w:style>
  <w:style w:type="character" w:customStyle="1" w:styleId="Heading3Char">
    <w:name w:val="Heading 3 Char"/>
    <w:aliases w:val="Level 1 - 1 Char,H3 Char,h3 Char,subhead Char,1. Char,Topic Heading Char"/>
    <w:basedOn w:val="DefaultParagraphFont"/>
    <w:link w:val="Heading3"/>
    <w:rsid w:val="006E546E"/>
    <w:rPr>
      <w:rFonts w:ascii="Arial" w:hAnsi="Arial" w:cs="Arial"/>
      <w:b/>
      <w:bCs/>
      <w:sz w:val="24"/>
      <w:szCs w:val="26"/>
      <w:lang w:val="en-US" w:eastAsia="en-US"/>
    </w:rPr>
  </w:style>
  <w:style w:type="paragraph" w:styleId="NoSpacing">
    <w:name w:val="No Spacing"/>
    <w:uiPriority w:val="1"/>
    <w:qFormat/>
    <w:rsid w:val="00A259E2"/>
    <w:rPr>
      <w:rFonts w:ascii="Calibri" w:eastAsia="Calibri" w:hAnsi="Calibri"/>
      <w:sz w:val="22"/>
      <w:szCs w:val="22"/>
      <w:lang w:val="en-US" w:eastAsia="en-US"/>
    </w:rPr>
  </w:style>
  <w:style w:type="paragraph" w:styleId="Subtitle">
    <w:name w:val="Subtitle"/>
    <w:next w:val="Normal"/>
    <w:link w:val="SubtitleChar"/>
    <w:qFormat/>
    <w:rsid w:val="009D0DFC"/>
    <w:pPr>
      <w:jc w:val="right"/>
    </w:pPr>
    <w:rPr>
      <w:rFonts w:ascii="Arial" w:hAnsi="Arial"/>
      <w:b/>
      <w:sz w:val="28"/>
      <w:lang w:val="de-DE" w:eastAsia="de-DE"/>
    </w:rPr>
  </w:style>
  <w:style w:type="character" w:customStyle="1" w:styleId="SubtitleChar">
    <w:name w:val="Subtitle Char"/>
    <w:basedOn w:val="DefaultParagraphFont"/>
    <w:link w:val="Subtitle"/>
    <w:rsid w:val="009D0DFC"/>
    <w:rPr>
      <w:rFonts w:ascii="Arial" w:hAnsi="Arial"/>
      <w:b/>
      <w:sz w:val="28"/>
      <w:lang w:val="de-DE" w:eastAsia="de-DE"/>
    </w:rPr>
  </w:style>
  <w:style w:type="paragraph" w:styleId="TableofAuthorities">
    <w:name w:val="table of authorities"/>
    <w:basedOn w:val="Normal"/>
    <w:next w:val="Normal"/>
    <w:unhideWhenUsed/>
    <w:rsid w:val="00530100"/>
    <w:pPr>
      <w:ind w:left="220" w:hanging="220"/>
    </w:pPr>
    <w:rPr>
      <w:rFonts w:asciiTheme="minorHAnsi" w:hAnsiTheme="minorHAnsi"/>
      <w:sz w:val="20"/>
      <w:szCs w:val="20"/>
    </w:rPr>
  </w:style>
  <w:style w:type="paragraph" w:styleId="TOAHeading">
    <w:name w:val="toa heading"/>
    <w:basedOn w:val="Normal"/>
    <w:next w:val="Normal"/>
    <w:unhideWhenUsed/>
    <w:rsid w:val="00530100"/>
    <w:pPr>
      <w:spacing w:before="240" w:after="120"/>
    </w:pPr>
    <w:rPr>
      <w:rFonts w:asciiTheme="minorHAnsi" w:hAnsiTheme="minorHAnsi" w:cs="Arial"/>
      <w:b/>
      <w:bCs/>
      <w:caps/>
      <w:sz w:val="20"/>
      <w:szCs w:val="20"/>
    </w:rPr>
  </w:style>
  <w:style w:type="paragraph" w:styleId="TOCHeading">
    <w:name w:val="TOC Heading"/>
    <w:basedOn w:val="Heading1"/>
    <w:next w:val="Normal"/>
    <w:uiPriority w:val="39"/>
    <w:unhideWhenUsed/>
    <w:qFormat/>
    <w:rsid w:val="002103EE"/>
    <w:pPr>
      <w:keepLines/>
      <w:pageBreakBefore w:val="0"/>
      <w:numPr>
        <w:numId w:val="0"/>
      </w:numPr>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Index1">
    <w:name w:val="index 1"/>
    <w:basedOn w:val="Normal"/>
    <w:next w:val="Normal"/>
    <w:autoRedefine/>
    <w:uiPriority w:val="99"/>
    <w:unhideWhenUsed/>
    <w:rsid w:val="00BD3B94"/>
    <w:pPr>
      <w:ind w:left="220" w:hanging="220"/>
    </w:pPr>
    <w:rPr>
      <w:rFonts w:asciiTheme="minorHAnsi" w:hAnsiTheme="minorHAnsi"/>
      <w:sz w:val="18"/>
      <w:szCs w:val="18"/>
    </w:rPr>
  </w:style>
  <w:style w:type="paragraph" w:styleId="Index2">
    <w:name w:val="index 2"/>
    <w:basedOn w:val="Normal"/>
    <w:next w:val="Normal"/>
    <w:autoRedefine/>
    <w:unhideWhenUsed/>
    <w:rsid w:val="00BD3B94"/>
    <w:pPr>
      <w:ind w:left="440" w:hanging="220"/>
    </w:pPr>
    <w:rPr>
      <w:rFonts w:asciiTheme="minorHAnsi" w:hAnsiTheme="minorHAnsi"/>
      <w:sz w:val="18"/>
      <w:szCs w:val="18"/>
    </w:rPr>
  </w:style>
  <w:style w:type="paragraph" w:styleId="Index3">
    <w:name w:val="index 3"/>
    <w:basedOn w:val="Normal"/>
    <w:next w:val="Normal"/>
    <w:autoRedefine/>
    <w:unhideWhenUsed/>
    <w:rsid w:val="00BD3B94"/>
    <w:pPr>
      <w:ind w:left="660" w:hanging="220"/>
    </w:pPr>
    <w:rPr>
      <w:rFonts w:asciiTheme="minorHAnsi" w:hAnsiTheme="minorHAnsi"/>
      <w:sz w:val="18"/>
      <w:szCs w:val="18"/>
    </w:rPr>
  </w:style>
  <w:style w:type="paragraph" w:styleId="Index4">
    <w:name w:val="index 4"/>
    <w:basedOn w:val="Normal"/>
    <w:next w:val="Normal"/>
    <w:autoRedefine/>
    <w:unhideWhenUsed/>
    <w:rsid w:val="00BD3B94"/>
    <w:pPr>
      <w:ind w:left="880" w:hanging="220"/>
    </w:pPr>
    <w:rPr>
      <w:rFonts w:asciiTheme="minorHAnsi" w:hAnsiTheme="minorHAnsi"/>
      <w:sz w:val="18"/>
      <w:szCs w:val="18"/>
    </w:rPr>
  </w:style>
  <w:style w:type="paragraph" w:styleId="Index5">
    <w:name w:val="index 5"/>
    <w:basedOn w:val="Normal"/>
    <w:next w:val="Normal"/>
    <w:autoRedefine/>
    <w:unhideWhenUsed/>
    <w:rsid w:val="00BD3B94"/>
    <w:pPr>
      <w:ind w:left="1100" w:hanging="220"/>
    </w:pPr>
    <w:rPr>
      <w:rFonts w:asciiTheme="minorHAnsi" w:hAnsiTheme="minorHAnsi"/>
      <w:sz w:val="18"/>
      <w:szCs w:val="18"/>
    </w:rPr>
  </w:style>
  <w:style w:type="paragraph" w:styleId="Index6">
    <w:name w:val="index 6"/>
    <w:basedOn w:val="Normal"/>
    <w:next w:val="Normal"/>
    <w:autoRedefine/>
    <w:unhideWhenUsed/>
    <w:rsid w:val="00BD3B94"/>
    <w:pPr>
      <w:ind w:left="1320" w:hanging="220"/>
    </w:pPr>
    <w:rPr>
      <w:rFonts w:asciiTheme="minorHAnsi" w:hAnsiTheme="minorHAnsi"/>
      <w:sz w:val="18"/>
      <w:szCs w:val="18"/>
    </w:rPr>
  </w:style>
  <w:style w:type="paragraph" w:styleId="Index7">
    <w:name w:val="index 7"/>
    <w:basedOn w:val="Normal"/>
    <w:next w:val="Normal"/>
    <w:autoRedefine/>
    <w:unhideWhenUsed/>
    <w:rsid w:val="00BD3B94"/>
    <w:pPr>
      <w:ind w:left="1540" w:hanging="220"/>
    </w:pPr>
    <w:rPr>
      <w:rFonts w:asciiTheme="minorHAnsi" w:hAnsiTheme="minorHAnsi"/>
      <w:sz w:val="18"/>
      <w:szCs w:val="18"/>
    </w:rPr>
  </w:style>
  <w:style w:type="paragraph" w:styleId="Index8">
    <w:name w:val="index 8"/>
    <w:basedOn w:val="Normal"/>
    <w:next w:val="Normal"/>
    <w:autoRedefine/>
    <w:unhideWhenUsed/>
    <w:rsid w:val="00BD3B94"/>
    <w:pPr>
      <w:ind w:left="1760" w:hanging="220"/>
    </w:pPr>
    <w:rPr>
      <w:rFonts w:asciiTheme="minorHAnsi" w:hAnsiTheme="minorHAnsi"/>
      <w:sz w:val="18"/>
      <w:szCs w:val="18"/>
    </w:rPr>
  </w:style>
  <w:style w:type="paragraph" w:styleId="Index9">
    <w:name w:val="index 9"/>
    <w:basedOn w:val="Normal"/>
    <w:next w:val="Normal"/>
    <w:autoRedefine/>
    <w:unhideWhenUsed/>
    <w:rsid w:val="00BD3B94"/>
    <w:pPr>
      <w:ind w:left="1980" w:hanging="220"/>
    </w:pPr>
    <w:rPr>
      <w:rFonts w:asciiTheme="minorHAnsi" w:hAnsiTheme="minorHAnsi"/>
      <w:sz w:val="18"/>
      <w:szCs w:val="18"/>
    </w:rPr>
  </w:style>
  <w:style w:type="paragraph" w:styleId="IndexHeading">
    <w:name w:val="index heading"/>
    <w:basedOn w:val="Normal"/>
    <w:next w:val="Index1"/>
    <w:uiPriority w:val="99"/>
    <w:unhideWhenUsed/>
    <w:rsid w:val="00BD3B94"/>
    <w:pPr>
      <w:spacing w:before="240" w:after="120"/>
      <w:ind w:left="140"/>
    </w:pPr>
    <w:rPr>
      <w:rFonts w:asciiTheme="majorHAnsi" w:hAnsiTheme="majorHAnsi"/>
      <w:b/>
      <w:bCs/>
      <w:sz w:val="28"/>
      <w:szCs w:val="28"/>
    </w:rPr>
  </w:style>
  <w:style w:type="paragraph" w:customStyle="1" w:styleId="Cover-CustomerName">
    <w:name w:val="Cover - Customer Name"/>
    <w:next w:val="Normal"/>
    <w:link w:val="Cover-CustomerNameChar"/>
    <w:uiPriority w:val="99"/>
    <w:rsid w:val="00A96F48"/>
    <w:pPr>
      <w:spacing w:before="120" w:after="120"/>
      <w:jc w:val="right"/>
    </w:pPr>
    <w:rPr>
      <w:rFonts w:ascii="Calibri" w:hAnsi="Calibri" w:cs="Arial"/>
      <w:b/>
      <w:color w:val="F79646"/>
      <w:sz w:val="48"/>
      <w:szCs w:val="48"/>
      <w:lang w:val="en-MY" w:eastAsia="en-US"/>
    </w:rPr>
  </w:style>
  <w:style w:type="character" w:customStyle="1" w:styleId="Cover-CustomerNameChar">
    <w:name w:val="Cover - Customer Name Char"/>
    <w:link w:val="Cover-CustomerName"/>
    <w:uiPriority w:val="99"/>
    <w:locked/>
    <w:rsid w:val="00A96F48"/>
    <w:rPr>
      <w:rFonts w:ascii="Calibri" w:hAnsi="Calibri" w:cs="Arial"/>
      <w:b/>
      <w:color w:val="F79646"/>
      <w:sz w:val="48"/>
      <w:szCs w:val="48"/>
      <w:lang w:val="en-MY" w:eastAsia="en-US"/>
    </w:rPr>
  </w:style>
  <w:style w:type="paragraph" w:customStyle="1" w:styleId="Cover-ProposalText">
    <w:name w:val="Cover - Proposal Text"/>
    <w:link w:val="Cover-ProposalTextChar"/>
    <w:uiPriority w:val="99"/>
    <w:rsid w:val="00A96F48"/>
    <w:pPr>
      <w:spacing w:before="120" w:after="120"/>
      <w:jc w:val="right"/>
    </w:pPr>
    <w:rPr>
      <w:rFonts w:ascii="Calibri" w:hAnsi="Calibri" w:cs="Arial"/>
      <w:b/>
      <w:color w:val="BFBFBF"/>
      <w:sz w:val="48"/>
      <w:szCs w:val="48"/>
      <w:lang w:val="en-MY" w:eastAsia="en-US"/>
    </w:rPr>
  </w:style>
  <w:style w:type="character" w:customStyle="1" w:styleId="Cover-ProposalTextChar">
    <w:name w:val="Cover - Proposal Text Char"/>
    <w:link w:val="Cover-ProposalText"/>
    <w:uiPriority w:val="99"/>
    <w:locked/>
    <w:rsid w:val="00A96F48"/>
    <w:rPr>
      <w:rFonts w:ascii="Calibri" w:hAnsi="Calibri" w:cs="Arial"/>
      <w:b/>
      <w:color w:val="BFBFBF"/>
      <w:sz w:val="48"/>
      <w:szCs w:val="48"/>
      <w:lang w:val="en-MY" w:eastAsia="en-US"/>
    </w:rPr>
  </w:style>
  <w:style w:type="paragraph" w:customStyle="1" w:styleId="TitlePage-BoldCentered">
    <w:name w:val="Title Page - Bold &amp; Centered"/>
    <w:basedOn w:val="Normal"/>
    <w:next w:val="Normal"/>
    <w:rsid w:val="00A14DC0"/>
    <w:pPr>
      <w:jc w:val="center"/>
    </w:pPr>
    <w:rPr>
      <w:rFonts w:ascii="Tahoma" w:hAnsi="Tahoma"/>
      <w:b/>
      <w:bCs/>
      <w:sz w:val="36"/>
      <w:szCs w:val="20"/>
      <w:lang w:eastAsia="ja-JP"/>
    </w:rPr>
  </w:style>
  <w:style w:type="character" w:customStyle="1" w:styleId="TOCHeader">
    <w:name w:val="TOC Header"/>
    <w:rsid w:val="00A14DC0"/>
    <w:rPr>
      <w:b/>
      <w:bCs/>
      <w:sz w:val="36"/>
    </w:rPr>
  </w:style>
  <w:style w:type="paragraph" w:customStyle="1" w:styleId="TitlePage-BoldItalic">
    <w:name w:val="Title Page - Bold &amp; Italic"/>
    <w:basedOn w:val="Normal"/>
    <w:qFormat/>
    <w:rsid w:val="00A14DC0"/>
    <w:pPr>
      <w:jc w:val="right"/>
    </w:pPr>
    <w:rPr>
      <w:rFonts w:ascii="Tahoma" w:hAnsi="Tahoma"/>
      <w:b/>
      <w:bCs/>
      <w:i/>
      <w:spacing w:val="20"/>
      <w:sz w:val="40"/>
      <w:szCs w:val="52"/>
      <w:lang w:eastAsia="ja-JP"/>
    </w:rPr>
  </w:style>
  <w:style w:type="paragraph" w:customStyle="1" w:styleId="TitlePage-Italic">
    <w:name w:val="Title Page - Italic"/>
    <w:basedOn w:val="Normal"/>
    <w:rsid w:val="00A14DC0"/>
    <w:pPr>
      <w:jc w:val="right"/>
    </w:pPr>
    <w:rPr>
      <w:rFonts w:ascii="Tahoma" w:hAnsi="Tahoma"/>
      <w:i/>
      <w:iCs/>
      <w:spacing w:val="20"/>
      <w:sz w:val="40"/>
      <w:szCs w:val="20"/>
      <w:lang w:eastAsia="ja-JP"/>
    </w:rPr>
  </w:style>
  <w:style w:type="paragraph" w:customStyle="1" w:styleId="NormalCenteredBold">
    <w:name w:val="Normal Centered Bold"/>
    <w:basedOn w:val="Normal"/>
    <w:rsid w:val="00752EFA"/>
    <w:pPr>
      <w:jc w:val="center"/>
    </w:pPr>
    <w:rPr>
      <w:rFonts w:ascii="Tahoma" w:hAnsi="Tahoma"/>
      <w:b/>
      <w:bCs/>
      <w:sz w:val="20"/>
      <w:szCs w:val="20"/>
      <w:lang w:eastAsia="ja-JP"/>
    </w:rPr>
  </w:style>
  <w:style w:type="paragraph" w:customStyle="1" w:styleId="Heading1Text">
    <w:name w:val="Heading 1 Text"/>
    <w:basedOn w:val="Normal"/>
    <w:link w:val="Heading1TextChar"/>
    <w:qFormat/>
    <w:rsid w:val="00E0118B"/>
    <w:pPr>
      <w:spacing w:after="120"/>
      <w:ind w:left="360"/>
    </w:pPr>
    <w:rPr>
      <w:rFonts w:ascii="Tahoma" w:eastAsia="MS Mincho" w:hAnsi="Tahoma"/>
      <w:sz w:val="20"/>
      <w:szCs w:val="24"/>
      <w:lang w:eastAsia="ja-JP"/>
    </w:rPr>
  </w:style>
  <w:style w:type="paragraph" w:customStyle="1" w:styleId="Heading2Text">
    <w:name w:val="Heading 2 Text"/>
    <w:basedOn w:val="Normal"/>
    <w:link w:val="Heading2TextChar"/>
    <w:qFormat/>
    <w:rsid w:val="00E0118B"/>
    <w:pPr>
      <w:spacing w:after="120"/>
      <w:ind w:left="720"/>
    </w:pPr>
    <w:rPr>
      <w:rFonts w:ascii="Tahoma" w:eastAsia="MS Mincho" w:hAnsi="Tahoma"/>
      <w:sz w:val="20"/>
      <w:szCs w:val="24"/>
      <w:lang w:eastAsia="ja-JP"/>
    </w:rPr>
  </w:style>
  <w:style w:type="paragraph" w:customStyle="1" w:styleId="Heading3Text">
    <w:name w:val="Heading 3 Text"/>
    <w:basedOn w:val="Normal"/>
    <w:qFormat/>
    <w:rsid w:val="00E0118B"/>
    <w:pPr>
      <w:spacing w:after="120"/>
      <w:ind w:left="1080"/>
    </w:pPr>
    <w:rPr>
      <w:rFonts w:ascii="Tahoma" w:hAnsi="Tahoma" w:cs="Arial"/>
      <w:color w:val="000000"/>
      <w:sz w:val="20"/>
      <w:szCs w:val="20"/>
      <w:lang w:eastAsia="ja-JP"/>
    </w:rPr>
  </w:style>
  <w:style w:type="character" w:customStyle="1" w:styleId="Heading1TextChar">
    <w:name w:val="Heading 1 Text Char"/>
    <w:link w:val="Heading1Text"/>
    <w:rsid w:val="00E0118B"/>
    <w:rPr>
      <w:rFonts w:ascii="Tahoma" w:eastAsia="MS Mincho" w:hAnsi="Tahoma"/>
      <w:szCs w:val="24"/>
      <w:lang w:val="en-US" w:eastAsia="ja-JP"/>
    </w:rPr>
  </w:style>
  <w:style w:type="character" w:customStyle="1" w:styleId="Heading2TextChar">
    <w:name w:val="Heading 2 Text Char"/>
    <w:link w:val="Heading2Text"/>
    <w:rsid w:val="00E0118B"/>
    <w:rPr>
      <w:rFonts w:ascii="Tahoma" w:eastAsia="MS Mincho" w:hAnsi="Tahoma"/>
      <w:szCs w:val="24"/>
      <w:lang w:val="en-US" w:eastAsia="ja-JP"/>
    </w:rPr>
  </w:style>
  <w:style w:type="paragraph" w:customStyle="1" w:styleId="Heading2TextBulleted">
    <w:name w:val="Heading 2 Text Bulleted"/>
    <w:basedOn w:val="Heading2Text"/>
    <w:qFormat/>
    <w:rsid w:val="00E0118B"/>
    <w:pPr>
      <w:numPr>
        <w:numId w:val="3"/>
      </w:numPr>
    </w:pPr>
    <w:rPr>
      <w:noProof/>
    </w:rPr>
  </w:style>
  <w:style w:type="paragraph" w:customStyle="1" w:styleId="Heading3TextBulleted">
    <w:name w:val="Heading 3 Text Bulleted"/>
    <w:basedOn w:val="Heading3Text"/>
    <w:qFormat/>
    <w:rsid w:val="00E0118B"/>
    <w:pPr>
      <w:numPr>
        <w:numId w:val="4"/>
      </w:numPr>
      <w:tabs>
        <w:tab w:val="clear" w:pos="2347"/>
        <w:tab w:val="num" w:pos="1440"/>
      </w:tabs>
      <w:ind w:left="1440"/>
    </w:pPr>
  </w:style>
  <w:style w:type="paragraph" w:customStyle="1" w:styleId="Heading2TextBold">
    <w:name w:val="Heading 2 Text Bold"/>
    <w:basedOn w:val="Heading2Text"/>
    <w:qFormat/>
    <w:rsid w:val="00E0118B"/>
    <w:rPr>
      <w:b/>
    </w:rPr>
  </w:style>
  <w:style w:type="paragraph" w:customStyle="1" w:styleId="TableHeader-Left">
    <w:name w:val="Table Header - Left"/>
    <w:basedOn w:val="Normal"/>
    <w:qFormat/>
    <w:rsid w:val="00E0118B"/>
    <w:rPr>
      <w:rFonts w:ascii="Tahoma" w:eastAsia="MS Mincho" w:hAnsi="Tahoma"/>
      <w:b/>
      <w:sz w:val="20"/>
      <w:szCs w:val="24"/>
      <w:lang w:eastAsia="ja-JP"/>
    </w:rPr>
  </w:style>
  <w:style w:type="paragraph" w:customStyle="1" w:styleId="TableField-Left">
    <w:name w:val="Table Field - Left"/>
    <w:basedOn w:val="Normal"/>
    <w:qFormat/>
    <w:rsid w:val="00E0118B"/>
    <w:rPr>
      <w:rFonts w:ascii="Tahoma" w:eastAsia="MS Mincho" w:hAnsi="Tahoma"/>
      <w:sz w:val="20"/>
      <w:szCs w:val="20"/>
      <w:lang w:eastAsia="ja-JP"/>
    </w:rPr>
  </w:style>
  <w:style w:type="paragraph" w:customStyle="1" w:styleId="TableField-Center">
    <w:name w:val="Table Field - Center"/>
    <w:basedOn w:val="Normal"/>
    <w:qFormat/>
    <w:rsid w:val="00E0118B"/>
    <w:pPr>
      <w:jc w:val="center"/>
    </w:pPr>
    <w:rPr>
      <w:rFonts w:ascii="Tahoma" w:eastAsia="MS Mincho" w:hAnsi="Tahoma"/>
      <w:sz w:val="20"/>
      <w:szCs w:val="24"/>
      <w:lang w:eastAsia="ja-JP"/>
    </w:rPr>
  </w:style>
  <w:style w:type="paragraph" w:customStyle="1" w:styleId="TableHeader-Center">
    <w:name w:val="Table Header - Center"/>
    <w:basedOn w:val="Normal"/>
    <w:qFormat/>
    <w:rsid w:val="00E0118B"/>
    <w:pPr>
      <w:jc w:val="center"/>
    </w:pPr>
    <w:rPr>
      <w:rFonts w:ascii="Tahoma" w:eastAsia="MS Mincho" w:hAnsi="Tahoma"/>
      <w:b/>
      <w:sz w:val="20"/>
      <w:szCs w:val="24"/>
      <w:lang w:eastAsia="ja-JP"/>
    </w:rPr>
  </w:style>
  <w:style w:type="paragraph" w:customStyle="1" w:styleId="Heading2TextSubsetNumbered">
    <w:name w:val="Heading 2 Text Subset Numbered"/>
    <w:qFormat/>
    <w:rsid w:val="00E0118B"/>
    <w:pPr>
      <w:numPr>
        <w:numId w:val="7"/>
      </w:numPr>
    </w:pPr>
    <w:rPr>
      <w:rFonts w:ascii="Tahoma" w:hAnsi="Tahoma" w:cs="Arial"/>
      <w:color w:val="000000"/>
      <w:lang w:val="en-US" w:eastAsia="ja-JP"/>
    </w:rPr>
  </w:style>
  <w:style w:type="paragraph" w:customStyle="1" w:styleId="Heading2TextBlueDescriptive">
    <w:name w:val="Heading 2 Text Blue Descriptive"/>
    <w:basedOn w:val="Heading2Text"/>
    <w:rsid w:val="00E0118B"/>
    <w:rPr>
      <w:i/>
      <w:color w:val="0000FF"/>
      <w:sz w:val="18"/>
    </w:rPr>
  </w:style>
  <w:style w:type="character" w:customStyle="1" w:styleId="apple-converted-space">
    <w:name w:val="apple-converted-space"/>
    <w:basedOn w:val="DefaultParagraphFont"/>
    <w:rsid w:val="00FD4587"/>
  </w:style>
  <w:style w:type="paragraph" w:customStyle="1" w:styleId="CapNormal">
    <w:name w:val="Cap_Normal"/>
    <w:qFormat/>
    <w:rsid w:val="00131612"/>
    <w:pPr>
      <w:spacing w:after="160"/>
    </w:pPr>
    <w:rPr>
      <w:sz w:val="22"/>
      <w:szCs w:val="24"/>
      <w:lang w:val="en-US" w:eastAsia="en-CA"/>
    </w:rPr>
  </w:style>
  <w:style w:type="paragraph" w:customStyle="1" w:styleId="TableBody">
    <w:name w:val="Table Body"/>
    <w:uiPriority w:val="99"/>
    <w:qFormat/>
    <w:rsid w:val="00131612"/>
    <w:pPr>
      <w:spacing w:after="60"/>
    </w:pPr>
    <w:rPr>
      <w:rFonts w:ascii="Arial" w:hAnsi="Arial" w:cs="Arial"/>
      <w:sz w:val="18"/>
      <w:szCs w:val="16"/>
      <w:lang w:val="en-US" w:eastAsia="en-US"/>
    </w:rPr>
  </w:style>
  <w:style w:type="paragraph" w:customStyle="1" w:styleId="TableHeading1White">
    <w:name w:val="Table Heading 1 White"/>
    <w:qFormat/>
    <w:rsid w:val="00131612"/>
    <w:pPr>
      <w:keepNext/>
      <w:keepLines/>
      <w:overflowPunct w:val="0"/>
      <w:autoSpaceDE w:val="0"/>
      <w:autoSpaceDN w:val="0"/>
      <w:adjustRightInd w:val="0"/>
      <w:jc w:val="center"/>
      <w:textAlignment w:val="baseline"/>
    </w:pPr>
    <w:rPr>
      <w:rFonts w:ascii="Arial" w:hAnsi="Arial" w:cs="Arial"/>
      <w:b/>
      <w:color w:val="FFFFFF"/>
      <w:spacing w:val="10"/>
      <w:sz w:val="18"/>
      <w:szCs w:val="24"/>
      <w:lang w:val="en-US" w:eastAsia="en-US"/>
    </w:rPr>
  </w:style>
  <w:style w:type="paragraph" w:customStyle="1" w:styleId="TableField-Bold">
    <w:name w:val="Table Field - Bold"/>
    <w:basedOn w:val="TableField-Left"/>
    <w:rsid w:val="00BA22E3"/>
    <w:rPr>
      <w:b/>
      <w:bCs/>
    </w:rPr>
  </w:style>
  <w:style w:type="paragraph" w:customStyle="1" w:styleId="Heading3-TextSCE">
    <w:name w:val="Heading 3 - Text SCE"/>
    <w:basedOn w:val="Heading3TextBulleted"/>
    <w:link w:val="Heading3-TextSCEChar"/>
    <w:qFormat/>
    <w:rsid w:val="00BA22E3"/>
    <w:pPr>
      <w:numPr>
        <w:numId w:val="0"/>
      </w:numPr>
      <w:ind w:left="1440"/>
    </w:pPr>
    <w:rPr>
      <w:rFonts w:ascii="Calibri Light" w:hAnsi="Calibri Light"/>
    </w:rPr>
  </w:style>
  <w:style w:type="character" w:customStyle="1" w:styleId="Heading3-TextSCEChar">
    <w:name w:val="Heading 3 - Text SCE Char"/>
    <w:basedOn w:val="DefaultParagraphFont"/>
    <w:link w:val="Heading3-TextSCE"/>
    <w:rsid w:val="00BA22E3"/>
    <w:rPr>
      <w:rFonts w:ascii="Calibri Light" w:hAnsi="Calibri Light" w:cs="Arial"/>
      <w:color w:val="000000"/>
      <w:lang w:val="en-US" w:eastAsia="ja-JP"/>
    </w:rPr>
  </w:style>
  <w:style w:type="paragraph" w:customStyle="1" w:styleId="Heading4-SCE">
    <w:name w:val="Heading 4 - SCE"/>
    <w:basedOn w:val="Heading3"/>
    <w:link w:val="Heading4-SCEChar"/>
    <w:autoRedefine/>
    <w:qFormat/>
    <w:rsid w:val="007B49F5"/>
    <w:pPr>
      <w:keepNext/>
      <w:numPr>
        <w:ilvl w:val="0"/>
        <w:numId w:val="0"/>
      </w:numPr>
      <w:tabs>
        <w:tab w:val="left" w:pos="1440"/>
      </w:tabs>
      <w:spacing w:before="120" w:after="120"/>
      <w:ind w:left="2304" w:hanging="864"/>
    </w:pPr>
    <w:rPr>
      <w:rFonts w:ascii="Calibri Light" w:hAnsi="Calibri Light"/>
    </w:rPr>
  </w:style>
  <w:style w:type="character" w:customStyle="1" w:styleId="Heading4-SCEChar">
    <w:name w:val="Heading 4 - SCE Char"/>
    <w:basedOn w:val="Heading3Char"/>
    <w:link w:val="Heading4-SCE"/>
    <w:rsid w:val="007B49F5"/>
    <w:rPr>
      <w:rFonts w:ascii="Calibri Light" w:hAnsi="Calibri Light" w:cs="Arial"/>
      <w:b/>
      <w:bCs/>
      <w:sz w:val="24"/>
      <w:szCs w:val="26"/>
      <w:lang w:val="en-US" w:eastAsia="en-US"/>
    </w:rPr>
  </w:style>
  <w:style w:type="paragraph" w:customStyle="1" w:styleId="Heading3-SCE">
    <w:name w:val="Heading 3 - SCE"/>
    <w:basedOn w:val="Heading3"/>
    <w:link w:val="Heading3-SCEChar"/>
    <w:autoRedefine/>
    <w:qFormat/>
    <w:rsid w:val="007B49F5"/>
    <w:pPr>
      <w:keepNext/>
      <w:numPr>
        <w:ilvl w:val="0"/>
        <w:numId w:val="0"/>
      </w:numPr>
      <w:tabs>
        <w:tab w:val="left" w:pos="1440"/>
      </w:tabs>
      <w:spacing w:before="120" w:after="120"/>
      <w:ind w:left="1800" w:hanging="720"/>
    </w:pPr>
    <w:rPr>
      <w:rFonts w:ascii="Calibri Light" w:hAnsi="Calibri Light"/>
    </w:rPr>
  </w:style>
  <w:style w:type="character" w:customStyle="1" w:styleId="Heading3-SCEChar">
    <w:name w:val="Heading 3 - SCE Char"/>
    <w:basedOn w:val="Heading3Char"/>
    <w:link w:val="Heading3-SCE"/>
    <w:rsid w:val="007B49F5"/>
    <w:rPr>
      <w:rFonts w:ascii="Calibri Light" w:hAnsi="Calibri Light" w:cs="Arial"/>
      <w:b/>
      <w:bCs/>
      <w:sz w:val="24"/>
      <w:szCs w:val="26"/>
      <w:lang w:val="en-US" w:eastAsia="en-US"/>
    </w:rPr>
  </w:style>
  <w:style w:type="character" w:styleId="Emphasis">
    <w:name w:val="Emphasis"/>
    <w:uiPriority w:val="99"/>
    <w:qFormat/>
    <w:rsid w:val="006333A4"/>
    <w:rPr>
      <w:rFonts w:cs="Times New Roman"/>
      <w:i/>
      <w:iCs/>
    </w:rPr>
  </w:style>
  <w:style w:type="character" w:styleId="Strong">
    <w:name w:val="Strong"/>
    <w:basedOn w:val="DefaultParagraphFont"/>
    <w:uiPriority w:val="22"/>
    <w:qFormat/>
    <w:rsid w:val="00AE6158"/>
    <w:rPr>
      <w:b/>
      <w:bCs/>
    </w:rPr>
  </w:style>
  <w:style w:type="table" w:styleId="TableGridLight">
    <w:name w:val="Grid Table Light"/>
    <w:basedOn w:val="TableNormal"/>
    <w:uiPriority w:val="40"/>
    <w:rsid w:val="00C033D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pageheading">
    <w:name w:val="pageheading"/>
    <w:basedOn w:val="DefaultParagraphFont"/>
    <w:rsid w:val="00C033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608636">
      <w:bodyDiv w:val="1"/>
      <w:marLeft w:val="0"/>
      <w:marRight w:val="0"/>
      <w:marTop w:val="0"/>
      <w:marBottom w:val="0"/>
      <w:divBdr>
        <w:top w:val="none" w:sz="0" w:space="0" w:color="auto"/>
        <w:left w:val="none" w:sz="0" w:space="0" w:color="auto"/>
        <w:bottom w:val="none" w:sz="0" w:space="0" w:color="auto"/>
        <w:right w:val="none" w:sz="0" w:space="0" w:color="auto"/>
      </w:divBdr>
    </w:div>
    <w:div w:id="37822749">
      <w:bodyDiv w:val="1"/>
      <w:marLeft w:val="0"/>
      <w:marRight w:val="0"/>
      <w:marTop w:val="0"/>
      <w:marBottom w:val="0"/>
      <w:divBdr>
        <w:top w:val="none" w:sz="0" w:space="0" w:color="auto"/>
        <w:left w:val="none" w:sz="0" w:space="0" w:color="auto"/>
        <w:bottom w:val="none" w:sz="0" w:space="0" w:color="auto"/>
        <w:right w:val="none" w:sz="0" w:space="0" w:color="auto"/>
      </w:divBdr>
      <w:divsChild>
        <w:div w:id="18090604">
          <w:marLeft w:val="547"/>
          <w:marRight w:val="0"/>
          <w:marTop w:val="0"/>
          <w:marBottom w:val="0"/>
          <w:divBdr>
            <w:top w:val="none" w:sz="0" w:space="0" w:color="auto"/>
            <w:left w:val="none" w:sz="0" w:space="0" w:color="auto"/>
            <w:bottom w:val="none" w:sz="0" w:space="0" w:color="auto"/>
            <w:right w:val="none" w:sz="0" w:space="0" w:color="auto"/>
          </w:divBdr>
        </w:div>
        <w:div w:id="137846180">
          <w:marLeft w:val="547"/>
          <w:marRight w:val="0"/>
          <w:marTop w:val="0"/>
          <w:marBottom w:val="0"/>
          <w:divBdr>
            <w:top w:val="none" w:sz="0" w:space="0" w:color="auto"/>
            <w:left w:val="none" w:sz="0" w:space="0" w:color="auto"/>
            <w:bottom w:val="none" w:sz="0" w:space="0" w:color="auto"/>
            <w:right w:val="none" w:sz="0" w:space="0" w:color="auto"/>
          </w:divBdr>
        </w:div>
        <w:div w:id="324742672">
          <w:marLeft w:val="1166"/>
          <w:marRight w:val="0"/>
          <w:marTop w:val="0"/>
          <w:marBottom w:val="0"/>
          <w:divBdr>
            <w:top w:val="none" w:sz="0" w:space="0" w:color="auto"/>
            <w:left w:val="none" w:sz="0" w:space="0" w:color="auto"/>
            <w:bottom w:val="none" w:sz="0" w:space="0" w:color="auto"/>
            <w:right w:val="none" w:sz="0" w:space="0" w:color="auto"/>
          </w:divBdr>
        </w:div>
        <w:div w:id="419912921">
          <w:marLeft w:val="1800"/>
          <w:marRight w:val="0"/>
          <w:marTop w:val="0"/>
          <w:marBottom w:val="0"/>
          <w:divBdr>
            <w:top w:val="none" w:sz="0" w:space="0" w:color="auto"/>
            <w:left w:val="none" w:sz="0" w:space="0" w:color="auto"/>
            <w:bottom w:val="none" w:sz="0" w:space="0" w:color="auto"/>
            <w:right w:val="none" w:sz="0" w:space="0" w:color="auto"/>
          </w:divBdr>
        </w:div>
        <w:div w:id="592592192">
          <w:marLeft w:val="1800"/>
          <w:marRight w:val="0"/>
          <w:marTop w:val="0"/>
          <w:marBottom w:val="0"/>
          <w:divBdr>
            <w:top w:val="none" w:sz="0" w:space="0" w:color="auto"/>
            <w:left w:val="none" w:sz="0" w:space="0" w:color="auto"/>
            <w:bottom w:val="none" w:sz="0" w:space="0" w:color="auto"/>
            <w:right w:val="none" w:sz="0" w:space="0" w:color="auto"/>
          </w:divBdr>
        </w:div>
        <w:div w:id="602570552">
          <w:marLeft w:val="1800"/>
          <w:marRight w:val="0"/>
          <w:marTop w:val="0"/>
          <w:marBottom w:val="0"/>
          <w:divBdr>
            <w:top w:val="none" w:sz="0" w:space="0" w:color="auto"/>
            <w:left w:val="none" w:sz="0" w:space="0" w:color="auto"/>
            <w:bottom w:val="none" w:sz="0" w:space="0" w:color="auto"/>
            <w:right w:val="none" w:sz="0" w:space="0" w:color="auto"/>
          </w:divBdr>
        </w:div>
        <w:div w:id="1167867971">
          <w:marLeft w:val="1800"/>
          <w:marRight w:val="0"/>
          <w:marTop w:val="0"/>
          <w:marBottom w:val="0"/>
          <w:divBdr>
            <w:top w:val="none" w:sz="0" w:space="0" w:color="auto"/>
            <w:left w:val="none" w:sz="0" w:space="0" w:color="auto"/>
            <w:bottom w:val="none" w:sz="0" w:space="0" w:color="auto"/>
            <w:right w:val="none" w:sz="0" w:space="0" w:color="auto"/>
          </w:divBdr>
        </w:div>
        <w:div w:id="1322198451">
          <w:marLeft w:val="1166"/>
          <w:marRight w:val="0"/>
          <w:marTop w:val="0"/>
          <w:marBottom w:val="0"/>
          <w:divBdr>
            <w:top w:val="none" w:sz="0" w:space="0" w:color="auto"/>
            <w:left w:val="none" w:sz="0" w:space="0" w:color="auto"/>
            <w:bottom w:val="none" w:sz="0" w:space="0" w:color="auto"/>
            <w:right w:val="none" w:sz="0" w:space="0" w:color="auto"/>
          </w:divBdr>
        </w:div>
        <w:div w:id="1481269352">
          <w:marLeft w:val="1800"/>
          <w:marRight w:val="0"/>
          <w:marTop w:val="0"/>
          <w:marBottom w:val="0"/>
          <w:divBdr>
            <w:top w:val="none" w:sz="0" w:space="0" w:color="auto"/>
            <w:left w:val="none" w:sz="0" w:space="0" w:color="auto"/>
            <w:bottom w:val="none" w:sz="0" w:space="0" w:color="auto"/>
            <w:right w:val="none" w:sz="0" w:space="0" w:color="auto"/>
          </w:divBdr>
        </w:div>
        <w:div w:id="1620799649">
          <w:marLeft w:val="547"/>
          <w:marRight w:val="0"/>
          <w:marTop w:val="0"/>
          <w:marBottom w:val="0"/>
          <w:divBdr>
            <w:top w:val="none" w:sz="0" w:space="0" w:color="auto"/>
            <w:left w:val="none" w:sz="0" w:space="0" w:color="auto"/>
            <w:bottom w:val="none" w:sz="0" w:space="0" w:color="auto"/>
            <w:right w:val="none" w:sz="0" w:space="0" w:color="auto"/>
          </w:divBdr>
        </w:div>
        <w:div w:id="1793554097">
          <w:marLeft w:val="1166"/>
          <w:marRight w:val="0"/>
          <w:marTop w:val="0"/>
          <w:marBottom w:val="0"/>
          <w:divBdr>
            <w:top w:val="none" w:sz="0" w:space="0" w:color="auto"/>
            <w:left w:val="none" w:sz="0" w:space="0" w:color="auto"/>
            <w:bottom w:val="none" w:sz="0" w:space="0" w:color="auto"/>
            <w:right w:val="none" w:sz="0" w:space="0" w:color="auto"/>
          </w:divBdr>
        </w:div>
        <w:div w:id="2097356184">
          <w:marLeft w:val="547"/>
          <w:marRight w:val="0"/>
          <w:marTop w:val="0"/>
          <w:marBottom w:val="0"/>
          <w:divBdr>
            <w:top w:val="none" w:sz="0" w:space="0" w:color="auto"/>
            <w:left w:val="none" w:sz="0" w:space="0" w:color="auto"/>
            <w:bottom w:val="none" w:sz="0" w:space="0" w:color="auto"/>
            <w:right w:val="none" w:sz="0" w:space="0" w:color="auto"/>
          </w:divBdr>
        </w:div>
      </w:divsChild>
    </w:div>
    <w:div w:id="40911887">
      <w:bodyDiv w:val="1"/>
      <w:marLeft w:val="0"/>
      <w:marRight w:val="0"/>
      <w:marTop w:val="0"/>
      <w:marBottom w:val="0"/>
      <w:divBdr>
        <w:top w:val="none" w:sz="0" w:space="0" w:color="auto"/>
        <w:left w:val="none" w:sz="0" w:space="0" w:color="auto"/>
        <w:bottom w:val="none" w:sz="0" w:space="0" w:color="auto"/>
        <w:right w:val="none" w:sz="0" w:space="0" w:color="auto"/>
      </w:divBdr>
    </w:div>
    <w:div w:id="44958970">
      <w:bodyDiv w:val="1"/>
      <w:marLeft w:val="0"/>
      <w:marRight w:val="0"/>
      <w:marTop w:val="0"/>
      <w:marBottom w:val="0"/>
      <w:divBdr>
        <w:top w:val="none" w:sz="0" w:space="0" w:color="auto"/>
        <w:left w:val="none" w:sz="0" w:space="0" w:color="auto"/>
        <w:bottom w:val="none" w:sz="0" w:space="0" w:color="auto"/>
        <w:right w:val="none" w:sz="0" w:space="0" w:color="auto"/>
      </w:divBdr>
    </w:div>
    <w:div w:id="66463811">
      <w:bodyDiv w:val="1"/>
      <w:marLeft w:val="0"/>
      <w:marRight w:val="0"/>
      <w:marTop w:val="0"/>
      <w:marBottom w:val="0"/>
      <w:divBdr>
        <w:top w:val="none" w:sz="0" w:space="0" w:color="auto"/>
        <w:left w:val="none" w:sz="0" w:space="0" w:color="auto"/>
        <w:bottom w:val="none" w:sz="0" w:space="0" w:color="auto"/>
        <w:right w:val="none" w:sz="0" w:space="0" w:color="auto"/>
      </w:divBdr>
    </w:div>
    <w:div w:id="88813330">
      <w:bodyDiv w:val="1"/>
      <w:marLeft w:val="0"/>
      <w:marRight w:val="0"/>
      <w:marTop w:val="0"/>
      <w:marBottom w:val="0"/>
      <w:divBdr>
        <w:top w:val="none" w:sz="0" w:space="0" w:color="auto"/>
        <w:left w:val="none" w:sz="0" w:space="0" w:color="auto"/>
        <w:bottom w:val="none" w:sz="0" w:space="0" w:color="auto"/>
        <w:right w:val="none" w:sz="0" w:space="0" w:color="auto"/>
      </w:divBdr>
    </w:div>
    <w:div w:id="94055479">
      <w:bodyDiv w:val="1"/>
      <w:marLeft w:val="0"/>
      <w:marRight w:val="0"/>
      <w:marTop w:val="0"/>
      <w:marBottom w:val="0"/>
      <w:divBdr>
        <w:top w:val="none" w:sz="0" w:space="0" w:color="auto"/>
        <w:left w:val="none" w:sz="0" w:space="0" w:color="auto"/>
        <w:bottom w:val="none" w:sz="0" w:space="0" w:color="auto"/>
        <w:right w:val="none" w:sz="0" w:space="0" w:color="auto"/>
      </w:divBdr>
    </w:div>
    <w:div w:id="95516982">
      <w:bodyDiv w:val="1"/>
      <w:marLeft w:val="0"/>
      <w:marRight w:val="0"/>
      <w:marTop w:val="0"/>
      <w:marBottom w:val="0"/>
      <w:divBdr>
        <w:top w:val="none" w:sz="0" w:space="0" w:color="auto"/>
        <w:left w:val="none" w:sz="0" w:space="0" w:color="auto"/>
        <w:bottom w:val="none" w:sz="0" w:space="0" w:color="auto"/>
        <w:right w:val="none" w:sz="0" w:space="0" w:color="auto"/>
      </w:divBdr>
    </w:div>
    <w:div w:id="105395357">
      <w:bodyDiv w:val="1"/>
      <w:marLeft w:val="0"/>
      <w:marRight w:val="0"/>
      <w:marTop w:val="0"/>
      <w:marBottom w:val="0"/>
      <w:divBdr>
        <w:top w:val="none" w:sz="0" w:space="0" w:color="auto"/>
        <w:left w:val="none" w:sz="0" w:space="0" w:color="auto"/>
        <w:bottom w:val="none" w:sz="0" w:space="0" w:color="auto"/>
        <w:right w:val="none" w:sz="0" w:space="0" w:color="auto"/>
      </w:divBdr>
      <w:divsChild>
        <w:div w:id="863060630">
          <w:marLeft w:val="240"/>
          <w:marRight w:val="240"/>
          <w:marTop w:val="0"/>
          <w:marBottom w:val="0"/>
          <w:divBdr>
            <w:top w:val="none" w:sz="0" w:space="0" w:color="auto"/>
            <w:left w:val="none" w:sz="0" w:space="0" w:color="auto"/>
            <w:bottom w:val="none" w:sz="0" w:space="0" w:color="auto"/>
            <w:right w:val="none" w:sz="0" w:space="0" w:color="auto"/>
          </w:divBdr>
          <w:divsChild>
            <w:div w:id="138619911">
              <w:marLeft w:val="0"/>
              <w:marRight w:val="0"/>
              <w:marTop w:val="0"/>
              <w:marBottom w:val="0"/>
              <w:divBdr>
                <w:top w:val="none" w:sz="0" w:space="0" w:color="auto"/>
                <w:left w:val="none" w:sz="0" w:space="0" w:color="auto"/>
                <w:bottom w:val="none" w:sz="0" w:space="0" w:color="auto"/>
                <w:right w:val="none" w:sz="0" w:space="0" w:color="auto"/>
              </w:divBdr>
            </w:div>
            <w:div w:id="430660802">
              <w:marLeft w:val="0"/>
              <w:marRight w:val="0"/>
              <w:marTop w:val="0"/>
              <w:marBottom w:val="0"/>
              <w:divBdr>
                <w:top w:val="none" w:sz="0" w:space="0" w:color="auto"/>
                <w:left w:val="none" w:sz="0" w:space="0" w:color="auto"/>
                <w:bottom w:val="none" w:sz="0" w:space="0" w:color="auto"/>
                <w:right w:val="none" w:sz="0" w:space="0" w:color="auto"/>
              </w:divBdr>
            </w:div>
            <w:div w:id="439378357">
              <w:marLeft w:val="0"/>
              <w:marRight w:val="0"/>
              <w:marTop w:val="0"/>
              <w:marBottom w:val="0"/>
              <w:divBdr>
                <w:top w:val="none" w:sz="0" w:space="0" w:color="auto"/>
                <w:left w:val="none" w:sz="0" w:space="0" w:color="auto"/>
                <w:bottom w:val="none" w:sz="0" w:space="0" w:color="auto"/>
                <w:right w:val="none" w:sz="0" w:space="0" w:color="auto"/>
              </w:divBdr>
            </w:div>
            <w:div w:id="548764069">
              <w:marLeft w:val="0"/>
              <w:marRight w:val="0"/>
              <w:marTop w:val="0"/>
              <w:marBottom w:val="0"/>
              <w:divBdr>
                <w:top w:val="none" w:sz="0" w:space="0" w:color="auto"/>
                <w:left w:val="none" w:sz="0" w:space="0" w:color="auto"/>
                <w:bottom w:val="none" w:sz="0" w:space="0" w:color="auto"/>
                <w:right w:val="none" w:sz="0" w:space="0" w:color="auto"/>
              </w:divBdr>
            </w:div>
            <w:div w:id="622468912">
              <w:marLeft w:val="0"/>
              <w:marRight w:val="0"/>
              <w:marTop w:val="0"/>
              <w:marBottom w:val="0"/>
              <w:divBdr>
                <w:top w:val="none" w:sz="0" w:space="0" w:color="auto"/>
                <w:left w:val="none" w:sz="0" w:space="0" w:color="auto"/>
                <w:bottom w:val="none" w:sz="0" w:space="0" w:color="auto"/>
                <w:right w:val="none" w:sz="0" w:space="0" w:color="auto"/>
              </w:divBdr>
            </w:div>
            <w:div w:id="994837995">
              <w:marLeft w:val="0"/>
              <w:marRight w:val="0"/>
              <w:marTop w:val="0"/>
              <w:marBottom w:val="0"/>
              <w:divBdr>
                <w:top w:val="none" w:sz="0" w:space="0" w:color="auto"/>
                <w:left w:val="none" w:sz="0" w:space="0" w:color="auto"/>
                <w:bottom w:val="none" w:sz="0" w:space="0" w:color="auto"/>
                <w:right w:val="none" w:sz="0" w:space="0" w:color="auto"/>
              </w:divBdr>
            </w:div>
            <w:div w:id="1831484074">
              <w:marLeft w:val="0"/>
              <w:marRight w:val="0"/>
              <w:marTop w:val="0"/>
              <w:marBottom w:val="0"/>
              <w:divBdr>
                <w:top w:val="none" w:sz="0" w:space="0" w:color="auto"/>
                <w:left w:val="none" w:sz="0" w:space="0" w:color="auto"/>
                <w:bottom w:val="none" w:sz="0" w:space="0" w:color="auto"/>
                <w:right w:val="none" w:sz="0" w:space="0" w:color="auto"/>
              </w:divBdr>
            </w:div>
            <w:div w:id="1849322952">
              <w:marLeft w:val="0"/>
              <w:marRight w:val="0"/>
              <w:marTop w:val="0"/>
              <w:marBottom w:val="0"/>
              <w:divBdr>
                <w:top w:val="none" w:sz="0" w:space="0" w:color="auto"/>
                <w:left w:val="none" w:sz="0" w:space="0" w:color="auto"/>
                <w:bottom w:val="none" w:sz="0" w:space="0" w:color="auto"/>
                <w:right w:val="none" w:sz="0" w:space="0" w:color="auto"/>
              </w:divBdr>
            </w:div>
            <w:div w:id="1967881652">
              <w:marLeft w:val="0"/>
              <w:marRight w:val="0"/>
              <w:marTop w:val="0"/>
              <w:marBottom w:val="0"/>
              <w:divBdr>
                <w:top w:val="none" w:sz="0" w:space="0" w:color="auto"/>
                <w:left w:val="none" w:sz="0" w:space="0" w:color="auto"/>
                <w:bottom w:val="none" w:sz="0" w:space="0" w:color="auto"/>
                <w:right w:val="none" w:sz="0" w:space="0" w:color="auto"/>
              </w:divBdr>
            </w:div>
            <w:div w:id="197737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0547">
      <w:bodyDiv w:val="1"/>
      <w:marLeft w:val="0"/>
      <w:marRight w:val="0"/>
      <w:marTop w:val="0"/>
      <w:marBottom w:val="0"/>
      <w:divBdr>
        <w:top w:val="none" w:sz="0" w:space="0" w:color="auto"/>
        <w:left w:val="none" w:sz="0" w:space="0" w:color="auto"/>
        <w:bottom w:val="none" w:sz="0" w:space="0" w:color="auto"/>
        <w:right w:val="none" w:sz="0" w:space="0" w:color="auto"/>
      </w:divBdr>
    </w:div>
    <w:div w:id="140734743">
      <w:bodyDiv w:val="1"/>
      <w:marLeft w:val="0"/>
      <w:marRight w:val="0"/>
      <w:marTop w:val="0"/>
      <w:marBottom w:val="0"/>
      <w:divBdr>
        <w:top w:val="none" w:sz="0" w:space="0" w:color="auto"/>
        <w:left w:val="none" w:sz="0" w:space="0" w:color="auto"/>
        <w:bottom w:val="none" w:sz="0" w:space="0" w:color="auto"/>
        <w:right w:val="none" w:sz="0" w:space="0" w:color="auto"/>
      </w:divBdr>
    </w:div>
    <w:div w:id="159124004">
      <w:bodyDiv w:val="1"/>
      <w:marLeft w:val="0"/>
      <w:marRight w:val="0"/>
      <w:marTop w:val="0"/>
      <w:marBottom w:val="0"/>
      <w:divBdr>
        <w:top w:val="none" w:sz="0" w:space="0" w:color="auto"/>
        <w:left w:val="none" w:sz="0" w:space="0" w:color="auto"/>
        <w:bottom w:val="none" w:sz="0" w:space="0" w:color="auto"/>
        <w:right w:val="none" w:sz="0" w:space="0" w:color="auto"/>
      </w:divBdr>
    </w:div>
    <w:div w:id="167797277">
      <w:bodyDiv w:val="1"/>
      <w:marLeft w:val="0"/>
      <w:marRight w:val="0"/>
      <w:marTop w:val="0"/>
      <w:marBottom w:val="0"/>
      <w:divBdr>
        <w:top w:val="none" w:sz="0" w:space="0" w:color="auto"/>
        <w:left w:val="none" w:sz="0" w:space="0" w:color="auto"/>
        <w:bottom w:val="none" w:sz="0" w:space="0" w:color="auto"/>
        <w:right w:val="none" w:sz="0" w:space="0" w:color="auto"/>
      </w:divBdr>
    </w:div>
    <w:div w:id="183519801">
      <w:bodyDiv w:val="1"/>
      <w:marLeft w:val="0"/>
      <w:marRight w:val="0"/>
      <w:marTop w:val="0"/>
      <w:marBottom w:val="0"/>
      <w:divBdr>
        <w:top w:val="none" w:sz="0" w:space="0" w:color="auto"/>
        <w:left w:val="none" w:sz="0" w:space="0" w:color="auto"/>
        <w:bottom w:val="none" w:sz="0" w:space="0" w:color="auto"/>
        <w:right w:val="none" w:sz="0" w:space="0" w:color="auto"/>
      </w:divBdr>
    </w:div>
    <w:div w:id="208880671">
      <w:bodyDiv w:val="1"/>
      <w:marLeft w:val="0"/>
      <w:marRight w:val="0"/>
      <w:marTop w:val="0"/>
      <w:marBottom w:val="0"/>
      <w:divBdr>
        <w:top w:val="none" w:sz="0" w:space="0" w:color="auto"/>
        <w:left w:val="none" w:sz="0" w:space="0" w:color="auto"/>
        <w:bottom w:val="none" w:sz="0" w:space="0" w:color="auto"/>
        <w:right w:val="none" w:sz="0" w:space="0" w:color="auto"/>
      </w:divBdr>
    </w:div>
    <w:div w:id="210961099">
      <w:bodyDiv w:val="1"/>
      <w:marLeft w:val="0"/>
      <w:marRight w:val="0"/>
      <w:marTop w:val="0"/>
      <w:marBottom w:val="0"/>
      <w:divBdr>
        <w:top w:val="none" w:sz="0" w:space="0" w:color="auto"/>
        <w:left w:val="none" w:sz="0" w:space="0" w:color="auto"/>
        <w:bottom w:val="none" w:sz="0" w:space="0" w:color="auto"/>
        <w:right w:val="none" w:sz="0" w:space="0" w:color="auto"/>
      </w:divBdr>
    </w:div>
    <w:div w:id="299849100">
      <w:bodyDiv w:val="1"/>
      <w:marLeft w:val="0"/>
      <w:marRight w:val="0"/>
      <w:marTop w:val="0"/>
      <w:marBottom w:val="0"/>
      <w:divBdr>
        <w:top w:val="none" w:sz="0" w:space="0" w:color="auto"/>
        <w:left w:val="none" w:sz="0" w:space="0" w:color="auto"/>
        <w:bottom w:val="none" w:sz="0" w:space="0" w:color="auto"/>
        <w:right w:val="none" w:sz="0" w:space="0" w:color="auto"/>
      </w:divBdr>
    </w:div>
    <w:div w:id="303317077">
      <w:bodyDiv w:val="1"/>
      <w:marLeft w:val="0"/>
      <w:marRight w:val="0"/>
      <w:marTop w:val="0"/>
      <w:marBottom w:val="0"/>
      <w:divBdr>
        <w:top w:val="none" w:sz="0" w:space="0" w:color="auto"/>
        <w:left w:val="none" w:sz="0" w:space="0" w:color="auto"/>
        <w:bottom w:val="none" w:sz="0" w:space="0" w:color="auto"/>
        <w:right w:val="none" w:sz="0" w:space="0" w:color="auto"/>
      </w:divBdr>
    </w:div>
    <w:div w:id="326135769">
      <w:bodyDiv w:val="1"/>
      <w:marLeft w:val="0"/>
      <w:marRight w:val="0"/>
      <w:marTop w:val="0"/>
      <w:marBottom w:val="0"/>
      <w:divBdr>
        <w:top w:val="none" w:sz="0" w:space="0" w:color="auto"/>
        <w:left w:val="none" w:sz="0" w:space="0" w:color="auto"/>
        <w:bottom w:val="none" w:sz="0" w:space="0" w:color="auto"/>
        <w:right w:val="none" w:sz="0" w:space="0" w:color="auto"/>
      </w:divBdr>
    </w:div>
    <w:div w:id="326251274">
      <w:bodyDiv w:val="1"/>
      <w:marLeft w:val="0"/>
      <w:marRight w:val="0"/>
      <w:marTop w:val="0"/>
      <w:marBottom w:val="0"/>
      <w:divBdr>
        <w:top w:val="none" w:sz="0" w:space="0" w:color="auto"/>
        <w:left w:val="none" w:sz="0" w:space="0" w:color="auto"/>
        <w:bottom w:val="none" w:sz="0" w:space="0" w:color="auto"/>
        <w:right w:val="none" w:sz="0" w:space="0" w:color="auto"/>
      </w:divBdr>
    </w:div>
    <w:div w:id="326834149">
      <w:bodyDiv w:val="1"/>
      <w:marLeft w:val="0"/>
      <w:marRight w:val="0"/>
      <w:marTop w:val="0"/>
      <w:marBottom w:val="0"/>
      <w:divBdr>
        <w:top w:val="none" w:sz="0" w:space="0" w:color="auto"/>
        <w:left w:val="none" w:sz="0" w:space="0" w:color="auto"/>
        <w:bottom w:val="none" w:sz="0" w:space="0" w:color="auto"/>
        <w:right w:val="none" w:sz="0" w:space="0" w:color="auto"/>
      </w:divBdr>
    </w:div>
    <w:div w:id="336813852">
      <w:bodyDiv w:val="1"/>
      <w:marLeft w:val="0"/>
      <w:marRight w:val="0"/>
      <w:marTop w:val="0"/>
      <w:marBottom w:val="0"/>
      <w:divBdr>
        <w:top w:val="none" w:sz="0" w:space="0" w:color="auto"/>
        <w:left w:val="none" w:sz="0" w:space="0" w:color="auto"/>
        <w:bottom w:val="none" w:sz="0" w:space="0" w:color="auto"/>
        <w:right w:val="none" w:sz="0" w:space="0" w:color="auto"/>
      </w:divBdr>
    </w:div>
    <w:div w:id="346833883">
      <w:bodyDiv w:val="1"/>
      <w:marLeft w:val="0"/>
      <w:marRight w:val="0"/>
      <w:marTop w:val="0"/>
      <w:marBottom w:val="0"/>
      <w:divBdr>
        <w:top w:val="none" w:sz="0" w:space="0" w:color="auto"/>
        <w:left w:val="none" w:sz="0" w:space="0" w:color="auto"/>
        <w:bottom w:val="none" w:sz="0" w:space="0" w:color="auto"/>
        <w:right w:val="none" w:sz="0" w:space="0" w:color="auto"/>
      </w:divBdr>
    </w:div>
    <w:div w:id="353385609">
      <w:bodyDiv w:val="1"/>
      <w:marLeft w:val="0"/>
      <w:marRight w:val="0"/>
      <w:marTop w:val="0"/>
      <w:marBottom w:val="0"/>
      <w:divBdr>
        <w:top w:val="none" w:sz="0" w:space="0" w:color="auto"/>
        <w:left w:val="none" w:sz="0" w:space="0" w:color="auto"/>
        <w:bottom w:val="none" w:sz="0" w:space="0" w:color="auto"/>
        <w:right w:val="none" w:sz="0" w:space="0" w:color="auto"/>
      </w:divBdr>
    </w:div>
    <w:div w:id="360202361">
      <w:bodyDiv w:val="1"/>
      <w:marLeft w:val="0"/>
      <w:marRight w:val="0"/>
      <w:marTop w:val="0"/>
      <w:marBottom w:val="0"/>
      <w:divBdr>
        <w:top w:val="none" w:sz="0" w:space="0" w:color="auto"/>
        <w:left w:val="none" w:sz="0" w:space="0" w:color="auto"/>
        <w:bottom w:val="none" w:sz="0" w:space="0" w:color="auto"/>
        <w:right w:val="none" w:sz="0" w:space="0" w:color="auto"/>
      </w:divBdr>
      <w:divsChild>
        <w:div w:id="1485658989">
          <w:marLeft w:val="0"/>
          <w:marRight w:val="0"/>
          <w:marTop w:val="0"/>
          <w:marBottom w:val="0"/>
          <w:divBdr>
            <w:top w:val="none" w:sz="0" w:space="0" w:color="auto"/>
            <w:left w:val="none" w:sz="0" w:space="0" w:color="auto"/>
            <w:bottom w:val="none" w:sz="0" w:space="0" w:color="auto"/>
            <w:right w:val="none" w:sz="0" w:space="0" w:color="auto"/>
          </w:divBdr>
          <w:divsChild>
            <w:div w:id="276110320">
              <w:marLeft w:val="0"/>
              <w:marRight w:val="0"/>
              <w:marTop w:val="0"/>
              <w:marBottom w:val="0"/>
              <w:divBdr>
                <w:top w:val="none" w:sz="0" w:space="0" w:color="auto"/>
                <w:left w:val="none" w:sz="0" w:space="0" w:color="auto"/>
                <w:bottom w:val="none" w:sz="0" w:space="0" w:color="auto"/>
                <w:right w:val="none" w:sz="0" w:space="0" w:color="auto"/>
              </w:divBdr>
            </w:div>
            <w:div w:id="800878259">
              <w:marLeft w:val="0"/>
              <w:marRight w:val="0"/>
              <w:marTop w:val="0"/>
              <w:marBottom w:val="0"/>
              <w:divBdr>
                <w:top w:val="none" w:sz="0" w:space="0" w:color="auto"/>
                <w:left w:val="none" w:sz="0" w:space="0" w:color="auto"/>
                <w:bottom w:val="none" w:sz="0" w:space="0" w:color="auto"/>
                <w:right w:val="none" w:sz="0" w:space="0" w:color="auto"/>
              </w:divBdr>
            </w:div>
            <w:div w:id="1522283174">
              <w:marLeft w:val="0"/>
              <w:marRight w:val="0"/>
              <w:marTop w:val="0"/>
              <w:marBottom w:val="0"/>
              <w:divBdr>
                <w:top w:val="none" w:sz="0" w:space="0" w:color="auto"/>
                <w:left w:val="none" w:sz="0" w:space="0" w:color="auto"/>
                <w:bottom w:val="none" w:sz="0" w:space="0" w:color="auto"/>
                <w:right w:val="none" w:sz="0" w:space="0" w:color="auto"/>
              </w:divBdr>
            </w:div>
            <w:div w:id="1709179257">
              <w:marLeft w:val="0"/>
              <w:marRight w:val="0"/>
              <w:marTop w:val="0"/>
              <w:marBottom w:val="0"/>
              <w:divBdr>
                <w:top w:val="none" w:sz="0" w:space="0" w:color="auto"/>
                <w:left w:val="none" w:sz="0" w:space="0" w:color="auto"/>
                <w:bottom w:val="none" w:sz="0" w:space="0" w:color="auto"/>
                <w:right w:val="none" w:sz="0" w:space="0" w:color="auto"/>
              </w:divBdr>
            </w:div>
            <w:div w:id="1739161271">
              <w:marLeft w:val="0"/>
              <w:marRight w:val="0"/>
              <w:marTop w:val="0"/>
              <w:marBottom w:val="0"/>
              <w:divBdr>
                <w:top w:val="none" w:sz="0" w:space="0" w:color="auto"/>
                <w:left w:val="none" w:sz="0" w:space="0" w:color="auto"/>
                <w:bottom w:val="none" w:sz="0" w:space="0" w:color="auto"/>
                <w:right w:val="none" w:sz="0" w:space="0" w:color="auto"/>
              </w:divBdr>
            </w:div>
            <w:div w:id="2091266189">
              <w:marLeft w:val="0"/>
              <w:marRight w:val="0"/>
              <w:marTop w:val="0"/>
              <w:marBottom w:val="0"/>
              <w:divBdr>
                <w:top w:val="none" w:sz="0" w:space="0" w:color="auto"/>
                <w:left w:val="none" w:sz="0" w:space="0" w:color="auto"/>
                <w:bottom w:val="none" w:sz="0" w:space="0" w:color="auto"/>
                <w:right w:val="none" w:sz="0" w:space="0" w:color="auto"/>
              </w:divBdr>
            </w:div>
            <w:div w:id="213930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755846">
      <w:bodyDiv w:val="1"/>
      <w:marLeft w:val="0"/>
      <w:marRight w:val="0"/>
      <w:marTop w:val="0"/>
      <w:marBottom w:val="0"/>
      <w:divBdr>
        <w:top w:val="none" w:sz="0" w:space="0" w:color="auto"/>
        <w:left w:val="none" w:sz="0" w:space="0" w:color="auto"/>
        <w:bottom w:val="none" w:sz="0" w:space="0" w:color="auto"/>
        <w:right w:val="none" w:sz="0" w:space="0" w:color="auto"/>
      </w:divBdr>
    </w:div>
    <w:div w:id="378747759">
      <w:bodyDiv w:val="1"/>
      <w:marLeft w:val="0"/>
      <w:marRight w:val="0"/>
      <w:marTop w:val="0"/>
      <w:marBottom w:val="0"/>
      <w:divBdr>
        <w:top w:val="none" w:sz="0" w:space="0" w:color="auto"/>
        <w:left w:val="none" w:sz="0" w:space="0" w:color="auto"/>
        <w:bottom w:val="none" w:sz="0" w:space="0" w:color="auto"/>
        <w:right w:val="none" w:sz="0" w:space="0" w:color="auto"/>
      </w:divBdr>
    </w:div>
    <w:div w:id="380634610">
      <w:bodyDiv w:val="1"/>
      <w:marLeft w:val="0"/>
      <w:marRight w:val="0"/>
      <w:marTop w:val="0"/>
      <w:marBottom w:val="0"/>
      <w:divBdr>
        <w:top w:val="none" w:sz="0" w:space="0" w:color="auto"/>
        <w:left w:val="none" w:sz="0" w:space="0" w:color="auto"/>
        <w:bottom w:val="none" w:sz="0" w:space="0" w:color="auto"/>
        <w:right w:val="none" w:sz="0" w:space="0" w:color="auto"/>
      </w:divBdr>
    </w:div>
    <w:div w:id="474222322">
      <w:bodyDiv w:val="1"/>
      <w:marLeft w:val="0"/>
      <w:marRight w:val="0"/>
      <w:marTop w:val="0"/>
      <w:marBottom w:val="0"/>
      <w:divBdr>
        <w:top w:val="none" w:sz="0" w:space="0" w:color="auto"/>
        <w:left w:val="none" w:sz="0" w:space="0" w:color="auto"/>
        <w:bottom w:val="none" w:sz="0" w:space="0" w:color="auto"/>
        <w:right w:val="none" w:sz="0" w:space="0" w:color="auto"/>
      </w:divBdr>
    </w:div>
    <w:div w:id="484322419">
      <w:bodyDiv w:val="1"/>
      <w:marLeft w:val="0"/>
      <w:marRight w:val="0"/>
      <w:marTop w:val="0"/>
      <w:marBottom w:val="0"/>
      <w:divBdr>
        <w:top w:val="none" w:sz="0" w:space="0" w:color="auto"/>
        <w:left w:val="none" w:sz="0" w:space="0" w:color="auto"/>
        <w:bottom w:val="none" w:sz="0" w:space="0" w:color="auto"/>
        <w:right w:val="none" w:sz="0" w:space="0" w:color="auto"/>
      </w:divBdr>
    </w:div>
    <w:div w:id="509412049">
      <w:bodyDiv w:val="1"/>
      <w:marLeft w:val="0"/>
      <w:marRight w:val="0"/>
      <w:marTop w:val="0"/>
      <w:marBottom w:val="0"/>
      <w:divBdr>
        <w:top w:val="none" w:sz="0" w:space="0" w:color="auto"/>
        <w:left w:val="none" w:sz="0" w:space="0" w:color="auto"/>
        <w:bottom w:val="none" w:sz="0" w:space="0" w:color="auto"/>
        <w:right w:val="none" w:sz="0" w:space="0" w:color="auto"/>
      </w:divBdr>
    </w:div>
    <w:div w:id="518741857">
      <w:bodyDiv w:val="1"/>
      <w:marLeft w:val="0"/>
      <w:marRight w:val="0"/>
      <w:marTop w:val="0"/>
      <w:marBottom w:val="0"/>
      <w:divBdr>
        <w:top w:val="none" w:sz="0" w:space="0" w:color="auto"/>
        <w:left w:val="none" w:sz="0" w:space="0" w:color="auto"/>
        <w:bottom w:val="none" w:sz="0" w:space="0" w:color="auto"/>
        <w:right w:val="none" w:sz="0" w:space="0" w:color="auto"/>
      </w:divBdr>
    </w:div>
    <w:div w:id="526984494">
      <w:bodyDiv w:val="1"/>
      <w:marLeft w:val="0"/>
      <w:marRight w:val="0"/>
      <w:marTop w:val="0"/>
      <w:marBottom w:val="0"/>
      <w:divBdr>
        <w:top w:val="none" w:sz="0" w:space="0" w:color="auto"/>
        <w:left w:val="none" w:sz="0" w:space="0" w:color="auto"/>
        <w:bottom w:val="none" w:sz="0" w:space="0" w:color="auto"/>
        <w:right w:val="none" w:sz="0" w:space="0" w:color="auto"/>
      </w:divBdr>
      <w:divsChild>
        <w:div w:id="302538623">
          <w:marLeft w:val="720"/>
          <w:marRight w:val="0"/>
          <w:marTop w:val="96"/>
          <w:marBottom w:val="0"/>
          <w:divBdr>
            <w:top w:val="none" w:sz="0" w:space="0" w:color="auto"/>
            <w:left w:val="none" w:sz="0" w:space="0" w:color="auto"/>
            <w:bottom w:val="none" w:sz="0" w:space="0" w:color="auto"/>
            <w:right w:val="none" w:sz="0" w:space="0" w:color="auto"/>
          </w:divBdr>
        </w:div>
        <w:div w:id="362904026">
          <w:marLeft w:val="720"/>
          <w:marRight w:val="0"/>
          <w:marTop w:val="96"/>
          <w:marBottom w:val="0"/>
          <w:divBdr>
            <w:top w:val="none" w:sz="0" w:space="0" w:color="auto"/>
            <w:left w:val="none" w:sz="0" w:space="0" w:color="auto"/>
            <w:bottom w:val="none" w:sz="0" w:space="0" w:color="auto"/>
            <w:right w:val="none" w:sz="0" w:space="0" w:color="auto"/>
          </w:divBdr>
        </w:div>
        <w:div w:id="1179395985">
          <w:marLeft w:val="1440"/>
          <w:marRight w:val="0"/>
          <w:marTop w:val="86"/>
          <w:marBottom w:val="0"/>
          <w:divBdr>
            <w:top w:val="none" w:sz="0" w:space="0" w:color="auto"/>
            <w:left w:val="none" w:sz="0" w:space="0" w:color="auto"/>
            <w:bottom w:val="none" w:sz="0" w:space="0" w:color="auto"/>
            <w:right w:val="none" w:sz="0" w:space="0" w:color="auto"/>
          </w:divBdr>
        </w:div>
        <w:div w:id="697046951">
          <w:marLeft w:val="1440"/>
          <w:marRight w:val="0"/>
          <w:marTop w:val="86"/>
          <w:marBottom w:val="0"/>
          <w:divBdr>
            <w:top w:val="none" w:sz="0" w:space="0" w:color="auto"/>
            <w:left w:val="none" w:sz="0" w:space="0" w:color="auto"/>
            <w:bottom w:val="none" w:sz="0" w:space="0" w:color="auto"/>
            <w:right w:val="none" w:sz="0" w:space="0" w:color="auto"/>
          </w:divBdr>
        </w:div>
        <w:div w:id="2019194893">
          <w:marLeft w:val="1440"/>
          <w:marRight w:val="0"/>
          <w:marTop w:val="86"/>
          <w:marBottom w:val="0"/>
          <w:divBdr>
            <w:top w:val="none" w:sz="0" w:space="0" w:color="auto"/>
            <w:left w:val="none" w:sz="0" w:space="0" w:color="auto"/>
            <w:bottom w:val="none" w:sz="0" w:space="0" w:color="auto"/>
            <w:right w:val="none" w:sz="0" w:space="0" w:color="auto"/>
          </w:divBdr>
        </w:div>
        <w:div w:id="1047334708">
          <w:marLeft w:val="1440"/>
          <w:marRight w:val="0"/>
          <w:marTop w:val="86"/>
          <w:marBottom w:val="0"/>
          <w:divBdr>
            <w:top w:val="none" w:sz="0" w:space="0" w:color="auto"/>
            <w:left w:val="none" w:sz="0" w:space="0" w:color="auto"/>
            <w:bottom w:val="none" w:sz="0" w:space="0" w:color="auto"/>
            <w:right w:val="none" w:sz="0" w:space="0" w:color="auto"/>
          </w:divBdr>
        </w:div>
        <w:div w:id="494421835">
          <w:marLeft w:val="1440"/>
          <w:marRight w:val="0"/>
          <w:marTop w:val="86"/>
          <w:marBottom w:val="0"/>
          <w:divBdr>
            <w:top w:val="none" w:sz="0" w:space="0" w:color="auto"/>
            <w:left w:val="none" w:sz="0" w:space="0" w:color="auto"/>
            <w:bottom w:val="none" w:sz="0" w:space="0" w:color="auto"/>
            <w:right w:val="none" w:sz="0" w:space="0" w:color="auto"/>
          </w:divBdr>
        </w:div>
        <w:div w:id="654802141">
          <w:marLeft w:val="1440"/>
          <w:marRight w:val="0"/>
          <w:marTop w:val="86"/>
          <w:marBottom w:val="0"/>
          <w:divBdr>
            <w:top w:val="none" w:sz="0" w:space="0" w:color="auto"/>
            <w:left w:val="none" w:sz="0" w:space="0" w:color="auto"/>
            <w:bottom w:val="none" w:sz="0" w:space="0" w:color="auto"/>
            <w:right w:val="none" w:sz="0" w:space="0" w:color="auto"/>
          </w:divBdr>
        </w:div>
        <w:div w:id="821390790">
          <w:marLeft w:val="1440"/>
          <w:marRight w:val="0"/>
          <w:marTop w:val="86"/>
          <w:marBottom w:val="0"/>
          <w:divBdr>
            <w:top w:val="none" w:sz="0" w:space="0" w:color="auto"/>
            <w:left w:val="none" w:sz="0" w:space="0" w:color="auto"/>
            <w:bottom w:val="none" w:sz="0" w:space="0" w:color="auto"/>
            <w:right w:val="none" w:sz="0" w:space="0" w:color="auto"/>
          </w:divBdr>
        </w:div>
        <w:div w:id="593904412">
          <w:marLeft w:val="1440"/>
          <w:marRight w:val="0"/>
          <w:marTop w:val="86"/>
          <w:marBottom w:val="0"/>
          <w:divBdr>
            <w:top w:val="none" w:sz="0" w:space="0" w:color="auto"/>
            <w:left w:val="none" w:sz="0" w:space="0" w:color="auto"/>
            <w:bottom w:val="none" w:sz="0" w:space="0" w:color="auto"/>
            <w:right w:val="none" w:sz="0" w:space="0" w:color="auto"/>
          </w:divBdr>
        </w:div>
      </w:divsChild>
    </w:div>
    <w:div w:id="538207135">
      <w:bodyDiv w:val="1"/>
      <w:marLeft w:val="0"/>
      <w:marRight w:val="0"/>
      <w:marTop w:val="0"/>
      <w:marBottom w:val="0"/>
      <w:divBdr>
        <w:top w:val="none" w:sz="0" w:space="0" w:color="auto"/>
        <w:left w:val="none" w:sz="0" w:space="0" w:color="auto"/>
        <w:bottom w:val="none" w:sz="0" w:space="0" w:color="auto"/>
        <w:right w:val="none" w:sz="0" w:space="0" w:color="auto"/>
      </w:divBdr>
    </w:div>
    <w:div w:id="541945396">
      <w:bodyDiv w:val="1"/>
      <w:marLeft w:val="0"/>
      <w:marRight w:val="0"/>
      <w:marTop w:val="0"/>
      <w:marBottom w:val="0"/>
      <w:divBdr>
        <w:top w:val="none" w:sz="0" w:space="0" w:color="auto"/>
        <w:left w:val="none" w:sz="0" w:space="0" w:color="auto"/>
        <w:bottom w:val="none" w:sz="0" w:space="0" w:color="auto"/>
        <w:right w:val="none" w:sz="0" w:space="0" w:color="auto"/>
      </w:divBdr>
    </w:div>
    <w:div w:id="546992745">
      <w:bodyDiv w:val="1"/>
      <w:marLeft w:val="0"/>
      <w:marRight w:val="0"/>
      <w:marTop w:val="0"/>
      <w:marBottom w:val="0"/>
      <w:divBdr>
        <w:top w:val="none" w:sz="0" w:space="0" w:color="auto"/>
        <w:left w:val="none" w:sz="0" w:space="0" w:color="auto"/>
        <w:bottom w:val="none" w:sz="0" w:space="0" w:color="auto"/>
        <w:right w:val="none" w:sz="0" w:space="0" w:color="auto"/>
      </w:divBdr>
    </w:div>
    <w:div w:id="577595153">
      <w:bodyDiv w:val="1"/>
      <w:marLeft w:val="0"/>
      <w:marRight w:val="0"/>
      <w:marTop w:val="0"/>
      <w:marBottom w:val="0"/>
      <w:divBdr>
        <w:top w:val="none" w:sz="0" w:space="0" w:color="auto"/>
        <w:left w:val="none" w:sz="0" w:space="0" w:color="auto"/>
        <w:bottom w:val="none" w:sz="0" w:space="0" w:color="auto"/>
        <w:right w:val="none" w:sz="0" w:space="0" w:color="auto"/>
      </w:divBdr>
    </w:div>
    <w:div w:id="590241475">
      <w:bodyDiv w:val="1"/>
      <w:marLeft w:val="0"/>
      <w:marRight w:val="0"/>
      <w:marTop w:val="0"/>
      <w:marBottom w:val="0"/>
      <w:divBdr>
        <w:top w:val="none" w:sz="0" w:space="0" w:color="auto"/>
        <w:left w:val="none" w:sz="0" w:space="0" w:color="auto"/>
        <w:bottom w:val="none" w:sz="0" w:space="0" w:color="auto"/>
        <w:right w:val="none" w:sz="0" w:space="0" w:color="auto"/>
      </w:divBdr>
    </w:div>
    <w:div w:id="607784159">
      <w:bodyDiv w:val="1"/>
      <w:marLeft w:val="0"/>
      <w:marRight w:val="0"/>
      <w:marTop w:val="0"/>
      <w:marBottom w:val="0"/>
      <w:divBdr>
        <w:top w:val="none" w:sz="0" w:space="0" w:color="auto"/>
        <w:left w:val="none" w:sz="0" w:space="0" w:color="auto"/>
        <w:bottom w:val="none" w:sz="0" w:space="0" w:color="auto"/>
        <w:right w:val="none" w:sz="0" w:space="0" w:color="auto"/>
      </w:divBdr>
    </w:div>
    <w:div w:id="610434589">
      <w:bodyDiv w:val="1"/>
      <w:marLeft w:val="0"/>
      <w:marRight w:val="0"/>
      <w:marTop w:val="0"/>
      <w:marBottom w:val="0"/>
      <w:divBdr>
        <w:top w:val="none" w:sz="0" w:space="0" w:color="auto"/>
        <w:left w:val="none" w:sz="0" w:space="0" w:color="auto"/>
        <w:bottom w:val="none" w:sz="0" w:space="0" w:color="auto"/>
        <w:right w:val="none" w:sz="0" w:space="0" w:color="auto"/>
      </w:divBdr>
    </w:div>
    <w:div w:id="705712194">
      <w:bodyDiv w:val="1"/>
      <w:marLeft w:val="0"/>
      <w:marRight w:val="0"/>
      <w:marTop w:val="0"/>
      <w:marBottom w:val="0"/>
      <w:divBdr>
        <w:top w:val="none" w:sz="0" w:space="0" w:color="auto"/>
        <w:left w:val="none" w:sz="0" w:space="0" w:color="auto"/>
        <w:bottom w:val="none" w:sz="0" w:space="0" w:color="auto"/>
        <w:right w:val="none" w:sz="0" w:space="0" w:color="auto"/>
      </w:divBdr>
    </w:div>
    <w:div w:id="719675196">
      <w:bodyDiv w:val="1"/>
      <w:marLeft w:val="0"/>
      <w:marRight w:val="0"/>
      <w:marTop w:val="0"/>
      <w:marBottom w:val="0"/>
      <w:divBdr>
        <w:top w:val="none" w:sz="0" w:space="0" w:color="auto"/>
        <w:left w:val="none" w:sz="0" w:space="0" w:color="auto"/>
        <w:bottom w:val="none" w:sz="0" w:space="0" w:color="auto"/>
        <w:right w:val="none" w:sz="0" w:space="0" w:color="auto"/>
      </w:divBdr>
    </w:div>
    <w:div w:id="745802864">
      <w:bodyDiv w:val="1"/>
      <w:marLeft w:val="0"/>
      <w:marRight w:val="0"/>
      <w:marTop w:val="0"/>
      <w:marBottom w:val="0"/>
      <w:divBdr>
        <w:top w:val="none" w:sz="0" w:space="0" w:color="auto"/>
        <w:left w:val="none" w:sz="0" w:space="0" w:color="auto"/>
        <w:bottom w:val="none" w:sz="0" w:space="0" w:color="auto"/>
        <w:right w:val="none" w:sz="0" w:space="0" w:color="auto"/>
      </w:divBdr>
      <w:divsChild>
        <w:div w:id="1760446293">
          <w:marLeft w:val="0"/>
          <w:marRight w:val="0"/>
          <w:marTop w:val="0"/>
          <w:marBottom w:val="0"/>
          <w:divBdr>
            <w:top w:val="none" w:sz="0" w:space="0" w:color="auto"/>
            <w:left w:val="none" w:sz="0" w:space="0" w:color="auto"/>
            <w:bottom w:val="none" w:sz="0" w:space="0" w:color="auto"/>
            <w:right w:val="none" w:sz="0" w:space="0" w:color="auto"/>
          </w:divBdr>
          <w:divsChild>
            <w:div w:id="332101752">
              <w:marLeft w:val="0"/>
              <w:marRight w:val="0"/>
              <w:marTop w:val="0"/>
              <w:marBottom w:val="0"/>
              <w:divBdr>
                <w:top w:val="none" w:sz="0" w:space="0" w:color="auto"/>
                <w:left w:val="none" w:sz="0" w:space="0" w:color="auto"/>
                <w:bottom w:val="none" w:sz="0" w:space="0" w:color="auto"/>
                <w:right w:val="none" w:sz="0" w:space="0" w:color="auto"/>
              </w:divBdr>
            </w:div>
            <w:div w:id="916355951">
              <w:marLeft w:val="0"/>
              <w:marRight w:val="0"/>
              <w:marTop w:val="0"/>
              <w:marBottom w:val="0"/>
              <w:divBdr>
                <w:top w:val="none" w:sz="0" w:space="0" w:color="auto"/>
                <w:left w:val="none" w:sz="0" w:space="0" w:color="auto"/>
                <w:bottom w:val="none" w:sz="0" w:space="0" w:color="auto"/>
                <w:right w:val="none" w:sz="0" w:space="0" w:color="auto"/>
              </w:divBdr>
            </w:div>
            <w:div w:id="1000472674">
              <w:marLeft w:val="0"/>
              <w:marRight w:val="0"/>
              <w:marTop w:val="0"/>
              <w:marBottom w:val="0"/>
              <w:divBdr>
                <w:top w:val="none" w:sz="0" w:space="0" w:color="auto"/>
                <w:left w:val="none" w:sz="0" w:space="0" w:color="auto"/>
                <w:bottom w:val="none" w:sz="0" w:space="0" w:color="auto"/>
                <w:right w:val="none" w:sz="0" w:space="0" w:color="auto"/>
              </w:divBdr>
            </w:div>
            <w:div w:id="1054112952">
              <w:marLeft w:val="0"/>
              <w:marRight w:val="0"/>
              <w:marTop w:val="0"/>
              <w:marBottom w:val="0"/>
              <w:divBdr>
                <w:top w:val="none" w:sz="0" w:space="0" w:color="auto"/>
                <w:left w:val="none" w:sz="0" w:space="0" w:color="auto"/>
                <w:bottom w:val="none" w:sz="0" w:space="0" w:color="auto"/>
                <w:right w:val="none" w:sz="0" w:space="0" w:color="auto"/>
              </w:divBdr>
            </w:div>
            <w:div w:id="1113284344">
              <w:marLeft w:val="0"/>
              <w:marRight w:val="0"/>
              <w:marTop w:val="0"/>
              <w:marBottom w:val="0"/>
              <w:divBdr>
                <w:top w:val="none" w:sz="0" w:space="0" w:color="auto"/>
                <w:left w:val="none" w:sz="0" w:space="0" w:color="auto"/>
                <w:bottom w:val="none" w:sz="0" w:space="0" w:color="auto"/>
                <w:right w:val="none" w:sz="0" w:space="0" w:color="auto"/>
              </w:divBdr>
            </w:div>
            <w:div w:id="1187794602">
              <w:marLeft w:val="0"/>
              <w:marRight w:val="0"/>
              <w:marTop w:val="0"/>
              <w:marBottom w:val="0"/>
              <w:divBdr>
                <w:top w:val="none" w:sz="0" w:space="0" w:color="auto"/>
                <w:left w:val="none" w:sz="0" w:space="0" w:color="auto"/>
                <w:bottom w:val="none" w:sz="0" w:space="0" w:color="auto"/>
                <w:right w:val="none" w:sz="0" w:space="0" w:color="auto"/>
              </w:divBdr>
            </w:div>
            <w:div w:id="1799839616">
              <w:marLeft w:val="0"/>
              <w:marRight w:val="0"/>
              <w:marTop w:val="0"/>
              <w:marBottom w:val="0"/>
              <w:divBdr>
                <w:top w:val="none" w:sz="0" w:space="0" w:color="auto"/>
                <w:left w:val="none" w:sz="0" w:space="0" w:color="auto"/>
                <w:bottom w:val="none" w:sz="0" w:space="0" w:color="auto"/>
                <w:right w:val="none" w:sz="0" w:space="0" w:color="auto"/>
              </w:divBdr>
            </w:div>
            <w:div w:id="1912110829">
              <w:marLeft w:val="0"/>
              <w:marRight w:val="0"/>
              <w:marTop w:val="0"/>
              <w:marBottom w:val="0"/>
              <w:divBdr>
                <w:top w:val="none" w:sz="0" w:space="0" w:color="auto"/>
                <w:left w:val="none" w:sz="0" w:space="0" w:color="auto"/>
                <w:bottom w:val="none" w:sz="0" w:space="0" w:color="auto"/>
                <w:right w:val="none" w:sz="0" w:space="0" w:color="auto"/>
              </w:divBdr>
            </w:div>
            <w:div w:id="2093311070">
              <w:marLeft w:val="0"/>
              <w:marRight w:val="0"/>
              <w:marTop w:val="0"/>
              <w:marBottom w:val="0"/>
              <w:divBdr>
                <w:top w:val="none" w:sz="0" w:space="0" w:color="auto"/>
                <w:left w:val="none" w:sz="0" w:space="0" w:color="auto"/>
                <w:bottom w:val="none" w:sz="0" w:space="0" w:color="auto"/>
                <w:right w:val="none" w:sz="0" w:space="0" w:color="auto"/>
              </w:divBdr>
            </w:div>
            <w:div w:id="213976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31839">
      <w:bodyDiv w:val="1"/>
      <w:marLeft w:val="0"/>
      <w:marRight w:val="0"/>
      <w:marTop w:val="0"/>
      <w:marBottom w:val="0"/>
      <w:divBdr>
        <w:top w:val="none" w:sz="0" w:space="0" w:color="auto"/>
        <w:left w:val="none" w:sz="0" w:space="0" w:color="auto"/>
        <w:bottom w:val="none" w:sz="0" w:space="0" w:color="auto"/>
        <w:right w:val="none" w:sz="0" w:space="0" w:color="auto"/>
      </w:divBdr>
    </w:div>
    <w:div w:id="798035857">
      <w:bodyDiv w:val="1"/>
      <w:marLeft w:val="0"/>
      <w:marRight w:val="0"/>
      <w:marTop w:val="0"/>
      <w:marBottom w:val="0"/>
      <w:divBdr>
        <w:top w:val="none" w:sz="0" w:space="0" w:color="auto"/>
        <w:left w:val="none" w:sz="0" w:space="0" w:color="auto"/>
        <w:bottom w:val="none" w:sz="0" w:space="0" w:color="auto"/>
        <w:right w:val="none" w:sz="0" w:space="0" w:color="auto"/>
      </w:divBdr>
    </w:div>
    <w:div w:id="837161783">
      <w:bodyDiv w:val="1"/>
      <w:marLeft w:val="0"/>
      <w:marRight w:val="0"/>
      <w:marTop w:val="0"/>
      <w:marBottom w:val="0"/>
      <w:divBdr>
        <w:top w:val="none" w:sz="0" w:space="0" w:color="auto"/>
        <w:left w:val="none" w:sz="0" w:space="0" w:color="auto"/>
        <w:bottom w:val="none" w:sz="0" w:space="0" w:color="auto"/>
        <w:right w:val="none" w:sz="0" w:space="0" w:color="auto"/>
      </w:divBdr>
    </w:div>
    <w:div w:id="846868931">
      <w:bodyDiv w:val="1"/>
      <w:marLeft w:val="0"/>
      <w:marRight w:val="0"/>
      <w:marTop w:val="0"/>
      <w:marBottom w:val="0"/>
      <w:divBdr>
        <w:top w:val="none" w:sz="0" w:space="0" w:color="auto"/>
        <w:left w:val="none" w:sz="0" w:space="0" w:color="auto"/>
        <w:bottom w:val="none" w:sz="0" w:space="0" w:color="auto"/>
        <w:right w:val="none" w:sz="0" w:space="0" w:color="auto"/>
      </w:divBdr>
    </w:div>
    <w:div w:id="854803194">
      <w:bodyDiv w:val="1"/>
      <w:marLeft w:val="0"/>
      <w:marRight w:val="0"/>
      <w:marTop w:val="0"/>
      <w:marBottom w:val="0"/>
      <w:divBdr>
        <w:top w:val="none" w:sz="0" w:space="0" w:color="auto"/>
        <w:left w:val="none" w:sz="0" w:space="0" w:color="auto"/>
        <w:bottom w:val="none" w:sz="0" w:space="0" w:color="auto"/>
        <w:right w:val="none" w:sz="0" w:space="0" w:color="auto"/>
      </w:divBdr>
    </w:div>
    <w:div w:id="858859003">
      <w:bodyDiv w:val="1"/>
      <w:marLeft w:val="0"/>
      <w:marRight w:val="0"/>
      <w:marTop w:val="0"/>
      <w:marBottom w:val="0"/>
      <w:divBdr>
        <w:top w:val="none" w:sz="0" w:space="0" w:color="auto"/>
        <w:left w:val="none" w:sz="0" w:space="0" w:color="auto"/>
        <w:bottom w:val="none" w:sz="0" w:space="0" w:color="auto"/>
        <w:right w:val="none" w:sz="0" w:space="0" w:color="auto"/>
      </w:divBdr>
    </w:div>
    <w:div w:id="859587971">
      <w:bodyDiv w:val="1"/>
      <w:marLeft w:val="0"/>
      <w:marRight w:val="0"/>
      <w:marTop w:val="0"/>
      <w:marBottom w:val="0"/>
      <w:divBdr>
        <w:top w:val="none" w:sz="0" w:space="0" w:color="auto"/>
        <w:left w:val="none" w:sz="0" w:space="0" w:color="auto"/>
        <w:bottom w:val="none" w:sz="0" w:space="0" w:color="auto"/>
        <w:right w:val="none" w:sz="0" w:space="0" w:color="auto"/>
      </w:divBdr>
    </w:div>
    <w:div w:id="868494043">
      <w:bodyDiv w:val="1"/>
      <w:marLeft w:val="0"/>
      <w:marRight w:val="0"/>
      <w:marTop w:val="0"/>
      <w:marBottom w:val="0"/>
      <w:divBdr>
        <w:top w:val="none" w:sz="0" w:space="0" w:color="auto"/>
        <w:left w:val="none" w:sz="0" w:space="0" w:color="auto"/>
        <w:bottom w:val="none" w:sz="0" w:space="0" w:color="auto"/>
        <w:right w:val="none" w:sz="0" w:space="0" w:color="auto"/>
      </w:divBdr>
    </w:div>
    <w:div w:id="875964644">
      <w:bodyDiv w:val="1"/>
      <w:marLeft w:val="0"/>
      <w:marRight w:val="0"/>
      <w:marTop w:val="0"/>
      <w:marBottom w:val="0"/>
      <w:divBdr>
        <w:top w:val="none" w:sz="0" w:space="0" w:color="auto"/>
        <w:left w:val="none" w:sz="0" w:space="0" w:color="auto"/>
        <w:bottom w:val="none" w:sz="0" w:space="0" w:color="auto"/>
        <w:right w:val="none" w:sz="0" w:space="0" w:color="auto"/>
      </w:divBdr>
      <w:divsChild>
        <w:div w:id="2034307261">
          <w:marLeft w:val="0"/>
          <w:marRight w:val="0"/>
          <w:marTop w:val="0"/>
          <w:marBottom w:val="0"/>
          <w:divBdr>
            <w:top w:val="none" w:sz="0" w:space="0" w:color="auto"/>
            <w:left w:val="none" w:sz="0" w:space="0" w:color="auto"/>
            <w:bottom w:val="none" w:sz="0" w:space="0" w:color="auto"/>
            <w:right w:val="none" w:sz="0" w:space="0" w:color="auto"/>
          </w:divBdr>
          <w:divsChild>
            <w:div w:id="181406710">
              <w:marLeft w:val="0"/>
              <w:marRight w:val="0"/>
              <w:marTop w:val="0"/>
              <w:marBottom w:val="0"/>
              <w:divBdr>
                <w:top w:val="none" w:sz="0" w:space="0" w:color="auto"/>
                <w:left w:val="none" w:sz="0" w:space="0" w:color="auto"/>
                <w:bottom w:val="none" w:sz="0" w:space="0" w:color="auto"/>
                <w:right w:val="none" w:sz="0" w:space="0" w:color="auto"/>
              </w:divBdr>
            </w:div>
            <w:div w:id="263732509">
              <w:marLeft w:val="0"/>
              <w:marRight w:val="0"/>
              <w:marTop w:val="0"/>
              <w:marBottom w:val="0"/>
              <w:divBdr>
                <w:top w:val="none" w:sz="0" w:space="0" w:color="auto"/>
                <w:left w:val="none" w:sz="0" w:space="0" w:color="auto"/>
                <w:bottom w:val="none" w:sz="0" w:space="0" w:color="auto"/>
                <w:right w:val="none" w:sz="0" w:space="0" w:color="auto"/>
              </w:divBdr>
            </w:div>
            <w:div w:id="523985523">
              <w:marLeft w:val="0"/>
              <w:marRight w:val="0"/>
              <w:marTop w:val="0"/>
              <w:marBottom w:val="0"/>
              <w:divBdr>
                <w:top w:val="none" w:sz="0" w:space="0" w:color="auto"/>
                <w:left w:val="none" w:sz="0" w:space="0" w:color="auto"/>
                <w:bottom w:val="none" w:sz="0" w:space="0" w:color="auto"/>
                <w:right w:val="none" w:sz="0" w:space="0" w:color="auto"/>
              </w:divBdr>
            </w:div>
            <w:div w:id="606084732">
              <w:marLeft w:val="0"/>
              <w:marRight w:val="0"/>
              <w:marTop w:val="0"/>
              <w:marBottom w:val="0"/>
              <w:divBdr>
                <w:top w:val="none" w:sz="0" w:space="0" w:color="auto"/>
                <w:left w:val="none" w:sz="0" w:space="0" w:color="auto"/>
                <w:bottom w:val="none" w:sz="0" w:space="0" w:color="auto"/>
                <w:right w:val="none" w:sz="0" w:space="0" w:color="auto"/>
              </w:divBdr>
            </w:div>
            <w:div w:id="820658713">
              <w:marLeft w:val="0"/>
              <w:marRight w:val="0"/>
              <w:marTop w:val="0"/>
              <w:marBottom w:val="0"/>
              <w:divBdr>
                <w:top w:val="none" w:sz="0" w:space="0" w:color="auto"/>
                <w:left w:val="none" w:sz="0" w:space="0" w:color="auto"/>
                <w:bottom w:val="none" w:sz="0" w:space="0" w:color="auto"/>
                <w:right w:val="none" w:sz="0" w:space="0" w:color="auto"/>
              </w:divBdr>
            </w:div>
            <w:div w:id="1079058842">
              <w:marLeft w:val="0"/>
              <w:marRight w:val="0"/>
              <w:marTop w:val="0"/>
              <w:marBottom w:val="0"/>
              <w:divBdr>
                <w:top w:val="none" w:sz="0" w:space="0" w:color="auto"/>
                <w:left w:val="none" w:sz="0" w:space="0" w:color="auto"/>
                <w:bottom w:val="none" w:sz="0" w:space="0" w:color="auto"/>
                <w:right w:val="none" w:sz="0" w:space="0" w:color="auto"/>
              </w:divBdr>
            </w:div>
            <w:div w:id="1250118664">
              <w:marLeft w:val="0"/>
              <w:marRight w:val="0"/>
              <w:marTop w:val="0"/>
              <w:marBottom w:val="0"/>
              <w:divBdr>
                <w:top w:val="none" w:sz="0" w:space="0" w:color="auto"/>
                <w:left w:val="none" w:sz="0" w:space="0" w:color="auto"/>
                <w:bottom w:val="none" w:sz="0" w:space="0" w:color="auto"/>
                <w:right w:val="none" w:sz="0" w:space="0" w:color="auto"/>
              </w:divBdr>
            </w:div>
            <w:div w:id="1571304759">
              <w:marLeft w:val="0"/>
              <w:marRight w:val="0"/>
              <w:marTop w:val="0"/>
              <w:marBottom w:val="0"/>
              <w:divBdr>
                <w:top w:val="none" w:sz="0" w:space="0" w:color="auto"/>
                <w:left w:val="none" w:sz="0" w:space="0" w:color="auto"/>
                <w:bottom w:val="none" w:sz="0" w:space="0" w:color="auto"/>
                <w:right w:val="none" w:sz="0" w:space="0" w:color="auto"/>
              </w:divBdr>
            </w:div>
            <w:div w:id="1710453708">
              <w:marLeft w:val="0"/>
              <w:marRight w:val="0"/>
              <w:marTop w:val="0"/>
              <w:marBottom w:val="0"/>
              <w:divBdr>
                <w:top w:val="none" w:sz="0" w:space="0" w:color="auto"/>
                <w:left w:val="none" w:sz="0" w:space="0" w:color="auto"/>
                <w:bottom w:val="none" w:sz="0" w:space="0" w:color="auto"/>
                <w:right w:val="none" w:sz="0" w:space="0" w:color="auto"/>
              </w:divBdr>
            </w:div>
            <w:div w:id="199911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473721">
      <w:bodyDiv w:val="1"/>
      <w:marLeft w:val="0"/>
      <w:marRight w:val="0"/>
      <w:marTop w:val="0"/>
      <w:marBottom w:val="0"/>
      <w:divBdr>
        <w:top w:val="none" w:sz="0" w:space="0" w:color="auto"/>
        <w:left w:val="none" w:sz="0" w:space="0" w:color="auto"/>
        <w:bottom w:val="none" w:sz="0" w:space="0" w:color="auto"/>
        <w:right w:val="none" w:sz="0" w:space="0" w:color="auto"/>
      </w:divBdr>
    </w:div>
    <w:div w:id="889072193">
      <w:bodyDiv w:val="1"/>
      <w:marLeft w:val="0"/>
      <w:marRight w:val="0"/>
      <w:marTop w:val="0"/>
      <w:marBottom w:val="0"/>
      <w:divBdr>
        <w:top w:val="none" w:sz="0" w:space="0" w:color="auto"/>
        <w:left w:val="none" w:sz="0" w:space="0" w:color="auto"/>
        <w:bottom w:val="none" w:sz="0" w:space="0" w:color="auto"/>
        <w:right w:val="none" w:sz="0" w:space="0" w:color="auto"/>
      </w:divBdr>
    </w:div>
    <w:div w:id="988244188">
      <w:bodyDiv w:val="1"/>
      <w:marLeft w:val="0"/>
      <w:marRight w:val="0"/>
      <w:marTop w:val="0"/>
      <w:marBottom w:val="0"/>
      <w:divBdr>
        <w:top w:val="none" w:sz="0" w:space="0" w:color="auto"/>
        <w:left w:val="none" w:sz="0" w:space="0" w:color="auto"/>
        <w:bottom w:val="none" w:sz="0" w:space="0" w:color="auto"/>
        <w:right w:val="none" w:sz="0" w:space="0" w:color="auto"/>
      </w:divBdr>
    </w:div>
    <w:div w:id="1000541136">
      <w:bodyDiv w:val="1"/>
      <w:marLeft w:val="0"/>
      <w:marRight w:val="0"/>
      <w:marTop w:val="0"/>
      <w:marBottom w:val="0"/>
      <w:divBdr>
        <w:top w:val="none" w:sz="0" w:space="0" w:color="auto"/>
        <w:left w:val="none" w:sz="0" w:space="0" w:color="auto"/>
        <w:bottom w:val="none" w:sz="0" w:space="0" w:color="auto"/>
        <w:right w:val="none" w:sz="0" w:space="0" w:color="auto"/>
      </w:divBdr>
    </w:div>
    <w:div w:id="1001354570">
      <w:bodyDiv w:val="1"/>
      <w:marLeft w:val="0"/>
      <w:marRight w:val="0"/>
      <w:marTop w:val="0"/>
      <w:marBottom w:val="0"/>
      <w:divBdr>
        <w:top w:val="none" w:sz="0" w:space="0" w:color="auto"/>
        <w:left w:val="none" w:sz="0" w:space="0" w:color="auto"/>
        <w:bottom w:val="none" w:sz="0" w:space="0" w:color="auto"/>
        <w:right w:val="none" w:sz="0" w:space="0" w:color="auto"/>
      </w:divBdr>
    </w:div>
    <w:div w:id="1022558696">
      <w:bodyDiv w:val="1"/>
      <w:marLeft w:val="0"/>
      <w:marRight w:val="0"/>
      <w:marTop w:val="0"/>
      <w:marBottom w:val="0"/>
      <w:divBdr>
        <w:top w:val="none" w:sz="0" w:space="0" w:color="auto"/>
        <w:left w:val="none" w:sz="0" w:space="0" w:color="auto"/>
        <w:bottom w:val="none" w:sz="0" w:space="0" w:color="auto"/>
        <w:right w:val="none" w:sz="0" w:space="0" w:color="auto"/>
      </w:divBdr>
    </w:div>
    <w:div w:id="1032877387">
      <w:bodyDiv w:val="1"/>
      <w:marLeft w:val="0"/>
      <w:marRight w:val="0"/>
      <w:marTop w:val="0"/>
      <w:marBottom w:val="0"/>
      <w:divBdr>
        <w:top w:val="none" w:sz="0" w:space="0" w:color="auto"/>
        <w:left w:val="none" w:sz="0" w:space="0" w:color="auto"/>
        <w:bottom w:val="none" w:sz="0" w:space="0" w:color="auto"/>
        <w:right w:val="none" w:sz="0" w:space="0" w:color="auto"/>
      </w:divBdr>
    </w:div>
    <w:div w:id="1039159508">
      <w:bodyDiv w:val="1"/>
      <w:marLeft w:val="0"/>
      <w:marRight w:val="0"/>
      <w:marTop w:val="0"/>
      <w:marBottom w:val="0"/>
      <w:divBdr>
        <w:top w:val="none" w:sz="0" w:space="0" w:color="auto"/>
        <w:left w:val="none" w:sz="0" w:space="0" w:color="auto"/>
        <w:bottom w:val="none" w:sz="0" w:space="0" w:color="auto"/>
        <w:right w:val="none" w:sz="0" w:space="0" w:color="auto"/>
      </w:divBdr>
    </w:div>
    <w:div w:id="1056510061">
      <w:bodyDiv w:val="1"/>
      <w:marLeft w:val="0"/>
      <w:marRight w:val="0"/>
      <w:marTop w:val="0"/>
      <w:marBottom w:val="0"/>
      <w:divBdr>
        <w:top w:val="none" w:sz="0" w:space="0" w:color="auto"/>
        <w:left w:val="none" w:sz="0" w:space="0" w:color="auto"/>
        <w:bottom w:val="none" w:sz="0" w:space="0" w:color="auto"/>
        <w:right w:val="none" w:sz="0" w:space="0" w:color="auto"/>
      </w:divBdr>
    </w:div>
    <w:div w:id="1075590071">
      <w:bodyDiv w:val="1"/>
      <w:marLeft w:val="0"/>
      <w:marRight w:val="0"/>
      <w:marTop w:val="0"/>
      <w:marBottom w:val="0"/>
      <w:divBdr>
        <w:top w:val="none" w:sz="0" w:space="0" w:color="auto"/>
        <w:left w:val="none" w:sz="0" w:space="0" w:color="auto"/>
        <w:bottom w:val="none" w:sz="0" w:space="0" w:color="auto"/>
        <w:right w:val="none" w:sz="0" w:space="0" w:color="auto"/>
      </w:divBdr>
    </w:div>
    <w:div w:id="1089615118">
      <w:bodyDiv w:val="1"/>
      <w:marLeft w:val="0"/>
      <w:marRight w:val="0"/>
      <w:marTop w:val="0"/>
      <w:marBottom w:val="0"/>
      <w:divBdr>
        <w:top w:val="none" w:sz="0" w:space="0" w:color="auto"/>
        <w:left w:val="none" w:sz="0" w:space="0" w:color="auto"/>
        <w:bottom w:val="none" w:sz="0" w:space="0" w:color="auto"/>
        <w:right w:val="none" w:sz="0" w:space="0" w:color="auto"/>
      </w:divBdr>
    </w:div>
    <w:div w:id="1129008337">
      <w:bodyDiv w:val="1"/>
      <w:marLeft w:val="0"/>
      <w:marRight w:val="0"/>
      <w:marTop w:val="0"/>
      <w:marBottom w:val="0"/>
      <w:divBdr>
        <w:top w:val="none" w:sz="0" w:space="0" w:color="auto"/>
        <w:left w:val="none" w:sz="0" w:space="0" w:color="auto"/>
        <w:bottom w:val="none" w:sz="0" w:space="0" w:color="auto"/>
        <w:right w:val="none" w:sz="0" w:space="0" w:color="auto"/>
      </w:divBdr>
    </w:div>
    <w:div w:id="1142505486">
      <w:bodyDiv w:val="1"/>
      <w:marLeft w:val="0"/>
      <w:marRight w:val="0"/>
      <w:marTop w:val="0"/>
      <w:marBottom w:val="0"/>
      <w:divBdr>
        <w:top w:val="none" w:sz="0" w:space="0" w:color="auto"/>
        <w:left w:val="none" w:sz="0" w:space="0" w:color="auto"/>
        <w:bottom w:val="none" w:sz="0" w:space="0" w:color="auto"/>
        <w:right w:val="none" w:sz="0" w:space="0" w:color="auto"/>
      </w:divBdr>
    </w:div>
    <w:div w:id="1148940817">
      <w:bodyDiv w:val="1"/>
      <w:marLeft w:val="0"/>
      <w:marRight w:val="0"/>
      <w:marTop w:val="0"/>
      <w:marBottom w:val="0"/>
      <w:divBdr>
        <w:top w:val="none" w:sz="0" w:space="0" w:color="auto"/>
        <w:left w:val="none" w:sz="0" w:space="0" w:color="auto"/>
        <w:bottom w:val="none" w:sz="0" w:space="0" w:color="auto"/>
        <w:right w:val="none" w:sz="0" w:space="0" w:color="auto"/>
      </w:divBdr>
    </w:div>
    <w:div w:id="1152067044">
      <w:bodyDiv w:val="1"/>
      <w:marLeft w:val="0"/>
      <w:marRight w:val="0"/>
      <w:marTop w:val="0"/>
      <w:marBottom w:val="0"/>
      <w:divBdr>
        <w:top w:val="none" w:sz="0" w:space="0" w:color="auto"/>
        <w:left w:val="none" w:sz="0" w:space="0" w:color="auto"/>
        <w:bottom w:val="none" w:sz="0" w:space="0" w:color="auto"/>
        <w:right w:val="none" w:sz="0" w:space="0" w:color="auto"/>
      </w:divBdr>
    </w:div>
    <w:div w:id="1154031377">
      <w:bodyDiv w:val="1"/>
      <w:marLeft w:val="0"/>
      <w:marRight w:val="0"/>
      <w:marTop w:val="0"/>
      <w:marBottom w:val="0"/>
      <w:divBdr>
        <w:top w:val="none" w:sz="0" w:space="0" w:color="auto"/>
        <w:left w:val="none" w:sz="0" w:space="0" w:color="auto"/>
        <w:bottom w:val="none" w:sz="0" w:space="0" w:color="auto"/>
        <w:right w:val="none" w:sz="0" w:space="0" w:color="auto"/>
      </w:divBdr>
    </w:div>
    <w:div w:id="1162740454">
      <w:bodyDiv w:val="1"/>
      <w:marLeft w:val="0"/>
      <w:marRight w:val="0"/>
      <w:marTop w:val="0"/>
      <w:marBottom w:val="0"/>
      <w:divBdr>
        <w:top w:val="none" w:sz="0" w:space="0" w:color="auto"/>
        <w:left w:val="none" w:sz="0" w:space="0" w:color="auto"/>
        <w:bottom w:val="none" w:sz="0" w:space="0" w:color="auto"/>
        <w:right w:val="none" w:sz="0" w:space="0" w:color="auto"/>
      </w:divBdr>
    </w:div>
    <w:div w:id="1164517968">
      <w:bodyDiv w:val="1"/>
      <w:marLeft w:val="0"/>
      <w:marRight w:val="0"/>
      <w:marTop w:val="0"/>
      <w:marBottom w:val="0"/>
      <w:divBdr>
        <w:top w:val="none" w:sz="0" w:space="0" w:color="auto"/>
        <w:left w:val="none" w:sz="0" w:space="0" w:color="auto"/>
        <w:bottom w:val="none" w:sz="0" w:space="0" w:color="auto"/>
        <w:right w:val="none" w:sz="0" w:space="0" w:color="auto"/>
      </w:divBdr>
    </w:div>
    <w:div w:id="1166166171">
      <w:bodyDiv w:val="1"/>
      <w:marLeft w:val="0"/>
      <w:marRight w:val="0"/>
      <w:marTop w:val="0"/>
      <w:marBottom w:val="0"/>
      <w:divBdr>
        <w:top w:val="none" w:sz="0" w:space="0" w:color="auto"/>
        <w:left w:val="none" w:sz="0" w:space="0" w:color="auto"/>
        <w:bottom w:val="none" w:sz="0" w:space="0" w:color="auto"/>
        <w:right w:val="none" w:sz="0" w:space="0" w:color="auto"/>
      </w:divBdr>
    </w:div>
    <w:div w:id="1168013322">
      <w:bodyDiv w:val="1"/>
      <w:marLeft w:val="0"/>
      <w:marRight w:val="0"/>
      <w:marTop w:val="0"/>
      <w:marBottom w:val="0"/>
      <w:divBdr>
        <w:top w:val="none" w:sz="0" w:space="0" w:color="auto"/>
        <w:left w:val="none" w:sz="0" w:space="0" w:color="auto"/>
        <w:bottom w:val="none" w:sz="0" w:space="0" w:color="auto"/>
        <w:right w:val="none" w:sz="0" w:space="0" w:color="auto"/>
      </w:divBdr>
    </w:div>
    <w:div w:id="1181043408">
      <w:bodyDiv w:val="1"/>
      <w:marLeft w:val="0"/>
      <w:marRight w:val="0"/>
      <w:marTop w:val="0"/>
      <w:marBottom w:val="0"/>
      <w:divBdr>
        <w:top w:val="none" w:sz="0" w:space="0" w:color="auto"/>
        <w:left w:val="none" w:sz="0" w:space="0" w:color="auto"/>
        <w:bottom w:val="none" w:sz="0" w:space="0" w:color="auto"/>
        <w:right w:val="none" w:sz="0" w:space="0" w:color="auto"/>
      </w:divBdr>
    </w:div>
    <w:div w:id="1183516438">
      <w:bodyDiv w:val="1"/>
      <w:marLeft w:val="0"/>
      <w:marRight w:val="0"/>
      <w:marTop w:val="0"/>
      <w:marBottom w:val="0"/>
      <w:divBdr>
        <w:top w:val="none" w:sz="0" w:space="0" w:color="auto"/>
        <w:left w:val="none" w:sz="0" w:space="0" w:color="auto"/>
        <w:bottom w:val="none" w:sz="0" w:space="0" w:color="auto"/>
        <w:right w:val="none" w:sz="0" w:space="0" w:color="auto"/>
      </w:divBdr>
      <w:divsChild>
        <w:div w:id="1592616952">
          <w:marLeft w:val="0"/>
          <w:marRight w:val="0"/>
          <w:marTop w:val="0"/>
          <w:marBottom w:val="0"/>
          <w:divBdr>
            <w:top w:val="none" w:sz="0" w:space="0" w:color="auto"/>
            <w:left w:val="none" w:sz="0" w:space="0" w:color="auto"/>
            <w:bottom w:val="none" w:sz="0" w:space="0" w:color="auto"/>
            <w:right w:val="none" w:sz="0" w:space="0" w:color="auto"/>
          </w:divBdr>
          <w:divsChild>
            <w:div w:id="330837735">
              <w:marLeft w:val="0"/>
              <w:marRight w:val="0"/>
              <w:marTop w:val="0"/>
              <w:marBottom w:val="0"/>
              <w:divBdr>
                <w:top w:val="none" w:sz="0" w:space="0" w:color="auto"/>
                <w:left w:val="none" w:sz="0" w:space="0" w:color="auto"/>
                <w:bottom w:val="none" w:sz="0" w:space="0" w:color="auto"/>
                <w:right w:val="none" w:sz="0" w:space="0" w:color="auto"/>
              </w:divBdr>
            </w:div>
            <w:div w:id="660161177">
              <w:marLeft w:val="0"/>
              <w:marRight w:val="0"/>
              <w:marTop w:val="0"/>
              <w:marBottom w:val="0"/>
              <w:divBdr>
                <w:top w:val="none" w:sz="0" w:space="0" w:color="auto"/>
                <w:left w:val="none" w:sz="0" w:space="0" w:color="auto"/>
                <w:bottom w:val="none" w:sz="0" w:space="0" w:color="auto"/>
                <w:right w:val="none" w:sz="0" w:space="0" w:color="auto"/>
              </w:divBdr>
            </w:div>
            <w:div w:id="968826434">
              <w:marLeft w:val="0"/>
              <w:marRight w:val="0"/>
              <w:marTop w:val="0"/>
              <w:marBottom w:val="0"/>
              <w:divBdr>
                <w:top w:val="none" w:sz="0" w:space="0" w:color="auto"/>
                <w:left w:val="none" w:sz="0" w:space="0" w:color="auto"/>
                <w:bottom w:val="none" w:sz="0" w:space="0" w:color="auto"/>
                <w:right w:val="none" w:sz="0" w:space="0" w:color="auto"/>
              </w:divBdr>
            </w:div>
            <w:div w:id="1492719684">
              <w:marLeft w:val="0"/>
              <w:marRight w:val="0"/>
              <w:marTop w:val="0"/>
              <w:marBottom w:val="0"/>
              <w:divBdr>
                <w:top w:val="none" w:sz="0" w:space="0" w:color="auto"/>
                <w:left w:val="none" w:sz="0" w:space="0" w:color="auto"/>
                <w:bottom w:val="none" w:sz="0" w:space="0" w:color="auto"/>
                <w:right w:val="none" w:sz="0" w:space="0" w:color="auto"/>
              </w:divBdr>
            </w:div>
            <w:div w:id="1750808597">
              <w:marLeft w:val="0"/>
              <w:marRight w:val="0"/>
              <w:marTop w:val="0"/>
              <w:marBottom w:val="0"/>
              <w:divBdr>
                <w:top w:val="none" w:sz="0" w:space="0" w:color="auto"/>
                <w:left w:val="none" w:sz="0" w:space="0" w:color="auto"/>
                <w:bottom w:val="none" w:sz="0" w:space="0" w:color="auto"/>
                <w:right w:val="none" w:sz="0" w:space="0" w:color="auto"/>
              </w:divBdr>
            </w:div>
            <w:div w:id="1987470734">
              <w:marLeft w:val="0"/>
              <w:marRight w:val="0"/>
              <w:marTop w:val="0"/>
              <w:marBottom w:val="0"/>
              <w:divBdr>
                <w:top w:val="none" w:sz="0" w:space="0" w:color="auto"/>
                <w:left w:val="none" w:sz="0" w:space="0" w:color="auto"/>
                <w:bottom w:val="none" w:sz="0" w:space="0" w:color="auto"/>
                <w:right w:val="none" w:sz="0" w:space="0" w:color="auto"/>
              </w:divBdr>
            </w:div>
            <w:div w:id="204435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490249">
      <w:bodyDiv w:val="1"/>
      <w:marLeft w:val="0"/>
      <w:marRight w:val="0"/>
      <w:marTop w:val="0"/>
      <w:marBottom w:val="0"/>
      <w:divBdr>
        <w:top w:val="none" w:sz="0" w:space="0" w:color="auto"/>
        <w:left w:val="none" w:sz="0" w:space="0" w:color="auto"/>
        <w:bottom w:val="none" w:sz="0" w:space="0" w:color="auto"/>
        <w:right w:val="none" w:sz="0" w:space="0" w:color="auto"/>
      </w:divBdr>
    </w:div>
    <w:div w:id="1254166420">
      <w:bodyDiv w:val="1"/>
      <w:marLeft w:val="0"/>
      <w:marRight w:val="0"/>
      <w:marTop w:val="0"/>
      <w:marBottom w:val="0"/>
      <w:divBdr>
        <w:top w:val="none" w:sz="0" w:space="0" w:color="auto"/>
        <w:left w:val="none" w:sz="0" w:space="0" w:color="auto"/>
        <w:bottom w:val="none" w:sz="0" w:space="0" w:color="auto"/>
        <w:right w:val="none" w:sz="0" w:space="0" w:color="auto"/>
      </w:divBdr>
    </w:div>
    <w:div w:id="1284732266">
      <w:bodyDiv w:val="1"/>
      <w:marLeft w:val="0"/>
      <w:marRight w:val="0"/>
      <w:marTop w:val="0"/>
      <w:marBottom w:val="0"/>
      <w:divBdr>
        <w:top w:val="none" w:sz="0" w:space="0" w:color="auto"/>
        <w:left w:val="none" w:sz="0" w:space="0" w:color="auto"/>
        <w:bottom w:val="none" w:sz="0" w:space="0" w:color="auto"/>
        <w:right w:val="none" w:sz="0" w:space="0" w:color="auto"/>
      </w:divBdr>
    </w:div>
    <w:div w:id="1298029065">
      <w:bodyDiv w:val="1"/>
      <w:marLeft w:val="0"/>
      <w:marRight w:val="0"/>
      <w:marTop w:val="0"/>
      <w:marBottom w:val="0"/>
      <w:divBdr>
        <w:top w:val="none" w:sz="0" w:space="0" w:color="auto"/>
        <w:left w:val="none" w:sz="0" w:space="0" w:color="auto"/>
        <w:bottom w:val="none" w:sz="0" w:space="0" w:color="auto"/>
        <w:right w:val="none" w:sz="0" w:space="0" w:color="auto"/>
      </w:divBdr>
    </w:div>
    <w:div w:id="1313757010">
      <w:bodyDiv w:val="1"/>
      <w:marLeft w:val="0"/>
      <w:marRight w:val="0"/>
      <w:marTop w:val="0"/>
      <w:marBottom w:val="0"/>
      <w:divBdr>
        <w:top w:val="none" w:sz="0" w:space="0" w:color="auto"/>
        <w:left w:val="none" w:sz="0" w:space="0" w:color="auto"/>
        <w:bottom w:val="none" w:sz="0" w:space="0" w:color="auto"/>
        <w:right w:val="none" w:sz="0" w:space="0" w:color="auto"/>
      </w:divBdr>
    </w:div>
    <w:div w:id="1315179064">
      <w:bodyDiv w:val="1"/>
      <w:marLeft w:val="0"/>
      <w:marRight w:val="0"/>
      <w:marTop w:val="0"/>
      <w:marBottom w:val="0"/>
      <w:divBdr>
        <w:top w:val="none" w:sz="0" w:space="0" w:color="auto"/>
        <w:left w:val="none" w:sz="0" w:space="0" w:color="auto"/>
        <w:bottom w:val="none" w:sz="0" w:space="0" w:color="auto"/>
        <w:right w:val="none" w:sz="0" w:space="0" w:color="auto"/>
      </w:divBdr>
    </w:div>
    <w:div w:id="1330787763">
      <w:bodyDiv w:val="1"/>
      <w:marLeft w:val="0"/>
      <w:marRight w:val="0"/>
      <w:marTop w:val="0"/>
      <w:marBottom w:val="0"/>
      <w:divBdr>
        <w:top w:val="none" w:sz="0" w:space="0" w:color="auto"/>
        <w:left w:val="none" w:sz="0" w:space="0" w:color="auto"/>
        <w:bottom w:val="none" w:sz="0" w:space="0" w:color="auto"/>
        <w:right w:val="none" w:sz="0" w:space="0" w:color="auto"/>
      </w:divBdr>
    </w:div>
    <w:div w:id="1385562743">
      <w:bodyDiv w:val="1"/>
      <w:marLeft w:val="0"/>
      <w:marRight w:val="0"/>
      <w:marTop w:val="0"/>
      <w:marBottom w:val="0"/>
      <w:divBdr>
        <w:top w:val="none" w:sz="0" w:space="0" w:color="auto"/>
        <w:left w:val="none" w:sz="0" w:space="0" w:color="auto"/>
        <w:bottom w:val="none" w:sz="0" w:space="0" w:color="auto"/>
        <w:right w:val="none" w:sz="0" w:space="0" w:color="auto"/>
      </w:divBdr>
    </w:div>
    <w:div w:id="1414738058">
      <w:bodyDiv w:val="1"/>
      <w:marLeft w:val="0"/>
      <w:marRight w:val="0"/>
      <w:marTop w:val="0"/>
      <w:marBottom w:val="0"/>
      <w:divBdr>
        <w:top w:val="none" w:sz="0" w:space="0" w:color="auto"/>
        <w:left w:val="none" w:sz="0" w:space="0" w:color="auto"/>
        <w:bottom w:val="none" w:sz="0" w:space="0" w:color="auto"/>
        <w:right w:val="none" w:sz="0" w:space="0" w:color="auto"/>
      </w:divBdr>
    </w:div>
    <w:div w:id="1420759058">
      <w:bodyDiv w:val="1"/>
      <w:marLeft w:val="0"/>
      <w:marRight w:val="0"/>
      <w:marTop w:val="0"/>
      <w:marBottom w:val="0"/>
      <w:divBdr>
        <w:top w:val="none" w:sz="0" w:space="0" w:color="auto"/>
        <w:left w:val="none" w:sz="0" w:space="0" w:color="auto"/>
        <w:bottom w:val="none" w:sz="0" w:space="0" w:color="auto"/>
        <w:right w:val="none" w:sz="0" w:space="0" w:color="auto"/>
      </w:divBdr>
    </w:div>
    <w:div w:id="1471745677">
      <w:bodyDiv w:val="1"/>
      <w:marLeft w:val="0"/>
      <w:marRight w:val="0"/>
      <w:marTop w:val="0"/>
      <w:marBottom w:val="0"/>
      <w:divBdr>
        <w:top w:val="none" w:sz="0" w:space="0" w:color="auto"/>
        <w:left w:val="none" w:sz="0" w:space="0" w:color="auto"/>
        <w:bottom w:val="none" w:sz="0" w:space="0" w:color="auto"/>
        <w:right w:val="none" w:sz="0" w:space="0" w:color="auto"/>
      </w:divBdr>
    </w:div>
    <w:div w:id="1473063686">
      <w:bodyDiv w:val="1"/>
      <w:marLeft w:val="0"/>
      <w:marRight w:val="0"/>
      <w:marTop w:val="0"/>
      <w:marBottom w:val="0"/>
      <w:divBdr>
        <w:top w:val="none" w:sz="0" w:space="0" w:color="auto"/>
        <w:left w:val="none" w:sz="0" w:space="0" w:color="auto"/>
        <w:bottom w:val="none" w:sz="0" w:space="0" w:color="auto"/>
        <w:right w:val="none" w:sz="0" w:space="0" w:color="auto"/>
      </w:divBdr>
    </w:div>
    <w:div w:id="1483499192">
      <w:bodyDiv w:val="1"/>
      <w:marLeft w:val="0"/>
      <w:marRight w:val="0"/>
      <w:marTop w:val="0"/>
      <w:marBottom w:val="0"/>
      <w:divBdr>
        <w:top w:val="none" w:sz="0" w:space="0" w:color="auto"/>
        <w:left w:val="none" w:sz="0" w:space="0" w:color="auto"/>
        <w:bottom w:val="none" w:sz="0" w:space="0" w:color="auto"/>
        <w:right w:val="none" w:sz="0" w:space="0" w:color="auto"/>
      </w:divBdr>
    </w:div>
    <w:div w:id="1496648274">
      <w:bodyDiv w:val="1"/>
      <w:marLeft w:val="0"/>
      <w:marRight w:val="0"/>
      <w:marTop w:val="0"/>
      <w:marBottom w:val="0"/>
      <w:divBdr>
        <w:top w:val="none" w:sz="0" w:space="0" w:color="auto"/>
        <w:left w:val="none" w:sz="0" w:space="0" w:color="auto"/>
        <w:bottom w:val="none" w:sz="0" w:space="0" w:color="auto"/>
        <w:right w:val="none" w:sz="0" w:space="0" w:color="auto"/>
      </w:divBdr>
    </w:div>
    <w:div w:id="1500198026">
      <w:bodyDiv w:val="1"/>
      <w:marLeft w:val="0"/>
      <w:marRight w:val="0"/>
      <w:marTop w:val="0"/>
      <w:marBottom w:val="0"/>
      <w:divBdr>
        <w:top w:val="none" w:sz="0" w:space="0" w:color="auto"/>
        <w:left w:val="none" w:sz="0" w:space="0" w:color="auto"/>
        <w:bottom w:val="none" w:sz="0" w:space="0" w:color="auto"/>
        <w:right w:val="none" w:sz="0" w:space="0" w:color="auto"/>
      </w:divBdr>
    </w:div>
    <w:div w:id="1511871277">
      <w:bodyDiv w:val="1"/>
      <w:marLeft w:val="0"/>
      <w:marRight w:val="0"/>
      <w:marTop w:val="0"/>
      <w:marBottom w:val="0"/>
      <w:divBdr>
        <w:top w:val="none" w:sz="0" w:space="0" w:color="auto"/>
        <w:left w:val="none" w:sz="0" w:space="0" w:color="auto"/>
        <w:bottom w:val="none" w:sz="0" w:space="0" w:color="auto"/>
        <w:right w:val="none" w:sz="0" w:space="0" w:color="auto"/>
      </w:divBdr>
    </w:div>
    <w:div w:id="1519277112">
      <w:bodyDiv w:val="1"/>
      <w:marLeft w:val="0"/>
      <w:marRight w:val="0"/>
      <w:marTop w:val="0"/>
      <w:marBottom w:val="0"/>
      <w:divBdr>
        <w:top w:val="none" w:sz="0" w:space="0" w:color="auto"/>
        <w:left w:val="none" w:sz="0" w:space="0" w:color="auto"/>
        <w:bottom w:val="none" w:sz="0" w:space="0" w:color="auto"/>
        <w:right w:val="none" w:sz="0" w:space="0" w:color="auto"/>
      </w:divBdr>
    </w:div>
    <w:div w:id="1521506381">
      <w:bodyDiv w:val="1"/>
      <w:marLeft w:val="0"/>
      <w:marRight w:val="0"/>
      <w:marTop w:val="0"/>
      <w:marBottom w:val="0"/>
      <w:divBdr>
        <w:top w:val="none" w:sz="0" w:space="0" w:color="auto"/>
        <w:left w:val="none" w:sz="0" w:space="0" w:color="auto"/>
        <w:bottom w:val="none" w:sz="0" w:space="0" w:color="auto"/>
        <w:right w:val="none" w:sz="0" w:space="0" w:color="auto"/>
      </w:divBdr>
    </w:div>
    <w:div w:id="1540241118">
      <w:bodyDiv w:val="1"/>
      <w:marLeft w:val="0"/>
      <w:marRight w:val="0"/>
      <w:marTop w:val="0"/>
      <w:marBottom w:val="0"/>
      <w:divBdr>
        <w:top w:val="none" w:sz="0" w:space="0" w:color="auto"/>
        <w:left w:val="none" w:sz="0" w:space="0" w:color="auto"/>
        <w:bottom w:val="none" w:sz="0" w:space="0" w:color="auto"/>
        <w:right w:val="none" w:sz="0" w:space="0" w:color="auto"/>
      </w:divBdr>
    </w:div>
    <w:div w:id="1548836962">
      <w:bodyDiv w:val="1"/>
      <w:marLeft w:val="0"/>
      <w:marRight w:val="0"/>
      <w:marTop w:val="0"/>
      <w:marBottom w:val="0"/>
      <w:divBdr>
        <w:top w:val="none" w:sz="0" w:space="0" w:color="auto"/>
        <w:left w:val="none" w:sz="0" w:space="0" w:color="auto"/>
        <w:bottom w:val="none" w:sz="0" w:space="0" w:color="auto"/>
        <w:right w:val="none" w:sz="0" w:space="0" w:color="auto"/>
      </w:divBdr>
    </w:div>
    <w:div w:id="1589266146">
      <w:bodyDiv w:val="1"/>
      <w:marLeft w:val="0"/>
      <w:marRight w:val="0"/>
      <w:marTop w:val="0"/>
      <w:marBottom w:val="0"/>
      <w:divBdr>
        <w:top w:val="none" w:sz="0" w:space="0" w:color="auto"/>
        <w:left w:val="none" w:sz="0" w:space="0" w:color="auto"/>
        <w:bottom w:val="none" w:sz="0" w:space="0" w:color="auto"/>
        <w:right w:val="none" w:sz="0" w:space="0" w:color="auto"/>
      </w:divBdr>
    </w:div>
    <w:div w:id="1606231038">
      <w:bodyDiv w:val="1"/>
      <w:marLeft w:val="0"/>
      <w:marRight w:val="0"/>
      <w:marTop w:val="0"/>
      <w:marBottom w:val="0"/>
      <w:divBdr>
        <w:top w:val="none" w:sz="0" w:space="0" w:color="auto"/>
        <w:left w:val="none" w:sz="0" w:space="0" w:color="auto"/>
        <w:bottom w:val="none" w:sz="0" w:space="0" w:color="auto"/>
        <w:right w:val="none" w:sz="0" w:space="0" w:color="auto"/>
      </w:divBdr>
    </w:div>
    <w:div w:id="1623069011">
      <w:bodyDiv w:val="1"/>
      <w:marLeft w:val="0"/>
      <w:marRight w:val="0"/>
      <w:marTop w:val="0"/>
      <w:marBottom w:val="0"/>
      <w:divBdr>
        <w:top w:val="none" w:sz="0" w:space="0" w:color="auto"/>
        <w:left w:val="none" w:sz="0" w:space="0" w:color="auto"/>
        <w:bottom w:val="none" w:sz="0" w:space="0" w:color="auto"/>
        <w:right w:val="none" w:sz="0" w:space="0" w:color="auto"/>
      </w:divBdr>
    </w:div>
    <w:div w:id="1640187998">
      <w:bodyDiv w:val="1"/>
      <w:marLeft w:val="0"/>
      <w:marRight w:val="0"/>
      <w:marTop w:val="0"/>
      <w:marBottom w:val="0"/>
      <w:divBdr>
        <w:top w:val="none" w:sz="0" w:space="0" w:color="auto"/>
        <w:left w:val="none" w:sz="0" w:space="0" w:color="auto"/>
        <w:bottom w:val="none" w:sz="0" w:space="0" w:color="auto"/>
        <w:right w:val="none" w:sz="0" w:space="0" w:color="auto"/>
      </w:divBdr>
    </w:div>
    <w:div w:id="1663196652">
      <w:bodyDiv w:val="1"/>
      <w:marLeft w:val="0"/>
      <w:marRight w:val="0"/>
      <w:marTop w:val="0"/>
      <w:marBottom w:val="0"/>
      <w:divBdr>
        <w:top w:val="none" w:sz="0" w:space="0" w:color="auto"/>
        <w:left w:val="none" w:sz="0" w:space="0" w:color="auto"/>
        <w:bottom w:val="none" w:sz="0" w:space="0" w:color="auto"/>
        <w:right w:val="none" w:sz="0" w:space="0" w:color="auto"/>
      </w:divBdr>
    </w:div>
    <w:div w:id="1668241655">
      <w:bodyDiv w:val="1"/>
      <w:marLeft w:val="0"/>
      <w:marRight w:val="0"/>
      <w:marTop w:val="0"/>
      <w:marBottom w:val="0"/>
      <w:divBdr>
        <w:top w:val="none" w:sz="0" w:space="0" w:color="auto"/>
        <w:left w:val="none" w:sz="0" w:space="0" w:color="auto"/>
        <w:bottom w:val="none" w:sz="0" w:space="0" w:color="auto"/>
        <w:right w:val="none" w:sz="0" w:space="0" w:color="auto"/>
      </w:divBdr>
    </w:div>
    <w:div w:id="1670715571">
      <w:bodyDiv w:val="1"/>
      <w:marLeft w:val="0"/>
      <w:marRight w:val="0"/>
      <w:marTop w:val="0"/>
      <w:marBottom w:val="0"/>
      <w:divBdr>
        <w:top w:val="none" w:sz="0" w:space="0" w:color="auto"/>
        <w:left w:val="none" w:sz="0" w:space="0" w:color="auto"/>
        <w:bottom w:val="none" w:sz="0" w:space="0" w:color="auto"/>
        <w:right w:val="none" w:sz="0" w:space="0" w:color="auto"/>
      </w:divBdr>
    </w:div>
    <w:div w:id="1670912438">
      <w:bodyDiv w:val="1"/>
      <w:marLeft w:val="0"/>
      <w:marRight w:val="0"/>
      <w:marTop w:val="0"/>
      <w:marBottom w:val="0"/>
      <w:divBdr>
        <w:top w:val="none" w:sz="0" w:space="0" w:color="auto"/>
        <w:left w:val="none" w:sz="0" w:space="0" w:color="auto"/>
        <w:bottom w:val="none" w:sz="0" w:space="0" w:color="auto"/>
        <w:right w:val="none" w:sz="0" w:space="0" w:color="auto"/>
      </w:divBdr>
    </w:div>
    <w:div w:id="1709796133">
      <w:bodyDiv w:val="1"/>
      <w:marLeft w:val="0"/>
      <w:marRight w:val="0"/>
      <w:marTop w:val="0"/>
      <w:marBottom w:val="0"/>
      <w:divBdr>
        <w:top w:val="none" w:sz="0" w:space="0" w:color="auto"/>
        <w:left w:val="none" w:sz="0" w:space="0" w:color="auto"/>
        <w:bottom w:val="none" w:sz="0" w:space="0" w:color="auto"/>
        <w:right w:val="none" w:sz="0" w:space="0" w:color="auto"/>
      </w:divBdr>
    </w:div>
    <w:div w:id="1711684254">
      <w:bodyDiv w:val="1"/>
      <w:marLeft w:val="0"/>
      <w:marRight w:val="0"/>
      <w:marTop w:val="0"/>
      <w:marBottom w:val="0"/>
      <w:divBdr>
        <w:top w:val="none" w:sz="0" w:space="0" w:color="auto"/>
        <w:left w:val="none" w:sz="0" w:space="0" w:color="auto"/>
        <w:bottom w:val="none" w:sz="0" w:space="0" w:color="auto"/>
        <w:right w:val="none" w:sz="0" w:space="0" w:color="auto"/>
      </w:divBdr>
    </w:div>
    <w:div w:id="1734811110">
      <w:bodyDiv w:val="1"/>
      <w:marLeft w:val="0"/>
      <w:marRight w:val="0"/>
      <w:marTop w:val="0"/>
      <w:marBottom w:val="0"/>
      <w:divBdr>
        <w:top w:val="none" w:sz="0" w:space="0" w:color="auto"/>
        <w:left w:val="none" w:sz="0" w:space="0" w:color="auto"/>
        <w:bottom w:val="none" w:sz="0" w:space="0" w:color="auto"/>
        <w:right w:val="none" w:sz="0" w:space="0" w:color="auto"/>
      </w:divBdr>
    </w:div>
    <w:div w:id="1751148173">
      <w:bodyDiv w:val="1"/>
      <w:marLeft w:val="0"/>
      <w:marRight w:val="0"/>
      <w:marTop w:val="0"/>
      <w:marBottom w:val="0"/>
      <w:divBdr>
        <w:top w:val="none" w:sz="0" w:space="0" w:color="auto"/>
        <w:left w:val="none" w:sz="0" w:space="0" w:color="auto"/>
        <w:bottom w:val="none" w:sz="0" w:space="0" w:color="auto"/>
        <w:right w:val="none" w:sz="0" w:space="0" w:color="auto"/>
      </w:divBdr>
      <w:divsChild>
        <w:div w:id="322927132">
          <w:marLeft w:val="547"/>
          <w:marRight w:val="0"/>
          <w:marTop w:val="0"/>
          <w:marBottom w:val="0"/>
          <w:divBdr>
            <w:top w:val="none" w:sz="0" w:space="0" w:color="auto"/>
            <w:left w:val="none" w:sz="0" w:space="0" w:color="auto"/>
            <w:bottom w:val="none" w:sz="0" w:space="0" w:color="auto"/>
            <w:right w:val="none" w:sz="0" w:space="0" w:color="auto"/>
          </w:divBdr>
        </w:div>
        <w:div w:id="753667292">
          <w:marLeft w:val="1166"/>
          <w:marRight w:val="0"/>
          <w:marTop w:val="0"/>
          <w:marBottom w:val="0"/>
          <w:divBdr>
            <w:top w:val="none" w:sz="0" w:space="0" w:color="auto"/>
            <w:left w:val="none" w:sz="0" w:space="0" w:color="auto"/>
            <w:bottom w:val="none" w:sz="0" w:space="0" w:color="auto"/>
            <w:right w:val="none" w:sz="0" w:space="0" w:color="auto"/>
          </w:divBdr>
        </w:div>
        <w:div w:id="1025136677">
          <w:marLeft w:val="1166"/>
          <w:marRight w:val="0"/>
          <w:marTop w:val="0"/>
          <w:marBottom w:val="0"/>
          <w:divBdr>
            <w:top w:val="none" w:sz="0" w:space="0" w:color="auto"/>
            <w:left w:val="none" w:sz="0" w:space="0" w:color="auto"/>
            <w:bottom w:val="none" w:sz="0" w:space="0" w:color="auto"/>
            <w:right w:val="none" w:sz="0" w:space="0" w:color="auto"/>
          </w:divBdr>
        </w:div>
      </w:divsChild>
    </w:div>
    <w:div w:id="1781878003">
      <w:bodyDiv w:val="1"/>
      <w:marLeft w:val="0"/>
      <w:marRight w:val="0"/>
      <w:marTop w:val="0"/>
      <w:marBottom w:val="0"/>
      <w:divBdr>
        <w:top w:val="none" w:sz="0" w:space="0" w:color="auto"/>
        <w:left w:val="none" w:sz="0" w:space="0" w:color="auto"/>
        <w:bottom w:val="none" w:sz="0" w:space="0" w:color="auto"/>
        <w:right w:val="none" w:sz="0" w:space="0" w:color="auto"/>
      </w:divBdr>
    </w:div>
    <w:div w:id="1824929814">
      <w:bodyDiv w:val="1"/>
      <w:marLeft w:val="0"/>
      <w:marRight w:val="0"/>
      <w:marTop w:val="0"/>
      <w:marBottom w:val="0"/>
      <w:divBdr>
        <w:top w:val="none" w:sz="0" w:space="0" w:color="auto"/>
        <w:left w:val="none" w:sz="0" w:space="0" w:color="auto"/>
        <w:bottom w:val="none" w:sz="0" w:space="0" w:color="auto"/>
        <w:right w:val="none" w:sz="0" w:space="0" w:color="auto"/>
      </w:divBdr>
    </w:div>
    <w:div w:id="1846751430">
      <w:bodyDiv w:val="1"/>
      <w:marLeft w:val="0"/>
      <w:marRight w:val="0"/>
      <w:marTop w:val="0"/>
      <w:marBottom w:val="0"/>
      <w:divBdr>
        <w:top w:val="none" w:sz="0" w:space="0" w:color="auto"/>
        <w:left w:val="none" w:sz="0" w:space="0" w:color="auto"/>
        <w:bottom w:val="none" w:sz="0" w:space="0" w:color="auto"/>
        <w:right w:val="none" w:sz="0" w:space="0" w:color="auto"/>
      </w:divBdr>
    </w:div>
    <w:div w:id="1852908957">
      <w:bodyDiv w:val="1"/>
      <w:marLeft w:val="0"/>
      <w:marRight w:val="0"/>
      <w:marTop w:val="0"/>
      <w:marBottom w:val="0"/>
      <w:divBdr>
        <w:top w:val="none" w:sz="0" w:space="0" w:color="auto"/>
        <w:left w:val="none" w:sz="0" w:space="0" w:color="auto"/>
        <w:bottom w:val="none" w:sz="0" w:space="0" w:color="auto"/>
        <w:right w:val="none" w:sz="0" w:space="0" w:color="auto"/>
      </w:divBdr>
    </w:div>
    <w:div w:id="1875728145">
      <w:bodyDiv w:val="1"/>
      <w:marLeft w:val="0"/>
      <w:marRight w:val="0"/>
      <w:marTop w:val="0"/>
      <w:marBottom w:val="0"/>
      <w:divBdr>
        <w:top w:val="none" w:sz="0" w:space="0" w:color="auto"/>
        <w:left w:val="none" w:sz="0" w:space="0" w:color="auto"/>
        <w:bottom w:val="none" w:sz="0" w:space="0" w:color="auto"/>
        <w:right w:val="none" w:sz="0" w:space="0" w:color="auto"/>
      </w:divBdr>
    </w:div>
    <w:div w:id="1903175932">
      <w:bodyDiv w:val="1"/>
      <w:marLeft w:val="0"/>
      <w:marRight w:val="0"/>
      <w:marTop w:val="0"/>
      <w:marBottom w:val="0"/>
      <w:divBdr>
        <w:top w:val="none" w:sz="0" w:space="0" w:color="auto"/>
        <w:left w:val="none" w:sz="0" w:space="0" w:color="auto"/>
        <w:bottom w:val="none" w:sz="0" w:space="0" w:color="auto"/>
        <w:right w:val="none" w:sz="0" w:space="0" w:color="auto"/>
      </w:divBdr>
    </w:div>
    <w:div w:id="1912883404">
      <w:bodyDiv w:val="1"/>
      <w:marLeft w:val="0"/>
      <w:marRight w:val="0"/>
      <w:marTop w:val="0"/>
      <w:marBottom w:val="0"/>
      <w:divBdr>
        <w:top w:val="none" w:sz="0" w:space="0" w:color="auto"/>
        <w:left w:val="none" w:sz="0" w:space="0" w:color="auto"/>
        <w:bottom w:val="none" w:sz="0" w:space="0" w:color="auto"/>
        <w:right w:val="none" w:sz="0" w:space="0" w:color="auto"/>
      </w:divBdr>
    </w:div>
    <w:div w:id="1918830898">
      <w:bodyDiv w:val="1"/>
      <w:marLeft w:val="0"/>
      <w:marRight w:val="0"/>
      <w:marTop w:val="0"/>
      <w:marBottom w:val="0"/>
      <w:divBdr>
        <w:top w:val="none" w:sz="0" w:space="0" w:color="auto"/>
        <w:left w:val="none" w:sz="0" w:space="0" w:color="auto"/>
        <w:bottom w:val="none" w:sz="0" w:space="0" w:color="auto"/>
        <w:right w:val="none" w:sz="0" w:space="0" w:color="auto"/>
      </w:divBdr>
    </w:div>
    <w:div w:id="1926454555">
      <w:bodyDiv w:val="1"/>
      <w:marLeft w:val="0"/>
      <w:marRight w:val="0"/>
      <w:marTop w:val="0"/>
      <w:marBottom w:val="0"/>
      <w:divBdr>
        <w:top w:val="none" w:sz="0" w:space="0" w:color="auto"/>
        <w:left w:val="none" w:sz="0" w:space="0" w:color="auto"/>
        <w:bottom w:val="none" w:sz="0" w:space="0" w:color="auto"/>
        <w:right w:val="none" w:sz="0" w:space="0" w:color="auto"/>
      </w:divBdr>
    </w:div>
    <w:div w:id="1926525089">
      <w:bodyDiv w:val="1"/>
      <w:marLeft w:val="0"/>
      <w:marRight w:val="0"/>
      <w:marTop w:val="0"/>
      <w:marBottom w:val="0"/>
      <w:divBdr>
        <w:top w:val="none" w:sz="0" w:space="0" w:color="auto"/>
        <w:left w:val="none" w:sz="0" w:space="0" w:color="auto"/>
        <w:bottom w:val="none" w:sz="0" w:space="0" w:color="auto"/>
        <w:right w:val="none" w:sz="0" w:space="0" w:color="auto"/>
      </w:divBdr>
    </w:div>
    <w:div w:id="2002930963">
      <w:bodyDiv w:val="1"/>
      <w:marLeft w:val="0"/>
      <w:marRight w:val="0"/>
      <w:marTop w:val="0"/>
      <w:marBottom w:val="0"/>
      <w:divBdr>
        <w:top w:val="none" w:sz="0" w:space="0" w:color="auto"/>
        <w:left w:val="none" w:sz="0" w:space="0" w:color="auto"/>
        <w:bottom w:val="none" w:sz="0" w:space="0" w:color="auto"/>
        <w:right w:val="none" w:sz="0" w:space="0" w:color="auto"/>
      </w:divBdr>
    </w:div>
    <w:div w:id="2010256635">
      <w:bodyDiv w:val="1"/>
      <w:marLeft w:val="0"/>
      <w:marRight w:val="0"/>
      <w:marTop w:val="0"/>
      <w:marBottom w:val="0"/>
      <w:divBdr>
        <w:top w:val="none" w:sz="0" w:space="0" w:color="auto"/>
        <w:left w:val="none" w:sz="0" w:space="0" w:color="auto"/>
        <w:bottom w:val="none" w:sz="0" w:space="0" w:color="auto"/>
        <w:right w:val="none" w:sz="0" w:space="0" w:color="auto"/>
      </w:divBdr>
    </w:div>
    <w:div w:id="2037730221">
      <w:bodyDiv w:val="1"/>
      <w:marLeft w:val="0"/>
      <w:marRight w:val="0"/>
      <w:marTop w:val="0"/>
      <w:marBottom w:val="0"/>
      <w:divBdr>
        <w:top w:val="none" w:sz="0" w:space="0" w:color="auto"/>
        <w:left w:val="none" w:sz="0" w:space="0" w:color="auto"/>
        <w:bottom w:val="none" w:sz="0" w:space="0" w:color="auto"/>
        <w:right w:val="none" w:sz="0" w:space="0" w:color="auto"/>
      </w:divBdr>
    </w:div>
    <w:div w:id="2063675682">
      <w:bodyDiv w:val="1"/>
      <w:marLeft w:val="0"/>
      <w:marRight w:val="0"/>
      <w:marTop w:val="0"/>
      <w:marBottom w:val="0"/>
      <w:divBdr>
        <w:top w:val="none" w:sz="0" w:space="0" w:color="auto"/>
        <w:left w:val="none" w:sz="0" w:space="0" w:color="auto"/>
        <w:bottom w:val="none" w:sz="0" w:space="0" w:color="auto"/>
        <w:right w:val="none" w:sz="0" w:space="0" w:color="auto"/>
      </w:divBdr>
    </w:div>
    <w:div w:id="2064985104">
      <w:bodyDiv w:val="1"/>
      <w:marLeft w:val="0"/>
      <w:marRight w:val="0"/>
      <w:marTop w:val="0"/>
      <w:marBottom w:val="0"/>
      <w:divBdr>
        <w:top w:val="none" w:sz="0" w:space="0" w:color="auto"/>
        <w:left w:val="none" w:sz="0" w:space="0" w:color="auto"/>
        <w:bottom w:val="none" w:sz="0" w:space="0" w:color="auto"/>
        <w:right w:val="none" w:sz="0" w:space="0" w:color="auto"/>
      </w:divBdr>
    </w:div>
    <w:div w:id="2093744906">
      <w:bodyDiv w:val="1"/>
      <w:marLeft w:val="0"/>
      <w:marRight w:val="0"/>
      <w:marTop w:val="0"/>
      <w:marBottom w:val="0"/>
      <w:divBdr>
        <w:top w:val="none" w:sz="0" w:space="0" w:color="auto"/>
        <w:left w:val="none" w:sz="0" w:space="0" w:color="auto"/>
        <w:bottom w:val="none" w:sz="0" w:space="0" w:color="auto"/>
        <w:right w:val="none" w:sz="0" w:space="0" w:color="auto"/>
      </w:divBdr>
    </w:div>
    <w:div w:id="2094348658">
      <w:bodyDiv w:val="1"/>
      <w:marLeft w:val="0"/>
      <w:marRight w:val="0"/>
      <w:marTop w:val="0"/>
      <w:marBottom w:val="0"/>
      <w:divBdr>
        <w:top w:val="none" w:sz="0" w:space="0" w:color="auto"/>
        <w:left w:val="none" w:sz="0" w:space="0" w:color="auto"/>
        <w:bottom w:val="none" w:sz="0" w:space="0" w:color="auto"/>
        <w:right w:val="none" w:sz="0" w:space="0" w:color="auto"/>
      </w:divBdr>
    </w:div>
    <w:div w:id="2097247074">
      <w:bodyDiv w:val="1"/>
      <w:marLeft w:val="0"/>
      <w:marRight w:val="0"/>
      <w:marTop w:val="0"/>
      <w:marBottom w:val="0"/>
      <w:divBdr>
        <w:top w:val="none" w:sz="0" w:space="0" w:color="auto"/>
        <w:left w:val="none" w:sz="0" w:space="0" w:color="auto"/>
        <w:bottom w:val="none" w:sz="0" w:space="0" w:color="auto"/>
        <w:right w:val="none" w:sz="0" w:space="0" w:color="auto"/>
      </w:divBdr>
    </w:div>
    <w:div w:id="2101876519">
      <w:bodyDiv w:val="1"/>
      <w:marLeft w:val="0"/>
      <w:marRight w:val="0"/>
      <w:marTop w:val="0"/>
      <w:marBottom w:val="0"/>
      <w:divBdr>
        <w:top w:val="none" w:sz="0" w:space="0" w:color="auto"/>
        <w:left w:val="none" w:sz="0" w:space="0" w:color="auto"/>
        <w:bottom w:val="none" w:sz="0" w:space="0" w:color="auto"/>
        <w:right w:val="none" w:sz="0" w:space="0" w:color="auto"/>
      </w:divBdr>
    </w:div>
    <w:div w:id="2109307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s-apps2.hcl-axon.com/APSE/SCE_CSRP/DProcess.nsf/2c4e1f9759250dcd802571a4002f9f9f/596a508df35933b0882581a2000876e4?OpenDocument" TargetMode="External"/><Relationship Id="rId18" Type="http://schemas.openxmlformats.org/officeDocument/2006/relationships/hyperlink" Target="https://us-apps2.hcl-axon.com/APSE/SCE_CSRP/TDesign.nsf/AllBytxtFormDocNum/TDesign.nsf/Development%20Specification~000625?OpenDocument" TargetMode="External"/><Relationship Id="rId26" Type="http://schemas.openxmlformats.org/officeDocument/2006/relationships/hyperlink" Target="https://us-apps2.hcl-axon.com/APSE/SCE_CSRP/TDesign.nsf/AllBytxtFormDocNum/TDesign.nsf/Development%20Specification~000643?OpenDocument" TargetMode="External"/><Relationship Id="rId39" Type="http://schemas.openxmlformats.org/officeDocument/2006/relationships/hyperlink" Target="https://us-apps2.hcl-axon.com/APSE/SCE_CSRP/DProcess.nsf/2c4e1f9759250dcd802571a4002f9f9f/a016bcd3bcf0513f8825823500237977?OpenDocument" TargetMode="External"/><Relationship Id="rId21" Type="http://schemas.openxmlformats.org/officeDocument/2006/relationships/hyperlink" Target="https://us-apps2.hcl-axon.com/APSE/SCE_CSRP/DProcess.nsf/2c4e1f9759250dcd802571a4002f9f9f/f5d53ab855ba56b2882581a0006b742d?OpenDocument" TargetMode="External"/><Relationship Id="rId34" Type="http://schemas.openxmlformats.org/officeDocument/2006/relationships/hyperlink" Target="https://us-apps2.hcl-axon.com/APSE/SCE_CSRP/TDesign.nsf/UniqueID/4D52461244F4F8A1882582250060B94D?opendocument" TargetMode="External"/><Relationship Id="rId42" Type="http://schemas.openxmlformats.org/officeDocument/2006/relationships/hyperlink" Target="javascript:linkToDocument('/APSE/SCE_CSRP/TDesign.nsf/UniqueID/696BDA8FFD0BE1A28825822500611C3D?opendocument')" TargetMode="External"/><Relationship Id="rId47" Type="http://schemas.openxmlformats.org/officeDocument/2006/relationships/image" Target="media/image2.png"/><Relationship Id="rId50" Type="http://schemas.openxmlformats.org/officeDocument/2006/relationships/hyperlink" Target="https://us-apps2.hcl-axon.com/APSE/SCE_CSRP/Mgmt.nsf/DocUniqueKey/USDC-ANPN2C?OpenDocument" TargetMode="External"/><Relationship Id="rId55" Type="http://schemas.openxmlformats.org/officeDocument/2006/relationships/image" Target="media/image7.png"/><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us-apps2.hcl-axon.com/APSE/SCE_CSRP/DProcess.nsf/2c4e1f9759250dcd802571a4002f9f9f/f5d53ab855ba56b2882581a0006b742d?OpenDocument" TargetMode="External"/><Relationship Id="rId20" Type="http://schemas.openxmlformats.org/officeDocument/2006/relationships/hyperlink" Target="https://us-apps2.hcl-axon.com/APSE/SCE_CSRP/DProcess.nsf/2c4e1f9759250dcd802571a4002f9f9f/f5d53ab855ba56b2882581a0006b742d?OpenDocument" TargetMode="External"/><Relationship Id="rId29" Type="http://schemas.openxmlformats.org/officeDocument/2006/relationships/hyperlink" Target="https://us-apps2.hcl-axon.com/APSE/SCE_CSRP/DProcess.nsf/2c4e1f9759250dcd802571a4002f9f9f/596a508df35933b0882581a2000876e4?OpenDocument" TargetMode="External"/><Relationship Id="rId41" Type="http://schemas.openxmlformats.org/officeDocument/2006/relationships/hyperlink" Target="https://us-apps2.hcl-axon.com/APSE/SCE_CSRP/DProcess.nsf/2c4e1f9759250dcd802571a4002f9f9f/596a508df35933b0882581a2000876e4?OpenDocument" TargetMode="External"/><Relationship Id="rId54" Type="http://schemas.openxmlformats.org/officeDocument/2006/relationships/image" Target="media/image6.png"/><Relationship Id="rId62"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us-apps2.hcl-axon.com/APSE/SCE_CSRP/TDesign.nsf/AllBytxtFormDocNum/TDesign.nsf/Development%20Specification~000643?OpenDocument" TargetMode="External"/><Relationship Id="rId32" Type="http://schemas.openxmlformats.org/officeDocument/2006/relationships/hyperlink" Target="https://us-apps2.hcl-axon.com/APSE/SCE_CSRP/TDesign.nsf/UniqueID/4D52461244F4F8A1882582250060B94D?opendocument" TargetMode="External"/><Relationship Id="rId37" Type="http://schemas.openxmlformats.org/officeDocument/2006/relationships/hyperlink" Target="https://us-apps2.hcl-axon.com/APSE/SCE_CSRP/DProcess.nsf/2c4e1f9759250dcd802571a4002f9f9f/a016bcd3bcf0513f8825823500237977?OpenDocument" TargetMode="External"/><Relationship Id="rId40" Type="http://schemas.openxmlformats.org/officeDocument/2006/relationships/hyperlink" Target="https://us-apps2.hcl-axon.com/APSE/SCE_CSRP/DProcess.nsf/2c4e1f9759250dcd802571a4002f9f9f/a016bcd3bcf0513f8825823500237977?OpenDocument" TargetMode="External"/><Relationship Id="rId45" Type="http://schemas.openxmlformats.org/officeDocument/2006/relationships/hyperlink" Target="https://us-apps2.hcl-axon.com/APSE/SCE_CSRP/DProcess.nsf/2c4e1f9759250dcd802571a4002f9f9f/596a508df35933b0882581a2000876e4?OpenDocument" TargetMode="External"/><Relationship Id="rId53" Type="http://schemas.openxmlformats.org/officeDocument/2006/relationships/image" Target="media/image5.gif"/><Relationship Id="rId58" Type="http://schemas.openxmlformats.org/officeDocument/2006/relationships/image" Target="media/image10.emf"/><Relationship Id="rId5" Type="http://schemas.openxmlformats.org/officeDocument/2006/relationships/numbering" Target="numbering.xml"/><Relationship Id="rId15" Type="http://schemas.openxmlformats.org/officeDocument/2006/relationships/hyperlink" Target="javascript:linkToDocument('/APSE/SCE_CSRP/TDesign.nsf/DocUniqueKey/SSUU-AVHNXJ?opendocument')" TargetMode="External"/><Relationship Id="rId23" Type="http://schemas.openxmlformats.org/officeDocument/2006/relationships/hyperlink" Target="https://us-apps2.hcl-axon.com/APSE/SCE_CSRP/DProcess.nsf/2c4e1f9759250dcd802571a4002f9f9f/596a508df35933b0882581a2000876e4?OpenDocument" TargetMode="External"/><Relationship Id="rId28" Type="http://schemas.openxmlformats.org/officeDocument/2006/relationships/hyperlink" Target="https://us-apps2.hcl-axon.com/APSE/SCE_CSRP/TDesign.nsf/AllBytxtFormDocNum/TDesign.nsf/Development%20Specification~000643?OpenDocument" TargetMode="External"/><Relationship Id="rId36" Type="http://schemas.openxmlformats.org/officeDocument/2006/relationships/hyperlink" Target="https://us-apps2.hcl-axon.com/APSE/SCE_CSRP/DProcess.nsf/2c4e1f9759250dcd802571a4002f9f9f/a016bcd3bcf0513f8825823500237977?OpenDocument" TargetMode="External"/><Relationship Id="rId49" Type="http://schemas.openxmlformats.org/officeDocument/2006/relationships/image" Target="media/image4.png"/><Relationship Id="rId57" Type="http://schemas.openxmlformats.org/officeDocument/2006/relationships/image" Target="media/image9.emf"/><Relationship Id="rId61"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us-apps2.hcl-axon.com/APSE/SCE_CSRP/TDesign.nsf/AllBytxtFormDocNum/TDesign.nsf/Development%20Specification~000625?OpenDocument" TargetMode="External"/><Relationship Id="rId31" Type="http://schemas.openxmlformats.org/officeDocument/2006/relationships/hyperlink" Target="https://us-apps2.hcl-axon.com/APSE/SCE_CSRP/DProcess.nsf/2c4e1f9759250dcd802571a4002f9f9f/596a508df35933b0882581a2000876e4?OpenDocument" TargetMode="External"/><Relationship Id="rId44" Type="http://schemas.openxmlformats.org/officeDocument/2006/relationships/hyperlink" Target="javascript:linkToDocument('/APSE/SCE_CSRP/TDesign.nsf/UniqueID/696BDA8FFD0BE1A28825822500611C3D?opendocument')" TargetMode="External"/><Relationship Id="rId52" Type="http://schemas.openxmlformats.org/officeDocument/2006/relationships/hyperlink" Target="javascript:linkToDocument('/APSE/SCE_CSRP/TDesign.nsf/UniqueID/812F32EEEAB22C128825822500612611?opendocument')" TargetMode="External"/><Relationship Id="rId60" Type="http://schemas.openxmlformats.org/officeDocument/2006/relationships/header" Target="header1.xm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us-apps2.hcl-axon.com/APSE/SCE_CSRP/DProcess.nsf/2c4e1f9759250dcd802571a4002f9f9f/f5d53ab855ba56b2882581a0006b742d?OpenDocument" TargetMode="External"/><Relationship Id="rId22" Type="http://schemas.openxmlformats.org/officeDocument/2006/relationships/hyperlink" Target="https://us-apps2.hcl-axon.com/APSE/SCE_CSRP/DProcess.nsf/2c4e1f9759250dcd802571a4002f9f9f/462935419bd80acb882581a200590d59?OpenDocument" TargetMode="External"/><Relationship Id="rId27" Type="http://schemas.openxmlformats.org/officeDocument/2006/relationships/hyperlink" Target="https://us-apps2.hcl-axon.com/APSE/SCE_CSRP/DProcess.nsf/2c4e1f9759250dcd802571a4002f9f9f/596a508df35933b0882581a2000876e4?OpenDocument" TargetMode="External"/><Relationship Id="rId30" Type="http://schemas.openxmlformats.org/officeDocument/2006/relationships/hyperlink" Target="https://us-apps2.hcl-axon.com/APSE/SCE_CSRP/TDesign.nsf/AllBytxtFormDocNum/TDesign.nsf/Development%20Specification~000643?OpenDocument" TargetMode="External"/><Relationship Id="rId35" Type="http://schemas.openxmlformats.org/officeDocument/2006/relationships/hyperlink" Target="https://us-apps2.hcl-axon.com/APSE/SCE_CSRP/DProcess.nsf/2c4e1f9759250dcd802571a4002f9f9f/a016bcd3bcf0513f8825823500237977?OpenDocument" TargetMode="External"/><Relationship Id="rId43" Type="http://schemas.openxmlformats.org/officeDocument/2006/relationships/hyperlink" Target="https://us-apps2.hcl-axon.com/APSE/SCE_CSRP/DProcess.nsf/2c4e1f9759250dcd802571a4002f9f9f/596a508df35933b0882581a2000876e4?OpenDocument" TargetMode="External"/><Relationship Id="rId48" Type="http://schemas.openxmlformats.org/officeDocument/2006/relationships/image" Target="media/image3.png"/><Relationship Id="rId56" Type="http://schemas.openxmlformats.org/officeDocument/2006/relationships/image" Target="media/image8.png"/><Relationship Id="rId64" Type="http://schemas.microsoft.com/office/2011/relationships/people" Target="people.xml"/><Relationship Id="rId8" Type="http://schemas.openxmlformats.org/officeDocument/2006/relationships/webSettings" Target="webSettings.xml"/><Relationship Id="rId51" Type="http://schemas.openxmlformats.org/officeDocument/2006/relationships/hyperlink" Target="https://us-apps2.hcl-axon.com/APSE/SCE_CSRP/DProcess.nsf/2c4e1f9759250dcd802571a4002f9f9f/eb0e2174a5600a9b882581a20008be9f?OpenDocument" TargetMode="External"/><Relationship Id="rId3" Type="http://schemas.openxmlformats.org/officeDocument/2006/relationships/customXml" Target="../customXml/item3.xml"/><Relationship Id="rId12" Type="http://schemas.openxmlformats.org/officeDocument/2006/relationships/hyperlink" Target="https://us-apps2.hcl-axon.com/APSE/SCE_CSRP/Mgmt.nsf/DocUniqueKey/USDC-AQQMSL?OpenDocument" TargetMode="External"/><Relationship Id="rId17" Type="http://schemas.openxmlformats.org/officeDocument/2006/relationships/hyperlink" Target="javascript:linkToDocument('/APSE/SCE_CSRP/TDesign.nsf/DocUniqueKey/SSUU-AVHNXJ?opendocument')" TargetMode="External"/><Relationship Id="rId25" Type="http://schemas.openxmlformats.org/officeDocument/2006/relationships/hyperlink" Target="https://us-apps2.hcl-axon.com/APSE/SCE_CSRP/DProcess.nsf/2c4e1f9759250dcd802571a4002f9f9f/596a508df35933b0882581a2000876e4?OpenDocument" TargetMode="External"/><Relationship Id="rId33" Type="http://schemas.openxmlformats.org/officeDocument/2006/relationships/hyperlink" Target="https://us-apps2.hcl-axon.com/APSE/SCE_CSRP/DProcess.nsf/2c4e1f9759250dcd802571a4002f9f9f/596a508df35933b0882581a2000876e4?OpenDocument" TargetMode="External"/><Relationship Id="rId38" Type="http://schemas.openxmlformats.org/officeDocument/2006/relationships/hyperlink" Target="https://us-apps2.hcl-axon.com/APSE/SCE_CSRP/DProcess.nsf/2c4e1f9759250dcd802571a4002f9f9f/a016bcd3bcf0513f8825823500237977?OpenDocument" TargetMode="External"/><Relationship Id="rId46" Type="http://schemas.openxmlformats.org/officeDocument/2006/relationships/hyperlink" Target="javascript:linkToDocument('/APSE/SCE_CSRP/TDesign.nsf/UniqueID/696BDA8FFD0BE1A28825822500611C3D?opendocument')" TargetMode="External"/><Relationship Id="rId59" Type="http://schemas.openxmlformats.org/officeDocument/2006/relationships/image" Target="media/image11.emf"/></Relationships>
</file>

<file path=word/_rels/header1.xml.rels><?xml version="1.0" encoding="UTF-8" standalone="yes"?>
<Relationships xmlns="http://schemas.openxmlformats.org/package/2006/relationships"><Relationship Id="rId2" Type="http://schemas.openxmlformats.org/officeDocument/2006/relationships/image" Target="media/image13.jpeg"/><Relationship Id="rId1" Type="http://schemas.openxmlformats.org/officeDocument/2006/relationships/image" Target="media/image12.emf"/></Relationships>
</file>

<file path=word/_rels/header2.xml.rels><?xml version="1.0" encoding="UTF-8" standalone="yes"?>
<Relationships xmlns="http://schemas.openxmlformats.org/package/2006/relationships"><Relationship Id="rId2" Type="http://schemas.openxmlformats.org/officeDocument/2006/relationships/image" Target="media/image13.jpeg"/><Relationship Id="rId1" Type="http://schemas.openxmlformats.org/officeDocument/2006/relationships/image" Target="media/image1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stepwb\Documents\SCE\Plan%20&amp;%20Analyze%20Phase\BPD\SCE%20-%20Business%20Process%20Design%20Template%20v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478EB8C35E6040997CC87EAC7A87FF" ma:contentTypeVersion="12" ma:contentTypeDescription="Create a new document." ma:contentTypeScope="" ma:versionID="c6a93d1035d7acea20d44a3146ad0f4b">
  <xsd:schema xmlns:xsd="http://www.w3.org/2001/XMLSchema" xmlns:xs="http://www.w3.org/2001/XMLSchema" xmlns:p="http://schemas.microsoft.com/office/2006/metadata/properties" xmlns:ns2="24203cf6-3f29-4463-91b7-d72f2d53f95f" xmlns:ns3="2d323aa6-c215-480e-9789-c70ac6c40496" targetNamespace="http://schemas.microsoft.com/office/2006/metadata/properties" ma:root="true" ma:fieldsID="35edc35b0a3697f822d899636ea955cc" ns2:_="" ns3:_="">
    <xsd:import namespace="24203cf6-3f29-4463-91b7-d72f2d53f95f"/>
    <xsd:import namespace="2d323aa6-c215-480e-9789-c70ac6c40496"/>
    <xsd:element name="properties">
      <xsd:complexType>
        <xsd:sequence>
          <xsd:element name="documentManagement">
            <xsd:complexType>
              <xsd:all>
                <xsd:element ref="ns2:Org"/>
                <xsd:element ref="ns2:Phase" minOccurs="0"/>
                <xsd:element ref="ns2:Workstream" minOccurs="0"/>
                <xsd:element ref="ns2:Functuin" minOccurs="0"/>
                <xsd:element ref="ns2:Document_x0020_Type" minOccurs="0"/>
                <xsd:element ref="ns2:Additional_x0020_Tag_x0020_1" minOccurs="0"/>
                <xsd:element ref="ns2:Additional_x0020_Tag_x0020_2" minOccurs="0"/>
                <xsd:element ref="ns2:Additional_x0020_Tag_x0020_3" minOccurs="0"/>
                <xsd:element ref="ns3:MediaServiceMetadata" minOccurs="0"/>
                <xsd:element ref="ns3:MediaServiceFastMetadata"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203cf6-3f29-4463-91b7-d72f2d53f95f" elementFormDefault="qualified">
    <xsd:import namespace="http://schemas.microsoft.com/office/2006/documentManagement/types"/>
    <xsd:import namespace="http://schemas.microsoft.com/office/infopath/2007/PartnerControls"/>
    <xsd:element name="Org" ma:index="8" ma:displayName="Org" ma:default="CSRP" ma:internalName="Org">
      <xsd:simpleType>
        <xsd:restriction base="dms:Text">
          <xsd:maxLength value="255"/>
        </xsd:restriction>
      </xsd:simpleType>
    </xsd:element>
    <xsd:element name="Phase" ma:index="9" nillable="true" ma:displayName="Phase" ma:internalName="Phase">
      <xsd:complexType>
        <xsd:complexContent>
          <xsd:extension base="dms:MultiChoice">
            <xsd:sequence>
              <xsd:element name="Value" maxOccurs="unbounded" minOccurs="0" nillable="true">
                <xsd:simpleType>
                  <xsd:restriction base="dms:Choice">
                    <xsd:enumeration value="Technology Assessment"/>
                    <xsd:enumeration value="Planning"/>
                    <xsd:enumeration value="Plan &amp; Analyze"/>
                    <xsd:enumeration value="Design"/>
                    <xsd:enumeration value="Build"/>
                    <xsd:enumeration value="Test"/>
                    <xsd:enumeration value="Deploy"/>
                    <xsd:enumeration value="Stabilize"/>
                    <xsd:enumeration value="Closing"/>
                  </xsd:restriction>
                </xsd:simpleType>
              </xsd:element>
            </xsd:sequence>
          </xsd:extension>
        </xsd:complexContent>
      </xsd:complexType>
    </xsd:element>
    <xsd:element name="Workstream" ma:index="10" nillable="true" ma:displayName="Workstream" ma:format="Dropdown" ma:internalName="Workstream">
      <xsd:simpleType>
        <xsd:restriction base="dms:Choice">
          <xsd:enumeration value="PMO"/>
          <xsd:enumeration value="Controls &amp; Compliance"/>
          <xsd:enumeration value="Business Process Development"/>
          <xsd:enumeration value="Data Conversion"/>
          <xsd:enumeration value="Organizational Readiness"/>
          <xsd:enumeration value="Technology &amp; Integration"/>
          <xsd:enumeration value="TBD"/>
        </xsd:restriction>
      </xsd:simpleType>
    </xsd:element>
    <xsd:element name="Functuin" ma:index="11" nillable="true" ma:displayName="Function" ma:internalName="Functuin">
      <xsd:complexType>
        <xsd:complexContent>
          <xsd:extension base="dms:MultiChoice">
            <xsd:sequence>
              <xsd:element name="Value" maxOccurs="unbounded" minOccurs="0" nillable="true">
                <xsd:simpleType>
                  <xsd:restriction base="dms:Choice">
                    <xsd:enumeration value="Analytics &amp; Reporting"/>
                    <xsd:enumeration value="Architecture"/>
                    <xsd:enumeration value="Assessments &amp; Deliverables"/>
                    <xsd:enumeration value="Benefit Realization"/>
                    <xsd:enumeration value="Case Management"/>
                    <xsd:enumeration value="Communication"/>
                    <xsd:enumeration value="Controls &amp; Compliance"/>
                    <xsd:enumeration value="Credit &amp; Collection"/>
                    <xsd:enumeration value="Customer Interaction Management"/>
                    <xsd:enumeration value="Data Governance"/>
                    <xsd:enumeration value="Data Governance (PII)"/>
                    <xsd:enumeration value="Data Migration/Conversion"/>
                    <xsd:enumeration value="Data Migration/Conversion (PII)"/>
                    <xsd:enumeration value="Data Quality"/>
                    <xsd:enumeration value="Data Quality (PII)"/>
                    <xsd:enumeration value="Device &amp; Field"/>
                    <xsd:enumeration value="Finance (BP)"/>
                    <xsd:enumeration value="Finance (PMO)"/>
                    <xsd:enumeration value="Integration &amp; Governance"/>
                    <xsd:enumeration value="OCM"/>
                    <xsd:enumeration value="On/Off Boarding"/>
                    <xsd:enumeration value="Organizational Readiness"/>
                    <xsd:enumeration value="Outreach &amp; Program Operations"/>
                    <xsd:enumeration value="Payments"/>
                    <xsd:enumeration value="PMO"/>
                    <xsd:enumeration value="Products &amp; Programs"/>
                    <xsd:enumeration value="Regulaty"/>
                    <xsd:enumeration value="Risk &amp; Controls"/>
                    <xsd:enumeration value="Sourcing"/>
                    <xsd:enumeration value="Staffing &amp; Org Design"/>
                    <xsd:enumeration value="Technology &amp; Integration"/>
                    <xsd:enumeration value="Training"/>
                    <xsd:enumeration value="Usage &amp; Billing"/>
                    <xsd:enumeration value="TBD"/>
                  </xsd:restriction>
                </xsd:simpleType>
              </xsd:element>
            </xsd:sequence>
          </xsd:extension>
        </xsd:complexContent>
      </xsd:complexType>
    </xsd:element>
    <xsd:element name="Document_x0020_Type" ma:index="12" nillable="true" ma:displayName="Document Type" ma:format="Dropdown" ma:internalName="Document_x0020_Type">
      <xsd:simpleType>
        <xsd:restriction base="dms:Choice">
          <xsd:enumeration value="Supporting Document"/>
          <xsd:enumeration value="Deliverable"/>
          <xsd:enumeration value="Current Working Copy"/>
          <xsd:enumeration value="TBD"/>
        </xsd:restriction>
      </xsd:simpleType>
    </xsd:element>
    <xsd:element name="Additional_x0020_Tag_x0020_1" ma:index="13" nillable="true" ma:displayName="Additional Tag 1" ma:description="one or two words for user to easily identify document" ma:internalName="Additional_x0020_Tag_x0020_1">
      <xsd:simpleType>
        <xsd:restriction base="dms:Text">
          <xsd:maxLength value="255"/>
        </xsd:restriction>
      </xsd:simpleType>
    </xsd:element>
    <xsd:element name="Additional_x0020_Tag_x0020_2" ma:index="14" nillable="true" ma:displayName="Additional Tag 2" ma:description="one or two words for user to easily identify document" ma:internalName="Additional_x0020_Tag_x0020_2">
      <xsd:simpleType>
        <xsd:restriction base="dms:Text">
          <xsd:maxLength value="255"/>
        </xsd:restriction>
      </xsd:simpleType>
    </xsd:element>
    <xsd:element name="Additional_x0020_Tag_x0020_3" ma:index="15" nillable="true" ma:displayName="Additional Tag 3" ma:description="one or two words for user to easily identify document" ma:internalName="Additional_x0020_Tag_x0020_3">
      <xsd:simpleType>
        <xsd:restriction base="dms:Text">
          <xsd:maxLength value="255"/>
        </xsd:restriction>
      </xsd:simple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323aa6-c215-480e-9789-c70ac6c40496" elementFormDefault="qualified">
    <xsd:import namespace="http://schemas.microsoft.com/office/2006/documentManagement/types"/>
    <xsd:import namespace="http://schemas.microsoft.com/office/infopath/2007/PartnerControls"/>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Functuin xmlns="24203cf6-3f29-4463-91b7-d72f2d53f95f"/>
    <Phase xmlns="24203cf6-3f29-4463-91b7-d72f2d53f95f"/>
    <Document_x0020_Type xmlns="24203cf6-3f29-4463-91b7-d72f2d53f95f" xsi:nil="true"/>
    <Additional_x0020_Tag_x0020_2 xmlns="24203cf6-3f29-4463-91b7-d72f2d53f95f" xsi:nil="true"/>
    <Workstream xmlns="24203cf6-3f29-4463-91b7-d72f2d53f95f" xsi:nil="true"/>
    <Additional_x0020_Tag_x0020_3 xmlns="24203cf6-3f29-4463-91b7-d72f2d53f95f" xsi:nil="true"/>
    <Org xmlns="24203cf6-3f29-4463-91b7-d72f2d53f95f">CSRP</Org>
    <Additional_x0020_Tag_x0020_1 xmlns="24203cf6-3f29-4463-91b7-d72f2d53f95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50A62E-6FA7-4B2E-845C-DFDB16FFB6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203cf6-3f29-4463-91b7-d72f2d53f95f"/>
    <ds:schemaRef ds:uri="2d323aa6-c215-480e-9789-c70ac6c404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D3AFD8B-543E-48B1-885E-87DA640F15E3}">
  <ds:schemaRefs>
    <ds:schemaRef ds:uri="http://schemas.microsoft.com/office/2006/metadata/properties"/>
    <ds:schemaRef ds:uri="24203cf6-3f29-4463-91b7-d72f2d53f95f"/>
  </ds:schemaRefs>
</ds:datastoreItem>
</file>

<file path=customXml/itemProps3.xml><?xml version="1.0" encoding="utf-8"?>
<ds:datastoreItem xmlns:ds="http://schemas.openxmlformats.org/officeDocument/2006/customXml" ds:itemID="{28F43BED-601E-46A5-B547-B979E2565224}">
  <ds:schemaRefs>
    <ds:schemaRef ds:uri="http://schemas.microsoft.com/sharepoint/v3/contenttype/forms"/>
  </ds:schemaRefs>
</ds:datastoreItem>
</file>

<file path=customXml/itemProps4.xml><?xml version="1.0" encoding="utf-8"?>
<ds:datastoreItem xmlns:ds="http://schemas.openxmlformats.org/officeDocument/2006/customXml" ds:itemID="{0A499C98-2E11-46BB-B3F2-A993A4E9BF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SCE - Business Process Design Template v1.dotx</Template>
  <TotalTime>38</TotalTime>
  <Pages>50</Pages>
  <Words>11887</Words>
  <Characters>67758</Characters>
  <Application>Microsoft Office Word</Application>
  <DocSecurity>0</DocSecurity>
  <Lines>564</Lines>
  <Paragraphs>158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Direct Energy Global Role Design</vt:lpstr>
      <vt:lpstr>SAP User Access Guidelines and Procedures v1.3</vt:lpstr>
    </vt:vector>
  </TitlesOfParts>
  <Company>ITT</Company>
  <LinksUpToDate>false</LinksUpToDate>
  <CharactersWithSpaces>79487</CharactersWithSpaces>
  <SharedDoc>false</SharedDoc>
  <HLinks>
    <vt:vector size="618" baseType="variant">
      <vt:variant>
        <vt:i4>5177432</vt:i4>
      </vt:variant>
      <vt:variant>
        <vt:i4>582</vt:i4>
      </vt:variant>
      <vt:variant>
        <vt:i4>0</vt:i4>
      </vt:variant>
      <vt:variant>
        <vt:i4>5</vt:i4>
      </vt:variant>
      <vt:variant>
        <vt:lpwstr>http://ts1.pro.intra/sites/GLISgSAPPrSv/Auth/Forms/ByDocType.aspx</vt:lpwstr>
      </vt:variant>
      <vt:variant>
        <vt:lpwstr/>
      </vt:variant>
      <vt:variant>
        <vt:i4>5177432</vt:i4>
      </vt:variant>
      <vt:variant>
        <vt:i4>576</vt:i4>
      </vt:variant>
      <vt:variant>
        <vt:i4>0</vt:i4>
      </vt:variant>
      <vt:variant>
        <vt:i4>5</vt:i4>
      </vt:variant>
      <vt:variant>
        <vt:lpwstr>http://ts1.pro.intra/sites/GLISgSAPPrSv/Auth/Forms/ByDocType.aspx</vt:lpwstr>
      </vt:variant>
      <vt:variant>
        <vt:lpwstr/>
      </vt:variant>
      <vt:variant>
        <vt:i4>5177432</vt:i4>
      </vt:variant>
      <vt:variant>
        <vt:i4>573</vt:i4>
      </vt:variant>
      <vt:variant>
        <vt:i4>0</vt:i4>
      </vt:variant>
      <vt:variant>
        <vt:i4>5</vt:i4>
      </vt:variant>
      <vt:variant>
        <vt:lpwstr>http://ts1.pro.intra/sites/GLISgSAPPrSv/Auth/Forms/ByDocType.aspx</vt:lpwstr>
      </vt:variant>
      <vt:variant>
        <vt:lpwstr/>
      </vt:variant>
      <vt:variant>
        <vt:i4>1048644</vt:i4>
      </vt:variant>
      <vt:variant>
        <vt:i4>564</vt:i4>
      </vt:variant>
      <vt:variant>
        <vt:i4>0</vt:i4>
      </vt:variant>
      <vt:variant>
        <vt:i4>5</vt:i4>
      </vt:variant>
      <vt:variant>
        <vt:lpwstr>http://ts1.pro.intra/sites/GLISgSAPPrSv/Auth/Critical Tcode Mapping v0.1.xls</vt:lpwstr>
      </vt:variant>
      <vt:variant>
        <vt:lpwstr/>
      </vt:variant>
      <vt:variant>
        <vt:i4>1048644</vt:i4>
      </vt:variant>
      <vt:variant>
        <vt:i4>561</vt:i4>
      </vt:variant>
      <vt:variant>
        <vt:i4>0</vt:i4>
      </vt:variant>
      <vt:variant>
        <vt:i4>5</vt:i4>
      </vt:variant>
      <vt:variant>
        <vt:lpwstr>http://ts1.pro.intra/sites/GLISgSAPPrSv/Auth/Critical Tcode Mapping v0.1.xls</vt:lpwstr>
      </vt:variant>
      <vt:variant>
        <vt:lpwstr/>
      </vt:variant>
      <vt:variant>
        <vt:i4>1441809</vt:i4>
      </vt:variant>
      <vt:variant>
        <vt:i4>558</vt:i4>
      </vt:variant>
      <vt:variant>
        <vt:i4>0</vt:i4>
      </vt:variant>
      <vt:variant>
        <vt:i4>5</vt:i4>
      </vt:variant>
      <vt:variant>
        <vt:lpwstr>http://ts1.pro.intra/sites/GLISgSAPPrSv/Auth/request_reason_tmpl.01.txt</vt:lpwstr>
      </vt:variant>
      <vt:variant>
        <vt:lpwstr/>
      </vt:variant>
      <vt:variant>
        <vt:i4>5177432</vt:i4>
      </vt:variant>
      <vt:variant>
        <vt:i4>555</vt:i4>
      </vt:variant>
      <vt:variant>
        <vt:i4>0</vt:i4>
      </vt:variant>
      <vt:variant>
        <vt:i4>5</vt:i4>
      </vt:variant>
      <vt:variant>
        <vt:lpwstr>http://ts1.pro.intra/sites/GLISgSAPPrSv/Auth/Forms/ByDocType.aspx</vt:lpwstr>
      </vt:variant>
      <vt:variant>
        <vt:lpwstr/>
      </vt:variant>
      <vt:variant>
        <vt:i4>5177432</vt:i4>
      </vt:variant>
      <vt:variant>
        <vt:i4>552</vt:i4>
      </vt:variant>
      <vt:variant>
        <vt:i4>0</vt:i4>
      </vt:variant>
      <vt:variant>
        <vt:i4>5</vt:i4>
      </vt:variant>
      <vt:variant>
        <vt:lpwstr>http://ts1.pro.intra/sites/GLISgSAPPrSv/Auth/Forms/ByDocType.aspx</vt:lpwstr>
      </vt:variant>
      <vt:variant>
        <vt:lpwstr/>
      </vt:variant>
      <vt:variant>
        <vt:i4>5177432</vt:i4>
      </vt:variant>
      <vt:variant>
        <vt:i4>549</vt:i4>
      </vt:variant>
      <vt:variant>
        <vt:i4>0</vt:i4>
      </vt:variant>
      <vt:variant>
        <vt:i4>5</vt:i4>
      </vt:variant>
      <vt:variant>
        <vt:lpwstr>http://ts1.pro.intra/sites/GLISgSAPPrSv/Auth/Forms/ByDocType.aspx</vt:lpwstr>
      </vt:variant>
      <vt:variant>
        <vt:lpwstr/>
      </vt:variant>
      <vt:variant>
        <vt:i4>524359</vt:i4>
      </vt:variant>
      <vt:variant>
        <vt:i4>543</vt:i4>
      </vt:variant>
      <vt:variant>
        <vt:i4>0</vt:i4>
      </vt:variant>
      <vt:variant>
        <vt:i4>5</vt:i4>
      </vt:variant>
      <vt:variant>
        <vt:lpwstr>http://ts1.pro.intra/sites/GLISgSAPPrSv/Auth/Foundation - SAP authorization request form.zip</vt:lpwstr>
      </vt:variant>
      <vt:variant>
        <vt:lpwstr/>
      </vt:variant>
      <vt:variant>
        <vt:i4>5177432</vt:i4>
      </vt:variant>
      <vt:variant>
        <vt:i4>540</vt:i4>
      </vt:variant>
      <vt:variant>
        <vt:i4>0</vt:i4>
      </vt:variant>
      <vt:variant>
        <vt:i4>5</vt:i4>
      </vt:variant>
      <vt:variant>
        <vt:lpwstr>http://ts1.pro.intra/sites/GLISgSAPPrSv/Auth/Forms/ByDocType.aspx</vt:lpwstr>
      </vt:variant>
      <vt:variant>
        <vt:lpwstr/>
      </vt:variant>
      <vt:variant>
        <vt:i4>393290</vt:i4>
      </vt:variant>
      <vt:variant>
        <vt:i4>537</vt:i4>
      </vt:variant>
      <vt:variant>
        <vt:i4>0</vt:i4>
      </vt:variant>
      <vt:variant>
        <vt:i4>5</vt:i4>
      </vt:variant>
      <vt:variant>
        <vt:lpwstr>http://big4guy.com/index.php/2006/07/27/composite_authorization_profiles_in_sap</vt:lpwstr>
      </vt:variant>
      <vt:variant>
        <vt:lpwstr/>
      </vt:variant>
      <vt:variant>
        <vt:i4>1179711</vt:i4>
      </vt:variant>
      <vt:variant>
        <vt:i4>530</vt:i4>
      </vt:variant>
      <vt:variant>
        <vt:i4>0</vt:i4>
      </vt:variant>
      <vt:variant>
        <vt:i4>5</vt:i4>
      </vt:variant>
      <vt:variant>
        <vt:lpwstr/>
      </vt:variant>
      <vt:variant>
        <vt:lpwstr>_Toc241647805</vt:lpwstr>
      </vt:variant>
      <vt:variant>
        <vt:i4>1179711</vt:i4>
      </vt:variant>
      <vt:variant>
        <vt:i4>524</vt:i4>
      </vt:variant>
      <vt:variant>
        <vt:i4>0</vt:i4>
      </vt:variant>
      <vt:variant>
        <vt:i4>5</vt:i4>
      </vt:variant>
      <vt:variant>
        <vt:lpwstr/>
      </vt:variant>
      <vt:variant>
        <vt:lpwstr>_Toc241647804</vt:lpwstr>
      </vt:variant>
      <vt:variant>
        <vt:i4>1179711</vt:i4>
      </vt:variant>
      <vt:variant>
        <vt:i4>518</vt:i4>
      </vt:variant>
      <vt:variant>
        <vt:i4>0</vt:i4>
      </vt:variant>
      <vt:variant>
        <vt:i4>5</vt:i4>
      </vt:variant>
      <vt:variant>
        <vt:lpwstr/>
      </vt:variant>
      <vt:variant>
        <vt:lpwstr>_Toc241647803</vt:lpwstr>
      </vt:variant>
      <vt:variant>
        <vt:i4>1179711</vt:i4>
      </vt:variant>
      <vt:variant>
        <vt:i4>512</vt:i4>
      </vt:variant>
      <vt:variant>
        <vt:i4>0</vt:i4>
      </vt:variant>
      <vt:variant>
        <vt:i4>5</vt:i4>
      </vt:variant>
      <vt:variant>
        <vt:lpwstr/>
      </vt:variant>
      <vt:variant>
        <vt:lpwstr>_Toc241647802</vt:lpwstr>
      </vt:variant>
      <vt:variant>
        <vt:i4>1179711</vt:i4>
      </vt:variant>
      <vt:variant>
        <vt:i4>506</vt:i4>
      </vt:variant>
      <vt:variant>
        <vt:i4>0</vt:i4>
      </vt:variant>
      <vt:variant>
        <vt:i4>5</vt:i4>
      </vt:variant>
      <vt:variant>
        <vt:lpwstr/>
      </vt:variant>
      <vt:variant>
        <vt:lpwstr>_Toc241647801</vt:lpwstr>
      </vt:variant>
      <vt:variant>
        <vt:i4>1179711</vt:i4>
      </vt:variant>
      <vt:variant>
        <vt:i4>500</vt:i4>
      </vt:variant>
      <vt:variant>
        <vt:i4>0</vt:i4>
      </vt:variant>
      <vt:variant>
        <vt:i4>5</vt:i4>
      </vt:variant>
      <vt:variant>
        <vt:lpwstr/>
      </vt:variant>
      <vt:variant>
        <vt:lpwstr>_Toc241647800</vt:lpwstr>
      </vt:variant>
      <vt:variant>
        <vt:i4>1769520</vt:i4>
      </vt:variant>
      <vt:variant>
        <vt:i4>494</vt:i4>
      </vt:variant>
      <vt:variant>
        <vt:i4>0</vt:i4>
      </vt:variant>
      <vt:variant>
        <vt:i4>5</vt:i4>
      </vt:variant>
      <vt:variant>
        <vt:lpwstr/>
      </vt:variant>
      <vt:variant>
        <vt:lpwstr>_Toc241647799</vt:lpwstr>
      </vt:variant>
      <vt:variant>
        <vt:i4>1769520</vt:i4>
      </vt:variant>
      <vt:variant>
        <vt:i4>488</vt:i4>
      </vt:variant>
      <vt:variant>
        <vt:i4>0</vt:i4>
      </vt:variant>
      <vt:variant>
        <vt:i4>5</vt:i4>
      </vt:variant>
      <vt:variant>
        <vt:lpwstr/>
      </vt:variant>
      <vt:variant>
        <vt:lpwstr>_Toc241647798</vt:lpwstr>
      </vt:variant>
      <vt:variant>
        <vt:i4>1769520</vt:i4>
      </vt:variant>
      <vt:variant>
        <vt:i4>482</vt:i4>
      </vt:variant>
      <vt:variant>
        <vt:i4>0</vt:i4>
      </vt:variant>
      <vt:variant>
        <vt:i4>5</vt:i4>
      </vt:variant>
      <vt:variant>
        <vt:lpwstr/>
      </vt:variant>
      <vt:variant>
        <vt:lpwstr>_Toc241647797</vt:lpwstr>
      </vt:variant>
      <vt:variant>
        <vt:i4>1769520</vt:i4>
      </vt:variant>
      <vt:variant>
        <vt:i4>476</vt:i4>
      </vt:variant>
      <vt:variant>
        <vt:i4>0</vt:i4>
      </vt:variant>
      <vt:variant>
        <vt:i4>5</vt:i4>
      </vt:variant>
      <vt:variant>
        <vt:lpwstr/>
      </vt:variant>
      <vt:variant>
        <vt:lpwstr>_Toc241647796</vt:lpwstr>
      </vt:variant>
      <vt:variant>
        <vt:i4>1769520</vt:i4>
      </vt:variant>
      <vt:variant>
        <vt:i4>470</vt:i4>
      </vt:variant>
      <vt:variant>
        <vt:i4>0</vt:i4>
      </vt:variant>
      <vt:variant>
        <vt:i4>5</vt:i4>
      </vt:variant>
      <vt:variant>
        <vt:lpwstr/>
      </vt:variant>
      <vt:variant>
        <vt:lpwstr>_Toc241647795</vt:lpwstr>
      </vt:variant>
      <vt:variant>
        <vt:i4>1769520</vt:i4>
      </vt:variant>
      <vt:variant>
        <vt:i4>464</vt:i4>
      </vt:variant>
      <vt:variant>
        <vt:i4>0</vt:i4>
      </vt:variant>
      <vt:variant>
        <vt:i4>5</vt:i4>
      </vt:variant>
      <vt:variant>
        <vt:lpwstr/>
      </vt:variant>
      <vt:variant>
        <vt:lpwstr>_Toc241647794</vt:lpwstr>
      </vt:variant>
      <vt:variant>
        <vt:i4>1769520</vt:i4>
      </vt:variant>
      <vt:variant>
        <vt:i4>458</vt:i4>
      </vt:variant>
      <vt:variant>
        <vt:i4>0</vt:i4>
      </vt:variant>
      <vt:variant>
        <vt:i4>5</vt:i4>
      </vt:variant>
      <vt:variant>
        <vt:lpwstr/>
      </vt:variant>
      <vt:variant>
        <vt:lpwstr>_Toc241647793</vt:lpwstr>
      </vt:variant>
      <vt:variant>
        <vt:i4>1769520</vt:i4>
      </vt:variant>
      <vt:variant>
        <vt:i4>452</vt:i4>
      </vt:variant>
      <vt:variant>
        <vt:i4>0</vt:i4>
      </vt:variant>
      <vt:variant>
        <vt:i4>5</vt:i4>
      </vt:variant>
      <vt:variant>
        <vt:lpwstr/>
      </vt:variant>
      <vt:variant>
        <vt:lpwstr>_Toc241647792</vt:lpwstr>
      </vt:variant>
      <vt:variant>
        <vt:i4>1769520</vt:i4>
      </vt:variant>
      <vt:variant>
        <vt:i4>446</vt:i4>
      </vt:variant>
      <vt:variant>
        <vt:i4>0</vt:i4>
      </vt:variant>
      <vt:variant>
        <vt:i4>5</vt:i4>
      </vt:variant>
      <vt:variant>
        <vt:lpwstr/>
      </vt:variant>
      <vt:variant>
        <vt:lpwstr>_Toc241647791</vt:lpwstr>
      </vt:variant>
      <vt:variant>
        <vt:i4>1769520</vt:i4>
      </vt:variant>
      <vt:variant>
        <vt:i4>440</vt:i4>
      </vt:variant>
      <vt:variant>
        <vt:i4>0</vt:i4>
      </vt:variant>
      <vt:variant>
        <vt:i4>5</vt:i4>
      </vt:variant>
      <vt:variant>
        <vt:lpwstr/>
      </vt:variant>
      <vt:variant>
        <vt:lpwstr>_Toc241647790</vt:lpwstr>
      </vt:variant>
      <vt:variant>
        <vt:i4>1703984</vt:i4>
      </vt:variant>
      <vt:variant>
        <vt:i4>434</vt:i4>
      </vt:variant>
      <vt:variant>
        <vt:i4>0</vt:i4>
      </vt:variant>
      <vt:variant>
        <vt:i4>5</vt:i4>
      </vt:variant>
      <vt:variant>
        <vt:lpwstr/>
      </vt:variant>
      <vt:variant>
        <vt:lpwstr>_Toc241647789</vt:lpwstr>
      </vt:variant>
      <vt:variant>
        <vt:i4>1703984</vt:i4>
      </vt:variant>
      <vt:variant>
        <vt:i4>428</vt:i4>
      </vt:variant>
      <vt:variant>
        <vt:i4>0</vt:i4>
      </vt:variant>
      <vt:variant>
        <vt:i4>5</vt:i4>
      </vt:variant>
      <vt:variant>
        <vt:lpwstr/>
      </vt:variant>
      <vt:variant>
        <vt:lpwstr>_Toc241647788</vt:lpwstr>
      </vt:variant>
      <vt:variant>
        <vt:i4>1703984</vt:i4>
      </vt:variant>
      <vt:variant>
        <vt:i4>422</vt:i4>
      </vt:variant>
      <vt:variant>
        <vt:i4>0</vt:i4>
      </vt:variant>
      <vt:variant>
        <vt:i4>5</vt:i4>
      </vt:variant>
      <vt:variant>
        <vt:lpwstr/>
      </vt:variant>
      <vt:variant>
        <vt:lpwstr>_Toc241647787</vt:lpwstr>
      </vt:variant>
      <vt:variant>
        <vt:i4>1703984</vt:i4>
      </vt:variant>
      <vt:variant>
        <vt:i4>416</vt:i4>
      </vt:variant>
      <vt:variant>
        <vt:i4>0</vt:i4>
      </vt:variant>
      <vt:variant>
        <vt:i4>5</vt:i4>
      </vt:variant>
      <vt:variant>
        <vt:lpwstr/>
      </vt:variant>
      <vt:variant>
        <vt:lpwstr>_Toc241647786</vt:lpwstr>
      </vt:variant>
      <vt:variant>
        <vt:i4>1703984</vt:i4>
      </vt:variant>
      <vt:variant>
        <vt:i4>410</vt:i4>
      </vt:variant>
      <vt:variant>
        <vt:i4>0</vt:i4>
      </vt:variant>
      <vt:variant>
        <vt:i4>5</vt:i4>
      </vt:variant>
      <vt:variant>
        <vt:lpwstr/>
      </vt:variant>
      <vt:variant>
        <vt:lpwstr>_Toc241647785</vt:lpwstr>
      </vt:variant>
      <vt:variant>
        <vt:i4>1703984</vt:i4>
      </vt:variant>
      <vt:variant>
        <vt:i4>404</vt:i4>
      </vt:variant>
      <vt:variant>
        <vt:i4>0</vt:i4>
      </vt:variant>
      <vt:variant>
        <vt:i4>5</vt:i4>
      </vt:variant>
      <vt:variant>
        <vt:lpwstr/>
      </vt:variant>
      <vt:variant>
        <vt:lpwstr>_Toc241647784</vt:lpwstr>
      </vt:variant>
      <vt:variant>
        <vt:i4>1703984</vt:i4>
      </vt:variant>
      <vt:variant>
        <vt:i4>398</vt:i4>
      </vt:variant>
      <vt:variant>
        <vt:i4>0</vt:i4>
      </vt:variant>
      <vt:variant>
        <vt:i4>5</vt:i4>
      </vt:variant>
      <vt:variant>
        <vt:lpwstr/>
      </vt:variant>
      <vt:variant>
        <vt:lpwstr>_Toc241647783</vt:lpwstr>
      </vt:variant>
      <vt:variant>
        <vt:i4>1703984</vt:i4>
      </vt:variant>
      <vt:variant>
        <vt:i4>392</vt:i4>
      </vt:variant>
      <vt:variant>
        <vt:i4>0</vt:i4>
      </vt:variant>
      <vt:variant>
        <vt:i4>5</vt:i4>
      </vt:variant>
      <vt:variant>
        <vt:lpwstr/>
      </vt:variant>
      <vt:variant>
        <vt:lpwstr>_Toc241647782</vt:lpwstr>
      </vt:variant>
      <vt:variant>
        <vt:i4>1703984</vt:i4>
      </vt:variant>
      <vt:variant>
        <vt:i4>386</vt:i4>
      </vt:variant>
      <vt:variant>
        <vt:i4>0</vt:i4>
      </vt:variant>
      <vt:variant>
        <vt:i4>5</vt:i4>
      </vt:variant>
      <vt:variant>
        <vt:lpwstr/>
      </vt:variant>
      <vt:variant>
        <vt:lpwstr>_Toc241647781</vt:lpwstr>
      </vt:variant>
      <vt:variant>
        <vt:i4>1703984</vt:i4>
      </vt:variant>
      <vt:variant>
        <vt:i4>380</vt:i4>
      </vt:variant>
      <vt:variant>
        <vt:i4>0</vt:i4>
      </vt:variant>
      <vt:variant>
        <vt:i4>5</vt:i4>
      </vt:variant>
      <vt:variant>
        <vt:lpwstr/>
      </vt:variant>
      <vt:variant>
        <vt:lpwstr>_Toc241647780</vt:lpwstr>
      </vt:variant>
      <vt:variant>
        <vt:i4>1376304</vt:i4>
      </vt:variant>
      <vt:variant>
        <vt:i4>374</vt:i4>
      </vt:variant>
      <vt:variant>
        <vt:i4>0</vt:i4>
      </vt:variant>
      <vt:variant>
        <vt:i4>5</vt:i4>
      </vt:variant>
      <vt:variant>
        <vt:lpwstr/>
      </vt:variant>
      <vt:variant>
        <vt:lpwstr>_Toc241647779</vt:lpwstr>
      </vt:variant>
      <vt:variant>
        <vt:i4>1376304</vt:i4>
      </vt:variant>
      <vt:variant>
        <vt:i4>368</vt:i4>
      </vt:variant>
      <vt:variant>
        <vt:i4>0</vt:i4>
      </vt:variant>
      <vt:variant>
        <vt:i4>5</vt:i4>
      </vt:variant>
      <vt:variant>
        <vt:lpwstr/>
      </vt:variant>
      <vt:variant>
        <vt:lpwstr>_Toc241647778</vt:lpwstr>
      </vt:variant>
      <vt:variant>
        <vt:i4>1376304</vt:i4>
      </vt:variant>
      <vt:variant>
        <vt:i4>362</vt:i4>
      </vt:variant>
      <vt:variant>
        <vt:i4>0</vt:i4>
      </vt:variant>
      <vt:variant>
        <vt:i4>5</vt:i4>
      </vt:variant>
      <vt:variant>
        <vt:lpwstr/>
      </vt:variant>
      <vt:variant>
        <vt:lpwstr>_Toc241647777</vt:lpwstr>
      </vt:variant>
      <vt:variant>
        <vt:i4>1376304</vt:i4>
      </vt:variant>
      <vt:variant>
        <vt:i4>356</vt:i4>
      </vt:variant>
      <vt:variant>
        <vt:i4>0</vt:i4>
      </vt:variant>
      <vt:variant>
        <vt:i4>5</vt:i4>
      </vt:variant>
      <vt:variant>
        <vt:lpwstr/>
      </vt:variant>
      <vt:variant>
        <vt:lpwstr>_Toc241647776</vt:lpwstr>
      </vt:variant>
      <vt:variant>
        <vt:i4>1376304</vt:i4>
      </vt:variant>
      <vt:variant>
        <vt:i4>350</vt:i4>
      </vt:variant>
      <vt:variant>
        <vt:i4>0</vt:i4>
      </vt:variant>
      <vt:variant>
        <vt:i4>5</vt:i4>
      </vt:variant>
      <vt:variant>
        <vt:lpwstr/>
      </vt:variant>
      <vt:variant>
        <vt:lpwstr>_Toc241647775</vt:lpwstr>
      </vt:variant>
      <vt:variant>
        <vt:i4>1376304</vt:i4>
      </vt:variant>
      <vt:variant>
        <vt:i4>344</vt:i4>
      </vt:variant>
      <vt:variant>
        <vt:i4>0</vt:i4>
      </vt:variant>
      <vt:variant>
        <vt:i4>5</vt:i4>
      </vt:variant>
      <vt:variant>
        <vt:lpwstr/>
      </vt:variant>
      <vt:variant>
        <vt:lpwstr>_Toc241647774</vt:lpwstr>
      </vt:variant>
      <vt:variant>
        <vt:i4>1376304</vt:i4>
      </vt:variant>
      <vt:variant>
        <vt:i4>338</vt:i4>
      </vt:variant>
      <vt:variant>
        <vt:i4>0</vt:i4>
      </vt:variant>
      <vt:variant>
        <vt:i4>5</vt:i4>
      </vt:variant>
      <vt:variant>
        <vt:lpwstr/>
      </vt:variant>
      <vt:variant>
        <vt:lpwstr>_Toc241647773</vt:lpwstr>
      </vt:variant>
      <vt:variant>
        <vt:i4>1376304</vt:i4>
      </vt:variant>
      <vt:variant>
        <vt:i4>332</vt:i4>
      </vt:variant>
      <vt:variant>
        <vt:i4>0</vt:i4>
      </vt:variant>
      <vt:variant>
        <vt:i4>5</vt:i4>
      </vt:variant>
      <vt:variant>
        <vt:lpwstr/>
      </vt:variant>
      <vt:variant>
        <vt:lpwstr>_Toc241647772</vt:lpwstr>
      </vt:variant>
      <vt:variant>
        <vt:i4>1376304</vt:i4>
      </vt:variant>
      <vt:variant>
        <vt:i4>326</vt:i4>
      </vt:variant>
      <vt:variant>
        <vt:i4>0</vt:i4>
      </vt:variant>
      <vt:variant>
        <vt:i4>5</vt:i4>
      </vt:variant>
      <vt:variant>
        <vt:lpwstr/>
      </vt:variant>
      <vt:variant>
        <vt:lpwstr>_Toc241647771</vt:lpwstr>
      </vt:variant>
      <vt:variant>
        <vt:i4>1376304</vt:i4>
      </vt:variant>
      <vt:variant>
        <vt:i4>320</vt:i4>
      </vt:variant>
      <vt:variant>
        <vt:i4>0</vt:i4>
      </vt:variant>
      <vt:variant>
        <vt:i4>5</vt:i4>
      </vt:variant>
      <vt:variant>
        <vt:lpwstr/>
      </vt:variant>
      <vt:variant>
        <vt:lpwstr>_Toc241647770</vt:lpwstr>
      </vt:variant>
      <vt:variant>
        <vt:i4>1310768</vt:i4>
      </vt:variant>
      <vt:variant>
        <vt:i4>314</vt:i4>
      </vt:variant>
      <vt:variant>
        <vt:i4>0</vt:i4>
      </vt:variant>
      <vt:variant>
        <vt:i4>5</vt:i4>
      </vt:variant>
      <vt:variant>
        <vt:lpwstr/>
      </vt:variant>
      <vt:variant>
        <vt:lpwstr>_Toc241647769</vt:lpwstr>
      </vt:variant>
      <vt:variant>
        <vt:i4>1310768</vt:i4>
      </vt:variant>
      <vt:variant>
        <vt:i4>308</vt:i4>
      </vt:variant>
      <vt:variant>
        <vt:i4>0</vt:i4>
      </vt:variant>
      <vt:variant>
        <vt:i4>5</vt:i4>
      </vt:variant>
      <vt:variant>
        <vt:lpwstr/>
      </vt:variant>
      <vt:variant>
        <vt:lpwstr>_Toc241647768</vt:lpwstr>
      </vt:variant>
      <vt:variant>
        <vt:i4>1310768</vt:i4>
      </vt:variant>
      <vt:variant>
        <vt:i4>302</vt:i4>
      </vt:variant>
      <vt:variant>
        <vt:i4>0</vt:i4>
      </vt:variant>
      <vt:variant>
        <vt:i4>5</vt:i4>
      </vt:variant>
      <vt:variant>
        <vt:lpwstr/>
      </vt:variant>
      <vt:variant>
        <vt:lpwstr>_Toc241647767</vt:lpwstr>
      </vt:variant>
      <vt:variant>
        <vt:i4>1310768</vt:i4>
      </vt:variant>
      <vt:variant>
        <vt:i4>296</vt:i4>
      </vt:variant>
      <vt:variant>
        <vt:i4>0</vt:i4>
      </vt:variant>
      <vt:variant>
        <vt:i4>5</vt:i4>
      </vt:variant>
      <vt:variant>
        <vt:lpwstr/>
      </vt:variant>
      <vt:variant>
        <vt:lpwstr>_Toc241647766</vt:lpwstr>
      </vt:variant>
      <vt:variant>
        <vt:i4>1310768</vt:i4>
      </vt:variant>
      <vt:variant>
        <vt:i4>290</vt:i4>
      </vt:variant>
      <vt:variant>
        <vt:i4>0</vt:i4>
      </vt:variant>
      <vt:variant>
        <vt:i4>5</vt:i4>
      </vt:variant>
      <vt:variant>
        <vt:lpwstr/>
      </vt:variant>
      <vt:variant>
        <vt:lpwstr>_Toc241647765</vt:lpwstr>
      </vt:variant>
      <vt:variant>
        <vt:i4>1310768</vt:i4>
      </vt:variant>
      <vt:variant>
        <vt:i4>284</vt:i4>
      </vt:variant>
      <vt:variant>
        <vt:i4>0</vt:i4>
      </vt:variant>
      <vt:variant>
        <vt:i4>5</vt:i4>
      </vt:variant>
      <vt:variant>
        <vt:lpwstr/>
      </vt:variant>
      <vt:variant>
        <vt:lpwstr>_Toc241647764</vt:lpwstr>
      </vt:variant>
      <vt:variant>
        <vt:i4>1310768</vt:i4>
      </vt:variant>
      <vt:variant>
        <vt:i4>278</vt:i4>
      </vt:variant>
      <vt:variant>
        <vt:i4>0</vt:i4>
      </vt:variant>
      <vt:variant>
        <vt:i4>5</vt:i4>
      </vt:variant>
      <vt:variant>
        <vt:lpwstr/>
      </vt:variant>
      <vt:variant>
        <vt:lpwstr>_Toc241647763</vt:lpwstr>
      </vt:variant>
      <vt:variant>
        <vt:i4>1310768</vt:i4>
      </vt:variant>
      <vt:variant>
        <vt:i4>272</vt:i4>
      </vt:variant>
      <vt:variant>
        <vt:i4>0</vt:i4>
      </vt:variant>
      <vt:variant>
        <vt:i4>5</vt:i4>
      </vt:variant>
      <vt:variant>
        <vt:lpwstr/>
      </vt:variant>
      <vt:variant>
        <vt:lpwstr>_Toc241647762</vt:lpwstr>
      </vt:variant>
      <vt:variant>
        <vt:i4>1310768</vt:i4>
      </vt:variant>
      <vt:variant>
        <vt:i4>266</vt:i4>
      </vt:variant>
      <vt:variant>
        <vt:i4>0</vt:i4>
      </vt:variant>
      <vt:variant>
        <vt:i4>5</vt:i4>
      </vt:variant>
      <vt:variant>
        <vt:lpwstr/>
      </vt:variant>
      <vt:variant>
        <vt:lpwstr>_Toc241647761</vt:lpwstr>
      </vt:variant>
      <vt:variant>
        <vt:i4>1310768</vt:i4>
      </vt:variant>
      <vt:variant>
        <vt:i4>260</vt:i4>
      </vt:variant>
      <vt:variant>
        <vt:i4>0</vt:i4>
      </vt:variant>
      <vt:variant>
        <vt:i4>5</vt:i4>
      </vt:variant>
      <vt:variant>
        <vt:lpwstr/>
      </vt:variant>
      <vt:variant>
        <vt:lpwstr>_Toc241647760</vt:lpwstr>
      </vt:variant>
      <vt:variant>
        <vt:i4>1507376</vt:i4>
      </vt:variant>
      <vt:variant>
        <vt:i4>254</vt:i4>
      </vt:variant>
      <vt:variant>
        <vt:i4>0</vt:i4>
      </vt:variant>
      <vt:variant>
        <vt:i4>5</vt:i4>
      </vt:variant>
      <vt:variant>
        <vt:lpwstr/>
      </vt:variant>
      <vt:variant>
        <vt:lpwstr>_Toc241647759</vt:lpwstr>
      </vt:variant>
      <vt:variant>
        <vt:i4>1507376</vt:i4>
      </vt:variant>
      <vt:variant>
        <vt:i4>248</vt:i4>
      </vt:variant>
      <vt:variant>
        <vt:i4>0</vt:i4>
      </vt:variant>
      <vt:variant>
        <vt:i4>5</vt:i4>
      </vt:variant>
      <vt:variant>
        <vt:lpwstr/>
      </vt:variant>
      <vt:variant>
        <vt:lpwstr>_Toc241647758</vt:lpwstr>
      </vt:variant>
      <vt:variant>
        <vt:i4>1507376</vt:i4>
      </vt:variant>
      <vt:variant>
        <vt:i4>242</vt:i4>
      </vt:variant>
      <vt:variant>
        <vt:i4>0</vt:i4>
      </vt:variant>
      <vt:variant>
        <vt:i4>5</vt:i4>
      </vt:variant>
      <vt:variant>
        <vt:lpwstr/>
      </vt:variant>
      <vt:variant>
        <vt:lpwstr>_Toc241647757</vt:lpwstr>
      </vt:variant>
      <vt:variant>
        <vt:i4>1507376</vt:i4>
      </vt:variant>
      <vt:variant>
        <vt:i4>236</vt:i4>
      </vt:variant>
      <vt:variant>
        <vt:i4>0</vt:i4>
      </vt:variant>
      <vt:variant>
        <vt:i4>5</vt:i4>
      </vt:variant>
      <vt:variant>
        <vt:lpwstr/>
      </vt:variant>
      <vt:variant>
        <vt:lpwstr>_Toc241647756</vt:lpwstr>
      </vt:variant>
      <vt:variant>
        <vt:i4>1507376</vt:i4>
      </vt:variant>
      <vt:variant>
        <vt:i4>230</vt:i4>
      </vt:variant>
      <vt:variant>
        <vt:i4>0</vt:i4>
      </vt:variant>
      <vt:variant>
        <vt:i4>5</vt:i4>
      </vt:variant>
      <vt:variant>
        <vt:lpwstr/>
      </vt:variant>
      <vt:variant>
        <vt:lpwstr>_Toc241647755</vt:lpwstr>
      </vt:variant>
      <vt:variant>
        <vt:i4>1507376</vt:i4>
      </vt:variant>
      <vt:variant>
        <vt:i4>224</vt:i4>
      </vt:variant>
      <vt:variant>
        <vt:i4>0</vt:i4>
      </vt:variant>
      <vt:variant>
        <vt:i4>5</vt:i4>
      </vt:variant>
      <vt:variant>
        <vt:lpwstr/>
      </vt:variant>
      <vt:variant>
        <vt:lpwstr>_Toc241647754</vt:lpwstr>
      </vt:variant>
      <vt:variant>
        <vt:i4>1507376</vt:i4>
      </vt:variant>
      <vt:variant>
        <vt:i4>218</vt:i4>
      </vt:variant>
      <vt:variant>
        <vt:i4>0</vt:i4>
      </vt:variant>
      <vt:variant>
        <vt:i4>5</vt:i4>
      </vt:variant>
      <vt:variant>
        <vt:lpwstr/>
      </vt:variant>
      <vt:variant>
        <vt:lpwstr>_Toc241647753</vt:lpwstr>
      </vt:variant>
      <vt:variant>
        <vt:i4>1507376</vt:i4>
      </vt:variant>
      <vt:variant>
        <vt:i4>212</vt:i4>
      </vt:variant>
      <vt:variant>
        <vt:i4>0</vt:i4>
      </vt:variant>
      <vt:variant>
        <vt:i4>5</vt:i4>
      </vt:variant>
      <vt:variant>
        <vt:lpwstr/>
      </vt:variant>
      <vt:variant>
        <vt:lpwstr>_Toc241647752</vt:lpwstr>
      </vt:variant>
      <vt:variant>
        <vt:i4>1507376</vt:i4>
      </vt:variant>
      <vt:variant>
        <vt:i4>206</vt:i4>
      </vt:variant>
      <vt:variant>
        <vt:i4>0</vt:i4>
      </vt:variant>
      <vt:variant>
        <vt:i4>5</vt:i4>
      </vt:variant>
      <vt:variant>
        <vt:lpwstr/>
      </vt:variant>
      <vt:variant>
        <vt:lpwstr>_Toc241647751</vt:lpwstr>
      </vt:variant>
      <vt:variant>
        <vt:i4>1507376</vt:i4>
      </vt:variant>
      <vt:variant>
        <vt:i4>200</vt:i4>
      </vt:variant>
      <vt:variant>
        <vt:i4>0</vt:i4>
      </vt:variant>
      <vt:variant>
        <vt:i4>5</vt:i4>
      </vt:variant>
      <vt:variant>
        <vt:lpwstr/>
      </vt:variant>
      <vt:variant>
        <vt:lpwstr>_Toc241647750</vt:lpwstr>
      </vt:variant>
      <vt:variant>
        <vt:i4>1441840</vt:i4>
      </vt:variant>
      <vt:variant>
        <vt:i4>194</vt:i4>
      </vt:variant>
      <vt:variant>
        <vt:i4>0</vt:i4>
      </vt:variant>
      <vt:variant>
        <vt:i4>5</vt:i4>
      </vt:variant>
      <vt:variant>
        <vt:lpwstr/>
      </vt:variant>
      <vt:variant>
        <vt:lpwstr>_Toc241647749</vt:lpwstr>
      </vt:variant>
      <vt:variant>
        <vt:i4>1441840</vt:i4>
      </vt:variant>
      <vt:variant>
        <vt:i4>188</vt:i4>
      </vt:variant>
      <vt:variant>
        <vt:i4>0</vt:i4>
      </vt:variant>
      <vt:variant>
        <vt:i4>5</vt:i4>
      </vt:variant>
      <vt:variant>
        <vt:lpwstr/>
      </vt:variant>
      <vt:variant>
        <vt:lpwstr>_Toc241647748</vt:lpwstr>
      </vt:variant>
      <vt:variant>
        <vt:i4>1441840</vt:i4>
      </vt:variant>
      <vt:variant>
        <vt:i4>182</vt:i4>
      </vt:variant>
      <vt:variant>
        <vt:i4>0</vt:i4>
      </vt:variant>
      <vt:variant>
        <vt:i4>5</vt:i4>
      </vt:variant>
      <vt:variant>
        <vt:lpwstr/>
      </vt:variant>
      <vt:variant>
        <vt:lpwstr>_Toc241647747</vt:lpwstr>
      </vt:variant>
      <vt:variant>
        <vt:i4>1441840</vt:i4>
      </vt:variant>
      <vt:variant>
        <vt:i4>176</vt:i4>
      </vt:variant>
      <vt:variant>
        <vt:i4>0</vt:i4>
      </vt:variant>
      <vt:variant>
        <vt:i4>5</vt:i4>
      </vt:variant>
      <vt:variant>
        <vt:lpwstr/>
      </vt:variant>
      <vt:variant>
        <vt:lpwstr>_Toc241647746</vt:lpwstr>
      </vt:variant>
      <vt:variant>
        <vt:i4>1441840</vt:i4>
      </vt:variant>
      <vt:variant>
        <vt:i4>170</vt:i4>
      </vt:variant>
      <vt:variant>
        <vt:i4>0</vt:i4>
      </vt:variant>
      <vt:variant>
        <vt:i4>5</vt:i4>
      </vt:variant>
      <vt:variant>
        <vt:lpwstr/>
      </vt:variant>
      <vt:variant>
        <vt:lpwstr>_Toc241647745</vt:lpwstr>
      </vt:variant>
      <vt:variant>
        <vt:i4>1441840</vt:i4>
      </vt:variant>
      <vt:variant>
        <vt:i4>164</vt:i4>
      </vt:variant>
      <vt:variant>
        <vt:i4>0</vt:i4>
      </vt:variant>
      <vt:variant>
        <vt:i4>5</vt:i4>
      </vt:variant>
      <vt:variant>
        <vt:lpwstr/>
      </vt:variant>
      <vt:variant>
        <vt:lpwstr>_Toc241647744</vt:lpwstr>
      </vt:variant>
      <vt:variant>
        <vt:i4>1441840</vt:i4>
      </vt:variant>
      <vt:variant>
        <vt:i4>158</vt:i4>
      </vt:variant>
      <vt:variant>
        <vt:i4>0</vt:i4>
      </vt:variant>
      <vt:variant>
        <vt:i4>5</vt:i4>
      </vt:variant>
      <vt:variant>
        <vt:lpwstr/>
      </vt:variant>
      <vt:variant>
        <vt:lpwstr>_Toc241647743</vt:lpwstr>
      </vt:variant>
      <vt:variant>
        <vt:i4>1441840</vt:i4>
      </vt:variant>
      <vt:variant>
        <vt:i4>152</vt:i4>
      </vt:variant>
      <vt:variant>
        <vt:i4>0</vt:i4>
      </vt:variant>
      <vt:variant>
        <vt:i4>5</vt:i4>
      </vt:variant>
      <vt:variant>
        <vt:lpwstr/>
      </vt:variant>
      <vt:variant>
        <vt:lpwstr>_Toc241647742</vt:lpwstr>
      </vt:variant>
      <vt:variant>
        <vt:i4>1441840</vt:i4>
      </vt:variant>
      <vt:variant>
        <vt:i4>146</vt:i4>
      </vt:variant>
      <vt:variant>
        <vt:i4>0</vt:i4>
      </vt:variant>
      <vt:variant>
        <vt:i4>5</vt:i4>
      </vt:variant>
      <vt:variant>
        <vt:lpwstr/>
      </vt:variant>
      <vt:variant>
        <vt:lpwstr>_Toc241647741</vt:lpwstr>
      </vt:variant>
      <vt:variant>
        <vt:i4>1441840</vt:i4>
      </vt:variant>
      <vt:variant>
        <vt:i4>140</vt:i4>
      </vt:variant>
      <vt:variant>
        <vt:i4>0</vt:i4>
      </vt:variant>
      <vt:variant>
        <vt:i4>5</vt:i4>
      </vt:variant>
      <vt:variant>
        <vt:lpwstr/>
      </vt:variant>
      <vt:variant>
        <vt:lpwstr>_Toc241647740</vt:lpwstr>
      </vt:variant>
      <vt:variant>
        <vt:i4>1114160</vt:i4>
      </vt:variant>
      <vt:variant>
        <vt:i4>134</vt:i4>
      </vt:variant>
      <vt:variant>
        <vt:i4>0</vt:i4>
      </vt:variant>
      <vt:variant>
        <vt:i4>5</vt:i4>
      </vt:variant>
      <vt:variant>
        <vt:lpwstr/>
      </vt:variant>
      <vt:variant>
        <vt:lpwstr>_Toc241647739</vt:lpwstr>
      </vt:variant>
      <vt:variant>
        <vt:i4>1114160</vt:i4>
      </vt:variant>
      <vt:variant>
        <vt:i4>128</vt:i4>
      </vt:variant>
      <vt:variant>
        <vt:i4>0</vt:i4>
      </vt:variant>
      <vt:variant>
        <vt:i4>5</vt:i4>
      </vt:variant>
      <vt:variant>
        <vt:lpwstr/>
      </vt:variant>
      <vt:variant>
        <vt:lpwstr>_Toc241647738</vt:lpwstr>
      </vt:variant>
      <vt:variant>
        <vt:i4>1114160</vt:i4>
      </vt:variant>
      <vt:variant>
        <vt:i4>122</vt:i4>
      </vt:variant>
      <vt:variant>
        <vt:i4>0</vt:i4>
      </vt:variant>
      <vt:variant>
        <vt:i4>5</vt:i4>
      </vt:variant>
      <vt:variant>
        <vt:lpwstr/>
      </vt:variant>
      <vt:variant>
        <vt:lpwstr>_Toc241647737</vt:lpwstr>
      </vt:variant>
      <vt:variant>
        <vt:i4>1114160</vt:i4>
      </vt:variant>
      <vt:variant>
        <vt:i4>116</vt:i4>
      </vt:variant>
      <vt:variant>
        <vt:i4>0</vt:i4>
      </vt:variant>
      <vt:variant>
        <vt:i4>5</vt:i4>
      </vt:variant>
      <vt:variant>
        <vt:lpwstr/>
      </vt:variant>
      <vt:variant>
        <vt:lpwstr>_Toc241647736</vt:lpwstr>
      </vt:variant>
      <vt:variant>
        <vt:i4>1114160</vt:i4>
      </vt:variant>
      <vt:variant>
        <vt:i4>110</vt:i4>
      </vt:variant>
      <vt:variant>
        <vt:i4>0</vt:i4>
      </vt:variant>
      <vt:variant>
        <vt:i4>5</vt:i4>
      </vt:variant>
      <vt:variant>
        <vt:lpwstr/>
      </vt:variant>
      <vt:variant>
        <vt:lpwstr>_Toc241647735</vt:lpwstr>
      </vt:variant>
      <vt:variant>
        <vt:i4>1114160</vt:i4>
      </vt:variant>
      <vt:variant>
        <vt:i4>104</vt:i4>
      </vt:variant>
      <vt:variant>
        <vt:i4>0</vt:i4>
      </vt:variant>
      <vt:variant>
        <vt:i4>5</vt:i4>
      </vt:variant>
      <vt:variant>
        <vt:lpwstr/>
      </vt:variant>
      <vt:variant>
        <vt:lpwstr>_Toc241647734</vt:lpwstr>
      </vt:variant>
      <vt:variant>
        <vt:i4>1114160</vt:i4>
      </vt:variant>
      <vt:variant>
        <vt:i4>98</vt:i4>
      </vt:variant>
      <vt:variant>
        <vt:i4>0</vt:i4>
      </vt:variant>
      <vt:variant>
        <vt:i4>5</vt:i4>
      </vt:variant>
      <vt:variant>
        <vt:lpwstr/>
      </vt:variant>
      <vt:variant>
        <vt:lpwstr>_Toc241647730</vt:lpwstr>
      </vt:variant>
      <vt:variant>
        <vt:i4>1048624</vt:i4>
      </vt:variant>
      <vt:variant>
        <vt:i4>92</vt:i4>
      </vt:variant>
      <vt:variant>
        <vt:i4>0</vt:i4>
      </vt:variant>
      <vt:variant>
        <vt:i4>5</vt:i4>
      </vt:variant>
      <vt:variant>
        <vt:lpwstr/>
      </vt:variant>
      <vt:variant>
        <vt:lpwstr>_Toc241647729</vt:lpwstr>
      </vt:variant>
      <vt:variant>
        <vt:i4>1048624</vt:i4>
      </vt:variant>
      <vt:variant>
        <vt:i4>86</vt:i4>
      </vt:variant>
      <vt:variant>
        <vt:i4>0</vt:i4>
      </vt:variant>
      <vt:variant>
        <vt:i4>5</vt:i4>
      </vt:variant>
      <vt:variant>
        <vt:lpwstr/>
      </vt:variant>
      <vt:variant>
        <vt:lpwstr>_Toc241647728</vt:lpwstr>
      </vt:variant>
      <vt:variant>
        <vt:i4>1048624</vt:i4>
      </vt:variant>
      <vt:variant>
        <vt:i4>80</vt:i4>
      </vt:variant>
      <vt:variant>
        <vt:i4>0</vt:i4>
      </vt:variant>
      <vt:variant>
        <vt:i4>5</vt:i4>
      </vt:variant>
      <vt:variant>
        <vt:lpwstr/>
      </vt:variant>
      <vt:variant>
        <vt:lpwstr>_Toc241647727</vt:lpwstr>
      </vt:variant>
      <vt:variant>
        <vt:i4>1048624</vt:i4>
      </vt:variant>
      <vt:variant>
        <vt:i4>74</vt:i4>
      </vt:variant>
      <vt:variant>
        <vt:i4>0</vt:i4>
      </vt:variant>
      <vt:variant>
        <vt:i4>5</vt:i4>
      </vt:variant>
      <vt:variant>
        <vt:lpwstr/>
      </vt:variant>
      <vt:variant>
        <vt:lpwstr>_Toc241647726</vt:lpwstr>
      </vt:variant>
      <vt:variant>
        <vt:i4>1048624</vt:i4>
      </vt:variant>
      <vt:variant>
        <vt:i4>68</vt:i4>
      </vt:variant>
      <vt:variant>
        <vt:i4>0</vt:i4>
      </vt:variant>
      <vt:variant>
        <vt:i4>5</vt:i4>
      </vt:variant>
      <vt:variant>
        <vt:lpwstr/>
      </vt:variant>
      <vt:variant>
        <vt:lpwstr>_Toc241647725</vt:lpwstr>
      </vt:variant>
      <vt:variant>
        <vt:i4>1048624</vt:i4>
      </vt:variant>
      <vt:variant>
        <vt:i4>62</vt:i4>
      </vt:variant>
      <vt:variant>
        <vt:i4>0</vt:i4>
      </vt:variant>
      <vt:variant>
        <vt:i4>5</vt:i4>
      </vt:variant>
      <vt:variant>
        <vt:lpwstr/>
      </vt:variant>
      <vt:variant>
        <vt:lpwstr>_Toc241647724</vt:lpwstr>
      </vt:variant>
      <vt:variant>
        <vt:i4>1048624</vt:i4>
      </vt:variant>
      <vt:variant>
        <vt:i4>56</vt:i4>
      </vt:variant>
      <vt:variant>
        <vt:i4>0</vt:i4>
      </vt:variant>
      <vt:variant>
        <vt:i4>5</vt:i4>
      </vt:variant>
      <vt:variant>
        <vt:lpwstr/>
      </vt:variant>
      <vt:variant>
        <vt:lpwstr>_Toc241647723</vt:lpwstr>
      </vt:variant>
      <vt:variant>
        <vt:i4>1048624</vt:i4>
      </vt:variant>
      <vt:variant>
        <vt:i4>50</vt:i4>
      </vt:variant>
      <vt:variant>
        <vt:i4>0</vt:i4>
      </vt:variant>
      <vt:variant>
        <vt:i4>5</vt:i4>
      </vt:variant>
      <vt:variant>
        <vt:lpwstr/>
      </vt:variant>
      <vt:variant>
        <vt:lpwstr>_Toc241647722</vt:lpwstr>
      </vt:variant>
      <vt:variant>
        <vt:i4>1048624</vt:i4>
      </vt:variant>
      <vt:variant>
        <vt:i4>44</vt:i4>
      </vt:variant>
      <vt:variant>
        <vt:i4>0</vt:i4>
      </vt:variant>
      <vt:variant>
        <vt:i4>5</vt:i4>
      </vt:variant>
      <vt:variant>
        <vt:lpwstr/>
      </vt:variant>
      <vt:variant>
        <vt:lpwstr>_Toc241647721</vt:lpwstr>
      </vt:variant>
      <vt:variant>
        <vt:i4>1048624</vt:i4>
      </vt:variant>
      <vt:variant>
        <vt:i4>38</vt:i4>
      </vt:variant>
      <vt:variant>
        <vt:i4>0</vt:i4>
      </vt:variant>
      <vt:variant>
        <vt:i4>5</vt:i4>
      </vt:variant>
      <vt:variant>
        <vt:lpwstr/>
      </vt:variant>
      <vt:variant>
        <vt:lpwstr>_Toc241647720</vt:lpwstr>
      </vt:variant>
      <vt:variant>
        <vt:i4>1245232</vt:i4>
      </vt:variant>
      <vt:variant>
        <vt:i4>32</vt:i4>
      </vt:variant>
      <vt:variant>
        <vt:i4>0</vt:i4>
      </vt:variant>
      <vt:variant>
        <vt:i4>5</vt:i4>
      </vt:variant>
      <vt:variant>
        <vt:lpwstr/>
      </vt:variant>
      <vt:variant>
        <vt:lpwstr>_Toc241647719</vt:lpwstr>
      </vt:variant>
      <vt:variant>
        <vt:i4>1245232</vt:i4>
      </vt:variant>
      <vt:variant>
        <vt:i4>26</vt:i4>
      </vt:variant>
      <vt:variant>
        <vt:i4>0</vt:i4>
      </vt:variant>
      <vt:variant>
        <vt:i4>5</vt:i4>
      </vt:variant>
      <vt:variant>
        <vt:lpwstr/>
      </vt:variant>
      <vt:variant>
        <vt:lpwstr>_Toc241647718</vt:lpwstr>
      </vt:variant>
      <vt:variant>
        <vt:i4>1245232</vt:i4>
      </vt:variant>
      <vt:variant>
        <vt:i4>20</vt:i4>
      </vt:variant>
      <vt:variant>
        <vt:i4>0</vt:i4>
      </vt:variant>
      <vt:variant>
        <vt:i4>5</vt:i4>
      </vt:variant>
      <vt:variant>
        <vt:lpwstr/>
      </vt:variant>
      <vt:variant>
        <vt:lpwstr>_Toc241647717</vt:lpwstr>
      </vt:variant>
      <vt:variant>
        <vt:i4>1245232</vt:i4>
      </vt:variant>
      <vt:variant>
        <vt:i4>14</vt:i4>
      </vt:variant>
      <vt:variant>
        <vt:i4>0</vt:i4>
      </vt:variant>
      <vt:variant>
        <vt:i4>5</vt:i4>
      </vt:variant>
      <vt:variant>
        <vt:lpwstr/>
      </vt:variant>
      <vt:variant>
        <vt:lpwstr>_Toc241647716</vt:lpwstr>
      </vt:variant>
      <vt:variant>
        <vt:i4>1245232</vt:i4>
      </vt:variant>
      <vt:variant>
        <vt:i4>8</vt:i4>
      </vt:variant>
      <vt:variant>
        <vt:i4>0</vt:i4>
      </vt:variant>
      <vt:variant>
        <vt:i4>5</vt:i4>
      </vt:variant>
      <vt:variant>
        <vt:lpwstr/>
      </vt:variant>
      <vt:variant>
        <vt:lpwstr>_Toc241647715</vt:lpwstr>
      </vt:variant>
      <vt:variant>
        <vt:i4>1245232</vt:i4>
      </vt:variant>
      <vt:variant>
        <vt:i4>2</vt:i4>
      </vt:variant>
      <vt:variant>
        <vt:i4>0</vt:i4>
      </vt:variant>
      <vt:variant>
        <vt:i4>5</vt:i4>
      </vt:variant>
      <vt:variant>
        <vt:lpwstr/>
      </vt:variant>
      <vt:variant>
        <vt:lpwstr>_Toc241647714</vt:lpwstr>
      </vt:variant>
      <vt:variant>
        <vt:i4>2949137</vt:i4>
      </vt:variant>
      <vt:variant>
        <vt:i4>-1</vt:i4>
      </vt:variant>
      <vt:variant>
        <vt:i4>19460</vt:i4>
      </vt:variant>
      <vt:variant>
        <vt:i4>1</vt:i4>
      </vt:variant>
      <vt:variant>
        <vt:lpwstr>cid:image001.jpg@01CA3C3F.BD523CD0</vt:lpwstr>
      </vt:variant>
      <vt:variant>
        <vt:lpwstr/>
      </vt:variant>
      <vt:variant>
        <vt:i4>2949137</vt:i4>
      </vt:variant>
      <vt:variant>
        <vt:i4>-1</vt:i4>
      </vt:variant>
      <vt:variant>
        <vt:i4>19462</vt:i4>
      </vt:variant>
      <vt:variant>
        <vt:i4>1</vt:i4>
      </vt:variant>
      <vt:variant>
        <vt:lpwstr>cid:image001.jpg@01CA3C3F.BD523CD0</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 Energy Global Role Design</dc:title>
  <dc:subject/>
  <dc:creator>Ed Siegfried</dc:creator>
  <cp:keywords/>
  <dc:description/>
  <cp:lastModifiedBy>Vipul Singh</cp:lastModifiedBy>
  <cp:revision>3</cp:revision>
  <cp:lastPrinted>2013-05-22T09:24:00Z</cp:lastPrinted>
  <dcterms:created xsi:type="dcterms:W3CDTF">2019-08-15T15:40:00Z</dcterms:created>
  <dcterms:modified xsi:type="dcterms:W3CDTF">2019-08-15T16:18:00Z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ject">
    <vt:lpwstr/>
  </property>
  <property fmtid="{D5CDD505-2E9C-101B-9397-08002B2CF9AE}" pid="3" name="Keywords">
    <vt:lpwstr/>
  </property>
  <property fmtid="{D5CDD505-2E9C-101B-9397-08002B2CF9AE}" pid="4" name="_Author">
    <vt:lpwstr>Ed Siegfried</vt:lpwstr>
  </property>
  <property fmtid="{D5CDD505-2E9C-101B-9397-08002B2CF9AE}" pid="5" name="_Category">
    <vt:lpwstr/>
  </property>
  <property fmtid="{D5CDD505-2E9C-101B-9397-08002B2CF9AE}" pid="6" name="Categories">
    <vt:lpwstr/>
  </property>
  <property fmtid="{D5CDD505-2E9C-101B-9397-08002B2CF9AE}" pid="7" name="Approval Level">
    <vt:lpwstr/>
  </property>
  <property fmtid="{D5CDD505-2E9C-101B-9397-08002B2CF9AE}" pid="8" name="_Comments">
    <vt:lpwstr/>
  </property>
  <property fmtid="{D5CDD505-2E9C-101B-9397-08002B2CF9AE}" pid="9" name="Assigned To">
    <vt:lpwstr/>
  </property>
  <property fmtid="{D5CDD505-2E9C-101B-9397-08002B2CF9AE}" pid="10" name="ContentType">
    <vt:lpwstr>Teamspace Document content type</vt:lpwstr>
  </property>
  <property fmtid="{D5CDD505-2E9C-101B-9397-08002B2CF9AE}" pid="11" name="ContentTypeId">
    <vt:lpwstr>0x0101000A478EB8C35E6040997CC87EAC7A87FF</vt:lpwstr>
  </property>
</Properties>
</file>