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C360E" w14:textId="77777777" w:rsidR="00353349" w:rsidRPr="00694622" w:rsidRDefault="00353349" w:rsidP="004E7521"/>
    <w:p w14:paraId="68729605" w14:textId="77777777" w:rsidR="00353349" w:rsidRPr="004E7521" w:rsidRDefault="00353349" w:rsidP="004E7521"/>
    <w:p w14:paraId="0EF21D0E" w14:textId="77777777" w:rsidR="00353349" w:rsidRPr="004E7521" w:rsidRDefault="00353349" w:rsidP="004E7521"/>
    <w:p w14:paraId="79515063" w14:textId="77777777" w:rsidR="00353349" w:rsidRDefault="00353349" w:rsidP="00DC5E36"/>
    <w:p w14:paraId="3F85EFE8" w14:textId="77777777" w:rsidR="00694622" w:rsidRDefault="00694622" w:rsidP="004E7521"/>
    <w:p w14:paraId="4102E3F9" w14:textId="77777777" w:rsidR="009954C9" w:rsidRPr="004E7521" w:rsidRDefault="009954C9" w:rsidP="004E7521"/>
    <w:p w14:paraId="44C9B396" w14:textId="4D4650EC" w:rsidR="00AB6BDF" w:rsidRPr="00FA68C5" w:rsidRDefault="00EF40DA" w:rsidP="00AC1553">
      <w:pPr>
        <w:rPr>
          <w:rFonts w:asciiTheme="minorHAnsi" w:eastAsiaTheme="majorEastAsia" w:hAnsiTheme="minorHAnsi" w:cstheme="majorBidi"/>
          <w:b/>
          <w:bCs/>
          <w:caps/>
          <w:color w:val="0070C0"/>
          <w:sz w:val="24"/>
          <w:szCs w:val="28"/>
          <w:lang w:eastAsia="ja-JP"/>
        </w:rPr>
      </w:pPr>
      <w:r w:rsidRPr="00FA68C5">
        <w:rPr>
          <w:rFonts w:asciiTheme="minorHAnsi" w:eastAsiaTheme="majorEastAsia" w:hAnsiTheme="minorHAnsi" w:cstheme="majorBidi"/>
          <w:b/>
          <w:bCs/>
          <w:caps/>
          <w:color w:val="0070C0"/>
          <w:sz w:val="24"/>
          <w:szCs w:val="28"/>
          <w:lang w:eastAsia="ja-JP"/>
        </w:rPr>
        <w:t>OVERVIEW</w:t>
      </w:r>
    </w:p>
    <w:p w14:paraId="05C033D3" w14:textId="77777777" w:rsidR="00FF3825" w:rsidRDefault="00FF3825" w:rsidP="00AC1553">
      <w:pPr>
        <w:rPr>
          <w:sz w:val="24"/>
          <w:szCs w:val="24"/>
        </w:rPr>
      </w:pPr>
      <w:r w:rsidRPr="00FF3825">
        <w:rPr>
          <w:sz w:val="24"/>
          <w:szCs w:val="24"/>
        </w:rPr>
        <w:t>This job aid is designed for all agencies with access to the Consumers Energy Portal for Agency Self-Service (CE PASS). The intent of this document is to provide a concise version of the comprehensive CE PASS job aid, focusing on the most common issues and questions. By offering a streamlined resource, we aim to help users quickly find solutions and effectively navigate the portal.</w:t>
      </w:r>
    </w:p>
    <w:p w14:paraId="693E41B8" w14:textId="3BE971D1" w:rsidR="00C8249D" w:rsidRPr="00F111E9" w:rsidRDefault="008B743A" w:rsidP="00AC1553">
      <w:pPr>
        <w:rPr>
          <w:sz w:val="24"/>
          <w:szCs w:val="24"/>
        </w:rPr>
      </w:pPr>
      <w:r>
        <w:rPr>
          <w:sz w:val="24"/>
          <w:szCs w:val="24"/>
        </w:rPr>
        <w:t xml:space="preserve">If there are still questions, please contact The Energy Assistance Team at: </w:t>
      </w:r>
      <w:hyperlink r:id="rId13" w:history="1">
        <w:r w:rsidR="009D0A55" w:rsidRPr="00DA582D">
          <w:rPr>
            <w:rStyle w:val="Hyperlink"/>
            <w:sz w:val="24"/>
            <w:szCs w:val="24"/>
          </w:rPr>
          <w:t>energyassistance@cmsenergy.com</w:t>
        </w:r>
      </w:hyperlink>
      <w:r w:rsidR="009D0A55">
        <w:rPr>
          <w:sz w:val="24"/>
          <w:szCs w:val="24"/>
        </w:rPr>
        <w:t xml:space="preserve">. </w:t>
      </w:r>
      <w:r w:rsidR="00C8249D">
        <w:rPr>
          <w:sz w:val="24"/>
          <w:szCs w:val="24"/>
        </w:rPr>
        <w:t>Any</w:t>
      </w:r>
      <w:r w:rsidR="009D0A55">
        <w:rPr>
          <w:sz w:val="24"/>
          <w:szCs w:val="24"/>
        </w:rPr>
        <w:t xml:space="preserve"> question</w:t>
      </w:r>
      <w:r w:rsidR="00C8249D">
        <w:rPr>
          <w:sz w:val="24"/>
          <w:szCs w:val="24"/>
        </w:rPr>
        <w:t xml:space="preserve">s </w:t>
      </w:r>
      <w:r w:rsidR="009D0A55">
        <w:rPr>
          <w:sz w:val="24"/>
          <w:szCs w:val="24"/>
        </w:rPr>
        <w:t xml:space="preserve">regarding the CARE programs please contact: </w:t>
      </w:r>
      <w:hyperlink r:id="rId14" w:history="1">
        <w:r w:rsidR="00C8249D" w:rsidRPr="00DA582D">
          <w:rPr>
            <w:rStyle w:val="Hyperlink"/>
            <w:sz w:val="24"/>
            <w:szCs w:val="24"/>
          </w:rPr>
          <w:t>poboxcare@cmsenergy.com</w:t>
        </w:r>
      </w:hyperlink>
      <w:r w:rsidR="00C8249D">
        <w:rPr>
          <w:sz w:val="24"/>
          <w:szCs w:val="24"/>
        </w:rPr>
        <w:t>.</w:t>
      </w:r>
    </w:p>
    <w:p w14:paraId="66C1FAD2" w14:textId="7D27022A" w:rsidR="000C0159" w:rsidRPr="00F66BD5" w:rsidRDefault="000C0159" w:rsidP="00AC1553">
      <w:pPr>
        <w:rPr>
          <w:color w:val="0070C0"/>
          <w:sz w:val="20"/>
        </w:rPr>
      </w:pPr>
      <w:r w:rsidRPr="00F66BD5">
        <w:rPr>
          <w:color w:val="0070C0"/>
          <w:sz w:val="20"/>
        </w:rPr>
        <w:t xml:space="preserve">Created by: Melissa Benzenberg and Consuelo Gomez </w:t>
      </w:r>
      <w:r w:rsidR="002E2F90" w:rsidRPr="00F66BD5">
        <w:rPr>
          <w:color w:val="0070C0"/>
          <w:sz w:val="20"/>
        </w:rPr>
        <w:t>3/1</w:t>
      </w:r>
      <w:r w:rsidR="00F703D5" w:rsidRPr="00F66BD5">
        <w:rPr>
          <w:color w:val="0070C0"/>
          <w:sz w:val="20"/>
        </w:rPr>
        <w:t>/2025</w:t>
      </w:r>
    </w:p>
    <w:sdt>
      <w:sdtPr>
        <w:rPr>
          <w:rFonts w:ascii="Century Gothic" w:eastAsia="Times New Roman" w:hAnsi="Century Gothic" w:cstheme="minorBidi"/>
          <w:b w:val="0"/>
          <w:bCs w:val="0"/>
          <w:caps w:val="0"/>
          <w:color w:val="auto"/>
          <w:sz w:val="22"/>
          <w:szCs w:val="22"/>
          <w:lang w:eastAsia="en-US"/>
        </w:rPr>
        <w:id w:val="-88236158"/>
        <w:docPartObj>
          <w:docPartGallery w:val="Table of Contents"/>
          <w:docPartUnique/>
        </w:docPartObj>
      </w:sdtPr>
      <w:sdtEndPr>
        <w:rPr>
          <w:noProof/>
        </w:rPr>
      </w:sdtEndPr>
      <w:sdtContent>
        <w:p w14:paraId="1E58288A" w14:textId="79752CB5" w:rsidR="006F0943" w:rsidRPr="00895BCF" w:rsidRDefault="006F0943">
          <w:pPr>
            <w:pStyle w:val="TOCHeading"/>
            <w:rPr>
              <w:color w:val="0070C0"/>
            </w:rPr>
          </w:pPr>
          <w:r w:rsidRPr="00895BCF">
            <w:rPr>
              <w:color w:val="0070C0"/>
            </w:rPr>
            <w:t>Table of Contents</w:t>
          </w:r>
        </w:p>
        <w:p w14:paraId="2995A380" w14:textId="1B8E8406" w:rsidR="00D27927" w:rsidRDefault="006F0943">
          <w:pPr>
            <w:pStyle w:val="TOC1"/>
            <w:tabs>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190327289" w:history="1">
            <w:r w:rsidR="00D27927" w:rsidRPr="00E0561D">
              <w:rPr>
                <w:rStyle w:val="Hyperlink"/>
                <w:noProof/>
              </w:rPr>
              <w:t xml:space="preserve">ACCOUNT STATUS </w:t>
            </w:r>
            <w:r w:rsidR="00C13C5F">
              <w:rPr>
                <w:rStyle w:val="Hyperlink"/>
                <w:noProof/>
              </w:rPr>
              <w:t>DEFINITIONS</w:t>
            </w:r>
            <w:r w:rsidR="00D27927">
              <w:rPr>
                <w:noProof/>
                <w:webHidden/>
              </w:rPr>
              <w:tab/>
            </w:r>
            <w:r w:rsidR="00B466DB">
              <w:rPr>
                <w:noProof/>
                <w:webHidden/>
              </w:rPr>
              <w:t>2</w:t>
            </w:r>
          </w:hyperlink>
        </w:p>
        <w:p w14:paraId="6CAE36A5" w14:textId="4B990705" w:rsidR="00D27927" w:rsidRDefault="00D27927">
          <w:pPr>
            <w:pStyle w:val="TOC1"/>
            <w:tabs>
              <w:tab w:val="right" w:leader="dot" w:pos="9350"/>
            </w:tabs>
            <w:rPr>
              <w:rFonts w:eastAsiaTheme="minorEastAsia" w:cstheme="minorBidi"/>
              <w:b w:val="0"/>
              <w:bCs w:val="0"/>
              <w:noProof/>
              <w:kern w:val="2"/>
              <w:sz w:val="24"/>
              <w:szCs w:val="24"/>
              <w14:ligatures w14:val="standardContextual"/>
            </w:rPr>
          </w:pPr>
          <w:hyperlink w:anchor="_Toc190327290" w:history="1">
            <w:r w:rsidRPr="00E0561D">
              <w:rPr>
                <w:rStyle w:val="Hyperlink"/>
                <w:noProof/>
              </w:rPr>
              <w:t>AMOUNT TO PAY IF DISCONNECTED WITH MOVE OUT DATE OF 12/31/9999</w:t>
            </w:r>
            <w:r>
              <w:rPr>
                <w:noProof/>
                <w:webHidden/>
              </w:rPr>
              <w:tab/>
            </w:r>
            <w:r w:rsidR="00B466DB">
              <w:rPr>
                <w:noProof/>
                <w:webHidden/>
              </w:rPr>
              <w:t>3</w:t>
            </w:r>
          </w:hyperlink>
        </w:p>
        <w:p w14:paraId="72734D47" w14:textId="02DEAA0B" w:rsidR="00D27927" w:rsidRDefault="00D27927">
          <w:pPr>
            <w:pStyle w:val="TOC1"/>
            <w:tabs>
              <w:tab w:val="right" w:leader="dot" w:pos="9350"/>
            </w:tabs>
            <w:rPr>
              <w:rFonts w:eastAsiaTheme="minorEastAsia" w:cstheme="minorBidi"/>
              <w:b w:val="0"/>
              <w:bCs w:val="0"/>
              <w:noProof/>
              <w:kern w:val="2"/>
              <w:sz w:val="24"/>
              <w:szCs w:val="24"/>
              <w14:ligatures w14:val="standardContextual"/>
            </w:rPr>
          </w:pPr>
          <w:hyperlink w:anchor="_Toc190327291" w:history="1">
            <w:r w:rsidRPr="00E0561D">
              <w:rPr>
                <w:rStyle w:val="Hyperlink"/>
                <w:noProof/>
              </w:rPr>
              <w:t>AMOUNT TO PAY IF MOVE OUT DATE IS NOT 12/31/9999</w:t>
            </w:r>
            <w:r>
              <w:rPr>
                <w:noProof/>
                <w:webHidden/>
              </w:rPr>
              <w:tab/>
            </w:r>
            <w:r w:rsidR="00B466DB">
              <w:rPr>
                <w:noProof/>
                <w:webHidden/>
              </w:rPr>
              <w:t>4</w:t>
            </w:r>
          </w:hyperlink>
        </w:p>
        <w:p w14:paraId="4C688804" w14:textId="09AD3079" w:rsidR="00D27927" w:rsidRDefault="00D27927">
          <w:pPr>
            <w:pStyle w:val="TOC1"/>
            <w:tabs>
              <w:tab w:val="right" w:leader="dot" w:pos="9350"/>
            </w:tabs>
            <w:rPr>
              <w:rFonts w:eastAsiaTheme="minorEastAsia" w:cstheme="minorBidi"/>
              <w:b w:val="0"/>
              <w:bCs w:val="0"/>
              <w:noProof/>
              <w:kern w:val="2"/>
              <w:sz w:val="24"/>
              <w:szCs w:val="24"/>
              <w14:ligatures w14:val="standardContextual"/>
            </w:rPr>
          </w:pPr>
          <w:hyperlink w:anchor="_Toc190327292" w:history="1">
            <w:r w:rsidRPr="00E0561D">
              <w:rPr>
                <w:rStyle w:val="Hyperlink"/>
                <w:noProof/>
              </w:rPr>
              <w:t>ENTER AN ELGIBILITY HOLD</w:t>
            </w:r>
            <w:r>
              <w:rPr>
                <w:noProof/>
                <w:webHidden/>
              </w:rPr>
              <w:tab/>
            </w:r>
            <w:r w:rsidR="00B466DB">
              <w:rPr>
                <w:noProof/>
                <w:webHidden/>
              </w:rPr>
              <w:t>5</w:t>
            </w:r>
          </w:hyperlink>
        </w:p>
        <w:p w14:paraId="6136D898" w14:textId="4ED23F90" w:rsidR="00D27927" w:rsidRDefault="00D27927">
          <w:pPr>
            <w:pStyle w:val="TOC1"/>
            <w:tabs>
              <w:tab w:val="right" w:leader="dot" w:pos="9350"/>
            </w:tabs>
            <w:rPr>
              <w:rFonts w:eastAsiaTheme="minorEastAsia" w:cstheme="minorBidi"/>
              <w:b w:val="0"/>
              <w:bCs w:val="0"/>
              <w:noProof/>
              <w:kern w:val="2"/>
              <w:sz w:val="24"/>
              <w:szCs w:val="24"/>
              <w14:ligatures w14:val="standardContextual"/>
            </w:rPr>
          </w:pPr>
          <w:hyperlink w:anchor="_Toc190327293" w:history="1">
            <w:r w:rsidRPr="00E0561D">
              <w:rPr>
                <w:rStyle w:val="Hyperlink"/>
                <w:noProof/>
              </w:rPr>
              <w:t>ENTER A COMMITMENT HOLD</w:t>
            </w:r>
            <w:r>
              <w:rPr>
                <w:noProof/>
                <w:webHidden/>
              </w:rPr>
              <w:tab/>
            </w:r>
            <w:r w:rsidR="00B466DB">
              <w:rPr>
                <w:noProof/>
                <w:webHidden/>
              </w:rPr>
              <w:t>6</w:t>
            </w:r>
          </w:hyperlink>
        </w:p>
        <w:p w14:paraId="10202294" w14:textId="323C7749" w:rsidR="00D27927" w:rsidRDefault="00D27927">
          <w:pPr>
            <w:pStyle w:val="TOC1"/>
            <w:tabs>
              <w:tab w:val="right" w:leader="dot" w:pos="9350"/>
            </w:tabs>
            <w:rPr>
              <w:rFonts w:eastAsiaTheme="minorEastAsia" w:cstheme="minorBidi"/>
              <w:b w:val="0"/>
              <w:bCs w:val="0"/>
              <w:noProof/>
              <w:kern w:val="2"/>
              <w:sz w:val="24"/>
              <w:szCs w:val="24"/>
              <w14:ligatures w14:val="standardContextual"/>
            </w:rPr>
          </w:pPr>
          <w:hyperlink w:anchor="_Toc190327294" w:history="1">
            <w:r w:rsidRPr="00E0561D">
              <w:rPr>
                <w:rStyle w:val="Hyperlink"/>
                <w:noProof/>
              </w:rPr>
              <w:t>DELETE A COMMITMENT</w:t>
            </w:r>
            <w:r>
              <w:rPr>
                <w:noProof/>
                <w:webHidden/>
              </w:rPr>
              <w:tab/>
            </w:r>
            <w:r w:rsidR="00B466DB">
              <w:rPr>
                <w:noProof/>
                <w:webHidden/>
              </w:rPr>
              <w:t>7</w:t>
            </w:r>
          </w:hyperlink>
        </w:p>
        <w:p w14:paraId="3BDB35B2" w14:textId="57CD7A94" w:rsidR="00D27927" w:rsidRDefault="00D27927">
          <w:pPr>
            <w:pStyle w:val="TOC1"/>
            <w:tabs>
              <w:tab w:val="right" w:leader="dot" w:pos="9350"/>
            </w:tabs>
            <w:rPr>
              <w:rFonts w:eastAsiaTheme="minorEastAsia" w:cstheme="minorBidi"/>
              <w:b w:val="0"/>
              <w:bCs w:val="0"/>
              <w:noProof/>
              <w:kern w:val="2"/>
              <w:sz w:val="24"/>
              <w:szCs w:val="24"/>
              <w14:ligatures w14:val="standardContextual"/>
            </w:rPr>
          </w:pPr>
          <w:hyperlink w:anchor="_Toc190327295" w:history="1">
            <w:r w:rsidRPr="00E0561D">
              <w:rPr>
                <w:rStyle w:val="Hyperlink"/>
                <w:noProof/>
              </w:rPr>
              <w:t>FAQ</w:t>
            </w:r>
            <w:r w:rsidR="004B1760">
              <w:rPr>
                <w:rStyle w:val="Hyperlink"/>
                <w:noProof/>
              </w:rPr>
              <w:t xml:space="preserve">s and </w:t>
            </w:r>
            <w:r w:rsidR="005F74C3">
              <w:rPr>
                <w:rStyle w:val="Hyperlink"/>
                <w:noProof/>
              </w:rPr>
              <w:t>Additional Information</w:t>
            </w:r>
            <w:r>
              <w:rPr>
                <w:noProof/>
                <w:webHidden/>
              </w:rPr>
              <w:tab/>
            </w:r>
            <w:r w:rsidR="00B466DB">
              <w:rPr>
                <w:noProof/>
                <w:webHidden/>
              </w:rPr>
              <w:t>9</w:t>
            </w:r>
          </w:hyperlink>
        </w:p>
        <w:p w14:paraId="3717F7EC" w14:textId="63A7D4C3" w:rsidR="006F0943" w:rsidRDefault="006F0943">
          <w:r>
            <w:rPr>
              <w:b/>
              <w:bCs/>
              <w:noProof/>
            </w:rPr>
            <w:fldChar w:fldCharType="end"/>
          </w:r>
        </w:p>
      </w:sdtContent>
    </w:sdt>
    <w:p w14:paraId="5525A2E0" w14:textId="77777777" w:rsidR="00A44AE0" w:rsidRDefault="00A44AE0" w:rsidP="00662F37">
      <w:pPr>
        <w:pStyle w:val="BODStyleTOC"/>
        <w:outlineLvl w:val="1"/>
        <w:rPr>
          <w:color w:val="0070C0"/>
        </w:rPr>
      </w:pPr>
      <w:bookmarkStart w:id="0" w:name="_Toc190327289"/>
    </w:p>
    <w:p w14:paraId="309ECEB4" w14:textId="77777777" w:rsidR="00A44AE0" w:rsidRDefault="00A44AE0" w:rsidP="00662F37">
      <w:pPr>
        <w:pStyle w:val="BODStyleTOC"/>
        <w:outlineLvl w:val="1"/>
        <w:rPr>
          <w:color w:val="0070C0"/>
        </w:rPr>
      </w:pPr>
    </w:p>
    <w:p w14:paraId="7A46E069" w14:textId="77777777" w:rsidR="00A44AE0" w:rsidRDefault="00A44AE0" w:rsidP="00662F37">
      <w:pPr>
        <w:pStyle w:val="BODStyleTOC"/>
        <w:outlineLvl w:val="1"/>
        <w:rPr>
          <w:color w:val="0070C0"/>
        </w:rPr>
      </w:pPr>
    </w:p>
    <w:p w14:paraId="2C2DC2E1" w14:textId="77777777" w:rsidR="00A44AE0" w:rsidRDefault="00A44AE0" w:rsidP="00662F37">
      <w:pPr>
        <w:pStyle w:val="BODStyleTOC"/>
        <w:outlineLvl w:val="1"/>
        <w:rPr>
          <w:color w:val="0070C0"/>
        </w:rPr>
      </w:pPr>
    </w:p>
    <w:p w14:paraId="62DA15F5" w14:textId="467A1933" w:rsidR="00DE26D3" w:rsidRDefault="00E07BAE" w:rsidP="00662F37">
      <w:pPr>
        <w:pStyle w:val="BODStyleTOC"/>
        <w:outlineLvl w:val="1"/>
        <w:rPr>
          <w:color w:val="0070C0"/>
        </w:rPr>
      </w:pPr>
      <w:r w:rsidRPr="4980755D">
        <w:rPr>
          <w:color w:val="0070C0"/>
        </w:rPr>
        <w:lastRenderedPageBreak/>
        <w:t xml:space="preserve">ACCOUNT STATUS </w:t>
      </w:r>
      <w:bookmarkEnd w:id="0"/>
      <w:r w:rsidR="00895BCF">
        <w:rPr>
          <w:color w:val="0070C0"/>
        </w:rPr>
        <w:t>DEFINITIONS</w:t>
      </w:r>
      <w:bookmarkStart w:id="1" w:name="_Toc190327290"/>
    </w:p>
    <w:tbl>
      <w:tblPr>
        <w:tblStyle w:val="TableGrid"/>
        <w:tblW w:w="0" w:type="auto"/>
        <w:tblLook w:val="04A0" w:firstRow="1" w:lastRow="0" w:firstColumn="1" w:lastColumn="0" w:noHBand="0" w:noVBand="1"/>
      </w:tblPr>
      <w:tblGrid>
        <w:gridCol w:w="4675"/>
        <w:gridCol w:w="4675"/>
      </w:tblGrid>
      <w:tr w:rsidR="006467C0" w:rsidRPr="006467C0" w14:paraId="1D6AEED3" w14:textId="77777777" w:rsidTr="00AD0EC2">
        <w:trPr>
          <w:ins w:id="2" w:author="Victoria A. Rombach" w:date="2025-02-22T10:33:00Z"/>
        </w:trPr>
        <w:tc>
          <w:tcPr>
            <w:tcW w:w="4675" w:type="dxa"/>
          </w:tcPr>
          <w:p w14:paraId="7C491F03" w14:textId="47D86589" w:rsidR="00662F37" w:rsidRPr="00F97027" w:rsidRDefault="00F97027" w:rsidP="00AD0EC2">
            <w:pPr>
              <w:pStyle w:val="BODStyleTOC"/>
              <w:rPr>
                <w:ins w:id="3" w:author="Victoria A. Rombach" w:date="2025-02-22T10:33:00Z" w16du:dateUtc="2025-02-22T15:33:00Z"/>
                <w:color w:val="0070C0"/>
                <w:u w:val="single"/>
                <w:rPrChange w:id="4" w:author="Victoria A. Rombach" w:date="2025-02-22T10:33:00Z" w16du:dateUtc="2025-02-22T15:33:00Z">
                  <w:rPr>
                    <w:ins w:id="5" w:author="Victoria A. Rombach" w:date="2025-02-22T10:33:00Z" w16du:dateUtc="2025-02-22T15:33:00Z"/>
                    <w:b w:val="0"/>
                    <w:bCs w:val="0"/>
                  </w:rPr>
                </w:rPrChange>
              </w:rPr>
            </w:pPr>
            <w:r>
              <w:rPr>
                <w:color w:val="0070C0"/>
                <w:u w:val="single"/>
              </w:rPr>
              <w:t>Status</w:t>
            </w:r>
          </w:p>
        </w:tc>
        <w:tc>
          <w:tcPr>
            <w:tcW w:w="4675" w:type="dxa"/>
          </w:tcPr>
          <w:p w14:paraId="1C37A2BD" w14:textId="4F5A9D21" w:rsidR="00662F37" w:rsidRPr="00F97027" w:rsidRDefault="00F97027" w:rsidP="00AD0EC2">
            <w:pPr>
              <w:pStyle w:val="BODStyleTOC"/>
              <w:rPr>
                <w:ins w:id="6" w:author="Victoria A. Rombach" w:date="2025-02-22T10:33:00Z" w16du:dateUtc="2025-02-22T15:33:00Z"/>
                <w:color w:val="0070C0"/>
                <w:u w:val="single"/>
                <w:rPrChange w:id="7" w:author="Victoria A. Rombach" w:date="2025-02-22T10:33:00Z" w16du:dateUtc="2025-02-22T15:33:00Z">
                  <w:rPr>
                    <w:ins w:id="8" w:author="Victoria A. Rombach" w:date="2025-02-22T10:33:00Z" w16du:dateUtc="2025-02-22T15:33:00Z"/>
                    <w:b w:val="0"/>
                    <w:bCs w:val="0"/>
                  </w:rPr>
                </w:rPrChange>
              </w:rPr>
            </w:pPr>
            <w:r>
              <w:rPr>
                <w:color w:val="0070C0"/>
                <w:u w:val="single"/>
              </w:rPr>
              <w:t>Definition</w:t>
            </w:r>
          </w:p>
        </w:tc>
      </w:tr>
      <w:tr w:rsidR="006467C0" w:rsidRPr="006467C0" w14:paraId="15C84499" w14:textId="77777777" w:rsidTr="00AD0EC2">
        <w:trPr>
          <w:ins w:id="9" w:author="Victoria A. Rombach" w:date="2025-02-22T10:33:00Z"/>
        </w:trPr>
        <w:tc>
          <w:tcPr>
            <w:tcW w:w="4675" w:type="dxa"/>
          </w:tcPr>
          <w:p w14:paraId="2A58D70A" w14:textId="12878503" w:rsidR="00662F37" w:rsidRPr="00F97027" w:rsidRDefault="00F97027" w:rsidP="00AD0EC2">
            <w:pPr>
              <w:pStyle w:val="BODStyleTOC"/>
              <w:rPr>
                <w:ins w:id="10" w:author="Victoria A. Rombach" w:date="2025-02-22T10:33:00Z" w16du:dateUtc="2025-02-22T15:33:00Z"/>
                <w:b w:val="0"/>
                <w:bCs w:val="0"/>
                <w:u w:val="single"/>
              </w:rPr>
            </w:pPr>
            <w:r>
              <w:rPr>
                <w:b w:val="0"/>
                <w:bCs w:val="0"/>
                <w:u w:val="single"/>
              </w:rPr>
              <w:t>Current</w:t>
            </w:r>
          </w:p>
        </w:tc>
        <w:tc>
          <w:tcPr>
            <w:tcW w:w="4675" w:type="dxa"/>
          </w:tcPr>
          <w:p w14:paraId="4FA55C06" w14:textId="60827B03" w:rsidR="00662F37" w:rsidRPr="00F97027" w:rsidRDefault="00F97027" w:rsidP="00F97027">
            <w:pPr>
              <w:pStyle w:val="BODStyleTOC"/>
              <w:outlineLvl w:val="0"/>
              <w:rPr>
                <w:ins w:id="11" w:author="Victoria A. Rombach" w:date="2025-02-22T10:33:00Z" w16du:dateUtc="2025-02-22T15:33:00Z"/>
                <w:b w:val="0"/>
                <w:bCs w:val="0"/>
              </w:rPr>
            </w:pPr>
            <w:r>
              <w:rPr>
                <w:b w:val="0"/>
                <w:bCs w:val="0"/>
              </w:rPr>
              <w:t>Customer’s account is up to date. There is no past due.</w:t>
            </w:r>
          </w:p>
        </w:tc>
      </w:tr>
      <w:tr w:rsidR="006467C0" w:rsidRPr="006467C0" w14:paraId="635FC234" w14:textId="77777777" w:rsidTr="00AD0EC2">
        <w:trPr>
          <w:ins w:id="12" w:author="Victoria A. Rombach" w:date="2025-02-22T10:34:00Z"/>
        </w:trPr>
        <w:tc>
          <w:tcPr>
            <w:tcW w:w="4675" w:type="dxa"/>
          </w:tcPr>
          <w:p w14:paraId="3EFC6312" w14:textId="7BF9A079" w:rsidR="00662F37" w:rsidRPr="00F97027" w:rsidRDefault="00F97027" w:rsidP="00AD0EC2">
            <w:pPr>
              <w:pStyle w:val="BODStyleTOC"/>
              <w:rPr>
                <w:ins w:id="13" w:author="Victoria A. Rombach" w:date="2025-02-22T10:34:00Z" w16du:dateUtc="2025-02-22T15:34:00Z"/>
                <w:b w:val="0"/>
                <w:bCs w:val="0"/>
                <w:u w:val="single"/>
              </w:rPr>
            </w:pPr>
            <w:r>
              <w:rPr>
                <w:b w:val="0"/>
                <w:bCs w:val="0"/>
                <w:u w:val="single"/>
              </w:rPr>
              <w:t>Past Due</w:t>
            </w:r>
          </w:p>
        </w:tc>
        <w:tc>
          <w:tcPr>
            <w:tcW w:w="4675" w:type="dxa"/>
          </w:tcPr>
          <w:p w14:paraId="737179EF" w14:textId="67B387A2" w:rsidR="00662F37" w:rsidRPr="00F97027" w:rsidRDefault="00F97027">
            <w:pPr>
              <w:pStyle w:val="BODStyleTOC"/>
              <w:outlineLvl w:val="0"/>
              <w:rPr>
                <w:ins w:id="14" w:author="Victoria A. Rombach" w:date="2025-02-22T10:34:00Z" w16du:dateUtc="2025-02-22T15:34:00Z"/>
                <w:b w:val="0"/>
                <w:bCs w:val="0"/>
              </w:rPr>
              <w:pPrChange w:id="15" w:author="Victoria A. Rombach" w:date="2025-02-22T10:35:00Z" w16du:dateUtc="2025-02-22T15:35:00Z">
                <w:pPr>
                  <w:pStyle w:val="BODStyleTOC"/>
                  <w:numPr>
                    <w:ilvl w:val="1"/>
                    <w:numId w:val="1"/>
                  </w:numPr>
                  <w:ind w:left="1440" w:hanging="360"/>
                  <w:outlineLvl w:val="0"/>
                </w:pPr>
              </w:pPrChange>
            </w:pPr>
            <w:r>
              <w:rPr>
                <w:b w:val="0"/>
                <w:bCs w:val="0"/>
              </w:rPr>
              <w:t xml:space="preserve">Customer’s account has a past due balance. </w:t>
            </w:r>
          </w:p>
        </w:tc>
      </w:tr>
      <w:tr w:rsidR="006467C0" w:rsidRPr="006467C0" w14:paraId="648CA369" w14:textId="77777777" w:rsidTr="00AD0EC2">
        <w:trPr>
          <w:ins w:id="16" w:author="Victoria A. Rombach" w:date="2025-02-22T10:34:00Z"/>
        </w:trPr>
        <w:tc>
          <w:tcPr>
            <w:tcW w:w="4675" w:type="dxa"/>
          </w:tcPr>
          <w:p w14:paraId="6BAA32CF" w14:textId="6CD9DEF4" w:rsidR="00662F37" w:rsidRPr="00436900" w:rsidRDefault="00436900" w:rsidP="00AD0EC2">
            <w:pPr>
              <w:pStyle w:val="BODStyleTOC"/>
              <w:rPr>
                <w:ins w:id="17" w:author="Victoria A. Rombach" w:date="2025-02-22T10:34:00Z" w16du:dateUtc="2025-02-22T15:34:00Z"/>
                <w:b w:val="0"/>
                <w:bCs w:val="0"/>
                <w:u w:val="single"/>
              </w:rPr>
            </w:pPr>
            <w:r>
              <w:rPr>
                <w:b w:val="0"/>
                <w:bCs w:val="0"/>
                <w:u w:val="single"/>
              </w:rPr>
              <w:t>Shut Off Pending</w:t>
            </w:r>
          </w:p>
        </w:tc>
        <w:tc>
          <w:tcPr>
            <w:tcW w:w="4675" w:type="dxa"/>
          </w:tcPr>
          <w:p w14:paraId="7D52978B" w14:textId="14F5EFBC" w:rsidR="00662F37" w:rsidRPr="00436900" w:rsidRDefault="009D1DE8" w:rsidP="00436900">
            <w:pPr>
              <w:pStyle w:val="BODStyleTOC"/>
              <w:outlineLvl w:val="0"/>
              <w:rPr>
                <w:ins w:id="18" w:author="Victoria A. Rombach" w:date="2025-02-22T10:34:00Z" w16du:dateUtc="2025-02-22T15:34:00Z"/>
                <w:b w:val="0"/>
                <w:bCs w:val="0"/>
              </w:rPr>
            </w:pPr>
            <w:r>
              <w:rPr>
                <w:b w:val="0"/>
                <w:bCs w:val="0"/>
              </w:rPr>
              <w:t>Customer has a past due balance that has exceeded the amount/time allowed. They are now in danger of being shut off unless the “Shut Off Balance” is paid. This amount can be found under the “Details” tab in CE P</w:t>
            </w:r>
            <w:r w:rsidR="009A3328">
              <w:rPr>
                <w:b w:val="0"/>
                <w:bCs w:val="0"/>
              </w:rPr>
              <w:t>ASS</w:t>
            </w:r>
            <w:r>
              <w:rPr>
                <w:b w:val="0"/>
                <w:bCs w:val="0"/>
              </w:rPr>
              <w:t xml:space="preserve">. </w:t>
            </w:r>
          </w:p>
        </w:tc>
      </w:tr>
      <w:tr w:rsidR="006467C0" w:rsidRPr="006467C0" w14:paraId="2E033387" w14:textId="77777777" w:rsidTr="00AD0EC2">
        <w:trPr>
          <w:ins w:id="19" w:author="Victoria A. Rombach" w:date="2025-02-22T10:35:00Z"/>
        </w:trPr>
        <w:tc>
          <w:tcPr>
            <w:tcW w:w="4675" w:type="dxa"/>
          </w:tcPr>
          <w:p w14:paraId="0265CCFD" w14:textId="1715C7D9" w:rsidR="00662F37" w:rsidRPr="007E3A1B" w:rsidRDefault="007E3A1B" w:rsidP="00AD0EC2">
            <w:pPr>
              <w:pStyle w:val="BODStyleTOC"/>
              <w:rPr>
                <w:ins w:id="20" w:author="Victoria A. Rombach" w:date="2025-02-22T10:35:00Z" w16du:dateUtc="2025-02-22T15:35:00Z"/>
                <w:b w:val="0"/>
                <w:bCs w:val="0"/>
                <w:u w:val="single"/>
              </w:rPr>
            </w:pPr>
            <w:r>
              <w:rPr>
                <w:b w:val="0"/>
                <w:bCs w:val="0"/>
                <w:u w:val="single"/>
              </w:rPr>
              <w:t>Disconnected</w:t>
            </w:r>
          </w:p>
        </w:tc>
        <w:tc>
          <w:tcPr>
            <w:tcW w:w="4675" w:type="dxa"/>
          </w:tcPr>
          <w:p w14:paraId="3C1C8ABC" w14:textId="2DA0F4D3" w:rsidR="00662F37" w:rsidRPr="007E3A1B" w:rsidRDefault="007E3A1B" w:rsidP="007E3A1B">
            <w:pPr>
              <w:pStyle w:val="BODStyleTOC"/>
              <w:outlineLvl w:val="0"/>
              <w:rPr>
                <w:ins w:id="21" w:author="Victoria A. Rombach" w:date="2025-02-22T10:35:00Z" w16du:dateUtc="2025-02-22T15:35:00Z"/>
                <w:b w:val="0"/>
                <w:bCs w:val="0"/>
              </w:rPr>
            </w:pPr>
            <w:r>
              <w:rPr>
                <w:b w:val="0"/>
                <w:bCs w:val="0"/>
              </w:rPr>
              <w:t xml:space="preserve">The customer has been disconnected and will not be turned back on until the Shut Off Balance is paid, or a commitment is made in </w:t>
            </w:r>
            <w:r w:rsidR="009A3328">
              <w:rPr>
                <w:b w:val="0"/>
                <w:bCs w:val="0"/>
              </w:rPr>
              <w:t>CE PASS</w:t>
            </w:r>
            <w:r>
              <w:rPr>
                <w:b w:val="0"/>
                <w:bCs w:val="0"/>
              </w:rPr>
              <w:t xml:space="preserve">. </w:t>
            </w:r>
          </w:p>
        </w:tc>
      </w:tr>
      <w:tr w:rsidR="006467C0" w:rsidRPr="006467C0" w14:paraId="436E085C" w14:textId="77777777" w:rsidTr="00AD0EC2">
        <w:trPr>
          <w:ins w:id="22" w:author="Victoria A. Rombach" w:date="2025-02-22T10:35:00Z"/>
        </w:trPr>
        <w:tc>
          <w:tcPr>
            <w:tcW w:w="4675" w:type="dxa"/>
          </w:tcPr>
          <w:p w14:paraId="4BDC84BB" w14:textId="7A22C5A4" w:rsidR="00662F37" w:rsidRPr="007E3A1B" w:rsidRDefault="007E3A1B" w:rsidP="00AD0EC2">
            <w:pPr>
              <w:pStyle w:val="BODStyleTOC"/>
              <w:rPr>
                <w:ins w:id="23" w:author="Victoria A. Rombach" w:date="2025-02-22T10:35:00Z" w16du:dateUtc="2025-02-22T15:35:00Z"/>
                <w:b w:val="0"/>
                <w:bCs w:val="0"/>
                <w:u w:val="single"/>
              </w:rPr>
            </w:pPr>
            <w:r>
              <w:rPr>
                <w:b w:val="0"/>
                <w:bCs w:val="0"/>
                <w:u w:val="single"/>
              </w:rPr>
              <w:t>Inactive</w:t>
            </w:r>
          </w:p>
        </w:tc>
        <w:tc>
          <w:tcPr>
            <w:tcW w:w="4675" w:type="dxa"/>
          </w:tcPr>
          <w:p w14:paraId="61C0FB1A" w14:textId="5669C657" w:rsidR="00662F37" w:rsidRPr="00AC4DE5" w:rsidRDefault="00414C13" w:rsidP="00414C13">
            <w:pPr>
              <w:pStyle w:val="BODStyleTOC"/>
              <w:outlineLvl w:val="0"/>
              <w:rPr>
                <w:ins w:id="24" w:author="Victoria A. Rombach" w:date="2025-02-22T10:35:00Z" w16du:dateUtc="2025-02-22T15:35:00Z"/>
                <w:b w:val="0"/>
                <w:bCs w:val="0"/>
              </w:rPr>
            </w:pPr>
            <w:r>
              <w:rPr>
                <w:b w:val="0"/>
                <w:bCs w:val="0"/>
              </w:rPr>
              <w:t xml:space="preserve">The customer has been disconnected, and the account has had no activity on it. After </w:t>
            </w:r>
            <w:r>
              <w:rPr>
                <w:b w:val="0"/>
                <w:bCs w:val="0"/>
                <w:u w:val="single"/>
              </w:rPr>
              <w:t>10 days</w:t>
            </w:r>
            <w:r w:rsidR="00AC4DE5">
              <w:rPr>
                <w:b w:val="0"/>
                <w:bCs w:val="0"/>
              </w:rPr>
              <w:t xml:space="preserve"> of inactivity, the system turns the account “Inactive” and “Moves Out” the service for that address. Which means the account has been closed and the customer will need to pay the full balance to start a new account and to restore services. A new account number will be assigned</w:t>
            </w:r>
            <w:r w:rsidR="00D50410">
              <w:rPr>
                <w:b w:val="0"/>
                <w:bCs w:val="0"/>
              </w:rPr>
              <w:t xml:space="preserve"> when the services are restored. The customer may physically still live at the account at this </w:t>
            </w:r>
            <w:proofErr w:type="gramStart"/>
            <w:r w:rsidR="00D50410">
              <w:rPr>
                <w:b w:val="0"/>
                <w:bCs w:val="0"/>
              </w:rPr>
              <w:t>time,</w:t>
            </w:r>
            <w:proofErr w:type="gramEnd"/>
            <w:r w:rsidR="00D50410">
              <w:rPr>
                <w:b w:val="0"/>
                <w:bCs w:val="0"/>
              </w:rPr>
              <w:t xml:space="preserve"> this just means </w:t>
            </w:r>
            <w:r w:rsidR="0097648F">
              <w:rPr>
                <w:b w:val="0"/>
                <w:bCs w:val="0"/>
              </w:rPr>
              <w:t xml:space="preserve">the account was closed. </w:t>
            </w:r>
          </w:p>
        </w:tc>
      </w:tr>
    </w:tbl>
    <w:p w14:paraId="30B7F3BB" w14:textId="77777777" w:rsidR="0048260D" w:rsidRDefault="0048260D" w:rsidP="00B232B1">
      <w:pPr>
        <w:pStyle w:val="BODStyleTOC"/>
        <w:outlineLvl w:val="0"/>
        <w:rPr>
          <w:rFonts w:eastAsiaTheme="majorEastAsia" w:cstheme="majorBidi"/>
          <w:caps/>
          <w:color w:val="0070C0"/>
          <w:sz w:val="24"/>
          <w:szCs w:val="28"/>
          <w:lang w:eastAsia="ja-JP"/>
        </w:rPr>
      </w:pPr>
    </w:p>
    <w:p w14:paraId="6233470B" w14:textId="77777777" w:rsidR="00A44AE0" w:rsidRDefault="00A44AE0" w:rsidP="00B232B1">
      <w:pPr>
        <w:pStyle w:val="BODStyleTOC"/>
        <w:outlineLvl w:val="0"/>
        <w:rPr>
          <w:rFonts w:eastAsiaTheme="majorEastAsia" w:cstheme="majorBidi"/>
          <w:caps/>
          <w:color w:val="0070C0"/>
          <w:sz w:val="24"/>
          <w:szCs w:val="28"/>
          <w:lang w:eastAsia="ja-JP"/>
        </w:rPr>
      </w:pPr>
    </w:p>
    <w:p w14:paraId="36E3D32D" w14:textId="77777777" w:rsidR="00B466DB" w:rsidRDefault="00B466DB" w:rsidP="00B232B1">
      <w:pPr>
        <w:pStyle w:val="BODStyleTOC"/>
        <w:outlineLvl w:val="0"/>
        <w:rPr>
          <w:rFonts w:eastAsiaTheme="majorEastAsia" w:cstheme="majorBidi"/>
          <w:caps/>
          <w:color w:val="0070C0"/>
          <w:sz w:val="24"/>
          <w:szCs w:val="28"/>
          <w:lang w:eastAsia="ja-JP"/>
        </w:rPr>
      </w:pPr>
    </w:p>
    <w:p w14:paraId="0F9586B4" w14:textId="77777777" w:rsidR="00B466DB" w:rsidRDefault="00B466DB" w:rsidP="00B232B1">
      <w:pPr>
        <w:pStyle w:val="BODStyleTOC"/>
        <w:outlineLvl w:val="0"/>
        <w:rPr>
          <w:rFonts w:eastAsiaTheme="majorEastAsia" w:cstheme="majorBidi"/>
          <w:caps/>
          <w:color w:val="0070C0"/>
          <w:sz w:val="24"/>
          <w:szCs w:val="28"/>
          <w:lang w:eastAsia="ja-JP"/>
        </w:rPr>
      </w:pPr>
    </w:p>
    <w:p w14:paraId="7B9D1CDE" w14:textId="77777777" w:rsidR="00C8249D" w:rsidRDefault="00C8249D" w:rsidP="00B232B1">
      <w:pPr>
        <w:pStyle w:val="BODStyleTOC"/>
        <w:outlineLvl w:val="0"/>
        <w:rPr>
          <w:rFonts w:eastAsiaTheme="majorEastAsia" w:cstheme="majorBidi"/>
          <w:caps/>
          <w:color w:val="0070C0"/>
          <w:sz w:val="24"/>
          <w:szCs w:val="28"/>
          <w:lang w:eastAsia="ja-JP"/>
        </w:rPr>
      </w:pPr>
    </w:p>
    <w:p w14:paraId="02E650EB" w14:textId="4E750DBE" w:rsidR="4980755D" w:rsidRPr="0048260D" w:rsidRDefault="00E64A92" w:rsidP="00B232B1">
      <w:pPr>
        <w:pStyle w:val="BODStyleTOC"/>
        <w:outlineLvl w:val="0"/>
        <w:rPr>
          <w:rFonts w:eastAsiaTheme="majorEastAsia" w:cstheme="majorBidi"/>
          <w:caps/>
          <w:color w:val="0070C0"/>
          <w:sz w:val="24"/>
          <w:szCs w:val="28"/>
          <w:lang w:eastAsia="ja-JP"/>
        </w:rPr>
      </w:pPr>
      <w:r w:rsidRPr="0048260D">
        <w:rPr>
          <w:rFonts w:eastAsiaTheme="majorEastAsia" w:cstheme="majorBidi"/>
          <w:caps/>
          <w:color w:val="0070C0"/>
          <w:sz w:val="24"/>
          <w:szCs w:val="28"/>
          <w:lang w:eastAsia="ja-JP"/>
        </w:rPr>
        <w:lastRenderedPageBreak/>
        <w:t>AMOUNT TO PAY IF DISCONNECTED WITH MOVE OUT DATE OF 12/31/9999</w:t>
      </w:r>
      <w:bookmarkEnd w:id="1"/>
    </w:p>
    <w:p w14:paraId="58ECACEC" w14:textId="08C3EA0F" w:rsidR="00153E0C" w:rsidRDefault="0048260D" w:rsidP="00B9783C">
      <w:pPr>
        <w:pStyle w:val="BODStyleTOC"/>
        <w:outlineLvl w:val="0"/>
        <w:rPr>
          <w:b w:val="0"/>
          <w:bCs w:val="0"/>
        </w:rPr>
      </w:pPr>
      <w:r>
        <w:rPr>
          <w:b w:val="0"/>
          <w:bCs w:val="0"/>
        </w:rPr>
        <w:t>Navigate to the “Details” tab in CE P</w:t>
      </w:r>
      <w:r w:rsidR="009A3328">
        <w:rPr>
          <w:b w:val="0"/>
          <w:bCs w:val="0"/>
        </w:rPr>
        <w:t>ASS</w:t>
      </w:r>
      <w:r>
        <w:rPr>
          <w:b w:val="0"/>
          <w:bCs w:val="0"/>
        </w:rPr>
        <w:t>.</w:t>
      </w:r>
      <w:r w:rsidR="00A1021C">
        <w:rPr>
          <w:b w:val="0"/>
          <w:bCs w:val="0"/>
        </w:rPr>
        <w:t xml:space="preserve"> </w:t>
      </w:r>
    </w:p>
    <w:p w14:paraId="6725BEC0" w14:textId="7F14743E" w:rsidR="00A1021C" w:rsidRDefault="00BB37CC" w:rsidP="00B9783C">
      <w:pPr>
        <w:pStyle w:val="BODStyleTOC"/>
        <w:outlineLvl w:val="0"/>
        <w:rPr>
          <w:b w:val="0"/>
          <w:bCs w:val="0"/>
        </w:rPr>
      </w:pPr>
      <w:r>
        <w:rPr>
          <w:noProof/>
        </w:rPr>
        <w:drawing>
          <wp:inline distT="0" distB="0" distL="0" distR="0" wp14:anchorId="4EBC661C" wp14:editId="00976A53">
            <wp:extent cx="5943600" cy="2755900"/>
            <wp:effectExtent l="0" t="0" r="0" b="6350"/>
            <wp:docPr id="2047082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82222" name="Picture 1" descr="A screenshot of a computer&#10;&#10;Description automatically generated"/>
                    <pic:cNvPicPr/>
                  </pic:nvPicPr>
                  <pic:blipFill>
                    <a:blip r:embed="rId15"/>
                    <a:stretch>
                      <a:fillRect/>
                    </a:stretch>
                  </pic:blipFill>
                  <pic:spPr>
                    <a:xfrm>
                      <a:off x="0" y="0"/>
                      <a:ext cx="5943600" cy="2755900"/>
                    </a:xfrm>
                    <a:prstGeom prst="rect">
                      <a:avLst/>
                    </a:prstGeom>
                  </pic:spPr>
                </pic:pic>
              </a:graphicData>
            </a:graphic>
          </wp:inline>
        </w:drawing>
      </w:r>
    </w:p>
    <w:p w14:paraId="6AB2CBF9" w14:textId="5DD95248" w:rsidR="00F477F2" w:rsidRDefault="00A90115">
      <w:pPr>
        <w:pStyle w:val="BODStyleTOC"/>
        <w:numPr>
          <w:ilvl w:val="0"/>
          <w:numId w:val="25"/>
        </w:numPr>
        <w:outlineLvl w:val="0"/>
        <w:rPr>
          <w:b w:val="0"/>
          <w:bCs w:val="0"/>
        </w:rPr>
      </w:pPr>
      <w:r w:rsidRPr="00F477F2">
        <w:rPr>
          <w:b w:val="0"/>
          <w:bCs w:val="0"/>
        </w:rPr>
        <w:t xml:space="preserve">To reconnect, the customer </w:t>
      </w:r>
      <w:r w:rsidR="0048260D">
        <w:rPr>
          <w:b w:val="0"/>
          <w:bCs w:val="0"/>
        </w:rPr>
        <w:t>is required to pay</w:t>
      </w:r>
      <w:r w:rsidRPr="00F477F2">
        <w:rPr>
          <w:b w:val="0"/>
          <w:bCs w:val="0"/>
        </w:rPr>
        <w:t xml:space="preserve"> the</w:t>
      </w:r>
      <w:r w:rsidR="001B0239" w:rsidRPr="00F477F2">
        <w:rPr>
          <w:b w:val="0"/>
          <w:bCs w:val="0"/>
        </w:rPr>
        <w:t xml:space="preserve"> amount in the “ENERGY TOTALS” section of </w:t>
      </w:r>
      <w:r w:rsidR="00226149" w:rsidRPr="00F477F2">
        <w:rPr>
          <w:b w:val="0"/>
          <w:bCs w:val="0"/>
        </w:rPr>
        <w:t>“SHUT OFF BALANCE”</w:t>
      </w:r>
      <w:r w:rsidR="00D3210F">
        <w:rPr>
          <w:b w:val="0"/>
          <w:bCs w:val="0"/>
        </w:rPr>
        <w:t>.</w:t>
      </w:r>
      <w:r w:rsidR="00412049">
        <w:rPr>
          <w:b w:val="0"/>
          <w:bCs w:val="0"/>
        </w:rPr>
        <w:t xml:space="preserve"> If you need a gas/electric breakdown, you will also see it here.</w:t>
      </w:r>
    </w:p>
    <w:p w14:paraId="5B410017" w14:textId="205565C8" w:rsidR="00F477F2" w:rsidRDefault="00226149">
      <w:pPr>
        <w:pStyle w:val="BODStyleTOC"/>
        <w:numPr>
          <w:ilvl w:val="0"/>
          <w:numId w:val="25"/>
        </w:numPr>
        <w:outlineLvl w:val="0"/>
        <w:rPr>
          <w:b w:val="0"/>
          <w:bCs w:val="0"/>
        </w:rPr>
      </w:pPr>
      <w:r w:rsidRPr="00F477F2">
        <w:rPr>
          <w:b w:val="0"/>
          <w:bCs w:val="0"/>
        </w:rPr>
        <w:t xml:space="preserve">When an agency or DHHS is </w:t>
      </w:r>
      <w:proofErr w:type="gramStart"/>
      <w:r w:rsidR="008A3276">
        <w:rPr>
          <w:b w:val="0"/>
          <w:bCs w:val="0"/>
        </w:rPr>
        <w:t>providing assistance</w:t>
      </w:r>
      <w:proofErr w:type="gramEnd"/>
      <w:r w:rsidR="008A3276">
        <w:rPr>
          <w:b w:val="0"/>
          <w:bCs w:val="0"/>
        </w:rPr>
        <w:t>,</w:t>
      </w:r>
      <w:r w:rsidRPr="00F477F2">
        <w:rPr>
          <w:b w:val="0"/>
          <w:bCs w:val="0"/>
        </w:rPr>
        <w:t xml:space="preserve"> </w:t>
      </w:r>
      <w:r w:rsidR="00B55FFA">
        <w:rPr>
          <w:b w:val="0"/>
          <w:bCs w:val="0"/>
        </w:rPr>
        <w:t xml:space="preserve">non-energy </w:t>
      </w:r>
      <w:r w:rsidR="008300E6">
        <w:rPr>
          <w:b w:val="0"/>
          <w:bCs w:val="0"/>
        </w:rPr>
        <w:t>and late</w:t>
      </w:r>
      <w:r w:rsidR="00B55FFA">
        <w:rPr>
          <w:b w:val="0"/>
          <w:bCs w:val="0"/>
        </w:rPr>
        <w:t xml:space="preserve"> </w:t>
      </w:r>
      <w:r w:rsidRPr="00F477F2">
        <w:rPr>
          <w:b w:val="0"/>
          <w:bCs w:val="0"/>
        </w:rPr>
        <w:t>fees are waived.</w:t>
      </w:r>
    </w:p>
    <w:p w14:paraId="2F76991A" w14:textId="6428C9CA" w:rsidR="00F477F2" w:rsidRPr="00F477F2" w:rsidRDefault="00F477F2">
      <w:pPr>
        <w:pStyle w:val="BODStyleTOC"/>
        <w:numPr>
          <w:ilvl w:val="0"/>
          <w:numId w:val="25"/>
        </w:numPr>
        <w:outlineLvl w:val="0"/>
        <w:rPr>
          <w:b w:val="0"/>
          <w:bCs w:val="0"/>
        </w:rPr>
      </w:pPr>
      <w:r>
        <w:rPr>
          <w:b w:val="0"/>
          <w:bCs w:val="0"/>
        </w:rPr>
        <w:t>Once the</w:t>
      </w:r>
      <w:r w:rsidR="00D26F21">
        <w:rPr>
          <w:b w:val="0"/>
          <w:bCs w:val="0"/>
        </w:rPr>
        <w:t xml:space="preserve"> commitment is placed in CE P</w:t>
      </w:r>
      <w:r w:rsidR="009A3328">
        <w:rPr>
          <w:b w:val="0"/>
          <w:bCs w:val="0"/>
        </w:rPr>
        <w:t>ASS</w:t>
      </w:r>
      <w:r w:rsidR="00155638">
        <w:rPr>
          <w:b w:val="0"/>
          <w:bCs w:val="0"/>
        </w:rPr>
        <w:t>,</w:t>
      </w:r>
      <w:r w:rsidR="00D26F21">
        <w:rPr>
          <w:b w:val="0"/>
          <w:bCs w:val="0"/>
        </w:rPr>
        <w:t xml:space="preserve"> for </w:t>
      </w:r>
      <w:r w:rsidR="00155638">
        <w:rPr>
          <w:b w:val="0"/>
          <w:bCs w:val="0"/>
        </w:rPr>
        <w:t xml:space="preserve">the amount </w:t>
      </w:r>
      <w:r w:rsidR="008A3276">
        <w:rPr>
          <w:b w:val="0"/>
          <w:bCs w:val="0"/>
        </w:rPr>
        <w:t>required</w:t>
      </w:r>
      <w:r w:rsidR="00155638">
        <w:rPr>
          <w:b w:val="0"/>
          <w:bCs w:val="0"/>
        </w:rPr>
        <w:t xml:space="preserve"> or more</w:t>
      </w:r>
      <w:r w:rsidR="00D26F21">
        <w:rPr>
          <w:b w:val="0"/>
          <w:bCs w:val="0"/>
        </w:rPr>
        <w:t>, the customer can then call</w:t>
      </w:r>
      <w:r w:rsidR="008A3276">
        <w:rPr>
          <w:b w:val="0"/>
          <w:bCs w:val="0"/>
        </w:rPr>
        <w:t xml:space="preserve"> Consumers Energy Customer Service at</w:t>
      </w:r>
      <w:r w:rsidR="00D26F21">
        <w:rPr>
          <w:b w:val="0"/>
          <w:bCs w:val="0"/>
        </w:rPr>
        <w:t xml:space="preserve"> 800-477-5050</w:t>
      </w:r>
      <w:r w:rsidR="00155638">
        <w:rPr>
          <w:b w:val="0"/>
          <w:bCs w:val="0"/>
        </w:rPr>
        <w:t xml:space="preserve">. Customer service will see the commitment and work to restore services. </w:t>
      </w:r>
    </w:p>
    <w:p w14:paraId="05E80654" w14:textId="0FDE8B5C" w:rsidR="00D3210F" w:rsidRDefault="00A90115" w:rsidP="00B9783C">
      <w:pPr>
        <w:pStyle w:val="BODStyleTOC"/>
        <w:outlineLvl w:val="0"/>
        <w:rPr>
          <w:b w:val="0"/>
          <w:bCs w:val="0"/>
        </w:rPr>
      </w:pPr>
      <w:r>
        <w:rPr>
          <w:b w:val="0"/>
          <w:bCs w:val="0"/>
        </w:rPr>
        <w:t xml:space="preserve"> </w:t>
      </w:r>
    </w:p>
    <w:p w14:paraId="2C912F07" w14:textId="77777777" w:rsidR="005D3F1A" w:rsidRDefault="005D3F1A" w:rsidP="00B9783C">
      <w:pPr>
        <w:pStyle w:val="BODStyleTOC"/>
        <w:outlineLvl w:val="0"/>
        <w:rPr>
          <w:b w:val="0"/>
          <w:bCs w:val="0"/>
        </w:rPr>
      </w:pPr>
    </w:p>
    <w:p w14:paraId="3B22D71F" w14:textId="77777777" w:rsidR="005D3F1A" w:rsidRDefault="005D3F1A" w:rsidP="00B9783C">
      <w:pPr>
        <w:pStyle w:val="BODStyleTOC"/>
        <w:outlineLvl w:val="0"/>
        <w:rPr>
          <w:b w:val="0"/>
          <w:bCs w:val="0"/>
        </w:rPr>
      </w:pPr>
    </w:p>
    <w:p w14:paraId="3B1B5B96" w14:textId="77777777" w:rsidR="005D3F1A" w:rsidRDefault="005D3F1A" w:rsidP="00B9783C">
      <w:pPr>
        <w:pStyle w:val="BODStyleTOC"/>
        <w:outlineLvl w:val="0"/>
        <w:rPr>
          <w:b w:val="0"/>
          <w:bCs w:val="0"/>
        </w:rPr>
      </w:pPr>
    </w:p>
    <w:p w14:paraId="7AF2AD4B" w14:textId="77777777" w:rsidR="005D3F1A" w:rsidRDefault="005D3F1A" w:rsidP="00B9783C">
      <w:pPr>
        <w:pStyle w:val="BODStyleTOC"/>
        <w:outlineLvl w:val="0"/>
        <w:rPr>
          <w:b w:val="0"/>
          <w:bCs w:val="0"/>
        </w:rPr>
      </w:pPr>
    </w:p>
    <w:p w14:paraId="34879DBC" w14:textId="77777777" w:rsidR="005D3F1A" w:rsidRDefault="005D3F1A" w:rsidP="00B9783C">
      <w:pPr>
        <w:pStyle w:val="BODStyleTOC"/>
        <w:outlineLvl w:val="0"/>
        <w:rPr>
          <w:b w:val="0"/>
          <w:bCs w:val="0"/>
        </w:rPr>
      </w:pPr>
    </w:p>
    <w:p w14:paraId="1DBBF45E" w14:textId="77777777" w:rsidR="005D3F1A" w:rsidRDefault="005D3F1A" w:rsidP="00B9783C">
      <w:pPr>
        <w:pStyle w:val="BODStyleTOC"/>
        <w:outlineLvl w:val="0"/>
        <w:rPr>
          <w:b w:val="0"/>
          <w:bCs w:val="0"/>
        </w:rPr>
      </w:pPr>
    </w:p>
    <w:p w14:paraId="7994D117" w14:textId="77777777" w:rsidR="005D3F1A" w:rsidRDefault="005D3F1A" w:rsidP="00B9783C">
      <w:pPr>
        <w:pStyle w:val="BODStyleTOC"/>
        <w:outlineLvl w:val="0"/>
        <w:rPr>
          <w:b w:val="0"/>
          <w:bCs w:val="0"/>
        </w:rPr>
      </w:pPr>
    </w:p>
    <w:p w14:paraId="15714C0E" w14:textId="77777777" w:rsidR="005D3F1A" w:rsidRPr="00A1021C" w:rsidRDefault="005D3F1A" w:rsidP="00B9783C">
      <w:pPr>
        <w:pStyle w:val="BODStyleTOC"/>
        <w:outlineLvl w:val="0"/>
        <w:rPr>
          <w:b w:val="0"/>
          <w:bCs w:val="0"/>
        </w:rPr>
      </w:pPr>
    </w:p>
    <w:p w14:paraId="45903862" w14:textId="5AE3CDA6" w:rsidR="00E856CA" w:rsidRDefault="00E64A92" w:rsidP="006F0943">
      <w:pPr>
        <w:pStyle w:val="BODStyleTOC"/>
        <w:outlineLvl w:val="0"/>
        <w:rPr>
          <w:color w:val="0070C0"/>
        </w:rPr>
      </w:pPr>
      <w:bookmarkStart w:id="25" w:name="_Toc190327291"/>
      <w:r>
        <w:rPr>
          <w:color w:val="0070C0"/>
        </w:rPr>
        <w:t>AMOUNT TO PAY IF MOVE OUT DATE IS NOT 12/31/9999</w:t>
      </w:r>
      <w:bookmarkEnd w:id="25"/>
    </w:p>
    <w:p w14:paraId="1395E8A9" w14:textId="02A0384A" w:rsidR="00D3210F" w:rsidRDefault="00D3210F" w:rsidP="00395E4E">
      <w:pPr>
        <w:pStyle w:val="BODStyleTOC"/>
        <w:outlineLvl w:val="0"/>
        <w:rPr>
          <w:color w:val="0070C0"/>
        </w:rPr>
      </w:pPr>
      <w:r>
        <w:rPr>
          <w:b w:val="0"/>
          <w:bCs w:val="0"/>
        </w:rPr>
        <w:t>Your screen will look like this in CE P</w:t>
      </w:r>
      <w:r w:rsidR="009A3328">
        <w:rPr>
          <w:b w:val="0"/>
          <w:bCs w:val="0"/>
        </w:rPr>
        <w:t>ASS</w:t>
      </w:r>
      <w:r>
        <w:rPr>
          <w:b w:val="0"/>
          <w:bCs w:val="0"/>
        </w:rPr>
        <w:t xml:space="preserve"> under the Details Tab:</w:t>
      </w:r>
    </w:p>
    <w:p w14:paraId="56C442A7" w14:textId="1CB2D4AE" w:rsidR="00D3210F" w:rsidRDefault="00D3210F" w:rsidP="00D3210F">
      <w:pPr>
        <w:pStyle w:val="BODStyleTOC"/>
        <w:outlineLvl w:val="0"/>
        <w:rPr>
          <w:color w:val="0070C0"/>
        </w:rPr>
      </w:pPr>
      <w:r>
        <w:rPr>
          <w:noProof/>
        </w:rPr>
        <w:drawing>
          <wp:inline distT="0" distB="0" distL="0" distR="0" wp14:anchorId="51A92EB5" wp14:editId="03673BA7">
            <wp:extent cx="5943600" cy="2774315"/>
            <wp:effectExtent l="0" t="0" r="0" b="6985"/>
            <wp:docPr id="9928600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60056" name="Picture 1" descr="A screenshot of a computer&#10;&#10;Description automatically generated"/>
                    <pic:cNvPicPr/>
                  </pic:nvPicPr>
                  <pic:blipFill>
                    <a:blip r:embed="rId16"/>
                    <a:stretch>
                      <a:fillRect/>
                    </a:stretch>
                  </pic:blipFill>
                  <pic:spPr>
                    <a:xfrm>
                      <a:off x="0" y="0"/>
                      <a:ext cx="5943600" cy="2774315"/>
                    </a:xfrm>
                    <a:prstGeom prst="rect">
                      <a:avLst/>
                    </a:prstGeom>
                  </pic:spPr>
                </pic:pic>
              </a:graphicData>
            </a:graphic>
          </wp:inline>
        </w:drawing>
      </w:r>
    </w:p>
    <w:p w14:paraId="25EB5756" w14:textId="4C15FBD8" w:rsidR="00D3210F" w:rsidRPr="00341EB4" w:rsidRDefault="00D3210F" w:rsidP="00341EB4">
      <w:pPr>
        <w:pStyle w:val="BODStyleTOC"/>
        <w:numPr>
          <w:ilvl w:val="0"/>
          <w:numId w:val="25"/>
        </w:numPr>
        <w:outlineLvl w:val="0"/>
        <w:rPr>
          <w:b w:val="0"/>
          <w:bCs w:val="0"/>
        </w:rPr>
      </w:pPr>
      <w:r>
        <w:rPr>
          <w:b w:val="0"/>
          <w:bCs w:val="0"/>
        </w:rPr>
        <w:t>To</w:t>
      </w:r>
      <w:r w:rsidRPr="00D3210F">
        <w:rPr>
          <w:b w:val="0"/>
          <w:bCs w:val="0"/>
        </w:rPr>
        <w:t xml:space="preserve"> be reconnected or start new services</w:t>
      </w:r>
      <w:r>
        <w:rPr>
          <w:b w:val="0"/>
          <w:bCs w:val="0"/>
        </w:rPr>
        <w:t>,</w:t>
      </w:r>
      <w:r w:rsidRPr="00D3210F">
        <w:rPr>
          <w:b w:val="0"/>
          <w:bCs w:val="0"/>
        </w:rPr>
        <w:t xml:space="preserve"> </w:t>
      </w:r>
      <w:bookmarkStart w:id="26" w:name="_Toc190327292"/>
      <w:r w:rsidRPr="00F477F2">
        <w:rPr>
          <w:b w:val="0"/>
          <w:bCs w:val="0"/>
        </w:rPr>
        <w:t xml:space="preserve">the customer </w:t>
      </w:r>
      <w:r w:rsidR="008A3276">
        <w:rPr>
          <w:b w:val="0"/>
          <w:bCs w:val="0"/>
        </w:rPr>
        <w:t>is required to pay</w:t>
      </w:r>
      <w:r w:rsidRPr="00F477F2">
        <w:rPr>
          <w:b w:val="0"/>
          <w:bCs w:val="0"/>
        </w:rPr>
        <w:t xml:space="preserve"> the amount in the “ENERGY TOTALS” section of “</w:t>
      </w:r>
      <w:r>
        <w:rPr>
          <w:b w:val="0"/>
          <w:bCs w:val="0"/>
        </w:rPr>
        <w:t>TOTAL BALANCE</w:t>
      </w:r>
      <w:r w:rsidRPr="00F477F2">
        <w:rPr>
          <w:b w:val="0"/>
          <w:bCs w:val="0"/>
        </w:rPr>
        <w:t>”</w:t>
      </w:r>
      <w:r>
        <w:rPr>
          <w:b w:val="0"/>
          <w:bCs w:val="0"/>
        </w:rPr>
        <w:t>.</w:t>
      </w:r>
      <w:r w:rsidR="00412049">
        <w:rPr>
          <w:b w:val="0"/>
          <w:bCs w:val="0"/>
        </w:rPr>
        <w:t xml:space="preserve"> If you need a gas/electric breakdown, you will also see it here.</w:t>
      </w:r>
    </w:p>
    <w:p w14:paraId="6ED2CBEE" w14:textId="1216CE47" w:rsidR="00D3210F" w:rsidRDefault="00D3210F" w:rsidP="00D3210F">
      <w:pPr>
        <w:pStyle w:val="BODStyleTOC"/>
        <w:numPr>
          <w:ilvl w:val="0"/>
          <w:numId w:val="26"/>
        </w:numPr>
        <w:outlineLvl w:val="0"/>
        <w:rPr>
          <w:b w:val="0"/>
          <w:bCs w:val="0"/>
        </w:rPr>
      </w:pPr>
      <w:r w:rsidRPr="00F477F2">
        <w:rPr>
          <w:b w:val="0"/>
          <w:bCs w:val="0"/>
        </w:rPr>
        <w:t xml:space="preserve">When an agency or DHHS is </w:t>
      </w:r>
      <w:proofErr w:type="gramStart"/>
      <w:r w:rsidR="00117DE6">
        <w:rPr>
          <w:b w:val="0"/>
          <w:bCs w:val="0"/>
        </w:rPr>
        <w:t>providing assistance</w:t>
      </w:r>
      <w:proofErr w:type="gramEnd"/>
      <w:r w:rsidRPr="00F477F2">
        <w:rPr>
          <w:b w:val="0"/>
          <w:bCs w:val="0"/>
        </w:rPr>
        <w:t xml:space="preserve">, additional </w:t>
      </w:r>
      <w:r w:rsidR="00440BC3">
        <w:rPr>
          <w:b w:val="0"/>
          <w:bCs w:val="0"/>
        </w:rPr>
        <w:t xml:space="preserve">non-energy </w:t>
      </w:r>
      <w:r w:rsidRPr="00F477F2">
        <w:rPr>
          <w:b w:val="0"/>
          <w:bCs w:val="0"/>
        </w:rPr>
        <w:t xml:space="preserve">fees </w:t>
      </w:r>
      <w:r w:rsidR="00A423D7">
        <w:rPr>
          <w:b w:val="0"/>
          <w:bCs w:val="0"/>
        </w:rPr>
        <w:t xml:space="preserve">and late </w:t>
      </w:r>
      <w:r w:rsidR="005A6FFA">
        <w:rPr>
          <w:b w:val="0"/>
          <w:bCs w:val="0"/>
        </w:rPr>
        <w:t xml:space="preserve">fees </w:t>
      </w:r>
      <w:r w:rsidRPr="00F477F2">
        <w:rPr>
          <w:b w:val="0"/>
          <w:bCs w:val="0"/>
        </w:rPr>
        <w:t>are waived.</w:t>
      </w:r>
    </w:p>
    <w:p w14:paraId="759B69AA" w14:textId="1F15DC1F" w:rsidR="000F4859" w:rsidRPr="00117DE6" w:rsidRDefault="00D3210F" w:rsidP="001D560F">
      <w:pPr>
        <w:pStyle w:val="BODStyleTOC"/>
        <w:numPr>
          <w:ilvl w:val="0"/>
          <w:numId w:val="26"/>
        </w:numPr>
        <w:outlineLvl w:val="0"/>
        <w:rPr>
          <w:color w:val="0070C0"/>
        </w:rPr>
      </w:pPr>
      <w:r w:rsidRPr="00117DE6">
        <w:rPr>
          <w:b w:val="0"/>
          <w:bCs w:val="0"/>
        </w:rPr>
        <w:t>Once the commitment is placed in CE P</w:t>
      </w:r>
      <w:r w:rsidR="009A3328">
        <w:rPr>
          <w:b w:val="0"/>
          <w:bCs w:val="0"/>
        </w:rPr>
        <w:t>ASS</w:t>
      </w:r>
      <w:r w:rsidRPr="00117DE6">
        <w:rPr>
          <w:b w:val="0"/>
          <w:bCs w:val="0"/>
        </w:rPr>
        <w:t xml:space="preserve">, for the amount </w:t>
      </w:r>
      <w:r w:rsidR="00117DE6" w:rsidRPr="00117DE6">
        <w:rPr>
          <w:b w:val="0"/>
          <w:bCs w:val="0"/>
        </w:rPr>
        <w:t>required or more</w:t>
      </w:r>
      <w:r w:rsidRPr="00117DE6">
        <w:rPr>
          <w:b w:val="0"/>
          <w:bCs w:val="0"/>
        </w:rPr>
        <w:t>, the customer can then call</w:t>
      </w:r>
      <w:r w:rsidR="00117DE6" w:rsidRPr="00117DE6">
        <w:rPr>
          <w:b w:val="0"/>
          <w:bCs w:val="0"/>
        </w:rPr>
        <w:t xml:space="preserve"> Consumers Energy Customer Service at</w:t>
      </w:r>
      <w:r w:rsidRPr="00117DE6">
        <w:rPr>
          <w:b w:val="0"/>
          <w:bCs w:val="0"/>
        </w:rPr>
        <w:t xml:space="preserve"> 800-477-5050. Customer service will see the commitment and work to restore services </w:t>
      </w:r>
      <w:r w:rsidR="009B1230" w:rsidRPr="00117DE6">
        <w:rPr>
          <w:b w:val="0"/>
          <w:bCs w:val="0"/>
        </w:rPr>
        <w:t>or start the customer’s new account.</w:t>
      </w:r>
    </w:p>
    <w:p w14:paraId="36BEFAC0" w14:textId="77777777" w:rsidR="00117DE6" w:rsidRDefault="00117DE6" w:rsidP="00117DE6">
      <w:pPr>
        <w:pStyle w:val="BODStyleTOC"/>
        <w:ind w:left="990"/>
        <w:outlineLvl w:val="0"/>
        <w:rPr>
          <w:color w:val="0070C0"/>
        </w:rPr>
      </w:pPr>
    </w:p>
    <w:p w14:paraId="040706F1" w14:textId="77777777" w:rsidR="005D3F1A" w:rsidRDefault="005D3F1A" w:rsidP="00117DE6">
      <w:pPr>
        <w:pStyle w:val="BODStyleTOC"/>
        <w:ind w:left="990"/>
        <w:outlineLvl w:val="0"/>
        <w:rPr>
          <w:color w:val="0070C0"/>
        </w:rPr>
      </w:pPr>
    </w:p>
    <w:p w14:paraId="1D8D278C" w14:textId="77777777" w:rsidR="005D3F1A" w:rsidRDefault="005D3F1A" w:rsidP="00117DE6">
      <w:pPr>
        <w:pStyle w:val="BODStyleTOC"/>
        <w:ind w:left="990"/>
        <w:outlineLvl w:val="0"/>
        <w:rPr>
          <w:color w:val="0070C0"/>
        </w:rPr>
      </w:pPr>
    </w:p>
    <w:p w14:paraId="7D015949" w14:textId="77777777" w:rsidR="005D3F1A" w:rsidRDefault="005D3F1A" w:rsidP="00117DE6">
      <w:pPr>
        <w:pStyle w:val="BODStyleTOC"/>
        <w:ind w:left="990"/>
        <w:outlineLvl w:val="0"/>
        <w:rPr>
          <w:color w:val="0070C0"/>
        </w:rPr>
      </w:pPr>
    </w:p>
    <w:p w14:paraId="09EE7699" w14:textId="77777777" w:rsidR="005D3F1A" w:rsidRDefault="005D3F1A" w:rsidP="00117DE6">
      <w:pPr>
        <w:pStyle w:val="BODStyleTOC"/>
        <w:ind w:left="990"/>
        <w:outlineLvl w:val="0"/>
        <w:rPr>
          <w:color w:val="0070C0"/>
        </w:rPr>
      </w:pPr>
    </w:p>
    <w:p w14:paraId="25F70056" w14:textId="77777777" w:rsidR="005D3F1A" w:rsidRDefault="005D3F1A" w:rsidP="00117DE6">
      <w:pPr>
        <w:pStyle w:val="BODStyleTOC"/>
        <w:ind w:left="990"/>
        <w:outlineLvl w:val="0"/>
        <w:rPr>
          <w:color w:val="0070C0"/>
        </w:rPr>
      </w:pPr>
    </w:p>
    <w:p w14:paraId="76CA0470" w14:textId="77777777" w:rsidR="00B466DB" w:rsidRPr="00117DE6" w:rsidRDefault="00B466DB" w:rsidP="00117DE6">
      <w:pPr>
        <w:pStyle w:val="BODStyleTOC"/>
        <w:ind w:left="990"/>
        <w:outlineLvl w:val="0"/>
        <w:rPr>
          <w:color w:val="0070C0"/>
        </w:rPr>
      </w:pPr>
    </w:p>
    <w:p w14:paraId="1824FB1F" w14:textId="77777777" w:rsidR="000F4859" w:rsidRPr="009B1230" w:rsidRDefault="000F4859" w:rsidP="00BF30FD">
      <w:pPr>
        <w:pStyle w:val="BODStyleTOC"/>
        <w:ind w:left="990"/>
        <w:outlineLvl w:val="0"/>
        <w:rPr>
          <w:color w:val="0070C0"/>
        </w:rPr>
      </w:pPr>
    </w:p>
    <w:p w14:paraId="78A22FB1" w14:textId="528726E1" w:rsidR="009954C9" w:rsidRDefault="009954C9" w:rsidP="00D3210F">
      <w:pPr>
        <w:pStyle w:val="BODStyleTOC"/>
        <w:outlineLvl w:val="0"/>
        <w:rPr>
          <w:color w:val="0070C0"/>
        </w:rPr>
      </w:pPr>
      <w:r w:rsidRPr="00D3210F">
        <w:rPr>
          <w:color w:val="0070C0"/>
        </w:rPr>
        <w:t>ENTER</w:t>
      </w:r>
      <w:r w:rsidR="000F3C13" w:rsidRPr="00D3210F">
        <w:rPr>
          <w:color w:val="0070C0"/>
        </w:rPr>
        <w:t xml:space="preserve"> AN ELGIBILITY HOLD</w:t>
      </w:r>
      <w:bookmarkEnd w:id="26"/>
    </w:p>
    <w:p w14:paraId="4A8639B6" w14:textId="261F184C" w:rsidR="00BF30FD" w:rsidRDefault="00BF30FD" w:rsidP="00BF30FD">
      <w:pPr>
        <w:pStyle w:val="BODStyleTOC"/>
        <w:numPr>
          <w:ilvl w:val="0"/>
          <w:numId w:val="27"/>
        </w:numPr>
        <w:outlineLvl w:val="0"/>
        <w:rPr>
          <w:b w:val="0"/>
          <w:bCs w:val="0"/>
        </w:rPr>
      </w:pPr>
      <w:r>
        <w:rPr>
          <w:b w:val="0"/>
          <w:bCs w:val="0"/>
        </w:rPr>
        <w:t>In CE P</w:t>
      </w:r>
      <w:r w:rsidR="009A3328">
        <w:rPr>
          <w:b w:val="0"/>
          <w:bCs w:val="0"/>
        </w:rPr>
        <w:t>ASS</w:t>
      </w:r>
      <w:r>
        <w:rPr>
          <w:b w:val="0"/>
          <w:bCs w:val="0"/>
        </w:rPr>
        <w:t xml:space="preserve">, </w:t>
      </w:r>
      <w:r w:rsidR="00117DE6">
        <w:rPr>
          <w:b w:val="0"/>
          <w:bCs w:val="0"/>
        </w:rPr>
        <w:t>navigate</w:t>
      </w:r>
      <w:r>
        <w:rPr>
          <w:b w:val="0"/>
          <w:bCs w:val="0"/>
        </w:rPr>
        <w:t xml:space="preserve"> to the </w:t>
      </w:r>
      <w:r w:rsidR="00117DE6">
        <w:rPr>
          <w:b w:val="0"/>
          <w:bCs w:val="0"/>
        </w:rPr>
        <w:t>“</w:t>
      </w:r>
      <w:r>
        <w:rPr>
          <w:b w:val="0"/>
          <w:bCs w:val="0"/>
        </w:rPr>
        <w:t>Holds/Comments</w:t>
      </w:r>
      <w:r w:rsidR="00117DE6">
        <w:rPr>
          <w:b w:val="0"/>
          <w:bCs w:val="0"/>
        </w:rPr>
        <w:t>”</w:t>
      </w:r>
      <w:r>
        <w:rPr>
          <w:b w:val="0"/>
          <w:bCs w:val="0"/>
        </w:rPr>
        <w:t xml:space="preserve"> tab in the customer’s account. </w:t>
      </w:r>
    </w:p>
    <w:p w14:paraId="7F179C52" w14:textId="7A5632C2" w:rsidR="00BF30FD" w:rsidRDefault="005D73A0" w:rsidP="00BF30FD">
      <w:pPr>
        <w:pStyle w:val="BODStyleTOC"/>
        <w:numPr>
          <w:ilvl w:val="0"/>
          <w:numId w:val="27"/>
        </w:numPr>
        <w:outlineLvl w:val="0"/>
        <w:rPr>
          <w:b w:val="0"/>
          <w:bCs w:val="0"/>
        </w:rPr>
      </w:pPr>
      <w:r>
        <w:rPr>
          <w:b w:val="0"/>
          <w:bCs w:val="0"/>
        </w:rPr>
        <w:t>In the section, “SET ELIGIBILITY REVIEW HOLD</w:t>
      </w:r>
      <w:r w:rsidR="00D77019">
        <w:rPr>
          <w:b w:val="0"/>
          <w:bCs w:val="0"/>
        </w:rPr>
        <w:t xml:space="preserve">”, enter </w:t>
      </w:r>
      <w:r w:rsidR="00117DE6">
        <w:rPr>
          <w:b w:val="0"/>
          <w:bCs w:val="0"/>
        </w:rPr>
        <w:t xml:space="preserve">hold </w:t>
      </w:r>
      <w:r w:rsidR="00D77019">
        <w:rPr>
          <w:b w:val="0"/>
          <w:bCs w:val="0"/>
        </w:rPr>
        <w:t>comments and click on “SUBMIT 30 DAY HOLD”.</w:t>
      </w:r>
    </w:p>
    <w:p w14:paraId="0FFBC0F5" w14:textId="3CAA3BBF" w:rsidR="00D77019" w:rsidRDefault="000F4859" w:rsidP="000F4859">
      <w:pPr>
        <w:pStyle w:val="BODStyleTOC"/>
        <w:outlineLvl w:val="0"/>
        <w:rPr>
          <w:b w:val="0"/>
          <w:bCs w:val="0"/>
        </w:rPr>
      </w:pPr>
      <w:r>
        <w:rPr>
          <w:noProof/>
        </w:rPr>
        <w:drawing>
          <wp:inline distT="0" distB="0" distL="0" distR="0" wp14:anchorId="69C2D903" wp14:editId="0EA6B76F">
            <wp:extent cx="5943600" cy="2180590"/>
            <wp:effectExtent l="0" t="0" r="0" b="0"/>
            <wp:docPr id="1759319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19327" name="Picture 1" descr="A screenshot of a computer&#10;&#10;Description automatically generated"/>
                    <pic:cNvPicPr/>
                  </pic:nvPicPr>
                  <pic:blipFill>
                    <a:blip r:embed="rId17"/>
                    <a:stretch>
                      <a:fillRect/>
                    </a:stretch>
                  </pic:blipFill>
                  <pic:spPr>
                    <a:xfrm>
                      <a:off x="0" y="0"/>
                      <a:ext cx="5943600" cy="2180590"/>
                    </a:xfrm>
                    <a:prstGeom prst="rect">
                      <a:avLst/>
                    </a:prstGeom>
                  </pic:spPr>
                </pic:pic>
              </a:graphicData>
            </a:graphic>
          </wp:inline>
        </w:drawing>
      </w:r>
    </w:p>
    <w:p w14:paraId="502E8BF7" w14:textId="349EE8F5" w:rsidR="001C5A35" w:rsidRDefault="001C5A35" w:rsidP="001C5A35">
      <w:pPr>
        <w:pStyle w:val="BODStyleTOC"/>
        <w:numPr>
          <w:ilvl w:val="0"/>
          <w:numId w:val="28"/>
        </w:numPr>
        <w:outlineLvl w:val="0"/>
        <w:rPr>
          <w:b w:val="0"/>
          <w:bCs w:val="0"/>
        </w:rPr>
      </w:pPr>
      <w:r>
        <w:rPr>
          <w:b w:val="0"/>
          <w:bCs w:val="0"/>
        </w:rPr>
        <w:t>A pop</w:t>
      </w:r>
      <w:r w:rsidR="00433DED">
        <w:rPr>
          <w:b w:val="0"/>
          <w:bCs w:val="0"/>
        </w:rPr>
        <w:t>-</w:t>
      </w:r>
      <w:r>
        <w:rPr>
          <w:b w:val="0"/>
          <w:bCs w:val="0"/>
        </w:rPr>
        <w:t>up box will appear</w:t>
      </w:r>
      <w:r w:rsidR="00D5765E">
        <w:rPr>
          <w:b w:val="0"/>
          <w:bCs w:val="0"/>
        </w:rPr>
        <w:t>, click OK.</w:t>
      </w:r>
    </w:p>
    <w:p w14:paraId="29A9EB3E" w14:textId="0EC51B80" w:rsidR="001C5A35" w:rsidRPr="001C5A35" w:rsidRDefault="007D62FF" w:rsidP="00D5765E">
      <w:pPr>
        <w:pStyle w:val="BODStyleTOC"/>
        <w:ind w:left="630"/>
        <w:outlineLvl w:val="0"/>
        <w:rPr>
          <w:b w:val="0"/>
          <w:bCs w:val="0"/>
        </w:rPr>
      </w:pPr>
      <w:r>
        <w:rPr>
          <w:noProof/>
        </w:rPr>
        <w:drawing>
          <wp:inline distT="0" distB="0" distL="0" distR="0" wp14:anchorId="3ABCC37C" wp14:editId="49341D3D">
            <wp:extent cx="3480179" cy="1004738"/>
            <wp:effectExtent l="0" t="0" r="6350" b="5080"/>
            <wp:docPr id="2037234422" name="Picture 1" descr="A white card with blu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34422" name="Picture 1" descr="A white card with blue and black text&#10;&#10;Description automatically generated"/>
                    <pic:cNvPicPr/>
                  </pic:nvPicPr>
                  <pic:blipFill>
                    <a:blip r:embed="rId18"/>
                    <a:stretch>
                      <a:fillRect/>
                    </a:stretch>
                  </pic:blipFill>
                  <pic:spPr>
                    <a:xfrm>
                      <a:off x="0" y="0"/>
                      <a:ext cx="3502403" cy="1011154"/>
                    </a:xfrm>
                    <a:prstGeom prst="rect">
                      <a:avLst/>
                    </a:prstGeom>
                  </pic:spPr>
                </pic:pic>
              </a:graphicData>
            </a:graphic>
          </wp:inline>
        </w:drawing>
      </w:r>
    </w:p>
    <w:p w14:paraId="3CE37AB9" w14:textId="60FEA3D6" w:rsidR="001C5A35" w:rsidRDefault="001C5A35">
      <w:pPr>
        <w:pStyle w:val="BODStyleTOC"/>
        <w:numPr>
          <w:ilvl w:val="0"/>
          <w:numId w:val="28"/>
        </w:numPr>
        <w:outlineLvl w:val="0"/>
        <w:rPr>
          <w:b w:val="0"/>
          <w:bCs w:val="0"/>
        </w:rPr>
      </w:pPr>
      <w:r w:rsidRPr="00D5765E">
        <w:rPr>
          <w:b w:val="0"/>
          <w:bCs w:val="0"/>
        </w:rPr>
        <w:t xml:space="preserve">Once the hold </w:t>
      </w:r>
      <w:r w:rsidR="00433DED">
        <w:rPr>
          <w:b w:val="0"/>
          <w:bCs w:val="0"/>
        </w:rPr>
        <w:t xml:space="preserve">is </w:t>
      </w:r>
      <w:proofErr w:type="gramStart"/>
      <w:r w:rsidR="00B466DB">
        <w:rPr>
          <w:b w:val="0"/>
          <w:bCs w:val="0"/>
        </w:rPr>
        <w:t>placed</w:t>
      </w:r>
      <w:proofErr w:type="gramEnd"/>
      <w:r w:rsidR="00B466DB">
        <w:rPr>
          <w:b w:val="0"/>
          <w:bCs w:val="0"/>
        </w:rPr>
        <w:t>,</w:t>
      </w:r>
      <w:r w:rsidR="00B466DB" w:rsidRPr="00D5765E">
        <w:rPr>
          <w:b w:val="0"/>
          <w:bCs w:val="0"/>
        </w:rPr>
        <w:t xml:space="preserve"> you</w:t>
      </w:r>
      <w:r w:rsidRPr="00D5765E">
        <w:rPr>
          <w:b w:val="0"/>
          <w:bCs w:val="0"/>
        </w:rPr>
        <w:t xml:space="preserve"> will see confirmation of it</w:t>
      </w:r>
      <w:r w:rsidR="00A14213">
        <w:rPr>
          <w:b w:val="0"/>
          <w:bCs w:val="0"/>
        </w:rPr>
        <w:t>,</w:t>
      </w:r>
      <w:r w:rsidRPr="00D5765E">
        <w:rPr>
          <w:b w:val="0"/>
          <w:bCs w:val="0"/>
        </w:rPr>
        <w:t xml:space="preserve"> with your </w:t>
      </w:r>
      <w:proofErr w:type="gramStart"/>
      <w:r w:rsidRPr="00D5765E">
        <w:rPr>
          <w:b w:val="0"/>
          <w:bCs w:val="0"/>
        </w:rPr>
        <w:t>agency</w:t>
      </w:r>
      <w:proofErr w:type="gramEnd"/>
      <w:r w:rsidRPr="00D5765E">
        <w:rPr>
          <w:b w:val="0"/>
          <w:bCs w:val="0"/>
        </w:rPr>
        <w:t xml:space="preserve"> name and your name.</w:t>
      </w:r>
    </w:p>
    <w:p w14:paraId="07658181" w14:textId="3CFAF0E0" w:rsidR="00A14213" w:rsidRDefault="00A14213" w:rsidP="00A14213">
      <w:pPr>
        <w:pStyle w:val="BODStyleTOC"/>
        <w:ind w:left="990"/>
        <w:outlineLvl w:val="0"/>
        <w:rPr>
          <w:b w:val="0"/>
          <w:bCs w:val="0"/>
        </w:rPr>
      </w:pPr>
      <w:r>
        <w:rPr>
          <w:noProof/>
        </w:rPr>
        <w:drawing>
          <wp:inline distT="0" distB="0" distL="0" distR="0" wp14:anchorId="01F79839" wp14:editId="070CDF3F">
            <wp:extent cx="1863346" cy="696036"/>
            <wp:effectExtent l="0" t="0" r="3810" b="8890"/>
            <wp:docPr id="19298689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68960" name="Picture 1" descr="A screenshot of a computer&#10;&#10;Description automatically generated"/>
                    <pic:cNvPicPr/>
                  </pic:nvPicPr>
                  <pic:blipFill>
                    <a:blip r:embed="rId19"/>
                    <a:stretch>
                      <a:fillRect/>
                    </a:stretch>
                  </pic:blipFill>
                  <pic:spPr>
                    <a:xfrm>
                      <a:off x="0" y="0"/>
                      <a:ext cx="1873327" cy="699764"/>
                    </a:xfrm>
                    <a:prstGeom prst="rect">
                      <a:avLst/>
                    </a:prstGeom>
                  </pic:spPr>
                </pic:pic>
              </a:graphicData>
            </a:graphic>
          </wp:inline>
        </w:drawing>
      </w:r>
    </w:p>
    <w:p w14:paraId="7E738592" w14:textId="77777777" w:rsidR="00DA669C" w:rsidRPr="00D5765E" w:rsidRDefault="00DA669C" w:rsidP="00A14213">
      <w:pPr>
        <w:pStyle w:val="BODStyleTOC"/>
        <w:ind w:left="990"/>
        <w:outlineLvl w:val="0"/>
        <w:rPr>
          <w:b w:val="0"/>
          <w:bCs w:val="0"/>
        </w:rPr>
      </w:pPr>
    </w:p>
    <w:p w14:paraId="0DC2B1BD" w14:textId="1DB78E4E" w:rsidR="0086237E" w:rsidRDefault="00DA669C" w:rsidP="005002D1">
      <w:pPr>
        <w:pStyle w:val="BODStyleTOC"/>
        <w:outlineLvl w:val="0"/>
        <w:rPr>
          <w:b w:val="0"/>
          <w:bCs w:val="0"/>
        </w:rPr>
      </w:pPr>
      <w:r>
        <w:rPr>
          <w:noProof/>
        </w:rPr>
        <w:drawing>
          <wp:inline distT="0" distB="0" distL="0" distR="0" wp14:anchorId="25DB001C" wp14:editId="5E9682EB">
            <wp:extent cx="5943600" cy="435610"/>
            <wp:effectExtent l="0" t="0" r="0" b="2540"/>
            <wp:docPr id="114504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42816" name=""/>
                    <pic:cNvPicPr/>
                  </pic:nvPicPr>
                  <pic:blipFill>
                    <a:blip r:embed="rId20"/>
                    <a:stretch>
                      <a:fillRect/>
                    </a:stretch>
                  </pic:blipFill>
                  <pic:spPr>
                    <a:xfrm>
                      <a:off x="0" y="0"/>
                      <a:ext cx="5943600" cy="435610"/>
                    </a:xfrm>
                    <a:prstGeom prst="rect">
                      <a:avLst/>
                    </a:prstGeom>
                  </pic:spPr>
                </pic:pic>
              </a:graphicData>
            </a:graphic>
          </wp:inline>
        </w:drawing>
      </w:r>
      <w:r w:rsidR="0077123A">
        <w:rPr>
          <w:b w:val="0"/>
          <w:bCs w:val="0"/>
        </w:rPr>
        <w:t xml:space="preserve"> </w:t>
      </w:r>
    </w:p>
    <w:p w14:paraId="4B85C270" w14:textId="77777777" w:rsidR="0077123A" w:rsidRDefault="0077123A" w:rsidP="0077123A">
      <w:pPr>
        <w:pStyle w:val="BODStyleTOC"/>
        <w:outlineLvl w:val="0"/>
        <w:rPr>
          <w:b w:val="0"/>
          <w:bCs w:val="0"/>
        </w:rPr>
      </w:pPr>
    </w:p>
    <w:p w14:paraId="57277E83" w14:textId="77777777" w:rsidR="003F4CD9" w:rsidRDefault="003F4CD9" w:rsidP="0077123A">
      <w:pPr>
        <w:pStyle w:val="BODStyleTOC"/>
        <w:outlineLvl w:val="0"/>
        <w:rPr>
          <w:b w:val="0"/>
          <w:bCs w:val="0"/>
        </w:rPr>
      </w:pPr>
    </w:p>
    <w:p w14:paraId="610B80EF" w14:textId="77777777" w:rsidR="003F4CD9" w:rsidRDefault="003F4CD9" w:rsidP="0077123A">
      <w:pPr>
        <w:pStyle w:val="BODStyleTOC"/>
        <w:outlineLvl w:val="0"/>
        <w:rPr>
          <w:b w:val="0"/>
          <w:bCs w:val="0"/>
        </w:rPr>
      </w:pPr>
    </w:p>
    <w:p w14:paraId="1772402B" w14:textId="1D7666A7" w:rsidR="000F3C13" w:rsidRDefault="000F3C13" w:rsidP="006F0943">
      <w:pPr>
        <w:pStyle w:val="BODStyleTOC"/>
        <w:outlineLvl w:val="0"/>
        <w:rPr>
          <w:color w:val="0070C0"/>
        </w:rPr>
      </w:pPr>
      <w:bookmarkStart w:id="27" w:name="_Toc190327293"/>
      <w:r>
        <w:rPr>
          <w:color w:val="0070C0"/>
        </w:rPr>
        <w:t>ENTER A COMMITMENT HOLD</w:t>
      </w:r>
      <w:bookmarkEnd w:id="27"/>
    </w:p>
    <w:p w14:paraId="70E137FD" w14:textId="6BE33160" w:rsidR="00395E4E" w:rsidRDefault="00395E4E" w:rsidP="00395E4E">
      <w:pPr>
        <w:pStyle w:val="BODStyleTOC"/>
        <w:numPr>
          <w:ilvl w:val="0"/>
          <w:numId w:val="28"/>
        </w:numPr>
        <w:outlineLvl w:val="0"/>
        <w:rPr>
          <w:b w:val="0"/>
          <w:bCs w:val="0"/>
        </w:rPr>
      </w:pPr>
      <w:r>
        <w:rPr>
          <w:b w:val="0"/>
          <w:bCs w:val="0"/>
        </w:rPr>
        <w:t>In CE P</w:t>
      </w:r>
      <w:r w:rsidR="009A3328">
        <w:rPr>
          <w:b w:val="0"/>
          <w:bCs w:val="0"/>
        </w:rPr>
        <w:t>ASS</w:t>
      </w:r>
      <w:r>
        <w:rPr>
          <w:b w:val="0"/>
          <w:bCs w:val="0"/>
        </w:rPr>
        <w:t xml:space="preserve">, </w:t>
      </w:r>
      <w:r w:rsidR="00433DED">
        <w:rPr>
          <w:b w:val="0"/>
          <w:bCs w:val="0"/>
        </w:rPr>
        <w:t>navigate</w:t>
      </w:r>
      <w:r>
        <w:rPr>
          <w:b w:val="0"/>
          <w:bCs w:val="0"/>
        </w:rPr>
        <w:t xml:space="preserve"> to the </w:t>
      </w:r>
      <w:r w:rsidR="00433DED">
        <w:rPr>
          <w:b w:val="0"/>
          <w:bCs w:val="0"/>
        </w:rPr>
        <w:t>“</w:t>
      </w:r>
      <w:r>
        <w:rPr>
          <w:b w:val="0"/>
          <w:bCs w:val="0"/>
        </w:rPr>
        <w:t>Holds/Comments</w:t>
      </w:r>
      <w:r w:rsidR="00433DED">
        <w:rPr>
          <w:b w:val="0"/>
          <w:bCs w:val="0"/>
        </w:rPr>
        <w:t>”</w:t>
      </w:r>
      <w:r>
        <w:rPr>
          <w:b w:val="0"/>
          <w:bCs w:val="0"/>
        </w:rPr>
        <w:t xml:space="preserve"> tab in the customer’s account. </w:t>
      </w:r>
    </w:p>
    <w:p w14:paraId="0B2DE4AB" w14:textId="01C7DB7F" w:rsidR="00395E4E" w:rsidRDefault="00395E4E" w:rsidP="00395E4E">
      <w:pPr>
        <w:pStyle w:val="BODStyleTOC"/>
        <w:numPr>
          <w:ilvl w:val="0"/>
          <w:numId w:val="28"/>
        </w:numPr>
        <w:outlineLvl w:val="0"/>
        <w:rPr>
          <w:b w:val="0"/>
          <w:bCs w:val="0"/>
        </w:rPr>
      </w:pPr>
      <w:r>
        <w:rPr>
          <w:b w:val="0"/>
          <w:bCs w:val="0"/>
        </w:rPr>
        <w:t>In the section, “</w:t>
      </w:r>
      <w:r w:rsidR="00BB57EC">
        <w:rPr>
          <w:b w:val="0"/>
          <w:bCs w:val="0"/>
        </w:rPr>
        <w:t>PROVIDE COMMITMENT AMOUNT</w:t>
      </w:r>
      <w:r>
        <w:rPr>
          <w:b w:val="0"/>
          <w:bCs w:val="0"/>
        </w:rPr>
        <w:t xml:space="preserve">”, enter your </w:t>
      </w:r>
      <w:r w:rsidR="002F453D">
        <w:rPr>
          <w:b w:val="0"/>
          <w:bCs w:val="0"/>
        </w:rPr>
        <w:t>committed</w:t>
      </w:r>
      <w:r w:rsidR="00B25619">
        <w:rPr>
          <w:b w:val="0"/>
          <w:bCs w:val="0"/>
        </w:rPr>
        <w:t xml:space="preserve"> assistance amount (no dollar signs)</w:t>
      </w:r>
      <w:r w:rsidR="002F453D">
        <w:rPr>
          <w:b w:val="0"/>
          <w:bCs w:val="0"/>
        </w:rPr>
        <w:t xml:space="preserve"> and hold</w:t>
      </w:r>
      <w:r w:rsidR="000F5CDC">
        <w:rPr>
          <w:b w:val="0"/>
          <w:bCs w:val="0"/>
        </w:rPr>
        <w:t xml:space="preserve"> comment</w:t>
      </w:r>
      <w:r w:rsidR="002F453D">
        <w:rPr>
          <w:b w:val="0"/>
          <w:bCs w:val="0"/>
        </w:rPr>
        <w:t>(s</w:t>
      </w:r>
      <w:r w:rsidR="007810BE">
        <w:rPr>
          <w:b w:val="0"/>
          <w:bCs w:val="0"/>
        </w:rPr>
        <w:t>). Click</w:t>
      </w:r>
      <w:r w:rsidR="000F5CDC">
        <w:rPr>
          <w:b w:val="0"/>
          <w:bCs w:val="0"/>
        </w:rPr>
        <w:t xml:space="preserve"> on</w:t>
      </w:r>
      <w:r>
        <w:rPr>
          <w:b w:val="0"/>
          <w:bCs w:val="0"/>
        </w:rPr>
        <w:t xml:space="preserve"> “SUBMIT 30 DAY HOLD”.</w:t>
      </w:r>
    </w:p>
    <w:p w14:paraId="46F45741" w14:textId="29A4819A" w:rsidR="00BF2D0C" w:rsidRDefault="00A8541D" w:rsidP="00A8541D">
      <w:pPr>
        <w:pStyle w:val="BODStyleTOC"/>
        <w:outlineLvl w:val="0"/>
        <w:rPr>
          <w:b w:val="0"/>
          <w:bCs w:val="0"/>
        </w:rPr>
      </w:pPr>
      <w:r>
        <w:rPr>
          <w:noProof/>
        </w:rPr>
        <w:drawing>
          <wp:inline distT="0" distB="0" distL="0" distR="0" wp14:anchorId="270CC2C5" wp14:editId="7C40D4A8">
            <wp:extent cx="5943600" cy="2430145"/>
            <wp:effectExtent l="0" t="0" r="0" b="8255"/>
            <wp:docPr id="13378069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06927" name="Picture 1" descr="A screenshot of a computer&#10;&#10;Description automatically generated"/>
                    <pic:cNvPicPr/>
                  </pic:nvPicPr>
                  <pic:blipFill>
                    <a:blip r:embed="rId21"/>
                    <a:stretch>
                      <a:fillRect/>
                    </a:stretch>
                  </pic:blipFill>
                  <pic:spPr>
                    <a:xfrm>
                      <a:off x="0" y="0"/>
                      <a:ext cx="5943600" cy="2430145"/>
                    </a:xfrm>
                    <a:prstGeom prst="rect">
                      <a:avLst/>
                    </a:prstGeom>
                  </pic:spPr>
                </pic:pic>
              </a:graphicData>
            </a:graphic>
          </wp:inline>
        </w:drawing>
      </w:r>
    </w:p>
    <w:p w14:paraId="14700F76" w14:textId="5A367D59" w:rsidR="00A8541D" w:rsidRDefault="00A8541D" w:rsidP="00A8541D">
      <w:pPr>
        <w:pStyle w:val="BODStyleTOC"/>
        <w:numPr>
          <w:ilvl w:val="0"/>
          <w:numId w:val="28"/>
        </w:numPr>
        <w:outlineLvl w:val="0"/>
        <w:rPr>
          <w:b w:val="0"/>
          <w:bCs w:val="0"/>
        </w:rPr>
      </w:pPr>
      <w:bookmarkStart w:id="28" w:name="_Toc190327294"/>
      <w:r>
        <w:rPr>
          <w:b w:val="0"/>
          <w:bCs w:val="0"/>
        </w:rPr>
        <w:t xml:space="preserve">Once you place the </w:t>
      </w:r>
      <w:r w:rsidR="004C0A09">
        <w:rPr>
          <w:b w:val="0"/>
          <w:bCs w:val="0"/>
        </w:rPr>
        <w:t>commitment</w:t>
      </w:r>
      <w:r>
        <w:rPr>
          <w:b w:val="0"/>
          <w:bCs w:val="0"/>
        </w:rPr>
        <w:t xml:space="preserve"> you will see confirmation of it with your agency name, your name and amount committed.</w:t>
      </w:r>
      <w:r w:rsidR="00725BC2">
        <w:rPr>
          <w:b w:val="0"/>
          <w:bCs w:val="0"/>
        </w:rPr>
        <w:t xml:space="preserve"> </w:t>
      </w:r>
      <w:r w:rsidR="00025DC7">
        <w:rPr>
          <w:b w:val="0"/>
          <w:bCs w:val="0"/>
        </w:rPr>
        <w:t>If the commitment meets or exceeds the shut off balance required to restore service, a hold will be placed. If the commitment is less than the required amount, it will be recorded in CE P</w:t>
      </w:r>
      <w:r w:rsidR="009A3328">
        <w:rPr>
          <w:b w:val="0"/>
          <w:bCs w:val="0"/>
        </w:rPr>
        <w:t>ASS</w:t>
      </w:r>
      <w:r w:rsidR="00025DC7">
        <w:rPr>
          <w:b w:val="0"/>
          <w:bCs w:val="0"/>
        </w:rPr>
        <w:t xml:space="preserve">, but no hold will be applied. </w:t>
      </w:r>
    </w:p>
    <w:p w14:paraId="6F0B6C98" w14:textId="77777777" w:rsidR="00025DC7" w:rsidRDefault="00025DC7" w:rsidP="00025DC7">
      <w:pPr>
        <w:pStyle w:val="BODStyleTOC"/>
        <w:ind w:left="630"/>
        <w:outlineLvl w:val="0"/>
        <w:rPr>
          <w:b w:val="0"/>
          <w:bCs w:val="0"/>
        </w:rPr>
      </w:pPr>
    </w:p>
    <w:p w14:paraId="7C8B874A" w14:textId="633A1702" w:rsidR="007016C3" w:rsidRDefault="00725BC2" w:rsidP="007016C3">
      <w:pPr>
        <w:pStyle w:val="BODStyleTOC"/>
        <w:outlineLvl w:val="0"/>
        <w:rPr>
          <w:b w:val="0"/>
          <w:bCs w:val="0"/>
        </w:rPr>
      </w:pPr>
      <w:r>
        <w:rPr>
          <w:noProof/>
        </w:rPr>
        <w:drawing>
          <wp:inline distT="0" distB="0" distL="0" distR="0" wp14:anchorId="469185B0" wp14:editId="118CD396">
            <wp:extent cx="6681946" cy="232012"/>
            <wp:effectExtent l="0" t="0" r="0" b="0"/>
            <wp:docPr id="106483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36019" name=""/>
                    <pic:cNvPicPr/>
                  </pic:nvPicPr>
                  <pic:blipFill>
                    <a:blip r:embed="rId22"/>
                    <a:stretch>
                      <a:fillRect/>
                    </a:stretch>
                  </pic:blipFill>
                  <pic:spPr>
                    <a:xfrm>
                      <a:off x="0" y="0"/>
                      <a:ext cx="6824882" cy="236975"/>
                    </a:xfrm>
                    <a:prstGeom prst="rect">
                      <a:avLst/>
                    </a:prstGeom>
                  </pic:spPr>
                </pic:pic>
              </a:graphicData>
            </a:graphic>
          </wp:inline>
        </w:drawing>
      </w:r>
    </w:p>
    <w:p w14:paraId="2920E53C" w14:textId="77777777" w:rsidR="00A8541D" w:rsidRDefault="00A8541D" w:rsidP="00725BC2">
      <w:pPr>
        <w:pStyle w:val="BODStyleTOC"/>
        <w:outlineLvl w:val="0"/>
        <w:rPr>
          <w:b w:val="0"/>
          <w:bCs w:val="0"/>
        </w:rPr>
      </w:pPr>
    </w:p>
    <w:p w14:paraId="493E28B6" w14:textId="77777777" w:rsidR="001124C0" w:rsidRDefault="001124C0" w:rsidP="00725BC2">
      <w:pPr>
        <w:pStyle w:val="BODStyleTOC"/>
        <w:outlineLvl w:val="0"/>
        <w:rPr>
          <w:b w:val="0"/>
          <w:bCs w:val="0"/>
        </w:rPr>
      </w:pPr>
    </w:p>
    <w:p w14:paraId="2C2702FF" w14:textId="77777777" w:rsidR="001124C0" w:rsidRDefault="001124C0" w:rsidP="00725BC2">
      <w:pPr>
        <w:pStyle w:val="BODStyleTOC"/>
        <w:outlineLvl w:val="0"/>
        <w:rPr>
          <w:b w:val="0"/>
          <w:bCs w:val="0"/>
        </w:rPr>
      </w:pPr>
    </w:p>
    <w:p w14:paraId="012A356B" w14:textId="77777777" w:rsidR="001124C0" w:rsidRDefault="001124C0" w:rsidP="00725BC2">
      <w:pPr>
        <w:pStyle w:val="BODStyleTOC"/>
        <w:outlineLvl w:val="0"/>
        <w:rPr>
          <w:b w:val="0"/>
          <w:bCs w:val="0"/>
        </w:rPr>
      </w:pPr>
    </w:p>
    <w:p w14:paraId="54EB25B2" w14:textId="77777777" w:rsidR="001124C0" w:rsidRDefault="001124C0" w:rsidP="00725BC2">
      <w:pPr>
        <w:pStyle w:val="BODStyleTOC"/>
        <w:outlineLvl w:val="0"/>
        <w:rPr>
          <w:b w:val="0"/>
          <w:bCs w:val="0"/>
        </w:rPr>
      </w:pPr>
    </w:p>
    <w:p w14:paraId="1C2B6E4E" w14:textId="77777777" w:rsidR="001124C0" w:rsidRDefault="001124C0" w:rsidP="00725BC2">
      <w:pPr>
        <w:pStyle w:val="BODStyleTOC"/>
        <w:outlineLvl w:val="0"/>
        <w:rPr>
          <w:b w:val="0"/>
          <w:bCs w:val="0"/>
        </w:rPr>
      </w:pPr>
    </w:p>
    <w:p w14:paraId="5DACFD59" w14:textId="77777777" w:rsidR="003F4CD9" w:rsidRDefault="003F4CD9" w:rsidP="00725BC2">
      <w:pPr>
        <w:pStyle w:val="BODStyleTOC"/>
        <w:outlineLvl w:val="0"/>
        <w:rPr>
          <w:b w:val="0"/>
          <w:bCs w:val="0"/>
        </w:rPr>
      </w:pPr>
    </w:p>
    <w:p w14:paraId="53C9BE0F" w14:textId="77777777" w:rsidR="001124C0" w:rsidRDefault="001124C0" w:rsidP="00725BC2">
      <w:pPr>
        <w:pStyle w:val="BODStyleTOC"/>
        <w:outlineLvl w:val="0"/>
        <w:rPr>
          <w:b w:val="0"/>
          <w:bCs w:val="0"/>
        </w:rPr>
      </w:pPr>
    </w:p>
    <w:p w14:paraId="3639CA07" w14:textId="101C544A" w:rsidR="000F3C13" w:rsidRDefault="000F3C13" w:rsidP="006F0943">
      <w:pPr>
        <w:pStyle w:val="BODStyleTOC"/>
        <w:outlineLvl w:val="0"/>
        <w:rPr>
          <w:color w:val="0070C0"/>
        </w:rPr>
      </w:pPr>
      <w:r>
        <w:rPr>
          <w:color w:val="0070C0"/>
        </w:rPr>
        <w:t>DELETE A COMMITMENT</w:t>
      </w:r>
      <w:bookmarkEnd w:id="28"/>
    </w:p>
    <w:p w14:paraId="5E786350" w14:textId="60B0C0EC" w:rsidR="001124C0" w:rsidRDefault="00025DC7" w:rsidP="001124C0">
      <w:pPr>
        <w:pStyle w:val="BODStyleTOC"/>
        <w:numPr>
          <w:ilvl w:val="0"/>
          <w:numId w:val="30"/>
        </w:numPr>
        <w:outlineLvl w:val="0"/>
        <w:rPr>
          <w:b w:val="0"/>
          <w:bCs w:val="0"/>
        </w:rPr>
      </w:pPr>
      <w:r>
        <w:rPr>
          <w:b w:val="0"/>
          <w:bCs w:val="0"/>
        </w:rPr>
        <w:t>T</w:t>
      </w:r>
      <w:r w:rsidR="003F3AD8">
        <w:rPr>
          <w:b w:val="0"/>
          <w:bCs w:val="0"/>
        </w:rPr>
        <w:t>o delete a commitment</w:t>
      </w:r>
      <w:r w:rsidR="00F452D9">
        <w:rPr>
          <w:b w:val="0"/>
          <w:bCs w:val="0"/>
        </w:rPr>
        <w:t>,</w:t>
      </w:r>
      <w:r w:rsidR="00736E7E">
        <w:rPr>
          <w:b w:val="0"/>
          <w:bCs w:val="0"/>
        </w:rPr>
        <w:t xml:space="preserve"> VOID it under the </w:t>
      </w:r>
      <w:r>
        <w:rPr>
          <w:b w:val="0"/>
          <w:bCs w:val="0"/>
        </w:rPr>
        <w:t>“</w:t>
      </w:r>
      <w:r w:rsidR="00E663E7">
        <w:rPr>
          <w:b w:val="0"/>
          <w:bCs w:val="0"/>
        </w:rPr>
        <w:t>Hold/Comments</w:t>
      </w:r>
      <w:r>
        <w:rPr>
          <w:b w:val="0"/>
          <w:bCs w:val="0"/>
        </w:rPr>
        <w:t>”</w:t>
      </w:r>
      <w:r w:rsidR="00E663E7">
        <w:rPr>
          <w:b w:val="0"/>
          <w:bCs w:val="0"/>
        </w:rPr>
        <w:t xml:space="preserve"> tab. </w:t>
      </w:r>
    </w:p>
    <w:p w14:paraId="63A1E677" w14:textId="3322DE36" w:rsidR="00E663E7" w:rsidRDefault="00E663E7" w:rsidP="001124C0">
      <w:pPr>
        <w:pStyle w:val="BODStyleTOC"/>
        <w:numPr>
          <w:ilvl w:val="0"/>
          <w:numId w:val="30"/>
        </w:numPr>
        <w:outlineLvl w:val="0"/>
        <w:rPr>
          <w:b w:val="0"/>
          <w:bCs w:val="0"/>
        </w:rPr>
      </w:pPr>
      <w:r>
        <w:rPr>
          <w:b w:val="0"/>
          <w:bCs w:val="0"/>
        </w:rPr>
        <w:t xml:space="preserve">Find your commitment, click on the line once, then on the </w:t>
      </w:r>
      <w:r w:rsidR="00025DC7">
        <w:rPr>
          <w:b w:val="0"/>
          <w:bCs w:val="0"/>
        </w:rPr>
        <w:t>“</w:t>
      </w:r>
      <w:r>
        <w:rPr>
          <w:b w:val="0"/>
          <w:bCs w:val="0"/>
        </w:rPr>
        <w:t>View Transaction</w:t>
      </w:r>
      <w:r w:rsidR="00EF7AEC">
        <w:rPr>
          <w:b w:val="0"/>
          <w:bCs w:val="0"/>
        </w:rPr>
        <w:t xml:space="preserve"> Detail</w:t>
      </w:r>
      <w:r w:rsidR="00025DC7">
        <w:rPr>
          <w:b w:val="0"/>
          <w:bCs w:val="0"/>
        </w:rPr>
        <w:t>”</w:t>
      </w:r>
      <w:r w:rsidR="00EF7AEC">
        <w:rPr>
          <w:b w:val="0"/>
          <w:bCs w:val="0"/>
        </w:rPr>
        <w:t xml:space="preserve"> button that will appear. </w:t>
      </w:r>
    </w:p>
    <w:p w14:paraId="16E3EBAF" w14:textId="43CAE7C6" w:rsidR="00191DBF" w:rsidRDefault="0018624C" w:rsidP="00191DBF">
      <w:pPr>
        <w:pStyle w:val="BODStyleTOC"/>
        <w:outlineLvl w:val="0"/>
        <w:rPr>
          <w:b w:val="0"/>
          <w:bCs w:val="0"/>
        </w:rPr>
      </w:pPr>
      <w:r>
        <w:rPr>
          <w:noProof/>
        </w:rPr>
        <w:drawing>
          <wp:inline distT="0" distB="0" distL="0" distR="0" wp14:anchorId="5A2A7603" wp14:editId="3D4F0E40">
            <wp:extent cx="5943600" cy="1545590"/>
            <wp:effectExtent l="0" t="0" r="0" b="0"/>
            <wp:docPr id="4068853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85340" name="Picture 1" descr="A screenshot of a computer&#10;&#10;Description automatically generated"/>
                    <pic:cNvPicPr/>
                  </pic:nvPicPr>
                  <pic:blipFill>
                    <a:blip r:embed="rId23"/>
                    <a:stretch>
                      <a:fillRect/>
                    </a:stretch>
                  </pic:blipFill>
                  <pic:spPr>
                    <a:xfrm>
                      <a:off x="0" y="0"/>
                      <a:ext cx="5943600" cy="1545590"/>
                    </a:xfrm>
                    <a:prstGeom prst="rect">
                      <a:avLst/>
                    </a:prstGeom>
                  </pic:spPr>
                </pic:pic>
              </a:graphicData>
            </a:graphic>
          </wp:inline>
        </w:drawing>
      </w:r>
    </w:p>
    <w:p w14:paraId="46CDF074" w14:textId="090D4D41" w:rsidR="0018624C" w:rsidRDefault="00C569BA" w:rsidP="00C569BA">
      <w:pPr>
        <w:pStyle w:val="BODStyleTOC"/>
        <w:numPr>
          <w:ilvl w:val="0"/>
          <w:numId w:val="33"/>
        </w:numPr>
        <w:outlineLvl w:val="0"/>
        <w:rPr>
          <w:b w:val="0"/>
          <w:bCs w:val="0"/>
        </w:rPr>
      </w:pPr>
      <w:r>
        <w:rPr>
          <w:b w:val="0"/>
          <w:bCs w:val="0"/>
        </w:rPr>
        <w:t xml:space="preserve">Another box will </w:t>
      </w:r>
      <w:r w:rsidR="00EF3A0E">
        <w:rPr>
          <w:b w:val="0"/>
          <w:bCs w:val="0"/>
        </w:rPr>
        <w:t>open</w:t>
      </w:r>
      <w:r w:rsidR="00350A83">
        <w:rPr>
          <w:b w:val="0"/>
          <w:bCs w:val="0"/>
        </w:rPr>
        <w:t xml:space="preserve"> that </w:t>
      </w:r>
      <w:r w:rsidR="00025DC7">
        <w:rPr>
          <w:b w:val="0"/>
          <w:bCs w:val="0"/>
        </w:rPr>
        <w:t>says,</w:t>
      </w:r>
      <w:r w:rsidR="00350A83">
        <w:rPr>
          <w:b w:val="0"/>
          <w:bCs w:val="0"/>
        </w:rPr>
        <w:t xml:space="preserve"> </w:t>
      </w:r>
      <w:r w:rsidR="00025DC7">
        <w:rPr>
          <w:b w:val="0"/>
          <w:bCs w:val="0"/>
        </w:rPr>
        <w:t>“</w:t>
      </w:r>
      <w:r w:rsidR="00350A83">
        <w:rPr>
          <w:b w:val="0"/>
          <w:bCs w:val="0"/>
        </w:rPr>
        <w:t>MODIFY COMMITMENT/COMMENTS</w:t>
      </w:r>
      <w:r w:rsidR="00025DC7">
        <w:rPr>
          <w:b w:val="0"/>
          <w:bCs w:val="0"/>
        </w:rPr>
        <w:t>”.</w:t>
      </w:r>
    </w:p>
    <w:p w14:paraId="1DB3C9C8" w14:textId="511D064F" w:rsidR="00EF3A0E" w:rsidRDefault="00EF3A0E" w:rsidP="00C569BA">
      <w:pPr>
        <w:pStyle w:val="BODStyleTOC"/>
        <w:numPr>
          <w:ilvl w:val="0"/>
          <w:numId w:val="33"/>
        </w:numPr>
        <w:outlineLvl w:val="0"/>
        <w:rPr>
          <w:b w:val="0"/>
          <w:bCs w:val="0"/>
        </w:rPr>
      </w:pPr>
      <w:r>
        <w:rPr>
          <w:b w:val="0"/>
          <w:bCs w:val="0"/>
        </w:rPr>
        <w:t>Enter 0 for you</w:t>
      </w:r>
      <w:r w:rsidR="00025DC7">
        <w:rPr>
          <w:b w:val="0"/>
          <w:bCs w:val="0"/>
        </w:rPr>
        <w:t>r</w:t>
      </w:r>
      <w:r>
        <w:rPr>
          <w:b w:val="0"/>
          <w:bCs w:val="0"/>
        </w:rPr>
        <w:t xml:space="preserve"> committed amount and </w:t>
      </w:r>
      <w:r w:rsidR="00A16140">
        <w:rPr>
          <w:b w:val="0"/>
          <w:bCs w:val="0"/>
        </w:rPr>
        <w:t xml:space="preserve">enter comments as to why you are deleting. </w:t>
      </w:r>
    </w:p>
    <w:p w14:paraId="337926F6" w14:textId="7E0AA877" w:rsidR="00A16140" w:rsidRDefault="00025DC7" w:rsidP="00C569BA">
      <w:pPr>
        <w:pStyle w:val="BODStyleTOC"/>
        <w:numPr>
          <w:ilvl w:val="0"/>
          <w:numId w:val="33"/>
        </w:numPr>
        <w:outlineLvl w:val="0"/>
        <w:rPr>
          <w:b w:val="0"/>
          <w:bCs w:val="0"/>
        </w:rPr>
      </w:pPr>
      <w:r>
        <w:rPr>
          <w:b w:val="0"/>
          <w:bCs w:val="0"/>
        </w:rPr>
        <w:t>Click</w:t>
      </w:r>
      <w:r w:rsidR="008E3BE3">
        <w:rPr>
          <w:b w:val="0"/>
          <w:bCs w:val="0"/>
        </w:rPr>
        <w:t xml:space="preserve"> </w:t>
      </w:r>
      <w:r>
        <w:rPr>
          <w:b w:val="0"/>
          <w:bCs w:val="0"/>
        </w:rPr>
        <w:t>“</w:t>
      </w:r>
      <w:r w:rsidR="008E3BE3">
        <w:rPr>
          <w:b w:val="0"/>
          <w:bCs w:val="0"/>
        </w:rPr>
        <w:t>VOID HOLD</w:t>
      </w:r>
      <w:r>
        <w:rPr>
          <w:b w:val="0"/>
          <w:bCs w:val="0"/>
        </w:rPr>
        <w:t>”</w:t>
      </w:r>
      <w:r w:rsidR="008E3BE3">
        <w:rPr>
          <w:b w:val="0"/>
          <w:bCs w:val="0"/>
        </w:rPr>
        <w:t xml:space="preserve">. </w:t>
      </w:r>
    </w:p>
    <w:p w14:paraId="6CEB3651" w14:textId="15069415" w:rsidR="008E3BE3" w:rsidRDefault="008E3BE3" w:rsidP="008E3BE3">
      <w:pPr>
        <w:pStyle w:val="BODStyleTOC"/>
        <w:outlineLvl w:val="0"/>
        <w:rPr>
          <w:b w:val="0"/>
          <w:bCs w:val="0"/>
        </w:rPr>
      </w:pPr>
      <w:r>
        <w:rPr>
          <w:noProof/>
        </w:rPr>
        <w:drawing>
          <wp:inline distT="0" distB="0" distL="0" distR="0" wp14:anchorId="386BA57F" wp14:editId="426991F9">
            <wp:extent cx="4619767" cy="1996963"/>
            <wp:effectExtent l="0" t="0" r="0" b="3810"/>
            <wp:docPr id="2124756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56951" name="Picture 1" descr="A screenshot of a computer&#10;&#10;Description automatically generated"/>
                    <pic:cNvPicPr/>
                  </pic:nvPicPr>
                  <pic:blipFill>
                    <a:blip r:embed="rId24"/>
                    <a:stretch>
                      <a:fillRect/>
                    </a:stretch>
                  </pic:blipFill>
                  <pic:spPr>
                    <a:xfrm>
                      <a:off x="0" y="0"/>
                      <a:ext cx="4644675" cy="2007730"/>
                    </a:xfrm>
                    <a:prstGeom prst="rect">
                      <a:avLst/>
                    </a:prstGeom>
                  </pic:spPr>
                </pic:pic>
              </a:graphicData>
            </a:graphic>
          </wp:inline>
        </w:drawing>
      </w:r>
    </w:p>
    <w:p w14:paraId="4671BE25" w14:textId="6374488F" w:rsidR="00191DBF" w:rsidRDefault="00CA555F" w:rsidP="00471E7F">
      <w:pPr>
        <w:pStyle w:val="BODStyleTOC"/>
        <w:numPr>
          <w:ilvl w:val="0"/>
          <w:numId w:val="34"/>
        </w:numPr>
        <w:outlineLvl w:val="0"/>
        <w:rPr>
          <w:b w:val="0"/>
          <w:bCs w:val="0"/>
        </w:rPr>
      </w:pPr>
      <w:r>
        <w:rPr>
          <w:b w:val="0"/>
          <w:bCs w:val="0"/>
        </w:rPr>
        <w:t xml:space="preserve">A pop up will appear. Click </w:t>
      </w:r>
      <w:r w:rsidR="00025DC7">
        <w:rPr>
          <w:b w:val="0"/>
          <w:bCs w:val="0"/>
        </w:rPr>
        <w:t>“</w:t>
      </w:r>
      <w:r>
        <w:rPr>
          <w:b w:val="0"/>
          <w:bCs w:val="0"/>
        </w:rPr>
        <w:t>OK</w:t>
      </w:r>
      <w:r w:rsidR="00025DC7">
        <w:rPr>
          <w:b w:val="0"/>
          <w:bCs w:val="0"/>
        </w:rPr>
        <w:t>”</w:t>
      </w:r>
      <w:r>
        <w:rPr>
          <w:b w:val="0"/>
          <w:bCs w:val="0"/>
        </w:rPr>
        <w:t xml:space="preserve"> to void the commitment.</w:t>
      </w:r>
    </w:p>
    <w:p w14:paraId="0D05F8F3" w14:textId="6C57904C" w:rsidR="006370B4" w:rsidRDefault="006370B4" w:rsidP="006370B4">
      <w:pPr>
        <w:pStyle w:val="BODStyleTOC"/>
        <w:ind w:left="360"/>
        <w:outlineLvl w:val="0"/>
        <w:rPr>
          <w:b w:val="0"/>
          <w:bCs w:val="0"/>
        </w:rPr>
      </w:pPr>
      <w:r>
        <w:rPr>
          <w:noProof/>
        </w:rPr>
        <w:drawing>
          <wp:inline distT="0" distB="0" distL="0" distR="0" wp14:anchorId="76479769" wp14:editId="7EA54BC9">
            <wp:extent cx="4314286" cy="1333333"/>
            <wp:effectExtent l="0" t="0" r="0" b="635"/>
            <wp:docPr id="423401331" name="Picture 1" descr="A white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01331" name="Picture 1" descr="A white box with black text&#10;&#10;Description automatically generated"/>
                    <pic:cNvPicPr/>
                  </pic:nvPicPr>
                  <pic:blipFill>
                    <a:blip r:embed="rId25"/>
                    <a:stretch>
                      <a:fillRect/>
                    </a:stretch>
                  </pic:blipFill>
                  <pic:spPr>
                    <a:xfrm>
                      <a:off x="0" y="0"/>
                      <a:ext cx="4314286" cy="1333333"/>
                    </a:xfrm>
                    <a:prstGeom prst="rect">
                      <a:avLst/>
                    </a:prstGeom>
                  </pic:spPr>
                </pic:pic>
              </a:graphicData>
            </a:graphic>
          </wp:inline>
        </w:drawing>
      </w:r>
    </w:p>
    <w:p w14:paraId="02D4F34B" w14:textId="3F58D946" w:rsidR="005C4CB2" w:rsidRDefault="005C4CB2" w:rsidP="005C4CB2">
      <w:pPr>
        <w:pStyle w:val="BODStyleTOC"/>
        <w:numPr>
          <w:ilvl w:val="0"/>
          <w:numId w:val="34"/>
        </w:numPr>
        <w:outlineLvl w:val="0"/>
        <w:rPr>
          <w:b w:val="0"/>
          <w:bCs w:val="0"/>
        </w:rPr>
      </w:pPr>
      <w:r>
        <w:rPr>
          <w:b w:val="0"/>
          <w:bCs w:val="0"/>
        </w:rPr>
        <w:t>You will then see the confirmation that your commitment was deleted. The amount you originally committed will change to zero.</w:t>
      </w:r>
    </w:p>
    <w:p w14:paraId="25DAA016" w14:textId="4C9FA087" w:rsidR="005C4CB2" w:rsidRDefault="003826BE" w:rsidP="005C4CB2">
      <w:pPr>
        <w:pStyle w:val="BODStyleTOC"/>
        <w:outlineLvl w:val="0"/>
        <w:rPr>
          <w:b w:val="0"/>
          <w:bCs w:val="0"/>
        </w:rPr>
      </w:pPr>
      <w:r>
        <w:rPr>
          <w:noProof/>
        </w:rPr>
        <w:drawing>
          <wp:inline distT="0" distB="0" distL="0" distR="0" wp14:anchorId="22DE3A34" wp14:editId="70970D6B">
            <wp:extent cx="5063319" cy="3211096"/>
            <wp:effectExtent l="0" t="0" r="4445" b="8890"/>
            <wp:docPr id="205594249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42499" name="Picture 1" descr="A screenshot of a computer screen&#10;&#10;Description automatically generated"/>
                    <pic:cNvPicPr/>
                  </pic:nvPicPr>
                  <pic:blipFill>
                    <a:blip r:embed="rId26"/>
                    <a:stretch>
                      <a:fillRect/>
                    </a:stretch>
                  </pic:blipFill>
                  <pic:spPr>
                    <a:xfrm>
                      <a:off x="0" y="0"/>
                      <a:ext cx="5069444" cy="3214981"/>
                    </a:xfrm>
                    <a:prstGeom prst="rect">
                      <a:avLst/>
                    </a:prstGeom>
                  </pic:spPr>
                </pic:pic>
              </a:graphicData>
            </a:graphic>
          </wp:inline>
        </w:drawing>
      </w:r>
    </w:p>
    <w:p w14:paraId="613B4F33" w14:textId="51232128" w:rsidR="003826BE" w:rsidRDefault="003826BE" w:rsidP="003826BE">
      <w:pPr>
        <w:pStyle w:val="BODStyleTOC"/>
        <w:numPr>
          <w:ilvl w:val="0"/>
          <w:numId w:val="34"/>
        </w:numPr>
        <w:outlineLvl w:val="0"/>
        <w:rPr>
          <w:b w:val="0"/>
          <w:bCs w:val="0"/>
        </w:rPr>
      </w:pPr>
      <w:r>
        <w:rPr>
          <w:b w:val="0"/>
          <w:bCs w:val="0"/>
        </w:rPr>
        <w:t xml:space="preserve">You may now enter a new commitment if you </w:t>
      </w:r>
      <w:proofErr w:type="gramStart"/>
      <w:r>
        <w:rPr>
          <w:b w:val="0"/>
          <w:bCs w:val="0"/>
        </w:rPr>
        <w:t>need</w:t>
      </w:r>
      <w:r w:rsidR="00025DC7">
        <w:rPr>
          <w:b w:val="0"/>
          <w:bCs w:val="0"/>
        </w:rPr>
        <w:t>ed</w:t>
      </w:r>
      <w:proofErr w:type="gramEnd"/>
      <w:r>
        <w:rPr>
          <w:b w:val="0"/>
          <w:bCs w:val="0"/>
        </w:rPr>
        <w:t xml:space="preserve">. </w:t>
      </w:r>
    </w:p>
    <w:p w14:paraId="22DB7F6D" w14:textId="77777777" w:rsidR="007A7427" w:rsidRDefault="007A7427" w:rsidP="007A7427">
      <w:pPr>
        <w:pStyle w:val="BODStyleTOC"/>
        <w:outlineLvl w:val="0"/>
        <w:rPr>
          <w:b w:val="0"/>
          <w:bCs w:val="0"/>
        </w:rPr>
      </w:pPr>
    </w:p>
    <w:p w14:paraId="711CBA49" w14:textId="77777777" w:rsidR="007A7427" w:rsidRDefault="007A7427" w:rsidP="007A7427">
      <w:pPr>
        <w:pStyle w:val="BODStyleTOC"/>
        <w:outlineLvl w:val="0"/>
        <w:rPr>
          <w:b w:val="0"/>
          <w:bCs w:val="0"/>
        </w:rPr>
      </w:pPr>
    </w:p>
    <w:p w14:paraId="77137EA9" w14:textId="77777777" w:rsidR="007A7427" w:rsidRDefault="007A7427" w:rsidP="007A7427">
      <w:pPr>
        <w:pStyle w:val="BODStyleTOC"/>
        <w:outlineLvl w:val="0"/>
        <w:rPr>
          <w:b w:val="0"/>
          <w:bCs w:val="0"/>
        </w:rPr>
      </w:pPr>
    </w:p>
    <w:p w14:paraId="0B88052A" w14:textId="77777777" w:rsidR="007A7427" w:rsidRDefault="007A7427" w:rsidP="007A7427">
      <w:pPr>
        <w:pStyle w:val="BODStyleTOC"/>
        <w:outlineLvl w:val="0"/>
        <w:rPr>
          <w:b w:val="0"/>
          <w:bCs w:val="0"/>
        </w:rPr>
      </w:pPr>
    </w:p>
    <w:p w14:paraId="4193CD2B" w14:textId="77777777" w:rsidR="007A7427" w:rsidRDefault="007A7427" w:rsidP="007A7427">
      <w:pPr>
        <w:pStyle w:val="BODStyleTOC"/>
        <w:outlineLvl w:val="0"/>
        <w:rPr>
          <w:b w:val="0"/>
          <w:bCs w:val="0"/>
        </w:rPr>
      </w:pPr>
    </w:p>
    <w:p w14:paraId="557FDAEF" w14:textId="77777777" w:rsidR="007A7427" w:rsidRDefault="007A7427" w:rsidP="007A7427">
      <w:pPr>
        <w:pStyle w:val="BODStyleTOC"/>
        <w:outlineLvl w:val="0"/>
        <w:rPr>
          <w:b w:val="0"/>
          <w:bCs w:val="0"/>
        </w:rPr>
      </w:pPr>
    </w:p>
    <w:p w14:paraId="6D472940" w14:textId="77777777" w:rsidR="007A7427" w:rsidRDefault="007A7427" w:rsidP="007A7427">
      <w:pPr>
        <w:pStyle w:val="BODStyleTOC"/>
        <w:outlineLvl w:val="0"/>
        <w:rPr>
          <w:b w:val="0"/>
          <w:bCs w:val="0"/>
        </w:rPr>
      </w:pPr>
    </w:p>
    <w:p w14:paraId="71768BDE" w14:textId="77777777" w:rsidR="007A7427" w:rsidRDefault="007A7427" w:rsidP="007A7427">
      <w:pPr>
        <w:pStyle w:val="BODStyleTOC"/>
        <w:outlineLvl w:val="0"/>
        <w:rPr>
          <w:b w:val="0"/>
          <w:bCs w:val="0"/>
        </w:rPr>
      </w:pPr>
    </w:p>
    <w:p w14:paraId="7342E852" w14:textId="77777777" w:rsidR="007A7427" w:rsidRDefault="007A7427" w:rsidP="007A7427">
      <w:pPr>
        <w:pStyle w:val="BODStyleTOC"/>
        <w:outlineLvl w:val="0"/>
        <w:rPr>
          <w:b w:val="0"/>
          <w:bCs w:val="0"/>
        </w:rPr>
      </w:pPr>
    </w:p>
    <w:p w14:paraId="4BFD918B" w14:textId="77777777" w:rsidR="007A7427" w:rsidRDefault="007A7427" w:rsidP="007A7427">
      <w:pPr>
        <w:pStyle w:val="BODStyleTOC"/>
        <w:outlineLvl w:val="0"/>
        <w:rPr>
          <w:b w:val="0"/>
          <w:bCs w:val="0"/>
        </w:rPr>
      </w:pPr>
    </w:p>
    <w:p w14:paraId="1F47D1CD" w14:textId="77777777" w:rsidR="007A7427" w:rsidRDefault="007A7427" w:rsidP="007A7427">
      <w:pPr>
        <w:pStyle w:val="BODStyleTOC"/>
        <w:outlineLvl w:val="0"/>
        <w:rPr>
          <w:b w:val="0"/>
          <w:bCs w:val="0"/>
        </w:rPr>
      </w:pPr>
    </w:p>
    <w:p w14:paraId="1DEFAB5F" w14:textId="77777777" w:rsidR="007A7427" w:rsidRPr="001124C0" w:rsidRDefault="007A7427" w:rsidP="007A7427">
      <w:pPr>
        <w:pStyle w:val="BODStyleTOC"/>
        <w:outlineLvl w:val="0"/>
        <w:rPr>
          <w:b w:val="0"/>
          <w:bCs w:val="0"/>
        </w:rPr>
      </w:pPr>
    </w:p>
    <w:p w14:paraId="451CF053" w14:textId="58E08B26" w:rsidR="00D27927" w:rsidRDefault="00EE6952" w:rsidP="00B1012D">
      <w:pPr>
        <w:pStyle w:val="BODStyleTOC"/>
        <w:outlineLvl w:val="0"/>
        <w:rPr>
          <w:b w:val="0"/>
          <w:bCs w:val="0"/>
        </w:rPr>
      </w:pPr>
      <w:r>
        <w:rPr>
          <w:color w:val="0070C0"/>
        </w:rPr>
        <w:t xml:space="preserve">FAQs and </w:t>
      </w:r>
      <w:r w:rsidR="004B1760">
        <w:rPr>
          <w:color w:val="0070C0"/>
        </w:rPr>
        <w:t>Additional Information</w:t>
      </w:r>
    </w:p>
    <w:p w14:paraId="698093CF" w14:textId="0190DD5F" w:rsidR="00B1012D" w:rsidRDefault="00025DC7" w:rsidP="00B1012D">
      <w:pPr>
        <w:pStyle w:val="BODStyleTOC"/>
        <w:numPr>
          <w:ilvl w:val="0"/>
          <w:numId w:val="34"/>
        </w:numPr>
        <w:outlineLvl w:val="0"/>
        <w:rPr>
          <w:b w:val="0"/>
          <w:bCs w:val="0"/>
        </w:rPr>
      </w:pPr>
      <w:r>
        <w:rPr>
          <w:u w:val="single"/>
        </w:rPr>
        <w:t>Debt Collection:</w:t>
      </w:r>
      <w:r>
        <w:rPr>
          <w:b w:val="0"/>
          <w:bCs w:val="0"/>
        </w:rPr>
        <w:t xml:space="preserve"> </w:t>
      </w:r>
      <w:r w:rsidR="00EB2719">
        <w:rPr>
          <w:b w:val="0"/>
          <w:bCs w:val="0"/>
        </w:rPr>
        <w:t xml:space="preserve">If the </w:t>
      </w:r>
      <w:proofErr w:type="gramStart"/>
      <w:r w:rsidR="00EB2719">
        <w:rPr>
          <w:b w:val="0"/>
          <w:bCs w:val="0"/>
        </w:rPr>
        <w:t>move out</w:t>
      </w:r>
      <w:proofErr w:type="gramEnd"/>
      <w:r w:rsidR="00EB2719">
        <w:rPr>
          <w:b w:val="0"/>
          <w:bCs w:val="0"/>
        </w:rPr>
        <w:t xml:space="preserve"> date is more than 6 years old on the account, we can no longer collect on the debt.</w:t>
      </w:r>
    </w:p>
    <w:p w14:paraId="3ADD988C" w14:textId="768722BE" w:rsidR="00B45B70" w:rsidRDefault="00025DC7" w:rsidP="005A5366">
      <w:pPr>
        <w:pStyle w:val="BODStyleTOC"/>
        <w:numPr>
          <w:ilvl w:val="0"/>
          <w:numId w:val="34"/>
        </w:numPr>
        <w:outlineLvl w:val="0"/>
        <w:rPr>
          <w:b w:val="0"/>
          <w:bCs w:val="0"/>
        </w:rPr>
      </w:pPr>
      <w:r>
        <w:rPr>
          <w:u w:val="single"/>
        </w:rPr>
        <w:t>New Service:</w:t>
      </w:r>
      <w:r>
        <w:rPr>
          <w:b w:val="0"/>
          <w:bCs w:val="0"/>
        </w:rPr>
        <w:t xml:space="preserve"> </w:t>
      </w:r>
      <w:r w:rsidR="00A204FD">
        <w:rPr>
          <w:b w:val="0"/>
          <w:bCs w:val="0"/>
        </w:rPr>
        <w:t xml:space="preserve">If a customer </w:t>
      </w:r>
      <w:r w:rsidR="005F427C">
        <w:rPr>
          <w:b w:val="0"/>
          <w:bCs w:val="0"/>
        </w:rPr>
        <w:t>needs</w:t>
      </w:r>
      <w:r w:rsidR="00A204FD">
        <w:rPr>
          <w:b w:val="0"/>
          <w:bCs w:val="0"/>
        </w:rPr>
        <w:t xml:space="preserve"> to start new service, </w:t>
      </w:r>
      <w:r w:rsidR="00253CA8">
        <w:rPr>
          <w:b w:val="0"/>
          <w:bCs w:val="0"/>
        </w:rPr>
        <w:t xml:space="preserve">in </w:t>
      </w:r>
      <w:r w:rsidR="00A204FD">
        <w:rPr>
          <w:b w:val="0"/>
          <w:bCs w:val="0"/>
        </w:rPr>
        <w:t xml:space="preserve">the </w:t>
      </w:r>
      <w:r w:rsidR="00253CA8">
        <w:rPr>
          <w:b w:val="0"/>
          <w:bCs w:val="0"/>
        </w:rPr>
        <w:t>Details tab,</w:t>
      </w:r>
      <w:r w:rsidR="00703C49">
        <w:rPr>
          <w:b w:val="0"/>
          <w:bCs w:val="0"/>
        </w:rPr>
        <w:t xml:space="preserve"> the</w:t>
      </w:r>
      <w:r w:rsidR="00703C49" w:rsidRPr="00F477F2">
        <w:rPr>
          <w:b w:val="0"/>
          <w:bCs w:val="0"/>
        </w:rPr>
        <w:t xml:space="preserve"> “ENERGY TOTALS” section of “</w:t>
      </w:r>
      <w:r w:rsidR="00703C49">
        <w:rPr>
          <w:b w:val="0"/>
          <w:bCs w:val="0"/>
        </w:rPr>
        <w:t>TOTAL BALANCE</w:t>
      </w:r>
      <w:r w:rsidR="00703C49" w:rsidRPr="00F477F2">
        <w:rPr>
          <w:b w:val="0"/>
          <w:bCs w:val="0"/>
        </w:rPr>
        <w:t>”</w:t>
      </w:r>
      <w:r w:rsidR="00A204FD">
        <w:rPr>
          <w:b w:val="0"/>
          <w:bCs w:val="0"/>
        </w:rPr>
        <w:t xml:space="preserve"> </w:t>
      </w:r>
      <w:r w:rsidR="00B45B70">
        <w:rPr>
          <w:b w:val="0"/>
          <w:bCs w:val="0"/>
        </w:rPr>
        <w:t xml:space="preserve">of their previous account must be paid first. </w:t>
      </w:r>
    </w:p>
    <w:p w14:paraId="0EEC5720" w14:textId="4D6E1D1F" w:rsidR="005A5366" w:rsidRDefault="00025DC7" w:rsidP="005A5366">
      <w:pPr>
        <w:pStyle w:val="BODStyleTOC"/>
        <w:numPr>
          <w:ilvl w:val="0"/>
          <w:numId w:val="34"/>
        </w:numPr>
        <w:outlineLvl w:val="0"/>
        <w:rPr>
          <w:b w:val="0"/>
          <w:bCs w:val="0"/>
        </w:rPr>
      </w:pPr>
      <w:r>
        <w:rPr>
          <w:u w:val="single"/>
        </w:rPr>
        <w:t>Service Reconnection:</w:t>
      </w:r>
      <w:r>
        <w:rPr>
          <w:b w:val="0"/>
          <w:bCs w:val="0"/>
        </w:rPr>
        <w:t xml:space="preserve"> </w:t>
      </w:r>
      <w:r w:rsidR="005A5366">
        <w:rPr>
          <w:b w:val="0"/>
          <w:bCs w:val="0"/>
        </w:rPr>
        <w:t xml:space="preserve">If a customer is disconnected, once the commitment is </w:t>
      </w:r>
      <w:proofErr w:type="gramStart"/>
      <w:r w:rsidR="005A5366">
        <w:rPr>
          <w:b w:val="0"/>
          <w:bCs w:val="0"/>
        </w:rPr>
        <w:t>place</w:t>
      </w:r>
      <w:proofErr w:type="gramEnd"/>
      <w:r w:rsidR="005A5366">
        <w:rPr>
          <w:b w:val="0"/>
          <w:bCs w:val="0"/>
        </w:rPr>
        <w:t xml:space="preserve">, they need to call </w:t>
      </w:r>
      <w:r>
        <w:rPr>
          <w:b w:val="0"/>
          <w:bCs w:val="0"/>
        </w:rPr>
        <w:t xml:space="preserve">Consumers Energy Customer Service at </w:t>
      </w:r>
      <w:r w:rsidR="005A5366">
        <w:rPr>
          <w:b w:val="0"/>
          <w:bCs w:val="0"/>
        </w:rPr>
        <w:t xml:space="preserve">800-477-5050 </w:t>
      </w:r>
      <w:r w:rsidR="00A37CBF">
        <w:rPr>
          <w:b w:val="0"/>
          <w:bCs w:val="0"/>
        </w:rPr>
        <w:t>to</w:t>
      </w:r>
      <w:r w:rsidR="005A5366">
        <w:rPr>
          <w:b w:val="0"/>
          <w:bCs w:val="0"/>
        </w:rPr>
        <w:t xml:space="preserve"> start reconnection. </w:t>
      </w:r>
      <w:r>
        <w:rPr>
          <w:b w:val="0"/>
          <w:bCs w:val="0"/>
        </w:rPr>
        <w:t xml:space="preserve">The Energy Assistance Team </w:t>
      </w:r>
      <w:r w:rsidR="00B036CC">
        <w:rPr>
          <w:b w:val="0"/>
          <w:bCs w:val="0"/>
        </w:rPr>
        <w:t xml:space="preserve">cannot process reconnections. </w:t>
      </w:r>
    </w:p>
    <w:p w14:paraId="4DD82E5D" w14:textId="07E08FCE" w:rsidR="00B036CC" w:rsidRDefault="00025DC7" w:rsidP="005A5366">
      <w:pPr>
        <w:pStyle w:val="BODStyleTOC"/>
        <w:numPr>
          <w:ilvl w:val="0"/>
          <w:numId w:val="34"/>
        </w:numPr>
        <w:outlineLvl w:val="0"/>
        <w:rPr>
          <w:b w:val="0"/>
          <w:bCs w:val="0"/>
        </w:rPr>
      </w:pPr>
      <w:r>
        <w:rPr>
          <w:u w:val="single"/>
        </w:rPr>
        <w:t>Theft/Fraud:</w:t>
      </w:r>
      <w:r>
        <w:rPr>
          <w:b w:val="0"/>
          <w:bCs w:val="0"/>
        </w:rPr>
        <w:t xml:space="preserve"> </w:t>
      </w:r>
      <w:r w:rsidR="003274B7">
        <w:rPr>
          <w:b w:val="0"/>
          <w:bCs w:val="0"/>
        </w:rPr>
        <w:t>When</w:t>
      </w:r>
      <w:r w:rsidR="00BA3D7A">
        <w:rPr>
          <w:b w:val="0"/>
          <w:bCs w:val="0"/>
        </w:rPr>
        <w:t xml:space="preserve"> an account has Theft or Fraud marke</w:t>
      </w:r>
      <w:r w:rsidR="00190473">
        <w:rPr>
          <w:b w:val="0"/>
          <w:bCs w:val="0"/>
        </w:rPr>
        <w:t>d, please call the number listed in CE P</w:t>
      </w:r>
      <w:r w:rsidR="009A3328">
        <w:rPr>
          <w:b w:val="0"/>
          <w:bCs w:val="0"/>
        </w:rPr>
        <w:t>ASS</w:t>
      </w:r>
      <w:r w:rsidR="00190473">
        <w:rPr>
          <w:b w:val="0"/>
          <w:bCs w:val="0"/>
        </w:rPr>
        <w:t xml:space="preserve">. If </w:t>
      </w:r>
      <w:r w:rsidR="00CA007C">
        <w:rPr>
          <w:b w:val="0"/>
          <w:bCs w:val="0"/>
        </w:rPr>
        <w:t>you have</w:t>
      </w:r>
      <w:r w:rsidR="00190473">
        <w:rPr>
          <w:b w:val="0"/>
          <w:bCs w:val="0"/>
        </w:rPr>
        <w:t xml:space="preserve"> no call back number, please leave your email address on the voicemail.</w:t>
      </w:r>
    </w:p>
    <w:p w14:paraId="4A8D66CA" w14:textId="77D2E10A" w:rsidR="00190473" w:rsidRDefault="00025DC7" w:rsidP="005A5366">
      <w:pPr>
        <w:pStyle w:val="BODStyleTOC"/>
        <w:numPr>
          <w:ilvl w:val="0"/>
          <w:numId w:val="34"/>
        </w:numPr>
        <w:outlineLvl w:val="0"/>
        <w:rPr>
          <w:b w:val="0"/>
          <w:bCs w:val="0"/>
        </w:rPr>
      </w:pPr>
      <w:r>
        <w:rPr>
          <w:u w:val="single"/>
        </w:rPr>
        <w:t>Disconnection Policy:</w:t>
      </w:r>
      <w:r>
        <w:rPr>
          <w:b w:val="0"/>
          <w:bCs w:val="0"/>
        </w:rPr>
        <w:t xml:space="preserve"> Customers will not be disconnected due to non-energy charges. Only charges related to energy consumption can lead to </w:t>
      </w:r>
      <w:r w:rsidR="009B5F3A">
        <w:rPr>
          <w:b w:val="0"/>
          <w:bCs w:val="0"/>
        </w:rPr>
        <w:t>disconnection</w:t>
      </w:r>
      <w:r w:rsidR="00B420A1">
        <w:rPr>
          <w:b w:val="0"/>
          <w:bCs w:val="0"/>
        </w:rPr>
        <w:t xml:space="preserve">. </w:t>
      </w:r>
    </w:p>
    <w:p w14:paraId="35CD149C" w14:textId="059D12EC" w:rsidR="0061593F" w:rsidRDefault="009B5F3A" w:rsidP="005A5366">
      <w:pPr>
        <w:pStyle w:val="BODStyleTOC"/>
        <w:numPr>
          <w:ilvl w:val="0"/>
          <w:numId w:val="34"/>
        </w:numPr>
        <w:outlineLvl w:val="0"/>
        <w:rPr>
          <w:b w:val="0"/>
          <w:bCs w:val="0"/>
        </w:rPr>
      </w:pPr>
      <w:r>
        <w:rPr>
          <w:u w:val="single"/>
        </w:rPr>
        <w:t>Senior Customers:</w:t>
      </w:r>
      <w:r>
        <w:rPr>
          <w:b w:val="0"/>
          <w:bCs w:val="0"/>
        </w:rPr>
        <w:t xml:space="preserve"> </w:t>
      </w:r>
      <w:r w:rsidR="0092679F">
        <w:rPr>
          <w:b w:val="0"/>
          <w:bCs w:val="0"/>
        </w:rPr>
        <w:t>If a customer is a senior citizen</w:t>
      </w:r>
      <w:r w:rsidR="00274C16">
        <w:rPr>
          <w:b w:val="0"/>
          <w:bCs w:val="0"/>
        </w:rPr>
        <w:t xml:space="preserve">, but their account is not reflecting that, we cannot </w:t>
      </w:r>
      <w:r w:rsidR="00724632">
        <w:rPr>
          <w:b w:val="0"/>
          <w:bCs w:val="0"/>
        </w:rPr>
        <w:t xml:space="preserve">change their account. The customer will need to call </w:t>
      </w:r>
      <w:r>
        <w:rPr>
          <w:b w:val="0"/>
          <w:bCs w:val="0"/>
        </w:rPr>
        <w:t>Consumers</w:t>
      </w:r>
      <w:r w:rsidR="008029D3">
        <w:rPr>
          <w:b w:val="0"/>
          <w:bCs w:val="0"/>
        </w:rPr>
        <w:t xml:space="preserve"> Energy Customer Service at </w:t>
      </w:r>
      <w:r w:rsidR="00724632">
        <w:rPr>
          <w:b w:val="0"/>
          <w:bCs w:val="0"/>
        </w:rPr>
        <w:t xml:space="preserve">800-477-5050 and </w:t>
      </w:r>
      <w:proofErr w:type="gramStart"/>
      <w:r w:rsidR="00724632">
        <w:rPr>
          <w:b w:val="0"/>
          <w:bCs w:val="0"/>
        </w:rPr>
        <w:t>discuss</w:t>
      </w:r>
      <w:proofErr w:type="gramEnd"/>
      <w:r w:rsidR="00724632">
        <w:rPr>
          <w:b w:val="0"/>
          <w:bCs w:val="0"/>
        </w:rPr>
        <w:t xml:space="preserve"> with a customer representative.</w:t>
      </w:r>
    </w:p>
    <w:p w14:paraId="76DC3903" w14:textId="68472C45" w:rsidR="00DB2557" w:rsidRDefault="008029D3" w:rsidP="00686550">
      <w:pPr>
        <w:pStyle w:val="BODStyleTOC"/>
        <w:numPr>
          <w:ilvl w:val="0"/>
          <w:numId w:val="34"/>
        </w:numPr>
        <w:outlineLvl w:val="0"/>
        <w:rPr>
          <w:b w:val="0"/>
          <w:bCs w:val="0"/>
        </w:rPr>
      </w:pPr>
      <w:r>
        <w:rPr>
          <w:u w:val="single"/>
        </w:rPr>
        <w:t>Customer Documents:</w:t>
      </w:r>
      <w:r>
        <w:rPr>
          <w:b w:val="0"/>
          <w:bCs w:val="0"/>
        </w:rPr>
        <w:t xml:space="preserve"> </w:t>
      </w:r>
      <w:r w:rsidR="00FE6C2F">
        <w:rPr>
          <w:b w:val="0"/>
          <w:bCs w:val="0"/>
        </w:rPr>
        <w:t xml:space="preserve">We cannot recreate </w:t>
      </w:r>
      <w:r w:rsidR="008915B7">
        <w:rPr>
          <w:b w:val="0"/>
          <w:bCs w:val="0"/>
        </w:rPr>
        <w:t>S</w:t>
      </w:r>
      <w:r w:rsidR="00FE6C2F">
        <w:rPr>
          <w:b w:val="0"/>
          <w:bCs w:val="0"/>
        </w:rPr>
        <w:t>hut-off balance</w:t>
      </w:r>
      <w:r w:rsidR="008915B7">
        <w:rPr>
          <w:b w:val="0"/>
          <w:bCs w:val="0"/>
        </w:rPr>
        <w:t xml:space="preserve"> letters</w:t>
      </w:r>
      <w:r w:rsidR="00FE6C2F">
        <w:rPr>
          <w:b w:val="0"/>
          <w:bCs w:val="0"/>
        </w:rPr>
        <w:t xml:space="preserve"> or Client Info Statements. If time has </w:t>
      </w:r>
      <w:r>
        <w:rPr>
          <w:b w:val="0"/>
          <w:bCs w:val="0"/>
        </w:rPr>
        <w:t>passed</w:t>
      </w:r>
      <w:r w:rsidR="00FE6C2F">
        <w:rPr>
          <w:b w:val="0"/>
          <w:bCs w:val="0"/>
        </w:rPr>
        <w:t xml:space="preserve"> and you are missing a document</w:t>
      </w:r>
      <w:r w:rsidR="008915B7">
        <w:rPr>
          <w:b w:val="0"/>
          <w:bCs w:val="0"/>
        </w:rPr>
        <w:t>,</w:t>
      </w:r>
      <w:r w:rsidR="00FE6C2F">
        <w:rPr>
          <w:b w:val="0"/>
          <w:bCs w:val="0"/>
        </w:rPr>
        <w:t xml:space="preserve"> </w:t>
      </w:r>
      <w:r>
        <w:rPr>
          <w:b w:val="0"/>
          <w:bCs w:val="0"/>
        </w:rPr>
        <w:t>reference</w:t>
      </w:r>
      <w:r w:rsidR="005B33C5">
        <w:rPr>
          <w:b w:val="0"/>
          <w:bCs w:val="0"/>
        </w:rPr>
        <w:t xml:space="preserve"> the Itemized Statement </w:t>
      </w:r>
      <w:r w:rsidR="00C94358">
        <w:rPr>
          <w:b w:val="0"/>
          <w:bCs w:val="0"/>
        </w:rPr>
        <w:t xml:space="preserve">(under </w:t>
      </w:r>
      <w:r w:rsidR="003F4CD9">
        <w:rPr>
          <w:b w:val="0"/>
          <w:bCs w:val="0"/>
        </w:rPr>
        <w:t>“</w:t>
      </w:r>
      <w:r w:rsidR="00C94358">
        <w:rPr>
          <w:b w:val="0"/>
          <w:bCs w:val="0"/>
        </w:rPr>
        <w:t>Account Reports</w:t>
      </w:r>
      <w:r w:rsidR="003F4CD9">
        <w:rPr>
          <w:b w:val="0"/>
          <w:bCs w:val="0"/>
        </w:rPr>
        <w:t>”</w:t>
      </w:r>
      <w:r w:rsidR="00C94358">
        <w:rPr>
          <w:b w:val="0"/>
          <w:bCs w:val="0"/>
        </w:rPr>
        <w:t xml:space="preserve"> tab) or an old bill </w:t>
      </w:r>
      <w:r w:rsidR="00DB2557">
        <w:rPr>
          <w:b w:val="0"/>
          <w:bCs w:val="0"/>
        </w:rPr>
        <w:t xml:space="preserve">(under </w:t>
      </w:r>
      <w:r w:rsidR="003F4CD9">
        <w:rPr>
          <w:b w:val="0"/>
          <w:bCs w:val="0"/>
        </w:rPr>
        <w:t>“</w:t>
      </w:r>
      <w:r w:rsidR="00DB2557">
        <w:rPr>
          <w:b w:val="0"/>
          <w:bCs w:val="0"/>
        </w:rPr>
        <w:t>Billing History</w:t>
      </w:r>
      <w:r w:rsidR="003F4CD9">
        <w:rPr>
          <w:b w:val="0"/>
          <w:bCs w:val="0"/>
        </w:rPr>
        <w:t>”</w:t>
      </w:r>
      <w:r w:rsidR="00DB2557">
        <w:rPr>
          <w:b w:val="0"/>
          <w:bCs w:val="0"/>
        </w:rPr>
        <w:t xml:space="preserve"> tab).</w:t>
      </w:r>
    </w:p>
    <w:p w14:paraId="4E84A685" w14:textId="77777777" w:rsidR="00F01A12" w:rsidRDefault="00F01A12" w:rsidP="00F01A12">
      <w:pPr>
        <w:pStyle w:val="BODStyleTOC"/>
        <w:outlineLvl w:val="0"/>
        <w:rPr>
          <w:b w:val="0"/>
          <w:bCs w:val="0"/>
        </w:rPr>
      </w:pPr>
    </w:p>
    <w:p w14:paraId="11884599" w14:textId="77777777" w:rsidR="00AF5B9B" w:rsidRPr="00EB4827" w:rsidRDefault="00AF5B9B" w:rsidP="00AF5B9B">
      <w:pPr>
        <w:rPr>
          <w:b/>
          <w:bCs/>
          <w:color w:val="005DB4" w:themeColor="text2"/>
        </w:rPr>
      </w:pPr>
      <w:r w:rsidRPr="00EB4827">
        <w:rPr>
          <w:b/>
          <w:bCs/>
          <w:color w:val="005DB4" w:themeColor="text2"/>
        </w:rPr>
        <w:t>Revision History</w:t>
      </w:r>
    </w:p>
    <w:tbl>
      <w:tblPr>
        <w:tblStyle w:val="ListTable3-Accent5"/>
        <w:tblW w:w="9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4280"/>
        <w:gridCol w:w="3132"/>
      </w:tblGrid>
      <w:tr w:rsidR="00AF5B9B" w14:paraId="53D203CF" w14:textId="77777777" w:rsidTr="003F4CD9">
        <w:trPr>
          <w:cnfStyle w:val="100000000000" w:firstRow="1" w:lastRow="0" w:firstColumn="0" w:lastColumn="0" w:oddVBand="0" w:evenVBand="0" w:oddHBand="0" w:evenHBand="0" w:firstRowFirstColumn="0" w:firstRowLastColumn="0" w:lastRowFirstColumn="0" w:lastRowLastColumn="0"/>
          <w:trHeight w:val="330"/>
        </w:trPr>
        <w:tc>
          <w:tcPr>
            <w:cnfStyle w:val="001000000100" w:firstRow="0" w:lastRow="0" w:firstColumn="1" w:lastColumn="0" w:oddVBand="0" w:evenVBand="0" w:oddHBand="0" w:evenHBand="0" w:firstRowFirstColumn="1" w:firstRowLastColumn="0" w:lastRowFirstColumn="0" w:lastRowLastColumn="0"/>
            <w:tcW w:w="1985" w:type="dxa"/>
            <w:tcBorders>
              <w:bottom w:val="none" w:sz="0" w:space="0" w:color="auto"/>
              <w:right w:val="none" w:sz="0" w:space="0" w:color="auto"/>
            </w:tcBorders>
          </w:tcPr>
          <w:p w14:paraId="33E2C012" w14:textId="77777777" w:rsidR="00AF5B9B" w:rsidRDefault="00AF5B9B" w:rsidP="00AD0EC2">
            <w:r>
              <w:t>Date of Revision</w:t>
            </w:r>
          </w:p>
        </w:tc>
        <w:tc>
          <w:tcPr>
            <w:tcW w:w="4280" w:type="dxa"/>
          </w:tcPr>
          <w:p w14:paraId="1CEF42F1" w14:textId="77777777" w:rsidR="00AF5B9B" w:rsidRDefault="00AF5B9B" w:rsidP="00AD0EC2">
            <w:pPr>
              <w:cnfStyle w:val="100000000000" w:firstRow="1" w:lastRow="0" w:firstColumn="0" w:lastColumn="0" w:oddVBand="0" w:evenVBand="0" w:oddHBand="0" w:evenHBand="0" w:firstRowFirstColumn="0" w:firstRowLastColumn="0" w:lastRowFirstColumn="0" w:lastRowLastColumn="0"/>
            </w:pPr>
            <w:r>
              <w:t>Description</w:t>
            </w:r>
          </w:p>
        </w:tc>
        <w:tc>
          <w:tcPr>
            <w:tcW w:w="3132" w:type="dxa"/>
          </w:tcPr>
          <w:p w14:paraId="21E7C735" w14:textId="77777777" w:rsidR="00AF5B9B" w:rsidRDefault="00AF5B9B" w:rsidP="00AD0EC2">
            <w:pPr>
              <w:cnfStyle w:val="100000000000" w:firstRow="1" w:lastRow="0" w:firstColumn="0" w:lastColumn="0" w:oddVBand="0" w:evenVBand="0" w:oddHBand="0" w:evenHBand="0" w:firstRowFirstColumn="0" w:firstRowLastColumn="0" w:lastRowFirstColumn="0" w:lastRowLastColumn="0"/>
            </w:pPr>
            <w:r>
              <w:t>Name of Revisor</w:t>
            </w:r>
          </w:p>
        </w:tc>
      </w:tr>
      <w:tr w:rsidR="00AF5B9B" w:rsidRPr="007F1CED" w14:paraId="536EBA41" w14:textId="77777777" w:rsidTr="003F4CD9">
        <w:trPr>
          <w:cnfStyle w:val="000000100000" w:firstRow="0" w:lastRow="0" w:firstColumn="0" w:lastColumn="0" w:oddVBand="0" w:evenVBand="0" w:oddHBand="1"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1985" w:type="dxa"/>
            <w:tcBorders>
              <w:top w:val="none" w:sz="0" w:space="0" w:color="auto"/>
              <w:bottom w:val="none" w:sz="0" w:space="0" w:color="auto"/>
              <w:right w:val="none" w:sz="0" w:space="0" w:color="auto"/>
            </w:tcBorders>
          </w:tcPr>
          <w:p w14:paraId="3AE907F2" w14:textId="23ACE40F" w:rsidR="00AF5B9B" w:rsidRPr="007F1CED" w:rsidRDefault="00AF5B9B" w:rsidP="00AD0EC2">
            <w:pPr>
              <w:rPr>
                <w:b w:val="0"/>
                <w:bCs w:val="0"/>
              </w:rPr>
            </w:pPr>
            <w:r>
              <w:rPr>
                <w:b w:val="0"/>
                <w:bCs w:val="0"/>
              </w:rPr>
              <w:t>2/</w:t>
            </w:r>
            <w:r w:rsidR="002E2F90">
              <w:rPr>
                <w:b w:val="0"/>
                <w:bCs w:val="0"/>
              </w:rPr>
              <w:t>15</w:t>
            </w:r>
            <w:r>
              <w:rPr>
                <w:b w:val="0"/>
                <w:bCs w:val="0"/>
              </w:rPr>
              <w:t>/2</w:t>
            </w:r>
            <w:r w:rsidR="002E2F90">
              <w:rPr>
                <w:b w:val="0"/>
                <w:bCs w:val="0"/>
              </w:rPr>
              <w:t>5</w:t>
            </w:r>
          </w:p>
        </w:tc>
        <w:tc>
          <w:tcPr>
            <w:tcW w:w="4280" w:type="dxa"/>
            <w:tcBorders>
              <w:top w:val="none" w:sz="0" w:space="0" w:color="auto"/>
              <w:bottom w:val="none" w:sz="0" w:space="0" w:color="auto"/>
            </w:tcBorders>
          </w:tcPr>
          <w:p w14:paraId="18E2B066" w14:textId="77777777" w:rsidR="00AF5B9B" w:rsidRPr="007F1CED" w:rsidRDefault="00AF5B9B" w:rsidP="00AD0EC2">
            <w:pPr>
              <w:cnfStyle w:val="000000100000" w:firstRow="0" w:lastRow="0" w:firstColumn="0" w:lastColumn="0" w:oddVBand="0" w:evenVBand="0" w:oddHBand="1" w:evenHBand="0" w:firstRowFirstColumn="0" w:firstRowLastColumn="0" w:lastRowFirstColumn="0" w:lastRowLastColumn="0"/>
            </w:pPr>
            <w:r>
              <w:t>Create job aid</w:t>
            </w:r>
          </w:p>
        </w:tc>
        <w:tc>
          <w:tcPr>
            <w:tcW w:w="3132" w:type="dxa"/>
            <w:tcBorders>
              <w:top w:val="none" w:sz="0" w:space="0" w:color="auto"/>
              <w:bottom w:val="none" w:sz="0" w:space="0" w:color="auto"/>
            </w:tcBorders>
          </w:tcPr>
          <w:p w14:paraId="1BDD2B70" w14:textId="77777777" w:rsidR="00AF5B9B" w:rsidRDefault="00AF5B9B" w:rsidP="00AD0EC2">
            <w:pPr>
              <w:cnfStyle w:val="000000100000" w:firstRow="0" w:lastRow="0" w:firstColumn="0" w:lastColumn="0" w:oddVBand="0" w:evenVBand="0" w:oddHBand="1" w:evenHBand="0" w:firstRowFirstColumn="0" w:firstRowLastColumn="0" w:lastRowFirstColumn="0" w:lastRowLastColumn="0"/>
            </w:pPr>
            <w:r>
              <w:t>Melissa Benzenberg</w:t>
            </w:r>
          </w:p>
          <w:p w14:paraId="4B95F898" w14:textId="1D7B3CEE" w:rsidR="00AF5B9B" w:rsidRPr="007F1CED" w:rsidRDefault="00AF5B9B" w:rsidP="00AD0EC2">
            <w:pPr>
              <w:cnfStyle w:val="000000100000" w:firstRow="0" w:lastRow="0" w:firstColumn="0" w:lastColumn="0" w:oddVBand="0" w:evenVBand="0" w:oddHBand="1" w:evenHBand="0" w:firstRowFirstColumn="0" w:firstRowLastColumn="0" w:lastRowFirstColumn="0" w:lastRowLastColumn="0"/>
            </w:pPr>
            <w:r>
              <w:t>Consuelo Gomez</w:t>
            </w:r>
          </w:p>
        </w:tc>
      </w:tr>
      <w:tr w:rsidR="00AF5B9B" w:rsidRPr="007F1CED" w14:paraId="459BE2D9" w14:textId="77777777" w:rsidTr="003F4CD9">
        <w:trPr>
          <w:trHeight w:val="330"/>
        </w:trPr>
        <w:tc>
          <w:tcPr>
            <w:cnfStyle w:val="001000000000" w:firstRow="0" w:lastRow="0" w:firstColumn="1" w:lastColumn="0" w:oddVBand="0" w:evenVBand="0" w:oddHBand="0" w:evenHBand="0" w:firstRowFirstColumn="0" w:firstRowLastColumn="0" w:lastRowFirstColumn="0" w:lastRowLastColumn="0"/>
            <w:tcW w:w="1985" w:type="dxa"/>
            <w:tcBorders>
              <w:right w:val="none" w:sz="0" w:space="0" w:color="auto"/>
            </w:tcBorders>
          </w:tcPr>
          <w:p w14:paraId="59EC440D" w14:textId="6D82E267" w:rsidR="00AF5B9B" w:rsidRPr="007F1CED" w:rsidRDefault="002E2F90" w:rsidP="00AD0EC2">
            <w:pPr>
              <w:rPr>
                <w:b w:val="0"/>
                <w:bCs w:val="0"/>
              </w:rPr>
            </w:pPr>
            <w:r>
              <w:rPr>
                <w:b w:val="0"/>
                <w:bCs w:val="0"/>
              </w:rPr>
              <w:t>2</w:t>
            </w:r>
            <w:r w:rsidR="00AF5B9B" w:rsidRPr="00F76337">
              <w:rPr>
                <w:b w:val="0"/>
                <w:bCs w:val="0"/>
              </w:rPr>
              <w:t>/2</w:t>
            </w:r>
            <w:r>
              <w:rPr>
                <w:b w:val="0"/>
                <w:bCs w:val="0"/>
              </w:rPr>
              <w:t>4</w:t>
            </w:r>
            <w:r w:rsidR="00AF5B9B" w:rsidRPr="00F76337">
              <w:rPr>
                <w:b w:val="0"/>
                <w:bCs w:val="0"/>
              </w:rPr>
              <w:t>/2</w:t>
            </w:r>
            <w:r>
              <w:rPr>
                <w:b w:val="0"/>
                <w:bCs w:val="0"/>
              </w:rPr>
              <w:t>5</w:t>
            </w:r>
          </w:p>
        </w:tc>
        <w:tc>
          <w:tcPr>
            <w:tcW w:w="4280" w:type="dxa"/>
          </w:tcPr>
          <w:p w14:paraId="57FB8AE7" w14:textId="77777777" w:rsidR="00AF5B9B" w:rsidRPr="007F1CED" w:rsidRDefault="00AF5B9B" w:rsidP="00AD0EC2">
            <w:pPr>
              <w:cnfStyle w:val="000000000000" w:firstRow="0" w:lastRow="0" w:firstColumn="0" w:lastColumn="0" w:oddVBand="0" w:evenVBand="0" w:oddHBand="0" w:evenHBand="0" w:firstRowFirstColumn="0" w:firstRowLastColumn="0" w:lastRowFirstColumn="0" w:lastRowLastColumn="0"/>
            </w:pPr>
            <w:r>
              <w:t>Edited</w:t>
            </w:r>
          </w:p>
        </w:tc>
        <w:tc>
          <w:tcPr>
            <w:tcW w:w="3132" w:type="dxa"/>
          </w:tcPr>
          <w:p w14:paraId="680C9423" w14:textId="2B5D2576" w:rsidR="003F4CD9" w:rsidRPr="007F1CED" w:rsidRDefault="00AF5B9B" w:rsidP="00AD0EC2">
            <w:pPr>
              <w:cnfStyle w:val="000000000000" w:firstRow="0" w:lastRow="0" w:firstColumn="0" w:lastColumn="0" w:oddVBand="0" w:evenVBand="0" w:oddHBand="0" w:evenHBand="0" w:firstRowFirstColumn="0" w:firstRowLastColumn="0" w:lastRowFirstColumn="0" w:lastRowLastColumn="0"/>
            </w:pPr>
            <w:r>
              <w:t>Tori Rombach</w:t>
            </w:r>
          </w:p>
        </w:tc>
      </w:tr>
      <w:tr w:rsidR="003F4CD9" w:rsidRPr="007F1CED" w14:paraId="1F7F7B35" w14:textId="77777777" w:rsidTr="003F4CD9">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5" w:type="dxa"/>
          </w:tcPr>
          <w:p w14:paraId="10932065" w14:textId="7FA9DF6A" w:rsidR="003F4CD9" w:rsidRDefault="003F4CD9" w:rsidP="00AD0EC2">
            <w:pPr>
              <w:rPr>
                <w:b w:val="0"/>
                <w:bCs w:val="0"/>
              </w:rPr>
            </w:pPr>
            <w:r>
              <w:rPr>
                <w:b w:val="0"/>
                <w:bCs w:val="0"/>
              </w:rPr>
              <w:t>3/1/25</w:t>
            </w:r>
          </w:p>
        </w:tc>
        <w:tc>
          <w:tcPr>
            <w:tcW w:w="4280" w:type="dxa"/>
          </w:tcPr>
          <w:p w14:paraId="774E8B12" w14:textId="5E732942" w:rsidR="003F4CD9" w:rsidRDefault="003F4CD9" w:rsidP="00AD0EC2">
            <w:pPr>
              <w:cnfStyle w:val="000000100000" w:firstRow="0" w:lastRow="0" w:firstColumn="0" w:lastColumn="0" w:oddVBand="0" w:evenVBand="0" w:oddHBand="1" w:evenHBand="0" w:firstRowFirstColumn="0" w:firstRowLastColumn="0" w:lastRowFirstColumn="0" w:lastRowLastColumn="0"/>
            </w:pPr>
            <w:r>
              <w:t>Edited</w:t>
            </w:r>
          </w:p>
        </w:tc>
        <w:tc>
          <w:tcPr>
            <w:tcW w:w="3132" w:type="dxa"/>
          </w:tcPr>
          <w:p w14:paraId="1B3A1D37" w14:textId="79A1B066" w:rsidR="003F4CD9" w:rsidRDefault="003F4CD9" w:rsidP="00AD0EC2">
            <w:pPr>
              <w:cnfStyle w:val="000000100000" w:firstRow="0" w:lastRow="0" w:firstColumn="0" w:lastColumn="0" w:oddVBand="0" w:evenVBand="0" w:oddHBand="1" w:evenHBand="0" w:firstRowFirstColumn="0" w:firstRowLastColumn="0" w:lastRowFirstColumn="0" w:lastRowLastColumn="0"/>
            </w:pPr>
            <w:r>
              <w:t>Melissa Benzenberg</w:t>
            </w:r>
          </w:p>
        </w:tc>
      </w:tr>
      <w:tr w:rsidR="009A3328" w:rsidRPr="007F1CED" w14:paraId="4A1DBA10" w14:textId="77777777" w:rsidTr="003F4CD9">
        <w:trPr>
          <w:trHeight w:val="330"/>
        </w:trPr>
        <w:tc>
          <w:tcPr>
            <w:cnfStyle w:val="001000000000" w:firstRow="0" w:lastRow="0" w:firstColumn="1" w:lastColumn="0" w:oddVBand="0" w:evenVBand="0" w:oddHBand="0" w:evenHBand="0" w:firstRowFirstColumn="0" w:firstRowLastColumn="0" w:lastRowFirstColumn="0" w:lastRowLastColumn="0"/>
            <w:tcW w:w="1985" w:type="dxa"/>
          </w:tcPr>
          <w:p w14:paraId="4A5CA88C" w14:textId="105F81AC" w:rsidR="009A3328" w:rsidRPr="009A3328" w:rsidRDefault="009A3328" w:rsidP="00AD0EC2">
            <w:pPr>
              <w:rPr>
                <w:b w:val="0"/>
                <w:bCs w:val="0"/>
              </w:rPr>
            </w:pPr>
            <w:r w:rsidRPr="009A3328">
              <w:rPr>
                <w:b w:val="0"/>
                <w:bCs w:val="0"/>
              </w:rPr>
              <w:t>3/13/25</w:t>
            </w:r>
          </w:p>
        </w:tc>
        <w:tc>
          <w:tcPr>
            <w:tcW w:w="4280" w:type="dxa"/>
          </w:tcPr>
          <w:p w14:paraId="5FBAE52A" w14:textId="05E0A117" w:rsidR="009A3328" w:rsidRDefault="009A3328" w:rsidP="00AD0EC2">
            <w:pPr>
              <w:cnfStyle w:val="000000000000" w:firstRow="0" w:lastRow="0" w:firstColumn="0" w:lastColumn="0" w:oddVBand="0" w:evenVBand="0" w:oddHBand="0" w:evenHBand="0" w:firstRowFirstColumn="0" w:firstRowLastColumn="0" w:lastRowFirstColumn="0" w:lastRowLastColumn="0"/>
            </w:pPr>
            <w:r>
              <w:t>Edited</w:t>
            </w:r>
          </w:p>
        </w:tc>
        <w:tc>
          <w:tcPr>
            <w:tcW w:w="3132" w:type="dxa"/>
          </w:tcPr>
          <w:p w14:paraId="1FF66216" w14:textId="3E51C1EE" w:rsidR="009A3328" w:rsidRDefault="009A3328" w:rsidP="00AD0EC2">
            <w:pPr>
              <w:cnfStyle w:val="000000000000" w:firstRow="0" w:lastRow="0" w:firstColumn="0" w:lastColumn="0" w:oddVBand="0" w:evenVBand="0" w:oddHBand="0" w:evenHBand="0" w:firstRowFirstColumn="0" w:firstRowLastColumn="0" w:lastRowFirstColumn="0" w:lastRowLastColumn="0"/>
            </w:pPr>
            <w:r>
              <w:t>Melissa Benzenberg</w:t>
            </w:r>
          </w:p>
        </w:tc>
      </w:tr>
    </w:tbl>
    <w:p w14:paraId="085A7A66" w14:textId="77777777" w:rsidR="00AF5B9B" w:rsidRPr="007F1CED" w:rsidRDefault="00AF5B9B" w:rsidP="00AF5B9B">
      <w:pPr>
        <w:ind w:left="360"/>
      </w:pPr>
    </w:p>
    <w:p w14:paraId="41575A1A" w14:textId="77777777" w:rsidR="00F01A12" w:rsidRPr="00686550" w:rsidRDefault="00F01A12" w:rsidP="00F01A12">
      <w:pPr>
        <w:pStyle w:val="BODStyleTOC"/>
        <w:outlineLvl w:val="0"/>
        <w:rPr>
          <w:b w:val="0"/>
          <w:bCs w:val="0"/>
        </w:rPr>
      </w:pPr>
    </w:p>
    <w:p w14:paraId="18907D21" w14:textId="77777777" w:rsidR="0049664F" w:rsidRPr="007F1CED" w:rsidRDefault="0049664F" w:rsidP="008C5067">
      <w:pPr>
        <w:ind w:left="360"/>
      </w:pPr>
    </w:p>
    <w:sectPr w:rsidR="0049664F" w:rsidRPr="007F1CED" w:rsidSect="008C299C">
      <w:headerReference w:type="default" r:id="rId27"/>
      <w:footerReference w:type="default" r:id="rId28"/>
      <w:headerReference w:type="first" r:id="rId29"/>
      <w:footerReference w:type="first" r:id="rId30"/>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34AF6" w14:textId="77777777" w:rsidR="0012187E" w:rsidRDefault="0012187E" w:rsidP="00664C00">
      <w:r>
        <w:separator/>
      </w:r>
    </w:p>
    <w:p w14:paraId="37FFA366" w14:textId="77777777" w:rsidR="0012187E" w:rsidRDefault="0012187E" w:rsidP="00664C00"/>
  </w:endnote>
  <w:endnote w:type="continuationSeparator" w:id="0">
    <w:p w14:paraId="6E96197C" w14:textId="77777777" w:rsidR="0012187E" w:rsidRDefault="0012187E" w:rsidP="00664C00">
      <w:r>
        <w:continuationSeparator/>
      </w:r>
    </w:p>
    <w:p w14:paraId="0F5CA71B" w14:textId="77777777" w:rsidR="0012187E" w:rsidRDefault="0012187E" w:rsidP="00664C00"/>
  </w:endnote>
  <w:endnote w:type="continuationNotice" w:id="1">
    <w:p w14:paraId="7D7CF995" w14:textId="77777777" w:rsidR="0012187E" w:rsidRDefault="001218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486818"/>
      <w:docPartObj>
        <w:docPartGallery w:val="Page Numbers (Bottom of Page)"/>
        <w:docPartUnique/>
      </w:docPartObj>
    </w:sdtPr>
    <w:sdtEndPr/>
    <w:sdtContent>
      <w:p w14:paraId="51C2C872" w14:textId="77777777" w:rsidR="00F74E5C" w:rsidRDefault="00A00DB8" w:rsidP="00A00DB8">
        <w:pPr>
          <w:pStyle w:val="Footer"/>
          <w:jc w:val="center"/>
        </w:pPr>
        <w:r>
          <w:fldChar w:fldCharType="begin"/>
        </w:r>
        <w:r>
          <w:instrText xml:space="preserve"> PAGE   \* MERGEFORMAT </w:instrText>
        </w:r>
        <w:r>
          <w:fldChar w:fldCharType="separate"/>
        </w:r>
        <w:r w:rsidR="00534C9B">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1ECE" w14:textId="77777777" w:rsidR="00D66459" w:rsidRDefault="00A00DB8" w:rsidP="00A00DB8">
    <w:pPr>
      <w:pStyle w:val="Footer"/>
      <w:jc w:val="center"/>
    </w:pPr>
    <w:r>
      <w:fldChar w:fldCharType="begin"/>
    </w:r>
    <w:r>
      <w:instrText xml:space="preserve"> PAGE   \* MERGEFORMAT </w:instrText>
    </w:r>
    <w:r>
      <w:fldChar w:fldCharType="separate"/>
    </w:r>
    <w:r w:rsidR="0056425B">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6466A" w14:textId="77777777" w:rsidR="0012187E" w:rsidRDefault="0012187E" w:rsidP="00664C00">
      <w:r>
        <w:separator/>
      </w:r>
    </w:p>
    <w:p w14:paraId="46C84D0A" w14:textId="77777777" w:rsidR="0012187E" w:rsidRDefault="0012187E" w:rsidP="00664C00"/>
  </w:footnote>
  <w:footnote w:type="continuationSeparator" w:id="0">
    <w:p w14:paraId="7929EC4C" w14:textId="77777777" w:rsidR="0012187E" w:rsidRDefault="0012187E" w:rsidP="00664C00">
      <w:r>
        <w:continuationSeparator/>
      </w:r>
    </w:p>
    <w:p w14:paraId="585B103A" w14:textId="77777777" w:rsidR="0012187E" w:rsidRDefault="0012187E" w:rsidP="00664C00"/>
  </w:footnote>
  <w:footnote w:type="continuationNotice" w:id="1">
    <w:p w14:paraId="2ED9EDCD" w14:textId="77777777" w:rsidR="0012187E" w:rsidRDefault="001218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7F46" w14:textId="77777777" w:rsidR="00353349" w:rsidRDefault="00D66B03" w:rsidP="00D66B03">
    <w:pPr>
      <w:pStyle w:val="Header"/>
      <w:tabs>
        <w:tab w:val="clear" w:pos="4680"/>
        <w:tab w:val="clear" w:pos="9360"/>
        <w:tab w:val="left" w:pos="566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5175" w14:textId="1A9CEA41" w:rsidR="00751B01" w:rsidRPr="00353349" w:rsidRDefault="00D12334" w:rsidP="00353349">
    <w:pPr>
      <w:pStyle w:val="Header"/>
      <w:tabs>
        <w:tab w:val="clear" w:pos="4680"/>
        <w:tab w:val="clear" w:pos="9360"/>
        <w:tab w:val="left" w:pos="8232"/>
      </w:tabs>
    </w:pPr>
    <w:r>
      <w:rPr>
        <w:noProof/>
      </w:rPr>
      <w:drawing>
        <wp:anchor distT="0" distB="0" distL="114300" distR="114300" simplePos="0" relativeHeight="251658240" behindDoc="1" locked="0" layoutInCell="1" allowOverlap="1" wp14:anchorId="3E6B95F3" wp14:editId="58107E37">
          <wp:simplePos x="0" y="0"/>
          <wp:positionH relativeFrom="page">
            <wp:align>right</wp:align>
          </wp:positionH>
          <wp:positionV relativeFrom="margin">
            <wp:posOffset>-961445</wp:posOffset>
          </wp:positionV>
          <wp:extent cx="7818120" cy="2068830"/>
          <wp:effectExtent l="0" t="0" r="0" b="7620"/>
          <wp:wrapNone/>
          <wp:docPr id="544556777" name="Picture 54455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oosh_3-cmyk-up-swoosh.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8120" cy="2068830"/>
                  </a:xfrm>
                  <a:prstGeom prst="rect">
                    <a:avLst/>
                  </a:prstGeom>
                </pic:spPr>
              </pic:pic>
            </a:graphicData>
          </a:graphic>
        </wp:anchor>
      </w:drawing>
    </w:r>
    <w:r w:rsidR="00BA15EE">
      <w:rPr>
        <w:noProof/>
      </w:rPr>
      <mc:AlternateContent>
        <mc:Choice Requires="wps">
          <w:drawing>
            <wp:anchor distT="0" distB="0" distL="114300" distR="114300" simplePos="0" relativeHeight="251658241" behindDoc="0" locked="0" layoutInCell="1" allowOverlap="1" wp14:anchorId="7BA1A88B" wp14:editId="4D601D80">
              <wp:simplePos x="0" y="0"/>
              <wp:positionH relativeFrom="column">
                <wp:posOffset>-743803</wp:posOffset>
              </wp:positionH>
              <wp:positionV relativeFrom="paragraph">
                <wp:posOffset>-225188</wp:posOffset>
              </wp:positionV>
              <wp:extent cx="3643952"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3952" cy="1403985"/>
                      </a:xfrm>
                      <a:prstGeom prst="rect">
                        <a:avLst/>
                      </a:prstGeom>
                      <a:noFill/>
                      <a:ln w="9525">
                        <a:noFill/>
                        <a:miter lim="800000"/>
                        <a:headEnd/>
                        <a:tailEnd/>
                      </a:ln>
                    </wps:spPr>
                    <wps:txbx>
                      <w:txbxContent>
                        <w:p w14:paraId="300D5EC3" w14:textId="77777777" w:rsidR="002347ED" w:rsidRDefault="002347ED">
                          <w:pPr>
                            <w:rPr>
                              <w:color w:val="FFFFFF" w:themeColor="background1"/>
                              <w:sz w:val="40"/>
                              <w:szCs w:val="40"/>
                            </w:rPr>
                          </w:pPr>
                        </w:p>
                        <w:p w14:paraId="637744E0" w14:textId="66267F24" w:rsidR="00353349" w:rsidRPr="00BA15EE" w:rsidRDefault="000518A9">
                          <w:pPr>
                            <w:rPr>
                              <w:color w:val="FFFFFF" w:themeColor="background1"/>
                              <w:sz w:val="40"/>
                              <w:szCs w:val="40"/>
                            </w:rPr>
                          </w:pPr>
                          <w:r>
                            <w:rPr>
                              <w:color w:val="FFFFFF" w:themeColor="background1"/>
                              <w:sz w:val="40"/>
                              <w:szCs w:val="40"/>
                            </w:rPr>
                            <w:t>CE PASS QUICK GUIDE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A1A88B" id="_x0000_t202" coordsize="21600,21600" o:spt="202" path="m,l,21600r21600,l21600,xe">
              <v:stroke joinstyle="miter"/>
              <v:path gradientshapeok="t" o:connecttype="rect"/>
            </v:shapetype>
            <v:shape id="Text Box 2" o:spid="_x0000_s1026" type="#_x0000_t202" style="position:absolute;margin-left:-58.55pt;margin-top:-17.75pt;width:286.95pt;height:110.55pt;z-index:251658241;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" filled="f" stroked="f">
              <v:textbox style="mso-fit-shape-to-text:t">
                <w:txbxContent>
                  <w:p w14:paraId="300D5EC3" w14:textId="77777777" w:rsidR="002347ED" w:rsidRDefault="002347ED">
                    <w:pPr>
                      <w:rPr>
                        <w:color w:val="FFFFFF" w:themeColor="background1"/>
                        <w:sz w:val="40"/>
                        <w:szCs w:val="40"/>
                      </w:rPr>
                    </w:pPr>
                  </w:p>
                  <w:p w14:paraId="637744E0" w14:textId="66267F24" w:rsidR="00353349" w:rsidRPr="00BA15EE" w:rsidRDefault="000518A9">
                    <w:pPr>
                      <w:rPr>
                        <w:color w:val="FFFFFF" w:themeColor="background1"/>
                        <w:sz w:val="40"/>
                        <w:szCs w:val="40"/>
                      </w:rPr>
                    </w:pPr>
                    <w:r>
                      <w:rPr>
                        <w:color w:val="FFFFFF" w:themeColor="background1"/>
                        <w:sz w:val="40"/>
                        <w:szCs w:val="40"/>
                      </w:rPr>
                      <w:t>CE PASS QUICK GUIDE</w:t>
                    </w:r>
                  </w:p>
                </w:txbxContent>
              </v:textbox>
            </v:shape>
          </w:pict>
        </mc:Fallback>
      </mc:AlternateContent>
    </w:r>
    <w:r w:rsidR="00D66B03" w:rsidRPr="00B65C08">
      <w:rPr>
        <w:noProof/>
        <w:color w:val="FFFFFF" w:themeColor="background1"/>
      </w:rPr>
      <mc:AlternateContent>
        <mc:Choice Requires="wps">
          <w:drawing>
            <wp:anchor distT="0" distB="0" distL="114300" distR="114300" simplePos="0" relativeHeight="251658243" behindDoc="0" locked="0" layoutInCell="1" allowOverlap="1" wp14:anchorId="5D2BBB3F" wp14:editId="71BB55F9">
              <wp:simplePos x="0" y="0"/>
              <wp:positionH relativeFrom="margin">
                <wp:posOffset>3100705</wp:posOffset>
              </wp:positionH>
              <wp:positionV relativeFrom="paragraph">
                <wp:posOffset>-153035</wp:posOffset>
              </wp:positionV>
              <wp:extent cx="0" cy="742950"/>
              <wp:effectExtent l="19050" t="19050" r="19050" b="19050"/>
              <wp:wrapNone/>
              <wp:docPr id="5" name="Straight Connector 5"/>
              <wp:cNvGraphicFramePr/>
              <a:graphic xmlns:a="http://schemas.openxmlformats.org/drawingml/2006/main">
                <a:graphicData uri="http://schemas.microsoft.com/office/word/2010/wordprocessingShape">
                  <wps:wsp>
                    <wps:cNvCnPr/>
                    <wps:spPr>
                      <a:xfrm>
                        <a:off x="0" y="0"/>
                        <a:ext cx="0" cy="742950"/>
                      </a:xfrm>
                      <a:prstGeom prst="line">
                        <a:avLst/>
                      </a:prstGeom>
                      <a:ln w="38100" cap="rnd"/>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D935251" id="Straight Connector 5" o:spid="_x0000_s1026" style="position:absolute;z-index:251658243;visibility:visible;mso-wrap-style:square;mso-wrap-distance-left:9pt;mso-wrap-distance-top:0;mso-wrap-distance-right:9pt;mso-wrap-distance-bottom:0;mso-position-horizontal:absolute;mso-position-horizontal-relative:margin;mso-position-vertical:absolute;mso-position-vertical-relative:text" from="244.15pt,-12.05pt" to="244.15pt,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" strokecolor="#86b134 [3045]" strokeweight="3pt">
              <v:stroke endcap="round"/>
              <w10:wrap anchorx="margin"/>
            </v:line>
          </w:pict>
        </mc:Fallback>
      </mc:AlternateContent>
    </w:r>
    <w:r w:rsidR="00D66B03">
      <w:rPr>
        <w:noProof/>
      </w:rPr>
      <w:drawing>
        <wp:anchor distT="0" distB="0" distL="114300" distR="114300" simplePos="0" relativeHeight="251658242" behindDoc="0" locked="0" layoutInCell="1" allowOverlap="1" wp14:anchorId="3ADE157D" wp14:editId="695F8668">
          <wp:simplePos x="0" y="0"/>
          <wp:positionH relativeFrom="column">
            <wp:posOffset>3447721</wp:posOffset>
          </wp:positionH>
          <wp:positionV relativeFrom="paragraph">
            <wp:posOffset>-77638</wp:posOffset>
          </wp:positionV>
          <wp:extent cx="2550337" cy="558800"/>
          <wp:effectExtent l="0" t="0" r="0" b="0"/>
          <wp:wrapNone/>
          <wp:docPr id="147912870" name="Picture 147912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_Logo_Master_Stand_Horiz-cmyk.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50337" cy="558800"/>
                  </a:xfrm>
                  <a:prstGeom prst="rect">
                    <a:avLst/>
                  </a:prstGeom>
                </pic:spPr>
              </pic:pic>
            </a:graphicData>
          </a:graphic>
          <wp14:sizeRelH relativeFrom="page">
            <wp14:pctWidth>0</wp14:pctWidth>
          </wp14:sizeRelH>
          <wp14:sizeRelV relativeFrom="page">
            <wp14:pctHeight>0</wp14:pctHeight>
          </wp14:sizeRelV>
        </wp:anchor>
      </w:drawing>
    </w:r>
    <w:r w:rsidR="00353349">
      <w:ptab w:relativeTo="margin" w:alignment="left" w:leader="none"/>
    </w:r>
    <w:r w:rsidR="00353349">
      <w:tab/>
    </w:r>
  </w:p>
</w:hdr>
</file>

<file path=word/intelligence2.xml><?xml version="1.0" encoding="utf-8"?>
<int2:intelligence xmlns:int2="http://schemas.microsoft.com/office/intelligence/2020/intelligence" xmlns:oel="http://schemas.microsoft.com/office/2019/extlst">
  <int2:observations>
    <int2:textHash int2:hashCode="CzlTdmkwu1/nJF" int2:id="7pXVT09y">
      <int2:state int2:value="Rejected" int2:type="AugLoop_Text_Critique"/>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EA0"/>
    <w:multiLevelType w:val="hybridMultilevel"/>
    <w:tmpl w:val="F2625538"/>
    <w:lvl w:ilvl="0" w:tplc="C4D8119A">
      <w:start w:val="1"/>
      <w:numFmt w:val="bullet"/>
      <w:pStyle w:val="Second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D117508"/>
    <w:multiLevelType w:val="hybridMultilevel"/>
    <w:tmpl w:val="0D48C9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2D2D4A"/>
    <w:multiLevelType w:val="hybridMultilevel"/>
    <w:tmpl w:val="49B6401C"/>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F6158"/>
    <w:multiLevelType w:val="hybridMultilevel"/>
    <w:tmpl w:val="5A667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083E35"/>
    <w:multiLevelType w:val="hybridMultilevel"/>
    <w:tmpl w:val="9774DF66"/>
    <w:lvl w:ilvl="0" w:tplc="DE9CB7D0">
      <w:start w:val="1"/>
      <w:numFmt w:val="decimal"/>
      <w:lvlText w:val="%1."/>
      <w:lvlJc w:val="left"/>
      <w:pPr>
        <w:ind w:left="360" w:hanging="360"/>
      </w:pPr>
      <w:rPr>
        <w:rFonts w:ascii="Century Gothic" w:eastAsia="Times New Roman" w:hAnsi="Century Gothic" w:cstheme="minorHAnsi"/>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2B79835"/>
    <w:multiLevelType w:val="hybridMultilevel"/>
    <w:tmpl w:val="93C8D4F2"/>
    <w:lvl w:ilvl="0" w:tplc="AADA1462">
      <w:start w:val="1"/>
      <w:numFmt w:val="bullet"/>
      <w:lvlText w:val=""/>
      <w:lvlJc w:val="left"/>
      <w:pPr>
        <w:ind w:left="720" w:hanging="360"/>
      </w:pPr>
      <w:rPr>
        <w:rFonts w:ascii="Symbol" w:hAnsi="Symbol" w:hint="default"/>
      </w:rPr>
    </w:lvl>
    <w:lvl w:ilvl="1" w:tplc="3802199A">
      <w:start w:val="1"/>
      <w:numFmt w:val="bullet"/>
      <w:lvlText w:val="o"/>
      <w:lvlJc w:val="left"/>
      <w:pPr>
        <w:ind w:left="1440" w:hanging="360"/>
      </w:pPr>
      <w:rPr>
        <w:rFonts w:ascii="Courier New" w:hAnsi="Courier New" w:hint="default"/>
      </w:rPr>
    </w:lvl>
    <w:lvl w:ilvl="2" w:tplc="690EA54E">
      <w:start w:val="1"/>
      <w:numFmt w:val="bullet"/>
      <w:lvlText w:val=""/>
      <w:lvlJc w:val="left"/>
      <w:pPr>
        <w:ind w:left="2160" w:hanging="360"/>
      </w:pPr>
      <w:rPr>
        <w:rFonts w:ascii="Wingdings" w:hAnsi="Wingdings" w:hint="default"/>
      </w:rPr>
    </w:lvl>
    <w:lvl w:ilvl="3" w:tplc="37F04D74">
      <w:start w:val="1"/>
      <w:numFmt w:val="bullet"/>
      <w:lvlText w:val=""/>
      <w:lvlJc w:val="left"/>
      <w:pPr>
        <w:ind w:left="2880" w:hanging="360"/>
      </w:pPr>
      <w:rPr>
        <w:rFonts w:ascii="Symbol" w:hAnsi="Symbol" w:hint="default"/>
      </w:rPr>
    </w:lvl>
    <w:lvl w:ilvl="4" w:tplc="CD48B8BC">
      <w:start w:val="1"/>
      <w:numFmt w:val="bullet"/>
      <w:lvlText w:val="o"/>
      <w:lvlJc w:val="left"/>
      <w:pPr>
        <w:ind w:left="3600" w:hanging="360"/>
      </w:pPr>
      <w:rPr>
        <w:rFonts w:ascii="Courier New" w:hAnsi="Courier New" w:hint="default"/>
      </w:rPr>
    </w:lvl>
    <w:lvl w:ilvl="5" w:tplc="93743A82">
      <w:start w:val="1"/>
      <w:numFmt w:val="bullet"/>
      <w:lvlText w:val=""/>
      <w:lvlJc w:val="left"/>
      <w:pPr>
        <w:ind w:left="4320" w:hanging="360"/>
      </w:pPr>
      <w:rPr>
        <w:rFonts w:ascii="Wingdings" w:hAnsi="Wingdings" w:hint="default"/>
      </w:rPr>
    </w:lvl>
    <w:lvl w:ilvl="6" w:tplc="F5E04AE8">
      <w:start w:val="1"/>
      <w:numFmt w:val="bullet"/>
      <w:lvlText w:val=""/>
      <w:lvlJc w:val="left"/>
      <w:pPr>
        <w:ind w:left="5040" w:hanging="360"/>
      </w:pPr>
      <w:rPr>
        <w:rFonts w:ascii="Symbol" w:hAnsi="Symbol" w:hint="default"/>
      </w:rPr>
    </w:lvl>
    <w:lvl w:ilvl="7" w:tplc="3B70893A">
      <w:start w:val="1"/>
      <w:numFmt w:val="bullet"/>
      <w:lvlText w:val="o"/>
      <w:lvlJc w:val="left"/>
      <w:pPr>
        <w:ind w:left="5760" w:hanging="360"/>
      </w:pPr>
      <w:rPr>
        <w:rFonts w:ascii="Courier New" w:hAnsi="Courier New" w:hint="default"/>
      </w:rPr>
    </w:lvl>
    <w:lvl w:ilvl="8" w:tplc="10B6881A">
      <w:start w:val="1"/>
      <w:numFmt w:val="bullet"/>
      <w:lvlText w:val=""/>
      <w:lvlJc w:val="left"/>
      <w:pPr>
        <w:ind w:left="6480" w:hanging="360"/>
      </w:pPr>
      <w:rPr>
        <w:rFonts w:ascii="Wingdings" w:hAnsi="Wingdings" w:hint="default"/>
      </w:rPr>
    </w:lvl>
  </w:abstractNum>
  <w:abstractNum w:abstractNumId="6" w15:restartNumberingAfterBreak="0">
    <w:nsid w:val="18F940B4"/>
    <w:multiLevelType w:val="hybridMultilevel"/>
    <w:tmpl w:val="F640A0FC"/>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E9E780"/>
    <w:multiLevelType w:val="hybridMultilevel"/>
    <w:tmpl w:val="4D0E9BAA"/>
    <w:lvl w:ilvl="0" w:tplc="643853EA">
      <w:start w:val="1"/>
      <w:numFmt w:val="bullet"/>
      <w:lvlText w:val=""/>
      <w:lvlJc w:val="left"/>
      <w:pPr>
        <w:ind w:left="720" w:hanging="360"/>
      </w:pPr>
      <w:rPr>
        <w:rFonts w:ascii="Symbol" w:hAnsi="Symbol" w:hint="default"/>
      </w:rPr>
    </w:lvl>
    <w:lvl w:ilvl="1" w:tplc="A7B44E44">
      <w:start w:val="1"/>
      <w:numFmt w:val="bullet"/>
      <w:lvlText w:val="o"/>
      <w:lvlJc w:val="left"/>
      <w:pPr>
        <w:ind w:left="1440" w:hanging="360"/>
      </w:pPr>
      <w:rPr>
        <w:rFonts w:ascii="Courier New" w:hAnsi="Courier New" w:hint="default"/>
      </w:rPr>
    </w:lvl>
    <w:lvl w:ilvl="2" w:tplc="F062667A">
      <w:start w:val="1"/>
      <w:numFmt w:val="bullet"/>
      <w:lvlText w:val=""/>
      <w:lvlJc w:val="left"/>
      <w:pPr>
        <w:ind w:left="2160" w:hanging="360"/>
      </w:pPr>
      <w:rPr>
        <w:rFonts w:ascii="Wingdings" w:hAnsi="Wingdings" w:hint="default"/>
      </w:rPr>
    </w:lvl>
    <w:lvl w:ilvl="3" w:tplc="DB062A2C">
      <w:start w:val="1"/>
      <w:numFmt w:val="bullet"/>
      <w:lvlText w:val=""/>
      <w:lvlJc w:val="left"/>
      <w:pPr>
        <w:ind w:left="2880" w:hanging="360"/>
      </w:pPr>
      <w:rPr>
        <w:rFonts w:ascii="Symbol" w:hAnsi="Symbol" w:hint="default"/>
      </w:rPr>
    </w:lvl>
    <w:lvl w:ilvl="4" w:tplc="37F05FFC">
      <w:start w:val="1"/>
      <w:numFmt w:val="bullet"/>
      <w:lvlText w:val="o"/>
      <w:lvlJc w:val="left"/>
      <w:pPr>
        <w:ind w:left="3600" w:hanging="360"/>
      </w:pPr>
      <w:rPr>
        <w:rFonts w:ascii="Courier New" w:hAnsi="Courier New" w:hint="default"/>
      </w:rPr>
    </w:lvl>
    <w:lvl w:ilvl="5" w:tplc="A770025E">
      <w:start w:val="1"/>
      <w:numFmt w:val="bullet"/>
      <w:lvlText w:val=""/>
      <w:lvlJc w:val="left"/>
      <w:pPr>
        <w:ind w:left="4320" w:hanging="360"/>
      </w:pPr>
      <w:rPr>
        <w:rFonts w:ascii="Wingdings" w:hAnsi="Wingdings" w:hint="default"/>
      </w:rPr>
    </w:lvl>
    <w:lvl w:ilvl="6" w:tplc="33CEF27A">
      <w:start w:val="1"/>
      <w:numFmt w:val="bullet"/>
      <w:lvlText w:val=""/>
      <w:lvlJc w:val="left"/>
      <w:pPr>
        <w:ind w:left="5040" w:hanging="360"/>
      </w:pPr>
      <w:rPr>
        <w:rFonts w:ascii="Symbol" w:hAnsi="Symbol" w:hint="default"/>
      </w:rPr>
    </w:lvl>
    <w:lvl w:ilvl="7" w:tplc="D2DA7AF6">
      <w:start w:val="1"/>
      <w:numFmt w:val="bullet"/>
      <w:lvlText w:val="o"/>
      <w:lvlJc w:val="left"/>
      <w:pPr>
        <w:ind w:left="5760" w:hanging="360"/>
      </w:pPr>
      <w:rPr>
        <w:rFonts w:ascii="Courier New" w:hAnsi="Courier New" w:hint="default"/>
      </w:rPr>
    </w:lvl>
    <w:lvl w:ilvl="8" w:tplc="974A893E">
      <w:start w:val="1"/>
      <w:numFmt w:val="bullet"/>
      <w:lvlText w:val=""/>
      <w:lvlJc w:val="left"/>
      <w:pPr>
        <w:ind w:left="6480" w:hanging="360"/>
      </w:pPr>
      <w:rPr>
        <w:rFonts w:ascii="Wingdings" w:hAnsi="Wingdings" w:hint="default"/>
      </w:rPr>
    </w:lvl>
  </w:abstractNum>
  <w:abstractNum w:abstractNumId="8" w15:restartNumberingAfterBreak="0">
    <w:nsid w:val="1B85D045"/>
    <w:multiLevelType w:val="hybridMultilevel"/>
    <w:tmpl w:val="8AECF038"/>
    <w:lvl w:ilvl="0" w:tplc="51801B60">
      <w:start w:val="1"/>
      <w:numFmt w:val="bullet"/>
      <w:lvlText w:val=""/>
      <w:lvlJc w:val="left"/>
      <w:pPr>
        <w:ind w:left="720" w:hanging="360"/>
      </w:pPr>
      <w:rPr>
        <w:rFonts w:ascii="Symbol" w:hAnsi="Symbol" w:hint="default"/>
      </w:rPr>
    </w:lvl>
    <w:lvl w:ilvl="1" w:tplc="B850434E">
      <w:start w:val="1"/>
      <w:numFmt w:val="bullet"/>
      <w:lvlText w:val="o"/>
      <w:lvlJc w:val="left"/>
      <w:pPr>
        <w:ind w:left="1440" w:hanging="360"/>
      </w:pPr>
      <w:rPr>
        <w:rFonts w:ascii="Courier New" w:hAnsi="Courier New" w:hint="default"/>
      </w:rPr>
    </w:lvl>
    <w:lvl w:ilvl="2" w:tplc="8F24DC9E">
      <w:start w:val="1"/>
      <w:numFmt w:val="bullet"/>
      <w:lvlText w:val=""/>
      <w:lvlJc w:val="left"/>
      <w:pPr>
        <w:ind w:left="2160" w:hanging="360"/>
      </w:pPr>
      <w:rPr>
        <w:rFonts w:ascii="Wingdings" w:hAnsi="Wingdings" w:hint="default"/>
      </w:rPr>
    </w:lvl>
    <w:lvl w:ilvl="3" w:tplc="307EA978">
      <w:start w:val="1"/>
      <w:numFmt w:val="bullet"/>
      <w:lvlText w:val=""/>
      <w:lvlJc w:val="left"/>
      <w:pPr>
        <w:ind w:left="2880" w:hanging="360"/>
      </w:pPr>
      <w:rPr>
        <w:rFonts w:ascii="Symbol" w:hAnsi="Symbol" w:hint="default"/>
      </w:rPr>
    </w:lvl>
    <w:lvl w:ilvl="4" w:tplc="F6A6CE80">
      <w:start w:val="1"/>
      <w:numFmt w:val="bullet"/>
      <w:lvlText w:val="o"/>
      <w:lvlJc w:val="left"/>
      <w:pPr>
        <w:ind w:left="3600" w:hanging="360"/>
      </w:pPr>
      <w:rPr>
        <w:rFonts w:ascii="Courier New" w:hAnsi="Courier New" w:hint="default"/>
      </w:rPr>
    </w:lvl>
    <w:lvl w:ilvl="5" w:tplc="8A20687A">
      <w:start w:val="1"/>
      <w:numFmt w:val="bullet"/>
      <w:lvlText w:val=""/>
      <w:lvlJc w:val="left"/>
      <w:pPr>
        <w:ind w:left="4320" w:hanging="360"/>
      </w:pPr>
      <w:rPr>
        <w:rFonts w:ascii="Wingdings" w:hAnsi="Wingdings" w:hint="default"/>
      </w:rPr>
    </w:lvl>
    <w:lvl w:ilvl="6" w:tplc="8C3AF5B4">
      <w:start w:val="1"/>
      <w:numFmt w:val="bullet"/>
      <w:lvlText w:val=""/>
      <w:lvlJc w:val="left"/>
      <w:pPr>
        <w:ind w:left="5040" w:hanging="360"/>
      </w:pPr>
      <w:rPr>
        <w:rFonts w:ascii="Symbol" w:hAnsi="Symbol" w:hint="default"/>
      </w:rPr>
    </w:lvl>
    <w:lvl w:ilvl="7" w:tplc="8D28B3DE">
      <w:start w:val="1"/>
      <w:numFmt w:val="bullet"/>
      <w:lvlText w:val="o"/>
      <w:lvlJc w:val="left"/>
      <w:pPr>
        <w:ind w:left="5760" w:hanging="360"/>
      </w:pPr>
      <w:rPr>
        <w:rFonts w:ascii="Courier New" w:hAnsi="Courier New" w:hint="default"/>
      </w:rPr>
    </w:lvl>
    <w:lvl w:ilvl="8" w:tplc="E1D8C4E2">
      <w:start w:val="1"/>
      <w:numFmt w:val="bullet"/>
      <w:lvlText w:val=""/>
      <w:lvlJc w:val="left"/>
      <w:pPr>
        <w:ind w:left="6480" w:hanging="360"/>
      </w:pPr>
      <w:rPr>
        <w:rFonts w:ascii="Wingdings" w:hAnsi="Wingdings" w:hint="default"/>
      </w:rPr>
    </w:lvl>
  </w:abstractNum>
  <w:abstractNum w:abstractNumId="9" w15:restartNumberingAfterBreak="0">
    <w:nsid w:val="206320FD"/>
    <w:multiLevelType w:val="hybridMultilevel"/>
    <w:tmpl w:val="9C24A724"/>
    <w:lvl w:ilvl="0" w:tplc="8BC20C68">
      <w:start w:val="1"/>
      <w:numFmt w:val="bullet"/>
      <w:lvlText w:val=""/>
      <w:lvlJc w:val="left"/>
      <w:pPr>
        <w:ind w:left="720" w:hanging="360"/>
      </w:pPr>
      <w:rPr>
        <w:rFonts w:ascii="Symbol" w:hAnsi="Symbol" w:hint="default"/>
      </w:rPr>
    </w:lvl>
    <w:lvl w:ilvl="1" w:tplc="3928461C">
      <w:start w:val="1"/>
      <w:numFmt w:val="bullet"/>
      <w:lvlText w:val=""/>
      <w:lvlJc w:val="left"/>
      <w:pPr>
        <w:ind w:left="1440" w:hanging="360"/>
      </w:pPr>
      <w:rPr>
        <w:rFonts w:ascii="Symbol" w:hAnsi="Symbol" w:hint="default"/>
      </w:rPr>
    </w:lvl>
    <w:lvl w:ilvl="2" w:tplc="21984BC8">
      <w:start w:val="1"/>
      <w:numFmt w:val="bullet"/>
      <w:lvlText w:val=""/>
      <w:lvlJc w:val="left"/>
      <w:pPr>
        <w:ind w:left="2160" w:hanging="360"/>
      </w:pPr>
      <w:rPr>
        <w:rFonts w:ascii="Wingdings" w:hAnsi="Wingdings" w:hint="default"/>
      </w:rPr>
    </w:lvl>
    <w:lvl w:ilvl="3" w:tplc="ADC6F23A">
      <w:start w:val="1"/>
      <w:numFmt w:val="bullet"/>
      <w:lvlText w:val=""/>
      <w:lvlJc w:val="left"/>
      <w:pPr>
        <w:ind w:left="2880" w:hanging="360"/>
      </w:pPr>
      <w:rPr>
        <w:rFonts w:ascii="Symbol" w:hAnsi="Symbol" w:hint="default"/>
      </w:rPr>
    </w:lvl>
    <w:lvl w:ilvl="4" w:tplc="52DC3484">
      <w:start w:val="1"/>
      <w:numFmt w:val="bullet"/>
      <w:lvlText w:val="o"/>
      <w:lvlJc w:val="left"/>
      <w:pPr>
        <w:ind w:left="3600" w:hanging="360"/>
      </w:pPr>
      <w:rPr>
        <w:rFonts w:ascii="Courier New" w:hAnsi="Courier New" w:hint="default"/>
      </w:rPr>
    </w:lvl>
    <w:lvl w:ilvl="5" w:tplc="1074769C">
      <w:start w:val="1"/>
      <w:numFmt w:val="bullet"/>
      <w:lvlText w:val=""/>
      <w:lvlJc w:val="left"/>
      <w:pPr>
        <w:ind w:left="4320" w:hanging="360"/>
      </w:pPr>
      <w:rPr>
        <w:rFonts w:ascii="Wingdings" w:hAnsi="Wingdings" w:hint="default"/>
      </w:rPr>
    </w:lvl>
    <w:lvl w:ilvl="6" w:tplc="D3028118">
      <w:start w:val="1"/>
      <w:numFmt w:val="bullet"/>
      <w:lvlText w:val=""/>
      <w:lvlJc w:val="left"/>
      <w:pPr>
        <w:ind w:left="5040" w:hanging="360"/>
      </w:pPr>
      <w:rPr>
        <w:rFonts w:ascii="Symbol" w:hAnsi="Symbol" w:hint="default"/>
      </w:rPr>
    </w:lvl>
    <w:lvl w:ilvl="7" w:tplc="FDD6C29C">
      <w:start w:val="1"/>
      <w:numFmt w:val="bullet"/>
      <w:lvlText w:val="o"/>
      <w:lvlJc w:val="left"/>
      <w:pPr>
        <w:ind w:left="5760" w:hanging="360"/>
      </w:pPr>
      <w:rPr>
        <w:rFonts w:ascii="Courier New" w:hAnsi="Courier New" w:hint="default"/>
      </w:rPr>
    </w:lvl>
    <w:lvl w:ilvl="8" w:tplc="5A6AF78E">
      <w:start w:val="1"/>
      <w:numFmt w:val="bullet"/>
      <w:lvlText w:val=""/>
      <w:lvlJc w:val="left"/>
      <w:pPr>
        <w:ind w:left="6480" w:hanging="360"/>
      </w:pPr>
      <w:rPr>
        <w:rFonts w:ascii="Wingdings" w:hAnsi="Wingdings" w:hint="default"/>
      </w:rPr>
    </w:lvl>
  </w:abstractNum>
  <w:abstractNum w:abstractNumId="10" w15:restartNumberingAfterBreak="0">
    <w:nsid w:val="2126766F"/>
    <w:multiLevelType w:val="hybridMultilevel"/>
    <w:tmpl w:val="144025FA"/>
    <w:lvl w:ilvl="0" w:tplc="6FACB1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645434"/>
    <w:multiLevelType w:val="hybridMultilevel"/>
    <w:tmpl w:val="14902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EE0D94"/>
    <w:multiLevelType w:val="hybridMultilevel"/>
    <w:tmpl w:val="4BE86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F16F18"/>
    <w:multiLevelType w:val="hybridMultilevel"/>
    <w:tmpl w:val="27008346"/>
    <w:lvl w:ilvl="0" w:tplc="9736596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816B7F"/>
    <w:multiLevelType w:val="hybridMultilevel"/>
    <w:tmpl w:val="EA7663C0"/>
    <w:lvl w:ilvl="0" w:tplc="259075D6">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F154E69"/>
    <w:multiLevelType w:val="hybridMultilevel"/>
    <w:tmpl w:val="A5F074A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3FC06702"/>
    <w:multiLevelType w:val="hybridMultilevel"/>
    <w:tmpl w:val="E722B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18698D"/>
    <w:multiLevelType w:val="hybridMultilevel"/>
    <w:tmpl w:val="ABB60308"/>
    <w:lvl w:ilvl="0" w:tplc="A8F2C84A">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206C57"/>
    <w:multiLevelType w:val="hybridMultilevel"/>
    <w:tmpl w:val="45263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2903F4"/>
    <w:multiLevelType w:val="hybridMultilevel"/>
    <w:tmpl w:val="21041076"/>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F508CA"/>
    <w:multiLevelType w:val="hybridMultilevel"/>
    <w:tmpl w:val="9808D728"/>
    <w:lvl w:ilvl="0" w:tplc="CD7CB9C2">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7CA6026"/>
    <w:multiLevelType w:val="hybridMultilevel"/>
    <w:tmpl w:val="A0321EB6"/>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0A4BCB"/>
    <w:multiLevelType w:val="hybridMultilevel"/>
    <w:tmpl w:val="19DED1F8"/>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 w15:restartNumberingAfterBreak="0">
    <w:nsid w:val="4E7C75C3"/>
    <w:multiLevelType w:val="hybridMultilevel"/>
    <w:tmpl w:val="7B084820"/>
    <w:lvl w:ilvl="0" w:tplc="58C6F8A8">
      <w:start w:val="1"/>
      <w:numFmt w:val="bullet"/>
      <w:lvlText w:val=""/>
      <w:lvlJc w:val="left"/>
      <w:pPr>
        <w:ind w:left="720" w:hanging="360"/>
      </w:pPr>
      <w:rPr>
        <w:rFonts w:ascii="Symbol" w:hAnsi="Symbol" w:hint="default"/>
      </w:rPr>
    </w:lvl>
    <w:lvl w:ilvl="1" w:tplc="0972B79E">
      <w:start w:val="1"/>
      <w:numFmt w:val="bullet"/>
      <w:lvlText w:val=""/>
      <w:lvlJc w:val="left"/>
      <w:pPr>
        <w:ind w:left="1440" w:hanging="360"/>
      </w:pPr>
      <w:rPr>
        <w:rFonts w:ascii="Symbol" w:hAnsi="Symbol" w:hint="default"/>
      </w:rPr>
    </w:lvl>
    <w:lvl w:ilvl="2" w:tplc="DB644398">
      <w:start w:val="1"/>
      <w:numFmt w:val="bullet"/>
      <w:lvlText w:val=""/>
      <w:lvlJc w:val="left"/>
      <w:pPr>
        <w:ind w:left="2160" w:hanging="360"/>
      </w:pPr>
      <w:rPr>
        <w:rFonts w:ascii="Wingdings" w:hAnsi="Wingdings" w:hint="default"/>
      </w:rPr>
    </w:lvl>
    <w:lvl w:ilvl="3" w:tplc="A4C23C24">
      <w:start w:val="1"/>
      <w:numFmt w:val="bullet"/>
      <w:lvlText w:val=""/>
      <w:lvlJc w:val="left"/>
      <w:pPr>
        <w:ind w:left="2880" w:hanging="360"/>
      </w:pPr>
      <w:rPr>
        <w:rFonts w:ascii="Symbol" w:hAnsi="Symbol" w:hint="default"/>
      </w:rPr>
    </w:lvl>
    <w:lvl w:ilvl="4" w:tplc="8334E360">
      <w:start w:val="1"/>
      <w:numFmt w:val="bullet"/>
      <w:lvlText w:val="o"/>
      <w:lvlJc w:val="left"/>
      <w:pPr>
        <w:ind w:left="3600" w:hanging="360"/>
      </w:pPr>
      <w:rPr>
        <w:rFonts w:ascii="Courier New" w:hAnsi="Courier New" w:hint="default"/>
      </w:rPr>
    </w:lvl>
    <w:lvl w:ilvl="5" w:tplc="718A5DBA">
      <w:start w:val="1"/>
      <w:numFmt w:val="bullet"/>
      <w:lvlText w:val=""/>
      <w:lvlJc w:val="left"/>
      <w:pPr>
        <w:ind w:left="4320" w:hanging="360"/>
      </w:pPr>
      <w:rPr>
        <w:rFonts w:ascii="Wingdings" w:hAnsi="Wingdings" w:hint="default"/>
      </w:rPr>
    </w:lvl>
    <w:lvl w:ilvl="6" w:tplc="3A32E57C">
      <w:start w:val="1"/>
      <w:numFmt w:val="bullet"/>
      <w:lvlText w:val=""/>
      <w:lvlJc w:val="left"/>
      <w:pPr>
        <w:ind w:left="5040" w:hanging="360"/>
      </w:pPr>
      <w:rPr>
        <w:rFonts w:ascii="Symbol" w:hAnsi="Symbol" w:hint="default"/>
      </w:rPr>
    </w:lvl>
    <w:lvl w:ilvl="7" w:tplc="5C1297F8">
      <w:start w:val="1"/>
      <w:numFmt w:val="bullet"/>
      <w:lvlText w:val="o"/>
      <w:lvlJc w:val="left"/>
      <w:pPr>
        <w:ind w:left="5760" w:hanging="360"/>
      </w:pPr>
      <w:rPr>
        <w:rFonts w:ascii="Courier New" w:hAnsi="Courier New" w:hint="default"/>
      </w:rPr>
    </w:lvl>
    <w:lvl w:ilvl="8" w:tplc="AAAE7CA4">
      <w:start w:val="1"/>
      <w:numFmt w:val="bullet"/>
      <w:lvlText w:val=""/>
      <w:lvlJc w:val="left"/>
      <w:pPr>
        <w:ind w:left="6480" w:hanging="360"/>
      </w:pPr>
      <w:rPr>
        <w:rFonts w:ascii="Wingdings" w:hAnsi="Wingdings" w:hint="default"/>
      </w:rPr>
    </w:lvl>
  </w:abstractNum>
  <w:abstractNum w:abstractNumId="24" w15:restartNumberingAfterBreak="0">
    <w:nsid w:val="516C5E73"/>
    <w:multiLevelType w:val="hybridMultilevel"/>
    <w:tmpl w:val="1D0EEDFA"/>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4B4A3B"/>
    <w:multiLevelType w:val="hybridMultilevel"/>
    <w:tmpl w:val="F9E0C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9C7B80"/>
    <w:multiLevelType w:val="hybridMultilevel"/>
    <w:tmpl w:val="2720516A"/>
    <w:lvl w:ilvl="0" w:tplc="CF78CEE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23139BF"/>
    <w:multiLevelType w:val="hybridMultilevel"/>
    <w:tmpl w:val="15B627F8"/>
    <w:lvl w:ilvl="0" w:tplc="0409000F">
      <w:start w:val="1"/>
      <w:numFmt w:val="decimal"/>
      <w:lvlText w:val="%1."/>
      <w:lvlJc w:val="left"/>
      <w:pPr>
        <w:ind w:left="720" w:hanging="360"/>
      </w:pPr>
      <w:rPr>
        <w:rFonts w:hint="default"/>
      </w:rPr>
    </w:lvl>
    <w:lvl w:ilvl="1" w:tplc="3802199A">
      <w:start w:val="1"/>
      <w:numFmt w:val="bullet"/>
      <w:lvlText w:val="o"/>
      <w:lvlJc w:val="left"/>
      <w:pPr>
        <w:ind w:left="1440" w:hanging="360"/>
      </w:pPr>
      <w:rPr>
        <w:rFonts w:ascii="Courier New" w:hAnsi="Courier New" w:hint="default"/>
      </w:rPr>
    </w:lvl>
    <w:lvl w:ilvl="2" w:tplc="690EA54E">
      <w:start w:val="1"/>
      <w:numFmt w:val="bullet"/>
      <w:lvlText w:val=""/>
      <w:lvlJc w:val="left"/>
      <w:pPr>
        <w:ind w:left="2160" w:hanging="360"/>
      </w:pPr>
      <w:rPr>
        <w:rFonts w:ascii="Wingdings" w:hAnsi="Wingdings" w:hint="default"/>
      </w:rPr>
    </w:lvl>
    <w:lvl w:ilvl="3" w:tplc="37F04D74">
      <w:start w:val="1"/>
      <w:numFmt w:val="bullet"/>
      <w:lvlText w:val=""/>
      <w:lvlJc w:val="left"/>
      <w:pPr>
        <w:ind w:left="2880" w:hanging="360"/>
      </w:pPr>
      <w:rPr>
        <w:rFonts w:ascii="Symbol" w:hAnsi="Symbol" w:hint="default"/>
      </w:rPr>
    </w:lvl>
    <w:lvl w:ilvl="4" w:tplc="CD48B8BC">
      <w:start w:val="1"/>
      <w:numFmt w:val="bullet"/>
      <w:lvlText w:val="o"/>
      <w:lvlJc w:val="left"/>
      <w:pPr>
        <w:ind w:left="3600" w:hanging="360"/>
      </w:pPr>
      <w:rPr>
        <w:rFonts w:ascii="Courier New" w:hAnsi="Courier New" w:hint="default"/>
      </w:rPr>
    </w:lvl>
    <w:lvl w:ilvl="5" w:tplc="93743A82">
      <w:start w:val="1"/>
      <w:numFmt w:val="bullet"/>
      <w:lvlText w:val=""/>
      <w:lvlJc w:val="left"/>
      <w:pPr>
        <w:ind w:left="4320" w:hanging="360"/>
      </w:pPr>
      <w:rPr>
        <w:rFonts w:ascii="Wingdings" w:hAnsi="Wingdings" w:hint="default"/>
      </w:rPr>
    </w:lvl>
    <w:lvl w:ilvl="6" w:tplc="F5E04AE8">
      <w:start w:val="1"/>
      <w:numFmt w:val="bullet"/>
      <w:lvlText w:val=""/>
      <w:lvlJc w:val="left"/>
      <w:pPr>
        <w:ind w:left="5040" w:hanging="360"/>
      </w:pPr>
      <w:rPr>
        <w:rFonts w:ascii="Symbol" w:hAnsi="Symbol" w:hint="default"/>
      </w:rPr>
    </w:lvl>
    <w:lvl w:ilvl="7" w:tplc="3B70893A">
      <w:start w:val="1"/>
      <w:numFmt w:val="bullet"/>
      <w:lvlText w:val="o"/>
      <w:lvlJc w:val="left"/>
      <w:pPr>
        <w:ind w:left="5760" w:hanging="360"/>
      </w:pPr>
      <w:rPr>
        <w:rFonts w:ascii="Courier New" w:hAnsi="Courier New" w:hint="default"/>
      </w:rPr>
    </w:lvl>
    <w:lvl w:ilvl="8" w:tplc="10B6881A">
      <w:start w:val="1"/>
      <w:numFmt w:val="bullet"/>
      <w:lvlText w:val=""/>
      <w:lvlJc w:val="left"/>
      <w:pPr>
        <w:ind w:left="6480" w:hanging="360"/>
      </w:pPr>
      <w:rPr>
        <w:rFonts w:ascii="Wingdings" w:hAnsi="Wingdings" w:hint="default"/>
      </w:rPr>
    </w:lvl>
  </w:abstractNum>
  <w:abstractNum w:abstractNumId="28" w15:restartNumberingAfterBreak="0">
    <w:nsid w:val="67491D0E"/>
    <w:multiLevelType w:val="hybridMultilevel"/>
    <w:tmpl w:val="21B8092E"/>
    <w:lvl w:ilvl="0" w:tplc="D2F820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BC66E7"/>
    <w:multiLevelType w:val="hybridMultilevel"/>
    <w:tmpl w:val="129AEDEE"/>
    <w:lvl w:ilvl="0" w:tplc="CD70EFF8">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D0E6A"/>
    <w:multiLevelType w:val="hybridMultilevel"/>
    <w:tmpl w:val="7D9EA0F6"/>
    <w:lvl w:ilvl="0" w:tplc="92D8E04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B150E0"/>
    <w:multiLevelType w:val="hybridMultilevel"/>
    <w:tmpl w:val="2FE26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CD6CB1"/>
    <w:multiLevelType w:val="hybridMultilevel"/>
    <w:tmpl w:val="39CC9B38"/>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7F071505"/>
    <w:multiLevelType w:val="hybridMultilevel"/>
    <w:tmpl w:val="1A3AA1EE"/>
    <w:lvl w:ilvl="0" w:tplc="AADA1462">
      <w:start w:val="1"/>
      <w:numFmt w:val="bullet"/>
      <w:lvlText w:val=""/>
      <w:lvlJc w:val="left"/>
      <w:pPr>
        <w:ind w:left="720" w:hanging="360"/>
      </w:pPr>
      <w:rPr>
        <w:rFonts w:ascii="Symbol" w:hAnsi="Symbol" w:hint="default"/>
      </w:rPr>
    </w:lvl>
    <w:lvl w:ilvl="1" w:tplc="3802199A">
      <w:start w:val="1"/>
      <w:numFmt w:val="bullet"/>
      <w:lvlText w:val="o"/>
      <w:lvlJc w:val="left"/>
      <w:pPr>
        <w:ind w:left="1440" w:hanging="360"/>
      </w:pPr>
      <w:rPr>
        <w:rFonts w:ascii="Courier New" w:hAnsi="Courier New" w:hint="default"/>
      </w:rPr>
    </w:lvl>
    <w:lvl w:ilvl="2" w:tplc="690EA54E">
      <w:start w:val="1"/>
      <w:numFmt w:val="bullet"/>
      <w:lvlText w:val=""/>
      <w:lvlJc w:val="left"/>
      <w:pPr>
        <w:ind w:left="2160" w:hanging="360"/>
      </w:pPr>
      <w:rPr>
        <w:rFonts w:ascii="Wingdings" w:hAnsi="Wingdings" w:hint="default"/>
      </w:rPr>
    </w:lvl>
    <w:lvl w:ilvl="3" w:tplc="37F04D74">
      <w:start w:val="1"/>
      <w:numFmt w:val="bullet"/>
      <w:lvlText w:val=""/>
      <w:lvlJc w:val="left"/>
      <w:pPr>
        <w:ind w:left="2880" w:hanging="360"/>
      </w:pPr>
      <w:rPr>
        <w:rFonts w:ascii="Symbol" w:hAnsi="Symbol" w:hint="default"/>
      </w:rPr>
    </w:lvl>
    <w:lvl w:ilvl="4" w:tplc="CD48B8BC">
      <w:start w:val="1"/>
      <w:numFmt w:val="bullet"/>
      <w:lvlText w:val="o"/>
      <w:lvlJc w:val="left"/>
      <w:pPr>
        <w:ind w:left="3600" w:hanging="360"/>
      </w:pPr>
      <w:rPr>
        <w:rFonts w:ascii="Courier New" w:hAnsi="Courier New" w:hint="default"/>
      </w:rPr>
    </w:lvl>
    <w:lvl w:ilvl="5" w:tplc="93743A82">
      <w:start w:val="1"/>
      <w:numFmt w:val="bullet"/>
      <w:lvlText w:val=""/>
      <w:lvlJc w:val="left"/>
      <w:pPr>
        <w:ind w:left="4320" w:hanging="360"/>
      </w:pPr>
      <w:rPr>
        <w:rFonts w:ascii="Wingdings" w:hAnsi="Wingdings" w:hint="default"/>
      </w:rPr>
    </w:lvl>
    <w:lvl w:ilvl="6" w:tplc="F5E04AE8">
      <w:start w:val="1"/>
      <w:numFmt w:val="bullet"/>
      <w:lvlText w:val=""/>
      <w:lvlJc w:val="left"/>
      <w:pPr>
        <w:ind w:left="5040" w:hanging="360"/>
      </w:pPr>
      <w:rPr>
        <w:rFonts w:ascii="Symbol" w:hAnsi="Symbol" w:hint="default"/>
      </w:rPr>
    </w:lvl>
    <w:lvl w:ilvl="7" w:tplc="3B70893A">
      <w:start w:val="1"/>
      <w:numFmt w:val="bullet"/>
      <w:lvlText w:val="o"/>
      <w:lvlJc w:val="left"/>
      <w:pPr>
        <w:ind w:left="5760" w:hanging="360"/>
      </w:pPr>
      <w:rPr>
        <w:rFonts w:ascii="Courier New" w:hAnsi="Courier New" w:hint="default"/>
      </w:rPr>
    </w:lvl>
    <w:lvl w:ilvl="8" w:tplc="10B6881A">
      <w:start w:val="1"/>
      <w:numFmt w:val="bullet"/>
      <w:lvlText w:val=""/>
      <w:lvlJc w:val="left"/>
      <w:pPr>
        <w:ind w:left="6480" w:hanging="360"/>
      </w:pPr>
      <w:rPr>
        <w:rFonts w:ascii="Wingdings" w:hAnsi="Wingdings" w:hint="default"/>
      </w:rPr>
    </w:lvl>
  </w:abstractNum>
  <w:num w:numId="1" w16cid:durableId="1987201957">
    <w:abstractNumId w:val="8"/>
  </w:num>
  <w:num w:numId="2" w16cid:durableId="1179661081">
    <w:abstractNumId w:val="23"/>
  </w:num>
  <w:num w:numId="3" w16cid:durableId="2117483372">
    <w:abstractNumId w:val="7"/>
  </w:num>
  <w:num w:numId="4" w16cid:durableId="1329557573">
    <w:abstractNumId w:val="9"/>
  </w:num>
  <w:num w:numId="5" w16cid:durableId="1425301653">
    <w:abstractNumId w:val="5"/>
  </w:num>
  <w:num w:numId="6" w16cid:durableId="95953621">
    <w:abstractNumId w:val="14"/>
  </w:num>
  <w:num w:numId="7" w16cid:durableId="864638531">
    <w:abstractNumId w:val="0"/>
  </w:num>
  <w:num w:numId="8" w16cid:durableId="576869606">
    <w:abstractNumId w:val="28"/>
  </w:num>
  <w:num w:numId="9" w16cid:durableId="130905819">
    <w:abstractNumId w:val="13"/>
  </w:num>
  <w:num w:numId="10" w16cid:durableId="1717585684">
    <w:abstractNumId w:val="30"/>
  </w:num>
  <w:num w:numId="11" w16cid:durableId="21593441">
    <w:abstractNumId w:val="10"/>
  </w:num>
  <w:num w:numId="12" w16cid:durableId="1676036346">
    <w:abstractNumId w:val="1"/>
  </w:num>
  <w:num w:numId="13" w16cid:durableId="1788818508">
    <w:abstractNumId w:val="26"/>
  </w:num>
  <w:num w:numId="14" w16cid:durableId="878663555">
    <w:abstractNumId w:val="27"/>
  </w:num>
  <w:num w:numId="15" w16cid:durableId="1101225623">
    <w:abstractNumId w:val="33"/>
  </w:num>
  <w:num w:numId="16" w16cid:durableId="974726011">
    <w:abstractNumId w:val="18"/>
  </w:num>
  <w:num w:numId="17" w16cid:durableId="1736851748">
    <w:abstractNumId w:val="20"/>
  </w:num>
  <w:num w:numId="18" w16cid:durableId="1335691095">
    <w:abstractNumId w:val="15"/>
  </w:num>
  <w:num w:numId="19" w16cid:durableId="2900532">
    <w:abstractNumId w:val="32"/>
  </w:num>
  <w:num w:numId="20" w16cid:durableId="857962128">
    <w:abstractNumId w:val="4"/>
  </w:num>
  <w:num w:numId="21" w16cid:durableId="714232261">
    <w:abstractNumId w:val="16"/>
  </w:num>
  <w:num w:numId="22" w16cid:durableId="1082948367">
    <w:abstractNumId w:val="17"/>
  </w:num>
  <w:num w:numId="23" w16cid:durableId="716517010">
    <w:abstractNumId w:val="22"/>
  </w:num>
  <w:num w:numId="24" w16cid:durableId="542640962">
    <w:abstractNumId w:val="6"/>
  </w:num>
  <w:num w:numId="25" w16cid:durableId="1648628983">
    <w:abstractNumId w:val="2"/>
  </w:num>
  <w:num w:numId="26" w16cid:durableId="991102824">
    <w:abstractNumId w:val="19"/>
  </w:num>
  <w:num w:numId="27" w16cid:durableId="1223102970">
    <w:abstractNumId w:val="21"/>
  </w:num>
  <w:num w:numId="28" w16cid:durableId="599872138">
    <w:abstractNumId w:val="24"/>
  </w:num>
  <w:num w:numId="29" w16cid:durableId="1281452858">
    <w:abstractNumId w:val="29"/>
  </w:num>
  <w:num w:numId="30" w16cid:durableId="1261792138">
    <w:abstractNumId w:val="25"/>
  </w:num>
  <w:num w:numId="31" w16cid:durableId="252325181">
    <w:abstractNumId w:val="11"/>
  </w:num>
  <w:num w:numId="32" w16cid:durableId="636375922">
    <w:abstractNumId w:val="3"/>
  </w:num>
  <w:num w:numId="33" w16cid:durableId="1005324676">
    <w:abstractNumId w:val="12"/>
  </w:num>
  <w:num w:numId="34" w16cid:durableId="1028602669">
    <w:abstractNumId w:val="3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2"/>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FC"/>
    <w:rsid w:val="00003039"/>
    <w:rsid w:val="00005AEF"/>
    <w:rsid w:val="00011EE3"/>
    <w:rsid w:val="00012C97"/>
    <w:rsid w:val="00013C5E"/>
    <w:rsid w:val="00016543"/>
    <w:rsid w:val="00017303"/>
    <w:rsid w:val="000200F9"/>
    <w:rsid w:val="000213A7"/>
    <w:rsid w:val="00025DC7"/>
    <w:rsid w:val="00033CA1"/>
    <w:rsid w:val="000377DD"/>
    <w:rsid w:val="0004007F"/>
    <w:rsid w:val="00041A3B"/>
    <w:rsid w:val="00043238"/>
    <w:rsid w:val="00043D3F"/>
    <w:rsid w:val="0004439F"/>
    <w:rsid w:val="000518A9"/>
    <w:rsid w:val="00061F49"/>
    <w:rsid w:val="0006226E"/>
    <w:rsid w:val="0006291E"/>
    <w:rsid w:val="000741DC"/>
    <w:rsid w:val="00077431"/>
    <w:rsid w:val="0008227D"/>
    <w:rsid w:val="00090338"/>
    <w:rsid w:val="00090FF0"/>
    <w:rsid w:val="00093045"/>
    <w:rsid w:val="000930BA"/>
    <w:rsid w:val="00094DEE"/>
    <w:rsid w:val="00097747"/>
    <w:rsid w:val="000A0799"/>
    <w:rsid w:val="000A10CD"/>
    <w:rsid w:val="000A1A8F"/>
    <w:rsid w:val="000A3AF9"/>
    <w:rsid w:val="000A5674"/>
    <w:rsid w:val="000A71CA"/>
    <w:rsid w:val="000B1628"/>
    <w:rsid w:val="000B22C6"/>
    <w:rsid w:val="000B54D1"/>
    <w:rsid w:val="000B5E55"/>
    <w:rsid w:val="000C0159"/>
    <w:rsid w:val="000C12E7"/>
    <w:rsid w:val="000C62A2"/>
    <w:rsid w:val="000D027D"/>
    <w:rsid w:val="000D172F"/>
    <w:rsid w:val="000D34F9"/>
    <w:rsid w:val="000D7171"/>
    <w:rsid w:val="000E007C"/>
    <w:rsid w:val="000F1535"/>
    <w:rsid w:val="000F1756"/>
    <w:rsid w:val="000F3C13"/>
    <w:rsid w:val="000F3CE6"/>
    <w:rsid w:val="000F4859"/>
    <w:rsid w:val="000F5CDC"/>
    <w:rsid w:val="001124C0"/>
    <w:rsid w:val="00113950"/>
    <w:rsid w:val="00117DE6"/>
    <w:rsid w:val="00121155"/>
    <w:rsid w:val="0012187E"/>
    <w:rsid w:val="00124D65"/>
    <w:rsid w:val="00140922"/>
    <w:rsid w:val="00140B7B"/>
    <w:rsid w:val="00141031"/>
    <w:rsid w:val="001425D3"/>
    <w:rsid w:val="00142FD1"/>
    <w:rsid w:val="0015003B"/>
    <w:rsid w:val="00153C0F"/>
    <w:rsid w:val="00153E0C"/>
    <w:rsid w:val="00155638"/>
    <w:rsid w:val="00165571"/>
    <w:rsid w:val="00165CC3"/>
    <w:rsid w:val="00172B6D"/>
    <w:rsid w:val="0018372C"/>
    <w:rsid w:val="0018624C"/>
    <w:rsid w:val="001879A1"/>
    <w:rsid w:val="00190473"/>
    <w:rsid w:val="00191DBF"/>
    <w:rsid w:val="00197797"/>
    <w:rsid w:val="001A0469"/>
    <w:rsid w:val="001A3445"/>
    <w:rsid w:val="001A5D22"/>
    <w:rsid w:val="001A63E7"/>
    <w:rsid w:val="001B0239"/>
    <w:rsid w:val="001B46CE"/>
    <w:rsid w:val="001B5875"/>
    <w:rsid w:val="001B58FA"/>
    <w:rsid w:val="001B7E07"/>
    <w:rsid w:val="001C20B0"/>
    <w:rsid w:val="001C2656"/>
    <w:rsid w:val="001C3B1B"/>
    <w:rsid w:val="001C5A35"/>
    <w:rsid w:val="001C7702"/>
    <w:rsid w:val="001D0FD1"/>
    <w:rsid w:val="001D230D"/>
    <w:rsid w:val="001E5639"/>
    <w:rsid w:val="001E7961"/>
    <w:rsid w:val="001F150B"/>
    <w:rsid w:val="001F342E"/>
    <w:rsid w:val="001F406F"/>
    <w:rsid w:val="001F7228"/>
    <w:rsid w:val="001F76C5"/>
    <w:rsid w:val="001F7DEA"/>
    <w:rsid w:val="0020762E"/>
    <w:rsid w:val="00215024"/>
    <w:rsid w:val="00216D0A"/>
    <w:rsid w:val="00220CAF"/>
    <w:rsid w:val="00222669"/>
    <w:rsid w:val="0022417F"/>
    <w:rsid w:val="00226149"/>
    <w:rsid w:val="00234639"/>
    <w:rsid w:val="002347ED"/>
    <w:rsid w:val="0024079B"/>
    <w:rsid w:val="002410CC"/>
    <w:rsid w:val="002420A0"/>
    <w:rsid w:val="00246A39"/>
    <w:rsid w:val="00253CA8"/>
    <w:rsid w:val="002614C8"/>
    <w:rsid w:val="00266C50"/>
    <w:rsid w:val="00267688"/>
    <w:rsid w:val="002678ED"/>
    <w:rsid w:val="00272F47"/>
    <w:rsid w:val="0027489E"/>
    <w:rsid w:val="00274C16"/>
    <w:rsid w:val="002753B5"/>
    <w:rsid w:val="002760CD"/>
    <w:rsid w:val="00277534"/>
    <w:rsid w:val="00287480"/>
    <w:rsid w:val="00295102"/>
    <w:rsid w:val="00295B48"/>
    <w:rsid w:val="002A3954"/>
    <w:rsid w:val="002A4D81"/>
    <w:rsid w:val="002A6C97"/>
    <w:rsid w:val="002B1A99"/>
    <w:rsid w:val="002B1BA9"/>
    <w:rsid w:val="002B1EFA"/>
    <w:rsid w:val="002B3DF1"/>
    <w:rsid w:val="002C6E05"/>
    <w:rsid w:val="002C7373"/>
    <w:rsid w:val="002D61CF"/>
    <w:rsid w:val="002D7E21"/>
    <w:rsid w:val="002E2F90"/>
    <w:rsid w:val="002E5957"/>
    <w:rsid w:val="002E7CFE"/>
    <w:rsid w:val="002E7EEF"/>
    <w:rsid w:val="002F137C"/>
    <w:rsid w:val="002F28AD"/>
    <w:rsid w:val="002F3D11"/>
    <w:rsid w:val="002F4285"/>
    <w:rsid w:val="002F453D"/>
    <w:rsid w:val="002F69D6"/>
    <w:rsid w:val="00303617"/>
    <w:rsid w:val="00313AD9"/>
    <w:rsid w:val="0031594E"/>
    <w:rsid w:val="00317AF6"/>
    <w:rsid w:val="0032140B"/>
    <w:rsid w:val="00321CCE"/>
    <w:rsid w:val="0032312E"/>
    <w:rsid w:val="003274B7"/>
    <w:rsid w:val="00341EB4"/>
    <w:rsid w:val="00346A39"/>
    <w:rsid w:val="00346A98"/>
    <w:rsid w:val="00346EE8"/>
    <w:rsid w:val="00350A83"/>
    <w:rsid w:val="00353349"/>
    <w:rsid w:val="00354837"/>
    <w:rsid w:val="003602B9"/>
    <w:rsid w:val="003603A9"/>
    <w:rsid w:val="003609FC"/>
    <w:rsid w:val="0036202C"/>
    <w:rsid w:val="003806CA"/>
    <w:rsid w:val="003826BE"/>
    <w:rsid w:val="0038670F"/>
    <w:rsid w:val="00387EC3"/>
    <w:rsid w:val="003947A7"/>
    <w:rsid w:val="00395E4E"/>
    <w:rsid w:val="003962CD"/>
    <w:rsid w:val="00397460"/>
    <w:rsid w:val="003A0F2D"/>
    <w:rsid w:val="003A2E5C"/>
    <w:rsid w:val="003A61D3"/>
    <w:rsid w:val="003B2A88"/>
    <w:rsid w:val="003B72F2"/>
    <w:rsid w:val="003C0BB9"/>
    <w:rsid w:val="003C503C"/>
    <w:rsid w:val="003C5ABA"/>
    <w:rsid w:val="003D2FB9"/>
    <w:rsid w:val="003D5B8A"/>
    <w:rsid w:val="003D770A"/>
    <w:rsid w:val="003F3AD8"/>
    <w:rsid w:val="003F3D5B"/>
    <w:rsid w:val="003F49DD"/>
    <w:rsid w:val="003F4CD9"/>
    <w:rsid w:val="003F559B"/>
    <w:rsid w:val="003F5772"/>
    <w:rsid w:val="003F6E92"/>
    <w:rsid w:val="003F746B"/>
    <w:rsid w:val="00401403"/>
    <w:rsid w:val="004022D6"/>
    <w:rsid w:val="004044C8"/>
    <w:rsid w:val="00406256"/>
    <w:rsid w:val="00410497"/>
    <w:rsid w:val="00412049"/>
    <w:rsid w:val="0041279E"/>
    <w:rsid w:val="00414C13"/>
    <w:rsid w:val="004170F3"/>
    <w:rsid w:val="00421CC8"/>
    <w:rsid w:val="0042428A"/>
    <w:rsid w:val="00430750"/>
    <w:rsid w:val="00430D0A"/>
    <w:rsid w:val="00433DED"/>
    <w:rsid w:val="00435E19"/>
    <w:rsid w:val="00436900"/>
    <w:rsid w:val="00440BC3"/>
    <w:rsid w:val="00440BDF"/>
    <w:rsid w:val="004421D2"/>
    <w:rsid w:val="00444F47"/>
    <w:rsid w:val="00460B0F"/>
    <w:rsid w:val="0046161A"/>
    <w:rsid w:val="0046336F"/>
    <w:rsid w:val="00467DD4"/>
    <w:rsid w:val="004713A1"/>
    <w:rsid w:val="00471E7F"/>
    <w:rsid w:val="00476C59"/>
    <w:rsid w:val="00480A8E"/>
    <w:rsid w:val="00480FA0"/>
    <w:rsid w:val="0048260D"/>
    <w:rsid w:val="0048451D"/>
    <w:rsid w:val="004849DB"/>
    <w:rsid w:val="004947E1"/>
    <w:rsid w:val="004956CB"/>
    <w:rsid w:val="0049664F"/>
    <w:rsid w:val="004A670C"/>
    <w:rsid w:val="004B0E10"/>
    <w:rsid w:val="004B1760"/>
    <w:rsid w:val="004B7775"/>
    <w:rsid w:val="004C0222"/>
    <w:rsid w:val="004C0A09"/>
    <w:rsid w:val="004C4C74"/>
    <w:rsid w:val="004E22F1"/>
    <w:rsid w:val="004E307B"/>
    <w:rsid w:val="004E542C"/>
    <w:rsid w:val="004E7521"/>
    <w:rsid w:val="004E7B88"/>
    <w:rsid w:val="004F0E18"/>
    <w:rsid w:val="004F61FC"/>
    <w:rsid w:val="004F7E63"/>
    <w:rsid w:val="005002D1"/>
    <w:rsid w:val="00501EE3"/>
    <w:rsid w:val="0050583B"/>
    <w:rsid w:val="00507CB0"/>
    <w:rsid w:val="005121F9"/>
    <w:rsid w:val="005173AB"/>
    <w:rsid w:val="00525055"/>
    <w:rsid w:val="00532336"/>
    <w:rsid w:val="00534C9B"/>
    <w:rsid w:val="00544F80"/>
    <w:rsid w:val="00550085"/>
    <w:rsid w:val="00557292"/>
    <w:rsid w:val="00563B31"/>
    <w:rsid w:val="00563F0D"/>
    <w:rsid w:val="0056425B"/>
    <w:rsid w:val="00565528"/>
    <w:rsid w:val="00567023"/>
    <w:rsid w:val="00570D4C"/>
    <w:rsid w:val="005739A5"/>
    <w:rsid w:val="005774BE"/>
    <w:rsid w:val="00583ED2"/>
    <w:rsid w:val="005862B0"/>
    <w:rsid w:val="005877F4"/>
    <w:rsid w:val="00590E8E"/>
    <w:rsid w:val="005A1B36"/>
    <w:rsid w:val="005A5366"/>
    <w:rsid w:val="005A6047"/>
    <w:rsid w:val="005A6A77"/>
    <w:rsid w:val="005A6DD2"/>
    <w:rsid w:val="005A6FFA"/>
    <w:rsid w:val="005B33C5"/>
    <w:rsid w:val="005B3B23"/>
    <w:rsid w:val="005B5AE8"/>
    <w:rsid w:val="005B6C76"/>
    <w:rsid w:val="005C0ADF"/>
    <w:rsid w:val="005C210A"/>
    <w:rsid w:val="005C4CB2"/>
    <w:rsid w:val="005D1EF0"/>
    <w:rsid w:val="005D1F25"/>
    <w:rsid w:val="005D3F1A"/>
    <w:rsid w:val="005D5ECA"/>
    <w:rsid w:val="005D7243"/>
    <w:rsid w:val="005D73A0"/>
    <w:rsid w:val="005E3A46"/>
    <w:rsid w:val="005E6006"/>
    <w:rsid w:val="005E6963"/>
    <w:rsid w:val="005F06F0"/>
    <w:rsid w:val="005F2D4D"/>
    <w:rsid w:val="005F427C"/>
    <w:rsid w:val="005F74C3"/>
    <w:rsid w:val="005F7C14"/>
    <w:rsid w:val="00610134"/>
    <w:rsid w:val="00610F1B"/>
    <w:rsid w:val="00615582"/>
    <w:rsid w:val="0061593F"/>
    <w:rsid w:val="00635030"/>
    <w:rsid w:val="006353CD"/>
    <w:rsid w:val="006370B4"/>
    <w:rsid w:val="00640F2A"/>
    <w:rsid w:val="00642F9C"/>
    <w:rsid w:val="00643523"/>
    <w:rsid w:val="00643D8C"/>
    <w:rsid w:val="006467C0"/>
    <w:rsid w:val="00650516"/>
    <w:rsid w:val="0065190D"/>
    <w:rsid w:val="006530CF"/>
    <w:rsid w:val="00654754"/>
    <w:rsid w:val="00662F37"/>
    <w:rsid w:val="00664C00"/>
    <w:rsid w:val="00664C86"/>
    <w:rsid w:val="00666982"/>
    <w:rsid w:val="00675D2B"/>
    <w:rsid w:val="0067617D"/>
    <w:rsid w:val="00680D90"/>
    <w:rsid w:val="00682512"/>
    <w:rsid w:val="0068528E"/>
    <w:rsid w:val="00686550"/>
    <w:rsid w:val="00687FD8"/>
    <w:rsid w:val="00694622"/>
    <w:rsid w:val="00697D8B"/>
    <w:rsid w:val="006A598A"/>
    <w:rsid w:val="006A5E36"/>
    <w:rsid w:val="006B1207"/>
    <w:rsid w:val="006C1CCD"/>
    <w:rsid w:val="006C257B"/>
    <w:rsid w:val="006C2EE5"/>
    <w:rsid w:val="006C3C96"/>
    <w:rsid w:val="006C4FBD"/>
    <w:rsid w:val="006C7817"/>
    <w:rsid w:val="006E0DC6"/>
    <w:rsid w:val="006E283E"/>
    <w:rsid w:val="006F0943"/>
    <w:rsid w:val="006F18A9"/>
    <w:rsid w:val="006F77DA"/>
    <w:rsid w:val="007016C3"/>
    <w:rsid w:val="007029B3"/>
    <w:rsid w:val="00703C49"/>
    <w:rsid w:val="00705268"/>
    <w:rsid w:val="00705401"/>
    <w:rsid w:val="00707182"/>
    <w:rsid w:val="00711ECC"/>
    <w:rsid w:val="00724632"/>
    <w:rsid w:val="00724B4C"/>
    <w:rsid w:val="00725BC2"/>
    <w:rsid w:val="007341D8"/>
    <w:rsid w:val="0073590F"/>
    <w:rsid w:val="00736E7E"/>
    <w:rsid w:val="00740555"/>
    <w:rsid w:val="00740B3B"/>
    <w:rsid w:val="00740F20"/>
    <w:rsid w:val="007417C6"/>
    <w:rsid w:val="0074182B"/>
    <w:rsid w:val="00742B11"/>
    <w:rsid w:val="00743B86"/>
    <w:rsid w:val="007455D7"/>
    <w:rsid w:val="00751B01"/>
    <w:rsid w:val="00767E49"/>
    <w:rsid w:val="0077123A"/>
    <w:rsid w:val="0077467E"/>
    <w:rsid w:val="00775D9B"/>
    <w:rsid w:val="007810BE"/>
    <w:rsid w:val="00786E69"/>
    <w:rsid w:val="00787F76"/>
    <w:rsid w:val="0079024C"/>
    <w:rsid w:val="00790ACB"/>
    <w:rsid w:val="007978A0"/>
    <w:rsid w:val="007A2369"/>
    <w:rsid w:val="007A486B"/>
    <w:rsid w:val="007A5D18"/>
    <w:rsid w:val="007A7427"/>
    <w:rsid w:val="007B52C0"/>
    <w:rsid w:val="007C0A0B"/>
    <w:rsid w:val="007C0DBC"/>
    <w:rsid w:val="007C1095"/>
    <w:rsid w:val="007C181C"/>
    <w:rsid w:val="007C50C2"/>
    <w:rsid w:val="007C68C9"/>
    <w:rsid w:val="007D5A5B"/>
    <w:rsid w:val="007D62FF"/>
    <w:rsid w:val="007D72A4"/>
    <w:rsid w:val="007E3A1B"/>
    <w:rsid w:val="007F09EA"/>
    <w:rsid w:val="007F1CED"/>
    <w:rsid w:val="007F32D2"/>
    <w:rsid w:val="007F5275"/>
    <w:rsid w:val="008029D3"/>
    <w:rsid w:val="008105DC"/>
    <w:rsid w:val="00814389"/>
    <w:rsid w:val="00814E6B"/>
    <w:rsid w:val="00815E73"/>
    <w:rsid w:val="008169B3"/>
    <w:rsid w:val="00821151"/>
    <w:rsid w:val="0082141F"/>
    <w:rsid w:val="00824617"/>
    <w:rsid w:val="00824803"/>
    <w:rsid w:val="008254B0"/>
    <w:rsid w:val="00827FA5"/>
    <w:rsid w:val="008300E6"/>
    <w:rsid w:val="00831CA4"/>
    <w:rsid w:val="008320D9"/>
    <w:rsid w:val="0084130A"/>
    <w:rsid w:val="00855A3E"/>
    <w:rsid w:val="0086237E"/>
    <w:rsid w:val="008624B5"/>
    <w:rsid w:val="00863E90"/>
    <w:rsid w:val="00865DBF"/>
    <w:rsid w:val="00866AA6"/>
    <w:rsid w:val="00867737"/>
    <w:rsid w:val="008776DD"/>
    <w:rsid w:val="00880AB4"/>
    <w:rsid w:val="00880D4C"/>
    <w:rsid w:val="008810AB"/>
    <w:rsid w:val="0088308E"/>
    <w:rsid w:val="00885AC2"/>
    <w:rsid w:val="008865AC"/>
    <w:rsid w:val="008914FB"/>
    <w:rsid w:val="008915B7"/>
    <w:rsid w:val="008927B8"/>
    <w:rsid w:val="00894B1C"/>
    <w:rsid w:val="00895B3D"/>
    <w:rsid w:val="00895BCF"/>
    <w:rsid w:val="008972BC"/>
    <w:rsid w:val="00897808"/>
    <w:rsid w:val="008A3276"/>
    <w:rsid w:val="008A58EE"/>
    <w:rsid w:val="008B41F8"/>
    <w:rsid w:val="008B743A"/>
    <w:rsid w:val="008C00BC"/>
    <w:rsid w:val="008C20E8"/>
    <w:rsid w:val="008C299C"/>
    <w:rsid w:val="008C5067"/>
    <w:rsid w:val="008D0F66"/>
    <w:rsid w:val="008E022E"/>
    <w:rsid w:val="008E033B"/>
    <w:rsid w:val="008E3BE3"/>
    <w:rsid w:val="008F636C"/>
    <w:rsid w:val="008F6842"/>
    <w:rsid w:val="009036CE"/>
    <w:rsid w:val="009101D5"/>
    <w:rsid w:val="00912798"/>
    <w:rsid w:val="0091696D"/>
    <w:rsid w:val="0092679F"/>
    <w:rsid w:val="0092754A"/>
    <w:rsid w:val="00934701"/>
    <w:rsid w:val="00937A55"/>
    <w:rsid w:val="009422F4"/>
    <w:rsid w:val="00942D54"/>
    <w:rsid w:val="00943F4F"/>
    <w:rsid w:val="009448EA"/>
    <w:rsid w:val="00944CCB"/>
    <w:rsid w:val="00945CD1"/>
    <w:rsid w:val="00947BF7"/>
    <w:rsid w:val="009513F2"/>
    <w:rsid w:val="00952234"/>
    <w:rsid w:val="00957047"/>
    <w:rsid w:val="0097648F"/>
    <w:rsid w:val="009878C0"/>
    <w:rsid w:val="00987EDC"/>
    <w:rsid w:val="00992B2A"/>
    <w:rsid w:val="0099352F"/>
    <w:rsid w:val="00995032"/>
    <w:rsid w:val="009954C9"/>
    <w:rsid w:val="009A3328"/>
    <w:rsid w:val="009A3AB6"/>
    <w:rsid w:val="009A4E2A"/>
    <w:rsid w:val="009A5C5E"/>
    <w:rsid w:val="009B03CB"/>
    <w:rsid w:val="009B1230"/>
    <w:rsid w:val="009B13AE"/>
    <w:rsid w:val="009B50A0"/>
    <w:rsid w:val="009B5F3A"/>
    <w:rsid w:val="009B61FF"/>
    <w:rsid w:val="009B6532"/>
    <w:rsid w:val="009B783A"/>
    <w:rsid w:val="009B79C9"/>
    <w:rsid w:val="009C2077"/>
    <w:rsid w:val="009C23B7"/>
    <w:rsid w:val="009D0A55"/>
    <w:rsid w:val="009D1DE8"/>
    <w:rsid w:val="009D2D85"/>
    <w:rsid w:val="009D6B1B"/>
    <w:rsid w:val="009D7B1B"/>
    <w:rsid w:val="009E2F86"/>
    <w:rsid w:val="009F23A4"/>
    <w:rsid w:val="009F2C82"/>
    <w:rsid w:val="009F6B59"/>
    <w:rsid w:val="00A00793"/>
    <w:rsid w:val="00A00DB8"/>
    <w:rsid w:val="00A0242F"/>
    <w:rsid w:val="00A06BBB"/>
    <w:rsid w:val="00A1021C"/>
    <w:rsid w:val="00A10F8E"/>
    <w:rsid w:val="00A1235D"/>
    <w:rsid w:val="00A12E48"/>
    <w:rsid w:val="00A14213"/>
    <w:rsid w:val="00A1504F"/>
    <w:rsid w:val="00A16140"/>
    <w:rsid w:val="00A16965"/>
    <w:rsid w:val="00A204FD"/>
    <w:rsid w:val="00A22D75"/>
    <w:rsid w:val="00A24566"/>
    <w:rsid w:val="00A24C4E"/>
    <w:rsid w:val="00A31C71"/>
    <w:rsid w:val="00A35411"/>
    <w:rsid w:val="00A36721"/>
    <w:rsid w:val="00A37CBF"/>
    <w:rsid w:val="00A41248"/>
    <w:rsid w:val="00A42275"/>
    <w:rsid w:val="00A423D7"/>
    <w:rsid w:val="00A44AE0"/>
    <w:rsid w:val="00A57C16"/>
    <w:rsid w:val="00A57DD4"/>
    <w:rsid w:val="00A613AB"/>
    <w:rsid w:val="00A620E7"/>
    <w:rsid w:val="00A650B5"/>
    <w:rsid w:val="00A72874"/>
    <w:rsid w:val="00A74518"/>
    <w:rsid w:val="00A753BF"/>
    <w:rsid w:val="00A759F5"/>
    <w:rsid w:val="00A84539"/>
    <w:rsid w:val="00A8541D"/>
    <w:rsid w:val="00A90115"/>
    <w:rsid w:val="00A95B67"/>
    <w:rsid w:val="00A973D1"/>
    <w:rsid w:val="00AA1400"/>
    <w:rsid w:val="00AA4721"/>
    <w:rsid w:val="00AA55AA"/>
    <w:rsid w:val="00AA6251"/>
    <w:rsid w:val="00AA711E"/>
    <w:rsid w:val="00AB0A08"/>
    <w:rsid w:val="00AB27FC"/>
    <w:rsid w:val="00AB4125"/>
    <w:rsid w:val="00AB5135"/>
    <w:rsid w:val="00AB6BDF"/>
    <w:rsid w:val="00AB73B5"/>
    <w:rsid w:val="00AC1553"/>
    <w:rsid w:val="00AC4DE5"/>
    <w:rsid w:val="00AC625E"/>
    <w:rsid w:val="00AD2FF8"/>
    <w:rsid w:val="00AD3EB4"/>
    <w:rsid w:val="00AD5099"/>
    <w:rsid w:val="00AD676C"/>
    <w:rsid w:val="00AE17ED"/>
    <w:rsid w:val="00AE4B25"/>
    <w:rsid w:val="00AE6F9A"/>
    <w:rsid w:val="00AF15EA"/>
    <w:rsid w:val="00AF2B0C"/>
    <w:rsid w:val="00AF3F18"/>
    <w:rsid w:val="00AF5B9B"/>
    <w:rsid w:val="00B0194A"/>
    <w:rsid w:val="00B036CC"/>
    <w:rsid w:val="00B06694"/>
    <w:rsid w:val="00B1012D"/>
    <w:rsid w:val="00B132EA"/>
    <w:rsid w:val="00B1682F"/>
    <w:rsid w:val="00B20E9F"/>
    <w:rsid w:val="00B22F7A"/>
    <w:rsid w:val="00B232B1"/>
    <w:rsid w:val="00B25619"/>
    <w:rsid w:val="00B31DA5"/>
    <w:rsid w:val="00B34776"/>
    <w:rsid w:val="00B36B65"/>
    <w:rsid w:val="00B420A1"/>
    <w:rsid w:val="00B44CB6"/>
    <w:rsid w:val="00B45B70"/>
    <w:rsid w:val="00B466DB"/>
    <w:rsid w:val="00B5159F"/>
    <w:rsid w:val="00B5369F"/>
    <w:rsid w:val="00B55FFA"/>
    <w:rsid w:val="00B62C8A"/>
    <w:rsid w:val="00B64154"/>
    <w:rsid w:val="00B65C08"/>
    <w:rsid w:val="00B65C7B"/>
    <w:rsid w:val="00B67618"/>
    <w:rsid w:val="00B73C7B"/>
    <w:rsid w:val="00B829F5"/>
    <w:rsid w:val="00B845B1"/>
    <w:rsid w:val="00B853ED"/>
    <w:rsid w:val="00B953F7"/>
    <w:rsid w:val="00B9783C"/>
    <w:rsid w:val="00BA1487"/>
    <w:rsid w:val="00BA15EE"/>
    <w:rsid w:val="00BA3D7A"/>
    <w:rsid w:val="00BB02F7"/>
    <w:rsid w:val="00BB0CEF"/>
    <w:rsid w:val="00BB3168"/>
    <w:rsid w:val="00BB37CC"/>
    <w:rsid w:val="00BB57EC"/>
    <w:rsid w:val="00BC0699"/>
    <w:rsid w:val="00BC096D"/>
    <w:rsid w:val="00BC287B"/>
    <w:rsid w:val="00BD54C4"/>
    <w:rsid w:val="00BD6E57"/>
    <w:rsid w:val="00BE140A"/>
    <w:rsid w:val="00BE78D1"/>
    <w:rsid w:val="00BF2D0C"/>
    <w:rsid w:val="00BF30FD"/>
    <w:rsid w:val="00BF7DA7"/>
    <w:rsid w:val="00C03819"/>
    <w:rsid w:val="00C049C8"/>
    <w:rsid w:val="00C04DA6"/>
    <w:rsid w:val="00C05FEF"/>
    <w:rsid w:val="00C1201B"/>
    <w:rsid w:val="00C13570"/>
    <w:rsid w:val="00C13C5F"/>
    <w:rsid w:val="00C15784"/>
    <w:rsid w:val="00C2114C"/>
    <w:rsid w:val="00C22F9E"/>
    <w:rsid w:val="00C25BE7"/>
    <w:rsid w:val="00C27EAD"/>
    <w:rsid w:val="00C36D1D"/>
    <w:rsid w:val="00C37C6F"/>
    <w:rsid w:val="00C42194"/>
    <w:rsid w:val="00C460AB"/>
    <w:rsid w:val="00C4674F"/>
    <w:rsid w:val="00C51551"/>
    <w:rsid w:val="00C53E6C"/>
    <w:rsid w:val="00C54812"/>
    <w:rsid w:val="00C54FFC"/>
    <w:rsid w:val="00C569BA"/>
    <w:rsid w:val="00C61781"/>
    <w:rsid w:val="00C6178C"/>
    <w:rsid w:val="00C61C31"/>
    <w:rsid w:val="00C6247E"/>
    <w:rsid w:val="00C76190"/>
    <w:rsid w:val="00C776AA"/>
    <w:rsid w:val="00C8249D"/>
    <w:rsid w:val="00C84FB5"/>
    <w:rsid w:val="00C86327"/>
    <w:rsid w:val="00C91DD9"/>
    <w:rsid w:val="00C94358"/>
    <w:rsid w:val="00CA007C"/>
    <w:rsid w:val="00CA3D4F"/>
    <w:rsid w:val="00CA555F"/>
    <w:rsid w:val="00CC0C86"/>
    <w:rsid w:val="00CC14A9"/>
    <w:rsid w:val="00CC2EE0"/>
    <w:rsid w:val="00CC4150"/>
    <w:rsid w:val="00CC4683"/>
    <w:rsid w:val="00CD6FA5"/>
    <w:rsid w:val="00CD777A"/>
    <w:rsid w:val="00CE08D8"/>
    <w:rsid w:val="00CE5982"/>
    <w:rsid w:val="00CF2220"/>
    <w:rsid w:val="00CF300A"/>
    <w:rsid w:val="00CF4002"/>
    <w:rsid w:val="00CF44D8"/>
    <w:rsid w:val="00CF4855"/>
    <w:rsid w:val="00D02DC6"/>
    <w:rsid w:val="00D04555"/>
    <w:rsid w:val="00D12334"/>
    <w:rsid w:val="00D139DC"/>
    <w:rsid w:val="00D14A6F"/>
    <w:rsid w:val="00D15B9E"/>
    <w:rsid w:val="00D251E6"/>
    <w:rsid w:val="00D26F21"/>
    <w:rsid w:val="00D27927"/>
    <w:rsid w:val="00D30657"/>
    <w:rsid w:val="00D3210F"/>
    <w:rsid w:val="00D40761"/>
    <w:rsid w:val="00D40896"/>
    <w:rsid w:val="00D43909"/>
    <w:rsid w:val="00D47A69"/>
    <w:rsid w:val="00D50410"/>
    <w:rsid w:val="00D512A9"/>
    <w:rsid w:val="00D5765E"/>
    <w:rsid w:val="00D66459"/>
    <w:rsid w:val="00D66B03"/>
    <w:rsid w:val="00D72535"/>
    <w:rsid w:val="00D730E9"/>
    <w:rsid w:val="00D7406C"/>
    <w:rsid w:val="00D75D0C"/>
    <w:rsid w:val="00D76322"/>
    <w:rsid w:val="00D77019"/>
    <w:rsid w:val="00D77AB2"/>
    <w:rsid w:val="00D81512"/>
    <w:rsid w:val="00D84445"/>
    <w:rsid w:val="00D90956"/>
    <w:rsid w:val="00D93E82"/>
    <w:rsid w:val="00D97E47"/>
    <w:rsid w:val="00DA5AA1"/>
    <w:rsid w:val="00DA6188"/>
    <w:rsid w:val="00DA669C"/>
    <w:rsid w:val="00DA689A"/>
    <w:rsid w:val="00DB1BBD"/>
    <w:rsid w:val="00DB2557"/>
    <w:rsid w:val="00DB47C3"/>
    <w:rsid w:val="00DB6333"/>
    <w:rsid w:val="00DC1349"/>
    <w:rsid w:val="00DC5E36"/>
    <w:rsid w:val="00DD299E"/>
    <w:rsid w:val="00DD764F"/>
    <w:rsid w:val="00DE1F38"/>
    <w:rsid w:val="00DE26D3"/>
    <w:rsid w:val="00E01115"/>
    <w:rsid w:val="00E05BE0"/>
    <w:rsid w:val="00E07BAE"/>
    <w:rsid w:val="00E22F70"/>
    <w:rsid w:val="00E23CDF"/>
    <w:rsid w:val="00E26357"/>
    <w:rsid w:val="00E27450"/>
    <w:rsid w:val="00E30059"/>
    <w:rsid w:val="00E3385E"/>
    <w:rsid w:val="00E44FCF"/>
    <w:rsid w:val="00E47B84"/>
    <w:rsid w:val="00E509F7"/>
    <w:rsid w:val="00E51BB6"/>
    <w:rsid w:val="00E542FD"/>
    <w:rsid w:val="00E630D1"/>
    <w:rsid w:val="00E64A92"/>
    <w:rsid w:val="00E663E7"/>
    <w:rsid w:val="00E73DC9"/>
    <w:rsid w:val="00E81B65"/>
    <w:rsid w:val="00E83EAE"/>
    <w:rsid w:val="00E8414B"/>
    <w:rsid w:val="00E856CA"/>
    <w:rsid w:val="00E8618A"/>
    <w:rsid w:val="00E876EE"/>
    <w:rsid w:val="00EA2CCB"/>
    <w:rsid w:val="00EA5154"/>
    <w:rsid w:val="00EA574B"/>
    <w:rsid w:val="00EA7967"/>
    <w:rsid w:val="00EB2061"/>
    <w:rsid w:val="00EB2719"/>
    <w:rsid w:val="00EB3204"/>
    <w:rsid w:val="00EB38E4"/>
    <w:rsid w:val="00EB4827"/>
    <w:rsid w:val="00EC1770"/>
    <w:rsid w:val="00EC3273"/>
    <w:rsid w:val="00EC66EA"/>
    <w:rsid w:val="00ED1866"/>
    <w:rsid w:val="00ED2D64"/>
    <w:rsid w:val="00ED43C7"/>
    <w:rsid w:val="00ED4B15"/>
    <w:rsid w:val="00ED75BA"/>
    <w:rsid w:val="00EE1C9C"/>
    <w:rsid w:val="00EE6952"/>
    <w:rsid w:val="00EF21CD"/>
    <w:rsid w:val="00EF3A0E"/>
    <w:rsid w:val="00EF40DA"/>
    <w:rsid w:val="00EF780D"/>
    <w:rsid w:val="00EF7987"/>
    <w:rsid w:val="00EF7AEC"/>
    <w:rsid w:val="00F01A12"/>
    <w:rsid w:val="00F02CCF"/>
    <w:rsid w:val="00F02F78"/>
    <w:rsid w:val="00F06863"/>
    <w:rsid w:val="00F111E9"/>
    <w:rsid w:val="00F13346"/>
    <w:rsid w:val="00F2095D"/>
    <w:rsid w:val="00F21B86"/>
    <w:rsid w:val="00F22260"/>
    <w:rsid w:val="00F24115"/>
    <w:rsid w:val="00F250EF"/>
    <w:rsid w:val="00F25CCE"/>
    <w:rsid w:val="00F30572"/>
    <w:rsid w:val="00F3220E"/>
    <w:rsid w:val="00F32425"/>
    <w:rsid w:val="00F36054"/>
    <w:rsid w:val="00F40389"/>
    <w:rsid w:val="00F4039D"/>
    <w:rsid w:val="00F452D9"/>
    <w:rsid w:val="00F477F2"/>
    <w:rsid w:val="00F50EDA"/>
    <w:rsid w:val="00F6109B"/>
    <w:rsid w:val="00F66BD5"/>
    <w:rsid w:val="00F703D5"/>
    <w:rsid w:val="00F714FF"/>
    <w:rsid w:val="00F73531"/>
    <w:rsid w:val="00F74E5C"/>
    <w:rsid w:val="00F76337"/>
    <w:rsid w:val="00F76D76"/>
    <w:rsid w:val="00F76F20"/>
    <w:rsid w:val="00F81800"/>
    <w:rsid w:val="00F8641A"/>
    <w:rsid w:val="00F86B56"/>
    <w:rsid w:val="00F900FD"/>
    <w:rsid w:val="00F97027"/>
    <w:rsid w:val="00FA204D"/>
    <w:rsid w:val="00FA2E0F"/>
    <w:rsid w:val="00FA591B"/>
    <w:rsid w:val="00FA5D28"/>
    <w:rsid w:val="00FA68C5"/>
    <w:rsid w:val="00FA68CF"/>
    <w:rsid w:val="00FA74D8"/>
    <w:rsid w:val="00FA7BDB"/>
    <w:rsid w:val="00FB1215"/>
    <w:rsid w:val="00FB500B"/>
    <w:rsid w:val="00FC11C3"/>
    <w:rsid w:val="00FC7FC3"/>
    <w:rsid w:val="00FD2E9A"/>
    <w:rsid w:val="00FD4CBC"/>
    <w:rsid w:val="00FE09E4"/>
    <w:rsid w:val="00FE09F5"/>
    <w:rsid w:val="00FE6C2F"/>
    <w:rsid w:val="00FE7DF5"/>
    <w:rsid w:val="00FF36FE"/>
    <w:rsid w:val="00FF3825"/>
    <w:rsid w:val="019C19E1"/>
    <w:rsid w:val="04E3B63C"/>
    <w:rsid w:val="069AD7EE"/>
    <w:rsid w:val="06FC5E83"/>
    <w:rsid w:val="086E7BB3"/>
    <w:rsid w:val="0889D8BC"/>
    <w:rsid w:val="09285E0C"/>
    <w:rsid w:val="0A312692"/>
    <w:rsid w:val="0B41DF81"/>
    <w:rsid w:val="0DD8B59E"/>
    <w:rsid w:val="10E8B326"/>
    <w:rsid w:val="11CA1638"/>
    <w:rsid w:val="1362617E"/>
    <w:rsid w:val="137DD8D7"/>
    <w:rsid w:val="153E5E2F"/>
    <w:rsid w:val="1916B74C"/>
    <w:rsid w:val="19340481"/>
    <w:rsid w:val="1B9730E5"/>
    <w:rsid w:val="1BDF8ACE"/>
    <w:rsid w:val="1C19995C"/>
    <w:rsid w:val="1C6AA4FF"/>
    <w:rsid w:val="1D18D2CC"/>
    <w:rsid w:val="1EDC812C"/>
    <w:rsid w:val="2155B387"/>
    <w:rsid w:val="2586397A"/>
    <w:rsid w:val="25A75345"/>
    <w:rsid w:val="25F5D1CF"/>
    <w:rsid w:val="298EEEFB"/>
    <w:rsid w:val="2B2ABF5C"/>
    <w:rsid w:val="2B4FE527"/>
    <w:rsid w:val="2C1C8F51"/>
    <w:rsid w:val="30BDA660"/>
    <w:rsid w:val="31A3BA51"/>
    <w:rsid w:val="31F7EA0A"/>
    <w:rsid w:val="325976C1"/>
    <w:rsid w:val="3505EDFF"/>
    <w:rsid w:val="3543565E"/>
    <w:rsid w:val="358B5607"/>
    <w:rsid w:val="3709DC25"/>
    <w:rsid w:val="3B11BA95"/>
    <w:rsid w:val="3B5D8D00"/>
    <w:rsid w:val="3BFBEAFB"/>
    <w:rsid w:val="3D5A8E19"/>
    <w:rsid w:val="3E9949C8"/>
    <w:rsid w:val="40FAF42F"/>
    <w:rsid w:val="421D2CF6"/>
    <w:rsid w:val="434952DA"/>
    <w:rsid w:val="4635BCB2"/>
    <w:rsid w:val="46AAF76F"/>
    <w:rsid w:val="46AE9A19"/>
    <w:rsid w:val="471149C2"/>
    <w:rsid w:val="489F6940"/>
    <w:rsid w:val="48AFC97C"/>
    <w:rsid w:val="490CD5B0"/>
    <w:rsid w:val="4980755D"/>
    <w:rsid w:val="4C0DF8CE"/>
    <w:rsid w:val="4C4A1CFD"/>
    <w:rsid w:val="4D00E69B"/>
    <w:rsid w:val="4DF5750F"/>
    <w:rsid w:val="4EC4F9FE"/>
    <w:rsid w:val="51ADF1CC"/>
    <w:rsid w:val="527FFB77"/>
    <w:rsid w:val="535A976F"/>
    <w:rsid w:val="5632B81F"/>
    <w:rsid w:val="59BD1A19"/>
    <w:rsid w:val="5A28EA8F"/>
    <w:rsid w:val="5C1CF95B"/>
    <w:rsid w:val="5CB526D9"/>
    <w:rsid w:val="5EC91D73"/>
    <w:rsid w:val="602302EA"/>
    <w:rsid w:val="6314F470"/>
    <w:rsid w:val="649278DE"/>
    <w:rsid w:val="65A1908D"/>
    <w:rsid w:val="66717CA8"/>
    <w:rsid w:val="669FBFFB"/>
    <w:rsid w:val="68178AAD"/>
    <w:rsid w:val="6C46B6C6"/>
    <w:rsid w:val="6C6D6329"/>
    <w:rsid w:val="6C8CE3D1"/>
    <w:rsid w:val="6D8A1F87"/>
    <w:rsid w:val="6E7AC52D"/>
    <w:rsid w:val="6FDE8358"/>
    <w:rsid w:val="703B73B4"/>
    <w:rsid w:val="7161C6FC"/>
    <w:rsid w:val="723BC35D"/>
    <w:rsid w:val="7269A5BF"/>
    <w:rsid w:val="737FBFE0"/>
    <w:rsid w:val="75146EB6"/>
    <w:rsid w:val="77A9E0C4"/>
    <w:rsid w:val="7B03824A"/>
    <w:rsid w:val="7C05B659"/>
    <w:rsid w:val="7C18ADC9"/>
    <w:rsid w:val="7D9A5CFF"/>
    <w:rsid w:val="7E104965"/>
    <w:rsid w:val="7F2A0E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E92030"/>
  <w15:docId w15:val="{8A996128-E0CE-480E-8C0D-A5FD330E9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imes New Roman" w:hAnsi="Franklin Gothic Book" w:cs="Times New Roman"/>
        <w:sz w:val="24"/>
        <w:szCs w:val="24"/>
        <w:lang w:val="en-US" w:eastAsia="en-US" w:bidi="ar-SA"/>
      </w:rPr>
    </w:rPrDefault>
    <w:pPrDefault>
      <w:pPr>
        <w:spacing w:after="160" w:line="259" w:lineRule="atLeast"/>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863E90"/>
    <w:rPr>
      <w:rFonts w:ascii="Century Gothic" w:hAnsi="Century Gothic" w:cstheme="minorHAnsi"/>
      <w:sz w:val="22"/>
      <w:szCs w:val="20"/>
    </w:rPr>
  </w:style>
  <w:style w:type="paragraph" w:styleId="Heading1">
    <w:name w:val="heading 1"/>
    <w:basedOn w:val="Normal"/>
    <w:next w:val="Normal"/>
    <w:link w:val="Heading1Char"/>
    <w:autoRedefine/>
    <w:rsid w:val="000B5E55"/>
    <w:pPr>
      <w:keepNext/>
      <w:spacing w:before="360"/>
      <w:outlineLvl w:val="0"/>
    </w:pPr>
    <w:rPr>
      <w:rFonts w:asciiTheme="minorHAnsi" w:hAnsiTheme="minorHAnsi" w:cs="Arial"/>
      <w:b/>
      <w:bCs/>
      <w:caps/>
      <w:color w:val="0070C0"/>
      <w:kern w:val="32"/>
      <w:sz w:val="24"/>
    </w:rPr>
  </w:style>
  <w:style w:type="paragraph" w:styleId="Heading2">
    <w:name w:val="heading 2"/>
    <w:basedOn w:val="BODStyleTOC"/>
    <w:next w:val="Normal"/>
    <w:link w:val="Heading2Char"/>
    <w:autoRedefine/>
    <w:rsid w:val="000B5E55"/>
    <w:pPr>
      <w:jc w:val="center"/>
      <w:outlineLvl w:val="1"/>
    </w:pPr>
    <w:rPr>
      <w:i/>
      <w:sz w:val="32"/>
    </w:rPr>
  </w:style>
  <w:style w:type="paragraph" w:styleId="Heading3">
    <w:name w:val="heading 3"/>
    <w:basedOn w:val="Normal"/>
    <w:next w:val="Normal"/>
    <w:link w:val="Heading3Char"/>
    <w:uiPriority w:val="9"/>
    <w:semiHidden/>
    <w:unhideWhenUsed/>
    <w:rsid w:val="0091696D"/>
    <w:pPr>
      <w:keepNext/>
      <w:keepLines/>
      <w:spacing w:before="40" w:after="0"/>
      <w:outlineLvl w:val="2"/>
    </w:pPr>
    <w:rPr>
      <w:rFonts w:asciiTheme="majorHAnsi" w:eastAsiaTheme="majorEastAsia" w:hAnsiTheme="majorHAnsi" w:cstheme="majorBidi"/>
      <w:color w:val="00224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0B5E55"/>
    <w:rPr>
      <w:rFonts w:asciiTheme="minorHAnsi" w:hAnsiTheme="minorHAnsi" w:cstheme="minorHAnsi"/>
      <w:b/>
      <w:bCs/>
      <w:i/>
      <w:sz w:val="32"/>
      <w:szCs w:val="20"/>
    </w:rPr>
  </w:style>
  <w:style w:type="character" w:customStyle="1" w:styleId="Heading1Char">
    <w:name w:val="Heading 1 Char"/>
    <w:basedOn w:val="DefaultParagraphFont"/>
    <w:link w:val="Heading1"/>
    <w:rsid w:val="000B5E55"/>
    <w:rPr>
      <w:rFonts w:asciiTheme="minorHAnsi" w:hAnsiTheme="minorHAnsi" w:cs="Arial"/>
      <w:b/>
      <w:bCs/>
      <w:caps/>
      <w:color w:val="0070C0"/>
      <w:kern w:val="32"/>
      <w:szCs w:val="20"/>
    </w:rPr>
  </w:style>
  <w:style w:type="paragraph" w:styleId="NoSpacing">
    <w:name w:val="No Spacing"/>
    <w:link w:val="NoSpacingChar"/>
    <w:autoRedefine/>
    <w:uiPriority w:val="1"/>
    <w:rsid w:val="00BD54C4"/>
    <w:pPr>
      <w:spacing w:line="240" w:lineRule="auto"/>
      <w:jc w:val="center"/>
    </w:pPr>
    <w:rPr>
      <w:rFonts w:ascii="Trebuchet MS" w:eastAsiaTheme="minorEastAsia" w:hAnsi="Trebuchet MS"/>
      <w:lang w:eastAsia="ja-JP"/>
    </w:rPr>
  </w:style>
  <w:style w:type="character" w:customStyle="1" w:styleId="NoSpacingChar">
    <w:name w:val="No Spacing Char"/>
    <w:basedOn w:val="DefaultParagraphFont"/>
    <w:link w:val="NoSpacing"/>
    <w:uiPriority w:val="1"/>
    <w:rsid w:val="00BD54C4"/>
    <w:rPr>
      <w:rFonts w:ascii="Trebuchet MS" w:eastAsiaTheme="minorEastAsia" w:hAnsi="Trebuchet MS"/>
      <w:lang w:eastAsia="ja-JP"/>
    </w:rPr>
  </w:style>
  <w:style w:type="paragraph" w:styleId="Title">
    <w:name w:val="Title"/>
    <w:basedOn w:val="Normal"/>
    <w:next w:val="Normal"/>
    <w:link w:val="TitleChar"/>
    <w:autoRedefine/>
    <w:rsid w:val="005E3A46"/>
    <w:pPr>
      <w:pBdr>
        <w:bottom w:val="single" w:sz="8" w:space="4" w:color="004687" w:themeColor="accent1"/>
      </w:pBdr>
      <w:spacing w:after="300"/>
      <w:contextualSpacing/>
      <w:jc w:val="right"/>
    </w:pPr>
    <w:rPr>
      <w:rFonts w:eastAsiaTheme="majorEastAsia" w:cstheme="majorBidi"/>
      <w:b/>
      <w:color w:val="FFFFFF" w:themeColor="background1"/>
      <w:spacing w:val="5"/>
      <w:kern w:val="28"/>
      <w:sz w:val="52"/>
      <w:szCs w:val="52"/>
    </w:rPr>
  </w:style>
  <w:style w:type="character" w:customStyle="1" w:styleId="TitleChar">
    <w:name w:val="Title Char"/>
    <w:basedOn w:val="DefaultParagraphFont"/>
    <w:link w:val="Title"/>
    <w:rsid w:val="005E3A46"/>
    <w:rPr>
      <w:rFonts w:ascii="Century Gothic" w:eastAsiaTheme="majorEastAsia" w:hAnsi="Century Gothic" w:cstheme="majorBidi"/>
      <w:b/>
      <w:color w:val="FFFFFF" w:themeColor="background1"/>
      <w:spacing w:val="5"/>
      <w:kern w:val="28"/>
      <w:sz w:val="52"/>
      <w:szCs w:val="52"/>
    </w:rPr>
  </w:style>
  <w:style w:type="paragraph" w:styleId="Subtitle">
    <w:name w:val="Subtitle"/>
    <w:basedOn w:val="Normal"/>
    <w:next w:val="Normal"/>
    <w:link w:val="SubtitleChar"/>
    <w:autoRedefine/>
    <w:uiPriority w:val="11"/>
    <w:rsid w:val="00141031"/>
    <w:pPr>
      <w:numPr>
        <w:ilvl w:val="1"/>
      </w:numPr>
    </w:pPr>
    <w:rPr>
      <w:rFonts w:eastAsiaTheme="majorEastAsia" w:cstheme="majorBidi"/>
      <w:i/>
      <w:iCs/>
      <w:color w:val="004687" w:themeColor="accent1"/>
      <w:spacing w:val="15"/>
    </w:rPr>
  </w:style>
  <w:style w:type="character" w:customStyle="1" w:styleId="SubtitleChar">
    <w:name w:val="Subtitle Char"/>
    <w:basedOn w:val="DefaultParagraphFont"/>
    <w:link w:val="Subtitle"/>
    <w:uiPriority w:val="11"/>
    <w:rsid w:val="00141031"/>
    <w:rPr>
      <w:rFonts w:ascii="Trebuchet MS" w:eastAsiaTheme="majorEastAsia" w:hAnsi="Trebuchet MS" w:cstheme="majorBidi"/>
      <w:i/>
      <w:iCs/>
      <w:color w:val="004687" w:themeColor="accent1"/>
      <w:spacing w:val="15"/>
      <w:sz w:val="24"/>
      <w:szCs w:val="24"/>
    </w:rPr>
  </w:style>
  <w:style w:type="character" w:styleId="SubtleEmphasis">
    <w:name w:val="Subtle Emphasis"/>
    <w:basedOn w:val="DefaultParagraphFont"/>
    <w:uiPriority w:val="19"/>
    <w:rsid w:val="00141031"/>
    <w:rPr>
      <w:rFonts w:ascii="Trebuchet MS" w:hAnsi="Trebuchet MS"/>
      <w:i/>
      <w:iCs/>
      <w:color w:val="1CD1FF" w:themeColor="text1" w:themeTint="7F"/>
    </w:rPr>
  </w:style>
  <w:style w:type="character" w:styleId="Emphasis">
    <w:name w:val="Emphasis"/>
    <w:rsid w:val="00992B2A"/>
    <w:rPr>
      <w:i/>
      <w:iCs/>
      <w:color w:val="0070C0"/>
    </w:rPr>
  </w:style>
  <w:style w:type="paragraph" w:customStyle="1" w:styleId="TableStyle">
    <w:name w:val="Table Style"/>
    <w:basedOn w:val="Normal"/>
    <w:link w:val="TableStyleChar"/>
    <w:autoRedefine/>
    <w:rsid w:val="00694622"/>
    <w:rPr>
      <w:b/>
      <w:color w:val="0070C0"/>
    </w:rPr>
  </w:style>
  <w:style w:type="character" w:customStyle="1" w:styleId="TableStyleChar">
    <w:name w:val="Table Style Char"/>
    <w:basedOn w:val="DefaultParagraphFont"/>
    <w:link w:val="TableStyle"/>
    <w:rsid w:val="00694622"/>
    <w:rPr>
      <w:rFonts w:ascii="Trebuchet MS" w:hAnsi="Trebuchet MS"/>
      <w:b/>
      <w:smallCaps w:val="0"/>
      <w:color w:val="002C37" w:themeColor="text1"/>
      <w:szCs w:val="20"/>
    </w:rPr>
  </w:style>
  <w:style w:type="paragraph" w:customStyle="1" w:styleId="Bold">
    <w:name w:val="Bold"/>
    <w:basedOn w:val="Normal"/>
    <w:link w:val="BoldChar"/>
    <w:autoRedefine/>
    <w:rsid w:val="007F32D2"/>
    <w:rPr>
      <w:b/>
    </w:rPr>
  </w:style>
  <w:style w:type="character" w:customStyle="1" w:styleId="BoldChar">
    <w:name w:val="Bold Char"/>
    <w:basedOn w:val="DefaultParagraphFont"/>
    <w:link w:val="Bold"/>
    <w:rsid w:val="007F32D2"/>
    <w:rPr>
      <w:rFonts w:ascii="Century Gothic" w:hAnsi="Century Gothic"/>
      <w:b/>
      <w:sz w:val="20"/>
      <w:szCs w:val="20"/>
    </w:rPr>
  </w:style>
  <w:style w:type="paragraph" w:styleId="BalloonText">
    <w:name w:val="Balloon Text"/>
    <w:basedOn w:val="Normal"/>
    <w:link w:val="BalloonTextChar"/>
    <w:uiPriority w:val="99"/>
    <w:semiHidden/>
    <w:unhideWhenUsed/>
    <w:rsid w:val="002F137C"/>
    <w:rPr>
      <w:rFonts w:ascii="Tahoma" w:hAnsi="Tahoma" w:cs="Tahoma"/>
      <w:sz w:val="16"/>
      <w:szCs w:val="16"/>
    </w:rPr>
  </w:style>
  <w:style w:type="character" w:customStyle="1" w:styleId="BalloonTextChar">
    <w:name w:val="Balloon Text Char"/>
    <w:basedOn w:val="DefaultParagraphFont"/>
    <w:link w:val="BalloonText"/>
    <w:uiPriority w:val="99"/>
    <w:semiHidden/>
    <w:rsid w:val="002F137C"/>
    <w:rPr>
      <w:rFonts w:ascii="Tahoma" w:hAnsi="Tahoma" w:cs="Tahoma"/>
      <w:sz w:val="16"/>
      <w:szCs w:val="16"/>
    </w:rPr>
  </w:style>
  <w:style w:type="paragraph" w:styleId="ListParagraph">
    <w:name w:val="List Paragraph"/>
    <w:aliases w:val="Secondary Level Bullet"/>
    <w:basedOn w:val="Normal"/>
    <w:link w:val="ListParagraphChar"/>
    <w:autoRedefine/>
    <w:uiPriority w:val="34"/>
    <w:qFormat/>
    <w:rsid w:val="007D72A4"/>
    <w:pPr>
      <w:numPr>
        <w:numId w:val="22"/>
      </w:numPr>
      <w:contextualSpacing/>
    </w:pPr>
    <w:rPr>
      <w:szCs w:val="24"/>
    </w:rPr>
  </w:style>
  <w:style w:type="paragraph" w:customStyle="1" w:styleId="Bullets">
    <w:name w:val="Bullets"/>
    <w:basedOn w:val="ListParagraph"/>
    <w:link w:val="BulletsChar"/>
    <w:autoRedefine/>
    <w:rsid w:val="00ED2D64"/>
    <w:pPr>
      <w:numPr>
        <w:numId w:val="6"/>
      </w:numPr>
      <w:spacing w:after="120"/>
    </w:pPr>
    <w:rPr>
      <w:rFonts w:asciiTheme="majorHAnsi" w:hAnsiTheme="majorHAnsi"/>
      <w:szCs w:val="20"/>
    </w:rPr>
  </w:style>
  <w:style w:type="character" w:styleId="Hyperlink">
    <w:name w:val="Hyperlink"/>
    <w:uiPriority w:val="99"/>
    <w:rsid w:val="00F76D76"/>
    <w:rPr>
      <w:color w:val="0000FF"/>
      <w:u w:val="single"/>
    </w:rPr>
  </w:style>
  <w:style w:type="character" w:customStyle="1" w:styleId="ListParagraphChar">
    <w:name w:val="List Paragraph Char"/>
    <w:aliases w:val="Secondary Level Bullet Char"/>
    <w:basedOn w:val="DefaultParagraphFont"/>
    <w:link w:val="ListParagraph"/>
    <w:uiPriority w:val="34"/>
    <w:rsid w:val="007D72A4"/>
    <w:rPr>
      <w:rFonts w:ascii="Century Gothic" w:hAnsi="Century Gothic" w:cstheme="minorHAnsi"/>
      <w:sz w:val="22"/>
    </w:rPr>
  </w:style>
  <w:style w:type="character" w:customStyle="1" w:styleId="BulletsChar">
    <w:name w:val="Bullets Char"/>
    <w:basedOn w:val="ListParagraphChar"/>
    <w:link w:val="Bullets"/>
    <w:rsid w:val="00ED2D64"/>
    <w:rPr>
      <w:rFonts w:asciiTheme="majorHAnsi" w:hAnsiTheme="majorHAnsi" w:cstheme="minorHAnsi"/>
      <w:sz w:val="22"/>
      <w:szCs w:val="20"/>
    </w:rPr>
  </w:style>
  <w:style w:type="paragraph" w:styleId="CommentText">
    <w:name w:val="annotation text"/>
    <w:basedOn w:val="Normal"/>
    <w:link w:val="CommentTextChar"/>
    <w:uiPriority w:val="99"/>
    <w:unhideWhenUsed/>
    <w:rsid w:val="00F76D76"/>
    <w:pPr>
      <w:spacing w:after="20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rsid w:val="00F76D76"/>
    <w:rPr>
      <w:rFonts w:asciiTheme="minorHAnsi" w:eastAsiaTheme="minorHAnsi" w:hAnsiTheme="minorHAnsi" w:cstheme="minorBidi"/>
      <w:sz w:val="20"/>
      <w:szCs w:val="20"/>
    </w:rPr>
  </w:style>
  <w:style w:type="paragraph" w:styleId="TOCHeading">
    <w:name w:val="TOC Heading"/>
    <w:basedOn w:val="Heading1"/>
    <w:next w:val="Normal"/>
    <w:uiPriority w:val="39"/>
    <w:unhideWhenUsed/>
    <w:qFormat/>
    <w:rsid w:val="001C20B0"/>
    <w:pPr>
      <w:keepLines/>
      <w:spacing w:before="480" w:after="0" w:line="276" w:lineRule="auto"/>
      <w:outlineLvl w:val="9"/>
    </w:pPr>
    <w:rPr>
      <w:rFonts w:eastAsiaTheme="majorEastAsia" w:cstheme="majorBidi"/>
      <w:color w:val="003465" w:themeColor="accent1" w:themeShade="BF"/>
      <w:kern w:val="0"/>
      <w:szCs w:val="28"/>
      <w:lang w:eastAsia="ja-JP"/>
    </w:rPr>
  </w:style>
  <w:style w:type="paragraph" w:styleId="TOC1">
    <w:name w:val="toc 1"/>
    <w:basedOn w:val="Normal"/>
    <w:next w:val="Normal"/>
    <w:link w:val="TOC1Char"/>
    <w:autoRedefine/>
    <w:uiPriority w:val="39"/>
    <w:unhideWhenUsed/>
    <w:rsid w:val="00A1504F"/>
    <w:pPr>
      <w:spacing w:before="240" w:after="120"/>
    </w:pPr>
    <w:rPr>
      <w:rFonts w:asciiTheme="minorHAnsi" w:hAnsiTheme="minorHAnsi"/>
      <w:b/>
      <w:bCs/>
    </w:rPr>
  </w:style>
  <w:style w:type="paragraph" w:styleId="TOC2">
    <w:name w:val="toc 2"/>
    <w:basedOn w:val="Normal"/>
    <w:next w:val="Normal"/>
    <w:autoRedefine/>
    <w:uiPriority w:val="39"/>
    <w:unhideWhenUsed/>
    <w:rsid w:val="001C20B0"/>
    <w:pPr>
      <w:ind w:left="200"/>
    </w:pPr>
    <w:rPr>
      <w:rFonts w:asciiTheme="minorHAnsi" w:hAnsiTheme="minorHAnsi"/>
      <w:i/>
      <w:iCs/>
    </w:rPr>
  </w:style>
  <w:style w:type="paragraph" w:styleId="TOC3">
    <w:name w:val="toc 3"/>
    <w:basedOn w:val="Normal"/>
    <w:next w:val="Normal"/>
    <w:autoRedefine/>
    <w:uiPriority w:val="39"/>
    <w:unhideWhenUsed/>
    <w:rsid w:val="001C20B0"/>
    <w:pPr>
      <w:ind w:left="400"/>
    </w:pPr>
    <w:rPr>
      <w:rFonts w:asciiTheme="minorHAnsi" w:hAnsiTheme="minorHAnsi"/>
    </w:rPr>
  </w:style>
  <w:style w:type="paragraph" w:styleId="TOC4">
    <w:name w:val="toc 4"/>
    <w:basedOn w:val="Normal"/>
    <w:next w:val="Normal"/>
    <w:autoRedefine/>
    <w:uiPriority w:val="39"/>
    <w:unhideWhenUsed/>
    <w:rsid w:val="00467DD4"/>
    <w:pPr>
      <w:ind w:left="600"/>
    </w:pPr>
    <w:rPr>
      <w:rFonts w:asciiTheme="minorHAnsi" w:hAnsiTheme="minorHAnsi"/>
    </w:rPr>
  </w:style>
  <w:style w:type="paragraph" w:styleId="TOC5">
    <w:name w:val="toc 5"/>
    <w:basedOn w:val="Normal"/>
    <w:next w:val="Normal"/>
    <w:autoRedefine/>
    <w:uiPriority w:val="39"/>
    <w:unhideWhenUsed/>
    <w:rsid w:val="00467DD4"/>
    <w:pPr>
      <w:ind w:left="800"/>
    </w:pPr>
    <w:rPr>
      <w:rFonts w:asciiTheme="minorHAnsi" w:hAnsiTheme="minorHAnsi"/>
    </w:rPr>
  </w:style>
  <w:style w:type="paragraph" w:styleId="TOC6">
    <w:name w:val="toc 6"/>
    <w:basedOn w:val="Normal"/>
    <w:next w:val="Normal"/>
    <w:autoRedefine/>
    <w:uiPriority w:val="39"/>
    <w:unhideWhenUsed/>
    <w:rsid w:val="00467DD4"/>
    <w:pPr>
      <w:ind w:left="1000"/>
    </w:pPr>
    <w:rPr>
      <w:rFonts w:asciiTheme="minorHAnsi" w:hAnsiTheme="minorHAnsi"/>
    </w:rPr>
  </w:style>
  <w:style w:type="paragraph" w:styleId="TOC7">
    <w:name w:val="toc 7"/>
    <w:basedOn w:val="Normal"/>
    <w:next w:val="Normal"/>
    <w:autoRedefine/>
    <w:uiPriority w:val="39"/>
    <w:unhideWhenUsed/>
    <w:rsid w:val="00467DD4"/>
    <w:pPr>
      <w:ind w:left="1200"/>
    </w:pPr>
    <w:rPr>
      <w:rFonts w:asciiTheme="minorHAnsi" w:hAnsiTheme="minorHAnsi"/>
    </w:rPr>
  </w:style>
  <w:style w:type="paragraph" w:styleId="TOC8">
    <w:name w:val="toc 8"/>
    <w:basedOn w:val="Normal"/>
    <w:next w:val="Normal"/>
    <w:autoRedefine/>
    <w:uiPriority w:val="39"/>
    <w:unhideWhenUsed/>
    <w:rsid w:val="00467DD4"/>
    <w:pPr>
      <w:ind w:left="1400"/>
    </w:pPr>
    <w:rPr>
      <w:rFonts w:asciiTheme="minorHAnsi" w:hAnsiTheme="minorHAnsi"/>
    </w:rPr>
  </w:style>
  <w:style w:type="paragraph" w:styleId="TOC9">
    <w:name w:val="toc 9"/>
    <w:basedOn w:val="Normal"/>
    <w:next w:val="Normal"/>
    <w:autoRedefine/>
    <w:uiPriority w:val="39"/>
    <w:unhideWhenUsed/>
    <w:rsid w:val="00FA7BDB"/>
    <w:pPr>
      <w:ind w:left="1600"/>
    </w:pPr>
    <w:rPr>
      <w:rFonts w:asciiTheme="minorHAnsi" w:hAnsiTheme="minorHAnsi"/>
    </w:rPr>
  </w:style>
  <w:style w:type="paragraph" w:styleId="Quote">
    <w:name w:val="Quote"/>
    <w:basedOn w:val="Normal"/>
    <w:next w:val="Normal"/>
    <w:link w:val="QuoteChar"/>
    <w:uiPriority w:val="29"/>
    <w:rsid w:val="004F0E18"/>
    <w:rPr>
      <w:i/>
      <w:iCs/>
      <w:color w:val="002C37" w:themeColor="text1"/>
    </w:rPr>
  </w:style>
  <w:style w:type="character" w:customStyle="1" w:styleId="QuoteChar">
    <w:name w:val="Quote Char"/>
    <w:basedOn w:val="DefaultParagraphFont"/>
    <w:link w:val="Quote"/>
    <w:uiPriority w:val="29"/>
    <w:rsid w:val="004F0E18"/>
    <w:rPr>
      <w:rFonts w:ascii="Century Gothic" w:hAnsi="Century Gothic"/>
      <w:i/>
      <w:iCs/>
      <w:color w:val="002C37" w:themeColor="text1"/>
      <w:sz w:val="20"/>
      <w:szCs w:val="20"/>
    </w:rPr>
  </w:style>
  <w:style w:type="table" w:styleId="TableGrid">
    <w:name w:val="Table Grid"/>
    <w:basedOn w:val="TableNormal"/>
    <w:rsid w:val="009A5C5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A5C5E"/>
    <w:pPr>
      <w:spacing w:line="240" w:lineRule="auto"/>
    </w:pPr>
    <w:rPr>
      <w:color w:val="003465" w:themeColor="accent1" w:themeShade="BF"/>
    </w:rPr>
    <w:tblPr>
      <w:tblStyleRowBandSize w:val="1"/>
      <w:tblStyleColBandSize w:val="1"/>
      <w:tblBorders>
        <w:top w:val="single" w:sz="8" w:space="0" w:color="004687" w:themeColor="accent1"/>
        <w:bottom w:val="single" w:sz="8" w:space="0" w:color="004687" w:themeColor="accent1"/>
      </w:tblBorders>
    </w:tblPr>
    <w:tblStylePr w:type="firstRow">
      <w:pPr>
        <w:spacing w:before="0" w:after="0" w:line="240" w:lineRule="auto"/>
      </w:pPr>
      <w:rPr>
        <w:b/>
        <w:bCs/>
      </w:rPr>
      <w:tblPr/>
      <w:tcPr>
        <w:tcBorders>
          <w:top w:val="single" w:sz="8" w:space="0" w:color="004687" w:themeColor="accent1"/>
          <w:left w:val="nil"/>
          <w:bottom w:val="single" w:sz="8" w:space="0" w:color="004687" w:themeColor="accent1"/>
          <w:right w:val="nil"/>
          <w:insideH w:val="nil"/>
          <w:insideV w:val="nil"/>
        </w:tcBorders>
      </w:tcPr>
    </w:tblStylePr>
    <w:tblStylePr w:type="lastRow">
      <w:pPr>
        <w:spacing w:before="0" w:after="0" w:line="240" w:lineRule="auto"/>
      </w:pPr>
      <w:rPr>
        <w:b/>
        <w:bCs/>
      </w:rPr>
      <w:tblPr/>
      <w:tcPr>
        <w:tcBorders>
          <w:top w:val="single" w:sz="8" w:space="0" w:color="004687" w:themeColor="accent1"/>
          <w:left w:val="nil"/>
          <w:bottom w:val="single" w:sz="8" w:space="0" w:color="00468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2D2FF" w:themeFill="accent1" w:themeFillTint="3F"/>
      </w:tcPr>
    </w:tblStylePr>
    <w:tblStylePr w:type="band1Horz">
      <w:tblPr/>
      <w:tcPr>
        <w:tcBorders>
          <w:left w:val="nil"/>
          <w:right w:val="nil"/>
          <w:insideH w:val="nil"/>
          <w:insideV w:val="nil"/>
        </w:tcBorders>
        <w:shd w:val="clear" w:color="auto" w:fill="A2D2FF" w:themeFill="accent1" w:themeFillTint="3F"/>
      </w:tcPr>
    </w:tblStylePr>
  </w:style>
  <w:style w:type="table" w:styleId="MediumGrid3-Accent1">
    <w:name w:val="Medium Grid 3 Accent 1"/>
    <w:basedOn w:val="TableNormal"/>
    <w:uiPriority w:val="69"/>
    <w:rsid w:val="009A5C5E"/>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2D2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4687"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4687"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4687"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4687"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4A4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4A4FF" w:themeFill="accent1" w:themeFillTint="7F"/>
      </w:tcPr>
    </w:tblStylePr>
  </w:style>
  <w:style w:type="paragraph" w:styleId="Header">
    <w:name w:val="header"/>
    <w:basedOn w:val="Normal"/>
    <w:link w:val="HeaderChar"/>
    <w:uiPriority w:val="99"/>
    <w:unhideWhenUsed/>
    <w:rsid w:val="00F74E5C"/>
    <w:pPr>
      <w:tabs>
        <w:tab w:val="center" w:pos="4680"/>
        <w:tab w:val="right" w:pos="9360"/>
      </w:tabs>
    </w:pPr>
  </w:style>
  <w:style w:type="character" w:customStyle="1" w:styleId="HeaderChar">
    <w:name w:val="Header Char"/>
    <w:basedOn w:val="DefaultParagraphFont"/>
    <w:link w:val="Header"/>
    <w:uiPriority w:val="99"/>
    <w:rsid w:val="00F74E5C"/>
    <w:rPr>
      <w:rFonts w:ascii="Century Gothic" w:hAnsi="Century Gothic"/>
      <w:sz w:val="20"/>
      <w:szCs w:val="20"/>
    </w:rPr>
  </w:style>
  <w:style w:type="paragraph" w:styleId="Footer">
    <w:name w:val="footer"/>
    <w:basedOn w:val="Normal"/>
    <w:link w:val="FooterChar"/>
    <w:uiPriority w:val="99"/>
    <w:unhideWhenUsed/>
    <w:rsid w:val="00F74E5C"/>
    <w:pPr>
      <w:tabs>
        <w:tab w:val="center" w:pos="4680"/>
        <w:tab w:val="right" w:pos="9360"/>
      </w:tabs>
    </w:pPr>
  </w:style>
  <w:style w:type="character" w:customStyle="1" w:styleId="FooterChar">
    <w:name w:val="Footer Char"/>
    <w:basedOn w:val="DefaultParagraphFont"/>
    <w:link w:val="Footer"/>
    <w:uiPriority w:val="99"/>
    <w:rsid w:val="00F74E5C"/>
    <w:rPr>
      <w:rFonts w:ascii="Century Gothic" w:hAnsi="Century Gothic"/>
      <w:sz w:val="20"/>
      <w:szCs w:val="20"/>
    </w:rPr>
  </w:style>
  <w:style w:type="paragraph" w:customStyle="1" w:styleId="BODStyleTOC">
    <w:name w:val="BOD Style TOC"/>
    <w:basedOn w:val="TOC1"/>
    <w:link w:val="BODStyleTOCChar"/>
    <w:rsid w:val="00AD676C"/>
    <w:pPr>
      <w:tabs>
        <w:tab w:val="right" w:leader="dot" w:pos="9350"/>
      </w:tabs>
    </w:pPr>
  </w:style>
  <w:style w:type="character" w:customStyle="1" w:styleId="TOC1Char">
    <w:name w:val="TOC 1 Char"/>
    <w:basedOn w:val="DefaultParagraphFont"/>
    <w:link w:val="TOC1"/>
    <w:uiPriority w:val="39"/>
    <w:rsid w:val="00A1504F"/>
    <w:rPr>
      <w:rFonts w:asciiTheme="minorHAnsi" w:hAnsiTheme="minorHAnsi" w:cstheme="minorHAnsi"/>
      <w:b/>
      <w:bCs/>
      <w:sz w:val="22"/>
      <w:szCs w:val="20"/>
    </w:rPr>
  </w:style>
  <w:style w:type="character" w:customStyle="1" w:styleId="BODStyleTOCChar">
    <w:name w:val="BOD Style TOC Char"/>
    <w:basedOn w:val="TOC1Char"/>
    <w:link w:val="BODStyleTOC"/>
    <w:rsid w:val="00AD676C"/>
    <w:rPr>
      <w:rFonts w:asciiTheme="minorHAnsi" w:hAnsiTheme="minorHAnsi" w:cstheme="minorHAnsi"/>
      <w:b/>
      <w:bCs/>
      <w:noProof/>
      <w:sz w:val="20"/>
      <w:szCs w:val="20"/>
    </w:rPr>
  </w:style>
  <w:style w:type="character" w:styleId="CommentReference">
    <w:name w:val="annotation reference"/>
    <w:basedOn w:val="DefaultParagraphFont"/>
    <w:uiPriority w:val="99"/>
    <w:semiHidden/>
    <w:unhideWhenUsed/>
    <w:rsid w:val="009422F4"/>
    <w:rPr>
      <w:sz w:val="16"/>
      <w:szCs w:val="16"/>
    </w:rPr>
  </w:style>
  <w:style w:type="paragraph" w:styleId="CommentSubject">
    <w:name w:val="annotation subject"/>
    <w:basedOn w:val="CommentText"/>
    <w:next w:val="CommentText"/>
    <w:link w:val="CommentSubjectChar"/>
    <w:uiPriority w:val="99"/>
    <w:semiHidden/>
    <w:unhideWhenUsed/>
    <w:rsid w:val="009422F4"/>
    <w:pPr>
      <w:spacing w:after="0"/>
    </w:pPr>
    <w:rPr>
      <w:rFonts w:ascii="Century Gothic" w:eastAsia="Times New Roman" w:hAnsi="Century Gothic" w:cs="Times New Roman"/>
      <w:b/>
      <w:bCs/>
    </w:rPr>
  </w:style>
  <w:style w:type="character" w:customStyle="1" w:styleId="CommentSubjectChar">
    <w:name w:val="Comment Subject Char"/>
    <w:basedOn w:val="CommentTextChar"/>
    <w:link w:val="CommentSubject"/>
    <w:uiPriority w:val="99"/>
    <w:semiHidden/>
    <w:rsid w:val="009422F4"/>
    <w:rPr>
      <w:rFonts w:ascii="Century Gothic" w:eastAsiaTheme="minorHAnsi" w:hAnsi="Century Gothic" w:cstheme="minorBidi"/>
      <w:b/>
      <w:bCs/>
      <w:sz w:val="20"/>
      <w:szCs w:val="20"/>
    </w:rPr>
  </w:style>
  <w:style w:type="paragraph" w:styleId="Revision">
    <w:name w:val="Revision"/>
    <w:hidden/>
    <w:uiPriority w:val="99"/>
    <w:semiHidden/>
    <w:rsid w:val="00557292"/>
    <w:pPr>
      <w:spacing w:line="240" w:lineRule="auto"/>
    </w:pPr>
    <w:rPr>
      <w:rFonts w:ascii="Century Gothic" w:hAnsi="Century Gothic"/>
      <w:sz w:val="20"/>
      <w:szCs w:val="20"/>
    </w:rPr>
  </w:style>
  <w:style w:type="paragraph" w:customStyle="1" w:styleId="SecondBullet">
    <w:name w:val="Second Bullet"/>
    <w:basedOn w:val="Normal"/>
    <w:link w:val="SecondBulletChar"/>
    <w:autoRedefine/>
    <w:rsid w:val="00751B01"/>
    <w:pPr>
      <w:numPr>
        <w:numId w:val="7"/>
      </w:numPr>
      <w:contextualSpacing/>
    </w:pPr>
  </w:style>
  <w:style w:type="paragraph" w:customStyle="1" w:styleId="MainTitle">
    <w:name w:val="Main Title"/>
    <w:basedOn w:val="Heading1"/>
    <w:link w:val="MainTitleChar"/>
    <w:autoRedefine/>
    <w:rsid w:val="00C2114C"/>
    <w:pPr>
      <w:jc w:val="center"/>
    </w:pPr>
    <w:rPr>
      <w:caps w:val="0"/>
      <w:sz w:val="32"/>
    </w:rPr>
  </w:style>
  <w:style w:type="character" w:customStyle="1" w:styleId="SecondBulletChar">
    <w:name w:val="Second Bullet Char"/>
    <w:basedOn w:val="DefaultParagraphFont"/>
    <w:link w:val="SecondBullet"/>
    <w:rsid w:val="00751B01"/>
    <w:rPr>
      <w:rFonts w:ascii="Century Gothic" w:hAnsi="Century Gothic" w:cstheme="minorHAnsi"/>
      <w:sz w:val="22"/>
      <w:szCs w:val="20"/>
    </w:rPr>
  </w:style>
  <w:style w:type="paragraph" w:customStyle="1" w:styleId="MainSubtitle">
    <w:name w:val="Main Subtitle"/>
    <w:basedOn w:val="BODStyleTOC"/>
    <w:link w:val="MainSubtitleChar"/>
    <w:rsid w:val="00F4039D"/>
    <w:pPr>
      <w:spacing w:before="0" w:after="0"/>
      <w:jc w:val="center"/>
    </w:pPr>
    <w:rPr>
      <w:b w:val="0"/>
    </w:rPr>
  </w:style>
  <w:style w:type="character" w:customStyle="1" w:styleId="MainTitleChar">
    <w:name w:val="Main Title Char"/>
    <w:basedOn w:val="DefaultParagraphFont"/>
    <w:link w:val="MainTitle"/>
    <w:rsid w:val="00C2114C"/>
    <w:rPr>
      <w:rFonts w:asciiTheme="majorHAnsi" w:hAnsiTheme="majorHAnsi" w:cs="Arial"/>
      <w:b/>
      <w:bCs/>
      <w:noProof/>
      <w:color w:val="0070C0"/>
      <w:kern w:val="32"/>
      <w:sz w:val="32"/>
      <w:szCs w:val="20"/>
    </w:rPr>
  </w:style>
  <w:style w:type="paragraph" w:customStyle="1" w:styleId="Indent">
    <w:name w:val="Indent"/>
    <w:basedOn w:val="Normal"/>
    <w:link w:val="IndentChar"/>
    <w:autoRedefine/>
    <w:rsid w:val="00751B01"/>
  </w:style>
  <w:style w:type="character" w:customStyle="1" w:styleId="MainSubtitleChar">
    <w:name w:val="Main Subtitle Char"/>
    <w:basedOn w:val="BODStyleTOCChar"/>
    <w:link w:val="MainSubtitle"/>
    <w:rsid w:val="00F4039D"/>
    <w:rPr>
      <w:rFonts w:asciiTheme="minorHAnsi" w:hAnsiTheme="minorHAnsi" w:cstheme="minorHAnsi"/>
      <w:b w:val="0"/>
      <w:bCs/>
      <w:noProof/>
      <w:sz w:val="22"/>
      <w:szCs w:val="20"/>
    </w:rPr>
  </w:style>
  <w:style w:type="character" w:customStyle="1" w:styleId="IndentChar">
    <w:name w:val="Indent Char"/>
    <w:basedOn w:val="DefaultParagraphFont"/>
    <w:link w:val="Indent"/>
    <w:rsid w:val="00751B01"/>
    <w:rPr>
      <w:rFonts w:ascii="Century Gothic" w:hAnsi="Century Gothic" w:cstheme="minorHAnsi"/>
      <w:noProof/>
      <w:sz w:val="22"/>
      <w:szCs w:val="20"/>
    </w:rPr>
  </w:style>
  <w:style w:type="paragraph" w:styleId="TableofFigures">
    <w:name w:val="table of figures"/>
    <w:basedOn w:val="Normal"/>
    <w:next w:val="Normal"/>
    <w:uiPriority w:val="99"/>
    <w:semiHidden/>
    <w:unhideWhenUsed/>
    <w:rsid w:val="00C42194"/>
    <w:pPr>
      <w:spacing w:after="0"/>
    </w:pPr>
  </w:style>
  <w:style w:type="character" w:customStyle="1" w:styleId="Heading3Char">
    <w:name w:val="Heading 3 Char"/>
    <w:basedOn w:val="DefaultParagraphFont"/>
    <w:link w:val="Heading3"/>
    <w:uiPriority w:val="9"/>
    <w:semiHidden/>
    <w:rsid w:val="0091696D"/>
    <w:rPr>
      <w:rFonts w:asciiTheme="majorHAnsi" w:eastAsiaTheme="majorEastAsia" w:hAnsiTheme="majorHAnsi" w:cstheme="majorBidi"/>
      <w:color w:val="002243" w:themeColor="accent1" w:themeShade="7F"/>
    </w:rPr>
  </w:style>
  <w:style w:type="character" w:styleId="UnresolvedMention">
    <w:name w:val="Unresolved Mention"/>
    <w:basedOn w:val="DefaultParagraphFont"/>
    <w:uiPriority w:val="99"/>
    <w:semiHidden/>
    <w:unhideWhenUsed/>
    <w:rsid w:val="00786E69"/>
    <w:rPr>
      <w:color w:val="605E5C"/>
      <w:shd w:val="clear" w:color="auto" w:fill="E1DFDD"/>
    </w:rPr>
  </w:style>
  <w:style w:type="table" w:styleId="ListTable3-Accent5">
    <w:name w:val="List Table 3 Accent 5"/>
    <w:basedOn w:val="TableNormal"/>
    <w:uiPriority w:val="48"/>
    <w:rsid w:val="00A620E7"/>
    <w:pPr>
      <w:spacing w:after="0" w:line="240" w:lineRule="auto"/>
    </w:pPr>
    <w:tblPr>
      <w:tblStyleRowBandSize w:val="1"/>
      <w:tblStyleColBandSize w:val="1"/>
      <w:tblBorders>
        <w:top w:val="single" w:sz="4" w:space="0" w:color="005DB4" w:themeColor="accent5"/>
        <w:left w:val="single" w:sz="4" w:space="0" w:color="005DB4" w:themeColor="accent5"/>
        <w:bottom w:val="single" w:sz="4" w:space="0" w:color="005DB4" w:themeColor="accent5"/>
        <w:right w:val="single" w:sz="4" w:space="0" w:color="005DB4" w:themeColor="accent5"/>
      </w:tblBorders>
    </w:tblPr>
    <w:tblStylePr w:type="firstRow">
      <w:rPr>
        <w:b/>
        <w:bCs/>
        <w:color w:val="FFFFFF" w:themeColor="background1"/>
      </w:rPr>
      <w:tblPr/>
      <w:tcPr>
        <w:shd w:val="clear" w:color="auto" w:fill="005DB4" w:themeFill="accent5"/>
      </w:tcPr>
    </w:tblStylePr>
    <w:tblStylePr w:type="lastRow">
      <w:rPr>
        <w:b/>
        <w:bCs/>
      </w:rPr>
      <w:tblPr/>
      <w:tcPr>
        <w:tcBorders>
          <w:top w:val="double" w:sz="4" w:space="0" w:color="005DB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DB4" w:themeColor="accent5"/>
          <w:right w:val="single" w:sz="4" w:space="0" w:color="005DB4" w:themeColor="accent5"/>
        </w:tcBorders>
      </w:tcPr>
    </w:tblStylePr>
    <w:tblStylePr w:type="band1Horz">
      <w:tblPr/>
      <w:tcPr>
        <w:tcBorders>
          <w:top w:val="single" w:sz="4" w:space="0" w:color="005DB4" w:themeColor="accent5"/>
          <w:bottom w:val="single" w:sz="4" w:space="0" w:color="005DB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DB4" w:themeColor="accent5"/>
          <w:left w:val="nil"/>
        </w:tcBorders>
      </w:tcPr>
    </w:tblStylePr>
    <w:tblStylePr w:type="swCell">
      <w:tblPr/>
      <w:tcPr>
        <w:tcBorders>
          <w:top w:val="double" w:sz="4" w:space="0" w:color="005DB4" w:themeColor="accent5"/>
          <w:right w:val="nil"/>
        </w:tcBorders>
      </w:tcPr>
    </w:tblStylePr>
  </w:style>
  <w:style w:type="paragraph" w:customStyle="1" w:styleId="paragraph">
    <w:name w:val="paragraph"/>
    <w:basedOn w:val="Normal"/>
    <w:rsid w:val="00EF40DA"/>
    <w:pPr>
      <w:spacing w:after="0" w:line="240" w:lineRule="auto"/>
    </w:pPr>
    <w:rPr>
      <w:rFonts w:ascii="Times New Roman" w:hAnsi="Times New Roman" w:cs="Times New Roman"/>
      <w:sz w:val="24"/>
      <w:szCs w:val="24"/>
    </w:rPr>
  </w:style>
  <w:style w:type="character" w:customStyle="1" w:styleId="normaltextrun1">
    <w:name w:val="normaltextrun1"/>
    <w:basedOn w:val="DefaultParagraphFont"/>
    <w:rsid w:val="00EF40DA"/>
  </w:style>
  <w:style w:type="character" w:customStyle="1" w:styleId="eop">
    <w:name w:val="eop"/>
    <w:basedOn w:val="DefaultParagraphFont"/>
    <w:rsid w:val="00EF4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887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nergyassistance@cmsenergy.com"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png"/><Relationship Id="rId25" Type="http://schemas.openxmlformats.org/officeDocument/2006/relationships/image" Target="media/image11.png"/><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mailto:poboxcare@cmsenergy.com" TargetMode="Externa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gomez\OneDrive%20-%20Consumers%20Energy\Percentage%20of%20Income%20Pilot%20(PIPP)%20job%20aid.dotx" TargetMode="External"/></Relationships>
</file>

<file path=word/theme/theme1.xml><?xml version="1.0" encoding="utf-8"?>
<a:theme xmlns:a="http://schemas.openxmlformats.org/drawingml/2006/main" name="CE Deck - Templata 16x9">
  <a:themeElements>
    <a:clrScheme name="Brand Colors">
      <a:dk1>
        <a:srgbClr val="002C37"/>
      </a:dk1>
      <a:lt1>
        <a:sysClr val="window" lastClr="FFFFFF"/>
      </a:lt1>
      <a:dk2>
        <a:srgbClr val="005DB4"/>
      </a:dk2>
      <a:lt2>
        <a:srgbClr val="FFFFFF"/>
      </a:lt2>
      <a:accent1>
        <a:srgbClr val="004687"/>
      </a:accent1>
      <a:accent2>
        <a:srgbClr val="8EBB37"/>
      </a:accent2>
      <a:accent3>
        <a:srgbClr val="C00000"/>
      </a:accent3>
      <a:accent4>
        <a:srgbClr val="800080"/>
      </a:accent4>
      <a:accent5>
        <a:srgbClr val="005DB4"/>
      </a:accent5>
      <a:accent6>
        <a:srgbClr val="F09D2D"/>
      </a:accent6>
      <a:hlink>
        <a:srgbClr val="005DB4"/>
      </a:hlink>
      <a:folHlink>
        <a:srgbClr val="5F006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RSC_x0020_Event_x0020_Date xmlns="a433be04-1063-452b-9ab8-ba06373cb7cb" xsi:nil="true"/>
    <lcf76f155ced4ddcb4097134ff3c332f xmlns="301e0a56-4899-4cce-a214-5e425f318dcb">
      <Terms xmlns="http://schemas.microsoft.com/office/infopath/2007/PartnerControls"/>
    </lcf76f155ced4ddcb4097134ff3c332f>
    <i0f84bba906045b4af568ee102a52dcb xmlns="2c7fe448-207e-4aca-804d-051f84c484d7">
      <Terms xmlns="http://schemas.microsoft.com/office/infopath/2007/PartnerControls">
        <TermInfo xmlns="http://schemas.microsoft.com/office/infopath/2007/PartnerControls">
          <TermName xmlns="http://schemas.microsoft.com/office/infopath/2007/PartnerControls">COR-122 Compliance Documentation</TermName>
          <TermId xmlns="http://schemas.microsoft.com/office/infopath/2007/PartnerControls">36672e65-111c-486d-91cb-0af006dc1945</TermId>
        </TermInfo>
      </Terms>
    </i0f84bba906045b4af568ee102a52dcb>
    <TaxCatchAll xmlns="2c7fe448-207e-4aca-804d-051f84c484d7">
      <Value>40</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E85E4EB0480BDD4BA0725FDA835A98E9" ma:contentTypeVersion="12" ma:contentTypeDescription="Create a new document." ma:contentTypeScope="" ma:versionID="a7e85cd843c542c305e66a5ac0a6561c">
  <xsd:schema xmlns:xsd="http://www.w3.org/2001/XMLSchema" xmlns:xs="http://www.w3.org/2001/XMLSchema" xmlns:p="http://schemas.microsoft.com/office/2006/metadata/properties" xmlns:ns2="a433be04-1063-452b-9ab8-ba06373cb7cb" xmlns:ns3="2c7fe448-207e-4aca-804d-051f84c484d7" xmlns:ns4="301e0a56-4899-4cce-a214-5e425f318dcb" targetNamespace="http://schemas.microsoft.com/office/2006/metadata/properties" ma:root="true" ma:fieldsID="30d58687421f0a6c39a35b55d9f36047" ns2:_="" ns3:_="" ns4:_="">
    <xsd:import namespace="a433be04-1063-452b-9ab8-ba06373cb7cb"/>
    <xsd:import namespace="2c7fe448-207e-4aca-804d-051f84c484d7"/>
    <xsd:import namespace="301e0a56-4899-4cce-a214-5e425f318dcb"/>
    <xsd:element name="properties">
      <xsd:complexType>
        <xsd:sequence>
          <xsd:element name="documentManagement">
            <xsd:complexType>
              <xsd:all>
                <xsd:element ref="ns2:RSC_x0020_Event_x0020_Date" minOccurs="0"/>
                <xsd:element ref="ns3:i0f84bba906045b4af568ee102a52dcb" minOccurs="0"/>
                <xsd:element ref="ns3:TaxCatchAll" minOccurs="0"/>
                <xsd:element ref="ns4:MediaServiceMetadata" minOccurs="0"/>
                <xsd:element ref="ns4:MediaServiceFastMetadata" minOccurs="0"/>
                <xsd:element ref="ns4:MediaServiceSearchProperties" minOccurs="0"/>
                <xsd:element ref="ns4:MediaServiceDateTaken" minOccurs="0"/>
                <xsd:element ref="ns4:lcf76f155ced4ddcb4097134ff3c332f"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3be04-1063-452b-9ab8-ba06373cb7cb" elementFormDefault="qualified">
    <xsd:import namespace="http://schemas.microsoft.com/office/2006/documentManagement/types"/>
    <xsd:import namespace="http://schemas.microsoft.com/office/infopath/2007/PartnerControls"/>
    <xsd:element name="RSC_x0020_Event_x0020_Date" ma:index="2" nillable="true" ma:displayName="RSC Event Date" ma:default="" ma:description="This is used for retention purpose" ma:format="DateOnly" ma:internalName="RSC_x0020_Event_x0020_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7fe448-207e-4aca-804d-051f84c484d7" elementFormDefault="qualified">
    <xsd:import namespace="http://schemas.microsoft.com/office/2006/documentManagement/types"/>
    <xsd:import namespace="http://schemas.microsoft.com/office/infopath/2007/PartnerControls"/>
    <xsd:element name="i0f84bba906045b4af568ee102a52dcb" ma:index="10" nillable="true" ma:taxonomy="true" ma:internalName="i0f84bba906045b4af568ee102a52dcb" ma:taxonomyFieldName="RevIMBCS" ma:displayName="Record Series Code" ma:indexed="true" ma:default="1;#Default RSC|9a6b99e8-c984-4e1f-adbd-d33c0db777c9" ma:fieldId="{20f84bba-9060-45b4-af56-8ee102a52dcb}" ma:sspId="eeb413d7-29a7-49c8-b3b9-887ddee13f64" ma:termSetId="7f59b463-bd21-44ec-893d-1d24de4ba12e" ma:anchorId="00000000-0000-0000-0000-000000000000" ma:open="false" ma:isKeyword="false">
      <xsd:complexType>
        <xsd:sequence>
          <xsd:element ref="pc:Terms" minOccurs="0" maxOccurs="1"/>
        </xsd:sequence>
      </xsd:complexType>
    </xsd:element>
    <xsd:element name="TaxCatchAll" ma:index="11" nillable="true" ma:displayName="Taxonomy Catch All Column" ma:hidden="true" ma:list="{0ec71dd2-9a89-4594-bd42-1ef39577ba0a}" ma:internalName="TaxCatchAll" ma:showField="CatchAllData" ma:web="2c7fe448-207e-4aca-804d-051f84c484d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1e0a56-4899-4cce-a214-5e425f318dcb"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eb413d7-29a7-49c8-b3b9-887ddee13f6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SharedContentType xmlns="Microsoft.SharePoint.Taxonomy.ContentTypeSync" SourceId="eeb413d7-29a7-49c8-b3b9-887ddee13f64" ContentTypeId="0x01" PreviousValue="fals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283B5A-AB51-FF4A-9B9B-84B02C22FE0E}">
  <ds:schemaRefs>
    <ds:schemaRef ds:uri="http://schemas.openxmlformats.org/officeDocument/2006/bibliography"/>
  </ds:schemaRefs>
</ds:datastoreItem>
</file>

<file path=customXml/itemProps3.xml><?xml version="1.0" encoding="utf-8"?>
<ds:datastoreItem xmlns:ds="http://schemas.openxmlformats.org/officeDocument/2006/customXml" ds:itemID="{F77650F7-D6C7-4A1A-866E-B38B3A0193C0}">
  <ds:schemaRefs>
    <ds:schemaRef ds:uri="http://schemas.microsoft.com/office/infopath/2007/PartnerControls"/>
    <ds:schemaRef ds:uri="http://purl.org/dc/terms/"/>
    <ds:schemaRef ds:uri="dfad9962-f468-400c-8a20-e2c360fa9b81"/>
    <ds:schemaRef ds:uri="http://purl.org/dc/dcmitype/"/>
    <ds:schemaRef ds:uri="http://schemas.microsoft.com/office/2006/documentManagement/types"/>
    <ds:schemaRef ds:uri="a433be04-1063-452b-9ab8-ba06373cb7cb"/>
    <ds:schemaRef ds:uri="http://schemas.openxmlformats.org/package/2006/metadata/core-properties"/>
    <ds:schemaRef ds:uri="http://purl.org/dc/elements/1.1/"/>
    <ds:schemaRef ds:uri="http://www.w3.org/XML/1998/namespace"/>
    <ds:schemaRef ds:uri="http://schemas.microsoft.com/office/2006/metadata/properties"/>
    <ds:schemaRef ds:uri="http://schemas.microsoft.com/sharepoint/v4"/>
    <ds:schemaRef ds:uri="4edcafce-50c2-4048-a015-47e6a56f55de"/>
    <ds:schemaRef ds:uri="http://schemas.microsoft.com/sharepoint/v3"/>
  </ds:schemaRefs>
</ds:datastoreItem>
</file>

<file path=customXml/itemProps4.xml><?xml version="1.0" encoding="utf-8"?>
<ds:datastoreItem xmlns:ds="http://schemas.openxmlformats.org/officeDocument/2006/customXml" ds:itemID="{D2FC4F74-0402-41A0-95D7-8C19CC0E2EFF}">
  <ds:schemaRefs>
    <ds:schemaRef ds:uri="http://schemas.microsoft.com/sharepoint/v3/contenttype/forms"/>
  </ds:schemaRefs>
</ds:datastoreItem>
</file>

<file path=customXml/itemProps5.xml><?xml version="1.0" encoding="utf-8"?>
<ds:datastoreItem xmlns:ds="http://schemas.openxmlformats.org/officeDocument/2006/customXml" ds:itemID="{94EC7F44-B32D-4FAA-80A7-FFE4034E77AD}"/>
</file>

<file path=customXml/itemProps6.xml><?xml version="1.0" encoding="utf-8"?>
<ds:datastoreItem xmlns:ds="http://schemas.openxmlformats.org/officeDocument/2006/customXml" ds:itemID="{9E3B2C36-8F97-4D6C-A94B-B5D7C6ECC90F}">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Percentage of Income Pilot (PIPP) job aid</Template>
  <TotalTime>0</TotalTime>
  <Pages>9</Pages>
  <Words>1019</Words>
  <Characters>5809</Characters>
  <Application>Microsoft Office Word</Application>
  <DocSecurity>0</DocSecurity>
  <Lines>48</Lines>
  <Paragraphs>13</Paragraphs>
  <ScaleCrop>false</ScaleCrop>
  <Company>CMS Energy – Consumers Energy</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CONSUELO L. GOMEZ</dc:creator>
  <cp:keywords/>
  <cp:lastModifiedBy>TARAH A WILSON</cp:lastModifiedBy>
  <cp:revision>2</cp:revision>
  <cp:lastPrinted>2020-07-15T18:58:00Z</cp:lastPrinted>
  <dcterms:created xsi:type="dcterms:W3CDTF">2026-04-22T17:59:00Z</dcterms:created>
  <dcterms:modified xsi:type="dcterms:W3CDTF">2026-04-22T17:59:00Z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0x010100E85E4EB0480BDD4BA0725FDA835A98E9</vt:lpwstr>
  </property>
  <property fmtid="{D5CDD505-2E9C-101B-9397-08002B2CF9AE}" pid="3" name="MediaServiceImageTags">
    <vt:lpwstr/>
  </property>
  <property fmtid="{D5CDD505-2E9C-101B-9397-08002B2CF9AE}" pid="4" name="RevIMBCS">
    <vt:lpwstr>40;#COR-122 Compliance Documentation|36672e65-111c-486d-91cb-0af006dc1945</vt:lpwstr>
  </property>
  <property fmtid="{D5CDD505-2E9C-101B-9397-08002B2CF9AE}" pid="5" name="iae2bd6779b34f2984268cd02e48d610">
    <vt:lpwstr>Internal|9cb37ccf-31bf-4b53-baa0-1d2dac2de42a</vt:lpwstr>
  </property>
  <property fmtid="{D5CDD505-2E9C-101B-9397-08002B2CF9AE}" pid="6" name="TaxCatchAll">
    <vt:lpwstr>1;#Internal|9cb37ccf-31bf-4b53-baa0-1d2dac2de42a;#27;#COR-122 Compliance Documentation|36672e65-111c-486d-91cb-0af006dc1945</vt:lpwstr>
  </property>
  <property fmtid="{D5CDD505-2E9C-101B-9397-08002B2CF9AE}" pid="7" name="BusinessCapabilityFunction">
    <vt:lpwstr/>
  </property>
  <property fmtid="{D5CDD505-2E9C-101B-9397-08002B2CF9AE}" pid="8" name="SecurityClassification">
    <vt:lpwstr>1;#Internal|9cb37ccf-31bf-4b53-baa0-1d2dac2de42a</vt:lpwstr>
  </property>
  <property fmtid="{D5CDD505-2E9C-101B-9397-08002B2CF9AE}" pid="9" name="i0f8e3f220f14f439905cc9ec02f45bb">
    <vt:lpwstr/>
  </property>
  <property fmtid="{D5CDD505-2E9C-101B-9397-08002B2CF9AE}" pid="10" name="Order">
    <vt:r8>823300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