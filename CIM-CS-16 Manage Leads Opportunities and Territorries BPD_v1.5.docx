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6C84F4" w14:textId="77777777" w:rsidR="00A96F48" w:rsidRPr="001E1582" w:rsidRDefault="00A96F48" w:rsidP="00560135">
      <w:pPr>
        <w:pStyle w:val="Cover-ProposalText"/>
        <w:ind w:right="27"/>
        <w:rPr>
          <w:rFonts w:ascii="Arial" w:hAnsi="Arial"/>
          <w:b w:val="0"/>
          <w:noProof/>
          <w:color w:val="F79646"/>
        </w:rPr>
      </w:pPr>
    </w:p>
    <w:p w14:paraId="70355ABB" w14:textId="77777777" w:rsidR="00560135" w:rsidRPr="001E1582" w:rsidRDefault="00560135" w:rsidP="00560135">
      <w:pPr>
        <w:pStyle w:val="Cover-ProposalText"/>
        <w:ind w:right="27"/>
        <w:rPr>
          <w:rFonts w:ascii="Arial" w:hAnsi="Arial"/>
        </w:rPr>
      </w:pPr>
    </w:p>
    <w:p w14:paraId="49E6ACD2" w14:textId="77777777" w:rsidR="00A96F48" w:rsidRPr="001E1582" w:rsidRDefault="0038047C" w:rsidP="00976734">
      <w:pPr>
        <w:jc w:val="right"/>
        <w:rPr>
          <w:rFonts w:cs="Arial"/>
        </w:rPr>
      </w:pPr>
      <w:r>
        <w:rPr>
          <w:b/>
          <w:noProof/>
          <w:color w:val="F79646"/>
          <w:sz w:val="40"/>
        </w:rPr>
        <w:drawing>
          <wp:inline distT="0" distB="0" distL="0" distR="0" wp14:anchorId="10095EE7" wp14:editId="528A8FE5">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3180DBEB" w14:textId="77777777" w:rsidR="00A96F48" w:rsidRPr="001E1582" w:rsidRDefault="00A96F48" w:rsidP="00A96F48">
      <w:pPr>
        <w:jc w:val="right"/>
        <w:rPr>
          <w:rFonts w:cs="Arial"/>
        </w:rPr>
      </w:pPr>
    </w:p>
    <w:p w14:paraId="378181DD" w14:textId="77777777" w:rsidR="00A96F48" w:rsidRPr="001E1582" w:rsidRDefault="00A96F48" w:rsidP="00A96F48">
      <w:pPr>
        <w:rPr>
          <w:rFonts w:cs="Arial"/>
        </w:rPr>
      </w:pPr>
    </w:p>
    <w:tbl>
      <w:tblPr>
        <w:tblW w:w="9468" w:type="dxa"/>
        <w:tblLayout w:type="fixed"/>
        <w:tblLook w:val="0000" w:firstRow="0" w:lastRow="0" w:firstColumn="0" w:lastColumn="0" w:noHBand="0" w:noVBand="0"/>
      </w:tblPr>
      <w:tblGrid>
        <w:gridCol w:w="18"/>
        <w:gridCol w:w="9450"/>
      </w:tblGrid>
      <w:tr w:rsidR="00A14DC0" w:rsidRPr="001E1582" w14:paraId="75E18EF6" w14:textId="77777777" w:rsidTr="0035091A">
        <w:trPr>
          <w:gridBefore w:val="1"/>
          <w:wBefore w:w="18" w:type="dxa"/>
          <w:trHeight w:val="1878"/>
        </w:trPr>
        <w:tc>
          <w:tcPr>
            <w:tcW w:w="9450" w:type="dxa"/>
            <w:vAlign w:val="center"/>
          </w:tcPr>
          <w:p w14:paraId="7E5FDDAA" w14:textId="77777777" w:rsidR="00CE2E6D" w:rsidRPr="00350F6B" w:rsidRDefault="00CE2E6D" w:rsidP="00CE2E6D">
            <w:pPr>
              <w:pStyle w:val="Cover-ProposalText"/>
              <w:ind w:right="27"/>
              <w:jc w:val="center"/>
              <w:rPr>
                <w:rStyle w:val="Cover-CustomerNameChar"/>
                <w:rFonts w:ascii="Calibri Light" w:hAnsi="Calibri Light"/>
                <w:sz w:val="40"/>
                <w:lang w:val="en-US"/>
              </w:rPr>
            </w:pPr>
            <w:r w:rsidRPr="00350F6B">
              <w:rPr>
                <w:rStyle w:val="Cover-CustomerNameChar"/>
                <w:rFonts w:ascii="Calibri Light" w:hAnsi="Calibri Light"/>
                <w:sz w:val="40"/>
                <w:lang w:val="en-US"/>
              </w:rPr>
              <w:t>Southern California Edison</w:t>
            </w:r>
          </w:p>
          <w:p w14:paraId="3EC7AF8E" w14:textId="77777777" w:rsidR="00CE2E6D" w:rsidRPr="00350F6B" w:rsidRDefault="00CE2E6D" w:rsidP="00CE2E6D">
            <w:pPr>
              <w:pStyle w:val="Cover-ProposalText"/>
              <w:ind w:right="27"/>
              <w:jc w:val="center"/>
              <w:rPr>
                <w:rStyle w:val="Cover-CustomerNameChar"/>
                <w:rFonts w:ascii="Calibri Light" w:hAnsi="Calibri Light"/>
                <w:sz w:val="40"/>
                <w:lang w:val="en-US"/>
              </w:rPr>
            </w:pPr>
            <w:r w:rsidRPr="00350F6B">
              <w:rPr>
                <w:rStyle w:val="Cover-CustomerNameChar"/>
                <w:rFonts w:ascii="Calibri Light" w:hAnsi="Calibri Light"/>
                <w:sz w:val="40"/>
                <w:lang w:val="en-US"/>
              </w:rPr>
              <w:t>CS Re-Platform Project</w:t>
            </w:r>
          </w:p>
          <w:p w14:paraId="0DA6AA8A" w14:textId="77777777" w:rsidR="00A14DC0" w:rsidRPr="001E1582" w:rsidRDefault="00A14DC0" w:rsidP="00CE2E6D">
            <w:pPr>
              <w:jc w:val="center"/>
              <w:rPr>
                <w:rFonts w:cs="Arial"/>
                <w:noProof/>
              </w:rPr>
            </w:pPr>
          </w:p>
          <w:p w14:paraId="4DE91C57" w14:textId="77777777" w:rsidR="00A14DC0" w:rsidRPr="001E1582" w:rsidRDefault="00A14DC0" w:rsidP="0035091A">
            <w:pPr>
              <w:pStyle w:val="TitlePage-BoldCentered"/>
              <w:jc w:val="right"/>
              <w:rPr>
                <w:rStyle w:val="TOCHeader"/>
                <w:rFonts w:ascii="Arial" w:hAnsi="Arial" w:cs="Arial"/>
                <w:b/>
                <w:sz w:val="48"/>
              </w:rPr>
            </w:pPr>
          </w:p>
          <w:p w14:paraId="02F115E4" w14:textId="77777777" w:rsidR="00A14DC0" w:rsidRPr="001E1582" w:rsidRDefault="00A14DC0" w:rsidP="0035091A">
            <w:pPr>
              <w:rPr>
                <w:rFonts w:cs="Arial"/>
              </w:rPr>
            </w:pPr>
          </w:p>
        </w:tc>
      </w:tr>
      <w:tr w:rsidR="00A14DC0" w:rsidRPr="001E1582" w14:paraId="678CA144" w14:textId="77777777" w:rsidTr="00CB11F6">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693669FB" w14:textId="77777777" w:rsidR="00A14DC0" w:rsidRPr="00350F6B" w:rsidRDefault="00EE2F5E" w:rsidP="00F54CD2">
            <w:pPr>
              <w:pStyle w:val="TitlePage-BoldItalic"/>
              <w:rPr>
                <w:rFonts w:ascii="Calibri Light" w:hAnsi="Calibri Light" w:cs="Arial"/>
              </w:rPr>
            </w:pPr>
            <w:r>
              <w:rPr>
                <w:rFonts w:ascii="Calibri Light" w:hAnsi="Calibri Light" w:cs="Arial"/>
              </w:rPr>
              <w:t>CIM-CS-16 Manage Leads, Opportunities and Territories</w:t>
            </w:r>
          </w:p>
        </w:tc>
      </w:tr>
      <w:tr w:rsidR="00A14DC0" w:rsidRPr="001E1582" w14:paraId="20266FEF"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19139ACD" w14:textId="77777777" w:rsidR="00A14DC0" w:rsidRPr="00350F6B" w:rsidRDefault="00C569F9" w:rsidP="0035091A">
            <w:pPr>
              <w:pStyle w:val="TitlePage-Italic"/>
              <w:rPr>
                <w:rFonts w:ascii="Calibri Light" w:hAnsi="Calibri Light" w:cs="Arial"/>
              </w:rPr>
            </w:pPr>
            <w:r>
              <w:rPr>
                <w:rFonts w:ascii="Calibri Light" w:hAnsi="Calibri Light" w:cs="Arial"/>
              </w:rPr>
              <w:t>Sales</w:t>
            </w:r>
          </w:p>
        </w:tc>
      </w:tr>
      <w:tr w:rsidR="00A14DC0" w:rsidRPr="001E1582" w14:paraId="20A0FD6E" w14:textId="77777777" w:rsidTr="00CB11F6">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7DA0E5E8" w14:textId="77777777" w:rsidR="00A14DC0" w:rsidRPr="00350F6B" w:rsidRDefault="00A14DC0" w:rsidP="0035091A">
            <w:pPr>
              <w:pStyle w:val="TitlePage-Italic"/>
              <w:rPr>
                <w:rFonts w:ascii="Calibri Light" w:hAnsi="Calibri Light" w:cs="Arial"/>
              </w:rPr>
            </w:pPr>
            <w:r w:rsidRPr="00350F6B">
              <w:rPr>
                <w:rFonts w:ascii="Calibri Light" w:hAnsi="Calibri Light" w:cs="Arial"/>
              </w:rPr>
              <w:t>Business Process Design</w:t>
            </w:r>
          </w:p>
        </w:tc>
      </w:tr>
      <w:tr w:rsidR="00A14DC0" w:rsidRPr="001E1582" w14:paraId="06208F85"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5B271A15" w14:textId="119FF2EB" w:rsidR="00A14DC0" w:rsidRPr="00350F6B" w:rsidRDefault="009E0513" w:rsidP="00A14DC0">
            <w:pPr>
              <w:pStyle w:val="TitlePage-Italic"/>
              <w:rPr>
                <w:rFonts w:ascii="Calibri Light" w:hAnsi="Calibri Light" w:cs="Arial"/>
              </w:rPr>
            </w:pPr>
            <w:r>
              <w:rPr>
                <w:rFonts w:ascii="Calibri Light" w:hAnsi="Calibri Light" w:cs="Arial"/>
              </w:rPr>
              <w:t>Version 1.</w:t>
            </w:r>
            <w:r w:rsidR="001A29A2">
              <w:rPr>
                <w:rFonts w:ascii="Calibri Light" w:hAnsi="Calibri Light" w:cs="Arial"/>
              </w:rPr>
              <w:t>5</w:t>
            </w:r>
          </w:p>
        </w:tc>
      </w:tr>
      <w:tr w:rsidR="00A14DC0" w:rsidRPr="001E1582" w14:paraId="55E71A3F" w14:textId="77777777" w:rsidTr="00CB11F6">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2A2E8668" w14:textId="77777777" w:rsidR="00A14DC0" w:rsidRPr="001E1582" w:rsidRDefault="00A14DC0" w:rsidP="0035091A">
            <w:pPr>
              <w:pStyle w:val="TitlePage-Italic"/>
              <w:rPr>
                <w:rFonts w:ascii="Arial" w:hAnsi="Arial" w:cs="Arial"/>
              </w:rPr>
            </w:pPr>
          </w:p>
        </w:tc>
      </w:tr>
    </w:tbl>
    <w:p w14:paraId="1DE6D441" w14:textId="77777777" w:rsidR="00A96F48" w:rsidRPr="001E1582" w:rsidRDefault="00A96F48" w:rsidP="00A96F48">
      <w:pPr>
        <w:rPr>
          <w:rFonts w:cs="Arial"/>
        </w:rPr>
      </w:pPr>
      <w:r w:rsidRPr="001E1582">
        <w:rPr>
          <w:rFonts w:cs="Arial"/>
        </w:rPr>
        <w:br w:type="page"/>
      </w:r>
    </w:p>
    <w:sdt>
      <w:sdtPr>
        <w:rPr>
          <w:rFonts w:ascii="Arial" w:eastAsia="Times New Roman" w:hAnsi="Arial" w:cs="Times New Roman"/>
          <w:b w:val="0"/>
          <w:bCs w:val="0"/>
          <w:color w:val="auto"/>
          <w:sz w:val="22"/>
          <w:szCs w:val="22"/>
          <w:lang w:eastAsia="en-US"/>
        </w:rPr>
        <w:id w:val="-1885095538"/>
        <w:docPartObj>
          <w:docPartGallery w:val="Table of Contents"/>
          <w:docPartUnique/>
        </w:docPartObj>
      </w:sdtPr>
      <w:sdtEndPr>
        <w:rPr>
          <w:rFonts w:cs="Arial"/>
          <w:noProof/>
        </w:rPr>
      </w:sdtEndPr>
      <w:sdtContent>
        <w:p w14:paraId="3B6994A2" w14:textId="77777777" w:rsidR="005526A2" w:rsidRPr="00E76680" w:rsidRDefault="005526A2" w:rsidP="002F58D0">
          <w:pPr>
            <w:pStyle w:val="TOCHeading"/>
            <w:rPr>
              <w:rFonts w:ascii="Calibri Light" w:hAnsi="Calibri Light"/>
              <w:sz w:val="24"/>
              <w:szCs w:val="24"/>
            </w:rPr>
          </w:pPr>
          <w:r w:rsidRPr="00E76680">
            <w:rPr>
              <w:rFonts w:ascii="Calibri Light" w:hAnsi="Calibri Light"/>
              <w:sz w:val="24"/>
              <w:szCs w:val="24"/>
            </w:rPr>
            <w:t>Table of Contents</w:t>
          </w:r>
        </w:p>
        <w:p w14:paraId="1F4795CE" w14:textId="77777777" w:rsidR="002F4702" w:rsidRDefault="005526A2">
          <w:pPr>
            <w:pStyle w:val="TOC1"/>
            <w:tabs>
              <w:tab w:val="left" w:pos="480"/>
              <w:tab w:val="right" w:leader="dot" w:pos="9350"/>
            </w:tabs>
            <w:rPr>
              <w:rFonts w:asciiTheme="minorHAnsi" w:eastAsiaTheme="minorEastAsia" w:hAnsiTheme="minorHAnsi" w:cstheme="minorBidi"/>
              <w:noProof/>
              <w:sz w:val="22"/>
            </w:rPr>
          </w:pPr>
          <w:r w:rsidRPr="00E76680">
            <w:rPr>
              <w:rFonts w:ascii="Calibri Light" w:hAnsi="Calibri Light" w:cs="Arial"/>
              <w:szCs w:val="24"/>
            </w:rPr>
            <w:fldChar w:fldCharType="begin"/>
          </w:r>
          <w:r w:rsidRPr="00E76680">
            <w:rPr>
              <w:rFonts w:ascii="Calibri Light" w:hAnsi="Calibri Light" w:cs="Arial"/>
              <w:szCs w:val="24"/>
            </w:rPr>
            <w:instrText xml:space="preserve"> TOC \o "1-3" \h \z \u </w:instrText>
          </w:r>
          <w:r w:rsidRPr="00E76680">
            <w:rPr>
              <w:rFonts w:ascii="Calibri Light" w:hAnsi="Calibri Light" w:cs="Arial"/>
              <w:szCs w:val="24"/>
            </w:rPr>
            <w:fldChar w:fldCharType="separate"/>
          </w:r>
          <w:hyperlink w:anchor="_Toc517342996" w:history="1">
            <w:r w:rsidR="002F4702" w:rsidRPr="00147165">
              <w:rPr>
                <w:rStyle w:val="Hyperlink"/>
                <w:rFonts w:ascii="Calibri Light" w:hAnsi="Calibri Light"/>
                <w:noProof/>
              </w:rPr>
              <w:t>1</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Business Process Overview</w:t>
            </w:r>
            <w:r w:rsidR="002F4702">
              <w:rPr>
                <w:noProof/>
                <w:webHidden/>
              </w:rPr>
              <w:tab/>
            </w:r>
            <w:r w:rsidR="002F4702">
              <w:rPr>
                <w:noProof/>
                <w:webHidden/>
              </w:rPr>
              <w:fldChar w:fldCharType="begin"/>
            </w:r>
            <w:r w:rsidR="002F4702">
              <w:rPr>
                <w:noProof/>
                <w:webHidden/>
              </w:rPr>
              <w:instrText xml:space="preserve"> PAGEREF _Toc517342996 \h </w:instrText>
            </w:r>
            <w:r w:rsidR="002F4702">
              <w:rPr>
                <w:noProof/>
                <w:webHidden/>
              </w:rPr>
            </w:r>
            <w:r w:rsidR="002F4702">
              <w:rPr>
                <w:noProof/>
                <w:webHidden/>
              </w:rPr>
              <w:fldChar w:fldCharType="separate"/>
            </w:r>
            <w:r w:rsidR="002F4702">
              <w:rPr>
                <w:noProof/>
                <w:webHidden/>
              </w:rPr>
              <w:t>5</w:t>
            </w:r>
            <w:r w:rsidR="002F4702">
              <w:rPr>
                <w:noProof/>
                <w:webHidden/>
              </w:rPr>
              <w:fldChar w:fldCharType="end"/>
            </w:r>
          </w:hyperlink>
        </w:p>
        <w:p w14:paraId="184AC752"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2997" w:history="1">
            <w:r w:rsidR="002F4702" w:rsidRPr="00147165">
              <w:rPr>
                <w:rStyle w:val="Hyperlink"/>
                <w:noProof/>
              </w:rPr>
              <w:t>1.1</w:t>
            </w:r>
            <w:r w:rsidR="002F4702">
              <w:rPr>
                <w:rFonts w:asciiTheme="minorHAnsi" w:eastAsiaTheme="minorEastAsia" w:hAnsiTheme="minorHAnsi" w:cstheme="minorBidi"/>
                <w:noProof/>
                <w:sz w:val="22"/>
              </w:rPr>
              <w:tab/>
            </w:r>
            <w:r w:rsidR="002F4702" w:rsidRPr="00147165">
              <w:rPr>
                <w:rStyle w:val="Hyperlink"/>
                <w:noProof/>
              </w:rPr>
              <w:t>Current Pain Points for Southern California Edison</w:t>
            </w:r>
            <w:r w:rsidR="002F4702">
              <w:rPr>
                <w:noProof/>
                <w:webHidden/>
              </w:rPr>
              <w:tab/>
            </w:r>
            <w:r w:rsidR="002F4702">
              <w:rPr>
                <w:noProof/>
                <w:webHidden/>
              </w:rPr>
              <w:fldChar w:fldCharType="begin"/>
            </w:r>
            <w:r w:rsidR="002F4702">
              <w:rPr>
                <w:noProof/>
                <w:webHidden/>
              </w:rPr>
              <w:instrText xml:space="preserve"> PAGEREF _Toc517342997 \h </w:instrText>
            </w:r>
            <w:r w:rsidR="002F4702">
              <w:rPr>
                <w:noProof/>
                <w:webHidden/>
              </w:rPr>
            </w:r>
            <w:r w:rsidR="002F4702">
              <w:rPr>
                <w:noProof/>
                <w:webHidden/>
              </w:rPr>
              <w:fldChar w:fldCharType="separate"/>
            </w:r>
            <w:r w:rsidR="002F4702">
              <w:rPr>
                <w:noProof/>
                <w:webHidden/>
              </w:rPr>
              <w:t>5</w:t>
            </w:r>
            <w:r w:rsidR="002F4702">
              <w:rPr>
                <w:noProof/>
                <w:webHidden/>
              </w:rPr>
              <w:fldChar w:fldCharType="end"/>
            </w:r>
          </w:hyperlink>
        </w:p>
        <w:p w14:paraId="07CD5335"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2998" w:history="1">
            <w:r w:rsidR="002F4702" w:rsidRPr="00147165">
              <w:rPr>
                <w:rStyle w:val="Hyperlink"/>
                <w:noProof/>
              </w:rPr>
              <w:t>1.2</w:t>
            </w:r>
            <w:r w:rsidR="002F4702">
              <w:rPr>
                <w:rFonts w:asciiTheme="minorHAnsi" w:eastAsiaTheme="minorEastAsia" w:hAnsiTheme="minorHAnsi" w:cstheme="minorBidi"/>
                <w:noProof/>
                <w:sz w:val="22"/>
              </w:rPr>
              <w:tab/>
            </w:r>
            <w:r w:rsidR="002F4702" w:rsidRPr="00147165">
              <w:rPr>
                <w:rStyle w:val="Hyperlink"/>
                <w:noProof/>
              </w:rPr>
              <w:t>Responsible Parties</w:t>
            </w:r>
            <w:r w:rsidR="002F4702">
              <w:rPr>
                <w:noProof/>
                <w:webHidden/>
              </w:rPr>
              <w:tab/>
            </w:r>
            <w:r w:rsidR="002F4702">
              <w:rPr>
                <w:noProof/>
                <w:webHidden/>
              </w:rPr>
              <w:fldChar w:fldCharType="begin"/>
            </w:r>
            <w:r w:rsidR="002F4702">
              <w:rPr>
                <w:noProof/>
                <w:webHidden/>
              </w:rPr>
              <w:instrText xml:space="preserve"> PAGEREF _Toc517342998 \h </w:instrText>
            </w:r>
            <w:r w:rsidR="002F4702">
              <w:rPr>
                <w:noProof/>
                <w:webHidden/>
              </w:rPr>
            </w:r>
            <w:r w:rsidR="002F4702">
              <w:rPr>
                <w:noProof/>
                <w:webHidden/>
              </w:rPr>
              <w:fldChar w:fldCharType="separate"/>
            </w:r>
            <w:r w:rsidR="002F4702">
              <w:rPr>
                <w:noProof/>
                <w:webHidden/>
              </w:rPr>
              <w:t>6</w:t>
            </w:r>
            <w:r w:rsidR="002F4702">
              <w:rPr>
                <w:noProof/>
                <w:webHidden/>
              </w:rPr>
              <w:fldChar w:fldCharType="end"/>
            </w:r>
          </w:hyperlink>
        </w:p>
        <w:p w14:paraId="6AFDD77E"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2999" w:history="1">
            <w:r w:rsidR="002F4702" w:rsidRPr="00147165">
              <w:rPr>
                <w:rStyle w:val="Hyperlink"/>
                <w:noProof/>
              </w:rPr>
              <w:t>1.3</w:t>
            </w:r>
            <w:r w:rsidR="002F4702">
              <w:rPr>
                <w:rFonts w:asciiTheme="minorHAnsi" w:eastAsiaTheme="minorEastAsia" w:hAnsiTheme="minorHAnsi" w:cstheme="minorBidi"/>
                <w:noProof/>
                <w:sz w:val="22"/>
              </w:rPr>
              <w:tab/>
            </w:r>
            <w:r w:rsidR="002F4702" w:rsidRPr="00147165">
              <w:rPr>
                <w:rStyle w:val="Hyperlink"/>
                <w:noProof/>
              </w:rPr>
              <w:t>Document Control</w:t>
            </w:r>
            <w:r w:rsidR="002F4702">
              <w:rPr>
                <w:noProof/>
                <w:webHidden/>
              </w:rPr>
              <w:tab/>
            </w:r>
            <w:r w:rsidR="002F4702">
              <w:rPr>
                <w:noProof/>
                <w:webHidden/>
              </w:rPr>
              <w:fldChar w:fldCharType="begin"/>
            </w:r>
            <w:r w:rsidR="002F4702">
              <w:rPr>
                <w:noProof/>
                <w:webHidden/>
              </w:rPr>
              <w:instrText xml:space="preserve"> PAGEREF _Toc517342999 \h </w:instrText>
            </w:r>
            <w:r w:rsidR="002F4702">
              <w:rPr>
                <w:noProof/>
                <w:webHidden/>
              </w:rPr>
            </w:r>
            <w:r w:rsidR="002F4702">
              <w:rPr>
                <w:noProof/>
                <w:webHidden/>
              </w:rPr>
              <w:fldChar w:fldCharType="separate"/>
            </w:r>
            <w:r w:rsidR="002F4702">
              <w:rPr>
                <w:noProof/>
                <w:webHidden/>
              </w:rPr>
              <w:t>7</w:t>
            </w:r>
            <w:r w:rsidR="002F4702">
              <w:rPr>
                <w:noProof/>
                <w:webHidden/>
              </w:rPr>
              <w:fldChar w:fldCharType="end"/>
            </w:r>
          </w:hyperlink>
        </w:p>
        <w:p w14:paraId="2740E24E"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00" w:history="1">
            <w:r w:rsidR="002F4702" w:rsidRPr="00147165">
              <w:rPr>
                <w:rStyle w:val="Hyperlink"/>
                <w:noProof/>
              </w:rPr>
              <w:t>1.4</w:t>
            </w:r>
            <w:r w:rsidR="002F4702">
              <w:rPr>
                <w:rFonts w:asciiTheme="minorHAnsi" w:eastAsiaTheme="minorEastAsia" w:hAnsiTheme="minorHAnsi" w:cstheme="minorBidi"/>
                <w:noProof/>
                <w:sz w:val="22"/>
              </w:rPr>
              <w:tab/>
            </w:r>
            <w:r w:rsidR="002F4702" w:rsidRPr="00147165">
              <w:rPr>
                <w:rStyle w:val="Hyperlink"/>
                <w:noProof/>
              </w:rPr>
              <w:t>Terminology</w:t>
            </w:r>
            <w:r w:rsidR="002F4702">
              <w:rPr>
                <w:noProof/>
                <w:webHidden/>
              </w:rPr>
              <w:tab/>
            </w:r>
            <w:r w:rsidR="002F4702">
              <w:rPr>
                <w:noProof/>
                <w:webHidden/>
              </w:rPr>
              <w:fldChar w:fldCharType="begin"/>
            </w:r>
            <w:r w:rsidR="002F4702">
              <w:rPr>
                <w:noProof/>
                <w:webHidden/>
              </w:rPr>
              <w:instrText xml:space="preserve"> PAGEREF _Toc517343000 \h </w:instrText>
            </w:r>
            <w:r w:rsidR="002F4702">
              <w:rPr>
                <w:noProof/>
                <w:webHidden/>
              </w:rPr>
            </w:r>
            <w:r w:rsidR="002F4702">
              <w:rPr>
                <w:noProof/>
                <w:webHidden/>
              </w:rPr>
              <w:fldChar w:fldCharType="separate"/>
            </w:r>
            <w:r w:rsidR="002F4702">
              <w:rPr>
                <w:noProof/>
                <w:webHidden/>
              </w:rPr>
              <w:t>7</w:t>
            </w:r>
            <w:r w:rsidR="002F4702">
              <w:rPr>
                <w:noProof/>
                <w:webHidden/>
              </w:rPr>
              <w:fldChar w:fldCharType="end"/>
            </w:r>
          </w:hyperlink>
        </w:p>
        <w:p w14:paraId="7F36829B" w14:textId="77777777" w:rsidR="002F4702" w:rsidRDefault="001A1E61">
          <w:pPr>
            <w:pStyle w:val="TOC1"/>
            <w:tabs>
              <w:tab w:val="left" w:pos="480"/>
              <w:tab w:val="right" w:leader="dot" w:pos="9350"/>
            </w:tabs>
            <w:rPr>
              <w:rFonts w:asciiTheme="minorHAnsi" w:eastAsiaTheme="minorEastAsia" w:hAnsiTheme="minorHAnsi" w:cstheme="minorBidi"/>
              <w:noProof/>
              <w:sz w:val="22"/>
            </w:rPr>
          </w:pPr>
          <w:hyperlink w:anchor="_Toc517343001" w:history="1">
            <w:r w:rsidR="002F4702" w:rsidRPr="00147165">
              <w:rPr>
                <w:rStyle w:val="Hyperlink"/>
                <w:rFonts w:ascii="Calibri Light" w:hAnsi="Calibri Light"/>
                <w:noProof/>
              </w:rPr>
              <w:t>2</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Business Process Design</w:t>
            </w:r>
            <w:r w:rsidR="002F4702">
              <w:rPr>
                <w:noProof/>
                <w:webHidden/>
              </w:rPr>
              <w:tab/>
            </w:r>
            <w:r w:rsidR="002F4702">
              <w:rPr>
                <w:noProof/>
                <w:webHidden/>
              </w:rPr>
              <w:fldChar w:fldCharType="begin"/>
            </w:r>
            <w:r w:rsidR="002F4702">
              <w:rPr>
                <w:noProof/>
                <w:webHidden/>
              </w:rPr>
              <w:instrText xml:space="preserve"> PAGEREF _Toc517343001 \h </w:instrText>
            </w:r>
            <w:r w:rsidR="002F4702">
              <w:rPr>
                <w:noProof/>
                <w:webHidden/>
              </w:rPr>
            </w:r>
            <w:r w:rsidR="002F4702">
              <w:rPr>
                <w:noProof/>
                <w:webHidden/>
              </w:rPr>
              <w:fldChar w:fldCharType="separate"/>
            </w:r>
            <w:r w:rsidR="002F4702">
              <w:rPr>
                <w:noProof/>
                <w:webHidden/>
              </w:rPr>
              <w:t>9</w:t>
            </w:r>
            <w:r w:rsidR="002F4702">
              <w:rPr>
                <w:noProof/>
                <w:webHidden/>
              </w:rPr>
              <w:fldChar w:fldCharType="end"/>
            </w:r>
          </w:hyperlink>
        </w:p>
        <w:p w14:paraId="693D5DF5"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02" w:history="1">
            <w:r w:rsidR="002F4702" w:rsidRPr="00147165">
              <w:rPr>
                <w:rStyle w:val="Hyperlink"/>
                <w:noProof/>
              </w:rPr>
              <w:t>2.1</w:t>
            </w:r>
            <w:r w:rsidR="002F4702">
              <w:rPr>
                <w:rFonts w:asciiTheme="minorHAnsi" w:eastAsiaTheme="minorEastAsia" w:hAnsiTheme="minorHAnsi" w:cstheme="minorBidi"/>
                <w:noProof/>
                <w:sz w:val="22"/>
              </w:rPr>
              <w:tab/>
            </w:r>
            <w:r w:rsidR="002F4702" w:rsidRPr="00147165">
              <w:rPr>
                <w:rStyle w:val="Hyperlink"/>
                <w:noProof/>
              </w:rPr>
              <w:t>Manage Leads, Opportunities and Territories Details</w:t>
            </w:r>
            <w:r w:rsidR="002F4702">
              <w:rPr>
                <w:noProof/>
                <w:webHidden/>
              </w:rPr>
              <w:tab/>
            </w:r>
            <w:r w:rsidR="002F4702">
              <w:rPr>
                <w:noProof/>
                <w:webHidden/>
              </w:rPr>
              <w:fldChar w:fldCharType="begin"/>
            </w:r>
            <w:r w:rsidR="002F4702">
              <w:rPr>
                <w:noProof/>
                <w:webHidden/>
              </w:rPr>
              <w:instrText xml:space="preserve"> PAGEREF _Toc517343002 \h </w:instrText>
            </w:r>
            <w:r w:rsidR="002F4702">
              <w:rPr>
                <w:noProof/>
                <w:webHidden/>
              </w:rPr>
            </w:r>
            <w:r w:rsidR="002F4702">
              <w:rPr>
                <w:noProof/>
                <w:webHidden/>
              </w:rPr>
              <w:fldChar w:fldCharType="separate"/>
            </w:r>
            <w:r w:rsidR="002F4702">
              <w:rPr>
                <w:noProof/>
                <w:webHidden/>
              </w:rPr>
              <w:t>9</w:t>
            </w:r>
            <w:r w:rsidR="002F4702">
              <w:rPr>
                <w:noProof/>
                <w:webHidden/>
              </w:rPr>
              <w:fldChar w:fldCharType="end"/>
            </w:r>
          </w:hyperlink>
        </w:p>
        <w:p w14:paraId="724A5E56"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03" w:history="1">
            <w:r w:rsidR="002F4702" w:rsidRPr="00147165">
              <w:rPr>
                <w:rStyle w:val="Hyperlink"/>
                <w:noProof/>
              </w:rPr>
              <w:t>2.2</w:t>
            </w:r>
            <w:r w:rsidR="002F4702">
              <w:rPr>
                <w:rFonts w:asciiTheme="minorHAnsi" w:eastAsiaTheme="minorEastAsia" w:hAnsiTheme="minorHAnsi" w:cstheme="minorBidi"/>
                <w:noProof/>
                <w:sz w:val="22"/>
              </w:rPr>
              <w:tab/>
            </w:r>
            <w:r w:rsidR="002F4702" w:rsidRPr="00147165">
              <w:rPr>
                <w:rStyle w:val="Hyperlink"/>
                <w:noProof/>
              </w:rPr>
              <w:t xml:space="preserve">Process / Performance Improvement </w:t>
            </w:r>
            <w:r w:rsidR="002F4702">
              <w:rPr>
                <w:noProof/>
                <w:webHidden/>
              </w:rPr>
              <w:tab/>
            </w:r>
            <w:r w:rsidR="002F4702">
              <w:rPr>
                <w:noProof/>
                <w:webHidden/>
              </w:rPr>
              <w:fldChar w:fldCharType="begin"/>
            </w:r>
            <w:r w:rsidR="002F4702">
              <w:rPr>
                <w:noProof/>
                <w:webHidden/>
              </w:rPr>
              <w:instrText xml:space="preserve"> PAGEREF _Toc517343003 \h </w:instrText>
            </w:r>
            <w:r w:rsidR="002F4702">
              <w:rPr>
                <w:noProof/>
                <w:webHidden/>
              </w:rPr>
            </w:r>
            <w:r w:rsidR="002F4702">
              <w:rPr>
                <w:noProof/>
                <w:webHidden/>
              </w:rPr>
              <w:fldChar w:fldCharType="separate"/>
            </w:r>
            <w:r w:rsidR="002F4702">
              <w:rPr>
                <w:noProof/>
                <w:webHidden/>
              </w:rPr>
              <w:t>41</w:t>
            </w:r>
            <w:r w:rsidR="002F4702">
              <w:rPr>
                <w:noProof/>
                <w:webHidden/>
              </w:rPr>
              <w:fldChar w:fldCharType="end"/>
            </w:r>
          </w:hyperlink>
        </w:p>
        <w:p w14:paraId="2A11FD62"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04" w:history="1">
            <w:r w:rsidR="002F4702" w:rsidRPr="00147165">
              <w:rPr>
                <w:rStyle w:val="Hyperlink"/>
                <w:noProof/>
              </w:rPr>
              <w:t>2.3</w:t>
            </w:r>
            <w:r w:rsidR="002F4702">
              <w:rPr>
                <w:rFonts w:asciiTheme="minorHAnsi" w:eastAsiaTheme="minorEastAsia" w:hAnsiTheme="minorHAnsi" w:cstheme="minorBidi"/>
                <w:noProof/>
                <w:sz w:val="22"/>
              </w:rPr>
              <w:tab/>
            </w:r>
            <w:r w:rsidR="002F4702" w:rsidRPr="00147165">
              <w:rPr>
                <w:rStyle w:val="Hyperlink"/>
                <w:noProof/>
              </w:rPr>
              <w:t>Prerequisites and Inputs</w:t>
            </w:r>
            <w:r w:rsidR="002F4702">
              <w:rPr>
                <w:noProof/>
                <w:webHidden/>
              </w:rPr>
              <w:tab/>
            </w:r>
            <w:r w:rsidR="002F4702">
              <w:rPr>
                <w:noProof/>
                <w:webHidden/>
              </w:rPr>
              <w:fldChar w:fldCharType="begin"/>
            </w:r>
            <w:r w:rsidR="002F4702">
              <w:rPr>
                <w:noProof/>
                <w:webHidden/>
              </w:rPr>
              <w:instrText xml:space="preserve"> PAGEREF _Toc517343004 \h </w:instrText>
            </w:r>
            <w:r w:rsidR="002F4702">
              <w:rPr>
                <w:noProof/>
                <w:webHidden/>
              </w:rPr>
            </w:r>
            <w:r w:rsidR="002F4702">
              <w:rPr>
                <w:noProof/>
                <w:webHidden/>
              </w:rPr>
              <w:fldChar w:fldCharType="separate"/>
            </w:r>
            <w:r w:rsidR="002F4702">
              <w:rPr>
                <w:noProof/>
                <w:webHidden/>
              </w:rPr>
              <w:t>41</w:t>
            </w:r>
            <w:r w:rsidR="002F4702">
              <w:rPr>
                <w:noProof/>
                <w:webHidden/>
              </w:rPr>
              <w:fldChar w:fldCharType="end"/>
            </w:r>
          </w:hyperlink>
        </w:p>
        <w:p w14:paraId="0F32610F"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05" w:history="1">
            <w:r w:rsidR="002F4702" w:rsidRPr="00147165">
              <w:rPr>
                <w:rStyle w:val="Hyperlink"/>
                <w:noProof/>
              </w:rPr>
              <w:t>2.4</w:t>
            </w:r>
            <w:r w:rsidR="002F4702">
              <w:rPr>
                <w:rFonts w:asciiTheme="minorHAnsi" w:eastAsiaTheme="minorEastAsia" w:hAnsiTheme="minorHAnsi" w:cstheme="minorBidi"/>
                <w:noProof/>
                <w:sz w:val="22"/>
              </w:rPr>
              <w:tab/>
            </w:r>
            <w:r w:rsidR="002F4702" w:rsidRPr="00147165">
              <w:rPr>
                <w:rStyle w:val="Hyperlink"/>
                <w:noProof/>
              </w:rPr>
              <w:t>General Assumptions</w:t>
            </w:r>
            <w:r w:rsidR="002F4702">
              <w:rPr>
                <w:noProof/>
                <w:webHidden/>
              </w:rPr>
              <w:tab/>
            </w:r>
            <w:r w:rsidR="002F4702">
              <w:rPr>
                <w:noProof/>
                <w:webHidden/>
              </w:rPr>
              <w:fldChar w:fldCharType="begin"/>
            </w:r>
            <w:r w:rsidR="002F4702">
              <w:rPr>
                <w:noProof/>
                <w:webHidden/>
              </w:rPr>
              <w:instrText xml:space="preserve"> PAGEREF _Toc517343005 \h </w:instrText>
            </w:r>
            <w:r w:rsidR="002F4702">
              <w:rPr>
                <w:noProof/>
                <w:webHidden/>
              </w:rPr>
            </w:r>
            <w:r w:rsidR="002F4702">
              <w:rPr>
                <w:noProof/>
                <w:webHidden/>
              </w:rPr>
              <w:fldChar w:fldCharType="separate"/>
            </w:r>
            <w:r w:rsidR="002F4702">
              <w:rPr>
                <w:noProof/>
                <w:webHidden/>
              </w:rPr>
              <w:t>41</w:t>
            </w:r>
            <w:r w:rsidR="002F4702">
              <w:rPr>
                <w:noProof/>
                <w:webHidden/>
              </w:rPr>
              <w:fldChar w:fldCharType="end"/>
            </w:r>
          </w:hyperlink>
        </w:p>
        <w:p w14:paraId="1AC248BB"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06" w:history="1">
            <w:r w:rsidR="002F4702" w:rsidRPr="00147165">
              <w:rPr>
                <w:rStyle w:val="Hyperlink"/>
                <w:noProof/>
              </w:rPr>
              <w:t>2.5</w:t>
            </w:r>
            <w:r w:rsidR="002F4702">
              <w:rPr>
                <w:rFonts w:asciiTheme="minorHAnsi" w:eastAsiaTheme="minorEastAsia" w:hAnsiTheme="minorHAnsi" w:cstheme="minorBidi"/>
                <w:noProof/>
                <w:sz w:val="22"/>
              </w:rPr>
              <w:tab/>
            </w:r>
            <w:r w:rsidR="002F4702" w:rsidRPr="00147165">
              <w:rPr>
                <w:rStyle w:val="Hyperlink"/>
                <w:noProof/>
              </w:rPr>
              <w:t>Business Process Hierarchy</w:t>
            </w:r>
            <w:r w:rsidR="002F4702">
              <w:rPr>
                <w:noProof/>
                <w:webHidden/>
              </w:rPr>
              <w:tab/>
            </w:r>
            <w:r w:rsidR="002F4702">
              <w:rPr>
                <w:noProof/>
                <w:webHidden/>
              </w:rPr>
              <w:fldChar w:fldCharType="begin"/>
            </w:r>
            <w:r w:rsidR="002F4702">
              <w:rPr>
                <w:noProof/>
                <w:webHidden/>
              </w:rPr>
              <w:instrText xml:space="preserve"> PAGEREF _Toc517343006 \h </w:instrText>
            </w:r>
            <w:r w:rsidR="002F4702">
              <w:rPr>
                <w:noProof/>
                <w:webHidden/>
              </w:rPr>
            </w:r>
            <w:r w:rsidR="002F4702">
              <w:rPr>
                <w:noProof/>
                <w:webHidden/>
              </w:rPr>
              <w:fldChar w:fldCharType="separate"/>
            </w:r>
            <w:r w:rsidR="002F4702">
              <w:rPr>
                <w:noProof/>
                <w:webHidden/>
              </w:rPr>
              <w:t>41</w:t>
            </w:r>
            <w:r w:rsidR="002F4702">
              <w:rPr>
                <w:noProof/>
                <w:webHidden/>
              </w:rPr>
              <w:fldChar w:fldCharType="end"/>
            </w:r>
          </w:hyperlink>
        </w:p>
        <w:p w14:paraId="2A6CDDF7"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07" w:history="1">
            <w:r w:rsidR="002F4702" w:rsidRPr="00147165">
              <w:rPr>
                <w:rStyle w:val="Hyperlink"/>
                <w:noProof/>
              </w:rPr>
              <w:t>2.6</w:t>
            </w:r>
            <w:r w:rsidR="002F4702">
              <w:rPr>
                <w:rFonts w:asciiTheme="minorHAnsi" w:eastAsiaTheme="minorEastAsia" w:hAnsiTheme="minorHAnsi" w:cstheme="minorBidi"/>
                <w:noProof/>
                <w:sz w:val="22"/>
              </w:rPr>
              <w:tab/>
            </w:r>
            <w:r w:rsidR="002F4702" w:rsidRPr="00147165">
              <w:rPr>
                <w:rStyle w:val="Hyperlink"/>
                <w:noProof/>
              </w:rPr>
              <w:t>Process Flows</w:t>
            </w:r>
            <w:r w:rsidR="002F4702">
              <w:rPr>
                <w:noProof/>
                <w:webHidden/>
              </w:rPr>
              <w:tab/>
            </w:r>
            <w:r w:rsidR="002F4702">
              <w:rPr>
                <w:noProof/>
                <w:webHidden/>
              </w:rPr>
              <w:fldChar w:fldCharType="begin"/>
            </w:r>
            <w:r w:rsidR="002F4702">
              <w:rPr>
                <w:noProof/>
                <w:webHidden/>
              </w:rPr>
              <w:instrText xml:space="preserve"> PAGEREF _Toc517343007 \h </w:instrText>
            </w:r>
            <w:r w:rsidR="002F4702">
              <w:rPr>
                <w:noProof/>
                <w:webHidden/>
              </w:rPr>
            </w:r>
            <w:r w:rsidR="002F4702">
              <w:rPr>
                <w:noProof/>
                <w:webHidden/>
              </w:rPr>
              <w:fldChar w:fldCharType="separate"/>
            </w:r>
            <w:r w:rsidR="002F4702">
              <w:rPr>
                <w:noProof/>
                <w:webHidden/>
              </w:rPr>
              <w:t>42</w:t>
            </w:r>
            <w:r w:rsidR="002F4702">
              <w:rPr>
                <w:noProof/>
                <w:webHidden/>
              </w:rPr>
              <w:fldChar w:fldCharType="end"/>
            </w:r>
          </w:hyperlink>
        </w:p>
        <w:p w14:paraId="2D8C10C4"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08" w:history="1">
            <w:r w:rsidR="002F4702" w:rsidRPr="00147165">
              <w:rPr>
                <w:rStyle w:val="Hyperlink"/>
                <w:rFonts w:ascii="Calibri Light" w:hAnsi="Calibri Light"/>
                <w:noProof/>
              </w:rPr>
              <w:t>2.6.2</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Customer Care Sales Cycle</w:t>
            </w:r>
            <w:r w:rsidR="002F4702">
              <w:rPr>
                <w:noProof/>
                <w:webHidden/>
              </w:rPr>
              <w:tab/>
            </w:r>
            <w:r w:rsidR="002F4702">
              <w:rPr>
                <w:noProof/>
                <w:webHidden/>
              </w:rPr>
              <w:fldChar w:fldCharType="begin"/>
            </w:r>
            <w:r w:rsidR="002F4702">
              <w:rPr>
                <w:noProof/>
                <w:webHidden/>
              </w:rPr>
              <w:instrText xml:space="preserve"> PAGEREF _Toc517343008 \h </w:instrText>
            </w:r>
            <w:r w:rsidR="002F4702">
              <w:rPr>
                <w:noProof/>
                <w:webHidden/>
              </w:rPr>
            </w:r>
            <w:r w:rsidR="002F4702">
              <w:rPr>
                <w:noProof/>
                <w:webHidden/>
              </w:rPr>
              <w:fldChar w:fldCharType="separate"/>
            </w:r>
            <w:r w:rsidR="002F4702">
              <w:rPr>
                <w:noProof/>
                <w:webHidden/>
              </w:rPr>
              <w:t>43</w:t>
            </w:r>
            <w:r w:rsidR="002F4702">
              <w:rPr>
                <w:noProof/>
                <w:webHidden/>
              </w:rPr>
              <w:fldChar w:fldCharType="end"/>
            </w:r>
          </w:hyperlink>
        </w:p>
        <w:p w14:paraId="716C0658"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09" w:history="1">
            <w:r w:rsidR="002F4702" w:rsidRPr="00147165">
              <w:rPr>
                <w:rStyle w:val="Hyperlink"/>
                <w:rFonts w:ascii="Calibri Light" w:hAnsi="Calibri Light"/>
                <w:noProof/>
              </w:rPr>
              <w:t>2.6.3</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Economic Development Sales Cycle</w:t>
            </w:r>
            <w:r w:rsidR="002F4702">
              <w:rPr>
                <w:noProof/>
                <w:webHidden/>
              </w:rPr>
              <w:tab/>
            </w:r>
            <w:r w:rsidR="002F4702">
              <w:rPr>
                <w:noProof/>
                <w:webHidden/>
              </w:rPr>
              <w:fldChar w:fldCharType="begin"/>
            </w:r>
            <w:r w:rsidR="002F4702">
              <w:rPr>
                <w:noProof/>
                <w:webHidden/>
              </w:rPr>
              <w:instrText xml:space="preserve"> PAGEREF _Toc517343009 \h </w:instrText>
            </w:r>
            <w:r w:rsidR="002F4702">
              <w:rPr>
                <w:noProof/>
                <w:webHidden/>
              </w:rPr>
            </w:r>
            <w:r w:rsidR="002F4702">
              <w:rPr>
                <w:noProof/>
                <w:webHidden/>
              </w:rPr>
              <w:fldChar w:fldCharType="separate"/>
            </w:r>
            <w:r w:rsidR="002F4702">
              <w:rPr>
                <w:noProof/>
                <w:webHidden/>
              </w:rPr>
              <w:t>47</w:t>
            </w:r>
            <w:r w:rsidR="002F4702">
              <w:rPr>
                <w:noProof/>
                <w:webHidden/>
              </w:rPr>
              <w:fldChar w:fldCharType="end"/>
            </w:r>
          </w:hyperlink>
        </w:p>
        <w:p w14:paraId="583C4153"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10" w:history="1">
            <w:r w:rsidR="002F4702" w:rsidRPr="00147165">
              <w:rPr>
                <w:rStyle w:val="Hyperlink"/>
                <w:rFonts w:ascii="Calibri Light" w:hAnsi="Calibri Light"/>
                <w:noProof/>
              </w:rPr>
              <w:t>2.6.4</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New Construction Sales Cycle</w:t>
            </w:r>
            <w:r w:rsidR="002F4702">
              <w:rPr>
                <w:noProof/>
                <w:webHidden/>
              </w:rPr>
              <w:tab/>
            </w:r>
            <w:r w:rsidR="002F4702">
              <w:rPr>
                <w:noProof/>
                <w:webHidden/>
              </w:rPr>
              <w:fldChar w:fldCharType="begin"/>
            </w:r>
            <w:r w:rsidR="002F4702">
              <w:rPr>
                <w:noProof/>
                <w:webHidden/>
              </w:rPr>
              <w:instrText xml:space="preserve"> PAGEREF _Toc517343010 \h </w:instrText>
            </w:r>
            <w:r w:rsidR="002F4702">
              <w:rPr>
                <w:noProof/>
                <w:webHidden/>
              </w:rPr>
            </w:r>
            <w:r w:rsidR="002F4702">
              <w:rPr>
                <w:noProof/>
                <w:webHidden/>
              </w:rPr>
              <w:fldChar w:fldCharType="separate"/>
            </w:r>
            <w:r w:rsidR="002F4702">
              <w:rPr>
                <w:noProof/>
                <w:webHidden/>
              </w:rPr>
              <w:t>51</w:t>
            </w:r>
            <w:r w:rsidR="002F4702">
              <w:rPr>
                <w:noProof/>
                <w:webHidden/>
              </w:rPr>
              <w:fldChar w:fldCharType="end"/>
            </w:r>
          </w:hyperlink>
        </w:p>
        <w:p w14:paraId="1AA2E199"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11" w:history="1">
            <w:r w:rsidR="002F4702" w:rsidRPr="00147165">
              <w:rPr>
                <w:rStyle w:val="Hyperlink"/>
                <w:rFonts w:ascii="Calibri Light" w:hAnsi="Calibri Light"/>
                <w:noProof/>
              </w:rPr>
              <w:t>2.6.5</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Rebate Program Sales Cycle</w:t>
            </w:r>
            <w:r w:rsidR="002F4702">
              <w:rPr>
                <w:noProof/>
                <w:webHidden/>
              </w:rPr>
              <w:tab/>
            </w:r>
            <w:r w:rsidR="002F4702">
              <w:rPr>
                <w:noProof/>
                <w:webHidden/>
              </w:rPr>
              <w:fldChar w:fldCharType="begin"/>
            </w:r>
            <w:r w:rsidR="002F4702">
              <w:rPr>
                <w:noProof/>
                <w:webHidden/>
              </w:rPr>
              <w:instrText xml:space="preserve"> PAGEREF _Toc517343011 \h </w:instrText>
            </w:r>
            <w:r w:rsidR="002F4702">
              <w:rPr>
                <w:noProof/>
                <w:webHidden/>
              </w:rPr>
            </w:r>
            <w:r w:rsidR="002F4702">
              <w:rPr>
                <w:noProof/>
                <w:webHidden/>
              </w:rPr>
              <w:fldChar w:fldCharType="separate"/>
            </w:r>
            <w:r w:rsidR="002F4702">
              <w:rPr>
                <w:noProof/>
                <w:webHidden/>
              </w:rPr>
              <w:t>55</w:t>
            </w:r>
            <w:r w:rsidR="002F4702">
              <w:rPr>
                <w:noProof/>
                <w:webHidden/>
              </w:rPr>
              <w:fldChar w:fldCharType="end"/>
            </w:r>
          </w:hyperlink>
        </w:p>
        <w:p w14:paraId="75B57941"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12" w:history="1">
            <w:r w:rsidR="002F4702" w:rsidRPr="00147165">
              <w:rPr>
                <w:rStyle w:val="Hyperlink"/>
                <w:noProof/>
              </w:rPr>
              <w:t>2.7</w:t>
            </w:r>
            <w:r w:rsidR="002F4702">
              <w:rPr>
                <w:rFonts w:asciiTheme="minorHAnsi" w:eastAsiaTheme="minorEastAsia" w:hAnsiTheme="minorHAnsi" w:cstheme="minorBidi"/>
                <w:noProof/>
                <w:sz w:val="22"/>
              </w:rPr>
              <w:tab/>
            </w:r>
            <w:r w:rsidR="002F4702" w:rsidRPr="00147165">
              <w:rPr>
                <w:rStyle w:val="Hyperlink"/>
                <w:noProof/>
              </w:rPr>
              <w:t>3</w:t>
            </w:r>
            <w:r w:rsidR="002F4702" w:rsidRPr="00147165">
              <w:rPr>
                <w:rStyle w:val="Hyperlink"/>
                <w:noProof/>
                <w:vertAlign w:val="superscript"/>
              </w:rPr>
              <w:t>rd</w:t>
            </w:r>
            <w:r w:rsidR="002F4702" w:rsidRPr="00147165">
              <w:rPr>
                <w:rStyle w:val="Hyperlink"/>
                <w:noProof/>
              </w:rPr>
              <w:t xml:space="preserve"> Party and SCE Legacy System Integrations</w:t>
            </w:r>
            <w:r w:rsidR="002F4702">
              <w:rPr>
                <w:noProof/>
                <w:webHidden/>
              </w:rPr>
              <w:tab/>
            </w:r>
            <w:r w:rsidR="002F4702">
              <w:rPr>
                <w:noProof/>
                <w:webHidden/>
              </w:rPr>
              <w:fldChar w:fldCharType="begin"/>
            </w:r>
            <w:r w:rsidR="002F4702">
              <w:rPr>
                <w:noProof/>
                <w:webHidden/>
              </w:rPr>
              <w:instrText xml:space="preserve"> PAGEREF _Toc517343012 \h </w:instrText>
            </w:r>
            <w:r w:rsidR="002F4702">
              <w:rPr>
                <w:noProof/>
                <w:webHidden/>
              </w:rPr>
            </w:r>
            <w:r w:rsidR="002F4702">
              <w:rPr>
                <w:noProof/>
                <w:webHidden/>
              </w:rPr>
              <w:fldChar w:fldCharType="separate"/>
            </w:r>
            <w:r w:rsidR="002F4702">
              <w:rPr>
                <w:noProof/>
                <w:webHidden/>
              </w:rPr>
              <w:t>58</w:t>
            </w:r>
            <w:r w:rsidR="002F4702">
              <w:rPr>
                <w:noProof/>
                <w:webHidden/>
              </w:rPr>
              <w:fldChar w:fldCharType="end"/>
            </w:r>
          </w:hyperlink>
        </w:p>
        <w:p w14:paraId="4DF9A82D"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13" w:history="1">
            <w:r w:rsidR="002F4702" w:rsidRPr="00147165">
              <w:rPr>
                <w:rStyle w:val="Hyperlink"/>
                <w:noProof/>
              </w:rPr>
              <w:t>2.8</w:t>
            </w:r>
            <w:r w:rsidR="002F4702">
              <w:rPr>
                <w:rFonts w:asciiTheme="minorHAnsi" w:eastAsiaTheme="minorEastAsia" w:hAnsiTheme="minorHAnsi" w:cstheme="minorBidi"/>
                <w:noProof/>
                <w:sz w:val="22"/>
              </w:rPr>
              <w:tab/>
            </w:r>
            <w:r w:rsidR="002F4702" w:rsidRPr="00147165">
              <w:rPr>
                <w:rStyle w:val="Hyperlink"/>
                <w:noProof/>
              </w:rPr>
              <w:t>Data Elements</w:t>
            </w:r>
            <w:r w:rsidR="002F4702">
              <w:rPr>
                <w:noProof/>
                <w:webHidden/>
              </w:rPr>
              <w:tab/>
            </w:r>
            <w:r w:rsidR="002F4702">
              <w:rPr>
                <w:noProof/>
                <w:webHidden/>
              </w:rPr>
              <w:fldChar w:fldCharType="begin"/>
            </w:r>
            <w:r w:rsidR="002F4702">
              <w:rPr>
                <w:noProof/>
                <w:webHidden/>
              </w:rPr>
              <w:instrText xml:space="preserve"> PAGEREF _Toc517343013 \h </w:instrText>
            </w:r>
            <w:r w:rsidR="002F4702">
              <w:rPr>
                <w:noProof/>
                <w:webHidden/>
              </w:rPr>
            </w:r>
            <w:r w:rsidR="002F4702">
              <w:rPr>
                <w:noProof/>
                <w:webHidden/>
              </w:rPr>
              <w:fldChar w:fldCharType="separate"/>
            </w:r>
            <w:r w:rsidR="002F4702">
              <w:rPr>
                <w:noProof/>
                <w:webHidden/>
              </w:rPr>
              <w:t>61</w:t>
            </w:r>
            <w:r w:rsidR="002F4702">
              <w:rPr>
                <w:noProof/>
                <w:webHidden/>
              </w:rPr>
              <w:fldChar w:fldCharType="end"/>
            </w:r>
          </w:hyperlink>
        </w:p>
        <w:p w14:paraId="7DB5A009" w14:textId="77777777" w:rsidR="002F4702" w:rsidRDefault="001A1E61">
          <w:pPr>
            <w:pStyle w:val="TOC3"/>
            <w:tabs>
              <w:tab w:val="left" w:pos="1540"/>
              <w:tab w:val="right" w:leader="dot" w:pos="9350"/>
            </w:tabs>
            <w:rPr>
              <w:rFonts w:asciiTheme="minorHAnsi" w:eastAsiaTheme="minorEastAsia" w:hAnsiTheme="minorHAnsi" w:cstheme="minorBidi"/>
              <w:noProof/>
              <w:sz w:val="22"/>
            </w:rPr>
          </w:pPr>
          <w:hyperlink w:anchor="_Toc517343014" w:history="1">
            <w:r w:rsidR="002F4702" w:rsidRPr="00147165">
              <w:rPr>
                <w:rStyle w:val="Hyperlink"/>
                <w:rFonts w:ascii="Calibri Light" w:hAnsi="Calibri Light"/>
                <w:noProof/>
              </w:rPr>
              <w:t>2.8.1.1</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Manual Entry</w:t>
            </w:r>
            <w:r w:rsidR="002F4702">
              <w:rPr>
                <w:noProof/>
                <w:webHidden/>
              </w:rPr>
              <w:tab/>
            </w:r>
            <w:r w:rsidR="002F4702">
              <w:rPr>
                <w:noProof/>
                <w:webHidden/>
              </w:rPr>
              <w:fldChar w:fldCharType="begin"/>
            </w:r>
            <w:r w:rsidR="002F4702">
              <w:rPr>
                <w:noProof/>
                <w:webHidden/>
              </w:rPr>
              <w:instrText xml:space="preserve"> PAGEREF _Toc517343014 \h </w:instrText>
            </w:r>
            <w:r w:rsidR="002F4702">
              <w:rPr>
                <w:noProof/>
                <w:webHidden/>
              </w:rPr>
            </w:r>
            <w:r w:rsidR="002F4702">
              <w:rPr>
                <w:noProof/>
                <w:webHidden/>
              </w:rPr>
              <w:fldChar w:fldCharType="separate"/>
            </w:r>
            <w:r w:rsidR="002F4702">
              <w:rPr>
                <w:noProof/>
                <w:webHidden/>
              </w:rPr>
              <w:t>61</w:t>
            </w:r>
            <w:r w:rsidR="002F4702">
              <w:rPr>
                <w:noProof/>
                <w:webHidden/>
              </w:rPr>
              <w:fldChar w:fldCharType="end"/>
            </w:r>
          </w:hyperlink>
        </w:p>
        <w:p w14:paraId="3BC9635E" w14:textId="77777777" w:rsidR="002F4702" w:rsidRDefault="001A1E61">
          <w:pPr>
            <w:pStyle w:val="TOC3"/>
            <w:tabs>
              <w:tab w:val="left" w:pos="1540"/>
              <w:tab w:val="right" w:leader="dot" w:pos="9350"/>
            </w:tabs>
            <w:rPr>
              <w:rFonts w:asciiTheme="minorHAnsi" w:eastAsiaTheme="minorEastAsia" w:hAnsiTheme="minorHAnsi" w:cstheme="minorBidi"/>
              <w:noProof/>
              <w:sz w:val="22"/>
            </w:rPr>
          </w:pPr>
          <w:hyperlink w:anchor="_Toc517343015" w:history="1">
            <w:r w:rsidR="002F4702" w:rsidRPr="00147165">
              <w:rPr>
                <w:rStyle w:val="Hyperlink"/>
                <w:rFonts w:ascii="Calibri Light" w:hAnsi="Calibri Light"/>
                <w:noProof/>
              </w:rPr>
              <w:t>2.8.1.3</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Manual Entry</w:t>
            </w:r>
            <w:r w:rsidR="002F4702">
              <w:rPr>
                <w:noProof/>
                <w:webHidden/>
              </w:rPr>
              <w:tab/>
            </w:r>
            <w:r w:rsidR="002F4702">
              <w:rPr>
                <w:noProof/>
                <w:webHidden/>
              </w:rPr>
              <w:fldChar w:fldCharType="begin"/>
            </w:r>
            <w:r w:rsidR="002F4702">
              <w:rPr>
                <w:noProof/>
                <w:webHidden/>
              </w:rPr>
              <w:instrText xml:space="preserve"> PAGEREF _Toc517343015 \h </w:instrText>
            </w:r>
            <w:r w:rsidR="002F4702">
              <w:rPr>
                <w:noProof/>
                <w:webHidden/>
              </w:rPr>
            </w:r>
            <w:r w:rsidR="002F4702">
              <w:rPr>
                <w:noProof/>
                <w:webHidden/>
              </w:rPr>
              <w:fldChar w:fldCharType="separate"/>
            </w:r>
            <w:r w:rsidR="002F4702">
              <w:rPr>
                <w:noProof/>
                <w:webHidden/>
              </w:rPr>
              <w:t>62</w:t>
            </w:r>
            <w:r w:rsidR="002F4702">
              <w:rPr>
                <w:noProof/>
                <w:webHidden/>
              </w:rPr>
              <w:fldChar w:fldCharType="end"/>
            </w:r>
          </w:hyperlink>
        </w:p>
        <w:p w14:paraId="37F5EEC8" w14:textId="77777777" w:rsidR="002F4702" w:rsidRDefault="001A1E61">
          <w:pPr>
            <w:pStyle w:val="TOC3"/>
            <w:tabs>
              <w:tab w:val="left" w:pos="1540"/>
              <w:tab w:val="right" w:leader="dot" w:pos="9350"/>
            </w:tabs>
            <w:rPr>
              <w:rFonts w:asciiTheme="minorHAnsi" w:eastAsiaTheme="minorEastAsia" w:hAnsiTheme="minorHAnsi" w:cstheme="minorBidi"/>
              <w:noProof/>
              <w:sz w:val="22"/>
            </w:rPr>
          </w:pPr>
          <w:hyperlink w:anchor="_Toc517343016" w:history="1">
            <w:r w:rsidR="002F4702" w:rsidRPr="00147165">
              <w:rPr>
                <w:rStyle w:val="Hyperlink"/>
                <w:rFonts w:ascii="Calibri Light" w:hAnsi="Calibri Light"/>
                <w:noProof/>
              </w:rPr>
              <w:t>2.8.1.5</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Manual Entry</w:t>
            </w:r>
            <w:r w:rsidR="002F4702">
              <w:rPr>
                <w:noProof/>
                <w:webHidden/>
              </w:rPr>
              <w:tab/>
            </w:r>
            <w:r w:rsidR="002F4702">
              <w:rPr>
                <w:noProof/>
                <w:webHidden/>
              </w:rPr>
              <w:fldChar w:fldCharType="begin"/>
            </w:r>
            <w:r w:rsidR="002F4702">
              <w:rPr>
                <w:noProof/>
                <w:webHidden/>
              </w:rPr>
              <w:instrText xml:space="preserve"> PAGEREF _Toc517343016 \h </w:instrText>
            </w:r>
            <w:r w:rsidR="002F4702">
              <w:rPr>
                <w:noProof/>
                <w:webHidden/>
              </w:rPr>
            </w:r>
            <w:r w:rsidR="002F4702">
              <w:rPr>
                <w:noProof/>
                <w:webHidden/>
              </w:rPr>
              <w:fldChar w:fldCharType="separate"/>
            </w:r>
            <w:r w:rsidR="002F4702">
              <w:rPr>
                <w:noProof/>
                <w:webHidden/>
              </w:rPr>
              <w:t>64</w:t>
            </w:r>
            <w:r w:rsidR="002F4702">
              <w:rPr>
                <w:noProof/>
                <w:webHidden/>
              </w:rPr>
              <w:fldChar w:fldCharType="end"/>
            </w:r>
          </w:hyperlink>
        </w:p>
        <w:p w14:paraId="70D63C21"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17" w:history="1">
            <w:r w:rsidR="002F4702" w:rsidRPr="00147165">
              <w:rPr>
                <w:rStyle w:val="Hyperlink"/>
                <w:noProof/>
              </w:rPr>
              <w:t>2.9</w:t>
            </w:r>
            <w:r w:rsidR="002F4702">
              <w:rPr>
                <w:rFonts w:asciiTheme="minorHAnsi" w:eastAsiaTheme="minorEastAsia" w:hAnsiTheme="minorHAnsi" w:cstheme="minorBidi"/>
                <w:noProof/>
                <w:sz w:val="22"/>
              </w:rPr>
              <w:tab/>
            </w:r>
            <w:r w:rsidR="002F4702" w:rsidRPr="00147165">
              <w:rPr>
                <w:rStyle w:val="Hyperlink"/>
                <w:noProof/>
              </w:rPr>
              <w:t>Cloud for Customer (C4C) Integration</w:t>
            </w:r>
            <w:r w:rsidR="002F4702">
              <w:rPr>
                <w:noProof/>
                <w:webHidden/>
              </w:rPr>
              <w:tab/>
            </w:r>
            <w:r w:rsidR="002F4702">
              <w:rPr>
                <w:noProof/>
                <w:webHidden/>
              </w:rPr>
              <w:fldChar w:fldCharType="begin"/>
            </w:r>
            <w:r w:rsidR="002F4702">
              <w:rPr>
                <w:noProof/>
                <w:webHidden/>
              </w:rPr>
              <w:instrText xml:space="preserve"> PAGEREF _Toc517343017 \h </w:instrText>
            </w:r>
            <w:r w:rsidR="002F4702">
              <w:rPr>
                <w:noProof/>
                <w:webHidden/>
              </w:rPr>
            </w:r>
            <w:r w:rsidR="002F4702">
              <w:rPr>
                <w:noProof/>
                <w:webHidden/>
              </w:rPr>
              <w:fldChar w:fldCharType="separate"/>
            </w:r>
            <w:r w:rsidR="002F4702">
              <w:rPr>
                <w:noProof/>
                <w:webHidden/>
              </w:rPr>
              <w:t>66</w:t>
            </w:r>
            <w:r w:rsidR="002F4702">
              <w:rPr>
                <w:noProof/>
                <w:webHidden/>
              </w:rPr>
              <w:fldChar w:fldCharType="end"/>
            </w:r>
          </w:hyperlink>
        </w:p>
        <w:p w14:paraId="65CDB725"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18" w:history="1">
            <w:r w:rsidR="002F4702" w:rsidRPr="00147165">
              <w:rPr>
                <w:rStyle w:val="Hyperlink"/>
                <w:rFonts w:ascii="Calibri Light" w:hAnsi="Calibri Light"/>
                <w:noProof/>
              </w:rPr>
              <w:t>2.9.2</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Processes</w:t>
            </w:r>
            <w:r w:rsidR="002F4702">
              <w:rPr>
                <w:noProof/>
                <w:webHidden/>
              </w:rPr>
              <w:tab/>
            </w:r>
            <w:r w:rsidR="002F4702">
              <w:rPr>
                <w:noProof/>
                <w:webHidden/>
              </w:rPr>
              <w:fldChar w:fldCharType="begin"/>
            </w:r>
            <w:r w:rsidR="002F4702">
              <w:rPr>
                <w:noProof/>
                <w:webHidden/>
              </w:rPr>
              <w:instrText xml:space="preserve"> PAGEREF _Toc517343018 \h </w:instrText>
            </w:r>
            <w:r w:rsidR="002F4702">
              <w:rPr>
                <w:noProof/>
                <w:webHidden/>
              </w:rPr>
            </w:r>
            <w:r w:rsidR="002F4702">
              <w:rPr>
                <w:noProof/>
                <w:webHidden/>
              </w:rPr>
              <w:fldChar w:fldCharType="separate"/>
            </w:r>
            <w:r w:rsidR="002F4702">
              <w:rPr>
                <w:noProof/>
                <w:webHidden/>
              </w:rPr>
              <w:t>66</w:t>
            </w:r>
            <w:r w:rsidR="002F4702">
              <w:rPr>
                <w:noProof/>
                <w:webHidden/>
              </w:rPr>
              <w:fldChar w:fldCharType="end"/>
            </w:r>
          </w:hyperlink>
        </w:p>
        <w:p w14:paraId="1FF7FBB5"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19" w:history="1">
            <w:r w:rsidR="002F4702" w:rsidRPr="00147165">
              <w:rPr>
                <w:rStyle w:val="Hyperlink"/>
                <w:rFonts w:ascii="Calibri Light" w:hAnsi="Calibri Light"/>
                <w:noProof/>
              </w:rPr>
              <w:t>2.9.3</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C4C Views</w:t>
            </w:r>
            <w:r w:rsidR="002F4702">
              <w:rPr>
                <w:noProof/>
                <w:webHidden/>
              </w:rPr>
              <w:tab/>
            </w:r>
            <w:r w:rsidR="002F4702">
              <w:rPr>
                <w:noProof/>
                <w:webHidden/>
              </w:rPr>
              <w:fldChar w:fldCharType="begin"/>
            </w:r>
            <w:r w:rsidR="002F4702">
              <w:rPr>
                <w:noProof/>
                <w:webHidden/>
              </w:rPr>
              <w:instrText xml:space="preserve"> PAGEREF _Toc517343019 \h </w:instrText>
            </w:r>
            <w:r w:rsidR="002F4702">
              <w:rPr>
                <w:noProof/>
                <w:webHidden/>
              </w:rPr>
            </w:r>
            <w:r w:rsidR="002F4702">
              <w:rPr>
                <w:noProof/>
                <w:webHidden/>
              </w:rPr>
              <w:fldChar w:fldCharType="separate"/>
            </w:r>
            <w:r w:rsidR="002F4702">
              <w:rPr>
                <w:noProof/>
                <w:webHidden/>
              </w:rPr>
              <w:t>66</w:t>
            </w:r>
            <w:r w:rsidR="002F4702">
              <w:rPr>
                <w:noProof/>
                <w:webHidden/>
              </w:rPr>
              <w:fldChar w:fldCharType="end"/>
            </w:r>
          </w:hyperlink>
        </w:p>
        <w:p w14:paraId="07800C80"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20" w:history="1">
            <w:r w:rsidR="002F4702" w:rsidRPr="00147165">
              <w:rPr>
                <w:rStyle w:val="Hyperlink"/>
                <w:rFonts w:ascii="Calibri Light" w:hAnsi="Calibri Light"/>
                <w:noProof/>
              </w:rPr>
              <w:t>2.9.4</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Interaction Records</w:t>
            </w:r>
            <w:r w:rsidR="002F4702">
              <w:rPr>
                <w:noProof/>
                <w:webHidden/>
              </w:rPr>
              <w:tab/>
            </w:r>
            <w:r w:rsidR="002F4702">
              <w:rPr>
                <w:noProof/>
                <w:webHidden/>
              </w:rPr>
              <w:fldChar w:fldCharType="begin"/>
            </w:r>
            <w:r w:rsidR="002F4702">
              <w:rPr>
                <w:noProof/>
                <w:webHidden/>
              </w:rPr>
              <w:instrText xml:space="preserve"> PAGEREF _Toc517343020 \h </w:instrText>
            </w:r>
            <w:r w:rsidR="002F4702">
              <w:rPr>
                <w:noProof/>
                <w:webHidden/>
              </w:rPr>
            </w:r>
            <w:r w:rsidR="002F4702">
              <w:rPr>
                <w:noProof/>
                <w:webHidden/>
              </w:rPr>
              <w:fldChar w:fldCharType="separate"/>
            </w:r>
            <w:r w:rsidR="002F4702">
              <w:rPr>
                <w:noProof/>
                <w:webHidden/>
              </w:rPr>
              <w:t>66</w:t>
            </w:r>
            <w:r w:rsidR="002F4702">
              <w:rPr>
                <w:noProof/>
                <w:webHidden/>
              </w:rPr>
              <w:fldChar w:fldCharType="end"/>
            </w:r>
          </w:hyperlink>
        </w:p>
        <w:p w14:paraId="566C3163" w14:textId="77777777" w:rsidR="002F4702" w:rsidRDefault="001A1E61">
          <w:pPr>
            <w:pStyle w:val="TOC2"/>
            <w:tabs>
              <w:tab w:val="left" w:pos="1100"/>
              <w:tab w:val="right" w:leader="dot" w:pos="9350"/>
            </w:tabs>
            <w:rPr>
              <w:rFonts w:asciiTheme="minorHAnsi" w:eastAsiaTheme="minorEastAsia" w:hAnsiTheme="minorHAnsi" w:cstheme="minorBidi"/>
              <w:noProof/>
              <w:sz w:val="22"/>
            </w:rPr>
          </w:pPr>
          <w:hyperlink w:anchor="_Toc517343021" w:history="1">
            <w:r w:rsidR="002F4702" w:rsidRPr="00147165">
              <w:rPr>
                <w:rStyle w:val="Hyperlink"/>
                <w:noProof/>
              </w:rPr>
              <w:t>2.10</w:t>
            </w:r>
            <w:r w:rsidR="002F4702">
              <w:rPr>
                <w:rFonts w:asciiTheme="minorHAnsi" w:eastAsiaTheme="minorEastAsia" w:hAnsiTheme="minorHAnsi" w:cstheme="minorBidi"/>
                <w:noProof/>
                <w:sz w:val="22"/>
              </w:rPr>
              <w:tab/>
            </w:r>
            <w:r w:rsidR="002F4702" w:rsidRPr="00147165">
              <w:rPr>
                <w:rStyle w:val="Hyperlink"/>
                <w:noProof/>
              </w:rPr>
              <w:t>Exception Management Requirements</w:t>
            </w:r>
            <w:r w:rsidR="002F4702">
              <w:rPr>
                <w:noProof/>
                <w:webHidden/>
              </w:rPr>
              <w:tab/>
            </w:r>
            <w:r w:rsidR="002F4702">
              <w:rPr>
                <w:noProof/>
                <w:webHidden/>
              </w:rPr>
              <w:fldChar w:fldCharType="begin"/>
            </w:r>
            <w:r w:rsidR="002F4702">
              <w:rPr>
                <w:noProof/>
                <w:webHidden/>
              </w:rPr>
              <w:instrText xml:space="preserve"> PAGEREF _Toc517343021 \h </w:instrText>
            </w:r>
            <w:r w:rsidR="002F4702">
              <w:rPr>
                <w:noProof/>
                <w:webHidden/>
              </w:rPr>
            </w:r>
            <w:r w:rsidR="002F4702">
              <w:rPr>
                <w:noProof/>
                <w:webHidden/>
              </w:rPr>
              <w:fldChar w:fldCharType="separate"/>
            </w:r>
            <w:r w:rsidR="002F4702">
              <w:rPr>
                <w:noProof/>
                <w:webHidden/>
              </w:rPr>
              <w:t>66</w:t>
            </w:r>
            <w:r w:rsidR="002F4702">
              <w:rPr>
                <w:noProof/>
                <w:webHidden/>
              </w:rPr>
              <w:fldChar w:fldCharType="end"/>
            </w:r>
          </w:hyperlink>
        </w:p>
        <w:p w14:paraId="0FAF8739" w14:textId="77777777" w:rsidR="002F4702" w:rsidRDefault="001A1E61">
          <w:pPr>
            <w:pStyle w:val="TOC2"/>
            <w:tabs>
              <w:tab w:val="left" w:pos="1100"/>
              <w:tab w:val="right" w:leader="dot" w:pos="9350"/>
            </w:tabs>
            <w:rPr>
              <w:rFonts w:asciiTheme="minorHAnsi" w:eastAsiaTheme="minorEastAsia" w:hAnsiTheme="minorHAnsi" w:cstheme="minorBidi"/>
              <w:noProof/>
              <w:sz w:val="22"/>
            </w:rPr>
          </w:pPr>
          <w:hyperlink w:anchor="_Toc517343022" w:history="1">
            <w:r w:rsidR="002F4702" w:rsidRPr="00147165">
              <w:rPr>
                <w:rStyle w:val="Hyperlink"/>
                <w:noProof/>
              </w:rPr>
              <w:t>2.11</w:t>
            </w:r>
            <w:r w:rsidR="002F4702">
              <w:rPr>
                <w:rFonts w:asciiTheme="minorHAnsi" w:eastAsiaTheme="minorEastAsia" w:hAnsiTheme="minorHAnsi" w:cstheme="minorBidi"/>
                <w:noProof/>
                <w:sz w:val="22"/>
              </w:rPr>
              <w:tab/>
            </w:r>
            <w:r w:rsidR="002F4702" w:rsidRPr="00147165">
              <w:rPr>
                <w:rStyle w:val="Hyperlink"/>
                <w:noProof/>
              </w:rPr>
              <w:t>Process Risks and Mitigation</w:t>
            </w:r>
            <w:r w:rsidR="002F4702">
              <w:rPr>
                <w:noProof/>
                <w:webHidden/>
              </w:rPr>
              <w:tab/>
            </w:r>
            <w:r w:rsidR="002F4702">
              <w:rPr>
                <w:noProof/>
                <w:webHidden/>
              </w:rPr>
              <w:fldChar w:fldCharType="begin"/>
            </w:r>
            <w:r w:rsidR="002F4702">
              <w:rPr>
                <w:noProof/>
                <w:webHidden/>
              </w:rPr>
              <w:instrText xml:space="preserve"> PAGEREF _Toc517343022 \h </w:instrText>
            </w:r>
            <w:r w:rsidR="002F4702">
              <w:rPr>
                <w:noProof/>
                <w:webHidden/>
              </w:rPr>
            </w:r>
            <w:r w:rsidR="002F4702">
              <w:rPr>
                <w:noProof/>
                <w:webHidden/>
              </w:rPr>
              <w:fldChar w:fldCharType="separate"/>
            </w:r>
            <w:r w:rsidR="002F4702">
              <w:rPr>
                <w:noProof/>
                <w:webHidden/>
              </w:rPr>
              <w:t>66</w:t>
            </w:r>
            <w:r w:rsidR="002F4702">
              <w:rPr>
                <w:noProof/>
                <w:webHidden/>
              </w:rPr>
              <w:fldChar w:fldCharType="end"/>
            </w:r>
          </w:hyperlink>
        </w:p>
        <w:p w14:paraId="5BE34A88" w14:textId="77777777" w:rsidR="002F4702" w:rsidRDefault="001A1E61">
          <w:pPr>
            <w:pStyle w:val="TOC2"/>
            <w:tabs>
              <w:tab w:val="left" w:pos="1100"/>
              <w:tab w:val="right" w:leader="dot" w:pos="9350"/>
            </w:tabs>
            <w:rPr>
              <w:rFonts w:asciiTheme="minorHAnsi" w:eastAsiaTheme="minorEastAsia" w:hAnsiTheme="minorHAnsi" w:cstheme="minorBidi"/>
              <w:noProof/>
              <w:sz w:val="22"/>
            </w:rPr>
          </w:pPr>
          <w:hyperlink w:anchor="_Toc517343023" w:history="1">
            <w:r w:rsidR="002F4702" w:rsidRPr="00147165">
              <w:rPr>
                <w:rStyle w:val="Hyperlink"/>
                <w:noProof/>
              </w:rPr>
              <w:t>2.12</w:t>
            </w:r>
            <w:r w:rsidR="002F4702">
              <w:rPr>
                <w:rFonts w:asciiTheme="minorHAnsi" w:eastAsiaTheme="minorEastAsia" w:hAnsiTheme="minorHAnsi" w:cstheme="minorBidi"/>
                <w:noProof/>
                <w:sz w:val="22"/>
              </w:rPr>
              <w:tab/>
            </w:r>
            <w:r w:rsidR="002F4702" w:rsidRPr="00147165">
              <w:rPr>
                <w:rStyle w:val="Hyperlink"/>
                <w:noProof/>
              </w:rPr>
              <w:t>Key Performance Indicators</w:t>
            </w:r>
            <w:r w:rsidR="002F4702">
              <w:rPr>
                <w:noProof/>
                <w:webHidden/>
              </w:rPr>
              <w:tab/>
            </w:r>
            <w:r w:rsidR="002F4702">
              <w:rPr>
                <w:noProof/>
                <w:webHidden/>
              </w:rPr>
              <w:fldChar w:fldCharType="begin"/>
            </w:r>
            <w:r w:rsidR="002F4702">
              <w:rPr>
                <w:noProof/>
                <w:webHidden/>
              </w:rPr>
              <w:instrText xml:space="preserve"> PAGEREF _Toc517343023 \h </w:instrText>
            </w:r>
            <w:r w:rsidR="002F4702">
              <w:rPr>
                <w:noProof/>
                <w:webHidden/>
              </w:rPr>
            </w:r>
            <w:r w:rsidR="002F4702">
              <w:rPr>
                <w:noProof/>
                <w:webHidden/>
              </w:rPr>
              <w:fldChar w:fldCharType="separate"/>
            </w:r>
            <w:r w:rsidR="002F4702">
              <w:rPr>
                <w:noProof/>
                <w:webHidden/>
              </w:rPr>
              <w:t>66</w:t>
            </w:r>
            <w:r w:rsidR="002F4702">
              <w:rPr>
                <w:noProof/>
                <w:webHidden/>
              </w:rPr>
              <w:fldChar w:fldCharType="end"/>
            </w:r>
          </w:hyperlink>
        </w:p>
        <w:p w14:paraId="39AF1F6B"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24" w:history="1">
            <w:r w:rsidR="002F4702" w:rsidRPr="00147165">
              <w:rPr>
                <w:rStyle w:val="Hyperlink"/>
                <w:rFonts w:ascii="Calibri Light" w:hAnsi="Calibri Light"/>
                <w:noProof/>
              </w:rPr>
              <w:t>2.12.2</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Key Metric Definition</w:t>
            </w:r>
            <w:r w:rsidR="002F4702">
              <w:rPr>
                <w:noProof/>
                <w:webHidden/>
              </w:rPr>
              <w:tab/>
            </w:r>
            <w:r w:rsidR="002F4702">
              <w:rPr>
                <w:noProof/>
                <w:webHidden/>
              </w:rPr>
              <w:fldChar w:fldCharType="begin"/>
            </w:r>
            <w:r w:rsidR="002F4702">
              <w:rPr>
                <w:noProof/>
                <w:webHidden/>
              </w:rPr>
              <w:instrText xml:space="preserve"> PAGEREF _Toc517343024 \h </w:instrText>
            </w:r>
            <w:r w:rsidR="002F4702">
              <w:rPr>
                <w:noProof/>
                <w:webHidden/>
              </w:rPr>
            </w:r>
            <w:r w:rsidR="002F4702">
              <w:rPr>
                <w:noProof/>
                <w:webHidden/>
              </w:rPr>
              <w:fldChar w:fldCharType="separate"/>
            </w:r>
            <w:r w:rsidR="002F4702">
              <w:rPr>
                <w:noProof/>
                <w:webHidden/>
              </w:rPr>
              <w:t>67</w:t>
            </w:r>
            <w:r w:rsidR="002F4702">
              <w:rPr>
                <w:noProof/>
                <w:webHidden/>
              </w:rPr>
              <w:fldChar w:fldCharType="end"/>
            </w:r>
          </w:hyperlink>
        </w:p>
        <w:p w14:paraId="0E5527D0" w14:textId="77777777" w:rsidR="002F4702" w:rsidRDefault="001A1E61">
          <w:pPr>
            <w:pStyle w:val="TOC1"/>
            <w:tabs>
              <w:tab w:val="left" w:pos="480"/>
              <w:tab w:val="right" w:leader="dot" w:pos="9350"/>
            </w:tabs>
            <w:rPr>
              <w:rFonts w:asciiTheme="minorHAnsi" w:eastAsiaTheme="minorEastAsia" w:hAnsiTheme="minorHAnsi" w:cstheme="minorBidi"/>
              <w:noProof/>
              <w:sz w:val="22"/>
            </w:rPr>
          </w:pPr>
          <w:hyperlink w:anchor="_Toc517343025" w:history="1">
            <w:r w:rsidR="002F4702" w:rsidRPr="00147165">
              <w:rPr>
                <w:rStyle w:val="Hyperlink"/>
                <w:rFonts w:ascii="Calibri Light" w:hAnsi="Calibri Light"/>
                <w:noProof/>
              </w:rPr>
              <w:t>3</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Controls, Regulatory Rules, and Security</w:t>
            </w:r>
            <w:r w:rsidR="002F4702">
              <w:rPr>
                <w:noProof/>
                <w:webHidden/>
              </w:rPr>
              <w:tab/>
            </w:r>
            <w:r w:rsidR="002F4702">
              <w:rPr>
                <w:noProof/>
                <w:webHidden/>
              </w:rPr>
              <w:fldChar w:fldCharType="begin"/>
            </w:r>
            <w:r w:rsidR="002F4702">
              <w:rPr>
                <w:noProof/>
                <w:webHidden/>
              </w:rPr>
              <w:instrText xml:space="preserve"> PAGEREF _Toc517343025 \h </w:instrText>
            </w:r>
            <w:r w:rsidR="002F4702">
              <w:rPr>
                <w:noProof/>
                <w:webHidden/>
              </w:rPr>
            </w:r>
            <w:r w:rsidR="002F4702">
              <w:rPr>
                <w:noProof/>
                <w:webHidden/>
              </w:rPr>
              <w:fldChar w:fldCharType="separate"/>
            </w:r>
            <w:r w:rsidR="002F4702">
              <w:rPr>
                <w:noProof/>
                <w:webHidden/>
              </w:rPr>
              <w:t>68</w:t>
            </w:r>
            <w:r w:rsidR="002F4702">
              <w:rPr>
                <w:noProof/>
                <w:webHidden/>
              </w:rPr>
              <w:fldChar w:fldCharType="end"/>
            </w:r>
          </w:hyperlink>
        </w:p>
        <w:p w14:paraId="73E5052A"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26" w:history="1">
            <w:r w:rsidR="002F4702" w:rsidRPr="00147165">
              <w:rPr>
                <w:rStyle w:val="Hyperlink"/>
                <w:noProof/>
              </w:rPr>
              <w:t>3.1</w:t>
            </w:r>
            <w:r w:rsidR="002F4702">
              <w:rPr>
                <w:rFonts w:asciiTheme="minorHAnsi" w:eastAsiaTheme="minorEastAsia" w:hAnsiTheme="minorHAnsi" w:cstheme="minorBidi"/>
                <w:noProof/>
                <w:sz w:val="22"/>
              </w:rPr>
              <w:tab/>
            </w:r>
            <w:r w:rsidR="002F4702" w:rsidRPr="00147165">
              <w:rPr>
                <w:rStyle w:val="Hyperlink"/>
                <w:noProof/>
              </w:rPr>
              <w:t>Security Considerations</w:t>
            </w:r>
            <w:r w:rsidR="002F4702">
              <w:rPr>
                <w:noProof/>
                <w:webHidden/>
              </w:rPr>
              <w:tab/>
            </w:r>
            <w:r w:rsidR="002F4702">
              <w:rPr>
                <w:noProof/>
                <w:webHidden/>
              </w:rPr>
              <w:fldChar w:fldCharType="begin"/>
            </w:r>
            <w:r w:rsidR="002F4702">
              <w:rPr>
                <w:noProof/>
                <w:webHidden/>
              </w:rPr>
              <w:instrText xml:space="preserve"> PAGEREF _Toc517343026 \h </w:instrText>
            </w:r>
            <w:r w:rsidR="002F4702">
              <w:rPr>
                <w:noProof/>
                <w:webHidden/>
              </w:rPr>
            </w:r>
            <w:r w:rsidR="002F4702">
              <w:rPr>
                <w:noProof/>
                <w:webHidden/>
              </w:rPr>
              <w:fldChar w:fldCharType="separate"/>
            </w:r>
            <w:r w:rsidR="002F4702">
              <w:rPr>
                <w:noProof/>
                <w:webHidden/>
              </w:rPr>
              <w:t>69</w:t>
            </w:r>
            <w:r w:rsidR="002F4702">
              <w:rPr>
                <w:noProof/>
                <w:webHidden/>
              </w:rPr>
              <w:fldChar w:fldCharType="end"/>
            </w:r>
          </w:hyperlink>
        </w:p>
        <w:p w14:paraId="34041BB6"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27" w:history="1">
            <w:r w:rsidR="002F4702" w:rsidRPr="00147165">
              <w:rPr>
                <w:rStyle w:val="Hyperlink"/>
                <w:noProof/>
              </w:rPr>
              <w:t>3.2</w:t>
            </w:r>
            <w:r w:rsidR="002F4702">
              <w:rPr>
                <w:rFonts w:asciiTheme="minorHAnsi" w:eastAsiaTheme="minorEastAsia" w:hAnsiTheme="minorHAnsi" w:cstheme="minorBidi"/>
                <w:noProof/>
                <w:sz w:val="22"/>
              </w:rPr>
              <w:tab/>
            </w:r>
            <w:r w:rsidR="002F4702" w:rsidRPr="00147165">
              <w:rPr>
                <w:rStyle w:val="Hyperlink"/>
                <w:noProof/>
              </w:rPr>
              <w:t>Custom Program/Transaction Codes</w:t>
            </w:r>
            <w:r w:rsidR="002F4702">
              <w:rPr>
                <w:noProof/>
                <w:webHidden/>
              </w:rPr>
              <w:tab/>
            </w:r>
            <w:r w:rsidR="002F4702">
              <w:rPr>
                <w:noProof/>
                <w:webHidden/>
              </w:rPr>
              <w:fldChar w:fldCharType="begin"/>
            </w:r>
            <w:r w:rsidR="002F4702">
              <w:rPr>
                <w:noProof/>
                <w:webHidden/>
              </w:rPr>
              <w:instrText xml:space="preserve"> PAGEREF _Toc517343027 \h </w:instrText>
            </w:r>
            <w:r w:rsidR="002F4702">
              <w:rPr>
                <w:noProof/>
                <w:webHidden/>
              </w:rPr>
            </w:r>
            <w:r w:rsidR="002F4702">
              <w:rPr>
                <w:noProof/>
                <w:webHidden/>
              </w:rPr>
              <w:fldChar w:fldCharType="separate"/>
            </w:r>
            <w:r w:rsidR="002F4702">
              <w:rPr>
                <w:noProof/>
                <w:webHidden/>
              </w:rPr>
              <w:t>70</w:t>
            </w:r>
            <w:r w:rsidR="002F4702">
              <w:rPr>
                <w:noProof/>
                <w:webHidden/>
              </w:rPr>
              <w:fldChar w:fldCharType="end"/>
            </w:r>
          </w:hyperlink>
        </w:p>
        <w:p w14:paraId="1CA7EDE9"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28" w:history="1">
            <w:r w:rsidR="002F4702" w:rsidRPr="00147165">
              <w:rPr>
                <w:rStyle w:val="Hyperlink"/>
                <w:noProof/>
              </w:rPr>
              <w:t>3.3</w:t>
            </w:r>
            <w:r w:rsidR="002F4702">
              <w:rPr>
                <w:rFonts w:asciiTheme="minorHAnsi" w:eastAsiaTheme="minorEastAsia" w:hAnsiTheme="minorHAnsi" w:cstheme="minorBidi"/>
                <w:noProof/>
                <w:sz w:val="22"/>
              </w:rPr>
              <w:tab/>
            </w:r>
            <w:r w:rsidR="002F4702" w:rsidRPr="00147165">
              <w:rPr>
                <w:rStyle w:val="Hyperlink"/>
                <w:noProof/>
              </w:rPr>
              <w:t>Custom Table/Transaction Codes</w:t>
            </w:r>
            <w:r w:rsidR="002F4702">
              <w:rPr>
                <w:noProof/>
                <w:webHidden/>
              </w:rPr>
              <w:tab/>
            </w:r>
            <w:r w:rsidR="002F4702">
              <w:rPr>
                <w:noProof/>
                <w:webHidden/>
              </w:rPr>
              <w:fldChar w:fldCharType="begin"/>
            </w:r>
            <w:r w:rsidR="002F4702">
              <w:rPr>
                <w:noProof/>
                <w:webHidden/>
              </w:rPr>
              <w:instrText xml:space="preserve"> PAGEREF _Toc517343028 \h </w:instrText>
            </w:r>
            <w:r w:rsidR="002F4702">
              <w:rPr>
                <w:noProof/>
                <w:webHidden/>
              </w:rPr>
            </w:r>
            <w:r w:rsidR="002F4702">
              <w:rPr>
                <w:noProof/>
                <w:webHidden/>
              </w:rPr>
              <w:fldChar w:fldCharType="separate"/>
            </w:r>
            <w:r w:rsidR="002F4702">
              <w:rPr>
                <w:noProof/>
                <w:webHidden/>
              </w:rPr>
              <w:t>70</w:t>
            </w:r>
            <w:r w:rsidR="002F4702">
              <w:rPr>
                <w:noProof/>
                <w:webHidden/>
              </w:rPr>
              <w:fldChar w:fldCharType="end"/>
            </w:r>
          </w:hyperlink>
        </w:p>
        <w:p w14:paraId="715EC07C" w14:textId="77777777" w:rsidR="002F4702" w:rsidRDefault="001A1E61">
          <w:pPr>
            <w:pStyle w:val="TOC1"/>
            <w:tabs>
              <w:tab w:val="left" w:pos="480"/>
              <w:tab w:val="right" w:leader="dot" w:pos="9350"/>
            </w:tabs>
            <w:rPr>
              <w:rFonts w:asciiTheme="minorHAnsi" w:eastAsiaTheme="minorEastAsia" w:hAnsiTheme="minorHAnsi" w:cstheme="minorBidi"/>
              <w:noProof/>
              <w:sz w:val="22"/>
            </w:rPr>
          </w:pPr>
          <w:hyperlink w:anchor="_Toc517343029" w:history="1">
            <w:r w:rsidR="002F4702" w:rsidRPr="00147165">
              <w:rPr>
                <w:rStyle w:val="Hyperlink"/>
                <w:rFonts w:ascii="Calibri Light" w:hAnsi="Calibri Light"/>
                <w:noProof/>
              </w:rPr>
              <w:t>4</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Technical Considerations</w:t>
            </w:r>
            <w:r w:rsidR="002F4702">
              <w:rPr>
                <w:noProof/>
                <w:webHidden/>
              </w:rPr>
              <w:tab/>
            </w:r>
            <w:r w:rsidR="002F4702">
              <w:rPr>
                <w:noProof/>
                <w:webHidden/>
              </w:rPr>
              <w:fldChar w:fldCharType="begin"/>
            </w:r>
            <w:r w:rsidR="002F4702">
              <w:rPr>
                <w:noProof/>
                <w:webHidden/>
              </w:rPr>
              <w:instrText xml:space="preserve"> PAGEREF _Toc517343029 \h </w:instrText>
            </w:r>
            <w:r w:rsidR="002F4702">
              <w:rPr>
                <w:noProof/>
                <w:webHidden/>
              </w:rPr>
            </w:r>
            <w:r w:rsidR="002F4702">
              <w:rPr>
                <w:noProof/>
                <w:webHidden/>
              </w:rPr>
              <w:fldChar w:fldCharType="separate"/>
            </w:r>
            <w:r w:rsidR="002F4702">
              <w:rPr>
                <w:noProof/>
                <w:webHidden/>
              </w:rPr>
              <w:t>71</w:t>
            </w:r>
            <w:r w:rsidR="002F4702">
              <w:rPr>
                <w:noProof/>
                <w:webHidden/>
              </w:rPr>
              <w:fldChar w:fldCharType="end"/>
            </w:r>
          </w:hyperlink>
        </w:p>
        <w:p w14:paraId="5B0B41C4"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30" w:history="1">
            <w:r w:rsidR="002F4702" w:rsidRPr="00147165">
              <w:rPr>
                <w:rStyle w:val="Hyperlink"/>
                <w:noProof/>
              </w:rPr>
              <w:t>4.1</w:t>
            </w:r>
            <w:r w:rsidR="002F4702">
              <w:rPr>
                <w:rFonts w:asciiTheme="minorHAnsi" w:eastAsiaTheme="minorEastAsia" w:hAnsiTheme="minorHAnsi" w:cstheme="minorBidi"/>
                <w:noProof/>
                <w:sz w:val="22"/>
              </w:rPr>
              <w:tab/>
            </w:r>
            <w:r w:rsidR="002F4702" w:rsidRPr="00147165">
              <w:rPr>
                <w:rStyle w:val="Hyperlink"/>
                <w:noProof/>
              </w:rPr>
              <w:t>RICEF-W Assessment</w:t>
            </w:r>
            <w:r w:rsidR="002F4702">
              <w:rPr>
                <w:noProof/>
                <w:webHidden/>
              </w:rPr>
              <w:tab/>
            </w:r>
            <w:r w:rsidR="002F4702">
              <w:rPr>
                <w:noProof/>
                <w:webHidden/>
              </w:rPr>
              <w:fldChar w:fldCharType="begin"/>
            </w:r>
            <w:r w:rsidR="002F4702">
              <w:rPr>
                <w:noProof/>
                <w:webHidden/>
              </w:rPr>
              <w:instrText xml:space="preserve"> PAGEREF _Toc517343030 \h </w:instrText>
            </w:r>
            <w:r w:rsidR="002F4702">
              <w:rPr>
                <w:noProof/>
                <w:webHidden/>
              </w:rPr>
            </w:r>
            <w:r w:rsidR="002F4702">
              <w:rPr>
                <w:noProof/>
                <w:webHidden/>
              </w:rPr>
              <w:fldChar w:fldCharType="separate"/>
            </w:r>
            <w:r w:rsidR="002F4702">
              <w:rPr>
                <w:noProof/>
                <w:webHidden/>
              </w:rPr>
              <w:t>71</w:t>
            </w:r>
            <w:r w:rsidR="002F4702">
              <w:rPr>
                <w:noProof/>
                <w:webHidden/>
              </w:rPr>
              <w:fldChar w:fldCharType="end"/>
            </w:r>
          </w:hyperlink>
        </w:p>
        <w:p w14:paraId="59E6EB9F"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31" w:history="1">
            <w:r w:rsidR="002F4702" w:rsidRPr="00147165">
              <w:rPr>
                <w:rStyle w:val="Hyperlink"/>
                <w:rFonts w:ascii="Calibri Light" w:hAnsi="Calibri Light"/>
                <w:noProof/>
              </w:rPr>
              <w:t>4.1.2</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Reports</w:t>
            </w:r>
            <w:r w:rsidR="002F4702">
              <w:rPr>
                <w:noProof/>
                <w:webHidden/>
              </w:rPr>
              <w:tab/>
            </w:r>
            <w:r w:rsidR="002F4702">
              <w:rPr>
                <w:noProof/>
                <w:webHidden/>
              </w:rPr>
              <w:fldChar w:fldCharType="begin"/>
            </w:r>
            <w:r w:rsidR="002F4702">
              <w:rPr>
                <w:noProof/>
                <w:webHidden/>
              </w:rPr>
              <w:instrText xml:space="preserve"> PAGEREF _Toc517343031 \h </w:instrText>
            </w:r>
            <w:r w:rsidR="002F4702">
              <w:rPr>
                <w:noProof/>
                <w:webHidden/>
              </w:rPr>
            </w:r>
            <w:r w:rsidR="002F4702">
              <w:rPr>
                <w:noProof/>
                <w:webHidden/>
              </w:rPr>
              <w:fldChar w:fldCharType="separate"/>
            </w:r>
            <w:r w:rsidR="002F4702">
              <w:rPr>
                <w:noProof/>
                <w:webHidden/>
              </w:rPr>
              <w:t>71</w:t>
            </w:r>
            <w:r w:rsidR="002F4702">
              <w:rPr>
                <w:noProof/>
                <w:webHidden/>
              </w:rPr>
              <w:fldChar w:fldCharType="end"/>
            </w:r>
          </w:hyperlink>
        </w:p>
        <w:p w14:paraId="0AEA106D"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32" w:history="1">
            <w:r w:rsidR="002F4702" w:rsidRPr="00147165">
              <w:rPr>
                <w:rStyle w:val="Hyperlink"/>
                <w:rFonts w:ascii="Calibri Light" w:hAnsi="Calibri Light"/>
                <w:noProof/>
              </w:rPr>
              <w:t>4.1.3</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Interfaces</w:t>
            </w:r>
            <w:r w:rsidR="002F4702">
              <w:rPr>
                <w:noProof/>
                <w:webHidden/>
              </w:rPr>
              <w:tab/>
            </w:r>
            <w:r w:rsidR="002F4702">
              <w:rPr>
                <w:noProof/>
                <w:webHidden/>
              </w:rPr>
              <w:fldChar w:fldCharType="begin"/>
            </w:r>
            <w:r w:rsidR="002F4702">
              <w:rPr>
                <w:noProof/>
                <w:webHidden/>
              </w:rPr>
              <w:instrText xml:space="preserve"> PAGEREF _Toc517343032 \h </w:instrText>
            </w:r>
            <w:r w:rsidR="002F4702">
              <w:rPr>
                <w:noProof/>
                <w:webHidden/>
              </w:rPr>
            </w:r>
            <w:r w:rsidR="002F4702">
              <w:rPr>
                <w:noProof/>
                <w:webHidden/>
              </w:rPr>
              <w:fldChar w:fldCharType="separate"/>
            </w:r>
            <w:r w:rsidR="002F4702">
              <w:rPr>
                <w:noProof/>
                <w:webHidden/>
              </w:rPr>
              <w:t>71</w:t>
            </w:r>
            <w:r w:rsidR="002F4702">
              <w:rPr>
                <w:noProof/>
                <w:webHidden/>
              </w:rPr>
              <w:fldChar w:fldCharType="end"/>
            </w:r>
          </w:hyperlink>
        </w:p>
        <w:p w14:paraId="5084DB05"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33" w:history="1">
            <w:r w:rsidR="002F4702" w:rsidRPr="00147165">
              <w:rPr>
                <w:rStyle w:val="Hyperlink"/>
                <w:rFonts w:ascii="Calibri Light" w:hAnsi="Calibri Light"/>
                <w:noProof/>
              </w:rPr>
              <w:t>4.1.4</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Conversion</w:t>
            </w:r>
            <w:r w:rsidR="002F4702">
              <w:rPr>
                <w:noProof/>
                <w:webHidden/>
              </w:rPr>
              <w:tab/>
            </w:r>
            <w:r w:rsidR="002F4702">
              <w:rPr>
                <w:noProof/>
                <w:webHidden/>
              </w:rPr>
              <w:fldChar w:fldCharType="begin"/>
            </w:r>
            <w:r w:rsidR="002F4702">
              <w:rPr>
                <w:noProof/>
                <w:webHidden/>
              </w:rPr>
              <w:instrText xml:space="preserve"> PAGEREF _Toc517343033 \h </w:instrText>
            </w:r>
            <w:r w:rsidR="002F4702">
              <w:rPr>
                <w:noProof/>
                <w:webHidden/>
              </w:rPr>
            </w:r>
            <w:r w:rsidR="002F4702">
              <w:rPr>
                <w:noProof/>
                <w:webHidden/>
              </w:rPr>
              <w:fldChar w:fldCharType="separate"/>
            </w:r>
            <w:r w:rsidR="002F4702">
              <w:rPr>
                <w:noProof/>
                <w:webHidden/>
              </w:rPr>
              <w:t>72</w:t>
            </w:r>
            <w:r w:rsidR="002F4702">
              <w:rPr>
                <w:noProof/>
                <w:webHidden/>
              </w:rPr>
              <w:fldChar w:fldCharType="end"/>
            </w:r>
          </w:hyperlink>
        </w:p>
        <w:p w14:paraId="13D33C37"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34" w:history="1">
            <w:r w:rsidR="002F4702" w:rsidRPr="00147165">
              <w:rPr>
                <w:rStyle w:val="Hyperlink"/>
                <w:rFonts w:ascii="Calibri Light" w:hAnsi="Calibri Light"/>
                <w:noProof/>
              </w:rPr>
              <w:t>4.1.5</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Extension/Enhancements</w:t>
            </w:r>
            <w:r w:rsidR="002F4702">
              <w:rPr>
                <w:noProof/>
                <w:webHidden/>
              </w:rPr>
              <w:tab/>
            </w:r>
            <w:r w:rsidR="002F4702">
              <w:rPr>
                <w:noProof/>
                <w:webHidden/>
              </w:rPr>
              <w:fldChar w:fldCharType="begin"/>
            </w:r>
            <w:r w:rsidR="002F4702">
              <w:rPr>
                <w:noProof/>
                <w:webHidden/>
              </w:rPr>
              <w:instrText xml:space="preserve"> PAGEREF _Toc517343034 \h </w:instrText>
            </w:r>
            <w:r w:rsidR="002F4702">
              <w:rPr>
                <w:noProof/>
                <w:webHidden/>
              </w:rPr>
            </w:r>
            <w:r w:rsidR="002F4702">
              <w:rPr>
                <w:noProof/>
                <w:webHidden/>
              </w:rPr>
              <w:fldChar w:fldCharType="separate"/>
            </w:r>
            <w:r w:rsidR="002F4702">
              <w:rPr>
                <w:noProof/>
                <w:webHidden/>
              </w:rPr>
              <w:t>72</w:t>
            </w:r>
            <w:r w:rsidR="002F4702">
              <w:rPr>
                <w:noProof/>
                <w:webHidden/>
              </w:rPr>
              <w:fldChar w:fldCharType="end"/>
            </w:r>
          </w:hyperlink>
        </w:p>
        <w:p w14:paraId="29B9C4F3"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35" w:history="1">
            <w:r w:rsidR="002F4702" w:rsidRPr="00147165">
              <w:rPr>
                <w:rStyle w:val="Hyperlink"/>
                <w:rFonts w:ascii="Calibri Light" w:hAnsi="Calibri Light"/>
                <w:noProof/>
              </w:rPr>
              <w:t>4.1.6</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Forms</w:t>
            </w:r>
            <w:r w:rsidR="002F4702">
              <w:rPr>
                <w:noProof/>
                <w:webHidden/>
              </w:rPr>
              <w:tab/>
            </w:r>
            <w:r w:rsidR="002F4702">
              <w:rPr>
                <w:noProof/>
                <w:webHidden/>
              </w:rPr>
              <w:fldChar w:fldCharType="begin"/>
            </w:r>
            <w:r w:rsidR="002F4702">
              <w:rPr>
                <w:noProof/>
                <w:webHidden/>
              </w:rPr>
              <w:instrText xml:space="preserve"> PAGEREF _Toc517343035 \h </w:instrText>
            </w:r>
            <w:r w:rsidR="002F4702">
              <w:rPr>
                <w:noProof/>
                <w:webHidden/>
              </w:rPr>
            </w:r>
            <w:r w:rsidR="002F4702">
              <w:rPr>
                <w:noProof/>
                <w:webHidden/>
              </w:rPr>
              <w:fldChar w:fldCharType="separate"/>
            </w:r>
            <w:r w:rsidR="002F4702">
              <w:rPr>
                <w:noProof/>
                <w:webHidden/>
              </w:rPr>
              <w:t>75</w:t>
            </w:r>
            <w:r w:rsidR="002F4702">
              <w:rPr>
                <w:noProof/>
                <w:webHidden/>
              </w:rPr>
              <w:fldChar w:fldCharType="end"/>
            </w:r>
          </w:hyperlink>
        </w:p>
        <w:p w14:paraId="56C5763E" w14:textId="77777777" w:rsidR="002F4702" w:rsidRDefault="001A1E61">
          <w:pPr>
            <w:pStyle w:val="TOC3"/>
            <w:tabs>
              <w:tab w:val="left" w:pos="1320"/>
              <w:tab w:val="right" w:leader="dot" w:pos="9350"/>
            </w:tabs>
            <w:rPr>
              <w:rFonts w:asciiTheme="minorHAnsi" w:eastAsiaTheme="minorEastAsia" w:hAnsiTheme="minorHAnsi" w:cstheme="minorBidi"/>
              <w:noProof/>
              <w:sz w:val="22"/>
            </w:rPr>
          </w:pPr>
          <w:hyperlink w:anchor="_Toc517343036" w:history="1">
            <w:r w:rsidR="002F4702" w:rsidRPr="00147165">
              <w:rPr>
                <w:rStyle w:val="Hyperlink"/>
                <w:rFonts w:ascii="Calibri Light" w:hAnsi="Calibri Light"/>
                <w:noProof/>
              </w:rPr>
              <w:t>4.1.7</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Workflows</w:t>
            </w:r>
            <w:r w:rsidR="002F4702">
              <w:rPr>
                <w:noProof/>
                <w:webHidden/>
              </w:rPr>
              <w:tab/>
            </w:r>
            <w:r w:rsidR="002F4702">
              <w:rPr>
                <w:noProof/>
                <w:webHidden/>
              </w:rPr>
              <w:fldChar w:fldCharType="begin"/>
            </w:r>
            <w:r w:rsidR="002F4702">
              <w:rPr>
                <w:noProof/>
                <w:webHidden/>
              </w:rPr>
              <w:instrText xml:space="preserve"> PAGEREF _Toc517343036 \h </w:instrText>
            </w:r>
            <w:r w:rsidR="002F4702">
              <w:rPr>
                <w:noProof/>
                <w:webHidden/>
              </w:rPr>
            </w:r>
            <w:r w:rsidR="002F4702">
              <w:rPr>
                <w:noProof/>
                <w:webHidden/>
              </w:rPr>
              <w:fldChar w:fldCharType="separate"/>
            </w:r>
            <w:r w:rsidR="002F4702">
              <w:rPr>
                <w:noProof/>
                <w:webHidden/>
              </w:rPr>
              <w:t>75</w:t>
            </w:r>
            <w:r w:rsidR="002F4702">
              <w:rPr>
                <w:noProof/>
                <w:webHidden/>
              </w:rPr>
              <w:fldChar w:fldCharType="end"/>
            </w:r>
          </w:hyperlink>
        </w:p>
        <w:p w14:paraId="70560BCD"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37" w:history="1">
            <w:r w:rsidR="002F4702" w:rsidRPr="00147165">
              <w:rPr>
                <w:rStyle w:val="Hyperlink"/>
                <w:noProof/>
              </w:rPr>
              <w:t>4.2</w:t>
            </w:r>
            <w:r w:rsidR="002F4702">
              <w:rPr>
                <w:rFonts w:asciiTheme="minorHAnsi" w:eastAsiaTheme="minorEastAsia" w:hAnsiTheme="minorHAnsi" w:cstheme="minorBidi"/>
                <w:noProof/>
                <w:sz w:val="22"/>
              </w:rPr>
              <w:tab/>
            </w:r>
            <w:r w:rsidR="002F4702" w:rsidRPr="00147165">
              <w:rPr>
                <w:rStyle w:val="Hyperlink"/>
                <w:noProof/>
              </w:rPr>
              <w:t>IDEX Considerations</w:t>
            </w:r>
            <w:r w:rsidR="002F4702">
              <w:rPr>
                <w:noProof/>
                <w:webHidden/>
              </w:rPr>
              <w:tab/>
            </w:r>
            <w:r w:rsidR="002F4702">
              <w:rPr>
                <w:noProof/>
                <w:webHidden/>
              </w:rPr>
              <w:fldChar w:fldCharType="begin"/>
            </w:r>
            <w:r w:rsidR="002F4702">
              <w:rPr>
                <w:noProof/>
                <w:webHidden/>
              </w:rPr>
              <w:instrText xml:space="preserve"> PAGEREF _Toc517343037 \h </w:instrText>
            </w:r>
            <w:r w:rsidR="002F4702">
              <w:rPr>
                <w:noProof/>
                <w:webHidden/>
              </w:rPr>
            </w:r>
            <w:r w:rsidR="002F4702">
              <w:rPr>
                <w:noProof/>
                <w:webHidden/>
              </w:rPr>
              <w:fldChar w:fldCharType="separate"/>
            </w:r>
            <w:r w:rsidR="002F4702">
              <w:rPr>
                <w:noProof/>
                <w:webHidden/>
              </w:rPr>
              <w:t>75</w:t>
            </w:r>
            <w:r w:rsidR="002F4702">
              <w:rPr>
                <w:noProof/>
                <w:webHidden/>
              </w:rPr>
              <w:fldChar w:fldCharType="end"/>
            </w:r>
          </w:hyperlink>
        </w:p>
        <w:p w14:paraId="300FAB2A"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38" w:history="1">
            <w:r w:rsidR="002F4702" w:rsidRPr="00147165">
              <w:rPr>
                <w:rStyle w:val="Hyperlink"/>
                <w:noProof/>
              </w:rPr>
              <w:t>4.3</w:t>
            </w:r>
            <w:r w:rsidR="002F4702">
              <w:rPr>
                <w:rFonts w:asciiTheme="minorHAnsi" w:eastAsiaTheme="minorEastAsia" w:hAnsiTheme="minorHAnsi" w:cstheme="minorBidi"/>
                <w:noProof/>
                <w:sz w:val="22"/>
              </w:rPr>
              <w:tab/>
            </w:r>
            <w:r w:rsidR="002F4702" w:rsidRPr="00147165">
              <w:rPr>
                <w:rStyle w:val="Hyperlink"/>
                <w:noProof/>
              </w:rPr>
              <w:t>Production System Cut-over Considerations</w:t>
            </w:r>
            <w:r w:rsidR="002F4702">
              <w:rPr>
                <w:noProof/>
                <w:webHidden/>
              </w:rPr>
              <w:tab/>
            </w:r>
            <w:r w:rsidR="002F4702">
              <w:rPr>
                <w:noProof/>
                <w:webHidden/>
              </w:rPr>
              <w:fldChar w:fldCharType="begin"/>
            </w:r>
            <w:r w:rsidR="002F4702">
              <w:rPr>
                <w:noProof/>
                <w:webHidden/>
              </w:rPr>
              <w:instrText xml:space="preserve"> PAGEREF _Toc517343038 \h </w:instrText>
            </w:r>
            <w:r w:rsidR="002F4702">
              <w:rPr>
                <w:noProof/>
                <w:webHidden/>
              </w:rPr>
            </w:r>
            <w:r w:rsidR="002F4702">
              <w:rPr>
                <w:noProof/>
                <w:webHidden/>
              </w:rPr>
              <w:fldChar w:fldCharType="separate"/>
            </w:r>
            <w:r w:rsidR="002F4702">
              <w:rPr>
                <w:noProof/>
                <w:webHidden/>
              </w:rPr>
              <w:t>75</w:t>
            </w:r>
            <w:r w:rsidR="002F4702">
              <w:rPr>
                <w:noProof/>
                <w:webHidden/>
              </w:rPr>
              <w:fldChar w:fldCharType="end"/>
            </w:r>
          </w:hyperlink>
        </w:p>
        <w:p w14:paraId="64262F1D"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39" w:history="1">
            <w:r w:rsidR="002F4702" w:rsidRPr="00147165">
              <w:rPr>
                <w:rStyle w:val="Hyperlink"/>
                <w:noProof/>
              </w:rPr>
              <w:t>4.4</w:t>
            </w:r>
            <w:r w:rsidR="002F4702">
              <w:rPr>
                <w:rFonts w:asciiTheme="minorHAnsi" w:eastAsiaTheme="minorEastAsia" w:hAnsiTheme="minorHAnsi" w:cstheme="minorBidi"/>
                <w:noProof/>
                <w:sz w:val="22"/>
              </w:rPr>
              <w:tab/>
            </w:r>
            <w:r w:rsidR="002F4702" w:rsidRPr="00147165">
              <w:rPr>
                <w:rStyle w:val="Hyperlink"/>
                <w:noProof/>
              </w:rPr>
              <w:t>Other Considerations</w:t>
            </w:r>
            <w:r w:rsidR="002F4702">
              <w:rPr>
                <w:noProof/>
                <w:webHidden/>
              </w:rPr>
              <w:tab/>
            </w:r>
            <w:r w:rsidR="002F4702">
              <w:rPr>
                <w:noProof/>
                <w:webHidden/>
              </w:rPr>
              <w:fldChar w:fldCharType="begin"/>
            </w:r>
            <w:r w:rsidR="002F4702">
              <w:rPr>
                <w:noProof/>
                <w:webHidden/>
              </w:rPr>
              <w:instrText xml:space="preserve"> PAGEREF _Toc517343039 \h </w:instrText>
            </w:r>
            <w:r w:rsidR="002F4702">
              <w:rPr>
                <w:noProof/>
                <w:webHidden/>
              </w:rPr>
            </w:r>
            <w:r w:rsidR="002F4702">
              <w:rPr>
                <w:noProof/>
                <w:webHidden/>
              </w:rPr>
              <w:fldChar w:fldCharType="separate"/>
            </w:r>
            <w:r w:rsidR="002F4702">
              <w:rPr>
                <w:noProof/>
                <w:webHidden/>
              </w:rPr>
              <w:t>75</w:t>
            </w:r>
            <w:r w:rsidR="002F4702">
              <w:rPr>
                <w:noProof/>
                <w:webHidden/>
              </w:rPr>
              <w:fldChar w:fldCharType="end"/>
            </w:r>
          </w:hyperlink>
        </w:p>
        <w:p w14:paraId="27EA68F8" w14:textId="77777777" w:rsidR="002F4702" w:rsidRDefault="001A1E61">
          <w:pPr>
            <w:pStyle w:val="TOC1"/>
            <w:tabs>
              <w:tab w:val="left" w:pos="480"/>
              <w:tab w:val="right" w:leader="dot" w:pos="9350"/>
            </w:tabs>
            <w:rPr>
              <w:rFonts w:asciiTheme="minorHAnsi" w:eastAsiaTheme="minorEastAsia" w:hAnsiTheme="minorHAnsi" w:cstheme="minorBidi"/>
              <w:noProof/>
              <w:sz w:val="22"/>
            </w:rPr>
          </w:pPr>
          <w:hyperlink w:anchor="_Toc517343040" w:history="1">
            <w:r w:rsidR="002F4702" w:rsidRPr="00147165">
              <w:rPr>
                <w:rStyle w:val="Hyperlink"/>
                <w:rFonts w:ascii="Calibri Light" w:hAnsi="Calibri Light"/>
                <w:noProof/>
              </w:rPr>
              <w:t>5</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 xml:space="preserve">Change Management </w:t>
            </w:r>
            <w:r w:rsidR="002F4702">
              <w:rPr>
                <w:noProof/>
                <w:webHidden/>
              </w:rPr>
              <w:tab/>
            </w:r>
            <w:r w:rsidR="002F4702">
              <w:rPr>
                <w:noProof/>
                <w:webHidden/>
              </w:rPr>
              <w:fldChar w:fldCharType="begin"/>
            </w:r>
            <w:r w:rsidR="002F4702">
              <w:rPr>
                <w:noProof/>
                <w:webHidden/>
              </w:rPr>
              <w:instrText xml:space="preserve"> PAGEREF _Toc517343040 \h </w:instrText>
            </w:r>
            <w:r w:rsidR="002F4702">
              <w:rPr>
                <w:noProof/>
                <w:webHidden/>
              </w:rPr>
            </w:r>
            <w:r w:rsidR="002F4702">
              <w:rPr>
                <w:noProof/>
                <w:webHidden/>
              </w:rPr>
              <w:fldChar w:fldCharType="separate"/>
            </w:r>
            <w:r w:rsidR="002F4702">
              <w:rPr>
                <w:noProof/>
                <w:webHidden/>
              </w:rPr>
              <w:t>76</w:t>
            </w:r>
            <w:r w:rsidR="002F4702">
              <w:rPr>
                <w:noProof/>
                <w:webHidden/>
              </w:rPr>
              <w:fldChar w:fldCharType="end"/>
            </w:r>
          </w:hyperlink>
        </w:p>
        <w:p w14:paraId="66C9A81D" w14:textId="77777777" w:rsidR="002F4702" w:rsidRDefault="001A1E61">
          <w:pPr>
            <w:pStyle w:val="TOC2"/>
            <w:tabs>
              <w:tab w:val="left" w:pos="880"/>
              <w:tab w:val="right" w:leader="dot" w:pos="9350"/>
            </w:tabs>
            <w:rPr>
              <w:rFonts w:asciiTheme="minorHAnsi" w:eastAsiaTheme="minorEastAsia" w:hAnsiTheme="minorHAnsi" w:cstheme="minorBidi"/>
              <w:noProof/>
              <w:sz w:val="22"/>
            </w:rPr>
          </w:pPr>
          <w:hyperlink w:anchor="_Toc517343041" w:history="1">
            <w:r w:rsidR="002F4702" w:rsidRPr="00147165">
              <w:rPr>
                <w:rStyle w:val="Hyperlink"/>
                <w:noProof/>
              </w:rPr>
              <w:t>5.1</w:t>
            </w:r>
            <w:r w:rsidR="002F4702">
              <w:rPr>
                <w:rFonts w:asciiTheme="minorHAnsi" w:eastAsiaTheme="minorEastAsia" w:hAnsiTheme="minorHAnsi" w:cstheme="minorBidi"/>
                <w:noProof/>
                <w:sz w:val="22"/>
              </w:rPr>
              <w:tab/>
            </w:r>
            <w:r w:rsidR="002F4702" w:rsidRPr="00147165">
              <w:rPr>
                <w:rStyle w:val="Hyperlink"/>
                <w:noProof/>
              </w:rPr>
              <w:t>Change Impacts</w:t>
            </w:r>
            <w:r w:rsidR="002F4702">
              <w:rPr>
                <w:noProof/>
                <w:webHidden/>
              </w:rPr>
              <w:tab/>
            </w:r>
            <w:r w:rsidR="002F4702">
              <w:rPr>
                <w:noProof/>
                <w:webHidden/>
              </w:rPr>
              <w:fldChar w:fldCharType="begin"/>
            </w:r>
            <w:r w:rsidR="002F4702">
              <w:rPr>
                <w:noProof/>
                <w:webHidden/>
              </w:rPr>
              <w:instrText xml:space="preserve"> PAGEREF _Toc517343041 \h </w:instrText>
            </w:r>
            <w:r w:rsidR="002F4702">
              <w:rPr>
                <w:noProof/>
                <w:webHidden/>
              </w:rPr>
            </w:r>
            <w:r w:rsidR="002F4702">
              <w:rPr>
                <w:noProof/>
                <w:webHidden/>
              </w:rPr>
              <w:fldChar w:fldCharType="separate"/>
            </w:r>
            <w:r w:rsidR="002F4702">
              <w:rPr>
                <w:noProof/>
                <w:webHidden/>
              </w:rPr>
              <w:t>76</w:t>
            </w:r>
            <w:r w:rsidR="002F4702">
              <w:rPr>
                <w:noProof/>
                <w:webHidden/>
              </w:rPr>
              <w:fldChar w:fldCharType="end"/>
            </w:r>
          </w:hyperlink>
        </w:p>
        <w:p w14:paraId="61435F50" w14:textId="77777777" w:rsidR="002F4702" w:rsidRDefault="001A1E61">
          <w:pPr>
            <w:pStyle w:val="TOC1"/>
            <w:tabs>
              <w:tab w:val="left" w:pos="480"/>
              <w:tab w:val="right" w:leader="dot" w:pos="9350"/>
            </w:tabs>
            <w:rPr>
              <w:rFonts w:asciiTheme="minorHAnsi" w:eastAsiaTheme="minorEastAsia" w:hAnsiTheme="minorHAnsi" w:cstheme="minorBidi"/>
              <w:noProof/>
              <w:sz w:val="22"/>
            </w:rPr>
          </w:pPr>
          <w:hyperlink w:anchor="_Toc517343042" w:history="1">
            <w:r w:rsidR="002F4702" w:rsidRPr="00147165">
              <w:rPr>
                <w:rStyle w:val="Hyperlink"/>
                <w:rFonts w:ascii="Calibri Light" w:hAnsi="Calibri Light"/>
                <w:noProof/>
              </w:rPr>
              <w:t>6</w:t>
            </w:r>
            <w:r w:rsidR="002F4702">
              <w:rPr>
                <w:rFonts w:asciiTheme="minorHAnsi" w:eastAsiaTheme="minorEastAsia" w:hAnsiTheme="minorHAnsi" w:cstheme="minorBidi"/>
                <w:noProof/>
                <w:sz w:val="22"/>
              </w:rPr>
              <w:tab/>
            </w:r>
            <w:r w:rsidR="002F4702" w:rsidRPr="00147165">
              <w:rPr>
                <w:rStyle w:val="Hyperlink"/>
                <w:rFonts w:ascii="Calibri Light" w:hAnsi="Calibri Light"/>
                <w:noProof/>
              </w:rPr>
              <w:t>Requirements</w:t>
            </w:r>
            <w:r w:rsidR="002F4702">
              <w:rPr>
                <w:noProof/>
                <w:webHidden/>
              </w:rPr>
              <w:tab/>
            </w:r>
            <w:r w:rsidR="002F4702">
              <w:rPr>
                <w:noProof/>
                <w:webHidden/>
              </w:rPr>
              <w:fldChar w:fldCharType="begin"/>
            </w:r>
            <w:r w:rsidR="002F4702">
              <w:rPr>
                <w:noProof/>
                <w:webHidden/>
              </w:rPr>
              <w:instrText xml:space="preserve"> PAGEREF _Toc517343042 \h </w:instrText>
            </w:r>
            <w:r w:rsidR="002F4702">
              <w:rPr>
                <w:noProof/>
                <w:webHidden/>
              </w:rPr>
            </w:r>
            <w:r w:rsidR="002F4702">
              <w:rPr>
                <w:noProof/>
                <w:webHidden/>
              </w:rPr>
              <w:fldChar w:fldCharType="separate"/>
            </w:r>
            <w:r w:rsidR="002F4702">
              <w:rPr>
                <w:noProof/>
                <w:webHidden/>
              </w:rPr>
              <w:t>78</w:t>
            </w:r>
            <w:r w:rsidR="002F4702">
              <w:rPr>
                <w:noProof/>
                <w:webHidden/>
              </w:rPr>
              <w:fldChar w:fldCharType="end"/>
            </w:r>
          </w:hyperlink>
        </w:p>
        <w:p w14:paraId="13044093" w14:textId="77777777" w:rsidR="005526A2" w:rsidRPr="001E1582" w:rsidRDefault="005526A2">
          <w:pPr>
            <w:rPr>
              <w:rFonts w:cs="Arial"/>
            </w:rPr>
          </w:pPr>
          <w:r w:rsidRPr="00E76680">
            <w:rPr>
              <w:rFonts w:ascii="Calibri Light" w:hAnsi="Calibri Light" w:cs="Arial"/>
              <w:b/>
              <w:bCs/>
              <w:noProof/>
              <w:sz w:val="24"/>
              <w:szCs w:val="24"/>
            </w:rPr>
            <w:fldChar w:fldCharType="end"/>
          </w:r>
        </w:p>
      </w:sdtContent>
    </w:sdt>
    <w:p w14:paraId="252E11A9" w14:textId="77777777" w:rsidR="00B80677" w:rsidRPr="001E1582" w:rsidRDefault="00B80677" w:rsidP="00351753">
      <w:pPr>
        <w:jc w:val="both"/>
        <w:rPr>
          <w:rFonts w:cs="Arial"/>
          <w:b/>
          <w:sz w:val="24"/>
          <w:szCs w:val="24"/>
          <w:u w:val="single"/>
        </w:rPr>
      </w:pPr>
    </w:p>
    <w:p w14:paraId="73683418" w14:textId="77777777" w:rsidR="00063FDB" w:rsidRPr="001E1582" w:rsidRDefault="00063FDB" w:rsidP="000062BF">
      <w:pPr>
        <w:ind w:left="360"/>
        <w:rPr>
          <w:rFonts w:cs="Arial"/>
          <w:highlight w:val="yellow"/>
        </w:rPr>
      </w:pPr>
    </w:p>
    <w:p w14:paraId="7FA3634B" w14:textId="77777777" w:rsidR="000062BF" w:rsidRPr="00E76680" w:rsidRDefault="000062BF" w:rsidP="000062BF">
      <w:pPr>
        <w:tabs>
          <w:tab w:val="left" w:pos="0"/>
        </w:tabs>
        <w:ind w:left="360"/>
        <w:rPr>
          <w:rFonts w:ascii="Calibri Light" w:hAnsi="Calibri Light" w:cs="Arial"/>
          <w:highlight w:val="cyan"/>
        </w:rPr>
      </w:pPr>
    </w:p>
    <w:p w14:paraId="3A2527B6" w14:textId="77777777" w:rsidR="000062BF" w:rsidRPr="00E76680" w:rsidRDefault="000062BF" w:rsidP="000062BF">
      <w:pPr>
        <w:rPr>
          <w:rFonts w:ascii="Calibri Light" w:hAnsi="Calibri Light" w:cs="Arial"/>
        </w:rPr>
      </w:pPr>
    </w:p>
    <w:p w14:paraId="3E714783" w14:textId="77777777" w:rsidR="00630615" w:rsidRDefault="00630615">
      <w:pPr>
        <w:rPr>
          <w:rFonts w:ascii="Calibri Light" w:hAnsi="Calibri Light" w:cs="Arial"/>
          <w:b/>
          <w:bCs/>
          <w:lang w:eastAsia="ja-JP"/>
        </w:rPr>
      </w:pPr>
      <w:r>
        <w:rPr>
          <w:rFonts w:ascii="Calibri Light" w:hAnsi="Calibri Light" w:cs="Arial"/>
        </w:rPr>
        <w:br w:type="page"/>
      </w:r>
    </w:p>
    <w:p w14:paraId="1AD130A1" w14:textId="77777777" w:rsidR="000062BF" w:rsidRPr="00E76680" w:rsidRDefault="000062BF" w:rsidP="000062BF">
      <w:pPr>
        <w:pStyle w:val="NormalCenteredBold"/>
        <w:rPr>
          <w:rFonts w:ascii="Calibri Light" w:hAnsi="Calibri Light" w:cs="Arial"/>
          <w:sz w:val="22"/>
          <w:szCs w:val="22"/>
        </w:rPr>
      </w:pPr>
      <w:r w:rsidRPr="00E76680">
        <w:rPr>
          <w:rFonts w:ascii="Calibri Light" w:hAnsi="Calibri Light" w:cs="Arial"/>
          <w:sz w:val="22"/>
          <w:szCs w:val="22"/>
        </w:rPr>
        <w:lastRenderedPageBreak/>
        <w:t>This page intentionally left blank</w:t>
      </w:r>
    </w:p>
    <w:p w14:paraId="66434144" w14:textId="77777777" w:rsidR="00E64C65" w:rsidRPr="001E1582" w:rsidRDefault="00E64C65" w:rsidP="00351753">
      <w:pPr>
        <w:jc w:val="both"/>
        <w:rPr>
          <w:rFonts w:cs="Arial"/>
          <w:b/>
          <w:sz w:val="24"/>
          <w:szCs w:val="24"/>
        </w:rPr>
      </w:pPr>
    </w:p>
    <w:p w14:paraId="3D2BB10F" w14:textId="77777777" w:rsidR="00E64C65" w:rsidRPr="001E1582" w:rsidRDefault="00E64C65" w:rsidP="00351753">
      <w:pPr>
        <w:jc w:val="both"/>
        <w:rPr>
          <w:rFonts w:cs="Arial"/>
          <w:b/>
          <w:sz w:val="24"/>
          <w:szCs w:val="24"/>
        </w:rPr>
      </w:pPr>
    </w:p>
    <w:p w14:paraId="503460BE" w14:textId="77777777" w:rsidR="00E64C65" w:rsidRPr="001E1582" w:rsidRDefault="00E64C65" w:rsidP="00351753">
      <w:pPr>
        <w:jc w:val="both"/>
        <w:rPr>
          <w:rFonts w:cs="Arial"/>
          <w:b/>
          <w:sz w:val="24"/>
          <w:szCs w:val="24"/>
        </w:rPr>
      </w:pPr>
    </w:p>
    <w:p w14:paraId="04704021" w14:textId="77777777" w:rsidR="00E0118B" w:rsidRPr="006B24F0" w:rsidRDefault="00E0118B" w:rsidP="002F58D0">
      <w:pPr>
        <w:pStyle w:val="Heading1"/>
        <w:rPr>
          <w:rFonts w:ascii="Calibri Light" w:hAnsi="Calibri Light"/>
        </w:rPr>
      </w:pPr>
      <w:bookmarkStart w:id="0" w:name="_Toc406588295"/>
      <w:bookmarkStart w:id="1" w:name="_Toc491613801"/>
      <w:bookmarkStart w:id="2" w:name="_Toc517342996"/>
      <w:bookmarkStart w:id="3" w:name="_Toc363729238"/>
      <w:r w:rsidRPr="006B24F0">
        <w:rPr>
          <w:rFonts w:ascii="Calibri Light" w:hAnsi="Calibri Light"/>
        </w:rPr>
        <w:lastRenderedPageBreak/>
        <w:t>Business Process Overview</w:t>
      </w:r>
      <w:bookmarkEnd w:id="0"/>
      <w:bookmarkEnd w:id="1"/>
      <w:bookmarkEnd w:id="2"/>
    </w:p>
    <w:p w14:paraId="6158E311" w14:textId="77777777" w:rsidR="00E0118B" w:rsidRDefault="00F54CD2" w:rsidP="004B0493">
      <w:pPr>
        <w:pStyle w:val="Heading1Text"/>
        <w:jc w:val="both"/>
        <w:rPr>
          <w:rFonts w:ascii="Calibri Light" w:hAnsi="Calibri Light" w:cs="Arial"/>
        </w:rPr>
      </w:pPr>
      <w:r>
        <w:rPr>
          <w:rFonts w:ascii="Calibri Light" w:hAnsi="Calibri Light" w:cs="Arial"/>
        </w:rPr>
        <w:t xml:space="preserve">The ‘Mange Leads, Opportunities and Territories’ Business Process Design (BPD) document defines the </w:t>
      </w:r>
      <w:r w:rsidR="00801909">
        <w:rPr>
          <w:rFonts w:ascii="Calibri Light" w:hAnsi="Calibri Light" w:cs="Arial"/>
        </w:rPr>
        <w:t>business process for managing the life cycle of Lead</w:t>
      </w:r>
      <w:r w:rsidR="000301BE">
        <w:rPr>
          <w:rFonts w:ascii="Calibri Light" w:hAnsi="Calibri Light" w:cs="Arial"/>
        </w:rPr>
        <w:t>s</w:t>
      </w:r>
      <w:r w:rsidR="00801909">
        <w:rPr>
          <w:rFonts w:ascii="Calibri Light" w:hAnsi="Calibri Light" w:cs="Arial"/>
        </w:rPr>
        <w:t xml:space="preserve"> and Opportunities, and the creation and mainte</w:t>
      </w:r>
      <w:r w:rsidR="000301BE">
        <w:rPr>
          <w:rFonts w:ascii="Calibri Light" w:hAnsi="Calibri Light" w:cs="Arial"/>
        </w:rPr>
        <w:t xml:space="preserve">nance of Territories within </w:t>
      </w:r>
      <w:r w:rsidR="00F973A3">
        <w:rPr>
          <w:rFonts w:ascii="Calibri Light" w:hAnsi="Calibri Light" w:cs="Arial"/>
        </w:rPr>
        <w:t>Southern California Edison’s (</w:t>
      </w:r>
      <w:r w:rsidR="00801909">
        <w:rPr>
          <w:rFonts w:ascii="Calibri Light" w:hAnsi="Calibri Light" w:cs="Arial"/>
        </w:rPr>
        <w:t>SCE</w:t>
      </w:r>
      <w:r w:rsidR="000301BE">
        <w:rPr>
          <w:rFonts w:ascii="Calibri Light" w:hAnsi="Calibri Light" w:cs="Arial"/>
        </w:rPr>
        <w:t>’s</w:t>
      </w:r>
      <w:r w:rsidR="00F973A3">
        <w:rPr>
          <w:rFonts w:ascii="Calibri Light" w:hAnsi="Calibri Light" w:cs="Arial"/>
        </w:rPr>
        <w:t>)</w:t>
      </w:r>
      <w:r w:rsidR="000301BE">
        <w:rPr>
          <w:rFonts w:ascii="Calibri Light" w:hAnsi="Calibri Light" w:cs="Arial"/>
        </w:rPr>
        <w:t xml:space="preserve"> SAP</w:t>
      </w:r>
      <w:r w:rsidR="00801909">
        <w:rPr>
          <w:rFonts w:ascii="Calibri Light" w:hAnsi="Calibri Light" w:cs="Arial"/>
        </w:rPr>
        <w:t xml:space="preserve"> environment.</w:t>
      </w:r>
    </w:p>
    <w:p w14:paraId="2A0BDC0B" w14:textId="77777777" w:rsidR="005B4895" w:rsidRDefault="005B4895" w:rsidP="004B0493">
      <w:pPr>
        <w:pStyle w:val="Heading1Text"/>
        <w:jc w:val="both"/>
        <w:rPr>
          <w:rFonts w:ascii="Calibri Light" w:hAnsi="Calibri Light" w:cs="Arial"/>
        </w:rPr>
      </w:pPr>
      <w:r>
        <w:rPr>
          <w:rFonts w:ascii="Calibri Light" w:hAnsi="Calibri Light" w:cs="Arial"/>
        </w:rPr>
        <w:t>This BPD will cover the following processes:</w:t>
      </w:r>
    </w:p>
    <w:p w14:paraId="240555CF" w14:textId="77777777" w:rsidR="005B4895" w:rsidRDefault="005B4895" w:rsidP="004B0493">
      <w:pPr>
        <w:pStyle w:val="Heading1Text"/>
        <w:numPr>
          <w:ilvl w:val="0"/>
          <w:numId w:val="13"/>
        </w:numPr>
        <w:jc w:val="both"/>
        <w:rPr>
          <w:rFonts w:ascii="Calibri Light" w:hAnsi="Calibri Light" w:cs="Arial"/>
        </w:rPr>
      </w:pPr>
      <w:r>
        <w:rPr>
          <w:rFonts w:ascii="Calibri Light" w:hAnsi="Calibri Light" w:cs="Arial"/>
        </w:rPr>
        <w:t>Customer Care Sales Cycle</w:t>
      </w:r>
    </w:p>
    <w:p w14:paraId="7BB9A86F" w14:textId="7C29B66A" w:rsidR="005B4895" w:rsidRDefault="00CC3B51" w:rsidP="004B0493">
      <w:pPr>
        <w:pStyle w:val="Heading1Text"/>
        <w:numPr>
          <w:ilvl w:val="0"/>
          <w:numId w:val="13"/>
        </w:numPr>
        <w:jc w:val="both"/>
        <w:rPr>
          <w:rFonts w:ascii="Calibri Light" w:hAnsi="Calibri Light" w:cs="Arial"/>
        </w:rPr>
      </w:pPr>
      <w:r>
        <w:rPr>
          <w:rFonts w:ascii="Calibri Light" w:hAnsi="Calibri Light" w:cs="Arial"/>
        </w:rPr>
        <w:t>Economic Development Services</w:t>
      </w:r>
      <w:r w:rsidR="005B4895">
        <w:rPr>
          <w:rFonts w:ascii="Calibri Light" w:hAnsi="Calibri Light" w:cs="Arial"/>
        </w:rPr>
        <w:t xml:space="preserve"> Sales Cycle</w:t>
      </w:r>
    </w:p>
    <w:p w14:paraId="1C7F9A0B" w14:textId="77777777" w:rsidR="005B4895" w:rsidRDefault="005B4895" w:rsidP="004B0493">
      <w:pPr>
        <w:pStyle w:val="Heading1Text"/>
        <w:numPr>
          <w:ilvl w:val="0"/>
          <w:numId w:val="13"/>
        </w:numPr>
        <w:jc w:val="both"/>
        <w:rPr>
          <w:rFonts w:ascii="Calibri Light" w:hAnsi="Calibri Light" w:cs="Arial"/>
          <w:color w:val="FF0000"/>
        </w:rPr>
      </w:pPr>
      <w:r w:rsidRPr="00122FF2">
        <w:rPr>
          <w:rFonts w:ascii="Calibri Light" w:hAnsi="Calibri Light" w:cs="Arial"/>
        </w:rPr>
        <w:t>New Construction Sales Cycle</w:t>
      </w:r>
    </w:p>
    <w:p w14:paraId="66456B3D" w14:textId="77777777" w:rsidR="002A238F" w:rsidRPr="004C7856" w:rsidRDefault="0019769A" w:rsidP="004B0493">
      <w:pPr>
        <w:pStyle w:val="Heading1Text"/>
        <w:numPr>
          <w:ilvl w:val="0"/>
          <w:numId w:val="13"/>
        </w:numPr>
        <w:jc w:val="both"/>
        <w:rPr>
          <w:rFonts w:ascii="Calibri Light" w:hAnsi="Calibri Light" w:cs="Arial"/>
        </w:rPr>
      </w:pPr>
      <w:r>
        <w:rPr>
          <w:rFonts w:ascii="Calibri Light" w:hAnsi="Calibri Light" w:cs="Arial"/>
        </w:rPr>
        <w:t>Rebate Program</w:t>
      </w:r>
      <w:r w:rsidR="002A238F" w:rsidRPr="004C7856">
        <w:rPr>
          <w:rFonts w:ascii="Calibri Light" w:hAnsi="Calibri Light" w:cs="Arial"/>
        </w:rPr>
        <w:t xml:space="preserve"> Sales Cycle</w:t>
      </w:r>
    </w:p>
    <w:p w14:paraId="102FFBCC" w14:textId="77777777" w:rsidR="005B4895" w:rsidRPr="005B4895" w:rsidRDefault="005B4895" w:rsidP="004B0493">
      <w:pPr>
        <w:pStyle w:val="Heading1Text"/>
        <w:numPr>
          <w:ilvl w:val="0"/>
          <w:numId w:val="13"/>
        </w:numPr>
        <w:jc w:val="both"/>
        <w:rPr>
          <w:rFonts w:ascii="Calibri Light" w:hAnsi="Calibri Light" w:cs="Arial"/>
        </w:rPr>
      </w:pPr>
      <w:r>
        <w:rPr>
          <w:rFonts w:ascii="Calibri Light" w:hAnsi="Calibri Light" w:cs="Arial"/>
        </w:rPr>
        <w:t>Territory Management</w:t>
      </w:r>
    </w:p>
    <w:p w14:paraId="1BDB8585" w14:textId="264B3A5D" w:rsidR="004E2C29" w:rsidRDefault="00105CCE" w:rsidP="004B0493">
      <w:pPr>
        <w:pStyle w:val="Heading1Text"/>
        <w:jc w:val="both"/>
        <w:rPr>
          <w:rFonts w:ascii="Calibri Light" w:hAnsi="Calibri Light" w:cs="Arial"/>
        </w:rPr>
      </w:pPr>
      <w:r>
        <w:rPr>
          <w:rFonts w:ascii="Calibri Light" w:hAnsi="Calibri Light" w:cs="Arial"/>
        </w:rPr>
        <w:t>The Customer Care Sales Cycle is the process</w:t>
      </w:r>
      <w:r w:rsidR="00100C3C">
        <w:rPr>
          <w:rFonts w:ascii="Calibri Light" w:hAnsi="Calibri Light" w:cs="Arial"/>
        </w:rPr>
        <w:t xml:space="preserve"> </w:t>
      </w:r>
      <w:r w:rsidR="00B85FC9">
        <w:rPr>
          <w:rFonts w:ascii="Calibri Light" w:hAnsi="Calibri Light" w:cs="Arial"/>
        </w:rPr>
        <w:t xml:space="preserve">that </w:t>
      </w:r>
      <w:r w:rsidR="00AC16E3">
        <w:rPr>
          <w:rFonts w:ascii="Calibri Light" w:hAnsi="Calibri Light" w:cs="Arial"/>
        </w:rPr>
        <w:t>will be used to</w:t>
      </w:r>
      <w:r w:rsidR="00B85FC9">
        <w:rPr>
          <w:rFonts w:ascii="Calibri Light" w:hAnsi="Calibri Light" w:cs="Arial"/>
        </w:rPr>
        <w:t xml:space="preserve"> capture </w:t>
      </w:r>
      <w:r w:rsidR="00AC16E3">
        <w:rPr>
          <w:rFonts w:ascii="Calibri Light" w:hAnsi="Calibri Light" w:cs="Arial"/>
        </w:rPr>
        <w:t xml:space="preserve">a </w:t>
      </w:r>
      <w:r w:rsidR="00B85FC9">
        <w:rPr>
          <w:rFonts w:ascii="Calibri Light" w:hAnsi="Calibri Light" w:cs="Arial"/>
        </w:rPr>
        <w:t>Business Partner’s (BP’</w:t>
      </w:r>
      <w:r w:rsidR="00C11850">
        <w:rPr>
          <w:rFonts w:ascii="Calibri Light" w:hAnsi="Calibri Light" w:cs="Arial"/>
        </w:rPr>
        <w:t xml:space="preserve">s) intent to participate in or </w:t>
      </w:r>
      <w:r w:rsidR="00B57FFB">
        <w:rPr>
          <w:rFonts w:ascii="Calibri Light" w:hAnsi="Calibri Light" w:cs="Arial"/>
        </w:rPr>
        <w:t>SCE</w:t>
      </w:r>
      <w:r w:rsidR="00CC7C24">
        <w:rPr>
          <w:rFonts w:ascii="Calibri Light" w:hAnsi="Calibri Light" w:cs="Arial"/>
        </w:rPr>
        <w:t>’s</w:t>
      </w:r>
      <w:r w:rsidR="00B57FFB">
        <w:rPr>
          <w:rFonts w:ascii="Calibri Light" w:hAnsi="Calibri Light" w:cs="Arial"/>
        </w:rPr>
        <w:t xml:space="preserve"> intent to consider</w:t>
      </w:r>
      <w:r w:rsidR="00C11850">
        <w:rPr>
          <w:rFonts w:ascii="Calibri Light" w:hAnsi="Calibri Light" w:cs="Arial"/>
        </w:rPr>
        <w:t xml:space="preserve"> </w:t>
      </w:r>
      <w:r w:rsidR="00B57FFB">
        <w:rPr>
          <w:rFonts w:ascii="Calibri Light" w:hAnsi="Calibri Light" w:cs="Arial"/>
        </w:rPr>
        <w:t>BP’s for non-</w:t>
      </w:r>
      <w:r w:rsidR="007677F6">
        <w:rPr>
          <w:rFonts w:ascii="Calibri Light" w:hAnsi="Calibri Light" w:cs="Arial"/>
        </w:rPr>
        <w:t xml:space="preserve">rebate program </w:t>
      </w:r>
      <w:r w:rsidR="00B57FFB">
        <w:rPr>
          <w:rFonts w:ascii="Calibri Light" w:hAnsi="Calibri Light" w:cs="Arial"/>
        </w:rPr>
        <w:t xml:space="preserve">initiatives, </w:t>
      </w:r>
      <w:r w:rsidR="00CC7C24">
        <w:rPr>
          <w:rFonts w:ascii="Calibri Light" w:hAnsi="Calibri Light" w:cs="Arial"/>
        </w:rPr>
        <w:t>and track</w:t>
      </w:r>
      <w:r w:rsidR="00BF26C0">
        <w:rPr>
          <w:rFonts w:ascii="Calibri Light" w:hAnsi="Calibri Light" w:cs="Arial"/>
        </w:rPr>
        <w:t>ing</w:t>
      </w:r>
      <w:r w:rsidR="00CC7C24">
        <w:rPr>
          <w:rFonts w:ascii="Calibri Light" w:hAnsi="Calibri Light" w:cs="Arial"/>
        </w:rPr>
        <w:t xml:space="preserve"> them through completion. </w:t>
      </w:r>
    </w:p>
    <w:p w14:paraId="4F9E12F0" w14:textId="5F155503" w:rsidR="0031449A" w:rsidRDefault="0031449A" w:rsidP="004B0493">
      <w:pPr>
        <w:pStyle w:val="Heading1Text"/>
        <w:jc w:val="both"/>
        <w:rPr>
          <w:rFonts w:ascii="Calibri Light" w:hAnsi="Calibri Light" w:cs="Arial"/>
        </w:rPr>
      </w:pPr>
      <w:r>
        <w:rPr>
          <w:rFonts w:ascii="Calibri Light" w:hAnsi="Calibri Light" w:cs="Arial"/>
        </w:rPr>
        <w:t xml:space="preserve">The </w:t>
      </w:r>
      <w:r w:rsidR="00CC3B51">
        <w:rPr>
          <w:rFonts w:ascii="Calibri Light" w:hAnsi="Calibri Light" w:cs="Arial"/>
        </w:rPr>
        <w:t>Economic Development Services</w:t>
      </w:r>
      <w:r>
        <w:rPr>
          <w:rFonts w:ascii="Calibri Light" w:hAnsi="Calibri Light" w:cs="Arial"/>
        </w:rPr>
        <w:t xml:space="preserve"> Sales Cycle</w:t>
      </w:r>
      <w:r w:rsidR="007D6408">
        <w:rPr>
          <w:rFonts w:ascii="Calibri Light" w:hAnsi="Calibri Light" w:cs="Arial"/>
        </w:rPr>
        <w:t xml:space="preserve"> is the process that </w:t>
      </w:r>
      <w:r w:rsidR="00AC16E3">
        <w:rPr>
          <w:rFonts w:ascii="Calibri Light" w:hAnsi="Calibri Light" w:cs="Arial"/>
        </w:rPr>
        <w:t xml:space="preserve">will be used to </w:t>
      </w:r>
      <w:r w:rsidR="007D6408">
        <w:rPr>
          <w:rFonts w:ascii="Calibri Light" w:hAnsi="Calibri Light" w:cs="Arial"/>
        </w:rPr>
        <w:t xml:space="preserve">capture </w:t>
      </w:r>
      <w:r w:rsidR="00AC16E3">
        <w:rPr>
          <w:rFonts w:ascii="Calibri Light" w:hAnsi="Calibri Light" w:cs="Arial"/>
        </w:rPr>
        <w:t xml:space="preserve">a </w:t>
      </w:r>
      <w:r w:rsidR="007D6408">
        <w:rPr>
          <w:rFonts w:ascii="Calibri Light" w:hAnsi="Calibri Light" w:cs="Arial"/>
        </w:rPr>
        <w:t>BP’s intent to participate in SCE’s programs and initiatives relating to assisting customers in services for business expansion, retention, or attraction within the SCE territory, and track</w:t>
      </w:r>
      <w:r w:rsidR="00BF26C0">
        <w:rPr>
          <w:rFonts w:ascii="Calibri Light" w:hAnsi="Calibri Light" w:cs="Arial"/>
        </w:rPr>
        <w:t>ing</w:t>
      </w:r>
      <w:r w:rsidR="007D6408">
        <w:rPr>
          <w:rFonts w:ascii="Calibri Light" w:hAnsi="Calibri Light" w:cs="Arial"/>
        </w:rPr>
        <w:t xml:space="preserve"> them through completion.</w:t>
      </w:r>
    </w:p>
    <w:p w14:paraId="7E494FEF" w14:textId="77777777" w:rsidR="0031449A" w:rsidRPr="004E0D9C" w:rsidRDefault="0031449A" w:rsidP="004B0493">
      <w:pPr>
        <w:pStyle w:val="Heading1Text"/>
        <w:jc w:val="both"/>
        <w:rPr>
          <w:rFonts w:ascii="Calibri Light" w:hAnsi="Calibri Light" w:cs="Arial"/>
        </w:rPr>
      </w:pPr>
      <w:r w:rsidRPr="004E0D9C">
        <w:rPr>
          <w:rFonts w:ascii="Calibri Light" w:hAnsi="Calibri Light" w:cs="Arial"/>
        </w:rPr>
        <w:t>The New Construction Sales Cycle</w:t>
      </w:r>
      <w:r w:rsidR="004E0D9C" w:rsidRPr="004E0D9C">
        <w:rPr>
          <w:rFonts w:ascii="Calibri Light" w:hAnsi="Calibri Light" w:cs="Arial"/>
        </w:rPr>
        <w:t xml:space="preserve"> is the process </w:t>
      </w:r>
      <w:r w:rsidR="006A2C58">
        <w:rPr>
          <w:rFonts w:ascii="Calibri Light" w:hAnsi="Calibri Light" w:cs="Arial"/>
        </w:rPr>
        <w:t xml:space="preserve">that </w:t>
      </w:r>
      <w:r w:rsidR="00AC16E3">
        <w:rPr>
          <w:rFonts w:ascii="Calibri Light" w:hAnsi="Calibri Light" w:cs="Arial"/>
        </w:rPr>
        <w:t xml:space="preserve">will be used to </w:t>
      </w:r>
      <w:r w:rsidR="004E0D9C" w:rsidRPr="004E0D9C">
        <w:rPr>
          <w:rFonts w:ascii="Calibri Light" w:hAnsi="Calibri Light" w:cs="Arial"/>
        </w:rPr>
        <w:t xml:space="preserve">capture </w:t>
      </w:r>
      <w:r w:rsidR="00AC16E3">
        <w:rPr>
          <w:rFonts w:ascii="Calibri Light" w:hAnsi="Calibri Light" w:cs="Arial"/>
        </w:rPr>
        <w:t>a</w:t>
      </w:r>
      <w:r w:rsidR="00AC16E3" w:rsidRPr="004E0D9C">
        <w:rPr>
          <w:rFonts w:ascii="Calibri Light" w:hAnsi="Calibri Light" w:cs="Arial"/>
        </w:rPr>
        <w:t xml:space="preserve"> </w:t>
      </w:r>
      <w:r w:rsidR="004E0D9C" w:rsidRPr="004E0D9C">
        <w:rPr>
          <w:rFonts w:ascii="Calibri Light" w:hAnsi="Calibri Light" w:cs="Arial"/>
        </w:rPr>
        <w:t xml:space="preserve">BP’s intent to participate in SCE’s programs and initiatives relating to new construction, and tracking them through completion. </w:t>
      </w:r>
    </w:p>
    <w:p w14:paraId="5D8C805B" w14:textId="4A9E35B1" w:rsidR="00C86AEB" w:rsidRPr="007456C3" w:rsidRDefault="0019769A" w:rsidP="004B0493">
      <w:pPr>
        <w:pStyle w:val="Heading1Text"/>
        <w:jc w:val="both"/>
        <w:rPr>
          <w:rFonts w:ascii="Calibri Light" w:hAnsi="Calibri Light" w:cs="Arial"/>
        </w:rPr>
      </w:pPr>
      <w:r>
        <w:rPr>
          <w:rFonts w:ascii="Calibri Light" w:hAnsi="Calibri Light" w:cs="Arial"/>
        </w:rPr>
        <w:t>The Rebate Program</w:t>
      </w:r>
      <w:r w:rsidR="007456C3" w:rsidRPr="007456C3">
        <w:rPr>
          <w:rFonts w:ascii="Calibri Light" w:hAnsi="Calibri Light" w:cs="Arial"/>
        </w:rPr>
        <w:t xml:space="preserve"> Sales Cycle is the process that facilitates the movement of projects through the </w:t>
      </w:r>
      <w:r w:rsidR="007677F6">
        <w:rPr>
          <w:rFonts w:ascii="Calibri Light" w:hAnsi="Calibri Light" w:cs="Arial"/>
        </w:rPr>
        <w:t xml:space="preserve">Distributed Energy Resources </w:t>
      </w:r>
      <w:r w:rsidR="007456C3" w:rsidRPr="007456C3">
        <w:rPr>
          <w:rFonts w:ascii="Calibri Light" w:hAnsi="Calibri Light" w:cs="Arial"/>
        </w:rPr>
        <w:t xml:space="preserve">pipeline from inception through completion. Documenting the sales cycle is critical for tracking goals and showing influence of projects. This process is focused on </w:t>
      </w:r>
      <w:r w:rsidR="007677F6">
        <w:rPr>
          <w:rFonts w:ascii="Calibri Light" w:hAnsi="Calibri Light" w:cs="Arial"/>
        </w:rPr>
        <w:t xml:space="preserve">“Strategic Partner” and </w:t>
      </w:r>
      <w:r w:rsidR="007456C3" w:rsidRPr="00107AFB">
        <w:rPr>
          <w:rFonts w:ascii="Calibri Light" w:hAnsi="Calibri Light" w:cs="Arial"/>
        </w:rPr>
        <w:t>“Optimized Service”</w:t>
      </w:r>
      <w:r w:rsidR="007456C3" w:rsidRPr="007456C3">
        <w:rPr>
          <w:rFonts w:ascii="Calibri Light" w:hAnsi="Calibri Light" w:cs="Arial"/>
        </w:rPr>
        <w:t xml:space="preserve"> </w:t>
      </w:r>
      <w:r w:rsidR="007F2047" w:rsidRPr="00107AFB">
        <w:rPr>
          <w:rFonts w:ascii="Calibri Light" w:hAnsi="Calibri Light" w:cs="Arial"/>
        </w:rPr>
        <w:t>(</w:t>
      </w:r>
      <w:r w:rsidR="00107AFB" w:rsidRPr="00107AFB">
        <w:rPr>
          <w:rFonts w:ascii="Calibri Light" w:hAnsi="Calibri Light" w:cs="Arial"/>
        </w:rPr>
        <w:t xml:space="preserve">i.e.: </w:t>
      </w:r>
      <w:r w:rsidR="006A2C58" w:rsidRPr="00107AFB">
        <w:rPr>
          <w:rFonts w:ascii="Calibri Light" w:hAnsi="Calibri Light" w:cs="Arial"/>
        </w:rPr>
        <w:t>Assigned</w:t>
      </w:r>
      <w:r w:rsidR="007F2047" w:rsidRPr="00107AFB">
        <w:rPr>
          <w:rFonts w:ascii="Calibri Light" w:hAnsi="Calibri Light" w:cs="Arial"/>
        </w:rPr>
        <w:t>)</w:t>
      </w:r>
      <w:r w:rsidR="006A2C58" w:rsidRPr="00107AFB">
        <w:rPr>
          <w:rFonts w:ascii="Calibri Light" w:hAnsi="Calibri Light" w:cs="Arial"/>
        </w:rPr>
        <w:t xml:space="preserve"> </w:t>
      </w:r>
      <w:r w:rsidR="007456C3" w:rsidRPr="007456C3">
        <w:rPr>
          <w:rFonts w:ascii="Calibri Light" w:hAnsi="Calibri Light" w:cs="Arial"/>
        </w:rPr>
        <w:t xml:space="preserve">customers who are serviced by </w:t>
      </w:r>
      <w:r w:rsidR="007C2D19">
        <w:rPr>
          <w:rFonts w:ascii="Calibri Light" w:hAnsi="Calibri Light" w:cs="Arial"/>
        </w:rPr>
        <w:t xml:space="preserve">Account Managers, </w:t>
      </w:r>
      <w:r w:rsidR="007456C3" w:rsidRPr="007456C3">
        <w:rPr>
          <w:rFonts w:ascii="Calibri Light" w:hAnsi="Calibri Light" w:cs="Arial"/>
        </w:rPr>
        <w:t>Inside Account Managers</w:t>
      </w:r>
      <w:r w:rsidR="006A2C58">
        <w:rPr>
          <w:rFonts w:ascii="Calibri Light" w:hAnsi="Calibri Light" w:cs="Arial"/>
        </w:rPr>
        <w:t>,</w:t>
      </w:r>
      <w:r w:rsidR="007456C3" w:rsidRPr="007456C3">
        <w:rPr>
          <w:rFonts w:ascii="Calibri Light" w:hAnsi="Calibri Light" w:cs="Arial"/>
        </w:rPr>
        <w:t xml:space="preserve"> </w:t>
      </w:r>
      <w:r w:rsidR="004215ED">
        <w:rPr>
          <w:rFonts w:ascii="Calibri Light" w:hAnsi="Calibri Light" w:cs="Arial"/>
        </w:rPr>
        <w:t>Account Coordinator</w:t>
      </w:r>
      <w:r w:rsidR="007C2D19">
        <w:rPr>
          <w:rFonts w:ascii="Calibri Light" w:hAnsi="Calibri Light" w:cs="Arial"/>
        </w:rPr>
        <w:t xml:space="preserve">, </w:t>
      </w:r>
      <w:r w:rsidR="004215ED">
        <w:rPr>
          <w:rFonts w:ascii="Calibri Light" w:hAnsi="Calibri Light" w:cs="Arial"/>
        </w:rPr>
        <w:t xml:space="preserve">‘DER Specialist’, ‘SCE Trade Pro Liaison’ </w:t>
      </w:r>
      <w:r w:rsidR="006A2C58">
        <w:rPr>
          <w:rFonts w:ascii="Calibri Light" w:hAnsi="Calibri Light" w:cs="Arial"/>
        </w:rPr>
        <w:t>and Field Engineers</w:t>
      </w:r>
      <w:r w:rsidR="007456C3" w:rsidRPr="007456C3">
        <w:rPr>
          <w:rFonts w:ascii="Calibri Light" w:hAnsi="Calibri Light" w:cs="Arial"/>
        </w:rPr>
        <w:t>.</w:t>
      </w:r>
      <w:r w:rsidR="006A2C58">
        <w:rPr>
          <w:rFonts w:ascii="Calibri Light" w:hAnsi="Calibri Light" w:cs="Arial"/>
        </w:rPr>
        <w:t xml:space="preserve"> However, the Rebate Program Sales Cycle is also available for </w:t>
      </w:r>
      <w:r w:rsidR="007677F6">
        <w:rPr>
          <w:rFonts w:ascii="Calibri Light" w:hAnsi="Calibri Light" w:cs="Arial"/>
        </w:rPr>
        <w:t>“Self Service”</w:t>
      </w:r>
      <w:r w:rsidR="006A2C58">
        <w:rPr>
          <w:rFonts w:ascii="Calibri Light" w:hAnsi="Calibri Light" w:cs="Arial"/>
        </w:rPr>
        <w:t xml:space="preserve"> business customers. </w:t>
      </w:r>
    </w:p>
    <w:p w14:paraId="7224F8B3" w14:textId="288E9BA4" w:rsidR="00EC22ED" w:rsidRPr="003B35B2" w:rsidRDefault="00EC22ED" w:rsidP="004B0493">
      <w:pPr>
        <w:pStyle w:val="Heading1Text"/>
        <w:jc w:val="both"/>
        <w:rPr>
          <w:rFonts w:ascii="Calibri Light" w:hAnsi="Calibri Light" w:cs="Arial"/>
        </w:rPr>
      </w:pPr>
      <w:r w:rsidRPr="003B35B2">
        <w:rPr>
          <w:rFonts w:ascii="Calibri Light" w:hAnsi="Calibri Light" w:cs="Arial"/>
        </w:rPr>
        <w:t>Lead Management</w:t>
      </w:r>
      <w:r w:rsidR="00A9022B" w:rsidRPr="003B35B2">
        <w:rPr>
          <w:rFonts w:ascii="Calibri Light" w:hAnsi="Calibri Light" w:cs="Arial"/>
        </w:rPr>
        <w:t xml:space="preserve"> in SAP </w:t>
      </w:r>
      <w:r w:rsidR="00FA552F">
        <w:rPr>
          <w:rFonts w:ascii="Calibri Light" w:hAnsi="Calibri Light" w:cs="Arial"/>
        </w:rPr>
        <w:t xml:space="preserve">Hybris </w:t>
      </w:r>
      <w:r w:rsidR="00A9022B" w:rsidRPr="003B35B2">
        <w:rPr>
          <w:rFonts w:ascii="Calibri Light" w:hAnsi="Calibri Light" w:cs="Arial"/>
        </w:rPr>
        <w:t>Cloud for Customer (C4C) will be used to capture</w:t>
      </w:r>
      <w:r w:rsidR="003B35B2" w:rsidRPr="003B35B2">
        <w:rPr>
          <w:rFonts w:ascii="Calibri Light" w:hAnsi="Calibri Light" w:cs="Arial"/>
        </w:rPr>
        <w:t>, distribute and qualify</w:t>
      </w:r>
      <w:r w:rsidRPr="003B35B2">
        <w:rPr>
          <w:rFonts w:ascii="Calibri Light" w:hAnsi="Calibri Light" w:cs="Arial"/>
        </w:rPr>
        <w:t xml:space="preserve"> leads generated from a variety of channels including customer responses </w:t>
      </w:r>
      <w:r w:rsidR="00705BA1">
        <w:rPr>
          <w:rFonts w:ascii="Calibri Light" w:hAnsi="Calibri Light" w:cs="Arial"/>
        </w:rPr>
        <w:t>from</w:t>
      </w:r>
      <w:r w:rsidR="00705BA1" w:rsidRPr="003B35B2">
        <w:rPr>
          <w:rFonts w:ascii="Calibri Light" w:hAnsi="Calibri Light" w:cs="Arial"/>
        </w:rPr>
        <w:t xml:space="preserve"> </w:t>
      </w:r>
      <w:r w:rsidRPr="001028B4">
        <w:rPr>
          <w:rFonts w:ascii="Calibri Light" w:hAnsi="Calibri Light" w:cs="Arial"/>
        </w:rPr>
        <w:t>a campaign, custo</w:t>
      </w:r>
      <w:r w:rsidR="00703E92">
        <w:rPr>
          <w:rFonts w:ascii="Calibri Light" w:hAnsi="Calibri Light" w:cs="Arial"/>
        </w:rPr>
        <w:t>mer leads generated by SCE.com,</w:t>
      </w:r>
      <w:r w:rsidR="005F0C0C" w:rsidRPr="001028B4">
        <w:rPr>
          <w:rFonts w:ascii="Calibri Light" w:hAnsi="Calibri Light" w:cs="Arial"/>
        </w:rPr>
        <w:t xml:space="preserve"> leads from survey responses</w:t>
      </w:r>
      <w:r w:rsidR="00703E92">
        <w:rPr>
          <w:rFonts w:ascii="Calibri Light" w:hAnsi="Calibri Light" w:cs="Arial"/>
        </w:rPr>
        <w:t xml:space="preserve"> and customer interactions</w:t>
      </w:r>
      <w:r w:rsidR="005F0C0C" w:rsidRPr="001028B4">
        <w:rPr>
          <w:rFonts w:ascii="Calibri Light" w:hAnsi="Calibri Light" w:cs="Arial"/>
        </w:rPr>
        <w:t>.</w:t>
      </w:r>
      <w:r w:rsidRPr="001028B4">
        <w:rPr>
          <w:rFonts w:ascii="Calibri Light" w:hAnsi="Calibri Light" w:cs="Arial"/>
        </w:rPr>
        <w:t xml:space="preserve"> Lead </w:t>
      </w:r>
      <w:r w:rsidRPr="003B35B2">
        <w:rPr>
          <w:rFonts w:ascii="Calibri Light" w:hAnsi="Calibri Light" w:cs="Arial"/>
        </w:rPr>
        <w:t>Ma</w:t>
      </w:r>
      <w:r w:rsidR="003B35B2" w:rsidRPr="003B35B2">
        <w:rPr>
          <w:rFonts w:ascii="Calibri Light" w:hAnsi="Calibri Light" w:cs="Arial"/>
        </w:rPr>
        <w:t>nagement provides a streamlined</w:t>
      </w:r>
      <w:r w:rsidRPr="003B35B2">
        <w:rPr>
          <w:rFonts w:ascii="Calibri Light" w:hAnsi="Calibri Light" w:cs="Arial"/>
        </w:rPr>
        <w:t xml:space="preserve"> </w:t>
      </w:r>
      <w:r w:rsidR="003B35B2" w:rsidRPr="003B35B2">
        <w:rPr>
          <w:rFonts w:ascii="Calibri Light" w:hAnsi="Calibri Light" w:cs="Arial"/>
        </w:rPr>
        <w:t>link between marketing and sales to accelerate the process between first interest and sales</w:t>
      </w:r>
      <w:r w:rsidRPr="003B35B2">
        <w:rPr>
          <w:rFonts w:ascii="Calibri Light" w:hAnsi="Calibri Light" w:cs="Arial"/>
        </w:rPr>
        <w:t xml:space="preserve">. </w:t>
      </w:r>
    </w:p>
    <w:p w14:paraId="0F65DC79" w14:textId="274460D0" w:rsidR="00A321F8" w:rsidRPr="00C219CB" w:rsidRDefault="00A321F8" w:rsidP="004B0493">
      <w:pPr>
        <w:pStyle w:val="Heading1Text"/>
        <w:jc w:val="both"/>
        <w:rPr>
          <w:rFonts w:ascii="Calibri Light" w:hAnsi="Calibri Light" w:cs="Arial"/>
        </w:rPr>
      </w:pPr>
      <w:r w:rsidRPr="00C219CB">
        <w:rPr>
          <w:rFonts w:ascii="Calibri Light" w:hAnsi="Calibri Light" w:cs="Arial"/>
        </w:rPr>
        <w:t>O</w:t>
      </w:r>
      <w:r w:rsidR="005E1D09" w:rsidRPr="00C219CB">
        <w:rPr>
          <w:rFonts w:ascii="Calibri Light" w:hAnsi="Calibri Light" w:cs="Arial"/>
        </w:rPr>
        <w:t>pportunity Management</w:t>
      </w:r>
      <w:r w:rsidR="00C219CB" w:rsidRPr="00C219CB">
        <w:rPr>
          <w:rFonts w:ascii="Calibri Light" w:hAnsi="Calibri Light" w:cs="Arial"/>
        </w:rPr>
        <w:t xml:space="preserve"> in SAP </w:t>
      </w:r>
      <w:r w:rsidR="00FA552F">
        <w:rPr>
          <w:rFonts w:ascii="Calibri Light" w:hAnsi="Calibri Light" w:cs="Arial"/>
        </w:rPr>
        <w:t xml:space="preserve">Hybris </w:t>
      </w:r>
      <w:r w:rsidR="00C219CB" w:rsidRPr="00C219CB">
        <w:rPr>
          <w:rFonts w:ascii="Calibri Light" w:hAnsi="Calibri Light" w:cs="Arial"/>
        </w:rPr>
        <w:t>C4C will be used to create and qualify</w:t>
      </w:r>
      <w:r w:rsidR="005E1D09" w:rsidRPr="00C219CB">
        <w:rPr>
          <w:rFonts w:ascii="Calibri Light" w:hAnsi="Calibri Light" w:cs="Arial"/>
        </w:rPr>
        <w:t xml:space="preserve"> opportunities which are recognized possibilities for business</w:t>
      </w:r>
      <w:r w:rsidR="00705BA1">
        <w:rPr>
          <w:rFonts w:ascii="Calibri Light" w:hAnsi="Calibri Light" w:cs="Arial"/>
        </w:rPr>
        <w:t xml:space="preserve"> projects</w:t>
      </w:r>
      <w:r w:rsidR="005E1D09" w:rsidRPr="00C219CB">
        <w:rPr>
          <w:rFonts w:ascii="Calibri Light" w:hAnsi="Calibri Light" w:cs="Arial"/>
        </w:rPr>
        <w:t xml:space="preserve">. The opportunity makes up the framework for displaying sales projects </w:t>
      </w:r>
      <w:r w:rsidR="00705BA1">
        <w:rPr>
          <w:rFonts w:ascii="Calibri Light" w:hAnsi="Calibri Light" w:cs="Arial"/>
        </w:rPr>
        <w:t>through the full sales cycle</w:t>
      </w:r>
      <w:r w:rsidR="005E1D09" w:rsidRPr="00C219CB">
        <w:rPr>
          <w:rFonts w:ascii="Calibri Light" w:hAnsi="Calibri Light" w:cs="Arial"/>
        </w:rPr>
        <w:t xml:space="preserve"> and monitoring the success. An opportunity goes through </w:t>
      </w:r>
      <w:r w:rsidR="00705BA1">
        <w:rPr>
          <w:rFonts w:ascii="Calibri Light" w:hAnsi="Calibri Light" w:cs="Arial"/>
        </w:rPr>
        <w:t>the</w:t>
      </w:r>
      <w:r w:rsidR="00705BA1" w:rsidRPr="00C219CB">
        <w:rPr>
          <w:rFonts w:ascii="Calibri Light" w:hAnsi="Calibri Light" w:cs="Arial"/>
        </w:rPr>
        <w:t xml:space="preserve"> </w:t>
      </w:r>
      <w:r w:rsidR="007F2047">
        <w:rPr>
          <w:rFonts w:ascii="Calibri Light" w:hAnsi="Calibri Light" w:cs="Arial"/>
        </w:rPr>
        <w:t xml:space="preserve">appropriate </w:t>
      </w:r>
      <w:r w:rsidR="005E1D09" w:rsidRPr="00C219CB">
        <w:rPr>
          <w:rFonts w:ascii="Calibri Light" w:hAnsi="Calibri Light" w:cs="Arial"/>
        </w:rPr>
        <w:t xml:space="preserve">sales cycle that is characterized by different sales stages. </w:t>
      </w:r>
      <w:r w:rsidR="00A81E79">
        <w:rPr>
          <w:rFonts w:ascii="Calibri Light" w:hAnsi="Calibri Light" w:cs="Arial"/>
        </w:rPr>
        <w:t xml:space="preserve">As the opportunity progresses through the sales cycle, it begins to represent a potential sale </w:t>
      </w:r>
      <w:r w:rsidR="00705BA1">
        <w:rPr>
          <w:rFonts w:ascii="Calibri Light" w:hAnsi="Calibri Light" w:cs="Arial"/>
        </w:rPr>
        <w:t>until the sale is</w:t>
      </w:r>
      <w:r w:rsidR="00A81E79">
        <w:rPr>
          <w:rFonts w:ascii="Calibri Light" w:hAnsi="Calibri Light" w:cs="Arial"/>
        </w:rPr>
        <w:t xml:space="preserve"> won</w:t>
      </w:r>
      <w:r w:rsidR="007F2047">
        <w:rPr>
          <w:rFonts w:ascii="Calibri Light" w:hAnsi="Calibri Light" w:cs="Arial"/>
        </w:rPr>
        <w:t xml:space="preserve"> or lost</w:t>
      </w:r>
      <w:r w:rsidR="00A81E79">
        <w:rPr>
          <w:rFonts w:ascii="Calibri Light" w:hAnsi="Calibri Light" w:cs="Arial"/>
        </w:rPr>
        <w:t>.</w:t>
      </w:r>
    </w:p>
    <w:p w14:paraId="51C7C1BB" w14:textId="0542D958" w:rsidR="00A321F8" w:rsidRPr="00105CCE" w:rsidRDefault="007C6087" w:rsidP="004B0493">
      <w:pPr>
        <w:pStyle w:val="Heading1Text"/>
        <w:jc w:val="both"/>
        <w:rPr>
          <w:rFonts w:ascii="Calibri Light" w:hAnsi="Calibri Light" w:cs="Arial"/>
        </w:rPr>
      </w:pPr>
      <w:r w:rsidRPr="00105CCE">
        <w:rPr>
          <w:rFonts w:ascii="Calibri Light" w:hAnsi="Calibri Light" w:cs="Arial"/>
        </w:rPr>
        <w:t xml:space="preserve">Territory Management </w:t>
      </w:r>
      <w:r w:rsidR="009407E1">
        <w:rPr>
          <w:rFonts w:ascii="Calibri Light" w:hAnsi="Calibri Light" w:cs="Arial"/>
        </w:rPr>
        <w:t>in SAP</w:t>
      </w:r>
      <w:r w:rsidR="00FA552F">
        <w:rPr>
          <w:rFonts w:ascii="Calibri Light" w:hAnsi="Calibri Light" w:cs="Arial"/>
        </w:rPr>
        <w:t xml:space="preserve"> Hybris</w:t>
      </w:r>
      <w:r w:rsidR="009407E1">
        <w:rPr>
          <w:rFonts w:ascii="Calibri Light" w:hAnsi="Calibri Light" w:cs="Arial"/>
        </w:rPr>
        <w:t xml:space="preserve"> C4C </w:t>
      </w:r>
      <w:r w:rsidR="009A5A5A" w:rsidRPr="00105CCE">
        <w:rPr>
          <w:rFonts w:ascii="Calibri Light" w:hAnsi="Calibri Light" w:cs="Arial"/>
        </w:rPr>
        <w:t xml:space="preserve">encompasses all activities that are required to create and </w:t>
      </w:r>
      <w:r w:rsidR="006230AC" w:rsidRPr="00105CCE">
        <w:rPr>
          <w:rFonts w:ascii="Calibri Light" w:hAnsi="Calibri Light" w:cs="Arial"/>
        </w:rPr>
        <w:t>maintain</w:t>
      </w:r>
      <w:r w:rsidR="009A5A5A" w:rsidRPr="00105CCE">
        <w:rPr>
          <w:rFonts w:ascii="Calibri Light" w:hAnsi="Calibri Light" w:cs="Arial"/>
        </w:rPr>
        <w:t xml:space="preserve"> a hierarchy of sales territories and to delegate responsibility at each level of this hierarchy to the appropriate sales representatives.</w:t>
      </w:r>
      <w:r w:rsidRPr="00105CCE">
        <w:rPr>
          <w:rFonts w:ascii="Calibri Light" w:hAnsi="Calibri Light" w:cs="Arial"/>
        </w:rPr>
        <w:t xml:space="preserve"> </w:t>
      </w:r>
      <w:r w:rsidR="00174614" w:rsidRPr="00105CCE">
        <w:rPr>
          <w:rFonts w:ascii="Calibri Light" w:hAnsi="Calibri Light" w:cs="Arial"/>
        </w:rPr>
        <w:t xml:space="preserve">Territory assignments </w:t>
      </w:r>
      <w:r w:rsidR="00705BA1">
        <w:rPr>
          <w:rFonts w:ascii="Calibri Light" w:hAnsi="Calibri Light" w:cs="Arial"/>
        </w:rPr>
        <w:t>are</w:t>
      </w:r>
      <w:r w:rsidR="00174614" w:rsidRPr="00105CCE">
        <w:rPr>
          <w:rFonts w:ascii="Calibri Light" w:hAnsi="Calibri Light" w:cs="Arial"/>
        </w:rPr>
        <w:t xml:space="preserve"> used to determine</w:t>
      </w:r>
      <w:r w:rsidR="00705BA1">
        <w:rPr>
          <w:rFonts w:ascii="Calibri Light" w:hAnsi="Calibri Light" w:cs="Arial"/>
        </w:rPr>
        <w:t xml:space="preserve"> the</w:t>
      </w:r>
      <w:r w:rsidR="00174614" w:rsidRPr="00105CCE">
        <w:rPr>
          <w:rFonts w:ascii="Calibri Light" w:hAnsi="Calibri Light" w:cs="Arial"/>
        </w:rPr>
        <w:t xml:space="preserve"> involved parties in business documents and to stream</w:t>
      </w:r>
      <w:r w:rsidR="00750A18" w:rsidRPr="00105CCE">
        <w:rPr>
          <w:rFonts w:ascii="Calibri Light" w:hAnsi="Calibri Light" w:cs="Arial"/>
        </w:rPr>
        <w:t>line the realignment process.</w:t>
      </w:r>
    </w:p>
    <w:p w14:paraId="7760107A" w14:textId="77777777" w:rsidR="00E0118B" w:rsidRPr="006B24F0" w:rsidRDefault="00E0118B" w:rsidP="001246D7">
      <w:pPr>
        <w:pStyle w:val="Heading2"/>
      </w:pPr>
      <w:bookmarkStart w:id="4" w:name="_Toc406588296"/>
      <w:bookmarkStart w:id="5" w:name="_Toc491613802"/>
      <w:bookmarkStart w:id="6" w:name="_Toc517342997"/>
      <w:r w:rsidRPr="006B24F0">
        <w:t xml:space="preserve">Current Pain Points for </w:t>
      </w:r>
      <w:bookmarkEnd w:id="4"/>
      <w:r w:rsidR="00B333AA" w:rsidRPr="006B24F0">
        <w:t>Southern California Edison</w:t>
      </w:r>
      <w:bookmarkEnd w:id="5"/>
      <w:bookmarkEnd w:id="6"/>
    </w:p>
    <w:p w14:paraId="7466B2A3" w14:textId="3AEFFC69" w:rsidR="00A5392C" w:rsidRPr="00736434" w:rsidRDefault="00736434" w:rsidP="00302943">
      <w:pPr>
        <w:pStyle w:val="Heading1Text"/>
        <w:numPr>
          <w:ilvl w:val="0"/>
          <w:numId w:val="38"/>
        </w:numPr>
        <w:ind w:left="1440"/>
        <w:jc w:val="both"/>
        <w:rPr>
          <w:rFonts w:ascii="Calibri Light" w:hAnsi="Calibri Light" w:cs="Arial"/>
        </w:rPr>
      </w:pPr>
      <w:r w:rsidRPr="00736434">
        <w:rPr>
          <w:rFonts w:ascii="Calibri Light" w:hAnsi="Calibri Light" w:cs="Arial"/>
        </w:rPr>
        <w:t xml:space="preserve">Inability to convert a Prospect to a Customer.  </w:t>
      </w:r>
      <w:r w:rsidR="00A5392C" w:rsidRPr="00736434">
        <w:rPr>
          <w:rFonts w:ascii="Calibri Light" w:hAnsi="Calibri Light" w:cs="Arial"/>
        </w:rPr>
        <w:t>Non-customer</w:t>
      </w:r>
      <w:r w:rsidRPr="00736434">
        <w:rPr>
          <w:rFonts w:ascii="Calibri Light" w:hAnsi="Calibri Light" w:cs="Arial"/>
        </w:rPr>
        <w:t>s are</w:t>
      </w:r>
      <w:r w:rsidR="00A5392C" w:rsidRPr="00736434">
        <w:rPr>
          <w:rFonts w:ascii="Calibri Light" w:hAnsi="Calibri Light" w:cs="Arial"/>
        </w:rPr>
        <w:t xml:space="preserve"> created as prospect business partner</w:t>
      </w:r>
      <w:r w:rsidRPr="00736434">
        <w:rPr>
          <w:rFonts w:ascii="Calibri Light" w:hAnsi="Calibri Light" w:cs="Arial"/>
        </w:rPr>
        <w:t>s</w:t>
      </w:r>
      <w:r w:rsidR="00A5392C" w:rsidRPr="00736434">
        <w:rPr>
          <w:rFonts w:ascii="Calibri Light" w:hAnsi="Calibri Light" w:cs="Arial"/>
        </w:rPr>
        <w:t xml:space="preserve"> in the system</w:t>
      </w:r>
      <w:r w:rsidRPr="00736434">
        <w:rPr>
          <w:rFonts w:ascii="Calibri Light" w:hAnsi="Calibri Light" w:cs="Arial"/>
        </w:rPr>
        <w:t>.  O</w:t>
      </w:r>
      <w:r w:rsidR="00A5392C" w:rsidRPr="00736434">
        <w:rPr>
          <w:rFonts w:ascii="Calibri Light" w:hAnsi="Calibri Light" w:cs="Arial"/>
        </w:rPr>
        <w:t>nce the prospect becomes a customer a second business partner is created resulting in duplicates. Audit conversion report requires a lot of information and is not feasible as a report</w:t>
      </w:r>
      <w:r w:rsidR="00302943">
        <w:rPr>
          <w:rFonts w:ascii="Calibri Light" w:hAnsi="Calibri Light" w:cs="Arial"/>
        </w:rPr>
        <w:t>.</w:t>
      </w:r>
    </w:p>
    <w:p w14:paraId="22E0165F" w14:textId="21429380" w:rsidR="00A5392C" w:rsidRPr="002A4DEF" w:rsidRDefault="00A5392C" w:rsidP="00302943">
      <w:pPr>
        <w:pStyle w:val="Heading1Text"/>
        <w:numPr>
          <w:ilvl w:val="1"/>
          <w:numId w:val="39"/>
        </w:numPr>
        <w:jc w:val="both"/>
        <w:rPr>
          <w:rFonts w:ascii="Calibri Light" w:hAnsi="Calibri Light" w:cs="Arial"/>
        </w:rPr>
      </w:pPr>
      <w:r w:rsidRPr="002A4DEF">
        <w:rPr>
          <w:rFonts w:ascii="Calibri Light" w:hAnsi="Calibri Light" w:cs="Arial"/>
        </w:rPr>
        <w:lastRenderedPageBreak/>
        <w:t>A value is required in field ‘energy savings’ from a process standpoint, but not a mandatory field in system, so sometimes blank.</w:t>
      </w:r>
    </w:p>
    <w:p w14:paraId="09C6F76F" w14:textId="7AD4CF48" w:rsidR="00A5392C" w:rsidRPr="002A4DEF" w:rsidRDefault="00A5392C" w:rsidP="00302943">
      <w:pPr>
        <w:pStyle w:val="Heading1Text"/>
        <w:numPr>
          <w:ilvl w:val="1"/>
          <w:numId w:val="39"/>
        </w:numPr>
        <w:jc w:val="both"/>
        <w:rPr>
          <w:rFonts w:ascii="Calibri Light" w:hAnsi="Calibri Light" w:cs="Arial"/>
        </w:rPr>
      </w:pPr>
      <w:r w:rsidRPr="002A4DEF">
        <w:rPr>
          <w:rFonts w:ascii="Calibri Light" w:hAnsi="Calibri Light" w:cs="Arial"/>
        </w:rPr>
        <w:t>Products: New program</w:t>
      </w:r>
      <w:r w:rsidR="00443C15">
        <w:rPr>
          <w:rFonts w:ascii="Calibri Light" w:hAnsi="Calibri Light" w:cs="Arial"/>
        </w:rPr>
        <w:t>s</w:t>
      </w:r>
      <w:r w:rsidRPr="002A4DEF">
        <w:rPr>
          <w:rFonts w:ascii="Calibri Light" w:hAnsi="Calibri Light" w:cs="Arial"/>
        </w:rPr>
        <w:t xml:space="preserve"> and the training involved usually rolls out by way of an email and a handout which can easily be overlooked.</w:t>
      </w:r>
    </w:p>
    <w:p w14:paraId="310F044A" w14:textId="5120F2F1" w:rsidR="00A5392C" w:rsidRPr="002A4DEF" w:rsidRDefault="00A5392C" w:rsidP="00302943">
      <w:pPr>
        <w:pStyle w:val="Heading1Text"/>
        <w:numPr>
          <w:ilvl w:val="1"/>
          <w:numId w:val="39"/>
        </w:numPr>
        <w:jc w:val="both"/>
        <w:rPr>
          <w:rFonts w:ascii="Calibri Light" w:hAnsi="Calibri Light" w:cs="Arial"/>
        </w:rPr>
      </w:pPr>
      <w:r w:rsidRPr="002A4DEF">
        <w:rPr>
          <w:rFonts w:ascii="Calibri Light" w:hAnsi="Calibri Light" w:cs="Arial"/>
        </w:rPr>
        <w:t xml:space="preserve">Notification when new details or rule changes have been made on a specific program </w:t>
      </w:r>
    </w:p>
    <w:p w14:paraId="28244FBE" w14:textId="7814F611" w:rsidR="00A5392C" w:rsidRDefault="00A5392C" w:rsidP="00302943">
      <w:pPr>
        <w:pStyle w:val="Heading1Text"/>
        <w:numPr>
          <w:ilvl w:val="1"/>
          <w:numId w:val="39"/>
        </w:numPr>
        <w:jc w:val="both"/>
        <w:rPr>
          <w:rFonts w:ascii="Calibri Light" w:hAnsi="Calibri Light" w:cs="Arial"/>
        </w:rPr>
      </w:pPr>
      <w:r w:rsidRPr="002A4DEF">
        <w:rPr>
          <w:rFonts w:ascii="Calibri Light" w:hAnsi="Calibri Light" w:cs="Arial"/>
        </w:rPr>
        <w:t>Campaigns – Representative is no longer assigned to a customer and an email campaign goes out with the old representative on it.</w:t>
      </w:r>
    </w:p>
    <w:p w14:paraId="14140318" w14:textId="5730E74E" w:rsidR="00A5392C" w:rsidRPr="002A4DEF" w:rsidRDefault="00A5392C" w:rsidP="00302943">
      <w:pPr>
        <w:pStyle w:val="Heading1Text"/>
        <w:numPr>
          <w:ilvl w:val="1"/>
          <w:numId w:val="39"/>
        </w:numPr>
        <w:jc w:val="both"/>
        <w:rPr>
          <w:rFonts w:ascii="Calibri Light" w:hAnsi="Calibri Light" w:cs="Arial"/>
        </w:rPr>
      </w:pPr>
      <w:r>
        <w:rPr>
          <w:rFonts w:ascii="Calibri Light" w:hAnsi="Calibri Light" w:cs="Arial"/>
        </w:rPr>
        <w:t>Territory assignment gaps exist when a BP moves from assigned to self</w:t>
      </w:r>
      <w:r w:rsidR="007C2D19">
        <w:rPr>
          <w:rFonts w:ascii="Calibri Light" w:hAnsi="Calibri Light" w:cs="Arial"/>
        </w:rPr>
        <w:t>-</w:t>
      </w:r>
      <w:r>
        <w:rPr>
          <w:rFonts w:ascii="Calibri Light" w:hAnsi="Calibri Light" w:cs="Arial"/>
        </w:rPr>
        <w:t>service and the territory partner is not removed automatically</w:t>
      </w:r>
      <w:r w:rsidR="00443C15">
        <w:rPr>
          <w:rFonts w:ascii="Calibri Light" w:hAnsi="Calibri Light" w:cs="Arial"/>
        </w:rPr>
        <w:t xml:space="preserve"> from active transactions</w:t>
      </w:r>
      <w:r>
        <w:rPr>
          <w:rFonts w:ascii="Calibri Light" w:hAnsi="Calibri Light" w:cs="Arial"/>
        </w:rPr>
        <w:t xml:space="preserve">. </w:t>
      </w:r>
    </w:p>
    <w:p w14:paraId="5EC765BE" w14:textId="23B30F07" w:rsidR="00A5392C" w:rsidRPr="002A4DEF" w:rsidRDefault="00A5392C" w:rsidP="00302943">
      <w:pPr>
        <w:pStyle w:val="Heading1Text"/>
        <w:numPr>
          <w:ilvl w:val="1"/>
          <w:numId w:val="39"/>
        </w:numPr>
        <w:jc w:val="both"/>
        <w:rPr>
          <w:rFonts w:ascii="Calibri Light" w:hAnsi="Calibri Light" w:cs="Arial"/>
        </w:rPr>
      </w:pPr>
      <w:r w:rsidRPr="002A4DEF">
        <w:rPr>
          <w:rFonts w:ascii="Calibri Light" w:hAnsi="Calibri Light" w:cs="Arial"/>
        </w:rPr>
        <w:t xml:space="preserve">Territory Management </w:t>
      </w:r>
      <w:r w:rsidR="00443C15">
        <w:rPr>
          <w:rFonts w:ascii="Calibri Light" w:hAnsi="Calibri Light" w:cs="Arial"/>
        </w:rPr>
        <w:t xml:space="preserve">is </w:t>
      </w:r>
      <w:r w:rsidRPr="002A4DEF">
        <w:rPr>
          <w:rFonts w:ascii="Calibri Light" w:hAnsi="Calibri Light" w:cs="Arial"/>
        </w:rPr>
        <w:t xml:space="preserve">not notified </w:t>
      </w:r>
      <w:r w:rsidR="00443C15">
        <w:rPr>
          <w:rFonts w:ascii="Calibri Light" w:hAnsi="Calibri Light" w:cs="Arial"/>
        </w:rPr>
        <w:t xml:space="preserve">when </w:t>
      </w:r>
      <w:r w:rsidRPr="002A4DEF">
        <w:rPr>
          <w:rFonts w:ascii="Calibri Light" w:hAnsi="Calibri Light" w:cs="Arial"/>
        </w:rPr>
        <w:t xml:space="preserve">an Account Manager </w:t>
      </w:r>
      <w:r w:rsidR="00443C15">
        <w:rPr>
          <w:rFonts w:ascii="Calibri Light" w:hAnsi="Calibri Light" w:cs="Arial"/>
        </w:rPr>
        <w:t xml:space="preserve">is </w:t>
      </w:r>
      <w:r w:rsidR="007C2D19">
        <w:rPr>
          <w:rFonts w:ascii="Calibri Light" w:hAnsi="Calibri Light" w:cs="Arial"/>
        </w:rPr>
        <w:t xml:space="preserve">moving to another position or </w:t>
      </w:r>
      <w:r w:rsidRPr="002A4DEF">
        <w:rPr>
          <w:rFonts w:ascii="Calibri Light" w:hAnsi="Calibri Light" w:cs="Arial"/>
        </w:rPr>
        <w:t>leaving the company</w:t>
      </w:r>
      <w:r>
        <w:rPr>
          <w:rFonts w:ascii="Calibri Light" w:hAnsi="Calibri Light" w:cs="Arial"/>
        </w:rPr>
        <w:t xml:space="preserve"> causing the territory and active transactions to not be updated in a timely manner</w:t>
      </w:r>
      <w:r w:rsidR="00302943">
        <w:rPr>
          <w:rFonts w:ascii="Calibri Light" w:hAnsi="Calibri Light" w:cs="Arial"/>
        </w:rPr>
        <w:t>.</w:t>
      </w:r>
    </w:p>
    <w:p w14:paraId="22970271" w14:textId="275452F1" w:rsidR="00A5392C" w:rsidRPr="002A4DEF" w:rsidRDefault="00A5392C" w:rsidP="00302943">
      <w:pPr>
        <w:pStyle w:val="Heading1Text"/>
        <w:numPr>
          <w:ilvl w:val="1"/>
          <w:numId w:val="39"/>
        </w:numPr>
        <w:jc w:val="both"/>
        <w:rPr>
          <w:rFonts w:ascii="Calibri Light" w:hAnsi="Calibri Light" w:cs="Arial"/>
        </w:rPr>
      </w:pPr>
      <w:r w:rsidRPr="002A4DEF">
        <w:rPr>
          <w:rFonts w:ascii="Calibri Light" w:hAnsi="Calibri Light" w:cs="Arial"/>
        </w:rPr>
        <w:t>Duplicate data entr</w:t>
      </w:r>
      <w:r>
        <w:rPr>
          <w:rFonts w:ascii="Calibri Light" w:hAnsi="Calibri Light" w:cs="Arial"/>
        </w:rPr>
        <w:t>y</w:t>
      </w:r>
      <w:r w:rsidRPr="002A4DEF">
        <w:rPr>
          <w:rFonts w:ascii="Calibri Light" w:hAnsi="Calibri Light" w:cs="Arial"/>
        </w:rPr>
        <w:t xml:space="preserve"> for customer interaction and lead</w:t>
      </w:r>
      <w:r w:rsidR="00302943">
        <w:rPr>
          <w:rFonts w:ascii="Calibri Light" w:hAnsi="Calibri Light" w:cs="Arial"/>
        </w:rPr>
        <w:t>.</w:t>
      </w:r>
    </w:p>
    <w:p w14:paraId="1645696B" w14:textId="68FEA165" w:rsidR="00A5392C" w:rsidRPr="002A4DEF" w:rsidRDefault="00A5392C" w:rsidP="00302943">
      <w:pPr>
        <w:pStyle w:val="Heading1Text"/>
        <w:numPr>
          <w:ilvl w:val="1"/>
          <w:numId w:val="39"/>
        </w:numPr>
        <w:jc w:val="both"/>
        <w:rPr>
          <w:rFonts w:ascii="Calibri Light" w:hAnsi="Calibri Light" w:cs="Arial"/>
        </w:rPr>
      </w:pPr>
      <w:r w:rsidRPr="002A4DEF">
        <w:rPr>
          <w:rFonts w:ascii="Calibri Light" w:hAnsi="Calibri Light" w:cs="Arial"/>
        </w:rPr>
        <w:t>Data quality management from CSS to CRM (synchronized data not in sync)</w:t>
      </w:r>
      <w:r w:rsidR="00302943">
        <w:rPr>
          <w:rFonts w:ascii="Calibri Light" w:hAnsi="Calibri Light" w:cs="Arial"/>
        </w:rPr>
        <w:t>.</w:t>
      </w:r>
    </w:p>
    <w:p w14:paraId="7FE9E278" w14:textId="0B82823A" w:rsidR="00A5392C" w:rsidRPr="002A4DEF" w:rsidRDefault="00A5392C" w:rsidP="00302943">
      <w:pPr>
        <w:pStyle w:val="Heading1Text"/>
        <w:numPr>
          <w:ilvl w:val="1"/>
          <w:numId w:val="39"/>
        </w:numPr>
        <w:jc w:val="both"/>
        <w:rPr>
          <w:rFonts w:ascii="Calibri Light" w:hAnsi="Calibri Light" w:cs="Arial"/>
        </w:rPr>
      </w:pPr>
      <w:r w:rsidRPr="002A4DEF">
        <w:rPr>
          <w:rFonts w:ascii="Calibri Light" w:hAnsi="Calibri Light" w:cs="Arial"/>
        </w:rPr>
        <w:t>Data quality for territories</w:t>
      </w:r>
      <w:r w:rsidR="00302943">
        <w:rPr>
          <w:rFonts w:ascii="Calibri Light" w:hAnsi="Calibri Light" w:cs="Arial"/>
        </w:rPr>
        <w:t>.</w:t>
      </w:r>
    </w:p>
    <w:p w14:paraId="4AA20310" w14:textId="28CA9914" w:rsidR="00A5392C" w:rsidRPr="002A4DEF" w:rsidRDefault="00A5392C" w:rsidP="00302943">
      <w:pPr>
        <w:pStyle w:val="Heading1Text"/>
        <w:numPr>
          <w:ilvl w:val="1"/>
          <w:numId w:val="39"/>
        </w:numPr>
        <w:jc w:val="both"/>
        <w:rPr>
          <w:rFonts w:ascii="Calibri Light" w:hAnsi="Calibri Light" w:cs="Arial"/>
        </w:rPr>
      </w:pPr>
      <w:r w:rsidRPr="002A4DEF">
        <w:rPr>
          <w:rFonts w:ascii="Calibri Light" w:hAnsi="Calibri Light" w:cs="Arial"/>
        </w:rPr>
        <w:t>No change history on territories</w:t>
      </w:r>
      <w:r w:rsidR="00302943">
        <w:rPr>
          <w:rFonts w:ascii="Calibri Light" w:hAnsi="Calibri Light" w:cs="Arial"/>
        </w:rPr>
        <w:t>.</w:t>
      </w:r>
    </w:p>
    <w:p w14:paraId="445C6530" w14:textId="7F5F5BF8" w:rsidR="00A5392C" w:rsidRPr="002A4DEF" w:rsidRDefault="00A5392C" w:rsidP="00302943">
      <w:pPr>
        <w:pStyle w:val="Heading1Text"/>
        <w:numPr>
          <w:ilvl w:val="1"/>
          <w:numId w:val="39"/>
        </w:numPr>
        <w:jc w:val="both"/>
        <w:rPr>
          <w:rFonts w:ascii="Calibri Light" w:hAnsi="Calibri Light" w:cs="Arial"/>
        </w:rPr>
      </w:pPr>
      <w:r w:rsidRPr="002A4DEF">
        <w:rPr>
          <w:rFonts w:ascii="Calibri Light" w:hAnsi="Calibri Light" w:cs="Arial"/>
        </w:rPr>
        <w:t>Creating a new territory, changing name of territory is a cumbersome process; requires IT intervention</w:t>
      </w:r>
      <w:r w:rsidR="00302943">
        <w:rPr>
          <w:rFonts w:ascii="Calibri Light" w:hAnsi="Calibri Light" w:cs="Arial"/>
        </w:rPr>
        <w:t>.</w:t>
      </w:r>
    </w:p>
    <w:p w14:paraId="27A2BD41" w14:textId="085832C8" w:rsidR="00A5392C" w:rsidRDefault="00A5392C" w:rsidP="00302943">
      <w:pPr>
        <w:pStyle w:val="Heading1Text"/>
        <w:numPr>
          <w:ilvl w:val="1"/>
          <w:numId w:val="39"/>
        </w:numPr>
        <w:jc w:val="both"/>
        <w:rPr>
          <w:rFonts w:ascii="Calibri Light" w:hAnsi="Calibri Light" w:cs="Arial"/>
        </w:rPr>
      </w:pPr>
      <w:r w:rsidRPr="002A4DEF">
        <w:rPr>
          <w:rFonts w:ascii="Calibri Light" w:hAnsi="Calibri Light" w:cs="Arial"/>
        </w:rPr>
        <w:t>After territory change, reassigning open transactions to new account manager is a manual process (could be thousands of transactions</w:t>
      </w:r>
      <w:r w:rsidR="00443C15">
        <w:rPr>
          <w:rFonts w:ascii="Calibri Light" w:hAnsi="Calibri Light" w:cs="Arial"/>
        </w:rPr>
        <w:t>)</w:t>
      </w:r>
      <w:r w:rsidR="00302943">
        <w:rPr>
          <w:rFonts w:ascii="Calibri Light" w:hAnsi="Calibri Light" w:cs="Arial"/>
        </w:rPr>
        <w:t>.</w:t>
      </w:r>
    </w:p>
    <w:p w14:paraId="29431FC9" w14:textId="77777777" w:rsidR="00A5392C" w:rsidRDefault="00A5392C" w:rsidP="00302943">
      <w:pPr>
        <w:pStyle w:val="Heading1Text"/>
        <w:numPr>
          <w:ilvl w:val="0"/>
          <w:numId w:val="38"/>
        </w:numPr>
        <w:ind w:left="1440"/>
        <w:jc w:val="both"/>
        <w:rPr>
          <w:rFonts w:ascii="Calibri Light" w:hAnsi="Calibri Light" w:cs="Arial"/>
        </w:rPr>
      </w:pPr>
      <w:r>
        <w:rPr>
          <w:rFonts w:ascii="Calibri Light" w:hAnsi="Calibri Light" w:cs="Arial"/>
        </w:rPr>
        <w:t>No consistent process for creating and working Leads and Opportunities.  Each area / segment follows a different process.</w:t>
      </w:r>
    </w:p>
    <w:p w14:paraId="0F272C34" w14:textId="3AA0D589" w:rsidR="00A5392C" w:rsidRDefault="00A5392C" w:rsidP="00302943">
      <w:pPr>
        <w:pStyle w:val="Heading1Text"/>
        <w:numPr>
          <w:ilvl w:val="0"/>
          <w:numId w:val="38"/>
        </w:numPr>
        <w:ind w:left="1440"/>
        <w:jc w:val="both"/>
        <w:rPr>
          <w:rFonts w:ascii="Calibri Light" w:hAnsi="Calibri Light" w:cs="Arial"/>
        </w:rPr>
      </w:pPr>
      <w:r>
        <w:rPr>
          <w:rFonts w:ascii="Calibri Light" w:hAnsi="Calibri Light" w:cs="Arial"/>
        </w:rPr>
        <w:t>The annual territory re-assignment process is very complex and requires IT assistance to complete</w:t>
      </w:r>
      <w:r w:rsidR="00302943">
        <w:rPr>
          <w:rFonts w:ascii="Calibri Light" w:hAnsi="Calibri Light" w:cs="Arial"/>
        </w:rPr>
        <w:t>.</w:t>
      </w:r>
    </w:p>
    <w:p w14:paraId="6CD7739F" w14:textId="77777777" w:rsidR="00A5392C" w:rsidRDefault="00A5392C" w:rsidP="00302943">
      <w:pPr>
        <w:pStyle w:val="Heading1Text"/>
        <w:numPr>
          <w:ilvl w:val="0"/>
          <w:numId w:val="38"/>
        </w:numPr>
        <w:ind w:left="1440"/>
        <w:jc w:val="both"/>
        <w:rPr>
          <w:rFonts w:ascii="Calibri Light" w:hAnsi="Calibri Light" w:cs="Arial"/>
        </w:rPr>
      </w:pPr>
      <w:r>
        <w:rPr>
          <w:rFonts w:ascii="Calibri Light" w:hAnsi="Calibri Light" w:cs="Arial"/>
        </w:rPr>
        <w:t>When a territory changes, the re-assignment of Leads / Opportunities can be a manual process as there are gaps in the automated update.</w:t>
      </w:r>
    </w:p>
    <w:p w14:paraId="207B8576" w14:textId="472CA90F" w:rsidR="00A5392C" w:rsidRDefault="00A5392C" w:rsidP="00302943">
      <w:pPr>
        <w:pStyle w:val="Heading1Text"/>
        <w:numPr>
          <w:ilvl w:val="0"/>
          <w:numId w:val="38"/>
        </w:numPr>
        <w:ind w:left="1440"/>
        <w:jc w:val="both"/>
        <w:rPr>
          <w:rFonts w:ascii="Calibri Light" w:hAnsi="Calibri Light" w:cs="Arial"/>
        </w:rPr>
      </w:pPr>
      <w:r>
        <w:rPr>
          <w:rFonts w:ascii="Calibri Light" w:hAnsi="Calibri Light" w:cs="Arial"/>
        </w:rPr>
        <w:t>Some self-service customers (S4) are unclassified – meaning they are not assigned to the S4 segment</w:t>
      </w:r>
      <w:r w:rsidR="00302943">
        <w:rPr>
          <w:rFonts w:ascii="Calibri Light" w:hAnsi="Calibri Light" w:cs="Arial"/>
        </w:rPr>
        <w:t>.</w:t>
      </w:r>
      <w:r>
        <w:rPr>
          <w:rFonts w:ascii="Calibri Light" w:hAnsi="Calibri Light" w:cs="Arial"/>
        </w:rPr>
        <w:t xml:space="preserve"> </w:t>
      </w:r>
    </w:p>
    <w:p w14:paraId="28723E45" w14:textId="77777777" w:rsidR="00E20FC6" w:rsidRPr="00E20FC6" w:rsidRDefault="00E0118B" w:rsidP="001246D7">
      <w:pPr>
        <w:pStyle w:val="Heading2"/>
      </w:pPr>
      <w:bookmarkStart w:id="7" w:name="_Toc406588297"/>
      <w:bookmarkStart w:id="8" w:name="_Toc491613803"/>
      <w:bookmarkStart w:id="9" w:name="_Toc517342998"/>
      <w:r w:rsidRPr="006B24F0">
        <w:t>Responsible Parties</w:t>
      </w:r>
      <w:bookmarkEnd w:id="7"/>
      <w:bookmarkEnd w:id="8"/>
      <w:bookmarkEnd w:id="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6B24F0" w14:paraId="5FFB8BCB" w14:textId="77777777" w:rsidTr="00EF5230">
        <w:trPr>
          <w:cantSplit/>
          <w:trHeight w:val="432"/>
          <w:tblHeader/>
        </w:trPr>
        <w:tc>
          <w:tcPr>
            <w:tcW w:w="4567" w:type="dxa"/>
            <w:tcBorders>
              <w:top w:val="threeDEmboss" w:sz="6" w:space="0" w:color="auto"/>
              <w:bottom w:val="threeDEmboss" w:sz="6" w:space="0" w:color="auto"/>
            </w:tcBorders>
            <w:shd w:val="clear" w:color="auto" w:fill="F9FBAF"/>
            <w:vAlign w:val="center"/>
          </w:tcPr>
          <w:p w14:paraId="41CBB662"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Contact</w:t>
            </w:r>
          </w:p>
        </w:tc>
        <w:tc>
          <w:tcPr>
            <w:tcW w:w="4747" w:type="dxa"/>
            <w:tcBorders>
              <w:top w:val="threeDEmboss" w:sz="6" w:space="0" w:color="auto"/>
              <w:bottom w:val="threeDEmboss" w:sz="6" w:space="0" w:color="auto"/>
            </w:tcBorders>
            <w:shd w:val="clear" w:color="auto" w:fill="F9FBAF"/>
            <w:vAlign w:val="center"/>
          </w:tcPr>
          <w:p w14:paraId="3F2094DC"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Contact Person</w:t>
            </w:r>
          </w:p>
        </w:tc>
      </w:tr>
      <w:tr w:rsidR="00E0118B" w:rsidRPr="006B24F0" w14:paraId="202AD571" w14:textId="77777777" w:rsidTr="00EF5230">
        <w:trPr>
          <w:cantSplit/>
          <w:trHeight w:val="432"/>
        </w:trPr>
        <w:tc>
          <w:tcPr>
            <w:tcW w:w="4567" w:type="dxa"/>
            <w:tcBorders>
              <w:top w:val="threeDEmboss" w:sz="6" w:space="0" w:color="auto"/>
            </w:tcBorders>
            <w:vAlign w:val="center"/>
          </w:tcPr>
          <w:p w14:paraId="502EDCB6" w14:textId="77777777" w:rsidR="00E0118B" w:rsidRPr="006B24F0" w:rsidRDefault="00B333AA" w:rsidP="0035091A">
            <w:pPr>
              <w:pStyle w:val="TableField-Left"/>
              <w:rPr>
                <w:rFonts w:ascii="Calibri Light" w:hAnsi="Calibri Light" w:cs="Arial"/>
              </w:rPr>
            </w:pPr>
            <w:r w:rsidRPr="006B24F0">
              <w:rPr>
                <w:rFonts w:ascii="Calibri Light" w:hAnsi="Calibri Light" w:cs="Arial"/>
              </w:rPr>
              <w:t>Southern California Edison</w:t>
            </w:r>
            <w:r w:rsidR="00E0118B" w:rsidRPr="006B24F0">
              <w:rPr>
                <w:rFonts w:ascii="Calibri Light" w:hAnsi="Calibri Light" w:cs="Arial"/>
              </w:rPr>
              <w:t xml:space="preserve"> Business Process Owner</w:t>
            </w:r>
          </w:p>
        </w:tc>
        <w:tc>
          <w:tcPr>
            <w:tcW w:w="4747" w:type="dxa"/>
            <w:tcBorders>
              <w:top w:val="threeDEmboss" w:sz="6" w:space="0" w:color="auto"/>
            </w:tcBorders>
            <w:vAlign w:val="center"/>
          </w:tcPr>
          <w:p w14:paraId="30D61686" w14:textId="77777777" w:rsidR="00E0118B" w:rsidRPr="006B24F0" w:rsidRDefault="002A238F" w:rsidP="0035091A">
            <w:pPr>
              <w:pStyle w:val="TableField-Left"/>
              <w:rPr>
                <w:rFonts w:ascii="Calibri Light" w:hAnsi="Calibri Light" w:cs="Arial"/>
              </w:rPr>
            </w:pPr>
            <w:r>
              <w:rPr>
                <w:rFonts w:ascii="Calibri Light" w:hAnsi="Calibri Light" w:cs="Arial"/>
              </w:rPr>
              <w:t>Ken Crebar</w:t>
            </w:r>
          </w:p>
        </w:tc>
      </w:tr>
      <w:tr w:rsidR="00E0118B" w:rsidRPr="006B24F0" w14:paraId="359A43BF" w14:textId="77777777" w:rsidTr="00EF5230">
        <w:trPr>
          <w:cantSplit/>
          <w:trHeight w:val="432"/>
        </w:trPr>
        <w:tc>
          <w:tcPr>
            <w:tcW w:w="4567" w:type="dxa"/>
            <w:vAlign w:val="center"/>
          </w:tcPr>
          <w:p w14:paraId="264B23D3" w14:textId="77777777" w:rsidR="00E0118B" w:rsidRPr="006B24F0" w:rsidRDefault="00B333AA" w:rsidP="0035091A">
            <w:pPr>
              <w:pStyle w:val="TableField-Left"/>
              <w:rPr>
                <w:rFonts w:ascii="Calibri Light" w:hAnsi="Calibri Light" w:cs="Arial"/>
              </w:rPr>
            </w:pPr>
            <w:r w:rsidRPr="006B24F0">
              <w:rPr>
                <w:rFonts w:ascii="Calibri Light" w:hAnsi="Calibri Light" w:cs="Arial"/>
              </w:rPr>
              <w:t>Southern California Edison</w:t>
            </w:r>
            <w:r w:rsidR="00E0118B" w:rsidRPr="006B24F0">
              <w:rPr>
                <w:rFonts w:ascii="Calibri Light" w:hAnsi="Calibri Light" w:cs="Arial"/>
              </w:rPr>
              <w:t xml:space="preserve"> Lead</w:t>
            </w:r>
          </w:p>
        </w:tc>
        <w:tc>
          <w:tcPr>
            <w:tcW w:w="4747" w:type="dxa"/>
            <w:vAlign w:val="center"/>
          </w:tcPr>
          <w:p w14:paraId="2BAA0BFA" w14:textId="77777777" w:rsidR="00E0118B" w:rsidRPr="006B24F0" w:rsidRDefault="00302685" w:rsidP="0035091A">
            <w:pPr>
              <w:pStyle w:val="TableField-Left"/>
              <w:rPr>
                <w:rFonts w:ascii="Calibri Light" w:hAnsi="Calibri Light" w:cs="Arial"/>
              </w:rPr>
            </w:pPr>
            <w:r>
              <w:rPr>
                <w:rFonts w:ascii="Calibri Light" w:hAnsi="Calibri Light" w:cs="Arial"/>
              </w:rPr>
              <w:t>Ernesto Valle</w:t>
            </w:r>
          </w:p>
        </w:tc>
      </w:tr>
      <w:tr w:rsidR="00E0118B" w:rsidRPr="006B24F0" w14:paraId="785201CF" w14:textId="77777777" w:rsidTr="00EF5230">
        <w:trPr>
          <w:cantSplit/>
          <w:trHeight w:val="432"/>
        </w:trPr>
        <w:tc>
          <w:tcPr>
            <w:tcW w:w="4567" w:type="dxa"/>
            <w:vAlign w:val="center"/>
          </w:tcPr>
          <w:p w14:paraId="7A25CCA0" w14:textId="77777777" w:rsidR="00E0118B" w:rsidRPr="006B24F0" w:rsidRDefault="00E0118B" w:rsidP="0035091A">
            <w:pPr>
              <w:pStyle w:val="TableField-Left"/>
              <w:rPr>
                <w:rFonts w:ascii="Calibri Light" w:hAnsi="Calibri Light" w:cs="Arial"/>
              </w:rPr>
            </w:pPr>
            <w:r w:rsidRPr="006B24F0">
              <w:rPr>
                <w:rFonts w:ascii="Calibri Light" w:hAnsi="Calibri Light" w:cs="Arial"/>
              </w:rPr>
              <w:t>HCL Functional Lead</w:t>
            </w:r>
          </w:p>
        </w:tc>
        <w:tc>
          <w:tcPr>
            <w:tcW w:w="4747" w:type="dxa"/>
            <w:vAlign w:val="center"/>
          </w:tcPr>
          <w:p w14:paraId="172818F4" w14:textId="77777777" w:rsidR="00E0118B" w:rsidRPr="006B24F0" w:rsidRDefault="00302685" w:rsidP="0035091A">
            <w:pPr>
              <w:pStyle w:val="TableField-Left"/>
              <w:rPr>
                <w:rFonts w:ascii="Calibri Light" w:hAnsi="Calibri Light" w:cs="Arial"/>
              </w:rPr>
            </w:pPr>
            <w:r>
              <w:rPr>
                <w:rFonts w:ascii="Calibri Light" w:hAnsi="Calibri Light" w:cs="Arial"/>
              </w:rPr>
              <w:t>Naveen Kuchikulla</w:t>
            </w:r>
          </w:p>
        </w:tc>
      </w:tr>
      <w:tr w:rsidR="007C37D3" w:rsidRPr="006B24F0" w14:paraId="6C262769" w14:textId="77777777" w:rsidTr="00EF5230">
        <w:trPr>
          <w:cantSplit/>
          <w:trHeight w:val="432"/>
        </w:trPr>
        <w:tc>
          <w:tcPr>
            <w:tcW w:w="4567" w:type="dxa"/>
            <w:vAlign w:val="center"/>
          </w:tcPr>
          <w:p w14:paraId="7D1C52BD" w14:textId="77777777" w:rsidR="007C37D3" w:rsidRPr="006B24F0" w:rsidRDefault="007C37D3" w:rsidP="0035091A">
            <w:pPr>
              <w:pStyle w:val="TableField-Left"/>
              <w:rPr>
                <w:rFonts w:ascii="Calibri Light" w:hAnsi="Calibri Light" w:cs="Arial"/>
              </w:rPr>
            </w:pPr>
            <w:r w:rsidRPr="006B24F0">
              <w:rPr>
                <w:rFonts w:ascii="Calibri Light" w:hAnsi="Calibri Light" w:cs="Arial"/>
              </w:rPr>
              <w:t>Solution Architect</w:t>
            </w:r>
          </w:p>
        </w:tc>
        <w:tc>
          <w:tcPr>
            <w:tcW w:w="4747" w:type="dxa"/>
            <w:vAlign w:val="center"/>
          </w:tcPr>
          <w:p w14:paraId="429F1645" w14:textId="77777777" w:rsidR="007C37D3" w:rsidRPr="006B24F0" w:rsidRDefault="00302685" w:rsidP="0035091A">
            <w:pPr>
              <w:pStyle w:val="TableField-Left"/>
              <w:rPr>
                <w:rFonts w:ascii="Calibri Light" w:hAnsi="Calibri Light" w:cs="Arial"/>
              </w:rPr>
            </w:pPr>
            <w:r>
              <w:rPr>
                <w:rFonts w:ascii="Calibri Light" w:hAnsi="Calibri Light" w:cs="Arial"/>
              </w:rPr>
              <w:t>Chitra Bose</w:t>
            </w:r>
          </w:p>
        </w:tc>
      </w:tr>
      <w:tr w:rsidR="007C37D3" w:rsidRPr="006B24F0" w14:paraId="06FFD19A" w14:textId="77777777" w:rsidTr="00EF5230">
        <w:trPr>
          <w:cantSplit/>
          <w:trHeight w:val="432"/>
        </w:trPr>
        <w:tc>
          <w:tcPr>
            <w:tcW w:w="4567" w:type="dxa"/>
            <w:vAlign w:val="center"/>
          </w:tcPr>
          <w:p w14:paraId="0EC2D8E4" w14:textId="77777777" w:rsidR="007C37D3" w:rsidRPr="006B24F0" w:rsidRDefault="007C37D3" w:rsidP="0035091A">
            <w:pPr>
              <w:pStyle w:val="TableField-Left"/>
              <w:rPr>
                <w:rFonts w:ascii="Calibri Light" w:hAnsi="Calibri Light" w:cs="Arial"/>
              </w:rPr>
            </w:pPr>
            <w:r w:rsidRPr="006B24F0">
              <w:rPr>
                <w:rFonts w:ascii="Calibri Light" w:hAnsi="Calibri Light" w:cs="Arial"/>
              </w:rPr>
              <w:t>Front Office or Back Office Lead</w:t>
            </w:r>
          </w:p>
        </w:tc>
        <w:tc>
          <w:tcPr>
            <w:tcW w:w="4747" w:type="dxa"/>
            <w:vAlign w:val="center"/>
          </w:tcPr>
          <w:p w14:paraId="64074C1D" w14:textId="77777777" w:rsidR="007C37D3" w:rsidRPr="006B24F0" w:rsidRDefault="00302685" w:rsidP="0035091A">
            <w:pPr>
              <w:pStyle w:val="TableField-Left"/>
              <w:rPr>
                <w:rFonts w:ascii="Calibri Light" w:hAnsi="Calibri Light" w:cs="Arial"/>
              </w:rPr>
            </w:pPr>
            <w:r>
              <w:rPr>
                <w:rFonts w:ascii="Calibri Light" w:hAnsi="Calibri Light" w:cs="Arial"/>
              </w:rPr>
              <w:t>Pedro Costa</w:t>
            </w:r>
          </w:p>
        </w:tc>
      </w:tr>
      <w:tr w:rsidR="00E0118B" w:rsidRPr="006B24F0" w14:paraId="289FDF84" w14:textId="77777777" w:rsidTr="00EF5230">
        <w:trPr>
          <w:cantSplit/>
          <w:trHeight w:val="432"/>
        </w:trPr>
        <w:tc>
          <w:tcPr>
            <w:tcW w:w="4567" w:type="dxa"/>
            <w:vAlign w:val="center"/>
          </w:tcPr>
          <w:p w14:paraId="1F18A4FD" w14:textId="77777777" w:rsidR="00E0118B" w:rsidRPr="006B24F0" w:rsidRDefault="00E0118B" w:rsidP="0035091A">
            <w:pPr>
              <w:pStyle w:val="TableField-Left"/>
              <w:rPr>
                <w:rFonts w:ascii="Calibri Light" w:hAnsi="Calibri Light" w:cs="Arial"/>
              </w:rPr>
            </w:pPr>
            <w:r w:rsidRPr="006B24F0">
              <w:rPr>
                <w:rFonts w:ascii="Calibri Light" w:hAnsi="Calibri Light" w:cs="Arial"/>
              </w:rPr>
              <w:lastRenderedPageBreak/>
              <w:t>Subject Matter Experts</w:t>
            </w:r>
          </w:p>
        </w:tc>
        <w:tc>
          <w:tcPr>
            <w:tcW w:w="4747" w:type="dxa"/>
            <w:vAlign w:val="center"/>
          </w:tcPr>
          <w:p w14:paraId="0F7E3F8D" w14:textId="77777777" w:rsidR="00E0118B" w:rsidRDefault="00154707" w:rsidP="0035091A">
            <w:pPr>
              <w:pStyle w:val="TableField-Left"/>
              <w:rPr>
                <w:rFonts w:ascii="Calibri Light" w:hAnsi="Calibri Light" w:cs="Arial"/>
              </w:rPr>
            </w:pPr>
            <w:r>
              <w:rPr>
                <w:rFonts w:ascii="Calibri Light" w:hAnsi="Calibri Light" w:cs="Arial"/>
              </w:rPr>
              <w:t>Michael Curley</w:t>
            </w:r>
          </w:p>
          <w:p w14:paraId="7958BC31" w14:textId="77777777" w:rsidR="00154707" w:rsidRDefault="00154707" w:rsidP="0035091A">
            <w:pPr>
              <w:pStyle w:val="TableField-Left"/>
              <w:rPr>
                <w:rFonts w:ascii="Calibri Light" w:hAnsi="Calibri Light" w:cs="Arial"/>
              </w:rPr>
            </w:pPr>
            <w:r>
              <w:rPr>
                <w:rFonts w:ascii="Calibri Light" w:hAnsi="Calibri Light" w:cs="Arial"/>
              </w:rPr>
              <w:t>Janine Aumont</w:t>
            </w:r>
          </w:p>
          <w:p w14:paraId="5C3897F0" w14:textId="77777777" w:rsidR="00154707" w:rsidRDefault="00154707" w:rsidP="0035091A">
            <w:pPr>
              <w:pStyle w:val="TableField-Left"/>
              <w:rPr>
                <w:rFonts w:ascii="Calibri Light" w:hAnsi="Calibri Light" w:cs="Arial"/>
              </w:rPr>
            </w:pPr>
            <w:r>
              <w:rPr>
                <w:rFonts w:ascii="Calibri Light" w:hAnsi="Calibri Light" w:cs="Arial"/>
              </w:rPr>
              <w:t>Scott Hirth</w:t>
            </w:r>
          </w:p>
          <w:p w14:paraId="0229C103" w14:textId="77777777" w:rsidR="00154707" w:rsidRDefault="00154707" w:rsidP="0035091A">
            <w:pPr>
              <w:pStyle w:val="TableField-Left"/>
              <w:rPr>
                <w:rFonts w:ascii="Calibri Light" w:hAnsi="Calibri Light" w:cs="Arial"/>
              </w:rPr>
            </w:pPr>
            <w:r>
              <w:rPr>
                <w:rFonts w:ascii="Calibri Light" w:hAnsi="Calibri Light" w:cs="Arial"/>
              </w:rPr>
              <w:t>Orlando Cisneros</w:t>
            </w:r>
          </w:p>
          <w:p w14:paraId="16DE3602" w14:textId="77777777" w:rsidR="00E65D19" w:rsidRDefault="00E65D19" w:rsidP="0035091A">
            <w:pPr>
              <w:pStyle w:val="TableField-Left"/>
              <w:rPr>
                <w:rFonts w:ascii="Calibri Light" w:hAnsi="Calibri Light" w:cs="Arial"/>
              </w:rPr>
            </w:pPr>
            <w:r>
              <w:rPr>
                <w:rFonts w:ascii="Calibri Light" w:hAnsi="Calibri Light" w:cs="Arial"/>
              </w:rPr>
              <w:t>Eva Flores</w:t>
            </w:r>
          </w:p>
          <w:p w14:paraId="65CA9AC2" w14:textId="77777777" w:rsidR="00E65D19" w:rsidRPr="006B24F0" w:rsidRDefault="00E65D19" w:rsidP="0035091A">
            <w:pPr>
              <w:pStyle w:val="TableField-Left"/>
              <w:rPr>
                <w:rFonts w:ascii="Calibri Light" w:hAnsi="Calibri Light" w:cs="Arial"/>
              </w:rPr>
            </w:pPr>
            <w:r>
              <w:rPr>
                <w:rFonts w:ascii="Calibri Light" w:hAnsi="Calibri Light" w:cs="Arial"/>
              </w:rPr>
              <w:t>Erikka Foy</w:t>
            </w:r>
          </w:p>
        </w:tc>
      </w:tr>
      <w:tr w:rsidR="00E0118B" w:rsidRPr="006B24F0" w14:paraId="4483DE6D" w14:textId="77777777" w:rsidTr="00EF5230">
        <w:trPr>
          <w:cantSplit/>
          <w:trHeight w:val="432"/>
        </w:trPr>
        <w:tc>
          <w:tcPr>
            <w:tcW w:w="4567" w:type="dxa"/>
            <w:vAlign w:val="center"/>
          </w:tcPr>
          <w:p w14:paraId="184E9908" w14:textId="77777777" w:rsidR="00E0118B" w:rsidRPr="006B24F0" w:rsidRDefault="00E0118B" w:rsidP="0035091A">
            <w:pPr>
              <w:pStyle w:val="TableField-Left"/>
              <w:rPr>
                <w:rFonts w:ascii="Calibri Light" w:hAnsi="Calibri Light" w:cs="Arial"/>
              </w:rPr>
            </w:pPr>
            <w:r w:rsidRPr="006B24F0">
              <w:rPr>
                <w:rFonts w:ascii="Calibri Light" w:hAnsi="Calibri Light" w:cs="Arial"/>
              </w:rPr>
              <w:t>Key User Group</w:t>
            </w:r>
          </w:p>
        </w:tc>
        <w:tc>
          <w:tcPr>
            <w:tcW w:w="4747" w:type="dxa"/>
            <w:vAlign w:val="center"/>
          </w:tcPr>
          <w:p w14:paraId="1A5185BA" w14:textId="77777777" w:rsidR="00E0118B" w:rsidRPr="006B24F0" w:rsidRDefault="00384811" w:rsidP="0035091A">
            <w:pPr>
              <w:pStyle w:val="TableField-Left"/>
              <w:rPr>
                <w:rFonts w:ascii="Calibri Light" w:hAnsi="Calibri Light" w:cs="Arial"/>
              </w:rPr>
            </w:pPr>
            <w:r>
              <w:rPr>
                <w:rFonts w:ascii="Calibri Light" w:hAnsi="Calibri Light" w:cs="Arial"/>
              </w:rPr>
              <w:t>BCD</w:t>
            </w:r>
          </w:p>
        </w:tc>
      </w:tr>
    </w:tbl>
    <w:p w14:paraId="11F8DBBC" w14:textId="77777777" w:rsidR="00E0118B" w:rsidRPr="006B24F0" w:rsidRDefault="00E0118B" w:rsidP="001246D7">
      <w:pPr>
        <w:pStyle w:val="Heading2"/>
      </w:pPr>
      <w:bookmarkStart w:id="10" w:name="_Toc406588298"/>
      <w:bookmarkStart w:id="11" w:name="_Toc491613804"/>
      <w:bookmarkStart w:id="12" w:name="_Toc517342999"/>
      <w:r w:rsidRPr="006B24F0">
        <w:t>Document Control</w:t>
      </w:r>
      <w:bookmarkEnd w:id="10"/>
      <w:bookmarkEnd w:id="11"/>
      <w:bookmarkEnd w:id="12"/>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3"/>
        <w:gridCol w:w="3793"/>
        <w:gridCol w:w="1554"/>
        <w:gridCol w:w="2964"/>
      </w:tblGrid>
      <w:tr w:rsidR="00E0118B" w:rsidRPr="006B24F0" w14:paraId="0125C1D6" w14:textId="77777777" w:rsidTr="00782922">
        <w:trPr>
          <w:cantSplit/>
          <w:trHeight w:val="432"/>
          <w:tblHeader/>
        </w:trPr>
        <w:tc>
          <w:tcPr>
            <w:tcW w:w="1008" w:type="dxa"/>
            <w:tcBorders>
              <w:top w:val="threeDEmboss" w:sz="6" w:space="0" w:color="auto"/>
              <w:bottom w:val="threeDEmboss" w:sz="6" w:space="0" w:color="auto"/>
            </w:tcBorders>
            <w:shd w:val="clear" w:color="auto" w:fill="F9FBAF"/>
            <w:vAlign w:val="center"/>
          </w:tcPr>
          <w:p w14:paraId="13127080" w14:textId="77777777" w:rsidR="00E0118B" w:rsidRPr="006B24F0" w:rsidRDefault="00E0118B" w:rsidP="0035091A">
            <w:pPr>
              <w:pStyle w:val="TableHeader-Center"/>
              <w:rPr>
                <w:rFonts w:ascii="Calibri Light" w:hAnsi="Calibri Light" w:cs="Arial"/>
              </w:rPr>
            </w:pPr>
            <w:r w:rsidRPr="006B24F0">
              <w:rPr>
                <w:rFonts w:ascii="Calibri Light" w:hAnsi="Calibri Light" w:cs="Arial"/>
              </w:rPr>
              <w:t>Version</w:t>
            </w:r>
          </w:p>
        </w:tc>
        <w:tc>
          <w:tcPr>
            <w:tcW w:w="3870" w:type="dxa"/>
            <w:tcBorders>
              <w:top w:val="threeDEmboss" w:sz="6" w:space="0" w:color="auto"/>
              <w:bottom w:val="threeDEmboss" w:sz="6" w:space="0" w:color="auto"/>
            </w:tcBorders>
            <w:shd w:val="clear" w:color="auto" w:fill="F9FBAF"/>
            <w:vAlign w:val="center"/>
          </w:tcPr>
          <w:p w14:paraId="457290A1"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Description of Change</w:t>
            </w:r>
          </w:p>
        </w:tc>
        <w:tc>
          <w:tcPr>
            <w:tcW w:w="1566" w:type="dxa"/>
            <w:tcBorders>
              <w:top w:val="threeDEmboss" w:sz="6" w:space="0" w:color="auto"/>
              <w:bottom w:val="threeDEmboss" w:sz="6" w:space="0" w:color="auto"/>
            </w:tcBorders>
            <w:shd w:val="clear" w:color="auto" w:fill="F9FBAF"/>
            <w:vAlign w:val="center"/>
          </w:tcPr>
          <w:p w14:paraId="572337D2"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Date</w:t>
            </w:r>
          </w:p>
        </w:tc>
        <w:tc>
          <w:tcPr>
            <w:tcW w:w="3024" w:type="dxa"/>
            <w:tcBorders>
              <w:top w:val="threeDEmboss" w:sz="6" w:space="0" w:color="auto"/>
              <w:bottom w:val="threeDEmboss" w:sz="6" w:space="0" w:color="auto"/>
            </w:tcBorders>
            <w:shd w:val="clear" w:color="auto" w:fill="F9FBAF"/>
            <w:vAlign w:val="center"/>
          </w:tcPr>
          <w:p w14:paraId="7D214A21"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Author</w:t>
            </w:r>
          </w:p>
        </w:tc>
      </w:tr>
      <w:tr w:rsidR="00E0118B" w:rsidRPr="006B24F0" w14:paraId="4220F72E" w14:textId="77777777" w:rsidTr="0035091A">
        <w:trPr>
          <w:cantSplit/>
          <w:trHeight w:val="432"/>
        </w:trPr>
        <w:tc>
          <w:tcPr>
            <w:tcW w:w="1008" w:type="dxa"/>
            <w:tcBorders>
              <w:top w:val="threeDEmboss" w:sz="6" w:space="0" w:color="auto"/>
            </w:tcBorders>
            <w:vAlign w:val="center"/>
          </w:tcPr>
          <w:p w14:paraId="2089ED4F" w14:textId="77777777" w:rsidR="00E0118B" w:rsidRPr="006B24F0" w:rsidRDefault="00E0118B" w:rsidP="0035091A">
            <w:pPr>
              <w:pStyle w:val="TableField-Center"/>
              <w:rPr>
                <w:rFonts w:ascii="Calibri Light" w:hAnsi="Calibri Light" w:cs="Arial"/>
              </w:rPr>
            </w:pPr>
            <w:r w:rsidRPr="006B24F0">
              <w:rPr>
                <w:rFonts w:ascii="Calibri Light" w:hAnsi="Calibri Light" w:cs="Arial"/>
              </w:rPr>
              <w:t>0.1</w:t>
            </w:r>
          </w:p>
        </w:tc>
        <w:tc>
          <w:tcPr>
            <w:tcW w:w="3870" w:type="dxa"/>
            <w:tcBorders>
              <w:top w:val="threeDEmboss" w:sz="6" w:space="0" w:color="auto"/>
            </w:tcBorders>
            <w:vAlign w:val="center"/>
          </w:tcPr>
          <w:p w14:paraId="6661BCE0" w14:textId="77777777" w:rsidR="00E0118B" w:rsidRPr="006B24F0" w:rsidRDefault="00E0118B" w:rsidP="0035091A">
            <w:pPr>
              <w:pStyle w:val="TableField-Left"/>
              <w:rPr>
                <w:rFonts w:ascii="Calibri Light" w:hAnsi="Calibri Light" w:cs="Arial"/>
              </w:rPr>
            </w:pPr>
            <w:r w:rsidRPr="006B24F0">
              <w:rPr>
                <w:rFonts w:ascii="Calibri Light" w:hAnsi="Calibri Light" w:cs="Arial"/>
              </w:rPr>
              <w:t>Creation of Initial Version</w:t>
            </w:r>
          </w:p>
        </w:tc>
        <w:tc>
          <w:tcPr>
            <w:tcW w:w="1566" w:type="dxa"/>
            <w:tcBorders>
              <w:top w:val="threeDEmboss" w:sz="6" w:space="0" w:color="auto"/>
            </w:tcBorders>
            <w:vAlign w:val="center"/>
          </w:tcPr>
          <w:p w14:paraId="4E97C629" w14:textId="77777777" w:rsidR="00E0118B" w:rsidRPr="006B24F0" w:rsidRDefault="00EF7228" w:rsidP="0035091A">
            <w:pPr>
              <w:pStyle w:val="TableField-Left"/>
              <w:rPr>
                <w:rFonts w:ascii="Calibri Light" w:hAnsi="Calibri Light" w:cs="Arial"/>
              </w:rPr>
            </w:pPr>
            <w:r>
              <w:rPr>
                <w:rFonts w:ascii="Calibri Light" w:hAnsi="Calibri Light" w:cs="Arial"/>
              </w:rPr>
              <w:t>01/19/2018</w:t>
            </w:r>
          </w:p>
        </w:tc>
        <w:tc>
          <w:tcPr>
            <w:tcW w:w="3024" w:type="dxa"/>
            <w:tcBorders>
              <w:top w:val="threeDEmboss" w:sz="6" w:space="0" w:color="auto"/>
            </w:tcBorders>
            <w:vAlign w:val="center"/>
          </w:tcPr>
          <w:p w14:paraId="2F9A00E4" w14:textId="77777777" w:rsidR="00E0118B" w:rsidRPr="006B24F0" w:rsidRDefault="00EF7228" w:rsidP="0035091A">
            <w:pPr>
              <w:pStyle w:val="TableField-Left"/>
              <w:rPr>
                <w:rFonts w:ascii="Calibri Light" w:hAnsi="Calibri Light" w:cs="Arial"/>
              </w:rPr>
            </w:pPr>
            <w:r>
              <w:rPr>
                <w:rFonts w:ascii="Calibri Light" w:hAnsi="Calibri Light" w:cs="Arial"/>
              </w:rPr>
              <w:t>Naveen Kuchikulla</w:t>
            </w:r>
          </w:p>
        </w:tc>
      </w:tr>
      <w:tr w:rsidR="00E0118B" w:rsidRPr="006B24F0" w14:paraId="04ADD03C" w14:textId="77777777" w:rsidTr="0035091A">
        <w:trPr>
          <w:cantSplit/>
          <w:trHeight w:val="432"/>
        </w:trPr>
        <w:tc>
          <w:tcPr>
            <w:tcW w:w="1008" w:type="dxa"/>
            <w:vAlign w:val="center"/>
          </w:tcPr>
          <w:p w14:paraId="05B77D13" w14:textId="77777777" w:rsidR="00E0118B" w:rsidRPr="006B24F0" w:rsidRDefault="000A2435" w:rsidP="0035091A">
            <w:pPr>
              <w:pStyle w:val="TableField-Center"/>
              <w:rPr>
                <w:rFonts w:ascii="Calibri Light" w:hAnsi="Calibri Light" w:cs="Arial"/>
              </w:rPr>
            </w:pPr>
            <w:r>
              <w:rPr>
                <w:rFonts w:ascii="Calibri Light" w:hAnsi="Calibri Light" w:cs="Arial"/>
              </w:rPr>
              <w:t>1.1</w:t>
            </w:r>
          </w:p>
        </w:tc>
        <w:tc>
          <w:tcPr>
            <w:tcW w:w="3870" w:type="dxa"/>
            <w:vAlign w:val="center"/>
          </w:tcPr>
          <w:p w14:paraId="6B4601D0" w14:textId="19762205" w:rsidR="00E0118B" w:rsidRPr="006B24F0" w:rsidRDefault="00BE4E4A" w:rsidP="0035091A">
            <w:pPr>
              <w:pStyle w:val="TableField-Left"/>
              <w:rPr>
                <w:rFonts w:ascii="Calibri Light" w:hAnsi="Calibri Light" w:cs="Arial"/>
              </w:rPr>
            </w:pPr>
            <w:r>
              <w:rPr>
                <w:rFonts w:ascii="Calibri Light" w:hAnsi="Calibri Light" w:cs="Arial"/>
              </w:rPr>
              <w:t>Revised</w:t>
            </w:r>
            <w:r w:rsidR="000A2435">
              <w:rPr>
                <w:rFonts w:ascii="Calibri Light" w:hAnsi="Calibri Light" w:cs="Arial"/>
              </w:rPr>
              <w:t xml:space="preserve"> based on design discussions with SCE.</w:t>
            </w:r>
          </w:p>
        </w:tc>
        <w:tc>
          <w:tcPr>
            <w:tcW w:w="1566" w:type="dxa"/>
            <w:vAlign w:val="center"/>
          </w:tcPr>
          <w:p w14:paraId="77C08670" w14:textId="77777777" w:rsidR="00E0118B" w:rsidRPr="006B24F0" w:rsidRDefault="000A2435" w:rsidP="0035091A">
            <w:pPr>
              <w:pStyle w:val="TableField-Left"/>
              <w:rPr>
                <w:rFonts w:ascii="Calibri Light" w:hAnsi="Calibri Light" w:cs="Arial"/>
              </w:rPr>
            </w:pPr>
            <w:r>
              <w:rPr>
                <w:rFonts w:ascii="Calibri Light" w:hAnsi="Calibri Light" w:cs="Arial"/>
              </w:rPr>
              <w:t>05/02/2018</w:t>
            </w:r>
          </w:p>
        </w:tc>
        <w:tc>
          <w:tcPr>
            <w:tcW w:w="3024" w:type="dxa"/>
            <w:vAlign w:val="center"/>
          </w:tcPr>
          <w:p w14:paraId="2FF27CE3" w14:textId="77777777" w:rsidR="00E0118B" w:rsidRPr="006B24F0" w:rsidRDefault="000A2435" w:rsidP="0035091A">
            <w:pPr>
              <w:pStyle w:val="TableField-Left"/>
              <w:rPr>
                <w:rFonts w:ascii="Calibri Light" w:hAnsi="Calibri Light" w:cs="Arial"/>
              </w:rPr>
            </w:pPr>
            <w:r>
              <w:rPr>
                <w:rFonts w:ascii="Calibri Light" w:hAnsi="Calibri Light" w:cs="Arial"/>
              </w:rPr>
              <w:t>Naveen Kuchikulla</w:t>
            </w:r>
          </w:p>
        </w:tc>
      </w:tr>
      <w:tr w:rsidR="00E0118B" w:rsidRPr="006B24F0" w14:paraId="0E7033C7" w14:textId="77777777" w:rsidTr="0035091A">
        <w:trPr>
          <w:cantSplit/>
          <w:trHeight w:val="432"/>
        </w:trPr>
        <w:tc>
          <w:tcPr>
            <w:tcW w:w="1008" w:type="dxa"/>
            <w:vAlign w:val="center"/>
          </w:tcPr>
          <w:p w14:paraId="1B1A3104" w14:textId="77777777" w:rsidR="00E0118B" w:rsidRPr="006B24F0" w:rsidRDefault="001E2242" w:rsidP="0035091A">
            <w:pPr>
              <w:pStyle w:val="TableField-Center"/>
              <w:rPr>
                <w:rFonts w:ascii="Calibri Light" w:hAnsi="Calibri Light" w:cs="Arial"/>
              </w:rPr>
            </w:pPr>
            <w:r>
              <w:rPr>
                <w:rFonts w:ascii="Calibri Light" w:hAnsi="Calibri Light" w:cs="Arial"/>
              </w:rPr>
              <w:t>1.2</w:t>
            </w:r>
          </w:p>
        </w:tc>
        <w:tc>
          <w:tcPr>
            <w:tcW w:w="3870" w:type="dxa"/>
            <w:vAlign w:val="center"/>
          </w:tcPr>
          <w:p w14:paraId="56D7282A" w14:textId="77777777" w:rsidR="00E0118B" w:rsidRPr="006B24F0" w:rsidRDefault="001E2242" w:rsidP="0035091A">
            <w:pPr>
              <w:pStyle w:val="TableField-Left"/>
              <w:rPr>
                <w:rFonts w:ascii="Calibri Light" w:hAnsi="Calibri Light" w:cs="Arial"/>
              </w:rPr>
            </w:pPr>
            <w:r>
              <w:rPr>
                <w:rFonts w:ascii="Calibri Light" w:hAnsi="Calibri Light" w:cs="Arial"/>
              </w:rPr>
              <w:t>Documented the solution for the Demand Side Management Sales Cycle</w:t>
            </w:r>
            <w:r w:rsidR="001263C1">
              <w:rPr>
                <w:rFonts w:ascii="Calibri Light" w:hAnsi="Calibri Light" w:cs="Arial"/>
              </w:rPr>
              <w:t xml:space="preserve"> and New Construction Sales Cycle</w:t>
            </w:r>
          </w:p>
        </w:tc>
        <w:tc>
          <w:tcPr>
            <w:tcW w:w="1566" w:type="dxa"/>
            <w:vAlign w:val="center"/>
          </w:tcPr>
          <w:p w14:paraId="172CB890" w14:textId="77777777" w:rsidR="00E0118B" w:rsidRPr="006B24F0" w:rsidRDefault="001E2242" w:rsidP="0035091A">
            <w:pPr>
              <w:pStyle w:val="TableField-Left"/>
              <w:rPr>
                <w:rFonts w:ascii="Calibri Light" w:hAnsi="Calibri Light" w:cs="Arial"/>
              </w:rPr>
            </w:pPr>
            <w:r>
              <w:rPr>
                <w:rFonts w:ascii="Calibri Light" w:hAnsi="Calibri Light" w:cs="Arial"/>
              </w:rPr>
              <w:t>05/04/2018</w:t>
            </w:r>
          </w:p>
        </w:tc>
        <w:tc>
          <w:tcPr>
            <w:tcW w:w="3024" w:type="dxa"/>
            <w:vAlign w:val="center"/>
          </w:tcPr>
          <w:p w14:paraId="29B135F8" w14:textId="77777777" w:rsidR="00E0118B" w:rsidRPr="006B24F0" w:rsidRDefault="001E2242" w:rsidP="0035091A">
            <w:pPr>
              <w:pStyle w:val="TableField-Left"/>
              <w:rPr>
                <w:rFonts w:ascii="Calibri Light" w:hAnsi="Calibri Light" w:cs="Arial"/>
              </w:rPr>
            </w:pPr>
            <w:r>
              <w:rPr>
                <w:rFonts w:ascii="Calibri Light" w:hAnsi="Calibri Light" w:cs="Arial"/>
              </w:rPr>
              <w:t>Naveen Kuchikulla</w:t>
            </w:r>
          </w:p>
        </w:tc>
      </w:tr>
      <w:tr w:rsidR="00571F00" w:rsidRPr="006B24F0" w14:paraId="759C95DF" w14:textId="77777777" w:rsidTr="0035091A">
        <w:trPr>
          <w:cantSplit/>
          <w:trHeight w:val="432"/>
        </w:trPr>
        <w:tc>
          <w:tcPr>
            <w:tcW w:w="1008" w:type="dxa"/>
            <w:vAlign w:val="center"/>
          </w:tcPr>
          <w:p w14:paraId="017F141E" w14:textId="15F7B470" w:rsidR="00571F00" w:rsidRDefault="006F4786" w:rsidP="0035091A">
            <w:pPr>
              <w:pStyle w:val="TableField-Center"/>
              <w:rPr>
                <w:rFonts w:ascii="Calibri Light" w:hAnsi="Calibri Light" w:cs="Arial"/>
              </w:rPr>
            </w:pPr>
            <w:r>
              <w:rPr>
                <w:rFonts w:ascii="Calibri Light" w:hAnsi="Calibri Light" w:cs="Arial"/>
              </w:rPr>
              <w:t>1.3</w:t>
            </w:r>
          </w:p>
        </w:tc>
        <w:tc>
          <w:tcPr>
            <w:tcW w:w="3870" w:type="dxa"/>
            <w:vAlign w:val="center"/>
          </w:tcPr>
          <w:p w14:paraId="03336691" w14:textId="6CCB4A27" w:rsidR="00571F00" w:rsidRDefault="00BE4E4A" w:rsidP="0035091A">
            <w:pPr>
              <w:pStyle w:val="TableField-Left"/>
              <w:rPr>
                <w:rFonts w:ascii="Calibri Light" w:hAnsi="Calibri Light" w:cs="Arial"/>
              </w:rPr>
            </w:pPr>
            <w:r>
              <w:rPr>
                <w:rFonts w:ascii="Calibri Light" w:hAnsi="Calibri Light" w:cs="Arial"/>
              </w:rPr>
              <w:t>Revised</w:t>
            </w:r>
            <w:r w:rsidR="006F4786">
              <w:rPr>
                <w:rFonts w:ascii="Calibri Light" w:hAnsi="Calibri Light" w:cs="Arial"/>
              </w:rPr>
              <w:t xml:space="preserve"> based on the feedback provided by SCE</w:t>
            </w:r>
            <w:r>
              <w:rPr>
                <w:rFonts w:ascii="Calibri Light" w:hAnsi="Calibri Light" w:cs="Arial"/>
              </w:rPr>
              <w:t xml:space="preserve"> SME’s</w:t>
            </w:r>
            <w:r w:rsidR="006F4786">
              <w:rPr>
                <w:rFonts w:ascii="Calibri Light" w:hAnsi="Calibri Light" w:cs="Arial"/>
              </w:rPr>
              <w:t xml:space="preserve"> during the week of May 20</w:t>
            </w:r>
            <w:r w:rsidR="006F4786" w:rsidRPr="006F4786">
              <w:rPr>
                <w:rFonts w:ascii="Calibri Light" w:hAnsi="Calibri Light" w:cs="Arial"/>
                <w:vertAlign w:val="superscript"/>
              </w:rPr>
              <w:t>th</w:t>
            </w:r>
            <w:r w:rsidR="006F4786">
              <w:rPr>
                <w:rFonts w:ascii="Calibri Light" w:hAnsi="Calibri Light" w:cs="Arial"/>
              </w:rPr>
              <w:t xml:space="preserve"> 2018.</w:t>
            </w:r>
          </w:p>
        </w:tc>
        <w:tc>
          <w:tcPr>
            <w:tcW w:w="1566" w:type="dxa"/>
            <w:vAlign w:val="center"/>
          </w:tcPr>
          <w:p w14:paraId="65F28DD5" w14:textId="53AD6329" w:rsidR="00571F00" w:rsidRDefault="006F4786" w:rsidP="0035091A">
            <w:pPr>
              <w:pStyle w:val="TableField-Left"/>
              <w:rPr>
                <w:rFonts w:ascii="Calibri Light" w:hAnsi="Calibri Light" w:cs="Arial"/>
              </w:rPr>
            </w:pPr>
            <w:r>
              <w:rPr>
                <w:rFonts w:ascii="Calibri Light" w:hAnsi="Calibri Light" w:cs="Arial"/>
              </w:rPr>
              <w:t>05/27/2018</w:t>
            </w:r>
          </w:p>
        </w:tc>
        <w:tc>
          <w:tcPr>
            <w:tcW w:w="3024" w:type="dxa"/>
            <w:vAlign w:val="center"/>
          </w:tcPr>
          <w:p w14:paraId="253822D2" w14:textId="176A7659" w:rsidR="00571F00" w:rsidRDefault="006F4786" w:rsidP="0035091A">
            <w:pPr>
              <w:pStyle w:val="TableField-Left"/>
              <w:rPr>
                <w:rFonts w:ascii="Calibri Light" w:hAnsi="Calibri Light" w:cs="Arial"/>
              </w:rPr>
            </w:pPr>
            <w:r>
              <w:rPr>
                <w:rFonts w:ascii="Calibri Light" w:hAnsi="Calibri Light" w:cs="Arial"/>
              </w:rPr>
              <w:t>Naveen Kuchikulla</w:t>
            </w:r>
          </w:p>
        </w:tc>
      </w:tr>
      <w:tr w:rsidR="002F4702" w:rsidRPr="006B24F0" w14:paraId="452D1C3D" w14:textId="77777777" w:rsidTr="0035091A">
        <w:trPr>
          <w:cantSplit/>
          <w:trHeight w:val="432"/>
        </w:trPr>
        <w:tc>
          <w:tcPr>
            <w:tcW w:w="1008" w:type="dxa"/>
            <w:vAlign w:val="center"/>
          </w:tcPr>
          <w:p w14:paraId="1E332C8A" w14:textId="6EA11E15" w:rsidR="002F4702" w:rsidRDefault="002F4702" w:rsidP="0035091A">
            <w:pPr>
              <w:pStyle w:val="TableField-Center"/>
              <w:rPr>
                <w:rFonts w:ascii="Calibri Light" w:hAnsi="Calibri Light" w:cs="Arial"/>
              </w:rPr>
            </w:pPr>
            <w:r>
              <w:rPr>
                <w:rFonts w:ascii="Calibri Light" w:hAnsi="Calibri Light" w:cs="Arial"/>
              </w:rPr>
              <w:t>1.4</w:t>
            </w:r>
          </w:p>
        </w:tc>
        <w:tc>
          <w:tcPr>
            <w:tcW w:w="3870" w:type="dxa"/>
            <w:vAlign w:val="center"/>
          </w:tcPr>
          <w:p w14:paraId="2C40682D" w14:textId="360C083C" w:rsidR="002F4702" w:rsidRDefault="002F4702" w:rsidP="0035091A">
            <w:pPr>
              <w:pStyle w:val="TableField-Left"/>
              <w:rPr>
                <w:rFonts w:ascii="Calibri Light" w:hAnsi="Calibri Light" w:cs="Arial"/>
              </w:rPr>
            </w:pPr>
            <w:r>
              <w:rPr>
                <w:rFonts w:ascii="Calibri Light" w:hAnsi="Calibri Light" w:cs="Arial"/>
              </w:rPr>
              <w:t>Removed the design for potential incentive calculations.</w:t>
            </w:r>
          </w:p>
        </w:tc>
        <w:tc>
          <w:tcPr>
            <w:tcW w:w="1566" w:type="dxa"/>
            <w:vAlign w:val="center"/>
          </w:tcPr>
          <w:p w14:paraId="3DE9491C" w14:textId="06A4C256" w:rsidR="002F4702" w:rsidRDefault="002F4702" w:rsidP="0035091A">
            <w:pPr>
              <w:pStyle w:val="TableField-Left"/>
              <w:rPr>
                <w:rFonts w:ascii="Calibri Light" w:hAnsi="Calibri Light" w:cs="Arial"/>
              </w:rPr>
            </w:pPr>
            <w:r>
              <w:rPr>
                <w:rFonts w:ascii="Calibri Light" w:hAnsi="Calibri Light" w:cs="Arial"/>
              </w:rPr>
              <w:t>06/21/2018</w:t>
            </w:r>
          </w:p>
        </w:tc>
        <w:tc>
          <w:tcPr>
            <w:tcW w:w="3024" w:type="dxa"/>
            <w:vAlign w:val="center"/>
          </w:tcPr>
          <w:p w14:paraId="39A68AF1" w14:textId="79C01D3A" w:rsidR="002F4702" w:rsidRDefault="002F4702" w:rsidP="0035091A">
            <w:pPr>
              <w:pStyle w:val="TableField-Left"/>
              <w:rPr>
                <w:rFonts w:ascii="Calibri Light" w:hAnsi="Calibri Light" w:cs="Arial"/>
              </w:rPr>
            </w:pPr>
            <w:r>
              <w:rPr>
                <w:rFonts w:ascii="Calibri Light" w:hAnsi="Calibri Light" w:cs="Arial"/>
              </w:rPr>
              <w:t>Naveen Kuchikulla</w:t>
            </w:r>
          </w:p>
        </w:tc>
      </w:tr>
      <w:tr w:rsidR="00C664A1" w:rsidRPr="006B24F0" w14:paraId="5C76A878" w14:textId="77777777" w:rsidTr="0035091A">
        <w:trPr>
          <w:cantSplit/>
          <w:trHeight w:val="432"/>
        </w:trPr>
        <w:tc>
          <w:tcPr>
            <w:tcW w:w="1008" w:type="dxa"/>
            <w:vAlign w:val="center"/>
          </w:tcPr>
          <w:p w14:paraId="323A3C99" w14:textId="4F29F08A" w:rsidR="00C664A1" w:rsidRDefault="00C664A1" w:rsidP="0035091A">
            <w:pPr>
              <w:pStyle w:val="TableField-Center"/>
              <w:rPr>
                <w:rFonts w:ascii="Calibri Light" w:hAnsi="Calibri Light" w:cs="Arial"/>
              </w:rPr>
            </w:pPr>
            <w:r>
              <w:rPr>
                <w:rFonts w:ascii="Calibri Light" w:hAnsi="Calibri Light" w:cs="Arial"/>
              </w:rPr>
              <w:t>1.5</w:t>
            </w:r>
          </w:p>
        </w:tc>
        <w:tc>
          <w:tcPr>
            <w:tcW w:w="3870" w:type="dxa"/>
            <w:vAlign w:val="center"/>
          </w:tcPr>
          <w:p w14:paraId="7F338016" w14:textId="0130466B" w:rsidR="00C664A1" w:rsidRDefault="00C664A1" w:rsidP="0035091A">
            <w:pPr>
              <w:pStyle w:val="TableField-Left"/>
              <w:rPr>
                <w:rFonts w:ascii="Calibri Light" w:hAnsi="Calibri Light" w:cs="Arial"/>
              </w:rPr>
            </w:pPr>
            <w:r>
              <w:rPr>
                <w:rFonts w:ascii="Calibri Light" w:hAnsi="Calibri Light" w:cs="Arial"/>
              </w:rPr>
              <w:t>Final version – Updated based on the feedback provided during the review period post walkthrough.</w:t>
            </w:r>
          </w:p>
        </w:tc>
        <w:tc>
          <w:tcPr>
            <w:tcW w:w="1566" w:type="dxa"/>
            <w:vAlign w:val="center"/>
          </w:tcPr>
          <w:p w14:paraId="75C5C945" w14:textId="340A1DE9" w:rsidR="00C664A1" w:rsidRDefault="00C664A1" w:rsidP="0035091A">
            <w:pPr>
              <w:pStyle w:val="TableField-Left"/>
              <w:rPr>
                <w:rFonts w:ascii="Calibri Light" w:hAnsi="Calibri Light" w:cs="Arial"/>
              </w:rPr>
            </w:pPr>
            <w:r>
              <w:rPr>
                <w:rFonts w:ascii="Calibri Light" w:hAnsi="Calibri Light" w:cs="Arial"/>
              </w:rPr>
              <w:t>06/27/2018</w:t>
            </w:r>
          </w:p>
        </w:tc>
        <w:tc>
          <w:tcPr>
            <w:tcW w:w="3024" w:type="dxa"/>
            <w:vAlign w:val="center"/>
          </w:tcPr>
          <w:p w14:paraId="3FC750E1" w14:textId="032A3F7A" w:rsidR="00C664A1" w:rsidRDefault="00C664A1" w:rsidP="0035091A">
            <w:pPr>
              <w:pStyle w:val="TableField-Left"/>
              <w:rPr>
                <w:rFonts w:ascii="Calibri Light" w:hAnsi="Calibri Light" w:cs="Arial"/>
              </w:rPr>
            </w:pPr>
            <w:r>
              <w:rPr>
                <w:rFonts w:ascii="Calibri Light" w:hAnsi="Calibri Light" w:cs="Arial"/>
              </w:rPr>
              <w:t>Naveen Kuchikulla</w:t>
            </w:r>
            <w:bookmarkStart w:id="13" w:name="_GoBack"/>
            <w:bookmarkEnd w:id="13"/>
          </w:p>
        </w:tc>
      </w:tr>
    </w:tbl>
    <w:p w14:paraId="132E8613" w14:textId="77777777" w:rsidR="00E0118B" w:rsidRPr="006B24F0" w:rsidRDefault="00E0118B" w:rsidP="001246D7">
      <w:pPr>
        <w:pStyle w:val="Heading2"/>
      </w:pPr>
      <w:bookmarkStart w:id="14" w:name="_Toc406588299"/>
      <w:bookmarkStart w:id="15" w:name="_Toc491613805"/>
      <w:bookmarkStart w:id="16" w:name="_Toc517343000"/>
      <w:r w:rsidRPr="006B24F0">
        <w:t>Terminology</w:t>
      </w:r>
      <w:bookmarkEnd w:id="14"/>
      <w:bookmarkEnd w:id="15"/>
      <w:bookmarkEnd w:id="16"/>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560"/>
      </w:tblGrid>
      <w:tr w:rsidR="008C3AF4" w:rsidRPr="006B24F0" w14:paraId="18CAA9F1" w14:textId="77777777" w:rsidTr="008C3AF4">
        <w:trPr>
          <w:cantSplit/>
          <w:trHeight w:val="432"/>
          <w:tblHeader/>
        </w:trPr>
        <w:tc>
          <w:tcPr>
            <w:tcW w:w="1777" w:type="dxa"/>
            <w:tcBorders>
              <w:top w:val="threeDEmboss" w:sz="6" w:space="0" w:color="auto"/>
              <w:bottom w:val="threeDEmboss" w:sz="6" w:space="0" w:color="auto"/>
            </w:tcBorders>
            <w:shd w:val="clear" w:color="auto" w:fill="F9FBAF"/>
            <w:vAlign w:val="center"/>
          </w:tcPr>
          <w:p w14:paraId="7ADA3654" w14:textId="77777777" w:rsidR="008C3AF4" w:rsidRPr="006B24F0" w:rsidRDefault="008C3AF4" w:rsidP="00A965E6">
            <w:pPr>
              <w:pStyle w:val="TableHeader-Center"/>
              <w:rPr>
                <w:rFonts w:ascii="Calibri Light" w:hAnsi="Calibri Light" w:cs="Arial"/>
              </w:rPr>
            </w:pPr>
            <w:r w:rsidRPr="006B24F0">
              <w:rPr>
                <w:rFonts w:ascii="Calibri Light" w:hAnsi="Calibri Light" w:cs="Arial"/>
              </w:rPr>
              <w:t>T</w:t>
            </w:r>
            <w:r w:rsidR="00084973" w:rsidRPr="006B24F0">
              <w:rPr>
                <w:rFonts w:ascii="Calibri Light" w:hAnsi="Calibri Light" w:cs="Arial"/>
              </w:rPr>
              <w:t>erm/</w:t>
            </w:r>
            <w:r w:rsidRPr="006B24F0">
              <w:rPr>
                <w:rFonts w:ascii="Calibri Light" w:hAnsi="Calibri Light" w:cs="Arial"/>
              </w:rPr>
              <w:t>Acronym</w:t>
            </w:r>
          </w:p>
        </w:tc>
        <w:tc>
          <w:tcPr>
            <w:tcW w:w="7560" w:type="dxa"/>
            <w:tcBorders>
              <w:top w:val="threeDEmboss" w:sz="6" w:space="0" w:color="auto"/>
              <w:bottom w:val="threeDEmboss" w:sz="6" w:space="0" w:color="auto"/>
            </w:tcBorders>
            <w:shd w:val="clear" w:color="auto" w:fill="F9FBAF"/>
            <w:vAlign w:val="center"/>
          </w:tcPr>
          <w:p w14:paraId="206333E5" w14:textId="77777777" w:rsidR="008C3AF4" w:rsidRPr="006B24F0" w:rsidRDefault="008C3AF4" w:rsidP="00A965E6">
            <w:pPr>
              <w:pStyle w:val="TableHeader-Left"/>
              <w:rPr>
                <w:rFonts w:ascii="Calibri Light" w:hAnsi="Calibri Light" w:cs="Arial"/>
              </w:rPr>
            </w:pPr>
            <w:r w:rsidRPr="006B24F0">
              <w:rPr>
                <w:rFonts w:ascii="Calibri Light" w:hAnsi="Calibri Light" w:cs="Arial"/>
              </w:rPr>
              <w:t>Definition</w:t>
            </w:r>
            <w:r w:rsidR="00084973" w:rsidRPr="006B24F0">
              <w:rPr>
                <w:rFonts w:ascii="Calibri Light" w:hAnsi="Calibri Light" w:cs="Arial"/>
              </w:rPr>
              <w:t xml:space="preserve"> and SAP Equivalent (if applicable)</w:t>
            </w:r>
          </w:p>
        </w:tc>
      </w:tr>
      <w:tr w:rsidR="008C3AF4" w:rsidRPr="006B24F0" w14:paraId="659F1FDB" w14:textId="77777777" w:rsidTr="006F24DA">
        <w:trPr>
          <w:cantSplit/>
          <w:trHeight w:val="135"/>
        </w:trPr>
        <w:tc>
          <w:tcPr>
            <w:tcW w:w="1777" w:type="dxa"/>
            <w:tcBorders>
              <w:top w:val="threeDEmboss" w:sz="6" w:space="0" w:color="auto"/>
              <w:bottom w:val="single" w:sz="6" w:space="0" w:color="auto"/>
            </w:tcBorders>
            <w:vAlign w:val="center"/>
          </w:tcPr>
          <w:p w14:paraId="31E63C8C"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SCE</w:t>
            </w:r>
          </w:p>
        </w:tc>
        <w:tc>
          <w:tcPr>
            <w:tcW w:w="7560" w:type="dxa"/>
            <w:tcBorders>
              <w:top w:val="threeDEmboss" w:sz="6" w:space="0" w:color="auto"/>
              <w:bottom w:val="single" w:sz="6" w:space="0" w:color="auto"/>
            </w:tcBorders>
            <w:vAlign w:val="center"/>
          </w:tcPr>
          <w:p w14:paraId="68AD90F6" w14:textId="77777777" w:rsidR="008C3AF4" w:rsidRPr="006B24F0" w:rsidRDefault="008C3AF4" w:rsidP="00B26131">
            <w:pPr>
              <w:pStyle w:val="TableField-Left"/>
              <w:rPr>
                <w:rFonts w:ascii="Calibri Light" w:hAnsi="Calibri Light" w:cs="Arial"/>
              </w:rPr>
            </w:pPr>
            <w:r w:rsidRPr="006B24F0">
              <w:rPr>
                <w:rFonts w:ascii="Calibri Light" w:hAnsi="Calibri Light" w:cs="Arial"/>
              </w:rPr>
              <w:t>Southern California Edison</w:t>
            </w:r>
          </w:p>
        </w:tc>
      </w:tr>
      <w:tr w:rsidR="008C3AF4" w:rsidRPr="006B24F0" w14:paraId="39ABDA59" w14:textId="77777777" w:rsidTr="006F24DA">
        <w:trPr>
          <w:cantSplit/>
          <w:trHeight w:val="147"/>
        </w:trPr>
        <w:tc>
          <w:tcPr>
            <w:tcW w:w="1777" w:type="dxa"/>
            <w:tcBorders>
              <w:top w:val="single" w:sz="6" w:space="0" w:color="auto"/>
            </w:tcBorders>
            <w:vAlign w:val="center"/>
          </w:tcPr>
          <w:p w14:paraId="24960361"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APSE</w:t>
            </w:r>
          </w:p>
        </w:tc>
        <w:tc>
          <w:tcPr>
            <w:tcW w:w="7560" w:type="dxa"/>
            <w:tcBorders>
              <w:top w:val="single" w:sz="6" w:space="0" w:color="auto"/>
            </w:tcBorders>
            <w:vAlign w:val="center"/>
          </w:tcPr>
          <w:p w14:paraId="2A0C6C84" w14:textId="77777777" w:rsidR="008C3AF4" w:rsidRPr="006B24F0" w:rsidRDefault="008C3AF4" w:rsidP="00B26131">
            <w:pPr>
              <w:pStyle w:val="TableField-Left"/>
              <w:rPr>
                <w:rFonts w:ascii="Calibri Light" w:hAnsi="Calibri Light" w:cs="Arial"/>
              </w:rPr>
            </w:pPr>
            <w:r w:rsidRPr="006B24F0">
              <w:rPr>
                <w:rFonts w:ascii="Calibri Light" w:hAnsi="Calibri Light" w:cs="Arial"/>
              </w:rPr>
              <w:t>Accelerated (or Axon) Project Support Environment</w:t>
            </w:r>
          </w:p>
        </w:tc>
      </w:tr>
      <w:tr w:rsidR="008C3AF4" w:rsidRPr="006B24F0" w14:paraId="7669BF3C" w14:textId="77777777" w:rsidTr="008C3AF4">
        <w:trPr>
          <w:cantSplit/>
          <w:trHeight w:val="432"/>
        </w:trPr>
        <w:tc>
          <w:tcPr>
            <w:tcW w:w="1777" w:type="dxa"/>
            <w:tcBorders>
              <w:top w:val="single" w:sz="6" w:space="0" w:color="auto"/>
            </w:tcBorders>
            <w:vAlign w:val="center"/>
          </w:tcPr>
          <w:p w14:paraId="10E44C5F"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BMD</w:t>
            </w:r>
          </w:p>
        </w:tc>
        <w:tc>
          <w:tcPr>
            <w:tcW w:w="7560" w:type="dxa"/>
            <w:tcBorders>
              <w:top w:val="single" w:sz="6" w:space="0" w:color="auto"/>
            </w:tcBorders>
            <w:vAlign w:val="center"/>
          </w:tcPr>
          <w:p w14:paraId="2152894B" w14:textId="77777777" w:rsidR="008C3AF4" w:rsidRPr="006B24F0" w:rsidRDefault="008C3AF4" w:rsidP="00B26131">
            <w:pPr>
              <w:pStyle w:val="TableField-Left"/>
              <w:rPr>
                <w:rFonts w:ascii="Calibri Light" w:hAnsi="Calibri Light" w:cs="Arial"/>
              </w:rPr>
            </w:pPr>
            <w:r w:rsidRPr="006B24F0">
              <w:rPr>
                <w:rFonts w:ascii="Calibri Light" w:hAnsi="Calibri Light" w:cs="Arial"/>
              </w:rPr>
              <w:t>Business Master Data</w:t>
            </w:r>
            <w:r w:rsidR="00C44B9E" w:rsidRPr="006B24F0">
              <w:rPr>
                <w:rFonts w:ascii="Calibri Light" w:hAnsi="Calibri Light" w:cs="Arial"/>
              </w:rPr>
              <w:t xml:space="preserve">.  </w:t>
            </w:r>
            <w:r w:rsidR="00C44B9E" w:rsidRPr="006B24F0">
              <w:rPr>
                <w:rFonts w:ascii="Calibri Light" w:hAnsi="Calibri Light"/>
                <w:color w:val="000000"/>
              </w:rPr>
              <w:t>The customer information which includes personal details, payment terms, dunning levels, billing rates and rate categories.  The business master data objects are Business Partner, Business Agreement/Contract Account and Contract.</w:t>
            </w:r>
          </w:p>
        </w:tc>
      </w:tr>
      <w:tr w:rsidR="008C3AF4" w:rsidRPr="006B24F0" w14:paraId="528FF9D6" w14:textId="77777777" w:rsidTr="008C3AF4">
        <w:trPr>
          <w:cantSplit/>
          <w:trHeight w:val="432"/>
        </w:trPr>
        <w:tc>
          <w:tcPr>
            <w:tcW w:w="1777" w:type="dxa"/>
            <w:tcBorders>
              <w:top w:val="single" w:sz="6" w:space="0" w:color="auto"/>
            </w:tcBorders>
            <w:vAlign w:val="center"/>
          </w:tcPr>
          <w:p w14:paraId="51DA5B74" w14:textId="77777777" w:rsidR="008C3AF4" w:rsidRPr="006B24F0" w:rsidRDefault="006C4BB0" w:rsidP="00B26131">
            <w:pPr>
              <w:pStyle w:val="TableField-Center"/>
              <w:rPr>
                <w:rFonts w:ascii="Calibri Light" w:hAnsi="Calibri Light" w:cs="Arial"/>
              </w:rPr>
            </w:pPr>
            <w:r w:rsidRPr="006B24F0">
              <w:rPr>
                <w:rFonts w:ascii="Calibri Light" w:hAnsi="Calibri Light" w:cs="Arial"/>
              </w:rPr>
              <w:t>Customer</w:t>
            </w:r>
          </w:p>
        </w:tc>
        <w:tc>
          <w:tcPr>
            <w:tcW w:w="7560" w:type="dxa"/>
            <w:tcBorders>
              <w:top w:val="single" w:sz="6" w:space="0" w:color="auto"/>
            </w:tcBorders>
            <w:vAlign w:val="center"/>
          </w:tcPr>
          <w:p w14:paraId="40F35851" w14:textId="77777777" w:rsidR="008C3AF4" w:rsidRPr="006B24F0" w:rsidRDefault="00D70BA2" w:rsidP="00B26131">
            <w:pPr>
              <w:pStyle w:val="TableField-Left"/>
              <w:rPr>
                <w:rFonts w:ascii="Calibri Light" w:hAnsi="Calibri Light" w:cs="Arial"/>
              </w:rPr>
            </w:pPr>
            <w:r w:rsidRPr="006B24F0">
              <w:rPr>
                <w:rFonts w:ascii="Calibri Light" w:hAnsi="Calibri Light"/>
                <w:color w:val="000000"/>
              </w:rPr>
              <w:t xml:space="preserve">Any entity with a relationship with SCE.  This term is usually used in reference to customers (both individuals and organizations) This can include employees and third party suppliers (banks and payment partners). SAP Equivalent is </w:t>
            </w:r>
            <w:r w:rsidR="008C3AF4" w:rsidRPr="006B24F0">
              <w:rPr>
                <w:rFonts w:ascii="Calibri Light" w:hAnsi="Calibri Light" w:cs="Arial"/>
              </w:rPr>
              <w:t>Business Partner</w:t>
            </w:r>
            <w:r w:rsidR="006C4BB0" w:rsidRPr="006B24F0">
              <w:rPr>
                <w:rFonts w:ascii="Calibri Light" w:hAnsi="Calibri Light" w:cs="Arial"/>
              </w:rPr>
              <w:t xml:space="preserve"> (BP)</w:t>
            </w:r>
          </w:p>
        </w:tc>
      </w:tr>
      <w:tr w:rsidR="008C3AF4" w:rsidRPr="006B24F0" w14:paraId="0AD54273" w14:textId="77777777" w:rsidTr="00FE6E81">
        <w:trPr>
          <w:cantSplit/>
          <w:trHeight w:val="49"/>
        </w:trPr>
        <w:tc>
          <w:tcPr>
            <w:tcW w:w="1777" w:type="dxa"/>
            <w:tcBorders>
              <w:top w:val="single" w:sz="6" w:space="0" w:color="auto"/>
            </w:tcBorders>
            <w:vAlign w:val="center"/>
          </w:tcPr>
          <w:p w14:paraId="78705B7C"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BPD</w:t>
            </w:r>
          </w:p>
        </w:tc>
        <w:tc>
          <w:tcPr>
            <w:tcW w:w="7560" w:type="dxa"/>
            <w:tcBorders>
              <w:top w:val="single" w:sz="6" w:space="0" w:color="auto"/>
            </w:tcBorders>
            <w:vAlign w:val="center"/>
          </w:tcPr>
          <w:p w14:paraId="09728E99" w14:textId="77777777" w:rsidR="008C3AF4" w:rsidRPr="006B24F0" w:rsidRDefault="008C3AF4" w:rsidP="00B26131">
            <w:pPr>
              <w:pStyle w:val="TableField-Left"/>
              <w:rPr>
                <w:rFonts w:ascii="Calibri Light" w:hAnsi="Calibri Light" w:cs="Arial"/>
              </w:rPr>
            </w:pPr>
            <w:r w:rsidRPr="006B24F0">
              <w:rPr>
                <w:rFonts w:ascii="Calibri Light" w:hAnsi="Calibri Light" w:cs="Arial"/>
              </w:rPr>
              <w:t>Business Process Design (or Document)</w:t>
            </w:r>
          </w:p>
        </w:tc>
      </w:tr>
      <w:tr w:rsidR="008C3AF4" w:rsidRPr="006B24F0" w14:paraId="2A07A5B7" w14:textId="77777777" w:rsidTr="00FE6E81">
        <w:trPr>
          <w:cantSplit/>
          <w:trHeight w:val="49"/>
        </w:trPr>
        <w:tc>
          <w:tcPr>
            <w:tcW w:w="1777" w:type="dxa"/>
            <w:tcBorders>
              <w:top w:val="single" w:sz="6" w:space="0" w:color="auto"/>
            </w:tcBorders>
            <w:vAlign w:val="center"/>
          </w:tcPr>
          <w:p w14:paraId="3262F877"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BPEM</w:t>
            </w:r>
          </w:p>
        </w:tc>
        <w:tc>
          <w:tcPr>
            <w:tcW w:w="7560" w:type="dxa"/>
            <w:tcBorders>
              <w:top w:val="single" w:sz="6" w:space="0" w:color="auto"/>
            </w:tcBorders>
            <w:vAlign w:val="center"/>
          </w:tcPr>
          <w:p w14:paraId="19E2BA09" w14:textId="77777777" w:rsidR="008C3AF4" w:rsidRPr="006B24F0" w:rsidRDefault="008C3AF4" w:rsidP="00B26131">
            <w:pPr>
              <w:pStyle w:val="TableField-Left"/>
              <w:rPr>
                <w:rFonts w:ascii="Calibri Light" w:hAnsi="Calibri Light" w:cs="Arial"/>
              </w:rPr>
            </w:pPr>
            <w:r w:rsidRPr="006B24F0">
              <w:rPr>
                <w:rFonts w:ascii="Calibri Light" w:hAnsi="Calibri Light" w:cs="Arial"/>
              </w:rPr>
              <w:t>Business Process Exception Management</w:t>
            </w:r>
          </w:p>
        </w:tc>
      </w:tr>
      <w:tr w:rsidR="008C3AF4" w:rsidRPr="006B24F0" w14:paraId="1A7EB031" w14:textId="77777777" w:rsidTr="008C3AF4">
        <w:trPr>
          <w:cantSplit/>
          <w:trHeight w:val="432"/>
        </w:trPr>
        <w:tc>
          <w:tcPr>
            <w:tcW w:w="1777" w:type="dxa"/>
            <w:tcBorders>
              <w:top w:val="single" w:sz="6" w:space="0" w:color="auto"/>
            </w:tcBorders>
            <w:vAlign w:val="center"/>
          </w:tcPr>
          <w:p w14:paraId="026D2B09"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BuAg</w:t>
            </w:r>
          </w:p>
        </w:tc>
        <w:tc>
          <w:tcPr>
            <w:tcW w:w="7560" w:type="dxa"/>
            <w:tcBorders>
              <w:top w:val="single" w:sz="6" w:space="0" w:color="auto"/>
            </w:tcBorders>
            <w:vAlign w:val="center"/>
          </w:tcPr>
          <w:p w14:paraId="3118ABAC" w14:textId="77777777" w:rsidR="008C3AF4" w:rsidRPr="006B24F0" w:rsidRDefault="008C3AF4" w:rsidP="00B26131">
            <w:pPr>
              <w:pStyle w:val="TableField-Left"/>
              <w:rPr>
                <w:rFonts w:ascii="Calibri Light" w:hAnsi="Calibri Light" w:cs="Arial"/>
              </w:rPr>
            </w:pPr>
            <w:r w:rsidRPr="006B24F0">
              <w:rPr>
                <w:rFonts w:ascii="Calibri Light" w:hAnsi="Calibri Light" w:cs="Arial"/>
              </w:rPr>
              <w:t>Business Agreement</w:t>
            </w:r>
            <w:r w:rsidR="00C44B9E" w:rsidRPr="006B24F0">
              <w:rPr>
                <w:rFonts w:ascii="Calibri Light" w:hAnsi="Calibri Light" w:cs="Arial"/>
              </w:rPr>
              <w:t xml:space="preserve">.  The </w:t>
            </w:r>
            <w:r w:rsidR="00C44B9E" w:rsidRPr="006B24F0">
              <w:rPr>
                <w:rFonts w:ascii="Calibri Light" w:hAnsi="Calibri Light"/>
                <w:color w:val="000000"/>
              </w:rPr>
              <w:t>B</w:t>
            </w:r>
            <w:r w:rsidR="00B73437" w:rsidRPr="006B24F0">
              <w:rPr>
                <w:rFonts w:ascii="Calibri Light" w:hAnsi="Calibri Light"/>
                <w:color w:val="000000"/>
              </w:rPr>
              <w:t xml:space="preserve">usiness Agreement in CRM is </w:t>
            </w:r>
            <w:r w:rsidR="00C44B9E" w:rsidRPr="006B24F0">
              <w:rPr>
                <w:rFonts w:ascii="Calibri Light" w:hAnsi="Calibri Light"/>
                <w:color w:val="000000"/>
              </w:rPr>
              <w:t xml:space="preserve">equivalent to </w:t>
            </w:r>
            <w:r w:rsidR="00B73437" w:rsidRPr="006B24F0">
              <w:rPr>
                <w:rFonts w:ascii="Calibri Light" w:hAnsi="Calibri Light"/>
                <w:color w:val="000000"/>
              </w:rPr>
              <w:t xml:space="preserve">the </w:t>
            </w:r>
            <w:r w:rsidR="00C44B9E" w:rsidRPr="006B24F0">
              <w:rPr>
                <w:rFonts w:ascii="Calibri Light" w:hAnsi="Calibri Light"/>
                <w:color w:val="000000"/>
              </w:rPr>
              <w:t>Contract Account in CRB</w:t>
            </w:r>
          </w:p>
        </w:tc>
      </w:tr>
      <w:tr w:rsidR="008C3AF4" w:rsidRPr="006B24F0" w14:paraId="19C283B3" w14:textId="77777777" w:rsidTr="00FE6E81">
        <w:trPr>
          <w:cantSplit/>
          <w:trHeight w:val="57"/>
        </w:trPr>
        <w:tc>
          <w:tcPr>
            <w:tcW w:w="1777" w:type="dxa"/>
            <w:tcBorders>
              <w:top w:val="single" w:sz="6" w:space="0" w:color="auto"/>
            </w:tcBorders>
            <w:vAlign w:val="center"/>
          </w:tcPr>
          <w:p w14:paraId="093A15F4"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CA</w:t>
            </w:r>
          </w:p>
        </w:tc>
        <w:tc>
          <w:tcPr>
            <w:tcW w:w="7560" w:type="dxa"/>
            <w:tcBorders>
              <w:top w:val="single" w:sz="6" w:space="0" w:color="auto"/>
            </w:tcBorders>
            <w:vAlign w:val="center"/>
          </w:tcPr>
          <w:p w14:paraId="1468F66E" w14:textId="77777777" w:rsidR="008C3AF4" w:rsidRPr="006B24F0" w:rsidRDefault="008C3AF4" w:rsidP="00B26131">
            <w:pPr>
              <w:pStyle w:val="TableField-Left"/>
              <w:rPr>
                <w:rFonts w:ascii="Calibri Light" w:hAnsi="Calibri Light" w:cs="Arial"/>
              </w:rPr>
            </w:pPr>
            <w:r w:rsidRPr="006B24F0">
              <w:rPr>
                <w:rFonts w:ascii="Calibri Light" w:hAnsi="Calibri Light" w:cs="Arial"/>
              </w:rPr>
              <w:t>Contract Account</w:t>
            </w:r>
          </w:p>
        </w:tc>
      </w:tr>
      <w:tr w:rsidR="008C3AF4" w:rsidRPr="006B24F0" w14:paraId="7C08C46D" w14:textId="77777777" w:rsidTr="00FE6E81">
        <w:trPr>
          <w:cantSplit/>
          <w:trHeight w:val="147"/>
        </w:trPr>
        <w:tc>
          <w:tcPr>
            <w:tcW w:w="1777" w:type="dxa"/>
            <w:tcBorders>
              <w:top w:val="single" w:sz="6" w:space="0" w:color="auto"/>
            </w:tcBorders>
            <w:vAlign w:val="center"/>
          </w:tcPr>
          <w:p w14:paraId="5643242C"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CRB</w:t>
            </w:r>
          </w:p>
        </w:tc>
        <w:tc>
          <w:tcPr>
            <w:tcW w:w="7560" w:type="dxa"/>
            <w:tcBorders>
              <w:top w:val="single" w:sz="6" w:space="0" w:color="auto"/>
            </w:tcBorders>
            <w:vAlign w:val="center"/>
          </w:tcPr>
          <w:p w14:paraId="68CF8406" w14:textId="77777777" w:rsidR="008C3AF4" w:rsidRPr="006B24F0" w:rsidRDefault="00976734" w:rsidP="00B26131">
            <w:pPr>
              <w:pStyle w:val="TableField-Left"/>
              <w:rPr>
                <w:rFonts w:ascii="Calibri Light" w:hAnsi="Calibri Light" w:cs="Arial"/>
              </w:rPr>
            </w:pPr>
            <w:r w:rsidRPr="00976734">
              <w:rPr>
                <w:rFonts w:ascii="Calibri Light" w:hAnsi="Calibri Light" w:cs="Arial"/>
              </w:rPr>
              <w:t>SAP Customer Relationship &amp; Billing system. This is what is being implemented with the CSRP program.</w:t>
            </w:r>
          </w:p>
        </w:tc>
      </w:tr>
      <w:tr w:rsidR="008C3AF4" w:rsidRPr="006B24F0" w14:paraId="7D67240C" w14:textId="77777777" w:rsidTr="00FE6E81">
        <w:trPr>
          <w:cantSplit/>
          <w:trHeight w:val="49"/>
        </w:trPr>
        <w:tc>
          <w:tcPr>
            <w:tcW w:w="1777" w:type="dxa"/>
            <w:vAlign w:val="center"/>
          </w:tcPr>
          <w:p w14:paraId="7764792A"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lastRenderedPageBreak/>
              <w:t>CRM</w:t>
            </w:r>
          </w:p>
        </w:tc>
        <w:tc>
          <w:tcPr>
            <w:tcW w:w="7560" w:type="dxa"/>
            <w:vAlign w:val="center"/>
          </w:tcPr>
          <w:p w14:paraId="64892BEE" w14:textId="77777777" w:rsidR="008C3AF4" w:rsidRPr="006B24F0" w:rsidRDefault="008C3AF4" w:rsidP="00B26131">
            <w:pPr>
              <w:pStyle w:val="TableField-Left"/>
              <w:rPr>
                <w:rFonts w:ascii="Calibri Light" w:hAnsi="Calibri Light" w:cs="Arial"/>
              </w:rPr>
            </w:pPr>
            <w:r w:rsidRPr="006B24F0">
              <w:rPr>
                <w:rFonts w:ascii="Calibri Light" w:hAnsi="Calibri Light" w:cs="Arial"/>
              </w:rPr>
              <w:t>SAP Customer Relationship Management</w:t>
            </w:r>
          </w:p>
        </w:tc>
      </w:tr>
      <w:tr w:rsidR="008C3AF4" w:rsidRPr="006B24F0" w14:paraId="32373635" w14:textId="77777777" w:rsidTr="00FE6E81">
        <w:trPr>
          <w:cantSplit/>
          <w:trHeight w:val="49"/>
        </w:trPr>
        <w:tc>
          <w:tcPr>
            <w:tcW w:w="1777" w:type="dxa"/>
            <w:vAlign w:val="center"/>
          </w:tcPr>
          <w:p w14:paraId="78DED159"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EAM</w:t>
            </w:r>
          </w:p>
        </w:tc>
        <w:tc>
          <w:tcPr>
            <w:tcW w:w="7560" w:type="dxa"/>
            <w:vAlign w:val="center"/>
          </w:tcPr>
          <w:p w14:paraId="1712403E" w14:textId="77777777" w:rsidR="008C3AF4" w:rsidRPr="006B24F0" w:rsidRDefault="008C3AF4" w:rsidP="00B26131">
            <w:pPr>
              <w:pStyle w:val="TableField-Left"/>
              <w:rPr>
                <w:rFonts w:ascii="Calibri Light" w:hAnsi="Calibri Light" w:cs="Arial"/>
              </w:rPr>
            </w:pPr>
            <w:r w:rsidRPr="006B24F0">
              <w:rPr>
                <w:rFonts w:ascii="Calibri Light" w:hAnsi="Calibri Light" w:cs="Arial"/>
              </w:rPr>
              <w:t>SAP Enterprise Asset Management</w:t>
            </w:r>
          </w:p>
        </w:tc>
      </w:tr>
      <w:tr w:rsidR="008C3AF4" w:rsidRPr="006B24F0" w14:paraId="3CB0DC83" w14:textId="77777777" w:rsidTr="00FE6E81">
        <w:trPr>
          <w:cantSplit/>
          <w:trHeight w:val="49"/>
        </w:trPr>
        <w:tc>
          <w:tcPr>
            <w:tcW w:w="1777" w:type="dxa"/>
            <w:vAlign w:val="center"/>
          </w:tcPr>
          <w:p w14:paraId="0B276520"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ECC</w:t>
            </w:r>
          </w:p>
        </w:tc>
        <w:tc>
          <w:tcPr>
            <w:tcW w:w="7560" w:type="dxa"/>
            <w:vAlign w:val="center"/>
          </w:tcPr>
          <w:p w14:paraId="015F3640" w14:textId="77777777" w:rsidR="008C3AF4" w:rsidRPr="006B24F0" w:rsidRDefault="00976734" w:rsidP="00B26131">
            <w:pPr>
              <w:pStyle w:val="TableField-Left"/>
              <w:rPr>
                <w:rFonts w:ascii="Calibri Light" w:hAnsi="Calibri Light" w:cs="Arial"/>
              </w:rPr>
            </w:pPr>
            <w:r>
              <w:rPr>
                <w:rFonts w:ascii="Calibri Light" w:hAnsi="Calibri Light" w:cs="Arial"/>
              </w:rPr>
              <w:t xml:space="preserve">SAP </w:t>
            </w:r>
            <w:r w:rsidRPr="00976734">
              <w:rPr>
                <w:rFonts w:ascii="Calibri Light" w:hAnsi="Calibri Light" w:cs="Arial"/>
              </w:rPr>
              <w:t>ERP Central Component (SAP) - The core SAP modules (FICO, WM, SD, EAM, HR). This term is commonly used to refer to</w:t>
            </w:r>
            <w:r w:rsidR="00397270">
              <w:rPr>
                <w:rFonts w:ascii="Calibri Light" w:hAnsi="Calibri Light" w:cs="Arial"/>
              </w:rPr>
              <w:t xml:space="preserve"> the existing SAP modules implemen</w:t>
            </w:r>
            <w:r w:rsidRPr="00976734">
              <w:rPr>
                <w:rFonts w:ascii="Calibri Light" w:hAnsi="Calibri Light" w:cs="Arial"/>
              </w:rPr>
              <w:t>ted at SCE.</w:t>
            </w:r>
          </w:p>
        </w:tc>
      </w:tr>
      <w:tr w:rsidR="008C3AF4" w:rsidRPr="006B24F0" w14:paraId="2CE1D266" w14:textId="77777777" w:rsidTr="00FE6E81">
        <w:trPr>
          <w:cantSplit/>
          <w:trHeight w:val="49"/>
        </w:trPr>
        <w:tc>
          <w:tcPr>
            <w:tcW w:w="1777" w:type="dxa"/>
            <w:vAlign w:val="center"/>
          </w:tcPr>
          <w:p w14:paraId="68086E52"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ERP</w:t>
            </w:r>
          </w:p>
        </w:tc>
        <w:tc>
          <w:tcPr>
            <w:tcW w:w="7560" w:type="dxa"/>
            <w:vAlign w:val="center"/>
          </w:tcPr>
          <w:p w14:paraId="267D3833" w14:textId="77777777" w:rsidR="008C3AF4" w:rsidRPr="006B24F0" w:rsidRDefault="008C3AF4" w:rsidP="00B26131">
            <w:pPr>
              <w:pStyle w:val="TableField-Left"/>
              <w:rPr>
                <w:rFonts w:ascii="Calibri Light" w:hAnsi="Calibri Light" w:cs="Arial"/>
              </w:rPr>
            </w:pPr>
            <w:r w:rsidRPr="006B24F0">
              <w:rPr>
                <w:rFonts w:ascii="Calibri Light" w:hAnsi="Calibri Light" w:cs="Arial"/>
              </w:rPr>
              <w:t>SAP Enterprise Resource Planning</w:t>
            </w:r>
          </w:p>
        </w:tc>
      </w:tr>
      <w:tr w:rsidR="008C3AF4" w:rsidRPr="006B24F0" w14:paraId="0EBD40B1" w14:textId="77777777" w:rsidTr="00FE6E81">
        <w:trPr>
          <w:cantSplit/>
          <w:trHeight w:val="84"/>
        </w:trPr>
        <w:tc>
          <w:tcPr>
            <w:tcW w:w="1777" w:type="dxa"/>
            <w:vAlign w:val="center"/>
          </w:tcPr>
          <w:p w14:paraId="6E514CAC"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ICWeb</w:t>
            </w:r>
            <w:r w:rsidR="003E6E28">
              <w:rPr>
                <w:rFonts w:ascii="Calibri Light" w:hAnsi="Calibri Light" w:cs="Arial"/>
              </w:rPr>
              <w:t xml:space="preserve"> or ICW</w:t>
            </w:r>
          </w:p>
        </w:tc>
        <w:tc>
          <w:tcPr>
            <w:tcW w:w="7560" w:type="dxa"/>
            <w:vAlign w:val="center"/>
          </w:tcPr>
          <w:p w14:paraId="3FF75679" w14:textId="77777777" w:rsidR="008C3AF4" w:rsidRPr="006B24F0" w:rsidRDefault="00874D15" w:rsidP="00B26131">
            <w:pPr>
              <w:pStyle w:val="TableField-Left"/>
              <w:rPr>
                <w:rFonts w:ascii="Calibri Light" w:hAnsi="Calibri Light" w:cs="Arial"/>
              </w:rPr>
            </w:pPr>
            <w:r>
              <w:rPr>
                <w:rFonts w:ascii="Calibri Light" w:hAnsi="Calibri Light" w:cs="Arial"/>
              </w:rPr>
              <w:t xml:space="preserve">SAP </w:t>
            </w:r>
            <w:r w:rsidR="00311B4A" w:rsidRPr="006B24F0">
              <w:rPr>
                <w:rFonts w:ascii="Calibri Light" w:hAnsi="Calibri Light" w:cs="Arial"/>
              </w:rPr>
              <w:t xml:space="preserve">Interaction Center </w:t>
            </w:r>
            <w:r w:rsidR="008C3AF4" w:rsidRPr="006B24F0">
              <w:rPr>
                <w:rFonts w:ascii="Calibri Light" w:hAnsi="Calibri Light" w:cs="Arial"/>
              </w:rPr>
              <w:t>Web Client</w:t>
            </w:r>
          </w:p>
        </w:tc>
      </w:tr>
      <w:tr w:rsidR="00AB5144" w:rsidRPr="006B24F0" w14:paraId="57978F3D" w14:textId="77777777" w:rsidTr="00FE6E81">
        <w:trPr>
          <w:cantSplit/>
          <w:trHeight w:val="49"/>
        </w:trPr>
        <w:tc>
          <w:tcPr>
            <w:tcW w:w="1777" w:type="dxa"/>
            <w:vAlign w:val="center"/>
          </w:tcPr>
          <w:p w14:paraId="0D678CE3" w14:textId="77777777" w:rsidR="00AB5144" w:rsidRPr="006B24F0" w:rsidRDefault="00AB5144" w:rsidP="00B26131">
            <w:pPr>
              <w:pStyle w:val="TableField-Center"/>
              <w:rPr>
                <w:rFonts w:ascii="Calibri Light" w:hAnsi="Calibri Light" w:cs="Arial"/>
              </w:rPr>
            </w:pPr>
            <w:r>
              <w:rPr>
                <w:rFonts w:ascii="Calibri Light" w:hAnsi="Calibri Light" w:cs="Arial"/>
              </w:rPr>
              <w:t>C4C</w:t>
            </w:r>
          </w:p>
        </w:tc>
        <w:tc>
          <w:tcPr>
            <w:tcW w:w="7560" w:type="dxa"/>
            <w:vAlign w:val="center"/>
          </w:tcPr>
          <w:p w14:paraId="589497FC" w14:textId="77777777" w:rsidR="00AB5144" w:rsidRPr="006B24F0" w:rsidRDefault="00DE6995" w:rsidP="00B26131">
            <w:pPr>
              <w:pStyle w:val="TableField-Left"/>
              <w:rPr>
                <w:rFonts w:ascii="Calibri Light" w:hAnsi="Calibri Light" w:cs="Arial"/>
              </w:rPr>
            </w:pPr>
            <w:r>
              <w:rPr>
                <w:rFonts w:ascii="Calibri Light" w:hAnsi="Calibri Light" w:cs="Arial"/>
              </w:rPr>
              <w:t xml:space="preserve">SAP </w:t>
            </w:r>
            <w:r w:rsidR="00AB5144">
              <w:rPr>
                <w:rFonts w:ascii="Calibri Light" w:hAnsi="Calibri Light" w:cs="Arial"/>
              </w:rPr>
              <w:t>Cloud for Customer</w:t>
            </w:r>
            <w:r>
              <w:rPr>
                <w:rFonts w:ascii="Calibri Light" w:hAnsi="Calibri Light" w:cs="Arial"/>
              </w:rPr>
              <w:t xml:space="preserve"> Solution</w:t>
            </w:r>
          </w:p>
        </w:tc>
      </w:tr>
      <w:tr w:rsidR="008C3AF4" w:rsidRPr="006B24F0" w14:paraId="2DB47B87" w14:textId="77777777" w:rsidTr="00FE6E81">
        <w:trPr>
          <w:cantSplit/>
          <w:trHeight w:val="49"/>
        </w:trPr>
        <w:tc>
          <w:tcPr>
            <w:tcW w:w="1777" w:type="dxa"/>
            <w:vAlign w:val="center"/>
          </w:tcPr>
          <w:p w14:paraId="6C5EF831"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IMG</w:t>
            </w:r>
          </w:p>
        </w:tc>
        <w:tc>
          <w:tcPr>
            <w:tcW w:w="7560" w:type="dxa"/>
            <w:vAlign w:val="center"/>
          </w:tcPr>
          <w:p w14:paraId="12645242" w14:textId="77777777" w:rsidR="008C3AF4" w:rsidRPr="006B24F0" w:rsidRDefault="008C3AF4" w:rsidP="00B26131">
            <w:pPr>
              <w:pStyle w:val="TableField-Left"/>
              <w:rPr>
                <w:rFonts w:ascii="Calibri Light" w:hAnsi="Calibri Light" w:cs="Arial"/>
              </w:rPr>
            </w:pPr>
            <w:r w:rsidRPr="006B24F0">
              <w:rPr>
                <w:rFonts w:ascii="Calibri Light" w:hAnsi="Calibri Light" w:cs="Arial"/>
              </w:rPr>
              <w:t>SAP Implementation Guide - where configuration is performed</w:t>
            </w:r>
          </w:p>
        </w:tc>
      </w:tr>
      <w:tr w:rsidR="008C3AF4" w:rsidRPr="006B24F0" w14:paraId="652EC980" w14:textId="77777777" w:rsidTr="00FE6E81">
        <w:trPr>
          <w:cantSplit/>
          <w:trHeight w:val="93"/>
        </w:trPr>
        <w:tc>
          <w:tcPr>
            <w:tcW w:w="1777" w:type="dxa"/>
            <w:vAlign w:val="center"/>
          </w:tcPr>
          <w:p w14:paraId="7FF3C3CE" w14:textId="77777777" w:rsidR="008C3AF4" w:rsidRPr="006B24F0" w:rsidRDefault="008C3AF4" w:rsidP="00B26131">
            <w:pPr>
              <w:pStyle w:val="TableField-Center"/>
              <w:rPr>
                <w:rFonts w:ascii="Calibri Light" w:hAnsi="Calibri Light" w:cs="Arial"/>
              </w:rPr>
            </w:pPr>
            <w:r w:rsidRPr="006B24F0">
              <w:rPr>
                <w:rFonts w:ascii="Calibri Light" w:hAnsi="Calibri Light" w:cs="Arial"/>
              </w:rPr>
              <w:t>TMD</w:t>
            </w:r>
          </w:p>
        </w:tc>
        <w:tc>
          <w:tcPr>
            <w:tcW w:w="7560" w:type="dxa"/>
            <w:vAlign w:val="center"/>
          </w:tcPr>
          <w:p w14:paraId="45ABA6E7" w14:textId="77777777" w:rsidR="008C3AF4" w:rsidRPr="006B24F0" w:rsidRDefault="00311B4A" w:rsidP="00B26131">
            <w:pPr>
              <w:pStyle w:val="TableField-Left"/>
              <w:rPr>
                <w:rFonts w:ascii="Calibri Light" w:hAnsi="Calibri Light" w:cs="Arial"/>
              </w:rPr>
            </w:pPr>
            <w:r w:rsidRPr="006B24F0">
              <w:rPr>
                <w:rFonts w:ascii="Calibri Light" w:hAnsi="Calibri Light" w:cs="Arial"/>
              </w:rPr>
              <w:t xml:space="preserve">SAP </w:t>
            </w:r>
            <w:r w:rsidR="008C3AF4" w:rsidRPr="006B24F0">
              <w:rPr>
                <w:rFonts w:ascii="Calibri Light" w:hAnsi="Calibri Light" w:cs="Arial"/>
              </w:rPr>
              <w:t>Technical Master Data</w:t>
            </w:r>
            <w:r w:rsidRPr="006B24F0">
              <w:rPr>
                <w:rFonts w:ascii="Calibri Light" w:hAnsi="Calibri Light" w:cs="Arial"/>
              </w:rPr>
              <w:t xml:space="preserve"> e.g. Connection Object, Premise and Device Location</w:t>
            </w:r>
          </w:p>
        </w:tc>
      </w:tr>
      <w:tr w:rsidR="008C3AF4" w:rsidRPr="006B24F0" w14:paraId="16645288" w14:textId="77777777" w:rsidTr="00FE6E81">
        <w:trPr>
          <w:cantSplit/>
          <w:trHeight w:val="183"/>
        </w:trPr>
        <w:tc>
          <w:tcPr>
            <w:tcW w:w="1777" w:type="dxa"/>
            <w:vAlign w:val="center"/>
          </w:tcPr>
          <w:p w14:paraId="4EF52EAE" w14:textId="77777777" w:rsidR="008C3AF4" w:rsidRPr="006B24F0" w:rsidRDefault="008C3AF4" w:rsidP="000F7473">
            <w:pPr>
              <w:pStyle w:val="TableField-Center"/>
              <w:rPr>
                <w:rFonts w:ascii="Calibri Light" w:hAnsi="Calibri Light" w:cs="Arial"/>
              </w:rPr>
            </w:pPr>
            <w:r w:rsidRPr="006B24F0">
              <w:rPr>
                <w:rFonts w:ascii="Calibri Light" w:hAnsi="Calibri Light"/>
                <w:color w:val="000000"/>
              </w:rPr>
              <w:t>BDEX</w:t>
            </w:r>
          </w:p>
        </w:tc>
        <w:tc>
          <w:tcPr>
            <w:tcW w:w="7560" w:type="dxa"/>
            <w:vAlign w:val="center"/>
          </w:tcPr>
          <w:p w14:paraId="2F0CBABB" w14:textId="77777777" w:rsidR="008C3AF4" w:rsidRPr="006B24F0" w:rsidRDefault="008C3AF4" w:rsidP="000F7473">
            <w:pPr>
              <w:pStyle w:val="TableField-Left"/>
              <w:rPr>
                <w:rFonts w:ascii="Calibri Light" w:hAnsi="Calibri Light" w:cs="Arial"/>
              </w:rPr>
            </w:pPr>
            <w:r w:rsidRPr="006B24F0">
              <w:rPr>
                <w:rFonts w:ascii="Calibri Light" w:hAnsi="Calibri Light"/>
                <w:color w:val="000000"/>
              </w:rPr>
              <w:t>SAP add-on functionality to support the processing of BPEM Cases</w:t>
            </w:r>
          </w:p>
        </w:tc>
      </w:tr>
      <w:tr w:rsidR="008C3AF4" w:rsidRPr="006B24F0" w14:paraId="6DE97FE9" w14:textId="77777777" w:rsidTr="008C3AF4">
        <w:trPr>
          <w:cantSplit/>
          <w:trHeight w:val="432"/>
        </w:trPr>
        <w:tc>
          <w:tcPr>
            <w:tcW w:w="1777" w:type="dxa"/>
            <w:vAlign w:val="center"/>
          </w:tcPr>
          <w:p w14:paraId="21BEE088" w14:textId="77777777" w:rsidR="008C3AF4" w:rsidRPr="006B24F0" w:rsidRDefault="00C44B9E" w:rsidP="000F7473">
            <w:pPr>
              <w:pStyle w:val="TableField-Center"/>
              <w:rPr>
                <w:rFonts w:ascii="Calibri Light" w:hAnsi="Calibri Light" w:cs="Arial"/>
              </w:rPr>
            </w:pPr>
            <w:r w:rsidRPr="006B24F0">
              <w:rPr>
                <w:rFonts w:ascii="Calibri Light" w:hAnsi="Calibri Light"/>
                <w:color w:val="000000"/>
              </w:rPr>
              <w:t>Billing Cycle</w:t>
            </w:r>
          </w:p>
        </w:tc>
        <w:tc>
          <w:tcPr>
            <w:tcW w:w="7560" w:type="dxa"/>
            <w:vAlign w:val="center"/>
          </w:tcPr>
          <w:p w14:paraId="32B892EE" w14:textId="77777777" w:rsidR="008C3AF4" w:rsidRPr="006B24F0" w:rsidRDefault="007D04A2" w:rsidP="000F7473">
            <w:pPr>
              <w:pStyle w:val="TableField-Left"/>
              <w:rPr>
                <w:rFonts w:ascii="Calibri Light" w:hAnsi="Calibri Light" w:cs="Arial"/>
              </w:rPr>
            </w:pPr>
            <w:r w:rsidRPr="006B24F0">
              <w:rPr>
                <w:rFonts w:ascii="Calibri Light" w:hAnsi="Calibri Light"/>
                <w:color w:val="000000"/>
              </w:rPr>
              <w:t>Is a group of contracts to be billed together via date-driven or regional criteria, it controls the billing cycle and is linked to the Meter Reading Unit.</w:t>
            </w:r>
            <w:r w:rsidR="00CD7E8A" w:rsidRPr="006B24F0">
              <w:rPr>
                <w:rFonts w:ascii="Calibri Light" w:hAnsi="Calibri Light"/>
                <w:color w:val="000000"/>
              </w:rPr>
              <w:t xml:space="preserve">  SAP e</w:t>
            </w:r>
            <w:r w:rsidRPr="006B24F0">
              <w:rPr>
                <w:rFonts w:ascii="Calibri Light" w:hAnsi="Calibri Light"/>
                <w:color w:val="000000"/>
              </w:rPr>
              <w:t>quivalent term is the Portion.</w:t>
            </w:r>
          </w:p>
        </w:tc>
      </w:tr>
      <w:tr w:rsidR="008C3AF4" w:rsidRPr="006B24F0" w14:paraId="5F29C3EA" w14:textId="77777777" w:rsidTr="008C3AF4">
        <w:trPr>
          <w:cantSplit/>
          <w:trHeight w:val="432"/>
        </w:trPr>
        <w:tc>
          <w:tcPr>
            <w:tcW w:w="1777" w:type="dxa"/>
            <w:vAlign w:val="center"/>
          </w:tcPr>
          <w:p w14:paraId="31DD0A7A" w14:textId="77777777" w:rsidR="008C3AF4" w:rsidRPr="006B24F0" w:rsidRDefault="00C44B9E" w:rsidP="000F7473">
            <w:pPr>
              <w:pStyle w:val="TableField-Center"/>
              <w:rPr>
                <w:rFonts w:ascii="Calibri Light" w:hAnsi="Calibri Light" w:cs="Arial"/>
              </w:rPr>
            </w:pPr>
            <w:r w:rsidRPr="006B24F0">
              <w:rPr>
                <w:rFonts w:ascii="Calibri Light" w:hAnsi="Calibri Light"/>
                <w:color w:val="000000"/>
              </w:rPr>
              <w:t>Billing Document</w:t>
            </w:r>
          </w:p>
        </w:tc>
        <w:tc>
          <w:tcPr>
            <w:tcW w:w="7560" w:type="dxa"/>
            <w:vAlign w:val="center"/>
          </w:tcPr>
          <w:p w14:paraId="07E7B57A" w14:textId="77777777" w:rsidR="008C3AF4" w:rsidRPr="006B24F0" w:rsidRDefault="00966F18" w:rsidP="000F7473">
            <w:pPr>
              <w:pStyle w:val="TableField-Left"/>
              <w:rPr>
                <w:rFonts w:ascii="Calibri Light" w:hAnsi="Calibri Light" w:cs="Arial"/>
              </w:rPr>
            </w:pPr>
            <w:r w:rsidRPr="006B24F0">
              <w:rPr>
                <w:rFonts w:ascii="Calibri Light" w:hAnsi="Calibri Light"/>
                <w:color w:val="000000"/>
              </w:rPr>
              <w:t>A document that outlines the charges incurred for energy consumption for a specific contract. During the process of Billing, a billing document is generated for each contract on a contract account.</w:t>
            </w:r>
          </w:p>
        </w:tc>
      </w:tr>
      <w:tr w:rsidR="00C44B9E" w:rsidRPr="006B24F0" w14:paraId="32F30ED9" w14:textId="77777777" w:rsidTr="008C3AF4">
        <w:trPr>
          <w:cantSplit/>
          <w:trHeight w:val="432"/>
        </w:trPr>
        <w:tc>
          <w:tcPr>
            <w:tcW w:w="1777" w:type="dxa"/>
            <w:vAlign w:val="center"/>
          </w:tcPr>
          <w:p w14:paraId="604DC37E" w14:textId="77777777" w:rsidR="00C44B9E" w:rsidRPr="006B24F0" w:rsidRDefault="00C44B9E" w:rsidP="000F7473">
            <w:pPr>
              <w:pStyle w:val="TableField-Center"/>
              <w:rPr>
                <w:rFonts w:ascii="Calibri Light" w:hAnsi="Calibri Light" w:cs="Arial"/>
              </w:rPr>
            </w:pPr>
            <w:r w:rsidRPr="006B24F0">
              <w:rPr>
                <w:rFonts w:ascii="Calibri Light" w:hAnsi="Calibri Light"/>
                <w:color w:val="000000"/>
              </w:rPr>
              <w:t>Level Pay Plans</w:t>
            </w:r>
          </w:p>
        </w:tc>
        <w:tc>
          <w:tcPr>
            <w:tcW w:w="7560" w:type="dxa"/>
            <w:vAlign w:val="center"/>
          </w:tcPr>
          <w:p w14:paraId="2251B0A9" w14:textId="77777777" w:rsidR="00C44B9E" w:rsidRPr="006B24F0" w:rsidRDefault="00966F18" w:rsidP="000F7473">
            <w:pPr>
              <w:pStyle w:val="TableField-Left"/>
              <w:rPr>
                <w:rFonts w:ascii="Calibri Light" w:hAnsi="Calibri Light" w:cs="Arial"/>
              </w:rPr>
            </w:pPr>
            <w:r w:rsidRPr="006B24F0">
              <w:rPr>
                <w:rFonts w:ascii="Calibri Light" w:hAnsi="Calibri Light"/>
                <w:color w:val="000000"/>
              </w:rPr>
              <w:t>SAP equivalent term is Budget Billing.  Budget Billing allows customers to pay regular equal amounts over a yearly period.</w:t>
            </w:r>
          </w:p>
        </w:tc>
      </w:tr>
      <w:tr w:rsidR="00C44B9E" w:rsidRPr="006B24F0" w14:paraId="32FB86D8" w14:textId="77777777" w:rsidTr="00FE6E81">
        <w:trPr>
          <w:cantSplit/>
          <w:trHeight w:val="246"/>
        </w:trPr>
        <w:tc>
          <w:tcPr>
            <w:tcW w:w="1777" w:type="dxa"/>
            <w:vAlign w:val="center"/>
          </w:tcPr>
          <w:p w14:paraId="318D714D" w14:textId="77777777" w:rsidR="00C44B9E" w:rsidRPr="006B24F0" w:rsidRDefault="00AE62F0" w:rsidP="000F7473">
            <w:pPr>
              <w:pStyle w:val="TableField-Center"/>
              <w:rPr>
                <w:rFonts w:ascii="Calibri Light" w:hAnsi="Calibri Light" w:cs="Arial"/>
              </w:rPr>
            </w:pPr>
            <w:r w:rsidRPr="006B24F0">
              <w:rPr>
                <w:rFonts w:ascii="Calibri Light" w:hAnsi="Calibri Light"/>
                <w:color w:val="000000"/>
              </w:rPr>
              <w:t>BWR</w:t>
            </w:r>
          </w:p>
        </w:tc>
        <w:tc>
          <w:tcPr>
            <w:tcW w:w="7560" w:type="dxa"/>
            <w:vAlign w:val="center"/>
          </w:tcPr>
          <w:p w14:paraId="1A4061FA" w14:textId="77777777" w:rsidR="00C44B9E" w:rsidRPr="006B24F0" w:rsidRDefault="00AE62F0" w:rsidP="000F7473">
            <w:pPr>
              <w:pStyle w:val="TableField-Left"/>
              <w:rPr>
                <w:rFonts w:ascii="Calibri Light" w:hAnsi="Calibri Light" w:cs="Arial"/>
              </w:rPr>
            </w:pPr>
            <w:r w:rsidRPr="006B24F0">
              <w:rPr>
                <w:rFonts w:ascii="Calibri Light" w:hAnsi="Calibri Light"/>
                <w:color w:val="000000"/>
              </w:rPr>
              <w:t>Basic Work Request</w:t>
            </w:r>
            <w:r w:rsidR="00CD7E8A" w:rsidRPr="006B24F0">
              <w:rPr>
                <w:rFonts w:ascii="Calibri Light" w:hAnsi="Calibri Light"/>
                <w:color w:val="000000"/>
              </w:rPr>
              <w:t>.  SAP e</w:t>
            </w:r>
            <w:r w:rsidRPr="006B24F0">
              <w:rPr>
                <w:rFonts w:ascii="Calibri Light" w:hAnsi="Calibri Light"/>
                <w:color w:val="000000"/>
              </w:rPr>
              <w:t>quivalent is BPEM.</w:t>
            </w:r>
          </w:p>
        </w:tc>
      </w:tr>
      <w:tr w:rsidR="00C44B9E" w:rsidRPr="006B24F0" w14:paraId="5DED8599" w14:textId="77777777" w:rsidTr="008C3AF4">
        <w:trPr>
          <w:cantSplit/>
          <w:trHeight w:val="432"/>
        </w:trPr>
        <w:tc>
          <w:tcPr>
            <w:tcW w:w="1777" w:type="dxa"/>
            <w:vAlign w:val="center"/>
          </w:tcPr>
          <w:p w14:paraId="7670C9D5" w14:textId="77777777" w:rsidR="00C44B9E" w:rsidRPr="006B24F0" w:rsidRDefault="00CD7E8A" w:rsidP="000F7473">
            <w:pPr>
              <w:pStyle w:val="TableField-Center"/>
              <w:rPr>
                <w:rFonts w:ascii="Calibri Light" w:hAnsi="Calibri Light" w:cs="Arial"/>
              </w:rPr>
            </w:pPr>
            <w:r w:rsidRPr="006B24F0">
              <w:rPr>
                <w:rFonts w:ascii="Calibri Light" w:hAnsi="Calibri Light"/>
                <w:color w:val="000000"/>
              </w:rPr>
              <w:t>Channel</w:t>
            </w:r>
          </w:p>
        </w:tc>
        <w:tc>
          <w:tcPr>
            <w:tcW w:w="7560" w:type="dxa"/>
            <w:vAlign w:val="center"/>
          </w:tcPr>
          <w:p w14:paraId="5FFBE783" w14:textId="77777777" w:rsidR="00C44B9E" w:rsidRPr="006B24F0" w:rsidRDefault="00CD7E8A" w:rsidP="000F7473">
            <w:pPr>
              <w:pStyle w:val="TableField-Left"/>
              <w:rPr>
                <w:rFonts w:ascii="Calibri Light" w:hAnsi="Calibri Light" w:cs="Arial"/>
              </w:rPr>
            </w:pPr>
            <w:r w:rsidRPr="006B24F0">
              <w:rPr>
                <w:rFonts w:ascii="Calibri Light" w:hAnsi="Calibri Light"/>
                <w:color w:val="000000"/>
              </w:rPr>
              <w:t>Data object in SAP that holds the interval data.  Intervals can be kwh, price, factor, etc.  SAP equivalent is Profile.</w:t>
            </w:r>
          </w:p>
        </w:tc>
      </w:tr>
      <w:tr w:rsidR="00C44B9E" w:rsidRPr="006B24F0" w14:paraId="1482802D" w14:textId="77777777" w:rsidTr="008C3AF4">
        <w:trPr>
          <w:cantSplit/>
          <w:trHeight w:val="432"/>
        </w:trPr>
        <w:tc>
          <w:tcPr>
            <w:tcW w:w="1777" w:type="dxa"/>
            <w:vAlign w:val="center"/>
          </w:tcPr>
          <w:p w14:paraId="7C2B25D4" w14:textId="77777777" w:rsidR="00C44B9E" w:rsidRPr="006B24F0" w:rsidRDefault="00CD7E8A" w:rsidP="000F7473">
            <w:pPr>
              <w:pStyle w:val="TableField-Center"/>
              <w:rPr>
                <w:rFonts w:ascii="Calibri Light" w:hAnsi="Calibri Light" w:cs="Arial"/>
              </w:rPr>
            </w:pPr>
            <w:r w:rsidRPr="006B24F0">
              <w:rPr>
                <w:rFonts w:ascii="Calibri Light" w:hAnsi="Calibri Light"/>
                <w:color w:val="000000"/>
              </w:rPr>
              <w:t>Clarification</w:t>
            </w:r>
          </w:p>
        </w:tc>
        <w:tc>
          <w:tcPr>
            <w:tcW w:w="7560" w:type="dxa"/>
            <w:vAlign w:val="center"/>
          </w:tcPr>
          <w:p w14:paraId="1E5741C2" w14:textId="77777777" w:rsidR="00C44B9E" w:rsidRPr="006B24F0" w:rsidRDefault="00A64FB2" w:rsidP="000F7473">
            <w:pPr>
              <w:pStyle w:val="TableField-Left"/>
              <w:rPr>
                <w:rFonts w:ascii="Calibri Light" w:hAnsi="Calibri Light" w:cs="Arial"/>
              </w:rPr>
            </w:pPr>
            <w:r w:rsidRPr="006B24F0">
              <w:rPr>
                <w:rFonts w:ascii="Calibri Light" w:hAnsi="Calibri Light"/>
                <w:color w:val="000000"/>
              </w:rPr>
              <w:t>A list of payments that could not be processed and require additional work in order to be posted.</w:t>
            </w:r>
          </w:p>
        </w:tc>
      </w:tr>
      <w:tr w:rsidR="00C44B9E" w:rsidRPr="006B24F0" w14:paraId="1F65F986" w14:textId="77777777" w:rsidTr="008C3AF4">
        <w:trPr>
          <w:cantSplit/>
          <w:trHeight w:val="432"/>
        </w:trPr>
        <w:tc>
          <w:tcPr>
            <w:tcW w:w="1777" w:type="dxa"/>
            <w:vAlign w:val="center"/>
          </w:tcPr>
          <w:p w14:paraId="6D7C09DF" w14:textId="77777777" w:rsidR="00C44B9E" w:rsidRPr="006B24F0" w:rsidRDefault="00CD7E8A" w:rsidP="000F7473">
            <w:pPr>
              <w:pStyle w:val="TableField-Center"/>
              <w:rPr>
                <w:rFonts w:ascii="Calibri Light" w:hAnsi="Calibri Light" w:cs="Arial"/>
              </w:rPr>
            </w:pPr>
            <w:r w:rsidRPr="006B24F0">
              <w:rPr>
                <w:rFonts w:ascii="Calibri Light" w:hAnsi="Calibri Light"/>
                <w:color w:val="000000"/>
              </w:rPr>
              <w:t>Summary Billing</w:t>
            </w:r>
          </w:p>
        </w:tc>
        <w:tc>
          <w:tcPr>
            <w:tcW w:w="7560" w:type="dxa"/>
            <w:vAlign w:val="center"/>
          </w:tcPr>
          <w:p w14:paraId="4A93B3CF" w14:textId="77777777" w:rsidR="00C44B9E" w:rsidRPr="006B24F0" w:rsidRDefault="00A64FB2" w:rsidP="000F7473">
            <w:pPr>
              <w:pStyle w:val="TableField-Left"/>
              <w:rPr>
                <w:rFonts w:ascii="Calibri Light" w:hAnsi="Calibri Light" w:cs="Arial"/>
              </w:rPr>
            </w:pPr>
            <w:r w:rsidRPr="006B24F0">
              <w:rPr>
                <w:rFonts w:ascii="Calibri Light" w:hAnsi="Calibri Light"/>
                <w:color w:val="000000"/>
              </w:rPr>
              <w:t>Standard SAP functionality that enables the invoicing of multiple Contract Accounts under one Parent Contract Account (Consolidated Summary Billing).  SAP equivalent is Collective Billing.</w:t>
            </w:r>
          </w:p>
        </w:tc>
      </w:tr>
      <w:tr w:rsidR="00C44B9E" w:rsidRPr="006B24F0" w14:paraId="7AA1FE83" w14:textId="77777777" w:rsidTr="008C3AF4">
        <w:trPr>
          <w:cantSplit/>
          <w:trHeight w:val="432"/>
        </w:trPr>
        <w:tc>
          <w:tcPr>
            <w:tcW w:w="1777" w:type="dxa"/>
            <w:vAlign w:val="center"/>
          </w:tcPr>
          <w:p w14:paraId="26223DAF" w14:textId="77777777" w:rsidR="00C44B9E" w:rsidRPr="006B24F0" w:rsidRDefault="00CD7E8A" w:rsidP="000F7473">
            <w:pPr>
              <w:pStyle w:val="TableField-Center"/>
              <w:rPr>
                <w:rFonts w:ascii="Calibri Light" w:hAnsi="Calibri Light" w:cs="Arial"/>
              </w:rPr>
            </w:pPr>
            <w:r w:rsidRPr="006B24F0">
              <w:rPr>
                <w:rFonts w:ascii="Calibri Light" w:hAnsi="Calibri Light"/>
                <w:color w:val="000000"/>
              </w:rPr>
              <w:t>Connection Object</w:t>
            </w:r>
          </w:p>
        </w:tc>
        <w:tc>
          <w:tcPr>
            <w:tcW w:w="7560" w:type="dxa"/>
            <w:vAlign w:val="center"/>
          </w:tcPr>
          <w:p w14:paraId="0AA5184D" w14:textId="77777777" w:rsidR="00C44B9E" w:rsidRPr="006B24F0" w:rsidRDefault="006A50C7" w:rsidP="000F7473">
            <w:pPr>
              <w:pStyle w:val="TableField-Left"/>
              <w:rPr>
                <w:rFonts w:ascii="Calibri Light" w:hAnsi="Calibri Light" w:cs="Arial"/>
              </w:rPr>
            </w:pPr>
            <w:r w:rsidRPr="006B24F0">
              <w:rPr>
                <w:rFonts w:ascii="Calibri Light" w:hAnsi="Calibri Light"/>
                <w:color w:val="000000"/>
              </w:rPr>
              <w:t>Link between installation and postal regional structure. Usually a building, but can also be a piece of property or other facility, such as a fountain or construction site. The connection object corresponds to the functional location in plant maintenance (PM).</w:t>
            </w:r>
          </w:p>
        </w:tc>
      </w:tr>
      <w:tr w:rsidR="008C3AF4" w:rsidRPr="006B24F0" w14:paraId="03F6A741" w14:textId="77777777" w:rsidTr="00AE1682">
        <w:trPr>
          <w:cantSplit/>
          <w:trHeight w:val="192"/>
        </w:trPr>
        <w:tc>
          <w:tcPr>
            <w:tcW w:w="1777" w:type="dxa"/>
            <w:vAlign w:val="center"/>
          </w:tcPr>
          <w:p w14:paraId="33ADDECD" w14:textId="77777777" w:rsidR="008C3AF4" w:rsidRPr="006B24F0" w:rsidRDefault="006D209A" w:rsidP="000F7473">
            <w:pPr>
              <w:pStyle w:val="TableField-Center"/>
              <w:rPr>
                <w:rFonts w:ascii="Calibri Light" w:hAnsi="Calibri Light" w:cs="Arial"/>
              </w:rPr>
            </w:pPr>
            <w:r>
              <w:rPr>
                <w:rFonts w:ascii="Calibri Light" w:hAnsi="Calibri Light" w:cs="Arial"/>
              </w:rPr>
              <w:t>BCD</w:t>
            </w:r>
          </w:p>
        </w:tc>
        <w:tc>
          <w:tcPr>
            <w:tcW w:w="7560" w:type="dxa"/>
            <w:vAlign w:val="center"/>
          </w:tcPr>
          <w:p w14:paraId="30493803" w14:textId="77777777" w:rsidR="008C3AF4" w:rsidRPr="006B24F0" w:rsidRDefault="006D209A" w:rsidP="000F7473">
            <w:pPr>
              <w:pStyle w:val="TableField-Left"/>
              <w:rPr>
                <w:rFonts w:ascii="Calibri Light" w:hAnsi="Calibri Light" w:cs="Arial"/>
              </w:rPr>
            </w:pPr>
            <w:r>
              <w:rPr>
                <w:rFonts w:ascii="Calibri Light" w:hAnsi="Calibri Light" w:cs="Arial"/>
              </w:rPr>
              <w:t>Business Customer Division</w:t>
            </w:r>
          </w:p>
        </w:tc>
      </w:tr>
      <w:tr w:rsidR="006D209A" w:rsidRPr="006B24F0" w14:paraId="19401A89" w14:textId="77777777" w:rsidTr="00AE1682">
        <w:trPr>
          <w:cantSplit/>
          <w:trHeight w:val="192"/>
        </w:trPr>
        <w:tc>
          <w:tcPr>
            <w:tcW w:w="1777" w:type="dxa"/>
            <w:vAlign w:val="center"/>
          </w:tcPr>
          <w:p w14:paraId="287B2C20" w14:textId="77777777" w:rsidR="006D209A" w:rsidRPr="006B24F0" w:rsidRDefault="00571F00" w:rsidP="000F7473">
            <w:pPr>
              <w:pStyle w:val="TableField-Center"/>
              <w:rPr>
                <w:rFonts w:ascii="Calibri Light" w:hAnsi="Calibri Light" w:cs="Arial"/>
              </w:rPr>
            </w:pPr>
            <w:r>
              <w:rPr>
                <w:rFonts w:ascii="Calibri Light" w:hAnsi="Calibri Light" w:cs="Arial"/>
              </w:rPr>
              <w:t>C&amp;I</w:t>
            </w:r>
          </w:p>
        </w:tc>
        <w:tc>
          <w:tcPr>
            <w:tcW w:w="7560" w:type="dxa"/>
            <w:vAlign w:val="center"/>
          </w:tcPr>
          <w:p w14:paraId="1858945B" w14:textId="77777777" w:rsidR="006D209A" w:rsidRPr="006B24F0" w:rsidRDefault="00571F00" w:rsidP="000F7473">
            <w:pPr>
              <w:pStyle w:val="TableField-Left"/>
              <w:rPr>
                <w:rFonts w:ascii="Calibri Light" w:hAnsi="Calibri Light" w:cs="Arial"/>
              </w:rPr>
            </w:pPr>
            <w:r>
              <w:rPr>
                <w:rFonts w:ascii="Calibri Light" w:hAnsi="Calibri Light" w:cs="Arial"/>
              </w:rPr>
              <w:t>Commercial &amp; Industrial</w:t>
            </w:r>
          </w:p>
        </w:tc>
      </w:tr>
      <w:tr w:rsidR="00571F00" w:rsidRPr="006B24F0" w14:paraId="3413C847" w14:textId="77777777" w:rsidTr="00AE1682">
        <w:trPr>
          <w:cantSplit/>
          <w:trHeight w:val="192"/>
        </w:trPr>
        <w:tc>
          <w:tcPr>
            <w:tcW w:w="1777" w:type="dxa"/>
            <w:vAlign w:val="center"/>
          </w:tcPr>
          <w:p w14:paraId="4B46CB71" w14:textId="77777777" w:rsidR="00571F00" w:rsidRDefault="00571F00" w:rsidP="000F7473">
            <w:pPr>
              <w:pStyle w:val="TableField-Center"/>
              <w:rPr>
                <w:rFonts w:ascii="Calibri Light" w:hAnsi="Calibri Light" w:cs="Arial"/>
              </w:rPr>
            </w:pPr>
            <w:r>
              <w:rPr>
                <w:rFonts w:ascii="Calibri Light" w:hAnsi="Calibri Light" w:cs="Arial"/>
              </w:rPr>
              <w:t>CP&amp;S</w:t>
            </w:r>
          </w:p>
        </w:tc>
        <w:tc>
          <w:tcPr>
            <w:tcW w:w="7560" w:type="dxa"/>
            <w:vAlign w:val="center"/>
          </w:tcPr>
          <w:p w14:paraId="75F78770" w14:textId="77777777" w:rsidR="00571F00" w:rsidRDefault="00571F00" w:rsidP="000F7473">
            <w:pPr>
              <w:pStyle w:val="TableField-Left"/>
              <w:rPr>
                <w:rFonts w:ascii="Calibri Light" w:hAnsi="Calibri Light" w:cs="Arial"/>
              </w:rPr>
            </w:pPr>
            <w:r>
              <w:rPr>
                <w:rFonts w:ascii="Calibri Light" w:hAnsi="Calibri Light" w:cs="Arial"/>
              </w:rPr>
              <w:t>Customer Programs &amp; Services</w:t>
            </w:r>
          </w:p>
        </w:tc>
      </w:tr>
      <w:tr w:rsidR="00571F00" w:rsidRPr="006B24F0" w14:paraId="2DD1EFC7" w14:textId="77777777" w:rsidTr="00AE1682">
        <w:trPr>
          <w:cantSplit/>
          <w:trHeight w:val="192"/>
        </w:trPr>
        <w:tc>
          <w:tcPr>
            <w:tcW w:w="1777" w:type="dxa"/>
            <w:vAlign w:val="center"/>
          </w:tcPr>
          <w:p w14:paraId="75F7178B" w14:textId="77777777" w:rsidR="00571F00" w:rsidRDefault="00571F00" w:rsidP="000F7473">
            <w:pPr>
              <w:pStyle w:val="TableField-Center"/>
              <w:rPr>
                <w:rFonts w:ascii="Calibri Light" w:hAnsi="Calibri Light" w:cs="Arial"/>
              </w:rPr>
            </w:pPr>
            <w:r>
              <w:rPr>
                <w:rFonts w:ascii="Calibri Light" w:hAnsi="Calibri Light" w:cs="Arial"/>
              </w:rPr>
              <w:t>DSM</w:t>
            </w:r>
          </w:p>
        </w:tc>
        <w:tc>
          <w:tcPr>
            <w:tcW w:w="7560" w:type="dxa"/>
            <w:vAlign w:val="center"/>
          </w:tcPr>
          <w:p w14:paraId="234F21D7" w14:textId="77777777" w:rsidR="00571F00" w:rsidRDefault="00571F00" w:rsidP="000F7473">
            <w:pPr>
              <w:pStyle w:val="TableField-Left"/>
              <w:rPr>
                <w:rFonts w:ascii="Calibri Light" w:hAnsi="Calibri Light" w:cs="Arial"/>
              </w:rPr>
            </w:pPr>
            <w:r>
              <w:rPr>
                <w:rFonts w:ascii="Calibri Light" w:hAnsi="Calibri Light" w:cs="Arial"/>
              </w:rPr>
              <w:t>Demand Side Management</w:t>
            </w:r>
          </w:p>
        </w:tc>
      </w:tr>
      <w:tr w:rsidR="00571F00" w:rsidRPr="006B24F0" w14:paraId="246841FA" w14:textId="77777777" w:rsidTr="00AE1682">
        <w:trPr>
          <w:cantSplit/>
          <w:trHeight w:val="192"/>
        </w:trPr>
        <w:tc>
          <w:tcPr>
            <w:tcW w:w="1777" w:type="dxa"/>
            <w:vAlign w:val="center"/>
          </w:tcPr>
          <w:p w14:paraId="69E86162" w14:textId="77777777" w:rsidR="00571F00" w:rsidRDefault="00571F00" w:rsidP="000F7473">
            <w:pPr>
              <w:pStyle w:val="TableField-Center"/>
              <w:rPr>
                <w:rFonts w:ascii="Calibri Light" w:hAnsi="Calibri Light" w:cs="Arial"/>
              </w:rPr>
            </w:pPr>
            <w:r>
              <w:rPr>
                <w:rFonts w:ascii="Calibri Light" w:hAnsi="Calibri Light" w:cs="Arial"/>
              </w:rPr>
              <w:t>GIAW</w:t>
            </w:r>
          </w:p>
        </w:tc>
        <w:tc>
          <w:tcPr>
            <w:tcW w:w="7560" w:type="dxa"/>
            <w:vAlign w:val="center"/>
          </w:tcPr>
          <w:p w14:paraId="12ECE05E" w14:textId="77777777" w:rsidR="00571F00" w:rsidRDefault="00571F00" w:rsidP="000F7473">
            <w:pPr>
              <w:pStyle w:val="TableField-Left"/>
              <w:rPr>
                <w:rFonts w:ascii="Calibri Light" w:hAnsi="Calibri Light" w:cs="Arial"/>
              </w:rPr>
            </w:pPr>
            <w:r>
              <w:rPr>
                <w:rFonts w:ascii="Calibri Light" w:hAnsi="Calibri Light" w:cs="Arial"/>
              </w:rPr>
              <w:t>Government, Institutional, Agriculture &amp; Water</w:t>
            </w:r>
          </w:p>
        </w:tc>
      </w:tr>
      <w:tr w:rsidR="00571F00" w:rsidRPr="006B24F0" w14:paraId="6B7CDD9F" w14:textId="77777777" w:rsidTr="00AE1682">
        <w:trPr>
          <w:cantSplit/>
          <w:trHeight w:val="192"/>
        </w:trPr>
        <w:tc>
          <w:tcPr>
            <w:tcW w:w="1777" w:type="dxa"/>
            <w:vAlign w:val="center"/>
          </w:tcPr>
          <w:p w14:paraId="4EB7E6C4" w14:textId="77777777" w:rsidR="00571F00" w:rsidRDefault="00571F00" w:rsidP="000F7473">
            <w:pPr>
              <w:pStyle w:val="TableField-Center"/>
              <w:rPr>
                <w:rFonts w:ascii="Calibri Light" w:hAnsi="Calibri Light" w:cs="Arial"/>
              </w:rPr>
            </w:pPr>
            <w:r>
              <w:rPr>
                <w:rFonts w:ascii="Calibri Light" w:hAnsi="Calibri Light" w:cs="Arial"/>
              </w:rPr>
              <w:t>IDSM</w:t>
            </w:r>
          </w:p>
        </w:tc>
        <w:tc>
          <w:tcPr>
            <w:tcW w:w="7560" w:type="dxa"/>
            <w:vAlign w:val="center"/>
          </w:tcPr>
          <w:p w14:paraId="001CC9F8" w14:textId="77777777" w:rsidR="00571F00" w:rsidRDefault="00571F00" w:rsidP="000F7473">
            <w:pPr>
              <w:pStyle w:val="TableField-Left"/>
              <w:rPr>
                <w:rFonts w:ascii="Calibri Light" w:hAnsi="Calibri Light" w:cs="Arial"/>
              </w:rPr>
            </w:pPr>
            <w:r>
              <w:rPr>
                <w:rFonts w:ascii="Calibri Light" w:hAnsi="Calibri Light" w:cs="Arial"/>
              </w:rPr>
              <w:t>Integrated Demand Side Management</w:t>
            </w:r>
          </w:p>
        </w:tc>
      </w:tr>
    </w:tbl>
    <w:p w14:paraId="304F1540" w14:textId="77777777" w:rsidR="00E0118B" w:rsidRPr="006B24F0" w:rsidRDefault="00E0118B" w:rsidP="00DF7511">
      <w:pPr>
        <w:pStyle w:val="Heading2Text"/>
        <w:ind w:left="0"/>
        <w:rPr>
          <w:rFonts w:ascii="Calibri Light" w:hAnsi="Calibri Light" w:cs="Arial"/>
        </w:rPr>
      </w:pPr>
    </w:p>
    <w:p w14:paraId="64EEFD1B" w14:textId="77777777" w:rsidR="00F029C3" w:rsidRPr="006B24F0" w:rsidRDefault="00F029C3" w:rsidP="00E0118B">
      <w:pPr>
        <w:pStyle w:val="Heading2Text"/>
        <w:rPr>
          <w:rFonts w:ascii="Calibri Light" w:hAnsi="Calibri Light" w:cs="Arial"/>
        </w:rPr>
      </w:pPr>
      <w:r w:rsidRPr="006B24F0">
        <w:rPr>
          <w:rFonts w:ascii="Calibri Light" w:hAnsi="Calibri Light" w:cs="Arial"/>
        </w:rPr>
        <w:t xml:space="preserve">Additional terms may be found in APSE </w:t>
      </w:r>
      <w:hyperlink r:id="rId12" w:history="1">
        <w:r w:rsidRPr="006B24F0">
          <w:rPr>
            <w:rStyle w:val="Hyperlink"/>
            <w:rFonts w:ascii="Calibri Light" w:hAnsi="Calibri Light" w:cs="Arial"/>
          </w:rPr>
          <w:t>General Document # 32 CSRP Glossary</w:t>
        </w:r>
      </w:hyperlink>
    </w:p>
    <w:p w14:paraId="3F70F23D" w14:textId="77777777" w:rsidR="00E0118B" w:rsidRPr="006B24F0" w:rsidRDefault="00E0118B" w:rsidP="002F58D0">
      <w:pPr>
        <w:pStyle w:val="Heading1"/>
        <w:rPr>
          <w:rFonts w:ascii="Calibri Light" w:hAnsi="Calibri Light"/>
        </w:rPr>
      </w:pPr>
      <w:bookmarkStart w:id="17" w:name="_Toc406588300"/>
      <w:bookmarkStart w:id="18" w:name="_Toc491613806"/>
      <w:bookmarkStart w:id="19" w:name="_Toc517343001"/>
      <w:r w:rsidRPr="006B24F0">
        <w:rPr>
          <w:rFonts w:ascii="Calibri Light" w:hAnsi="Calibri Light"/>
        </w:rPr>
        <w:lastRenderedPageBreak/>
        <w:t>Business Process Design</w:t>
      </w:r>
      <w:bookmarkEnd w:id="17"/>
      <w:bookmarkEnd w:id="18"/>
      <w:bookmarkEnd w:id="19"/>
    </w:p>
    <w:p w14:paraId="6B09EA8B" w14:textId="2B343619" w:rsidR="00E0118B" w:rsidRPr="006B24F0" w:rsidRDefault="003611F0" w:rsidP="00E65C34">
      <w:pPr>
        <w:pStyle w:val="Heading2"/>
        <w:numPr>
          <w:ilvl w:val="1"/>
          <w:numId w:val="5"/>
        </w:numPr>
      </w:pPr>
      <w:bookmarkStart w:id="20" w:name="_Toc406588301"/>
      <w:bookmarkStart w:id="21" w:name="_Toc491613807"/>
      <w:bookmarkStart w:id="22" w:name="_Toc517343002"/>
      <w:r>
        <w:t xml:space="preserve">Manage Leads, Opportunities and Territories </w:t>
      </w:r>
      <w:r w:rsidR="00E0118B" w:rsidRPr="006B24F0">
        <w:t>Details</w:t>
      </w:r>
      <w:bookmarkEnd w:id="20"/>
      <w:bookmarkEnd w:id="21"/>
      <w:bookmarkEnd w:id="22"/>
      <w:r w:rsidR="00E0118B" w:rsidRPr="006B24F0">
        <w:t xml:space="preserve"> </w:t>
      </w:r>
    </w:p>
    <w:p w14:paraId="7677D546" w14:textId="77777777" w:rsidR="00601FFE" w:rsidRPr="004F1BAC" w:rsidRDefault="00EF7453" w:rsidP="00162320">
      <w:pPr>
        <w:pStyle w:val="Heading2Text"/>
        <w:numPr>
          <w:ilvl w:val="2"/>
          <w:numId w:val="5"/>
        </w:numPr>
        <w:jc w:val="both"/>
        <w:rPr>
          <w:rFonts w:ascii="Calibri Light" w:hAnsi="Calibri Light" w:cs="Arial"/>
          <w:b/>
        </w:rPr>
      </w:pPr>
      <w:bookmarkStart w:id="23" w:name="_Toc368501741"/>
      <w:bookmarkStart w:id="24" w:name="_Ref391280030"/>
      <w:bookmarkStart w:id="25" w:name="_Toc406588302"/>
      <w:bookmarkStart w:id="26" w:name="_Toc491613808"/>
      <w:r w:rsidRPr="004F1BAC">
        <w:rPr>
          <w:rFonts w:ascii="Calibri Light" w:hAnsi="Calibri Light" w:cs="Arial"/>
          <w:b/>
        </w:rPr>
        <w:t>Customer Care Sales Cycle</w:t>
      </w:r>
      <w:r w:rsidR="00FB0BE7" w:rsidRPr="004F1BAC">
        <w:rPr>
          <w:rFonts w:ascii="Calibri Light" w:hAnsi="Calibri Light" w:cs="Arial"/>
          <w:b/>
        </w:rPr>
        <w:t>:</w:t>
      </w:r>
    </w:p>
    <w:p w14:paraId="6E3DC527" w14:textId="267E56AC" w:rsidR="00676389" w:rsidRPr="00F017EB" w:rsidRDefault="00EF4F57" w:rsidP="001A4F5F">
      <w:pPr>
        <w:pStyle w:val="Heading2Text"/>
        <w:ind w:left="1260"/>
        <w:jc w:val="both"/>
        <w:rPr>
          <w:rFonts w:ascii="Calibri Light" w:hAnsi="Calibri Light" w:cs="Arial"/>
        </w:rPr>
      </w:pPr>
      <w:r>
        <w:rPr>
          <w:rFonts w:ascii="Calibri Light" w:hAnsi="Calibri Light" w:cs="Arial"/>
        </w:rPr>
        <w:t xml:space="preserve">A Business Partner’s intent to participate in </w:t>
      </w:r>
      <w:r w:rsidR="00637487">
        <w:rPr>
          <w:rFonts w:ascii="Calibri Light" w:hAnsi="Calibri Light" w:cs="Arial"/>
        </w:rPr>
        <w:t>(</w:t>
      </w:r>
      <w:r>
        <w:rPr>
          <w:rFonts w:ascii="Calibri Light" w:hAnsi="Calibri Light" w:cs="Arial"/>
        </w:rPr>
        <w:t>or</w:t>
      </w:r>
      <w:r w:rsidR="00637487">
        <w:rPr>
          <w:rFonts w:ascii="Calibri Light" w:hAnsi="Calibri Light" w:cs="Arial"/>
        </w:rPr>
        <w:t>)</w:t>
      </w:r>
      <w:r>
        <w:rPr>
          <w:rFonts w:ascii="Calibri Light" w:hAnsi="Calibri Light" w:cs="Arial"/>
        </w:rPr>
        <w:t xml:space="preserve"> SCE’s intent to consider BP’s for non-</w:t>
      </w:r>
      <w:r w:rsidR="00E61F17">
        <w:rPr>
          <w:rFonts w:ascii="Calibri Light" w:hAnsi="Calibri Light" w:cs="Arial"/>
        </w:rPr>
        <w:t xml:space="preserve">rebate </w:t>
      </w:r>
      <w:r w:rsidR="00B221AC">
        <w:rPr>
          <w:rFonts w:ascii="Calibri Light" w:hAnsi="Calibri Light" w:cs="Arial"/>
        </w:rPr>
        <w:t>program initiatives</w:t>
      </w:r>
      <w:r>
        <w:rPr>
          <w:rFonts w:ascii="Calibri Light" w:hAnsi="Calibri Light" w:cs="Arial"/>
        </w:rPr>
        <w:t xml:space="preserve"> </w:t>
      </w:r>
      <w:r w:rsidR="004D04AC">
        <w:rPr>
          <w:rFonts w:ascii="Calibri Light" w:hAnsi="Calibri Light" w:cs="Arial"/>
        </w:rPr>
        <w:t xml:space="preserve">will be recorded in SAP </w:t>
      </w:r>
      <w:r w:rsidR="00125487">
        <w:rPr>
          <w:rFonts w:ascii="Calibri Light" w:hAnsi="Calibri Light" w:cs="Arial"/>
        </w:rPr>
        <w:t xml:space="preserve">Hybris </w:t>
      </w:r>
      <w:r w:rsidR="000B303D">
        <w:rPr>
          <w:rFonts w:ascii="Calibri Light" w:hAnsi="Calibri Light" w:cs="Arial"/>
        </w:rPr>
        <w:t>C4C as</w:t>
      </w:r>
      <w:r w:rsidR="008E307C">
        <w:rPr>
          <w:rFonts w:ascii="Calibri Light" w:hAnsi="Calibri Light" w:cs="Arial"/>
        </w:rPr>
        <w:t xml:space="preserve"> </w:t>
      </w:r>
      <w:r w:rsidR="00E61F17">
        <w:rPr>
          <w:rFonts w:ascii="Calibri Light" w:hAnsi="Calibri Light" w:cs="Arial"/>
        </w:rPr>
        <w:t xml:space="preserve">Customer Care </w:t>
      </w:r>
      <w:r w:rsidR="008E307C">
        <w:rPr>
          <w:rFonts w:ascii="Calibri Light" w:hAnsi="Calibri Light" w:cs="Arial"/>
        </w:rPr>
        <w:t>leads</w:t>
      </w:r>
      <w:r w:rsidR="004D04AC">
        <w:rPr>
          <w:rFonts w:ascii="Calibri Light" w:hAnsi="Calibri Light" w:cs="Arial"/>
        </w:rPr>
        <w:t>.</w:t>
      </w:r>
      <w:r>
        <w:rPr>
          <w:rFonts w:ascii="Calibri Light" w:hAnsi="Calibri Light" w:cs="Arial"/>
        </w:rPr>
        <w:t xml:space="preserve"> </w:t>
      </w:r>
      <w:r w:rsidR="00676389">
        <w:rPr>
          <w:rFonts w:ascii="Calibri Light" w:hAnsi="Calibri Light" w:cs="Arial"/>
        </w:rPr>
        <w:t>Account Managers create Customer Care Leads on an individual basis</w:t>
      </w:r>
      <w:r w:rsidR="004A14F5">
        <w:rPr>
          <w:rFonts w:ascii="Calibri Light" w:hAnsi="Calibri Light" w:cs="Arial"/>
        </w:rPr>
        <w:t xml:space="preserve"> or in </w:t>
      </w:r>
      <w:r w:rsidR="00C945DD">
        <w:rPr>
          <w:rFonts w:ascii="Calibri Light" w:hAnsi="Calibri Light" w:cs="Arial"/>
        </w:rPr>
        <w:t>mass</w:t>
      </w:r>
      <w:r w:rsidR="00676389">
        <w:rPr>
          <w:rFonts w:ascii="Calibri Light" w:hAnsi="Calibri Light" w:cs="Arial"/>
        </w:rPr>
        <w:t>. These types of leads can also be created</w:t>
      </w:r>
      <w:r w:rsidR="00B335AF">
        <w:rPr>
          <w:rFonts w:ascii="Calibri Light" w:hAnsi="Calibri Light" w:cs="Arial"/>
        </w:rPr>
        <w:t xml:space="preserve"> in SAP Hybris C4C as follow-up</w:t>
      </w:r>
      <w:r w:rsidR="004A14F5">
        <w:rPr>
          <w:rFonts w:ascii="Calibri Light" w:hAnsi="Calibri Light" w:cs="Arial"/>
        </w:rPr>
        <w:t xml:space="preserve"> transactions of sales tasks</w:t>
      </w:r>
      <w:r w:rsidR="00B335AF">
        <w:rPr>
          <w:rFonts w:ascii="Calibri Light" w:hAnsi="Calibri Light" w:cs="Arial"/>
        </w:rPr>
        <w:t xml:space="preserve"> or service tickets</w:t>
      </w:r>
      <w:r w:rsidR="004A14F5">
        <w:rPr>
          <w:rFonts w:ascii="Calibri Light" w:hAnsi="Calibri Light" w:cs="Arial"/>
        </w:rPr>
        <w:t xml:space="preserve"> or </w:t>
      </w:r>
      <w:r w:rsidR="00676389">
        <w:rPr>
          <w:rFonts w:ascii="Calibri Light" w:hAnsi="Calibri Light" w:cs="Arial"/>
        </w:rPr>
        <w:t xml:space="preserve">as a result of </w:t>
      </w:r>
      <w:r w:rsidR="00C945DD">
        <w:rPr>
          <w:rFonts w:ascii="Calibri Light" w:hAnsi="Calibri Light" w:cs="Arial"/>
        </w:rPr>
        <w:t xml:space="preserve">a </w:t>
      </w:r>
      <w:r w:rsidR="00676389">
        <w:rPr>
          <w:rFonts w:ascii="Calibri Light" w:hAnsi="Calibri Light" w:cs="Arial"/>
        </w:rPr>
        <w:t>campaign execution in SAP Hybris Marketing. Refer to</w:t>
      </w:r>
      <w:r w:rsidR="00F017EB">
        <w:rPr>
          <w:rFonts w:ascii="Calibri Light" w:hAnsi="Calibri Light" w:cs="Arial"/>
        </w:rPr>
        <w:t xml:space="preserve"> the </w:t>
      </w:r>
      <w:r w:rsidR="00F017EB" w:rsidRPr="00F017EB">
        <w:rPr>
          <w:rFonts w:ascii="Calibri Light" w:hAnsi="Calibri Light" w:cs="Arial"/>
        </w:rPr>
        <w:t>BPD:</w:t>
      </w:r>
      <w:r w:rsidR="00676389" w:rsidRPr="00F017EB">
        <w:rPr>
          <w:rFonts w:ascii="Calibri Light" w:hAnsi="Calibri Light" w:cs="Arial"/>
        </w:rPr>
        <w:t xml:space="preserve"> </w:t>
      </w:r>
      <w:r w:rsidR="00676389" w:rsidRPr="009461E7">
        <w:rPr>
          <w:rFonts w:ascii="Calibri Light" w:hAnsi="Calibri Light" w:cs="Arial"/>
          <w:color w:val="4F81BD" w:themeColor="accent1"/>
        </w:rPr>
        <w:t xml:space="preserve">CIM-CS-15 </w:t>
      </w:r>
      <w:r w:rsidR="00F017EB" w:rsidRPr="009461E7">
        <w:rPr>
          <w:rFonts w:ascii="Calibri Light" w:hAnsi="Calibri Light" w:cs="Arial"/>
          <w:color w:val="4F81BD" w:themeColor="accent1"/>
        </w:rPr>
        <w:t>‘</w:t>
      </w:r>
      <w:r w:rsidR="00676389" w:rsidRPr="009461E7">
        <w:rPr>
          <w:rFonts w:ascii="Calibri Light" w:hAnsi="Calibri Light" w:cs="Arial"/>
          <w:color w:val="4F81BD" w:themeColor="accent1"/>
        </w:rPr>
        <w:t>Manage Customer Segmentation and Campaigns</w:t>
      </w:r>
      <w:r w:rsidR="00F017EB" w:rsidRPr="009461E7">
        <w:rPr>
          <w:rFonts w:ascii="Calibri Light" w:hAnsi="Calibri Light" w:cs="Arial"/>
          <w:color w:val="4F81BD" w:themeColor="accent1"/>
        </w:rPr>
        <w:t>’</w:t>
      </w:r>
      <w:r w:rsidR="00676389" w:rsidRPr="00F017EB">
        <w:rPr>
          <w:rFonts w:ascii="Calibri Light" w:hAnsi="Calibri Light" w:cs="Arial"/>
        </w:rPr>
        <w:t xml:space="preserve"> for details on the creation of leads from campaigns in SAP Hybris Marketing and transferring them to SAP Hybris C4C.</w:t>
      </w:r>
    </w:p>
    <w:p w14:paraId="52C16A91" w14:textId="5A5D812C" w:rsidR="005207E2" w:rsidRPr="003B2653" w:rsidRDefault="007C6EE3" w:rsidP="001A4F5F">
      <w:pPr>
        <w:pStyle w:val="Heading2Text"/>
        <w:ind w:left="1260"/>
        <w:jc w:val="both"/>
        <w:rPr>
          <w:rFonts w:ascii="Calibri Light" w:hAnsi="Calibri Light" w:cs="Arial"/>
        </w:rPr>
      </w:pPr>
      <w:r>
        <w:rPr>
          <w:rFonts w:ascii="Calibri Light" w:hAnsi="Calibri Light" w:cs="Arial"/>
        </w:rPr>
        <w:t>Incoming leads will</w:t>
      </w:r>
      <w:r w:rsidR="005207E2">
        <w:rPr>
          <w:rFonts w:ascii="Calibri Light" w:hAnsi="Calibri Light" w:cs="Arial"/>
        </w:rPr>
        <w:t xml:space="preserve"> be assigned to </w:t>
      </w:r>
      <w:r w:rsidR="00E61F17">
        <w:rPr>
          <w:rFonts w:ascii="Calibri Light" w:hAnsi="Calibri Light" w:cs="Arial"/>
        </w:rPr>
        <w:t xml:space="preserve">the </w:t>
      </w:r>
      <w:r w:rsidR="005207E2">
        <w:rPr>
          <w:rFonts w:ascii="Calibri Light" w:hAnsi="Calibri Light" w:cs="Arial"/>
        </w:rPr>
        <w:t xml:space="preserve">appropriate </w:t>
      </w:r>
      <w:r w:rsidR="00E87870">
        <w:rPr>
          <w:rFonts w:ascii="Calibri Light" w:hAnsi="Calibri Light" w:cs="Arial"/>
        </w:rPr>
        <w:t>A</w:t>
      </w:r>
      <w:r w:rsidR="00A5392C">
        <w:rPr>
          <w:rFonts w:ascii="Calibri Light" w:hAnsi="Calibri Light" w:cs="Arial"/>
        </w:rPr>
        <w:t xml:space="preserve">ccount </w:t>
      </w:r>
      <w:r w:rsidR="00E87870">
        <w:rPr>
          <w:rFonts w:ascii="Calibri Light" w:hAnsi="Calibri Light" w:cs="Arial"/>
        </w:rPr>
        <w:t>M</w:t>
      </w:r>
      <w:r w:rsidR="00A5392C">
        <w:rPr>
          <w:rFonts w:ascii="Calibri Light" w:hAnsi="Calibri Light" w:cs="Arial"/>
        </w:rPr>
        <w:t>anag</w:t>
      </w:r>
      <w:r w:rsidR="00B7531D">
        <w:rPr>
          <w:rFonts w:ascii="Calibri Light" w:hAnsi="Calibri Light" w:cs="Arial"/>
        </w:rPr>
        <w:t>e</w:t>
      </w:r>
      <w:r w:rsidR="00A5392C">
        <w:rPr>
          <w:rFonts w:ascii="Calibri Light" w:hAnsi="Calibri Light" w:cs="Arial"/>
        </w:rPr>
        <w:t>ment</w:t>
      </w:r>
      <w:r w:rsidR="005207E2">
        <w:rPr>
          <w:rFonts w:ascii="Calibri Light" w:hAnsi="Calibri Light" w:cs="Arial"/>
        </w:rPr>
        <w:t xml:space="preserve"> personnel based on pre-defined business rules for qualification and further processing. Refer to section 2.1.1.1 for the </w:t>
      </w:r>
      <w:r w:rsidR="005207E2" w:rsidRPr="003B2653">
        <w:rPr>
          <w:rFonts w:ascii="Calibri Light" w:hAnsi="Calibri Light" w:cs="Arial"/>
        </w:rPr>
        <w:t>lead d</w:t>
      </w:r>
      <w:r w:rsidR="005207E2">
        <w:rPr>
          <w:rFonts w:ascii="Calibri Light" w:hAnsi="Calibri Light" w:cs="Arial"/>
        </w:rPr>
        <w:t>istribution rules.</w:t>
      </w:r>
    </w:p>
    <w:p w14:paraId="61223130" w14:textId="174DD535" w:rsidR="005207E2" w:rsidRDefault="005207E2" w:rsidP="001A4F5F">
      <w:pPr>
        <w:pStyle w:val="Heading2Text"/>
        <w:ind w:left="1260"/>
        <w:jc w:val="both"/>
        <w:rPr>
          <w:rFonts w:ascii="Calibri Light" w:hAnsi="Calibri Light" w:cs="Arial"/>
        </w:rPr>
      </w:pPr>
      <w:r>
        <w:rPr>
          <w:rFonts w:ascii="Calibri Light" w:hAnsi="Calibri Light" w:cs="Arial"/>
        </w:rPr>
        <w:t>Leads</w:t>
      </w:r>
      <w:r w:rsidR="007C6EE3">
        <w:rPr>
          <w:rFonts w:ascii="Calibri Light" w:hAnsi="Calibri Light" w:cs="Arial"/>
        </w:rPr>
        <w:t xml:space="preserve"> assigned to sales personnel will be</w:t>
      </w:r>
      <w:r>
        <w:rPr>
          <w:rFonts w:ascii="Calibri Light" w:hAnsi="Calibri Light" w:cs="Arial"/>
        </w:rPr>
        <w:t xml:space="preserve"> </w:t>
      </w:r>
      <w:r w:rsidR="005A04E2">
        <w:rPr>
          <w:rFonts w:ascii="Calibri Light" w:hAnsi="Calibri Light" w:cs="Arial"/>
        </w:rPr>
        <w:t xml:space="preserve">updated </w:t>
      </w:r>
      <w:r>
        <w:rPr>
          <w:rFonts w:ascii="Calibri Light" w:hAnsi="Calibri Light" w:cs="Arial"/>
        </w:rPr>
        <w:t>repeatedly to establish and improve the level of interest represented by the lead and transform the lead to an opportunity. In each process iteration, the lead status and qualification level are updated as needed. Interactions with prospects or customers throughout the lead qualification process can be recorded using various types of activities. Refer to section 2.1.1.3 for details on Activity Management.</w:t>
      </w:r>
      <w:r w:rsidR="006769BB">
        <w:rPr>
          <w:rFonts w:ascii="Calibri Light" w:hAnsi="Calibri Light" w:cs="Arial"/>
        </w:rPr>
        <w:t xml:space="preserve"> Leads will eventually be set to ‘Qualified’ or ‘Declined’ status. If the status of the Lead is set to ‘Declined’, it marks the end of the transaction cycle.</w:t>
      </w:r>
    </w:p>
    <w:p w14:paraId="77C5E995" w14:textId="3449D8FF" w:rsidR="00676389" w:rsidRDefault="005E5214" w:rsidP="001A4F5F">
      <w:pPr>
        <w:pStyle w:val="Heading2Text"/>
        <w:ind w:left="1260"/>
        <w:jc w:val="both"/>
        <w:rPr>
          <w:rFonts w:ascii="Calibri Light" w:hAnsi="Calibri Light" w:cs="Arial"/>
        </w:rPr>
      </w:pPr>
      <w:r>
        <w:rPr>
          <w:rFonts w:ascii="Calibri Light" w:hAnsi="Calibri Light" w:cs="Arial"/>
        </w:rPr>
        <w:t>Qualified leads can be converted to opportunities. A Customer Care Lead will be converted to a Customer Care Opportunity using the ‘Convert to Opportunity’ action on the lead transaction. All relevant information</w:t>
      </w:r>
      <w:r w:rsidR="00AF225D">
        <w:rPr>
          <w:rFonts w:ascii="Calibri Light" w:hAnsi="Calibri Light" w:cs="Arial"/>
        </w:rPr>
        <w:t xml:space="preserve"> (i.e.: standard fields in SAP Hybris C4C that are common to Leads and Opportunities)</w:t>
      </w:r>
      <w:r>
        <w:rPr>
          <w:rFonts w:ascii="Calibri Light" w:hAnsi="Calibri Light" w:cs="Arial"/>
        </w:rPr>
        <w:t xml:space="preserve"> will be copied to the target transaction. When a lead is converted to an opportunity, it remains in the system as a record. Converted leads cannot be changed or deleted, but follow-up items that arise from the lead can be processed as needed. </w:t>
      </w:r>
    </w:p>
    <w:p w14:paraId="7E9EEF96" w14:textId="273708D2" w:rsidR="005411C4" w:rsidRDefault="00980367" w:rsidP="001A4F5F">
      <w:pPr>
        <w:pStyle w:val="Heading2Text"/>
        <w:ind w:left="1260"/>
        <w:jc w:val="both"/>
        <w:rPr>
          <w:rFonts w:ascii="Calibri Light" w:hAnsi="Calibri Light" w:cs="Arial"/>
        </w:rPr>
      </w:pPr>
      <w:r>
        <w:rPr>
          <w:rFonts w:ascii="Calibri Light" w:hAnsi="Calibri Light" w:cs="Arial"/>
        </w:rPr>
        <w:t>A Customer C</w:t>
      </w:r>
      <w:r w:rsidR="00FC5A5F">
        <w:rPr>
          <w:rFonts w:ascii="Calibri Light" w:hAnsi="Calibri Light" w:cs="Arial"/>
        </w:rPr>
        <w:t>are Opportunity goes through a</w:t>
      </w:r>
      <w:r>
        <w:rPr>
          <w:rFonts w:ascii="Calibri Light" w:hAnsi="Calibri Light" w:cs="Arial"/>
        </w:rPr>
        <w:t xml:space="preserve"> cycle that is characterized by different stages.</w:t>
      </w:r>
      <w:r w:rsidR="00652515">
        <w:rPr>
          <w:rFonts w:ascii="Calibri Light" w:hAnsi="Calibri Light" w:cs="Arial"/>
        </w:rPr>
        <w:t xml:space="preserve"> </w:t>
      </w:r>
      <w:r w:rsidR="00FC5A5F">
        <w:rPr>
          <w:rFonts w:ascii="Calibri Light" w:hAnsi="Calibri Light" w:cs="Arial"/>
        </w:rPr>
        <w:t>Specific</w:t>
      </w:r>
      <w:r w:rsidR="00395260">
        <w:rPr>
          <w:rFonts w:ascii="Calibri Light" w:hAnsi="Calibri Light" w:cs="Arial"/>
        </w:rPr>
        <w:t xml:space="preserve"> activities are carried out in these stages. </w:t>
      </w:r>
      <w:r w:rsidR="00652515">
        <w:rPr>
          <w:rFonts w:ascii="Calibri Light" w:hAnsi="Calibri Light" w:cs="Arial"/>
        </w:rPr>
        <w:t>Interactions with prospe</w:t>
      </w:r>
      <w:r w:rsidR="00FC5A5F">
        <w:rPr>
          <w:rFonts w:ascii="Calibri Light" w:hAnsi="Calibri Light" w:cs="Arial"/>
        </w:rPr>
        <w:t>cts or customers throughout the</w:t>
      </w:r>
      <w:r w:rsidR="00395260">
        <w:rPr>
          <w:rFonts w:ascii="Calibri Light" w:hAnsi="Calibri Light" w:cs="Arial"/>
        </w:rPr>
        <w:t xml:space="preserve"> cycle</w:t>
      </w:r>
      <w:r w:rsidR="00652515">
        <w:rPr>
          <w:rFonts w:ascii="Calibri Light" w:hAnsi="Calibri Light" w:cs="Arial"/>
        </w:rPr>
        <w:t xml:space="preserve"> can be recorded using various types of activities. Refer to section 2.1.1.3 for details on Activity Management.</w:t>
      </w:r>
      <w:r w:rsidR="00CD13AB">
        <w:rPr>
          <w:rFonts w:ascii="Calibri Light" w:hAnsi="Calibri Light" w:cs="Arial"/>
        </w:rPr>
        <w:t xml:space="preserve"> </w:t>
      </w:r>
      <w:r w:rsidR="00FD6EA0">
        <w:rPr>
          <w:rFonts w:ascii="Calibri Light" w:hAnsi="Calibri Light" w:cs="Arial"/>
        </w:rPr>
        <w:t>A Customer Care project</w:t>
      </w:r>
      <w:r w:rsidR="00652515">
        <w:rPr>
          <w:rFonts w:ascii="Calibri Light" w:hAnsi="Calibri Light" w:cs="Arial"/>
        </w:rPr>
        <w:t xml:space="preserve"> ends in SAP Hybris C4C with the Opportunity transaction</w:t>
      </w:r>
      <w:r w:rsidR="007C6EE3">
        <w:rPr>
          <w:rFonts w:ascii="Calibri Light" w:hAnsi="Calibri Light" w:cs="Arial"/>
        </w:rPr>
        <w:t>, upon which its status will be</w:t>
      </w:r>
      <w:r w:rsidR="00665012">
        <w:rPr>
          <w:rFonts w:ascii="Calibri Light" w:hAnsi="Calibri Light" w:cs="Arial"/>
        </w:rPr>
        <w:t xml:space="preserve"> set to ‘Won’ or ‘Lost’.</w:t>
      </w:r>
    </w:p>
    <w:p w14:paraId="325A5470" w14:textId="77777777" w:rsidR="00A75162" w:rsidRPr="00601FFE" w:rsidRDefault="00A75162" w:rsidP="001A4F5F">
      <w:pPr>
        <w:pStyle w:val="Heading2Text"/>
        <w:ind w:left="1260"/>
        <w:jc w:val="both"/>
        <w:rPr>
          <w:rFonts w:ascii="Calibri Light" w:hAnsi="Calibri Light" w:cs="Arial"/>
        </w:rPr>
      </w:pPr>
    </w:p>
    <w:p w14:paraId="4E662BC5" w14:textId="77777777" w:rsidR="00601FFE" w:rsidRDefault="00601FFE" w:rsidP="00162320">
      <w:pPr>
        <w:pStyle w:val="Heading2Text"/>
        <w:numPr>
          <w:ilvl w:val="3"/>
          <w:numId w:val="5"/>
        </w:numPr>
        <w:ind w:hanging="144"/>
        <w:jc w:val="both"/>
        <w:rPr>
          <w:rFonts w:ascii="Calibri Light" w:hAnsi="Calibri Light" w:cs="Arial"/>
        </w:rPr>
      </w:pPr>
      <w:r>
        <w:rPr>
          <w:rFonts w:ascii="Calibri Light" w:hAnsi="Calibri Light" w:cs="Arial"/>
        </w:rPr>
        <w:t>Lead Management:</w:t>
      </w:r>
    </w:p>
    <w:p w14:paraId="40AA11AA" w14:textId="6AA62167" w:rsidR="00637DBC" w:rsidRDefault="003E3147" w:rsidP="009F40BF">
      <w:pPr>
        <w:pStyle w:val="Heading2Text"/>
        <w:ind w:left="1440"/>
        <w:jc w:val="both"/>
        <w:rPr>
          <w:rFonts w:ascii="Calibri Light" w:hAnsi="Calibri Light" w:cs="Arial"/>
        </w:rPr>
      </w:pPr>
      <w:r>
        <w:rPr>
          <w:rFonts w:ascii="Calibri Light" w:hAnsi="Calibri Light" w:cs="Arial"/>
        </w:rPr>
        <w:t xml:space="preserve">Leads can be created in SAP Hybris C4C on an individual basis from the ‘Leads’ facet </w:t>
      </w:r>
      <w:r w:rsidR="00502009">
        <w:rPr>
          <w:rFonts w:ascii="Calibri Light" w:hAnsi="Calibri Light" w:cs="Arial"/>
        </w:rPr>
        <w:t xml:space="preserve">(Tab) </w:t>
      </w:r>
      <w:r>
        <w:rPr>
          <w:rFonts w:ascii="Calibri Light" w:hAnsi="Calibri Light" w:cs="Arial"/>
        </w:rPr>
        <w:t>of</w:t>
      </w:r>
      <w:r w:rsidR="004324AA">
        <w:rPr>
          <w:rFonts w:ascii="Calibri Light" w:hAnsi="Calibri Light" w:cs="Arial"/>
        </w:rPr>
        <w:t xml:space="preserve"> an</w:t>
      </w:r>
      <w:r w:rsidR="00055A75">
        <w:rPr>
          <w:rFonts w:ascii="Calibri Light" w:hAnsi="Calibri Light" w:cs="Arial"/>
        </w:rPr>
        <w:t xml:space="preserve"> Account</w:t>
      </w:r>
      <w:r w:rsidR="00D4194B">
        <w:rPr>
          <w:rFonts w:ascii="Calibri Light" w:hAnsi="Calibri Light" w:cs="Arial"/>
        </w:rPr>
        <w:t xml:space="preserve">, Contact </w:t>
      </w:r>
      <w:r w:rsidR="00055A75">
        <w:rPr>
          <w:rFonts w:ascii="Calibri Light" w:hAnsi="Calibri Light" w:cs="Arial"/>
        </w:rPr>
        <w:t>or Individual Customer record, or</w:t>
      </w:r>
      <w:r>
        <w:rPr>
          <w:rFonts w:ascii="Calibri Light" w:hAnsi="Calibri Light" w:cs="Arial"/>
        </w:rPr>
        <w:t xml:space="preserve"> from the ‘Leads’ work center</w:t>
      </w:r>
      <w:r w:rsidR="008D03A5">
        <w:rPr>
          <w:rFonts w:ascii="Calibri Light" w:hAnsi="Calibri Light" w:cs="Arial"/>
        </w:rPr>
        <w:t xml:space="preserve">. Leads can also be created in </w:t>
      </w:r>
      <w:r w:rsidR="00502009">
        <w:rPr>
          <w:rFonts w:ascii="Calibri Light" w:hAnsi="Calibri Light" w:cs="Arial"/>
        </w:rPr>
        <w:t xml:space="preserve">mass </w:t>
      </w:r>
      <w:r w:rsidR="008D03A5">
        <w:rPr>
          <w:rFonts w:ascii="Calibri Light" w:hAnsi="Calibri Light" w:cs="Arial"/>
        </w:rPr>
        <w:t>using the ‘Import from Microsoft Excel’ action on the ‘Leads’ work center.</w:t>
      </w:r>
    </w:p>
    <w:p w14:paraId="57746C37" w14:textId="77777777" w:rsidR="00566547" w:rsidRDefault="00D46F66" w:rsidP="00566547">
      <w:pPr>
        <w:pStyle w:val="Heading2Text"/>
        <w:ind w:left="1440"/>
        <w:jc w:val="both"/>
        <w:rPr>
          <w:rFonts w:ascii="Calibri Light" w:hAnsi="Calibri Light" w:cs="Arial"/>
        </w:rPr>
      </w:pPr>
      <w:r w:rsidRPr="00D46F66">
        <w:rPr>
          <w:rFonts w:ascii="Calibri Light" w:hAnsi="Calibri Light" w:cs="Arial"/>
          <w:b/>
        </w:rPr>
        <w:t>Overview:</w:t>
      </w:r>
      <w:r>
        <w:rPr>
          <w:rFonts w:ascii="Calibri Light" w:hAnsi="Calibri Light" w:cs="Arial"/>
        </w:rPr>
        <w:t xml:space="preserve"> </w:t>
      </w:r>
      <w:r w:rsidR="00566547">
        <w:rPr>
          <w:rFonts w:ascii="Calibri Light" w:hAnsi="Calibri Light" w:cs="Arial"/>
        </w:rPr>
        <w:t>The ‘General Data’ section on the ‘Overview’ facet</w:t>
      </w:r>
      <w:r w:rsidR="00502009">
        <w:rPr>
          <w:rFonts w:ascii="Calibri Light" w:hAnsi="Calibri Light" w:cs="Arial"/>
        </w:rPr>
        <w:t xml:space="preserve"> (Tab)</w:t>
      </w:r>
      <w:r w:rsidR="00566547">
        <w:rPr>
          <w:rFonts w:ascii="Calibri Light" w:hAnsi="Calibri Light" w:cs="Arial"/>
        </w:rPr>
        <w:t xml:space="preserve"> of the lead will contain the following fields:</w:t>
      </w:r>
    </w:p>
    <w:p w14:paraId="2868626F" w14:textId="17DB72DF" w:rsidR="00566547" w:rsidRDefault="006303DD" w:rsidP="00D4081F">
      <w:pPr>
        <w:pStyle w:val="Heading2Text"/>
        <w:ind w:left="1440"/>
        <w:jc w:val="both"/>
        <w:rPr>
          <w:rFonts w:ascii="Calibri Light" w:hAnsi="Calibri Light" w:cs="Arial"/>
        </w:rPr>
      </w:pPr>
      <w:r w:rsidRPr="00DD4A53">
        <w:rPr>
          <w:rFonts w:ascii="Calibri Light" w:hAnsi="Calibri Light" w:cs="Arial"/>
        </w:rPr>
        <w:t>Lead</w:t>
      </w:r>
      <w:r w:rsidR="00F24131" w:rsidRPr="00DD4A53">
        <w:rPr>
          <w:rFonts w:ascii="Calibri Light" w:hAnsi="Calibri Light" w:cs="Arial"/>
        </w:rPr>
        <w:t xml:space="preserve"> ID; Lead</w:t>
      </w:r>
      <w:r w:rsidR="00C23045">
        <w:rPr>
          <w:rFonts w:ascii="Calibri Light" w:hAnsi="Calibri Light" w:cs="Arial"/>
        </w:rPr>
        <w:t xml:space="preserve"> Description; Account</w:t>
      </w:r>
      <w:r w:rsidR="00566547" w:rsidRPr="00DD4A53">
        <w:rPr>
          <w:rFonts w:ascii="Calibri Light" w:hAnsi="Calibri Light" w:cs="Arial"/>
        </w:rPr>
        <w:t xml:space="preserve">; Primary Contact; </w:t>
      </w:r>
      <w:r w:rsidR="00F24131" w:rsidRPr="00DD4A53">
        <w:rPr>
          <w:rFonts w:ascii="Calibri Light" w:hAnsi="Calibri Light" w:cs="Arial"/>
        </w:rPr>
        <w:t xml:space="preserve">Qualification; Status; </w:t>
      </w:r>
      <w:r w:rsidR="00DD4A53" w:rsidRPr="00DD4A53">
        <w:rPr>
          <w:rFonts w:ascii="Calibri Light" w:hAnsi="Calibri Light" w:cs="Arial"/>
        </w:rPr>
        <w:t xml:space="preserve">Reason Code; </w:t>
      </w:r>
      <w:r w:rsidR="00F24131" w:rsidRPr="00DD4A53">
        <w:rPr>
          <w:rFonts w:ascii="Calibri Light" w:hAnsi="Calibri Light" w:cs="Arial"/>
        </w:rPr>
        <w:t>Source; Campaign ID; Category; Owner; Marketing Unit; Note;</w:t>
      </w:r>
      <w:r w:rsidR="00DD4A53" w:rsidRPr="00DD4A53">
        <w:rPr>
          <w:rFonts w:ascii="Calibri Light" w:hAnsi="Calibri Light" w:cs="Arial"/>
        </w:rPr>
        <w:t xml:space="preserve"> Sales Organization; Distribution Channel; Division; Sales Unit; Start Date; End Date;</w:t>
      </w:r>
      <w:r w:rsidR="00F24131" w:rsidRPr="00DD4A53">
        <w:rPr>
          <w:rFonts w:ascii="Calibri Light" w:hAnsi="Calibri Light" w:cs="Arial"/>
        </w:rPr>
        <w:t xml:space="preserve"> </w:t>
      </w:r>
      <w:r w:rsidR="00DD4A53" w:rsidRPr="00DD4A53">
        <w:rPr>
          <w:rFonts w:ascii="Calibri Light" w:hAnsi="Calibri Light" w:cs="Arial"/>
        </w:rPr>
        <w:t>Territory ID</w:t>
      </w:r>
      <w:ins w:id="27" w:author="Naveen Kuchikulla" w:date="2018-05-28T16:45:00Z">
        <w:r w:rsidR="006F22D8">
          <w:rPr>
            <w:rFonts w:ascii="Calibri Light" w:hAnsi="Calibri Light" w:cs="Arial"/>
          </w:rPr>
          <w:t xml:space="preserve">, </w:t>
        </w:r>
      </w:ins>
      <w:r w:rsidR="00DD4A53" w:rsidRPr="00DD4A53">
        <w:rPr>
          <w:rFonts w:ascii="Calibri Light" w:hAnsi="Calibri Light" w:cs="Arial"/>
        </w:rPr>
        <w:t>Territory Name</w:t>
      </w:r>
      <w:r w:rsidR="006F22D8">
        <w:rPr>
          <w:rFonts w:ascii="Calibri Light" w:hAnsi="Calibri Light" w:cs="Arial"/>
        </w:rPr>
        <w:t xml:space="preserve"> and </w:t>
      </w:r>
      <w:r w:rsidR="007432DB">
        <w:rPr>
          <w:rFonts w:ascii="Calibri Light" w:hAnsi="Calibri Light" w:cs="Arial"/>
        </w:rPr>
        <w:t>Topic</w:t>
      </w:r>
      <w:r w:rsidR="006F22D8">
        <w:rPr>
          <w:rFonts w:ascii="Calibri Light" w:hAnsi="Calibri Light" w:cs="Arial"/>
        </w:rPr>
        <w:t>s Covered</w:t>
      </w:r>
      <w:r w:rsidR="00DD4A53" w:rsidRPr="00DD4A53">
        <w:rPr>
          <w:rFonts w:ascii="Calibri Light" w:hAnsi="Calibri Light" w:cs="Arial"/>
        </w:rPr>
        <w:t>.</w:t>
      </w:r>
    </w:p>
    <w:p w14:paraId="4794F7BE" w14:textId="77777777" w:rsidR="00055AE8" w:rsidRDefault="004A0162" w:rsidP="009F40BF">
      <w:pPr>
        <w:pStyle w:val="Heading2Text"/>
        <w:ind w:left="1440"/>
        <w:jc w:val="both"/>
        <w:rPr>
          <w:rFonts w:ascii="Calibri Light" w:hAnsi="Calibri Light" w:cs="Arial"/>
        </w:rPr>
      </w:pPr>
      <w:r>
        <w:rPr>
          <w:noProof/>
          <w:lang w:eastAsia="en-US"/>
        </w:rPr>
        <w:lastRenderedPageBreak/>
        <w:drawing>
          <wp:inline distT="0" distB="0" distL="0" distR="0" wp14:anchorId="28BF2513" wp14:editId="47FE1E6C">
            <wp:extent cx="5943600" cy="3330575"/>
            <wp:effectExtent l="0" t="0" r="0" b="3175"/>
            <wp:docPr id="50184" name="Picture 5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30575"/>
                    </a:xfrm>
                    <a:prstGeom prst="rect">
                      <a:avLst/>
                    </a:prstGeom>
                  </pic:spPr>
                </pic:pic>
              </a:graphicData>
            </a:graphic>
          </wp:inline>
        </w:drawing>
      </w:r>
    </w:p>
    <w:p w14:paraId="38F10F70" w14:textId="77777777" w:rsidR="00055AE8" w:rsidRPr="009F40BF" w:rsidRDefault="00055AE8" w:rsidP="00055AE8">
      <w:pPr>
        <w:pStyle w:val="Heading2Text"/>
        <w:tabs>
          <w:tab w:val="left" w:pos="1350"/>
        </w:tabs>
        <w:ind w:left="1440"/>
        <w:jc w:val="both"/>
        <w:rPr>
          <w:rFonts w:ascii="Calibri Light" w:hAnsi="Calibri Light" w:cs="Arial"/>
        </w:rPr>
      </w:pPr>
      <w:r w:rsidRPr="00502009">
        <w:rPr>
          <w:rFonts w:ascii="Calibri Light" w:hAnsi="Calibri Light" w:cs="Arial"/>
          <w:b/>
        </w:rPr>
        <w:t>Figure 2.1.1.1.1</w:t>
      </w:r>
      <w:r>
        <w:rPr>
          <w:rFonts w:ascii="Calibri Light" w:hAnsi="Calibri Light" w:cs="Arial"/>
        </w:rPr>
        <w:t xml:space="preserve"> – ‘Overview’ facet</w:t>
      </w:r>
      <w:r w:rsidR="00502009">
        <w:rPr>
          <w:rFonts w:ascii="Calibri Light" w:hAnsi="Calibri Light" w:cs="Arial"/>
        </w:rPr>
        <w:t xml:space="preserve"> (Tab)</w:t>
      </w:r>
      <w:r>
        <w:rPr>
          <w:rFonts w:ascii="Calibri Light" w:hAnsi="Calibri Light" w:cs="Arial"/>
        </w:rPr>
        <w:t xml:space="preserve"> on the ‘Leads’ work center view</w:t>
      </w:r>
    </w:p>
    <w:p w14:paraId="12EA063F" w14:textId="43EF5157" w:rsidR="001A2B61" w:rsidRPr="00136D98" w:rsidRDefault="001A2B61" w:rsidP="001A2B61">
      <w:pPr>
        <w:pStyle w:val="Heading2Text"/>
        <w:ind w:left="1440"/>
        <w:jc w:val="both"/>
        <w:rPr>
          <w:rFonts w:ascii="Calibri Light" w:hAnsi="Calibri Light" w:cs="Arial"/>
          <w:color w:val="FF0000"/>
        </w:rPr>
      </w:pPr>
      <w:r>
        <w:rPr>
          <w:rFonts w:ascii="Calibri Light" w:hAnsi="Calibri Light" w:cs="Arial"/>
        </w:rPr>
        <w:t>The ‘Category’ field on a Lead</w:t>
      </w:r>
      <w:r w:rsidRPr="00015CC9">
        <w:rPr>
          <w:rFonts w:ascii="Calibri Light" w:hAnsi="Calibri Light" w:cs="Arial"/>
        </w:rPr>
        <w:t xml:space="preserve"> transaction will be used to categorize</w:t>
      </w:r>
      <w:r>
        <w:rPr>
          <w:rFonts w:ascii="Calibri Light" w:hAnsi="Calibri Light" w:cs="Arial"/>
        </w:rPr>
        <w:t xml:space="preserve"> it as a</w:t>
      </w:r>
      <w:r w:rsidRPr="00015CC9">
        <w:rPr>
          <w:rFonts w:ascii="Calibri Light" w:hAnsi="Calibri Light" w:cs="Arial"/>
        </w:rPr>
        <w:t xml:space="preserve"> </w:t>
      </w:r>
      <w:r w:rsidR="00321744">
        <w:rPr>
          <w:rFonts w:ascii="Calibri Light" w:hAnsi="Calibri Light" w:cs="Arial"/>
        </w:rPr>
        <w:t xml:space="preserve">‘Customer Care’, </w:t>
      </w:r>
      <w:r w:rsidR="00782EA4">
        <w:rPr>
          <w:rFonts w:ascii="Calibri Light" w:hAnsi="Calibri Light" w:cs="Arial"/>
        </w:rPr>
        <w:t xml:space="preserve">‘Economic Development </w:t>
      </w:r>
      <w:r w:rsidR="00F56778">
        <w:rPr>
          <w:rFonts w:ascii="Calibri Light" w:hAnsi="Calibri Light" w:cs="Arial"/>
        </w:rPr>
        <w:t>S</w:t>
      </w:r>
      <w:r w:rsidR="00782EA4">
        <w:rPr>
          <w:rFonts w:ascii="Calibri Light" w:hAnsi="Calibri Light" w:cs="Arial"/>
        </w:rPr>
        <w:t>ervices</w:t>
      </w:r>
      <w:r w:rsidR="00F56778">
        <w:rPr>
          <w:rFonts w:ascii="Calibri Light" w:hAnsi="Calibri Light" w:cs="Arial"/>
        </w:rPr>
        <w:t xml:space="preserve">’, ‘New Construction’ or </w:t>
      </w:r>
      <w:r w:rsidRPr="00015CC9">
        <w:rPr>
          <w:rFonts w:ascii="Calibri Light" w:hAnsi="Calibri Light" w:cs="Arial"/>
        </w:rPr>
        <w:t>‘</w:t>
      </w:r>
      <w:r>
        <w:rPr>
          <w:rFonts w:ascii="Calibri Light" w:hAnsi="Calibri Light" w:cs="Arial"/>
        </w:rPr>
        <w:t xml:space="preserve">Rebate </w:t>
      </w:r>
      <w:r w:rsidRPr="00A0570B">
        <w:rPr>
          <w:rFonts w:ascii="Calibri Light" w:hAnsi="Calibri Light" w:cs="Arial"/>
        </w:rPr>
        <w:t xml:space="preserve">Program’ </w:t>
      </w:r>
      <w:r w:rsidR="00A0570B" w:rsidRPr="00A0570B">
        <w:rPr>
          <w:rFonts w:ascii="Calibri Light" w:hAnsi="Calibri Light" w:cs="Arial"/>
        </w:rPr>
        <w:t>lead</w:t>
      </w:r>
      <w:r w:rsidRPr="00A0570B">
        <w:rPr>
          <w:rFonts w:ascii="Calibri Light" w:hAnsi="Calibri Light" w:cs="Arial"/>
        </w:rPr>
        <w:t xml:space="preserve">. </w:t>
      </w:r>
    </w:p>
    <w:p w14:paraId="36FE4819" w14:textId="1FF9001D" w:rsidR="001A2B61" w:rsidRDefault="001A2B61" w:rsidP="001A2B61">
      <w:pPr>
        <w:pStyle w:val="Heading2Text"/>
        <w:ind w:left="1440"/>
        <w:jc w:val="both"/>
        <w:rPr>
          <w:rFonts w:ascii="Calibri Light" w:hAnsi="Calibri Light" w:cs="Arial"/>
        </w:rPr>
      </w:pPr>
      <w:r w:rsidRPr="00232337">
        <w:rPr>
          <w:rFonts w:ascii="Calibri Light" w:hAnsi="Calibri Light" w:cs="Arial"/>
        </w:rPr>
        <w:t xml:space="preserve">The ‘Source’ field on the </w:t>
      </w:r>
      <w:r w:rsidR="00863079">
        <w:rPr>
          <w:rFonts w:ascii="Calibri Light" w:hAnsi="Calibri Light" w:cs="Arial"/>
        </w:rPr>
        <w:t>Lead</w:t>
      </w:r>
      <w:r w:rsidRPr="00232337">
        <w:rPr>
          <w:rFonts w:ascii="Calibri Light" w:hAnsi="Calibri Light" w:cs="Arial"/>
        </w:rPr>
        <w:t xml:space="preserve"> </w:t>
      </w:r>
      <w:r>
        <w:rPr>
          <w:rFonts w:ascii="Calibri Light" w:hAnsi="Calibri Light" w:cs="Arial"/>
        </w:rPr>
        <w:t>transaction</w:t>
      </w:r>
      <w:r w:rsidRPr="00232337">
        <w:rPr>
          <w:rFonts w:ascii="Calibri Light" w:hAnsi="Calibri Light" w:cs="Arial"/>
        </w:rPr>
        <w:t xml:space="preserve"> will be used to capture the origin. </w:t>
      </w:r>
      <w:r>
        <w:rPr>
          <w:rFonts w:ascii="Calibri Light" w:hAnsi="Calibri Light" w:cs="Arial"/>
        </w:rPr>
        <w:t xml:space="preserve">Note: For a complete list of values that will be available for selection for this field, see </w:t>
      </w:r>
      <w:r w:rsidR="00502009">
        <w:rPr>
          <w:rFonts w:ascii="Calibri Light" w:hAnsi="Calibri Light" w:cs="Arial"/>
        </w:rPr>
        <w:t xml:space="preserve">Section </w:t>
      </w:r>
      <w:r>
        <w:rPr>
          <w:rFonts w:ascii="Calibri Light" w:hAnsi="Calibri Light" w:cs="Arial"/>
        </w:rPr>
        <w:t>2.8.</w:t>
      </w:r>
    </w:p>
    <w:p w14:paraId="5420BD2C" w14:textId="77777777" w:rsidR="001A2B61" w:rsidRDefault="001A2B61" w:rsidP="001A2B61">
      <w:pPr>
        <w:pStyle w:val="Heading2Text"/>
        <w:ind w:left="1440"/>
        <w:jc w:val="both"/>
        <w:rPr>
          <w:rFonts w:ascii="Calibri Light" w:hAnsi="Calibri Light" w:cs="Arial"/>
        </w:rPr>
      </w:pPr>
      <w:r w:rsidRPr="008D6CE2">
        <w:rPr>
          <w:rFonts w:ascii="Calibri Light" w:hAnsi="Calibri Light" w:cs="Arial"/>
        </w:rPr>
        <w:t>The ‘Start Date’</w:t>
      </w:r>
      <w:r>
        <w:rPr>
          <w:rFonts w:ascii="Calibri Light" w:hAnsi="Calibri Light" w:cs="Arial"/>
        </w:rPr>
        <w:t xml:space="preserve"> of the L</w:t>
      </w:r>
      <w:r w:rsidRPr="008D6CE2">
        <w:rPr>
          <w:rFonts w:ascii="Calibri Light" w:hAnsi="Calibri Light" w:cs="Arial"/>
        </w:rPr>
        <w:t>ead will be defaulted to the system date at the time of creation (i.e.: today’s date) and the ‘End Date’ will be defaulted to ‘Start Date’ + 30</w:t>
      </w:r>
      <w:r>
        <w:rPr>
          <w:rFonts w:ascii="Calibri Light" w:hAnsi="Calibri Light" w:cs="Arial"/>
        </w:rPr>
        <w:t xml:space="preserve"> days</w:t>
      </w:r>
      <w:r w:rsidRPr="008D6CE2">
        <w:rPr>
          <w:rFonts w:ascii="Calibri Light" w:hAnsi="Calibri Light" w:cs="Arial"/>
        </w:rPr>
        <w:t>.</w:t>
      </w:r>
    </w:p>
    <w:p w14:paraId="070635E0" w14:textId="66E5C8F0" w:rsidR="008309FD" w:rsidRPr="008D6CE2" w:rsidRDefault="008309FD" w:rsidP="00C87AF1">
      <w:pPr>
        <w:pStyle w:val="Heading2Text"/>
        <w:ind w:left="1440"/>
        <w:jc w:val="both"/>
        <w:rPr>
          <w:rFonts w:ascii="Calibri Light" w:hAnsi="Calibri Light" w:cs="Arial"/>
        </w:rPr>
      </w:pPr>
      <w:r>
        <w:rPr>
          <w:rFonts w:ascii="Calibri Light" w:hAnsi="Calibri Light" w:cs="Arial"/>
        </w:rPr>
        <w:t>‘Utilities Contracts’ section will be added on the ‘Overview’ facet</w:t>
      </w:r>
      <w:r w:rsidR="00502009">
        <w:rPr>
          <w:rFonts w:ascii="Calibri Light" w:hAnsi="Calibri Light" w:cs="Arial"/>
        </w:rPr>
        <w:t xml:space="preserve"> (Tab)</w:t>
      </w:r>
      <w:r>
        <w:rPr>
          <w:rFonts w:ascii="Calibri Light" w:hAnsi="Calibri Light" w:cs="Arial"/>
        </w:rPr>
        <w:t xml:space="preserve"> of the Lead to support the assignment of multiple contracts to a lead. This solution will be implemented through an enhancement. Refer to the </w:t>
      </w:r>
      <w:r w:rsidR="008B0F16">
        <w:rPr>
          <w:rFonts w:ascii="Calibri Light" w:hAnsi="Calibri Light" w:cs="Arial"/>
        </w:rPr>
        <w:t>F</w:t>
      </w:r>
      <w:r>
        <w:rPr>
          <w:rFonts w:ascii="Calibri Light" w:hAnsi="Calibri Light" w:cs="Arial"/>
        </w:rPr>
        <w:t>S</w:t>
      </w:r>
      <w:r w:rsidR="00502009">
        <w:rPr>
          <w:rFonts w:ascii="Calibri Light" w:hAnsi="Calibri Light" w:cs="Arial"/>
        </w:rPr>
        <w:t xml:space="preserve"> Document</w:t>
      </w:r>
      <w:r>
        <w:rPr>
          <w:rFonts w:ascii="Calibri Light" w:hAnsi="Calibri Light" w:cs="Arial"/>
        </w:rPr>
        <w:t xml:space="preserve">: </w:t>
      </w:r>
      <w:r w:rsidR="00692508" w:rsidRPr="00692508">
        <w:rPr>
          <w:rFonts w:ascii="Calibri Light" w:hAnsi="Calibri Light" w:cs="Arial"/>
          <w:color w:val="4F81BD" w:themeColor="accent1"/>
        </w:rPr>
        <w:t xml:space="preserve">E-CIM-CS-16 - </w:t>
      </w:r>
      <w:r w:rsidRPr="00692508">
        <w:rPr>
          <w:rFonts w:ascii="Calibri Light" w:hAnsi="Calibri Light" w:cs="Arial"/>
          <w:color w:val="4F81BD" w:themeColor="accent1"/>
        </w:rPr>
        <w:t>‘</w:t>
      </w:r>
      <w:r w:rsidR="005E4581" w:rsidRPr="00692508">
        <w:rPr>
          <w:rFonts w:ascii="Calibri Light" w:hAnsi="Calibri Light" w:cs="Arial"/>
          <w:color w:val="4F81BD" w:themeColor="accent1"/>
        </w:rPr>
        <w:t xml:space="preserve">Enhance </w:t>
      </w:r>
      <w:r w:rsidR="005E4581">
        <w:rPr>
          <w:rFonts w:ascii="Calibri Light" w:hAnsi="Calibri Light" w:cs="Arial"/>
          <w:color w:val="4F81BD" w:themeColor="accent1"/>
        </w:rPr>
        <w:t>l</w:t>
      </w:r>
      <w:r w:rsidRPr="000F666B">
        <w:rPr>
          <w:rFonts w:ascii="Calibri Light" w:hAnsi="Calibri Light" w:cs="Arial"/>
          <w:color w:val="4F81BD" w:themeColor="accent1"/>
        </w:rPr>
        <w:t>eads in SAP Hybris C4C with custom fields and business logic</w:t>
      </w:r>
      <w:r>
        <w:rPr>
          <w:rFonts w:ascii="Calibri Light" w:hAnsi="Calibri Light" w:cs="Arial"/>
          <w:color w:val="4F81BD" w:themeColor="accent1"/>
        </w:rPr>
        <w:t xml:space="preserve">’ </w:t>
      </w:r>
      <w:r>
        <w:rPr>
          <w:rFonts w:ascii="Calibri Light" w:hAnsi="Calibri Light" w:cs="Arial"/>
        </w:rPr>
        <w:t>for more details.</w:t>
      </w:r>
    </w:p>
    <w:p w14:paraId="144D93A4" w14:textId="77777777" w:rsidR="00002B79" w:rsidRPr="00155BB6" w:rsidRDefault="00D46F66" w:rsidP="005166B2">
      <w:pPr>
        <w:pStyle w:val="Heading2Text"/>
        <w:ind w:left="1440"/>
        <w:jc w:val="both"/>
        <w:rPr>
          <w:rFonts w:ascii="Calibri Light" w:hAnsi="Calibri Light" w:cs="Arial"/>
        </w:rPr>
      </w:pPr>
      <w:r w:rsidRPr="00D46F66">
        <w:rPr>
          <w:rFonts w:ascii="Calibri Light" w:hAnsi="Calibri Light" w:cs="Arial"/>
          <w:b/>
        </w:rPr>
        <w:t>Notes</w:t>
      </w:r>
      <w:r>
        <w:rPr>
          <w:rFonts w:ascii="Calibri Light" w:hAnsi="Calibri Light" w:cs="Arial"/>
        </w:rPr>
        <w:t xml:space="preserve">: </w:t>
      </w:r>
      <w:r w:rsidR="00B05250" w:rsidRPr="00155BB6">
        <w:rPr>
          <w:rFonts w:ascii="Calibri Light" w:hAnsi="Calibri Light" w:cs="Arial"/>
        </w:rPr>
        <w:t>Notes can be added to</w:t>
      </w:r>
      <w:r w:rsidR="0071172A">
        <w:rPr>
          <w:rFonts w:ascii="Calibri Light" w:hAnsi="Calibri Light" w:cs="Arial"/>
        </w:rPr>
        <w:t xml:space="preserve"> a</w:t>
      </w:r>
      <w:r w:rsidR="00B05250" w:rsidRPr="00155BB6">
        <w:rPr>
          <w:rFonts w:ascii="Calibri Light" w:hAnsi="Calibri Light" w:cs="Arial"/>
        </w:rPr>
        <w:t xml:space="preserve"> Le</w:t>
      </w:r>
      <w:r w:rsidR="0071172A">
        <w:rPr>
          <w:rFonts w:ascii="Calibri Light" w:hAnsi="Calibri Light" w:cs="Arial"/>
        </w:rPr>
        <w:t>ad</w:t>
      </w:r>
      <w:r w:rsidR="00B05250" w:rsidRPr="00155BB6">
        <w:rPr>
          <w:rFonts w:ascii="Calibri Light" w:hAnsi="Calibri Light" w:cs="Arial"/>
        </w:rPr>
        <w:t xml:space="preserve"> using t</w:t>
      </w:r>
      <w:r w:rsidR="0036202D">
        <w:rPr>
          <w:rFonts w:ascii="Calibri Light" w:hAnsi="Calibri Light" w:cs="Arial"/>
        </w:rPr>
        <w:t xml:space="preserve">he ‘Notes’ facet as shown in </w:t>
      </w:r>
      <w:r w:rsidR="00247E3D">
        <w:rPr>
          <w:rFonts w:ascii="Calibri Light" w:hAnsi="Calibri Light" w:cs="Arial"/>
        </w:rPr>
        <w:t>figure 2.1.1.1.</w:t>
      </w:r>
      <w:r w:rsidR="009F0C04">
        <w:rPr>
          <w:rFonts w:ascii="Calibri Light" w:hAnsi="Calibri Light" w:cs="Arial"/>
        </w:rPr>
        <w:t>2</w:t>
      </w:r>
      <w:r w:rsidR="00B147D8">
        <w:rPr>
          <w:rFonts w:ascii="Calibri Light" w:hAnsi="Calibri Light" w:cs="Arial"/>
        </w:rPr>
        <w:t>.</w:t>
      </w:r>
    </w:p>
    <w:p w14:paraId="7F25B611" w14:textId="77777777" w:rsidR="00B05250" w:rsidRDefault="00155BB6" w:rsidP="005166B2">
      <w:pPr>
        <w:pStyle w:val="Heading2Text"/>
        <w:tabs>
          <w:tab w:val="left" w:pos="1440"/>
        </w:tabs>
        <w:ind w:left="1440"/>
        <w:jc w:val="both"/>
        <w:rPr>
          <w:rFonts w:ascii="Calibri Light" w:hAnsi="Calibri Light" w:cs="Arial"/>
          <w:color w:val="FF0000"/>
        </w:rPr>
      </w:pPr>
      <w:r>
        <w:rPr>
          <w:noProof/>
          <w:lang w:eastAsia="en-US"/>
        </w:rPr>
        <w:drawing>
          <wp:inline distT="0" distB="0" distL="0" distR="0" wp14:anchorId="7AE1EAE0" wp14:editId="47FC84D1">
            <wp:extent cx="5943600" cy="23507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50770"/>
                    </a:xfrm>
                    <a:prstGeom prst="rect">
                      <a:avLst/>
                    </a:prstGeom>
                  </pic:spPr>
                </pic:pic>
              </a:graphicData>
            </a:graphic>
          </wp:inline>
        </w:drawing>
      </w:r>
    </w:p>
    <w:p w14:paraId="64C6B2EB" w14:textId="77777777" w:rsidR="0036202D" w:rsidRDefault="0036202D" w:rsidP="005166B2">
      <w:pPr>
        <w:pStyle w:val="Heading2Text"/>
        <w:tabs>
          <w:tab w:val="left" w:pos="1350"/>
        </w:tabs>
        <w:ind w:left="1440"/>
        <w:jc w:val="both"/>
        <w:rPr>
          <w:rFonts w:ascii="Calibri Light" w:hAnsi="Calibri Light" w:cs="Arial"/>
        </w:rPr>
      </w:pPr>
      <w:r w:rsidRPr="00502009">
        <w:rPr>
          <w:rFonts w:ascii="Calibri Light" w:hAnsi="Calibri Light" w:cs="Arial"/>
          <w:b/>
        </w:rPr>
        <w:lastRenderedPageBreak/>
        <w:t>Figure 2.1.1.1</w:t>
      </w:r>
      <w:r w:rsidR="00055AE8" w:rsidRPr="00502009">
        <w:rPr>
          <w:rFonts w:ascii="Calibri Light" w:hAnsi="Calibri Light" w:cs="Arial"/>
          <w:b/>
        </w:rPr>
        <w:t>.2</w:t>
      </w:r>
      <w:r w:rsidRPr="00502009">
        <w:rPr>
          <w:rFonts w:ascii="Calibri Light" w:hAnsi="Calibri Light" w:cs="Arial"/>
          <w:b/>
        </w:rPr>
        <w:t xml:space="preserve"> </w:t>
      </w:r>
      <w:r>
        <w:rPr>
          <w:rFonts w:ascii="Calibri Light" w:hAnsi="Calibri Light" w:cs="Arial"/>
        </w:rPr>
        <w:t xml:space="preserve">– </w:t>
      </w:r>
      <w:r w:rsidR="00247E3D">
        <w:rPr>
          <w:rFonts w:ascii="Calibri Light" w:hAnsi="Calibri Light" w:cs="Arial"/>
        </w:rPr>
        <w:t>‘</w:t>
      </w:r>
      <w:r>
        <w:rPr>
          <w:rFonts w:ascii="Calibri Light" w:hAnsi="Calibri Light" w:cs="Arial"/>
        </w:rPr>
        <w:t>Notes</w:t>
      </w:r>
      <w:r w:rsidR="00247E3D">
        <w:rPr>
          <w:rFonts w:ascii="Calibri Light" w:hAnsi="Calibri Light" w:cs="Arial"/>
        </w:rPr>
        <w:t>’</w:t>
      </w:r>
      <w:r>
        <w:rPr>
          <w:rFonts w:ascii="Calibri Light" w:hAnsi="Calibri Light" w:cs="Arial"/>
        </w:rPr>
        <w:t xml:space="preserve"> f</w:t>
      </w:r>
      <w:r w:rsidR="00F521C5">
        <w:rPr>
          <w:rFonts w:ascii="Calibri Light" w:hAnsi="Calibri Light" w:cs="Arial"/>
        </w:rPr>
        <w:t>acet on the ‘Leads’ work center view</w:t>
      </w:r>
    </w:p>
    <w:p w14:paraId="4056F771" w14:textId="0CE85CAC" w:rsidR="00C87AF1" w:rsidRDefault="00C71F9C" w:rsidP="00C87AF1">
      <w:pPr>
        <w:pStyle w:val="Heading2Text"/>
        <w:tabs>
          <w:tab w:val="left" w:pos="1350"/>
        </w:tabs>
        <w:ind w:left="1440"/>
        <w:jc w:val="both"/>
        <w:rPr>
          <w:rFonts w:ascii="Calibri Light" w:hAnsi="Calibri Light" w:cs="Arial"/>
        </w:rPr>
      </w:pPr>
      <w:r w:rsidRPr="00C71F9C">
        <w:rPr>
          <w:rFonts w:ascii="Calibri Light" w:hAnsi="Calibri Light" w:cs="Arial"/>
          <w:b/>
        </w:rPr>
        <w:t>Attachments</w:t>
      </w:r>
      <w:r>
        <w:rPr>
          <w:rFonts w:ascii="Calibri Light" w:hAnsi="Calibri Light" w:cs="Arial"/>
        </w:rPr>
        <w:t xml:space="preserve">: </w:t>
      </w:r>
      <w:r w:rsidR="00C87AF1" w:rsidRPr="005A2355">
        <w:rPr>
          <w:rFonts w:ascii="Calibri Light" w:hAnsi="Calibri Light" w:cs="Arial"/>
        </w:rPr>
        <w:t>Attachments can be added to a</w:t>
      </w:r>
      <w:r w:rsidR="00C87AF1">
        <w:rPr>
          <w:rFonts w:ascii="Calibri Light" w:hAnsi="Calibri Light" w:cs="Arial"/>
        </w:rPr>
        <w:t>n Opportunity</w:t>
      </w:r>
      <w:r w:rsidR="00C87AF1" w:rsidRPr="005A2355">
        <w:rPr>
          <w:rFonts w:ascii="Calibri Light" w:hAnsi="Calibri Light" w:cs="Arial"/>
        </w:rPr>
        <w:t xml:space="preserve"> using the ‘A</w:t>
      </w:r>
      <w:r w:rsidR="00C87AF1">
        <w:rPr>
          <w:rFonts w:ascii="Calibri Light" w:hAnsi="Calibri Light" w:cs="Arial"/>
        </w:rPr>
        <w:t>ttachments’ facet</w:t>
      </w:r>
      <w:r w:rsidR="008D0F43">
        <w:rPr>
          <w:rFonts w:ascii="Calibri Light" w:hAnsi="Calibri Light" w:cs="Arial"/>
        </w:rPr>
        <w:t xml:space="preserve"> (Tab) </w:t>
      </w:r>
      <w:r w:rsidR="00C87AF1">
        <w:rPr>
          <w:rFonts w:ascii="Calibri Light" w:hAnsi="Calibri Light" w:cs="Arial"/>
        </w:rPr>
        <w:t>as shown in figure 2.1.1.2.2.</w:t>
      </w:r>
    </w:p>
    <w:p w14:paraId="635F7880" w14:textId="77777777" w:rsidR="001A2CD0" w:rsidRDefault="0071172A" w:rsidP="005166B2">
      <w:pPr>
        <w:pStyle w:val="Heading2Text"/>
        <w:tabs>
          <w:tab w:val="left" w:pos="1350"/>
        </w:tabs>
        <w:ind w:left="1440"/>
        <w:jc w:val="both"/>
        <w:rPr>
          <w:rFonts w:ascii="Calibri Light" w:hAnsi="Calibri Light" w:cs="Arial"/>
          <w:color w:val="FF0000"/>
        </w:rPr>
      </w:pPr>
      <w:r>
        <w:rPr>
          <w:noProof/>
          <w:lang w:eastAsia="en-US"/>
        </w:rPr>
        <w:drawing>
          <wp:inline distT="0" distB="0" distL="0" distR="0" wp14:anchorId="3D802011" wp14:editId="775AF35B">
            <wp:extent cx="5943600" cy="2543175"/>
            <wp:effectExtent l="0" t="0" r="0" b="9525"/>
            <wp:docPr id="50176" name="Picture 5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43175"/>
                    </a:xfrm>
                    <a:prstGeom prst="rect">
                      <a:avLst/>
                    </a:prstGeom>
                  </pic:spPr>
                </pic:pic>
              </a:graphicData>
            </a:graphic>
          </wp:inline>
        </w:drawing>
      </w:r>
    </w:p>
    <w:p w14:paraId="609EA728" w14:textId="77777777" w:rsidR="00247E3D" w:rsidRDefault="00CB2DF9" w:rsidP="005166B2">
      <w:pPr>
        <w:pStyle w:val="Heading2Text"/>
        <w:tabs>
          <w:tab w:val="left" w:pos="1350"/>
        </w:tabs>
        <w:ind w:left="1440"/>
        <w:jc w:val="both"/>
        <w:rPr>
          <w:rFonts w:ascii="Calibri Light" w:hAnsi="Calibri Light" w:cs="Arial"/>
        </w:rPr>
      </w:pPr>
      <w:r>
        <w:rPr>
          <w:rFonts w:ascii="Calibri Light" w:hAnsi="Calibri Light" w:cs="Arial"/>
        </w:rPr>
        <w:t>Figure 2.1.1.1.3</w:t>
      </w:r>
      <w:r w:rsidR="00247E3D">
        <w:rPr>
          <w:rFonts w:ascii="Calibri Light" w:hAnsi="Calibri Light" w:cs="Arial"/>
        </w:rPr>
        <w:t xml:space="preserve"> – ‘Attachments’ facet on the ‘Leads’ work center</w:t>
      </w:r>
      <w:r w:rsidR="00F521C5">
        <w:rPr>
          <w:rFonts w:ascii="Calibri Light" w:hAnsi="Calibri Light" w:cs="Arial"/>
        </w:rPr>
        <w:t xml:space="preserve"> view</w:t>
      </w:r>
    </w:p>
    <w:p w14:paraId="417F8F82" w14:textId="77777777" w:rsidR="0074254E" w:rsidRDefault="00020BF1" w:rsidP="005166B2">
      <w:pPr>
        <w:pStyle w:val="Heading2Text"/>
        <w:tabs>
          <w:tab w:val="left" w:pos="1350"/>
        </w:tabs>
        <w:ind w:left="1440"/>
        <w:jc w:val="both"/>
        <w:rPr>
          <w:rFonts w:ascii="Calibri Light" w:hAnsi="Calibri Light" w:cs="Arial"/>
        </w:rPr>
      </w:pPr>
      <w:r w:rsidRPr="002D7DD5">
        <w:rPr>
          <w:rFonts w:ascii="Calibri Light" w:hAnsi="Calibri Light" w:cs="Arial"/>
        </w:rPr>
        <w:t>A Local File or a Web Link or a file from the Library can be added as an attachment.</w:t>
      </w:r>
      <w:r w:rsidR="00F34683">
        <w:rPr>
          <w:rFonts w:ascii="Calibri Light" w:hAnsi="Calibri Light" w:cs="Arial"/>
        </w:rPr>
        <w:t xml:space="preserve"> For Customer Care leads, ‘Standard Attachment’ will be defined as </w:t>
      </w:r>
      <w:r w:rsidR="00031134">
        <w:rPr>
          <w:rFonts w:ascii="Calibri Light" w:hAnsi="Calibri Light" w:cs="Arial"/>
        </w:rPr>
        <w:t xml:space="preserve">a </w:t>
      </w:r>
      <w:r w:rsidR="002943AE">
        <w:rPr>
          <w:rFonts w:ascii="Calibri Light" w:hAnsi="Calibri Light" w:cs="Arial"/>
        </w:rPr>
        <w:t xml:space="preserve">Dropdown List value </w:t>
      </w:r>
      <w:r w:rsidR="00F34683">
        <w:rPr>
          <w:rFonts w:ascii="Calibri Light" w:hAnsi="Calibri Light" w:cs="Arial"/>
        </w:rPr>
        <w:t>for the field:</w:t>
      </w:r>
      <w:r w:rsidRPr="002D7DD5">
        <w:rPr>
          <w:rFonts w:ascii="Calibri Light" w:hAnsi="Calibri Light" w:cs="Arial"/>
        </w:rPr>
        <w:t xml:space="preserve"> </w:t>
      </w:r>
      <w:r w:rsidR="002D7DD5" w:rsidRPr="002D7DD5">
        <w:rPr>
          <w:rFonts w:ascii="Calibri Light" w:hAnsi="Calibri Light" w:cs="Arial"/>
        </w:rPr>
        <w:t xml:space="preserve">Attachment Type. </w:t>
      </w:r>
    </w:p>
    <w:p w14:paraId="0E5FD7C1" w14:textId="77777777" w:rsidR="001A2CD0" w:rsidRDefault="002A4DDC" w:rsidP="005166B2">
      <w:pPr>
        <w:pStyle w:val="Heading2Text"/>
        <w:tabs>
          <w:tab w:val="left" w:pos="1350"/>
        </w:tabs>
        <w:ind w:left="1440"/>
        <w:jc w:val="both"/>
        <w:rPr>
          <w:rFonts w:ascii="Calibri Light" w:hAnsi="Calibri Light" w:cs="Arial"/>
        </w:rPr>
      </w:pPr>
      <w:r w:rsidRPr="002A4DDC">
        <w:rPr>
          <w:rFonts w:ascii="Calibri Light" w:hAnsi="Calibri Light" w:cs="Arial"/>
          <w:b/>
        </w:rPr>
        <w:t>Change History</w:t>
      </w:r>
      <w:r>
        <w:rPr>
          <w:rFonts w:ascii="Calibri Light" w:hAnsi="Calibri Light" w:cs="Arial"/>
        </w:rPr>
        <w:t xml:space="preserve">: </w:t>
      </w:r>
      <w:r w:rsidR="00161D66" w:rsidRPr="00161D66">
        <w:rPr>
          <w:rFonts w:ascii="Calibri Light" w:hAnsi="Calibri Light" w:cs="Arial"/>
        </w:rPr>
        <w:t>Change History f</w:t>
      </w:r>
      <w:r w:rsidR="00F06B8B">
        <w:rPr>
          <w:rFonts w:ascii="Calibri Light" w:hAnsi="Calibri Light" w:cs="Arial"/>
        </w:rPr>
        <w:t>or Lead attributes can be seen on the ‘Changes’ facet</w:t>
      </w:r>
      <w:r w:rsidR="008D0F43">
        <w:rPr>
          <w:rFonts w:ascii="Calibri Light" w:hAnsi="Calibri Light" w:cs="Arial"/>
        </w:rPr>
        <w:t xml:space="preserve"> (Tab)</w:t>
      </w:r>
      <w:r w:rsidR="00F06B8B">
        <w:rPr>
          <w:rFonts w:ascii="Calibri Light" w:hAnsi="Calibri Light" w:cs="Arial"/>
        </w:rPr>
        <w:t xml:space="preserve"> as shown in figure 2.1.1</w:t>
      </w:r>
      <w:r w:rsidR="00B147D8">
        <w:rPr>
          <w:rFonts w:ascii="Calibri Light" w:hAnsi="Calibri Light" w:cs="Arial"/>
        </w:rPr>
        <w:t>.1</w:t>
      </w:r>
      <w:r w:rsidR="00CB2DF9">
        <w:rPr>
          <w:rFonts w:ascii="Calibri Light" w:hAnsi="Calibri Light" w:cs="Arial"/>
        </w:rPr>
        <w:t>.4</w:t>
      </w:r>
      <w:r w:rsidR="00B1448E">
        <w:rPr>
          <w:rFonts w:ascii="Calibri Light" w:hAnsi="Calibri Light" w:cs="Arial"/>
        </w:rPr>
        <w:t xml:space="preserve">. The following attributes of a Lead transaction will be captured in the Change History: </w:t>
      </w:r>
    </w:p>
    <w:p w14:paraId="0DE4C54F" w14:textId="77777777" w:rsidR="00B1448E" w:rsidRPr="00161D66" w:rsidRDefault="00B1448E" w:rsidP="005166B2">
      <w:pPr>
        <w:pStyle w:val="Heading2Text"/>
        <w:tabs>
          <w:tab w:val="left" w:pos="1350"/>
        </w:tabs>
        <w:ind w:left="1440"/>
        <w:jc w:val="both"/>
        <w:rPr>
          <w:rFonts w:ascii="Calibri Light" w:hAnsi="Calibri Light" w:cs="Arial"/>
        </w:rPr>
      </w:pPr>
      <w:r>
        <w:rPr>
          <w:rFonts w:ascii="Calibri Light" w:hAnsi="Calibri Light" w:cs="Arial"/>
        </w:rPr>
        <w:t>Attachment External Address Link, Attachment File Name, Attachment Title, Category, Contact Party Address, Contact Party ID, End Date, Item Description, Lead ID, Main Party, Name, Party Address, Party ID, Party Role, Priority, Product Category ID, Product ID, Qualification, Quantity, Reason Code, Reference Document ID, Reference Document Type, Source, Start Date, Status, Territory ID, Text, U</w:t>
      </w:r>
      <w:r w:rsidR="002F25E4">
        <w:rPr>
          <w:rFonts w:ascii="Calibri Light" w:hAnsi="Calibri Light" w:cs="Arial"/>
        </w:rPr>
        <w:t xml:space="preserve">nit </w:t>
      </w:r>
      <w:r>
        <w:rPr>
          <w:rFonts w:ascii="Calibri Light" w:hAnsi="Calibri Light" w:cs="Arial"/>
        </w:rPr>
        <w:t>o</w:t>
      </w:r>
      <w:r w:rsidR="002F25E4">
        <w:rPr>
          <w:rFonts w:ascii="Calibri Light" w:hAnsi="Calibri Light" w:cs="Arial"/>
        </w:rPr>
        <w:t xml:space="preserve">f </w:t>
      </w:r>
      <w:r>
        <w:rPr>
          <w:rFonts w:ascii="Calibri Light" w:hAnsi="Calibri Light" w:cs="Arial"/>
        </w:rPr>
        <w:t>M</w:t>
      </w:r>
      <w:r w:rsidR="002F25E4">
        <w:rPr>
          <w:rFonts w:ascii="Calibri Light" w:hAnsi="Calibri Light" w:cs="Arial"/>
        </w:rPr>
        <w:t>easure</w:t>
      </w:r>
      <w:r>
        <w:rPr>
          <w:rFonts w:ascii="Calibri Light" w:hAnsi="Calibri Light" w:cs="Arial"/>
        </w:rPr>
        <w:t xml:space="preserve"> and User Status.</w:t>
      </w:r>
    </w:p>
    <w:p w14:paraId="1C721209" w14:textId="77777777" w:rsidR="001A2CD0" w:rsidRPr="007034FF" w:rsidRDefault="00161D66" w:rsidP="007432DB">
      <w:pPr>
        <w:pStyle w:val="Heading2Text"/>
        <w:tabs>
          <w:tab w:val="left" w:pos="1350"/>
        </w:tabs>
        <w:jc w:val="both"/>
        <w:rPr>
          <w:rFonts w:ascii="Calibri Light" w:hAnsi="Calibri Light" w:cs="Arial"/>
          <w:color w:val="FF0000"/>
        </w:rPr>
      </w:pPr>
      <w:r>
        <w:rPr>
          <w:noProof/>
          <w:lang w:eastAsia="en-US"/>
        </w:rPr>
        <w:lastRenderedPageBreak/>
        <w:drawing>
          <wp:inline distT="0" distB="0" distL="0" distR="0" wp14:anchorId="7736D953" wp14:editId="0E3C3B51">
            <wp:extent cx="5943600" cy="3185160"/>
            <wp:effectExtent l="0" t="0" r="0" b="0"/>
            <wp:docPr id="50177" name="Picture 5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85160"/>
                    </a:xfrm>
                    <a:prstGeom prst="rect">
                      <a:avLst/>
                    </a:prstGeom>
                  </pic:spPr>
                </pic:pic>
              </a:graphicData>
            </a:graphic>
          </wp:inline>
        </w:drawing>
      </w:r>
    </w:p>
    <w:p w14:paraId="5F2AAECC" w14:textId="77777777" w:rsidR="00F06B8B" w:rsidRDefault="00F06B8B" w:rsidP="005166B2">
      <w:pPr>
        <w:pStyle w:val="Heading2Text"/>
        <w:tabs>
          <w:tab w:val="left" w:pos="1350"/>
        </w:tabs>
        <w:ind w:left="1440"/>
        <w:jc w:val="both"/>
        <w:rPr>
          <w:rFonts w:ascii="Calibri Light" w:hAnsi="Calibri Light" w:cs="Arial"/>
        </w:rPr>
      </w:pPr>
      <w:r>
        <w:rPr>
          <w:rFonts w:ascii="Calibri Light" w:hAnsi="Calibri Light" w:cs="Arial"/>
        </w:rPr>
        <w:t>Figure 2.1.1</w:t>
      </w:r>
      <w:r w:rsidR="00B147D8">
        <w:rPr>
          <w:rFonts w:ascii="Calibri Light" w:hAnsi="Calibri Light" w:cs="Arial"/>
        </w:rPr>
        <w:t>.1</w:t>
      </w:r>
      <w:r w:rsidR="00CB2DF9">
        <w:rPr>
          <w:rFonts w:ascii="Calibri Light" w:hAnsi="Calibri Light" w:cs="Arial"/>
        </w:rPr>
        <w:t>.4</w:t>
      </w:r>
      <w:r>
        <w:rPr>
          <w:rFonts w:ascii="Calibri Light" w:hAnsi="Calibri Light" w:cs="Arial"/>
        </w:rPr>
        <w:t xml:space="preserve"> – ‘Changes’ facet on the ‘Leads’ work center</w:t>
      </w:r>
      <w:r w:rsidR="00F521C5">
        <w:rPr>
          <w:rFonts w:ascii="Calibri Light" w:hAnsi="Calibri Light" w:cs="Arial"/>
        </w:rPr>
        <w:t xml:space="preserve"> view</w:t>
      </w:r>
    </w:p>
    <w:p w14:paraId="0380A58D" w14:textId="77777777" w:rsidR="007530B1" w:rsidRDefault="00AD5779" w:rsidP="005166B2">
      <w:pPr>
        <w:pStyle w:val="Heading2Text"/>
        <w:tabs>
          <w:tab w:val="left" w:pos="1350"/>
        </w:tabs>
        <w:ind w:left="1440"/>
        <w:jc w:val="both"/>
        <w:rPr>
          <w:rFonts w:ascii="Calibri Light" w:hAnsi="Calibri Light" w:cs="Arial"/>
        </w:rPr>
      </w:pPr>
      <w:r w:rsidRPr="00AD5779">
        <w:rPr>
          <w:rFonts w:ascii="Calibri Light" w:hAnsi="Calibri Light" w:cs="Arial"/>
          <w:b/>
        </w:rPr>
        <w:t>Partner Determination</w:t>
      </w:r>
      <w:r>
        <w:rPr>
          <w:rFonts w:ascii="Calibri Light" w:hAnsi="Calibri Light" w:cs="Arial"/>
        </w:rPr>
        <w:t xml:space="preserve">: </w:t>
      </w:r>
      <w:r w:rsidR="007530B1" w:rsidRPr="00A63BFC">
        <w:rPr>
          <w:rFonts w:ascii="Calibri Light" w:hAnsi="Calibri Light" w:cs="Arial"/>
        </w:rPr>
        <w:t xml:space="preserve">Leads will be distributed to employees based on their assignment to territories in Territory Management. Upon determination of the Sales Territory ID in a Lead transaction, the Business Partner assigned to </w:t>
      </w:r>
      <w:r w:rsidR="007530B1" w:rsidRPr="004215ED">
        <w:rPr>
          <w:rFonts w:ascii="Calibri Light" w:hAnsi="Calibri Light" w:cs="Arial"/>
        </w:rPr>
        <w:t>the ‘</w:t>
      </w:r>
      <w:r w:rsidR="00BF3F40" w:rsidRPr="004215ED">
        <w:rPr>
          <w:rFonts w:ascii="Calibri Light" w:hAnsi="Calibri Light" w:cs="Arial"/>
        </w:rPr>
        <w:t>Account Manager’, ‘Account Coordinator’,</w:t>
      </w:r>
      <w:r w:rsidR="000E3084" w:rsidRPr="004215ED">
        <w:rPr>
          <w:rFonts w:ascii="Calibri Light" w:hAnsi="Calibri Light" w:cs="Arial"/>
        </w:rPr>
        <w:t xml:space="preserve"> ‘DER Specialist’,</w:t>
      </w:r>
      <w:r w:rsidR="00BF3F40" w:rsidRPr="004215ED">
        <w:rPr>
          <w:rFonts w:ascii="Calibri Light" w:hAnsi="Calibri Light" w:cs="Arial"/>
        </w:rPr>
        <w:t xml:space="preserve"> ‘Inside Account Manager’</w:t>
      </w:r>
      <w:r w:rsidR="000E3084" w:rsidRPr="004215ED">
        <w:rPr>
          <w:rFonts w:ascii="Calibri Light" w:hAnsi="Calibri Light" w:cs="Arial"/>
        </w:rPr>
        <w:t xml:space="preserve"> and</w:t>
      </w:r>
      <w:r w:rsidR="00294B02" w:rsidRPr="004215ED">
        <w:rPr>
          <w:rFonts w:ascii="Calibri Light" w:hAnsi="Calibri Light" w:cs="Arial"/>
        </w:rPr>
        <w:t xml:space="preserve"> ‘SCE Trade Pro Liaison’</w:t>
      </w:r>
      <w:r w:rsidR="00BF3F40">
        <w:rPr>
          <w:rFonts w:ascii="Calibri Light" w:hAnsi="Calibri Light" w:cs="Arial"/>
        </w:rPr>
        <w:t xml:space="preserve"> and </w:t>
      </w:r>
      <w:r w:rsidR="00193BCB">
        <w:rPr>
          <w:rFonts w:ascii="Calibri Light" w:hAnsi="Calibri Light" w:cs="Arial"/>
        </w:rPr>
        <w:t>party roles</w:t>
      </w:r>
      <w:r w:rsidR="007530B1" w:rsidRPr="00A63BFC">
        <w:rPr>
          <w:rFonts w:ascii="Calibri Light" w:hAnsi="Calibri Light" w:cs="Arial"/>
        </w:rPr>
        <w:t xml:space="preserve"> of that territory will be copied to the </w:t>
      </w:r>
      <w:r w:rsidR="00BF3F40">
        <w:rPr>
          <w:rFonts w:ascii="Calibri Light" w:hAnsi="Calibri Light" w:cs="Arial"/>
        </w:rPr>
        <w:t xml:space="preserve">corresponding </w:t>
      </w:r>
      <w:r w:rsidR="00193BCB">
        <w:rPr>
          <w:rFonts w:ascii="Calibri Light" w:hAnsi="Calibri Light" w:cs="Arial"/>
        </w:rPr>
        <w:t>party roles</w:t>
      </w:r>
      <w:r w:rsidR="007530B1" w:rsidRPr="00A63BFC">
        <w:rPr>
          <w:rFonts w:ascii="Calibri Light" w:hAnsi="Calibri Light" w:cs="Arial"/>
        </w:rPr>
        <w:t xml:space="preserve"> of </w:t>
      </w:r>
      <w:r w:rsidR="00BF3F40">
        <w:rPr>
          <w:rFonts w:ascii="Calibri Light" w:hAnsi="Calibri Light" w:cs="Arial"/>
        </w:rPr>
        <w:t>the Lead transaction.</w:t>
      </w:r>
      <w:r w:rsidR="00CE702D">
        <w:rPr>
          <w:rFonts w:ascii="Calibri Light" w:hAnsi="Calibri Light" w:cs="Arial"/>
        </w:rPr>
        <w:t xml:space="preserve"> Additionally, the following </w:t>
      </w:r>
      <w:r w:rsidR="00193BCB">
        <w:rPr>
          <w:rFonts w:ascii="Calibri Light" w:hAnsi="Calibri Light" w:cs="Arial"/>
        </w:rPr>
        <w:t>party roles</w:t>
      </w:r>
      <w:r w:rsidR="00CE702D">
        <w:rPr>
          <w:rFonts w:ascii="Calibri Light" w:hAnsi="Calibri Light" w:cs="Arial"/>
        </w:rPr>
        <w:t xml:space="preserve"> will be available for </w:t>
      </w:r>
      <w:r w:rsidR="003C6AA8">
        <w:rPr>
          <w:rFonts w:ascii="Calibri Light" w:hAnsi="Calibri Light" w:cs="Arial"/>
        </w:rPr>
        <w:t xml:space="preserve">manual </w:t>
      </w:r>
      <w:r w:rsidR="00CE702D">
        <w:rPr>
          <w:rFonts w:ascii="Calibri Light" w:hAnsi="Calibri Light" w:cs="Arial"/>
        </w:rPr>
        <w:t>maintenance in Leads:</w:t>
      </w:r>
    </w:p>
    <w:p w14:paraId="795BB2BD" w14:textId="77777777" w:rsidR="006B7F12" w:rsidRDefault="006B7F12"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Auditor</w:t>
      </w:r>
    </w:p>
    <w:p w14:paraId="4DE4F66B" w14:textId="40F36B30" w:rsidR="00CE702D" w:rsidRDefault="00782EA4"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Economic Development</w:t>
      </w:r>
      <w:r w:rsidR="00CE702D">
        <w:rPr>
          <w:rFonts w:ascii="Calibri Light" w:hAnsi="Calibri Light" w:cs="Arial"/>
        </w:rPr>
        <w:t xml:space="preserve"> Consultant </w:t>
      </w:r>
    </w:p>
    <w:p w14:paraId="63CE4727" w14:textId="16113FB8" w:rsidR="00CE702D" w:rsidRPr="006B7F12" w:rsidRDefault="00782EA4" w:rsidP="006B7F12">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 xml:space="preserve">Economic Development </w:t>
      </w:r>
      <w:r w:rsidR="00CE702D">
        <w:rPr>
          <w:rFonts w:ascii="Calibri Light" w:hAnsi="Calibri Light" w:cs="Arial"/>
        </w:rPr>
        <w:t>Analyst</w:t>
      </w:r>
    </w:p>
    <w:p w14:paraId="7B8C8CAA" w14:textId="77777777" w:rsidR="00CE702D" w:rsidRDefault="00CE702D"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Engineer</w:t>
      </w:r>
    </w:p>
    <w:p w14:paraId="59FD4C5E" w14:textId="77777777" w:rsidR="00CE702D" w:rsidRDefault="00CE702D"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New Construction Representative</w:t>
      </w:r>
    </w:p>
    <w:p w14:paraId="6567A0AA" w14:textId="77777777" w:rsidR="00CE702D" w:rsidRDefault="00CE702D"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Outreach Specialist</w:t>
      </w:r>
    </w:p>
    <w:p w14:paraId="538B96E3" w14:textId="77777777" w:rsidR="00CE702D" w:rsidRDefault="00CE702D"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SCE Analyst</w:t>
      </w:r>
    </w:p>
    <w:p w14:paraId="2D286958" w14:textId="77777777" w:rsidR="00CE702D" w:rsidRDefault="00CE702D"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SCE Field Engineer</w:t>
      </w:r>
    </w:p>
    <w:p w14:paraId="025E1782" w14:textId="77777777" w:rsidR="00CE702D" w:rsidRDefault="00CE702D"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SCE Pump Test Engineer</w:t>
      </w:r>
    </w:p>
    <w:p w14:paraId="6EB89517" w14:textId="77777777" w:rsidR="00DF1E23" w:rsidRDefault="00DF1E23"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Technical Coordinator</w:t>
      </w:r>
    </w:p>
    <w:p w14:paraId="3A3C7C68" w14:textId="77777777" w:rsidR="00DF1E23" w:rsidRDefault="00DF1E23"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Trade Professional</w:t>
      </w:r>
    </w:p>
    <w:p w14:paraId="3D7D85A9" w14:textId="77777777" w:rsidR="00DF1E23" w:rsidRDefault="00DF1E23"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Primary Facility Contact</w:t>
      </w:r>
    </w:p>
    <w:p w14:paraId="137D831B" w14:textId="77777777" w:rsidR="00DF1E23" w:rsidRDefault="00DF1E23"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Design Team Member</w:t>
      </w:r>
    </w:p>
    <w:p w14:paraId="58D2851D" w14:textId="65C862F0" w:rsidR="00C23045" w:rsidRDefault="00C23045"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BCST Account Manager</w:t>
      </w:r>
    </w:p>
    <w:p w14:paraId="55DB8E98" w14:textId="62FA37A8" w:rsidR="00317654" w:rsidRDefault="00317654" w:rsidP="00162320">
      <w:pPr>
        <w:pStyle w:val="Heading2Text"/>
        <w:numPr>
          <w:ilvl w:val="0"/>
          <w:numId w:val="22"/>
        </w:numPr>
        <w:tabs>
          <w:tab w:val="left" w:pos="1350"/>
        </w:tabs>
        <w:spacing w:after="0"/>
        <w:jc w:val="both"/>
        <w:rPr>
          <w:rFonts w:ascii="Calibri Light" w:hAnsi="Calibri Light" w:cs="Arial"/>
        </w:rPr>
      </w:pPr>
      <w:r>
        <w:rPr>
          <w:rFonts w:ascii="Calibri Light" w:hAnsi="Calibri Light" w:cs="Arial"/>
        </w:rPr>
        <w:t>Agent</w:t>
      </w:r>
    </w:p>
    <w:p w14:paraId="511B6D10" w14:textId="77777777" w:rsidR="00CE702D" w:rsidRPr="006B7F12" w:rsidRDefault="00CE702D" w:rsidP="006B7F12">
      <w:pPr>
        <w:pStyle w:val="Heading2Text"/>
        <w:tabs>
          <w:tab w:val="left" w:pos="1350"/>
        </w:tabs>
        <w:spacing w:after="0"/>
        <w:ind w:left="2520"/>
        <w:jc w:val="both"/>
        <w:rPr>
          <w:rFonts w:ascii="Calibri Light" w:hAnsi="Calibri Light" w:cs="Arial"/>
        </w:rPr>
      </w:pPr>
    </w:p>
    <w:p w14:paraId="2433D8E1" w14:textId="59143EA7" w:rsidR="00A36BE0" w:rsidRDefault="00A82E47" w:rsidP="00D371CD">
      <w:pPr>
        <w:pStyle w:val="Heading2Text"/>
        <w:tabs>
          <w:tab w:val="left" w:pos="1350"/>
        </w:tabs>
        <w:ind w:left="1440"/>
        <w:jc w:val="both"/>
        <w:rPr>
          <w:rFonts w:ascii="Calibri Light" w:hAnsi="Calibri Light" w:cs="Arial"/>
        </w:rPr>
      </w:pPr>
      <w:r w:rsidRPr="00A82E47">
        <w:rPr>
          <w:rFonts w:ascii="Calibri Light" w:hAnsi="Calibri Light" w:cs="Arial"/>
          <w:b/>
        </w:rPr>
        <w:t>Lead Qualification</w:t>
      </w:r>
      <w:r>
        <w:rPr>
          <w:rFonts w:ascii="Calibri Light" w:hAnsi="Calibri Light" w:cs="Arial"/>
        </w:rPr>
        <w:t xml:space="preserve">: </w:t>
      </w:r>
      <w:r w:rsidR="00D371CD">
        <w:rPr>
          <w:rFonts w:ascii="Calibri Light" w:hAnsi="Calibri Light" w:cs="Arial"/>
        </w:rPr>
        <w:t xml:space="preserve">Upon </w:t>
      </w:r>
      <w:r w:rsidR="00B9164D">
        <w:rPr>
          <w:rFonts w:ascii="Calibri Light" w:hAnsi="Calibri Light" w:cs="Arial"/>
        </w:rPr>
        <w:t xml:space="preserve">the </w:t>
      </w:r>
      <w:r w:rsidR="00D371CD">
        <w:rPr>
          <w:rFonts w:ascii="Calibri Light" w:hAnsi="Calibri Light" w:cs="Arial"/>
        </w:rPr>
        <w:t>assignment of leads to sales personnel</w:t>
      </w:r>
      <w:r w:rsidR="00B9164D">
        <w:rPr>
          <w:rFonts w:ascii="Calibri Light" w:hAnsi="Calibri Light" w:cs="Arial"/>
        </w:rPr>
        <w:t>, these transactions</w:t>
      </w:r>
      <w:r w:rsidR="00D371CD">
        <w:rPr>
          <w:rFonts w:ascii="Calibri Light" w:hAnsi="Calibri Light" w:cs="Arial"/>
        </w:rPr>
        <w:t xml:space="preserve"> are </w:t>
      </w:r>
      <w:r w:rsidR="00EB68A3">
        <w:rPr>
          <w:rFonts w:ascii="Calibri Light" w:hAnsi="Calibri Light" w:cs="Arial"/>
        </w:rPr>
        <w:t xml:space="preserve">updated </w:t>
      </w:r>
      <w:r w:rsidR="00D371CD">
        <w:rPr>
          <w:rFonts w:ascii="Calibri Light" w:hAnsi="Calibri Light" w:cs="Arial"/>
        </w:rPr>
        <w:t xml:space="preserve">repeatedly to establish and improve the level of interest represented by the lead and transform </w:t>
      </w:r>
      <w:r w:rsidR="00B9164D">
        <w:rPr>
          <w:rFonts w:ascii="Calibri Light" w:hAnsi="Calibri Light" w:cs="Arial"/>
        </w:rPr>
        <w:t>it</w:t>
      </w:r>
      <w:r w:rsidR="00D371CD">
        <w:rPr>
          <w:rFonts w:ascii="Calibri Light" w:hAnsi="Calibri Light" w:cs="Arial"/>
        </w:rPr>
        <w:t xml:space="preserve"> to an opportunity. </w:t>
      </w:r>
      <w:r w:rsidR="00A36BE0">
        <w:rPr>
          <w:rFonts w:ascii="Calibri Light" w:hAnsi="Calibri Light" w:cs="Arial"/>
        </w:rPr>
        <w:t>In order to represent the level of interest expressed by the lead, the Qualification</w:t>
      </w:r>
      <w:r w:rsidR="00973012">
        <w:rPr>
          <w:rFonts w:ascii="Calibri Light" w:hAnsi="Calibri Light" w:cs="Arial"/>
        </w:rPr>
        <w:t xml:space="preserve"> </w:t>
      </w:r>
      <w:r w:rsidR="00A36BE0">
        <w:rPr>
          <w:rFonts w:ascii="Calibri Light" w:hAnsi="Calibri Light" w:cs="Arial"/>
        </w:rPr>
        <w:t xml:space="preserve">field </w:t>
      </w:r>
      <w:r w:rsidR="00973012">
        <w:rPr>
          <w:rFonts w:ascii="Calibri Light" w:hAnsi="Calibri Light" w:cs="Arial"/>
        </w:rPr>
        <w:t>can be set to ‘Cold’, ‘Warm’</w:t>
      </w:r>
      <w:r w:rsidR="007432DB">
        <w:rPr>
          <w:rFonts w:ascii="Calibri Light" w:hAnsi="Calibri Light" w:cs="Arial"/>
        </w:rPr>
        <w:t>,</w:t>
      </w:r>
      <w:r w:rsidR="00973012">
        <w:rPr>
          <w:rFonts w:ascii="Calibri Light" w:hAnsi="Calibri Light" w:cs="Arial"/>
        </w:rPr>
        <w:t xml:space="preserve"> or ‘Hot’ and the </w:t>
      </w:r>
      <w:r w:rsidR="00A36BE0">
        <w:rPr>
          <w:rFonts w:ascii="Calibri Light" w:hAnsi="Calibri Light" w:cs="Arial"/>
        </w:rPr>
        <w:t>S</w:t>
      </w:r>
      <w:r w:rsidR="00973012">
        <w:rPr>
          <w:rFonts w:ascii="Calibri Light" w:hAnsi="Calibri Light" w:cs="Arial"/>
        </w:rPr>
        <w:t xml:space="preserve">tatus </w:t>
      </w:r>
      <w:r w:rsidR="00A36BE0">
        <w:rPr>
          <w:rFonts w:ascii="Calibri Light" w:hAnsi="Calibri Light" w:cs="Arial"/>
        </w:rPr>
        <w:t xml:space="preserve">field </w:t>
      </w:r>
      <w:r w:rsidR="00973012">
        <w:rPr>
          <w:rFonts w:ascii="Calibri Light" w:hAnsi="Calibri Light" w:cs="Arial"/>
        </w:rPr>
        <w:t>can be set to ‘Qualified’, ‘Accepted’</w:t>
      </w:r>
      <w:r w:rsidR="007432DB">
        <w:rPr>
          <w:rFonts w:ascii="Calibri Light" w:hAnsi="Calibri Light" w:cs="Arial"/>
        </w:rPr>
        <w:t>,</w:t>
      </w:r>
      <w:r w:rsidR="00973012">
        <w:rPr>
          <w:rFonts w:ascii="Calibri Light" w:hAnsi="Calibri Light" w:cs="Arial"/>
        </w:rPr>
        <w:t xml:space="preserve"> or ‘Declined’. </w:t>
      </w:r>
      <w:r w:rsidR="00A36BE0">
        <w:rPr>
          <w:rFonts w:ascii="Calibri Light" w:hAnsi="Calibri Light" w:cs="Arial"/>
        </w:rPr>
        <w:t>When the status of the lead is set to</w:t>
      </w:r>
      <w:r w:rsidR="00231A48">
        <w:rPr>
          <w:rFonts w:ascii="Calibri Light" w:hAnsi="Calibri Light" w:cs="Arial"/>
        </w:rPr>
        <w:t xml:space="preserve"> ‘Accepted’ or</w:t>
      </w:r>
      <w:r w:rsidR="00A36BE0">
        <w:rPr>
          <w:rFonts w:ascii="Calibri Light" w:hAnsi="Calibri Light" w:cs="Arial"/>
        </w:rPr>
        <w:t xml:space="preserve"> ‘Declined’, the reason for setting one of these statuses can be captured using the ‘Reason Code’ field. </w:t>
      </w:r>
    </w:p>
    <w:p w14:paraId="3991A0D2" w14:textId="77777777" w:rsidR="0013341F" w:rsidRDefault="0013341F" w:rsidP="0013341F">
      <w:pPr>
        <w:pStyle w:val="Heading2Text"/>
        <w:tabs>
          <w:tab w:val="left" w:pos="1350"/>
        </w:tabs>
        <w:ind w:left="1440"/>
        <w:jc w:val="both"/>
        <w:rPr>
          <w:rFonts w:ascii="Calibri Light" w:hAnsi="Calibri Light" w:cs="Arial"/>
        </w:rPr>
      </w:pPr>
      <w:r>
        <w:rPr>
          <w:rFonts w:ascii="Calibri Light" w:hAnsi="Calibri Light" w:cs="Arial"/>
        </w:rPr>
        <w:t>Reason Codes for ‘Accepted’ status:</w:t>
      </w:r>
    </w:p>
    <w:p w14:paraId="22D37B6C" w14:textId="77777777" w:rsidR="0013341F" w:rsidRDefault="0013341F" w:rsidP="0013341F">
      <w:pPr>
        <w:pStyle w:val="Heading2Text"/>
        <w:tabs>
          <w:tab w:val="left" w:pos="1350"/>
        </w:tabs>
        <w:ind w:left="1440"/>
        <w:jc w:val="both"/>
        <w:rPr>
          <w:rFonts w:ascii="Calibri Light" w:hAnsi="Calibri Light" w:cs="Arial"/>
        </w:rPr>
      </w:pPr>
      <w:r>
        <w:rPr>
          <w:rFonts w:ascii="Calibri Light" w:hAnsi="Calibri Light" w:cs="Arial"/>
        </w:rPr>
        <w:lastRenderedPageBreak/>
        <w:t>‘Customer Interested’.</w:t>
      </w:r>
    </w:p>
    <w:p w14:paraId="767675C9" w14:textId="77777777" w:rsidR="0013341F" w:rsidRDefault="0013341F" w:rsidP="00D371CD">
      <w:pPr>
        <w:pStyle w:val="Heading2Text"/>
        <w:tabs>
          <w:tab w:val="left" w:pos="1350"/>
        </w:tabs>
        <w:ind w:left="1440"/>
        <w:jc w:val="both"/>
        <w:rPr>
          <w:rFonts w:ascii="Calibri Light" w:hAnsi="Calibri Light" w:cs="Arial"/>
        </w:rPr>
      </w:pPr>
    </w:p>
    <w:p w14:paraId="7413EFF3" w14:textId="77777777" w:rsidR="000E6B94" w:rsidRDefault="000E6B94" w:rsidP="00D371CD">
      <w:pPr>
        <w:pStyle w:val="Heading2Text"/>
        <w:tabs>
          <w:tab w:val="left" w:pos="1350"/>
        </w:tabs>
        <w:ind w:left="1440"/>
        <w:jc w:val="both"/>
        <w:rPr>
          <w:rFonts w:ascii="Calibri Light" w:hAnsi="Calibri Light" w:cs="Arial"/>
        </w:rPr>
      </w:pPr>
      <w:r>
        <w:rPr>
          <w:rFonts w:ascii="Calibri Light" w:hAnsi="Calibri Light" w:cs="Arial"/>
        </w:rPr>
        <w:t>Reason Codes for ‘Declined’ status:</w:t>
      </w:r>
    </w:p>
    <w:p w14:paraId="3BE930AB" w14:textId="7ED5D039" w:rsidR="000E6B94" w:rsidRPr="00D371CD" w:rsidRDefault="000E6B94" w:rsidP="00D371CD">
      <w:pPr>
        <w:pStyle w:val="Heading2Text"/>
        <w:tabs>
          <w:tab w:val="left" w:pos="1350"/>
        </w:tabs>
        <w:ind w:left="1440"/>
        <w:jc w:val="both"/>
        <w:rPr>
          <w:rFonts w:ascii="Calibri Light" w:hAnsi="Calibri Light" w:cs="Arial"/>
        </w:rPr>
      </w:pPr>
      <w:r>
        <w:rPr>
          <w:rFonts w:ascii="Calibri Light" w:hAnsi="Calibri Light" w:cs="Arial"/>
        </w:rPr>
        <w:t>Customer Declined;</w:t>
      </w:r>
      <w:ins w:id="28" w:author="Naveen Kuchikulla" w:date="2018-05-29T09:24:00Z">
        <w:r w:rsidR="00093E67">
          <w:rPr>
            <w:rFonts w:ascii="Calibri Light" w:hAnsi="Calibri Light" w:cs="Arial"/>
          </w:rPr>
          <w:t xml:space="preserve"> </w:t>
        </w:r>
      </w:ins>
      <w:r w:rsidR="00093E67">
        <w:rPr>
          <w:rFonts w:ascii="Calibri Light" w:hAnsi="Calibri Light" w:cs="Arial"/>
        </w:rPr>
        <w:t xml:space="preserve">Created in Error; </w:t>
      </w:r>
      <w:r>
        <w:rPr>
          <w:rFonts w:ascii="Calibri Light" w:hAnsi="Calibri Light" w:cs="Arial"/>
        </w:rPr>
        <w:t>Customer Out of Business; Lack of Resources/ Funds; Lower Priority; No Interest; Not Eligible; No Capacity; Other; Program no longer Available; Unable to Contact Customer; Work Already Complete.</w:t>
      </w:r>
    </w:p>
    <w:p w14:paraId="7BFCDF78" w14:textId="2B6D7F30" w:rsidR="00973012" w:rsidRDefault="0043482E" w:rsidP="005166B2">
      <w:pPr>
        <w:pStyle w:val="Heading2Text"/>
        <w:tabs>
          <w:tab w:val="left" w:pos="1350"/>
        </w:tabs>
        <w:ind w:left="1440"/>
        <w:jc w:val="both"/>
        <w:rPr>
          <w:rFonts w:ascii="Calibri Light" w:hAnsi="Calibri Light" w:cs="Arial"/>
        </w:rPr>
      </w:pPr>
      <w:r w:rsidRPr="0043482E">
        <w:rPr>
          <w:rFonts w:ascii="Calibri Light" w:hAnsi="Calibri Light" w:cs="Arial"/>
          <w:b/>
        </w:rPr>
        <w:t>Lead Conversion</w:t>
      </w:r>
      <w:r>
        <w:rPr>
          <w:rFonts w:ascii="Calibri Light" w:hAnsi="Calibri Light" w:cs="Arial"/>
        </w:rPr>
        <w:t xml:space="preserve">: </w:t>
      </w:r>
      <w:r w:rsidR="008C617F">
        <w:rPr>
          <w:rFonts w:ascii="Calibri Light" w:hAnsi="Calibri Light" w:cs="Arial"/>
        </w:rPr>
        <w:t>A Lead in ‘Open’, ‘Qualified’</w:t>
      </w:r>
      <w:r w:rsidR="007432DB">
        <w:rPr>
          <w:rFonts w:ascii="Calibri Light" w:hAnsi="Calibri Light" w:cs="Arial"/>
        </w:rPr>
        <w:t>,</w:t>
      </w:r>
      <w:r w:rsidR="008C617F">
        <w:rPr>
          <w:rFonts w:ascii="Calibri Light" w:hAnsi="Calibri Light" w:cs="Arial"/>
        </w:rPr>
        <w:t xml:space="preserve"> or ‘Accepted’ status can be converted to an Opportunity. </w:t>
      </w:r>
      <w:r w:rsidR="00C568E1">
        <w:rPr>
          <w:rFonts w:ascii="Calibri Light" w:hAnsi="Calibri Light" w:cs="Arial"/>
        </w:rPr>
        <w:t xml:space="preserve">In order to convert a lead to an opportunity, the ‘Convert to Opportunity’ action </w:t>
      </w:r>
      <w:r w:rsidR="009B23B4">
        <w:rPr>
          <w:rFonts w:ascii="Calibri Light" w:hAnsi="Calibri Light" w:cs="Arial"/>
        </w:rPr>
        <w:t>should be used.</w:t>
      </w:r>
      <w:r w:rsidR="00BF6382">
        <w:rPr>
          <w:rFonts w:ascii="Calibri Light" w:hAnsi="Calibri Light" w:cs="Arial"/>
        </w:rPr>
        <w:t xml:space="preserve"> Upon conversion, the status of the Lead will be automatically set to ‘Converted’.</w:t>
      </w:r>
      <w:r w:rsidR="009B23B4">
        <w:rPr>
          <w:rFonts w:ascii="Calibri Light" w:hAnsi="Calibri Light" w:cs="Arial"/>
        </w:rPr>
        <w:t xml:space="preserve"> See t</w:t>
      </w:r>
      <w:r w:rsidR="00C568E1">
        <w:rPr>
          <w:rFonts w:ascii="Calibri Light" w:hAnsi="Calibri Light" w:cs="Arial"/>
        </w:rPr>
        <w:t>he fol</w:t>
      </w:r>
      <w:r w:rsidR="009B23B4">
        <w:rPr>
          <w:rFonts w:ascii="Calibri Light" w:hAnsi="Calibri Light" w:cs="Arial"/>
        </w:rPr>
        <w:t>lowing screenshot:</w:t>
      </w:r>
      <w:r w:rsidR="00C568E1">
        <w:rPr>
          <w:rFonts w:ascii="Calibri Light" w:hAnsi="Calibri Light" w:cs="Arial"/>
        </w:rPr>
        <w:t xml:space="preserve"> </w:t>
      </w:r>
    </w:p>
    <w:p w14:paraId="2F15E625" w14:textId="77777777" w:rsidR="009D7368" w:rsidRDefault="00C568E1" w:rsidP="005166B2">
      <w:pPr>
        <w:pStyle w:val="Heading2Text"/>
        <w:ind w:left="1440"/>
        <w:jc w:val="both"/>
        <w:rPr>
          <w:rFonts w:ascii="Calibri Light" w:hAnsi="Calibri Light" w:cs="Arial"/>
        </w:rPr>
      </w:pPr>
      <w:r>
        <w:rPr>
          <w:noProof/>
          <w:lang w:eastAsia="en-US"/>
        </w:rPr>
        <w:drawing>
          <wp:inline distT="0" distB="0" distL="0" distR="0" wp14:anchorId="37BC5723" wp14:editId="4F67A2D8">
            <wp:extent cx="5943600" cy="3378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78835"/>
                    </a:xfrm>
                    <a:prstGeom prst="rect">
                      <a:avLst/>
                    </a:prstGeom>
                  </pic:spPr>
                </pic:pic>
              </a:graphicData>
            </a:graphic>
          </wp:inline>
        </w:drawing>
      </w:r>
    </w:p>
    <w:p w14:paraId="762AF47A" w14:textId="77777777" w:rsidR="00F521C5" w:rsidRDefault="00F521C5" w:rsidP="00F521C5">
      <w:pPr>
        <w:pStyle w:val="Heading2Text"/>
        <w:tabs>
          <w:tab w:val="left" w:pos="1350"/>
        </w:tabs>
        <w:ind w:left="1440"/>
        <w:jc w:val="both"/>
        <w:rPr>
          <w:rFonts w:ascii="Calibri Light" w:hAnsi="Calibri Light" w:cs="Arial"/>
        </w:rPr>
      </w:pPr>
      <w:r>
        <w:rPr>
          <w:rFonts w:ascii="Calibri Light" w:hAnsi="Calibri Light" w:cs="Arial"/>
        </w:rPr>
        <w:t>Figure 2.1.1.1.4 – ‘Convert to Opportunity’ action on the ‘Leads’ work center view</w:t>
      </w:r>
    </w:p>
    <w:p w14:paraId="68F1E0C2" w14:textId="7E1AE1BB" w:rsidR="00941943" w:rsidRDefault="001E70C9" w:rsidP="0059113C">
      <w:pPr>
        <w:pStyle w:val="Heading2Text"/>
        <w:ind w:left="1440"/>
        <w:jc w:val="both"/>
        <w:rPr>
          <w:rFonts w:ascii="Calibri Light" w:hAnsi="Calibri Light" w:cs="Arial"/>
        </w:rPr>
      </w:pPr>
      <w:r>
        <w:rPr>
          <w:rFonts w:ascii="Calibri Light" w:hAnsi="Calibri Light" w:cs="Arial"/>
        </w:rPr>
        <w:t>When a Lead is converted to an Opportunity, data elements</w:t>
      </w:r>
      <w:r w:rsidR="00E069DF">
        <w:rPr>
          <w:rFonts w:ascii="Calibri Light" w:hAnsi="Calibri Light" w:cs="Arial"/>
        </w:rPr>
        <w:t xml:space="preserve"> that are</w:t>
      </w:r>
      <w:r>
        <w:rPr>
          <w:rFonts w:ascii="Calibri Light" w:hAnsi="Calibri Light" w:cs="Arial"/>
        </w:rPr>
        <w:t xml:space="preserve"> common to both these transactions will be copied from the source transaction to the target transaction. The contents of custom fields will be copied to the target transaction (i.e.: Opportunity) through an enhancement. Refer to the FS</w:t>
      </w:r>
      <w:r w:rsidR="00692508">
        <w:rPr>
          <w:rFonts w:ascii="Calibri Light" w:hAnsi="Calibri Light" w:cs="Arial"/>
          <w:color w:val="4F81BD" w:themeColor="accent1"/>
        </w:rPr>
        <w:t xml:space="preserve">: </w:t>
      </w:r>
      <w:r w:rsidR="00C1043B">
        <w:rPr>
          <w:rFonts w:ascii="Calibri Light" w:hAnsi="Calibri Light" w:cs="Arial"/>
          <w:color w:val="4F81BD" w:themeColor="accent1"/>
        </w:rPr>
        <w:t xml:space="preserve">E-CIM-CS-16 – </w:t>
      </w:r>
      <w:r w:rsidR="00692508">
        <w:rPr>
          <w:rFonts w:ascii="Calibri Light" w:hAnsi="Calibri Light" w:cs="Arial"/>
          <w:color w:val="4F81BD" w:themeColor="accent1"/>
        </w:rPr>
        <w:t>‘</w:t>
      </w:r>
      <w:r w:rsidR="00C1043B">
        <w:rPr>
          <w:rFonts w:ascii="Calibri Light" w:hAnsi="Calibri Light" w:cs="Arial"/>
          <w:color w:val="4F81BD" w:themeColor="accent1"/>
        </w:rPr>
        <w:t>Enhance the copy control logic</w:t>
      </w:r>
      <w:r>
        <w:rPr>
          <w:rFonts w:ascii="Calibri Light" w:hAnsi="Calibri Light" w:cs="Arial"/>
          <w:color w:val="4F81BD" w:themeColor="accent1"/>
        </w:rPr>
        <w:t xml:space="preserve"> </w:t>
      </w:r>
      <w:r w:rsidR="00C37ED5">
        <w:rPr>
          <w:rFonts w:ascii="Calibri Light" w:hAnsi="Calibri Light" w:cs="Arial"/>
          <w:color w:val="4F81BD" w:themeColor="accent1"/>
        </w:rPr>
        <w:t>for</w:t>
      </w:r>
      <w:r w:rsidR="00C1043B">
        <w:rPr>
          <w:rFonts w:ascii="Calibri Light" w:hAnsi="Calibri Light" w:cs="Arial"/>
          <w:color w:val="4F81BD" w:themeColor="accent1"/>
        </w:rPr>
        <w:t xml:space="preserve"> creating opportunities from leads</w:t>
      </w:r>
      <w:r w:rsidRPr="00C35032">
        <w:rPr>
          <w:rFonts w:ascii="Calibri Light" w:hAnsi="Calibri Light" w:cs="Arial"/>
          <w:color w:val="4F81BD" w:themeColor="accent1"/>
        </w:rPr>
        <w:t>’</w:t>
      </w:r>
      <w:r>
        <w:rPr>
          <w:rFonts w:ascii="Calibri Light" w:hAnsi="Calibri Light" w:cs="Arial"/>
          <w:color w:val="FF0000"/>
        </w:rPr>
        <w:t xml:space="preserve"> </w:t>
      </w:r>
      <w:r w:rsidRPr="00C35032">
        <w:rPr>
          <w:rFonts w:ascii="Calibri Light" w:hAnsi="Calibri Light" w:cs="Arial"/>
        </w:rPr>
        <w:t>for more details.</w:t>
      </w:r>
    </w:p>
    <w:p w14:paraId="224856CF" w14:textId="2E5C0723" w:rsidR="00436742" w:rsidRPr="00436742" w:rsidRDefault="006B79D2" w:rsidP="0059113C">
      <w:pPr>
        <w:pStyle w:val="Heading2Text"/>
        <w:ind w:left="1440"/>
        <w:jc w:val="both"/>
        <w:rPr>
          <w:rFonts w:ascii="Calibri Light" w:hAnsi="Calibri Light" w:cs="Arial"/>
        </w:rPr>
      </w:pPr>
      <w:r w:rsidRPr="0043482E">
        <w:rPr>
          <w:rFonts w:ascii="Calibri Light" w:hAnsi="Calibri Light" w:cs="Arial"/>
          <w:b/>
        </w:rPr>
        <w:t>Search</w:t>
      </w:r>
      <w:r w:rsidR="004E40DA" w:rsidRPr="0043482E">
        <w:rPr>
          <w:rFonts w:ascii="Calibri Light" w:hAnsi="Calibri Light" w:cs="Arial"/>
          <w:b/>
        </w:rPr>
        <w:t xml:space="preserve"> Capabilities</w:t>
      </w:r>
      <w:r w:rsidR="00496167" w:rsidRPr="00436742">
        <w:rPr>
          <w:rFonts w:ascii="Calibri Light" w:hAnsi="Calibri Light" w:cs="Arial"/>
        </w:rPr>
        <w:t>:</w:t>
      </w:r>
      <w:r w:rsidR="00436742">
        <w:rPr>
          <w:rFonts w:ascii="Calibri Light" w:hAnsi="Calibri Light" w:cs="Arial"/>
        </w:rPr>
        <w:t xml:space="preserve"> </w:t>
      </w:r>
      <w:r w:rsidR="00436742" w:rsidRPr="00436742">
        <w:rPr>
          <w:rFonts w:ascii="Calibri Light" w:hAnsi="Calibri Light" w:cs="Arial"/>
        </w:rPr>
        <w:t>Users will be able</w:t>
      </w:r>
      <w:r w:rsidR="00C363B7" w:rsidRPr="00436742">
        <w:rPr>
          <w:rFonts w:ascii="Calibri Light" w:hAnsi="Calibri Light" w:cs="Arial"/>
        </w:rPr>
        <w:t xml:space="preserve"> to search for Leads </w:t>
      </w:r>
      <w:r w:rsidR="00817622">
        <w:rPr>
          <w:rFonts w:ascii="Calibri Light" w:hAnsi="Calibri Light" w:cs="Arial"/>
        </w:rPr>
        <w:t>individually</w:t>
      </w:r>
      <w:r w:rsidR="00817622" w:rsidRPr="00436742">
        <w:rPr>
          <w:rFonts w:ascii="Calibri Light" w:hAnsi="Calibri Light" w:cs="Arial"/>
        </w:rPr>
        <w:t xml:space="preserve"> </w:t>
      </w:r>
      <w:r w:rsidR="00C363B7" w:rsidRPr="00436742">
        <w:rPr>
          <w:rFonts w:ascii="Calibri Light" w:hAnsi="Calibri Light" w:cs="Arial"/>
        </w:rPr>
        <w:t xml:space="preserve">or </w:t>
      </w:r>
      <w:r w:rsidR="00817622">
        <w:rPr>
          <w:rFonts w:ascii="Calibri Light" w:hAnsi="Calibri Light" w:cs="Arial"/>
        </w:rPr>
        <w:t>collectively</w:t>
      </w:r>
      <w:r w:rsidR="00817622" w:rsidRPr="00436742">
        <w:rPr>
          <w:rFonts w:ascii="Calibri Light" w:hAnsi="Calibri Light" w:cs="Arial"/>
        </w:rPr>
        <w:t xml:space="preserve"> </w:t>
      </w:r>
      <w:r w:rsidR="00817622">
        <w:rPr>
          <w:rFonts w:ascii="Calibri Light" w:hAnsi="Calibri Light" w:cs="Arial"/>
        </w:rPr>
        <w:t xml:space="preserve">using </w:t>
      </w:r>
      <w:r w:rsidR="0052064A">
        <w:rPr>
          <w:rFonts w:ascii="Calibri Light" w:hAnsi="Calibri Light" w:cs="Arial"/>
        </w:rPr>
        <w:t xml:space="preserve">the </w:t>
      </w:r>
      <w:r w:rsidR="00C363B7" w:rsidRPr="00436742">
        <w:rPr>
          <w:rFonts w:ascii="Calibri Light" w:hAnsi="Calibri Light" w:cs="Arial"/>
        </w:rPr>
        <w:t>following criteria:</w:t>
      </w:r>
    </w:p>
    <w:p w14:paraId="4C36FEFE" w14:textId="61A3CC6F" w:rsidR="00C363B7" w:rsidRDefault="00C363B7" w:rsidP="00E81A3E">
      <w:pPr>
        <w:pStyle w:val="Heading2Text"/>
        <w:ind w:left="1440"/>
        <w:jc w:val="both"/>
        <w:rPr>
          <w:rFonts w:ascii="Calibri Light" w:hAnsi="Calibri Light" w:cs="Arial"/>
        </w:rPr>
      </w:pPr>
      <w:r w:rsidRPr="008E4095">
        <w:rPr>
          <w:rFonts w:ascii="Calibri Light" w:hAnsi="Calibri Light" w:cs="Arial"/>
        </w:rPr>
        <w:t xml:space="preserve">Lead Type; Lead ID; Employee Responsible </w:t>
      </w:r>
      <w:r w:rsidR="0059113C" w:rsidRPr="008E4095">
        <w:rPr>
          <w:rFonts w:ascii="Calibri Light" w:hAnsi="Calibri Light" w:cs="Arial"/>
        </w:rPr>
        <w:t xml:space="preserve">Name; Employee Responsible ID; </w:t>
      </w:r>
      <w:r w:rsidRPr="008E4095">
        <w:rPr>
          <w:rFonts w:ascii="Calibri Light" w:hAnsi="Calibri Light" w:cs="Arial"/>
        </w:rPr>
        <w:t>Territory ID; Start Date; End Date; Customer BPID; Customer Name; Status; Campaign</w:t>
      </w:r>
      <w:r w:rsidR="003F4521">
        <w:rPr>
          <w:rFonts w:ascii="Calibri Light" w:hAnsi="Calibri Light" w:cs="Arial"/>
        </w:rPr>
        <w:t xml:space="preserve"> ID; Description; Contact Name; </w:t>
      </w:r>
      <w:r w:rsidR="008E4095" w:rsidRPr="008E4095">
        <w:rPr>
          <w:rFonts w:ascii="Calibri Light" w:hAnsi="Calibri Light" w:cs="Arial"/>
        </w:rPr>
        <w:t xml:space="preserve"> </w:t>
      </w:r>
      <w:r w:rsidRPr="008E4095">
        <w:rPr>
          <w:rFonts w:ascii="Calibri Light" w:hAnsi="Calibri Light" w:cs="Arial"/>
        </w:rPr>
        <w:t>Contact ID</w:t>
      </w:r>
      <w:r w:rsidR="003F4521">
        <w:rPr>
          <w:rFonts w:ascii="Calibri Light" w:hAnsi="Calibri Light" w:cs="Arial"/>
        </w:rPr>
        <w:t>; Created By; Contract Account ID; Utilities Contract ID</w:t>
      </w:r>
      <w:r w:rsidR="004A44F3">
        <w:rPr>
          <w:rFonts w:ascii="Calibri Light" w:hAnsi="Calibri Light" w:cs="Arial"/>
        </w:rPr>
        <w:t>,</w:t>
      </w:r>
      <w:r w:rsidR="003F4521">
        <w:rPr>
          <w:rFonts w:ascii="Calibri Light" w:hAnsi="Calibri Light" w:cs="Arial"/>
        </w:rPr>
        <w:t xml:space="preserve"> Party Role</w:t>
      </w:r>
      <w:r w:rsidR="004A44F3">
        <w:rPr>
          <w:rFonts w:ascii="Calibri Light" w:hAnsi="Calibri Light" w:cs="Arial"/>
        </w:rPr>
        <w:t>,</w:t>
      </w:r>
      <w:r w:rsidR="003F4521">
        <w:rPr>
          <w:rFonts w:ascii="Calibri Light" w:hAnsi="Calibri Light" w:cs="Arial"/>
        </w:rPr>
        <w:t xml:space="preserve"> and Partner ID</w:t>
      </w:r>
      <w:r w:rsidR="00A849D9" w:rsidRPr="008E4095">
        <w:rPr>
          <w:rFonts w:ascii="Calibri Light" w:hAnsi="Calibri Light" w:cs="Arial"/>
        </w:rPr>
        <w:t>.</w:t>
      </w:r>
    </w:p>
    <w:p w14:paraId="74E12E29" w14:textId="4DA5B6F1" w:rsidR="00F305CF" w:rsidRPr="006F56C5" w:rsidRDefault="00ED4B59" w:rsidP="006F56C5">
      <w:pPr>
        <w:pStyle w:val="Heading2Text"/>
        <w:tabs>
          <w:tab w:val="left" w:pos="1350"/>
        </w:tabs>
        <w:ind w:left="1440"/>
        <w:jc w:val="both"/>
        <w:rPr>
          <w:rFonts w:ascii="Calibri Light" w:hAnsi="Calibri Light" w:cs="Arial"/>
          <w:color w:val="FF0000"/>
        </w:rPr>
      </w:pPr>
      <w:r>
        <w:rPr>
          <w:rFonts w:ascii="Calibri Light" w:hAnsi="Calibri Light" w:cs="Arial"/>
        </w:rPr>
        <w:t xml:space="preserve">The solution to </w:t>
      </w:r>
      <w:r w:rsidR="006F56C5">
        <w:rPr>
          <w:rFonts w:ascii="Calibri Light" w:hAnsi="Calibri Light" w:cs="Arial"/>
        </w:rPr>
        <w:t>search for leads based on attributes</w:t>
      </w:r>
      <w:r>
        <w:rPr>
          <w:rFonts w:ascii="Calibri Light" w:hAnsi="Calibri Light" w:cs="Arial"/>
        </w:rPr>
        <w:t>: Created By; Contract Account ID; Utilities Contract ID; Party Role</w:t>
      </w:r>
      <w:r w:rsidR="004A44F3">
        <w:rPr>
          <w:rFonts w:ascii="Calibri Light" w:hAnsi="Calibri Light" w:cs="Arial"/>
        </w:rPr>
        <w:t>,</w:t>
      </w:r>
      <w:r>
        <w:rPr>
          <w:rFonts w:ascii="Calibri Light" w:hAnsi="Calibri Light" w:cs="Arial"/>
        </w:rPr>
        <w:t xml:space="preserve"> and Partner ID will be implemented through an enhancement. Refer to the FS</w:t>
      </w:r>
      <w:r w:rsidR="00692508">
        <w:rPr>
          <w:rFonts w:ascii="Calibri Light" w:hAnsi="Calibri Light" w:cs="Arial"/>
          <w:color w:val="4F81BD" w:themeColor="accent1"/>
        </w:rPr>
        <w:t xml:space="preserve">: </w:t>
      </w:r>
      <w:r w:rsidR="006F56C5">
        <w:rPr>
          <w:rFonts w:ascii="Calibri Light" w:hAnsi="Calibri Light" w:cs="Arial"/>
          <w:color w:val="4F81BD" w:themeColor="accent1"/>
        </w:rPr>
        <w:t xml:space="preserve">E-CIM-CS-16 – </w:t>
      </w:r>
      <w:r w:rsidR="00692508">
        <w:rPr>
          <w:rFonts w:ascii="Calibri Light" w:hAnsi="Calibri Light" w:cs="Arial"/>
          <w:color w:val="4F81BD" w:themeColor="accent1"/>
        </w:rPr>
        <w:t>‘</w:t>
      </w:r>
      <w:r w:rsidR="006F56C5">
        <w:rPr>
          <w:rFonts w:ascii="Calibri Light" w:hAnsi="Calibri Light" w:cs="Arial"/>
          <w:color w:val="4F81BD" w:themeColor="accent1"/>
        </w:rPr>
        <w:t>Enhance the search criteria and results list for</w:t>
      </w:r>
      <w:r w:rsidR="006A1EF7">
        <w:rPr>
          <w:rFonts w:ascii="Calibri Light" w:hAnsi="Calibri Light" w:cs="Arial"/>
          <w:color w:val="4F81BD" w:themeColor="accent1"/>
        </w:rPr>
        <w:t xml:space="preserve"> l</w:t>
      </w:r>
      <w:r w:rsidR="004B6738">
        <w:rPr>
          <w:rFonts w:ascii="Calibri Light" w:hAnsi="Calibri Light" w:cs="Arial"/>
          <w:color w:val="4F81BD" w:themeColor="accent1"/>
        </w:rPr>
        <w:t>eads</w:t>
      </w:r>
      <w:r w:rsidRPr="00C35032">
        <w:rPr>
          <w:rFonts w:ascii="Calibri Light" w:hAnsi="Calibri Light" w:cs="Arial"/>
          <w:color w:val="4F81BD" w:themeColor="accent1"/>
        </w:rPr>
        <w:t>’</w:t>
      </w:r>
      <w:r>
        <w:rPr>
          <w:rFonts w:ascii="Calibri Light" w:hAnsi="Calibri Light" w:cs="Arial"/>
          <w:color w:val="FF0000"/>
        </w:rPr>
        <w:t xml:space="preserve"> </w:t>
      </w:r>
      <w:r w:rsidRPr="00C35032">
        <w:rPr>
          <w:rFonts w:ascii="Calibri Light" w:hAnsi="Calibri Light" w:cs="Arial"/>
        </w:rPr>
        <w:t>for more details.</w:t>
      </w:r>
    </w:p>
    <w:p w14:paraId="7DB4DD91" w14:textId="1B8A8E6D" w:rsidR="0045644A" w:rsidRDefault="00184D26" w:rsidP="00E81A3E">
      <w:pPr>
        <w:pStyle w:val="Heading2Text"/>
        <w:ind w:left="1440"/>
        <w:jc w:val="both"/>
        <w:rPr>
          <w:rFonts w:ascii="Calibri Light" w:hAnsi="Calibri Light" w:cs="Arial"/>
          <w:szCs w:val="20"/>
        </w:rPr>
      </w:pPr>
      <w:r w:rsidRPr="00184D26">
        <w:rPr>
          <w:rFonts w:ascii="Calibri Light" w:hAnsi="Calibri Light" w:cs="Arial"/>
          <w:szCs w:val="20"/>
        </w:rPr>
        <w:lastRenderedPageBreak/>
        <w:t xml:space="preserve">See </w:t>
      </w:r>
      <w:r w:rsidR="00456BD9">
        <w:rPr>
          <w:rFonts w:ascii="Calibri Light" w:hAnsi="Calibri Light" w:cs="Arial"/>
          <w:szCs w:val="20"/>
        </w:rPr>
        <w:t>S</w:t>
      </w:r>
      <w:r w:rsidR="00456BD9" w:rsidRPr="00184D26">
        <w:rPr>
          <w:rFonts w:ascii="Calibri Light" w:hAnsi="Calibri Light" w:cs="Arial"/>
          <w:szCs w:val="20"/>
        </w:rPr>
        <w:t xml:space="preserve">ection </w:t>
      </w:r>
      <w:r w:rsidRPr="00184D26">
        <w:rPr>
          <w:rFonts w:ascii="Calibri Light" w:hAnsi="Calibri Light" w:cs="Arial"/>
          <w:szCs w:val="20"/>
        </w:rPr>
        <w:t xml:space="preserve">2.8 for a complete list of fields that will be available for maintenance for a </w:t>
      </w:r>
      <w:r>
        <w:rPr>
          <w:rFonts w:ascii="Calibri Light" w:hAnsi="Calibri Light" w:cs="Arial"/>
          <w:szCs w:val="20"/>
        </w:rPr>
        <w:t>Lead</w:t>
      </w:r>
      <w:r w:rsidR="000762A5">
        <w:rPr>
          <w:rFonts w:ascii="Calibri Light" w:hAnsi="Calibri Light" w:cs="Arial"/>
          <w:szCs w:val="20"/>
        </w:rPr>
        <w:t xml:space="preserve"> transaction.</w:t>
      </w:r>
    </w:p>
    <w:p w14:paraId="1EA4FB7D" w14:textId="2E90BD11" w:rsidR="00041F52" w:rsidRDefault="00C011F4" w:rsidP="00E81A3E">
      <w:pPr>
        <w:pStyle w:val="Heading2Text"/>
        <w:ind w:left="1440"/>
        <w:jc w:val="both"/>
        <w:rPr>
          <w:rFonts w:ascii="Calibri Light" w:hAnsi="Calibri Light" w:cs="Arial"/>
          <w:szCs w:val="20"/>
        </w:rPr>
      </w:pPr>
      <w:r w:rsidRPr="00C011F4">
        <w:rPr>
          <w:rFonts w:ascii="Calibri Light" w:hAnsi="Calibri Light" w:cs="Arial"/>
          <w:b/>
          <w:szCs w:val="20"/>
        </w:rPr>
        <w:t>Mass Data Maintenance</w:t>
      </w:r>
      <w:r>
        <w:rPr>
          <w:rFonts w:ascii="Calibri Light" w:hAnsi="Calibri Light" w:cs="Arial"/>
          <w:szCs w:val="20"/>
        </w:rPr>
        <w:t xml:space="preserve">: </w:t>
      </w:r>
      <w:r w:rsidR="00041F52">
        <w:rPr>
          <w:rFonts w:ascii="Calibri Light" w:hAnsi="Calibri Light" w:cs="Arial"/>
          <w:szCs w:val="20"/>
        </w:rPr>
        <w:t xml:space="preserve">Leads can also be updated in mass using the ‘Mass Data Maintenance’ feature in SAP Hybris C4C. The access to </w:t>
      </w:r>
      <w:r w:rsidR="007C7AEE">
        <w:rPr>
          <w:rFonts w:ascii="Calibri Light" w:hAnsi="Calibri Light" w:cs="Arial"/>
          <w:szCs w:val="20"/>
        </w:rPr>
        <w:t xml:space="preserve">this </w:t>
      </w:r>
      <w:r w:rsidR="00041F52">
        <w:rPr>
          <w:rFonts w:ascii="Calibri Light" w:hAnsi="Calibri Light" w:cs="Arial"/>
          <w:szCs w:val="20"/>
        </w:rPr>
        <w:t xml:space="preserve">feature will be restricted to super users (i.e.: Users assigned to </w:t>
      </w:r>
      <w:r w:rsidR="00224E61">
        <w:rPr>
          <w:rFonts w:ascii="Calibri Light" w:hAnsi="Calibri Light" w:cs="Arial"/>
          <w:szCs w:val="20"/>
        </w:rPr>
        <w:t xml:space="preserve">Sales Professional – Super User </w:t>
      </w:r>
      <w:r w:rsidR="00CA5981">
        <w:rPr>
          <w:rFonts w:ascii="Calibri Light" w:hAnsi="Calibri Light" w:cs="Arial"/>
          <w:szCs w:val="20"/>
        </w:rPr>
        <w:t xml:space="preserve">and Territory Professional </w:t>
      </w:r>
      <w:r w:rsidR="00041F52">
        <w:rPr>
          <w:rFonts w:ascii="Calibri Light" w:hAnsi="Calibri Light" w:cs="Arial"/>
          <w:szCs w:val="20"/>
        </w:rPr>
        <w:t>business role</w:t>
      </w:r>
      <w:r w:rsidR="00CA5981">
        <w:rPr>
          <w:rFonts w:ascii="Calibri Light" w:hAnsi="Calibri Light" w:cs="Arial"/>
          <w:szCs w:val="20"/>
        </w:rPr>
        <w:t>s</w:t>
      </w:r>
      <w:r w:rsidR="00041F52">
        <w:rPr>
          <w:rFonts w:ascii="Calibri Light" w:hAnsi="Calibri Light" w:cs="Arial"/>
          <w:szCs w:val="20"/>
        </w:rPr>
        <w:t>).</w:t>
      </w:r>
    </w:p>
    <w:p w14:paraId="259ED7BF" w14:textId="1C621797" w:rsidR="009C1B06" w:rsidRPr="009C1B06" w:rsidRDefault="009C1B06" w:rsidP="00E81A3E">
      <w:pPr>
        <w:pStyle w:val="Heading2Text"/>
        <w:ind w:left="1440"/>
        <w:jc w:val="both"/>
        <w:rPr>
          <w:rFonts w:ascii="Calibri Light" w:hAnsi="Calibri Light" w:cs="Arial"/>
          <w:szCs w:val="20"/>
        </w:rPr>
      </w:pPr>
      <w:r>
        <w:rPr>
          <w:rFonts w:ascii="Calibri Light" w:hAnsi="Calibri Light" w:cs="Arial"/>
          <w:szCs w:val="20"/>
        </w:rPr>
        <w:t>Account Managers,</w:t>
      </w:r>
      <w:r w:rsidRPr="009C1B06">
        <w:rPr>
          <w:rFonts w:ascii="Calibri Light" w:hAnsi="Calibri Light" w:cs="Arial"/>
          <w:szCs w:val="20"/>
        </w:rPr>
        <w:t xml:space="preserve"> </w:t>
      </w:r>
      <w:r>
        <w:rPr>
          <w:rFonts w:ascii="Calibri Light" w:hAnsi="Calibri Light" w:cs="Arial"/>
          <w:szCs w:val="20"/>
        </w:rPr>
        <w:t xml:space="preserve">DER Specialists, Account Coordinators, Analysts will be able to update the status of leads in mass using the ‘Update Lead Status’ action on the ‘Leads’ facet (Tab). The solution to update the status of leads in mass will be implemented through an enhancement. Refer to the FS: </w:t>
      </w:r>
      <w:r w:rsidRPr="009C1B06">
        <w:rPr>
          <w:rFonts w:ascii="Calibri Light" w:hAnsi="Calibri Light" w:cs="Arial"/>
          <w:color w:val="548DD4" w:themeColor="text2" w:themeTint="99"/>
          <w:szCs w:val="20"/>
        </w:rPr>
        <w:t xml:space="preserve">E-CM-CS-16 – </w:t>
      </w:r>
      <w:r w:rsidR="00692508">
        <w:rPr>
          <w:rFonts w:ascii="Calibri Light" w:hAnsi="Calibri Light" w:cs="Arial"/>
          <w:color w:val="548DD4" w:themeColor="text2" w:themeTint="99"/>
          <w:szCs w:val="20"/>
        </w:rPr>
        <w:t>‘</w:t>
      </w:r>
      <w:r w:rsidR="00514047">
        <w:rPr>
          <w:rFonts w:ascii="Calibri Light" w:hAnsi="Calibri Light" w:cs="Arial"/>
          <w:color w:val="548DD4" w:themeColor="text2" w:themeTint="99"/>
          <w:szCs w:val="20"/>
        </w:rPr>
        <w:t>Enhancement to update the status of leads and opportunities in mass</w:t>
      </w:r>
      <w:r w:rsidRPr="009C1B06">
        <w:rPr>
          <w:rFonts w:ascii="Calibri Light" w:hAnsi="Calibri Light" w:cs="Arial"/>
          <w:color w:val="548DD4" w:themeColor="text2" w:themeTint="99"/>
          <w:szCs w:val="20"/>
        </w:rPr>
        <w:t>’</w:t>
      </w:r>
      <w:r>
        <w:rPr>
          <w:rFonts w:ascii="Calibri Light" w:hAnsi="Calibri Light" w:cs="Arial"/>
          <w:szCs w:val="20"/>
        </w:rPr>
        <w:t xml:space="preserve"> for more details.</w:t>
      </w:r>
    </w:p>
    <w:p w14:paraId="3A50AEF8" w14:textId="77777777" w:rsidR="005B7965" w:rsidRDefault="005B7965" w:rsidP="00A969FE">
      <w:pPr>
        <w:pStyle w:val="Heading2Text"/>
        <w:ind w:left="0"/>
        <w:jc w:val="both"/>
        <w:rPr>
          <w:rFonts w:ascii="Calibri Light" w:hAnsi="Calibri Light" w:cs="Arial"/>
        </w:rPr>
      </w:pPr>
    </w:p>
    <w:p w14:paraId="445541A7" w14:textId="77777777" w:rsidR="006903F0" w:rsidRPr="00073E87" w:rsidRDefault="00601FFE" w:rsidP="00162320">
      <w:pPr>
        <w:pStyle w:val="Heading2Text"/>
        <w:numPr>
          <w:ilvl w:val="3"/>
          <w:numId w:val="5"/>
        </w:numPr>
        <w:ind w:hanging="144"/>
        <w:jc w:val="both"/>
        <w:rPr>
          <w:rFonts w:ascii="Calibri Light" w:hAnsi="Calibri Light" w:cs="Arial"/>
        </w:rPr>
      </w:pPr>
      <w:r w:rsidRPr="00073E87">
        <w:rPr>
          <w:rFonts w:ascii="Calibri Light" w:hAnsi="Calibri Light" w:cs="Arial"/>
        </w:rPr>
        <w:t>Opportunity Management:</w:t>
      </w:r>
    </w:p>
    <w:p w14:paraId="15C46A2E" w14:textId="77777777" w:rsidR="005C0C5D" w:rsidRDefault="005C0C5D" w:rsidP="005C0C5D">
      <w:pPr>
        <w:pStyle w:val="Heading2Text"/>
        <w:ind w:left="1440"/>
        <w:jc w:val="both"/>
        <w:rPr>
          <w:rFonts w:ascii="Calibri Light" w:hAnsi="Calibri Light" w:cs="Arial"/>
        </w:rPr>
      </w:pPr>
      <w:r>
        <w:rPr>
          <w:rFonts w:ascii="Calibri Light" w:hAnsi="Calibri Light" w:cs="Arial"/>
        </w:rPr>
        <w:t>Opportunities can be created in SAP Hybris C4C on an individual basis</w:t>
      </w:r>
      <w:r w:rsidR="007223C6">
        <w:rPr>
          <w:rFonts w:ascii="Calibri Light" w:hAnsi="Calibri Light" w:cs="Arial"/>
        </w:rPr>
        <w:t xml:space="preserve"> as follow-up transactions of Leads, or from the ‘Opportunitie</w:t>
      </w:r>
      <w:r>
        <w:rPr>
          <w:rFonts w:ascii="Calibri Light" w:hAnsi="Calibri Light" w:cs="Arial"/>
        </w:rPr>
        <w:t>s’ facet</w:t>
      </w:r>
      <w:r w:rsidR="007072E1">
        <w:rPr>
          <w:rFonts w:ascii="Calibri Light" w:hAnsi="Calibri Light" w:cs="Arial"/>
        </w:rPr>
        <w:t xml:space="preserve"> (Tab)</w:t>
      </w:r>
      <w:r>
        <w:rPr>
          <w:rFonts w:ascii="Calibri Light" w:hAnsi="Calibri Light" w:cs="Arial"/>
        </w:rPr>
        <w:t xml:space="preserve"> of an Account, Contact or Individual Customer record, or</w:t>
      </w:r>
      <w:r w:rsidR="007223C6">
        <w:rPr>
          <w:rFonts w:ascii="Calibri Light" w:hAnsi="Calibri Light" w:cs="Arial"/>
        </w:rPr>
        <w:t xml:space="preserve"> from the ‘Opportunitie</w:t>
      </w:r>
      <w:r>
        <w:rPr>
          <w:rFonts w:ascii="Calibri Light" w:hAnsi="Calibri Light" w:cs="Arial"/>
        </w:rPr>
        <w:t>s’ work center</w:t>
      </w:r>
      <w:r w:rsidR="00672BD8">
        <w:rPr>
          <w:rFonts w:ascii="Calibri Light" w:hAnsi="Calibri Light" w:cs="Arial"/>
        </w:rPr>
        <w:t xml:space="preserve"> view</w:t>
      </w:r>
      <w:r>
        <w:rPr>
          <w:rFonts w:ascii="Calibri Light" w:hAnsi="Calibri Light" w:cs="Arial"/>
        </w:rPr>
        <w:t xml:space="preserve">. </w:t>
      </w:r>
    </w:p>
    <w:p w14:paraId="2B2A1744" w14:textId="23D02833" w:rsidR="00981E02" w:rsidRDefault="00237F81" w:rsidP="00981E02">
      <w:pPr>
        <w:pStyle w:val="Heading2Text"/>
        <w:ind w:left="1440"/>
        <w:jc w:val="both"/>
        <w:rPr>
          <w:rFonts w:ascii="Calibri Light" w:hAnsi="Calibri Light" w:cs="Arial"/>
        </w:rPr>
      </w:pPr>
      <w:r w:rsidRPr="00237F81">
        <w:rPr>
          <w:rFonts w:ascii="Calibri Light" w:hAnsi="Calibri Light" w:cs="Arial"/>
          <w:b/>
        </w:rPr>
        <w:t>Overview</w:t>
      </w:r>
      <w:r>
        <w:rPr>
          <w:rFonts w:ascii="Calibri Light" w:hAnsi="Calibri Light" w:cs="Arial"/>
        </w:rPr>
        <w:t xml:space="preserve">: </w:t>
      </w:r>
      <w:r w:rsidR="00981E02">
        <w:rPr>
          <w:rFonts w:ascii="Calibri Light" w:hAnsi="Calibri Light" w:cs="Arial"/>
        </w:rPr>
        <w:t>The ‘General Data’ section on the ‘Overview’ facet</w:t>
      </w:r>
      <w:r w:rsidR="007072E1">
        <w:rPr>
          <w:rFonts w:ascii="Calibri Light" w:hAnsi="Calibri Light" w:cs="Arial"/>
        </w:rPr>
        <w:t xml:space="preserve"> (Tab)</w:t>
      </w:r>
      <w:r w:rsidR="00981E02">
        <w:rPr>
          <w:rFonts w:ascii="Calibri Light" w:hAnsi="Calibri Light" w:cs="Arial"/>
        </w:rPr>
        <w:t xml:space="preserve"> of the opportunity will contain the following fields:</w:t>
      </w:r>
    </w:p>
    <w:p w14:paraId="08CB5A28" w14:textId="77777777" w:rsidR="00981E02" w:rsidRPr="00C5547A" w:rsidRDefault="00981E02" w:rsidP="00981E02">
      <w:pPr>
        <w:pStyle w:val="Heading2Text"/>
        <w:ind w:left="1440"/>
        <w:jc w:val="both"/>
        <w:rPr>
          <w:rFonts w:ascii="Calibri Light" w:hAnsi="Calibri Light" w:cs="Arial"/>
        </w:rPr>
      </w:pPr>
      <w:r w:rsidRPr="00C5547A">
        <w:rPr>
          <w:rFonts w:ascii="Calibri Light" w:hAnsi="Calibri Light" w:cs="Arial"/>
        </w:rPr>
        <w:t>Opportunity ID; Opportunity Description; Account; Primary Contact; Owner; Sales Organization; Distribution Channel; Division; Sales Unit; Campaign ID; Territory ID; Territory Name; Expected Value; Total Negotiated Value; Weighted Value; Probability; Publish to Forecast; Category; Source; Start Date; Close Date; Status; Reason for S</w:t>
      </w:r>
      <w:r w:rsidR="00D57DB8" w:rsidRPr="00C5547A">
        <w:rPr>
          <w:rFonts w:ascii="Calibri Light" w:hAnsi="Calibri Light" w:cs="Arial"/>
        </w:rPr>
        <w:t>tatus; Sales Cycle; Sales Phase and</w:t>
      </w:r>
      <w:r w:rsidRPr="00C5547A">
        <w:rPr>
          <w:rFonts w:ascii="Calibri Light" w:hAnsi="Calibri Light" w:cs="Arial"/>
        </w:rPr>
        <w:t xml:space="preserve"> Days in Sal</w:t>
      </w:r>
      <w:r w:rsidR="00D57DB8" w:rsidRPr="00C5547A">
        <w:rPr>
          <w:rFonts w:ascii="Calibri Light" w:hAnsi="Calibri Light" w:cs="Arial"/>
        </w:rPr>
        <w:t>es Phase</w:t>
      </w:r>
      <w:r w:rsidRPr="00C5547A">
        <w:rPr>
          <w:rFonts w:ascii="Calibri Light" w:hAnsi="Calibri Light" w:cs="Arial"/>
        </w:rPr>
        <w:t>.</w:t>
      </w:r>
    </w:p>
    <w:p w14:paraId="7C4E6AD2" w14:textId="77777777" w:rsidR="000C502F" w:rsidRPr="00015CC9" w:rsidRDefault="000C502F" w:rsidP="000C502F">
      <w:pPr>
        <w:pStyle w:val="Heading2Text"/>
        <w:ind w:left="1440"/>
        <w:jc w:val="both"/>
        <w:rPr>
          <w:rFonts w:ascii="Calibri Light" w:hAnsi="Calibri Light" w:cs="Arial"/>
        </w:rPr>
      </w:pPr>
      <w:r>
        <w:rPr>
          <w:rFonts w:ascii="Calibri Light" w:hAnsi="Calibri Light" w:cs="Arial"/>
        </w:rPr>
        <w:t>The ‘Category’ field of the</w:t>
      </w:r>
      <w:r w:rsidRPr="00015CC9">
        <w:rPr>
          <w:rFonts w:ascii="Calibri Light" w:hAnsi="Calibri Light" w:cs="Arial"/>
        </w:rPr>
        <w:t xml:space="preserve"> Opportunity will be used to categorize</w:t>
      </w:r>
      <w:r>
        <w:rPr>
          <w:rFonts w:ascii="Calibri Light" w:hAnsi="Calibri Light" w:cs="Arial"/>
        </w:rPr>
        <w:t xml:space="preserve"> it as a</w:t>
      </w:r>
      <w:r w:rsidRPr="00015CC9">
        <w:rPr>
          <w:rFonts w:ascii="Calibri Light" w:hAnsi="Calibri Light" w:cs="Arial"/>
        </w:rPr>
        <w:t xml:space="preserve"> ‘</w:t>
      </w:r>
      <w:r>
        <w:rPr>
          <w:rFonts w:ascii="Calibri Light" w:hAnsi="Calibri Light" w:cs="Arial"/>
        </w:rPr>
        <w:t>Customer Care</w:t>
      </w:r>
      <w:r w:rsidRPr="00015CC9">
        <w:rPr>
          <w:rFonts w:ascii="Calibri Light" w:hAnsi="Calibri Light" w:cs="Arial"/>
        </w:rPr>
        <w:t xml:space="preserve">’ </w:t>
      </w:r>
      <w:r>
        <w:rPr>
          <w:rFonts w:ascii="Calibri Light" w:hAnsi="Calibri Light" w:cs="Arial"/>
        </w:rPr>
        <w:t>opportunity</w:t>
      </w:r>
      <w:r w:rsidRPr="00015CC9">
        <w:rPr>
          <w:rFonts w:ascii="Calibri Light" w:hAnsi="Calibri Light" w:cs="Arial"/>
        </w:rPr>
        <w:t xml:space="preserve">. </w:t>
      </w:r>
    </w:p>
    <w:p w14:paraId="676506A1" w14:textId="77777777" w:rsidR="00B11FB3" w:rsidRPr="008D6CE2" w:rsidRDefault="00B11FB3" w:rsidP="00B11FB3">
      <w:pPr>
        <w:pStyle w:val="Heading2Text"/>
        <w:ind w:left="1440"/>
        <w:jc w:val="both"/>
        <w:rPr>
          <w:rFonts w:ascii="Calibri Light" w:hAnsi="Calibri Light" w:cs="Arial"/>
        </w:rPr>
      </w:pPr>
      <w:r w:rsidRPr="008D6CE2">
        <w:rPr>
          <w:rFonts w:ascii="Calibri Light" w:hAnsi="Calibri Light" w:cs="Arial"/>
        </w:rPr>
        <w:t>The ‘Start Date’</w:t>
      </w:r>
      <w:r>
        <w:rPr>
          <w:rFonts w:ascii="Calibri Light" w:hAnsi="Calibri Light" w:cs="Arial"/>
        </w:rPr>
        <w:t xml:space="preserve"> of the Opportunity</w:t>
      </w:r>
      <w:r w:rsidRPr="008D6CE2">
        <w:rPr>
          <w:rFonts w:ascii="Calibri Light" w:hAnsi="Calibri Light" w:cs="Arial"/>
        </w:rPr>
        <w:t xml:space="preserve"> will be defaulted to the system date at the time of creation (i</w:t>
      </w:r>
      <w:r>
        <w:rPr>
          <w:rFonts w:ascii="Calibri Light" w:hAnsi="Calibri Light" w:cs="Arial"/>
        </w:rPr>
        <w:t xml:space="preserve">.e.: today’s date) and the ‘Close </w:t>
      </w:r>
      <w:r w:rsidRPr="008D6CE2">
        <w:rPr>
          <w:rFonts w:ascii="Calibri Light" w:hAnsi="Calibri Light" w:cs="Arial"/>
        </w:rPr>
        <w:t xml:space="preserve">Date’ will be </w:t>
      </w:r>
      <w:r>
        <w:rPr>
          <w:rFonts w:ascii="Calibri Light" w:hAnsi="Calibri Light" w:cs="Arial"/>
        </w:rPr>
        <w:t>blank</w:t>
      </w:r>
      <w:r w:rsidRPr="008D6CE2">
        <w:rPr>
          <w:rFonts w:ascii="Calibri Light" w:hAnsi="Calibri Light" w:cs="Arial"/>
        </w:rPr>
        <w:t>.</w:t>
      </w:r>
      <w:r>
        <w:rPr>
          <w:rFonts w:ascii="Calibri Light" w:hAnsi="Calibri Light" w:cs="Arial"/>
        </w:rPr>
        <w:t xml:space="preserve"> However, the ‘Close Date’ will defined as a mandatory field and therefore must be entered to save the transaction.</w:t>
      </w:r>
    </w:p>
    <w:p w14:paraId="29BC3092" w14:textId="03A30433" w:rsidR="000C502F" w:rsidRDefault="000C502F" w:rsidP="00B11FB3">
      <w:pPr>
        <w:pStyle w:val="Heading2Text"/>
        <w:ind w:left="1440"/>
        <w:jc w:val="both"/>
        <w:rPr>
          <w:rFonts w:ascii="Calibri Light" w:hAnsi="Calibri Light" w:cs="Arial"/>
        </w:rPr>
      </w:pPr>
      <w:r w:rsidRPr="00232337">
        <w:rPr>
          <w:rFonts w:ascii="Calibri Light" w:hAnsi="Calibri Light" w:cs="Arial"/>
        </w:rPr>
        <w:t xml:space="preserve">The ‘Source’ field on the Opportunity header will be used to capture the origin. </w:t>
      </w:r>
      <w:r>
        <w:rPr>
          <w:rFonts w:ascii="Calibri Light" w:hAnsi="Calibri Light" w:cs="Arial"/>
        </w:rPr>
        <w:t xml:space="preserve">Note: For a complete list of values that will be available for selection for this field, see </w:t>
      </w:r>
      <w:r w:rsidR="00B65359">
        <w:rPr>
          <w:rFonts w:ascii="Calibri Light" w:hAnsi="Calibri Light" w:cs="Arial"/>
        </w:rPr>
        <w:t xml:space="preserve">Section </w:t>
      </w:r>
      <w:r>
        <w:rPr>
          <w:rFonts w:ascii="Calibri Light" w:hAnsi="Calibri Light" w:cs="Arial"/>
        </w:rPr>
        <w:t>2.8.</w:t>
      </w:r>
    </w:p>
    <w:p w14:paraId="33A021F6" w14:textId="62B12543" w:rsidR="00B96518" w:rsidRPr="00322303" w:rsidRDefault="00B96518" w:rsidP="00B96518">
      <w:pPr>
        <w:pStyle w:val="Heading2Text"/>
        <w:ind w:left="1440"/>
        <w:jc w:val="both"/>
        <w:rPr>
          <w:rFonts w:ascii="Calibri Light" w:hAnsi="Calibri Light" w:cs="Arial"/>
        </w:rPr>
      </w:pPr>
      <w:r>
        <w:rPr>
          <w:rFonts w:ascii="Calibri Light" w:hAnsi="Calibri Light" w:cs="Arial"/>
        </w:rPr>
        <w:t xml:space="preserve">‘Utilities Contracts’ </w:t>
      </w:r>
      <w:r w:rsidR="00DC2334">
        <w:rPr>
          <w:rFonts w:ascii="Calibri Light" w:hAnsi="Calibri Light" w:cs="Arial"/>
        </w:rPr>
        <w:t>field will be added to</w:t>
      </w:r>
      <w:r>
        <w:rPr>
          <w:rFonts w:ascii="Calibri Light" w:hAnsi="Calibri Light" w:cs="Arial"/>
        </w:rPr>
        <w:t xml:space="preserve"> the ‘Overview’ facet</w:t>
      </w:r>
      <w:r w:rsidR="00B65359">
        <w:rPr>
          <w:rFonts w:ascii="Calibri Light" w:hAnsi="Calibri Light" w:cs="Arial"/>
        </w:rPr>
        <w:t xml:space="preserve"> (Tab)</w:t>
      </w:r>
      <w:r>
        <w:rPr>
          <w:rFonts w:ascii="Calibri Light" w:hAnsi="Calibri Light" w:cs="Arial"/>
        </w:rPr>
        <w:t xml:space="preserve"> of the </w:t>
      </w:r>
      <w:r w:rsidR="004E45C4">
        <w:rPr>
          <w:rFonts w:ascii="Calibri Light" w:hAnsi="Calibri Light" w:cs="Arial"/>
        </w:rPr>
        <w:t>Opportunity</w:t>
      </w:r>
      <w:r>
        <w:rPr>
          <w:rFonts w:ascii="Calibri Light" w:hAnsi="Calibri Light" w:cs="Arial"/>
        </w:rPr>
        <w:t xml:space="preserve"> to support the assignment </w:t>
      </w:r>
      <w:r w:rsidR="00DC2334">
        <w:rPr>
          <w:rFonts w:ascii="Calibri Light" w:hAnsi="Calibri Light" w:cs="Arial"/>
        </w:rPr>
        <w:t>of a</w:t>
      </w:r>
      <w:r>
        <w:rPr>
          <w:rFonts w:ascii="Calibri Light" w:hAnsi="Calibri Light" w:cs="Arial"/>
        </w:rPr>
        <w:t xml:space="preserve"> co</w:t>
      </w:r>
      <w:r w:rsidR="00DC2334">
        <w:rPr>
          <w:rFonts w:ascii="Calibri Light" w:hAnsi="Calibri Light" w:cs="Arial"/>
        </w:rPr>
        <w:t>ntract</w:t>
      </w:r>
      <w:r w:rsidR="004E45C4">
        <w:rPr>
          <w:rFonts w:ascii="Calibri Light" w:hAnsi="Calibri Light" w:cs="Arial"/>
        </w:rPr>
        <w:t xml:space="preserve"> to an Opportunity</w:t>
      </w:r>
      <w:r>
        <w:rPr>
          <w:rFonts w:ascii="Calibri Light" w:hAnsi="Calibri Light" w:cs="Arial"/>
        </w:rPr>
        <w:t xml:space="preserve">. This solution will be implemented through an enhancement. Refer to the FS: </w:t>
      </w:r>
      <w:r w:rsidR="00C660DB" w:rsidRPr="003D6686">
        <w:rPr>
          <w:rFonts w:ascii="Calibri Light" w:hAnsi="Calibri Light" w:cs="Arial"/>
          <w:color w:val="4F81BD" w:themeColor="accent1"/>
        </w:rPr>
        <w:t>E-CIM-CS-16</w:t>
      </w:r>
      <w:r w:rsidR="00692508">
        <w:rPr>
          <w:rFonts w:ascii="Calibri Light" w:hAnsi="Calibri Light" w:cs="Arial"/>
          <w:color w:val="4F81BD" w:themeColor="accent1"/>
        </w:rPr>
        <w:t xml:space="preserve"> -</w:t>
      </w:r>
      <w:r w:rsidR="00C660DB" w:rsidRPr="003D6686">
        <w:rPr>
          <w:rFonts w:ascii="Calibri Light" w:hAnsi="Calibri Light" w:cs="Arial"/>
          <w:color w:val="4F81BD" w:themeColor="accent1"/>
        </w:rPr>
        <w:t xml:space="preserve"> ‘Enhance </w:t>
      </w:r>
      <w:r w:rsidR="0059613A">
        <w:rPr>
          <w:rFonts w:ascii="Calibri Light" w:hAnsi="Calibri Light" w:cs="Arial"/>
          <w:color w:val="4F81BD" w:themeColor="accent1"/>
        </w:rPr>
        <w:t>non-rebate program o</w:t>
      </w:r>
      <w:r w:rsidR="00C660DB" w:rsidRPr="003D6686">
        <w:rPr>
          <w:rFonts w:ascii="Calibri Light" w:hAnsi="Calibri Light" w:cs="Arial"/>
          <w:color w:val="4F81BD" w:themeColor="accent1"/>
        </w:rPr>
        <w:t xml:space="preserve">pportunities in </w:t>
      </w:r>
      <w:r w:rsidR="00C660DB">
        <w:rPr>
          <w:rFonts w:ascii="Calibri Light" w:hAnsi="Calibri Light" w:cs="Arial"/>
          <w:color w:val="4F81BD" w:themeColor="accent1"/>
        </w:rPr>
        <w:t xml:space="preserve">SAP Hybris </w:t>
      </w:r>
      <w:r w:rsidR="00C660DB" w:rsidRPr="003D6686">
        <w:rPr>
          <w:rFonts w:ascii="Calibri Light" w:hAnsi="Calibri Light" w:cs="Arial"/>
          <w:color w:val="4F81BD" w:themeColor="accent1"/>
        </w:rPr>
        <w:t>C4C with custom fields and business logic’</w:t>
      </w:r>
      <w:r>
        <w:rPr>
          <w:rFonts w:ascii="Calibri Light" w:hAnsi="Calibri Light" w:cs="Arial"/>
          <w:color w:val="4F81BD" w:themeColor="accent1"/>
        </w:rPr>
        <w:t xml:space="preserve"> </w:t>
      </w:r>
      <w:r>
        <w:rPr>
          <w:rFonts w:ascii="Calibri Light" w:hAnsi="Calibri Light" w:cs="Arial"/>
        </w:rPr>
        <w:t>for more details.</w:t>
      </w:r>
    </w:p>
    <w:p w14:paraId="2143BACD" w14:textId="77777777" w:rsidR="00A0180C" w:rsidRDefault="005740CE" w:rsidP="00672BD8">
      <w:pPr>
        <w:pStyle w:val="Heading2Text"/>
        <w:ind w:left="1440"/>
        <w:jc w:val="both"/>
        <w:rPr>
          <w:rFonts w:ascii="Calibri Light" w:hAnsi="Calibri Light" w:cs="Arial"/>
        </w:rPr>
      </w:pPr>
      <w:r w:rsidRPr="005740CE">
        <w:rPr>
          <w:rFonts w:ascii="Calibri Light" w:hAnsi="Calibri Light" w:cs="Arial"/>
          <w:b/>
        </w:rPr>
        <w:t>Notes</w:t>
      </w:r>
      <w:r>
        <w:rPr>
          <w:rFonts w:ascii="Calibri Light" w:hAnsi="Calibri Light" w:cs="Arial"/>
        </w:rPr>
        <w:t xml:space="preserve">: </w:t>
      </w:r>
      <w:r w:rsidR="005C0C5D" w:rsidRPr="00155BB6">
        <w:rPr>
          <w:rFonts w:ascii="Calibri Light" w:hAnsi="Calibri Light" w:cs="Arial"/>
        </w:rPr>
        <w:t>Notes can be added to</w:t>
      </w:r>
      <w:r w:rsidR="005C0C5D">
        <w:rPr>
          <w:rFonts w:ascii="Calibri Light" w:hAnsi="Calibri Light" w:cs="Arial"/>
        </w:rPr>
        <w:t xml:space="preserve"> a</w:t>
      </w:r>
      <w:r w:rsidR="00114484">
        <w:rPr>
          <w:rFonts w:ascii="Calibri Light" w:hAnsi="Calibri Light" w:cs="Arial"/>
        </w:rPr>
        <w:t xml:space="preserve">n Opportunity </w:t>
      </w:r>
      <w:r w:rsidR="005C0C5D" w:rsidRPr="00155BB6">
        <w:rPr>
          <w:rFonts w:ascii="Calibri Light" w:hAnsi="Calibri Light" w:cs="Arial"/>
        </w:rPr>
        <w:t>using t</w:t>
      </w:r>
      <w:r w:rsidR="005C0C5D">
        <w:rPr>
          <w:rFonts w:ascii="Calibri Light" w:hAnsi="Calibri Light" w:cs="Arial"/>
        </w:rPr>
        <w:t xml:space="preserve">he ‘Notes’ facet as shown in </w:t>
      </w:r>
      <w:r w:rsidR="009B4F83">
        <w:rPr>
          <w:rFonts w:ascii="Calibri Light" w:hAnsi="Calibri Light" w:cs="Arial"/>
        </w:rPr>
        <w:t>figure 2.1.1.2</w:t>
      </w:r>
      <w:r w:rsidR="005C0C5D">
        <w:rPr>
          <w:rFonts w:ascii="Calibri Light" w:hAnsi="Calibri Light" w:cs="Arial"/>
        </w:rPr>
        <w:t>.</w:t>
      </w:r>
      <w:r w:rsidR="009B4F83">
        <w:rPr>
          <w:rFonts w:ascii="Calibri Light" w:hAnsi="Calibri Light" w:cs="Arial"/>
        </w:rPr>
        <w:t>1.</w:t>
      </w:r>
    </w:p>
    <w:p w14:paraId="3E621B8C" w14:textId="77777777" w:rsidR="00A0180C" w:rsidRDefault="00D126C6" w:rsidP="00A0180C">
      <w:pPr>
        <w:pStyle w:val="Heading2Text"/>
        <w:tabs>
          <w:tab w:val="left" w:pos="1440"/>
        </w:tabs>
        <w:ind w:left="1440"/>
        <w:jc w:val="both"/>
        <w:rPr>
          <w:rFonts w:ascii="Calibri Light" w:hAnsi="Calibri Light" w:cs="Arial"/>
          <w:color w:val="FF0000"/>
        </w:rPr>
      </w:pPr>
      <w:r>
        <w:rPr>
          <w:noProof/>
          <w:lang w:eastAsia="en-US"/>
        </w:rPr>
        <w:lastRenderedPageBreak/>
        <w:drawing>
          <wp:inline distT="0" distB="0" distL="0" distR="0" wp14:anchorId="55DF1D19" wp14:editId="6B6C1FBF">
            <wp:extent cx="5943600" cy="2207260"/>
            <wp:effectExtent l="0" t="0" r="0" b="2540"/>
            <wp:docPr id="50188" name="Picture 5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07260"/>
                    </a:xfrm>
                    <a:prstGeom prst="rect">
                      <a:avLst/>
                    </a:prstGeom>
                  </pic:spPr>
                </pic:pic>
              </a:graphicData>
            </a:graphic>
          </wp:inline>
        </w:drawing>
      </w:r>
    </w:p>
    <w:p w14:paraId="54C791DD" w14:textId="77777777" w:rsidR="00A0180C" w:rsidRDefault="009B4F83" w:rsidP="00A0180C">
      <w:pPr>
        <w:pStyle w:val="Heading2Text"/>
        <w:tabs>
          <w:tab w:val="left" w:pos="1350"/>
        </w:tabs>
        <w:ind w:left="1440"/>
        <w:jc w:val="both"/>
        <w:rPr>
          <w:rFonts w:ascii="Calibri Light" w:hAnsi="Calibri Light" w:cs="Arial"/>
        </w:rPr>
      </w:pPr>
      <w:r>
        <w:rPr>
          <w:rFonts w:ascii="Calibri Light" w:hAnsi="Calibri Light" w:cs="Arial"/>
        </w:rPr>
        <w:t>Figure 2.1.1.2</w:t>
      </w:r>
      <w:r w:rsidR="00A0180C">
        <w:rPr>
          <w:rFonts w:ascii="Calibri Light" w:hAnsi="Calibri Light" w:cs="Arial"/>
        </w:rPr>
        <w:t>.1 – ‘Notes’</w:t>
      </w:r>
      <w:r>
        <w:rPr>
          <w:rFonts w:ascii="Calibri Light" w:hAnsi="Calibri Light" w:cs="Arial"/>
        </w:rPr>
        <w:t xml:space="preserve"> facet on the ‘Opportunitie</w:t>
      </w:r>
      <w:r w:rsidR="00A0180C">
        <w:rPr>
          <w:rFonts w:ascii="Calibri Light" w:hAnsi="Calibri Light" w:cs="Arial"/>
        </w:rPr>
        <w:t xml:space="preserve">s’ work center </w:t>
      </w:r>
      <w:r w:rsidR="00672BD8">
        <w:rPr>
          <w:rFonts w:ascii="Calibri Light" w:hAnsi="Calibri Light" w:cs="Arial"/>
        </w:rPr>
        <w:t>view</w:t>
      </w:r>
    </w:p>
    <w:p w14:paraId="6685C970" w14:textId="4B6062BC" w:rsidR="00A0180C" w:rsidRPr="005A2355" w:rsidRDefault="009B1A93" w:rsidP="00A0180C">
      <w:pPr>
        <w:pStyle w:val="Heading2Text"/>
        <w:tabs>
          <w:tab w:val="left" w:pos="1350"/>
        </w:tabs>
        <w:ind w:left="1440"/>
        <w:jc w:val="both"/>
        <w:rPr>
          <w:rFonts w:ascii="Calibri Light" w:hAnsi="Calibri Light" w:cs="Arial"/>
        </w:rPr>
      </w:pPr>
      <w:r w:rsidRPr="009B1A93">
        <w:rPr>
          <w:rFonts w:ascii="Calibri Light" w:hAnsi="Calibri Light" w:cs="Arial"/>
          <w:b/>
        </w:rPr>
        <w:t>Attachments</w:t>
      </w:r>
      <w:r>
        <w:rPr>
          <w:rFonts w:ascii="Calibri Light" w:hAnsi="Calibri Light" w:cs="Arial"/>
        </w:rPr>
        <w:t xml:space="preserve">: </w:t>
      </w:r>
      <w:r w:rsidR="00A0180C" w:rsidRPr="005A2355">
        <w:rPr>
          <w:rFonts w:ascii="Calibri Light" w:hAnsi="Calibri Light" w:cs="Arial"/>
        </w:rPr>
        <w:t>Attachments can be added to a</w:t>
      </w:r>
      <w:r w:rsidR="00645A5A">
        <w:rPr>
          <w:rFonts w:ascii="Calibri Light" w:hAnsi="Calibri Light" w:cs="Arial"/>
        </w:rPr>
        <w:t>n Opportunity</w:t>
      </w:r>
      <w:r w:rsidR="00A0180C" w:rsidRPr="005A2355">
        <w:rPr>
          <w:rFonts w:ascii="Calibri Light" w:hAnsi="Calibri Light" w:cs="Arial"/>
        </w:rPr>
        <w:t xml:space="preserve"> using the ‘A</w:t>
      </w:r>
      <w:r w:rsidR="00A0180C">
        <w:rPr>
          <w:rFonts w:ascii="Calibri Light" w:hAnsi="Calibri Light" w:cs="Arial"/>
        </w:rPr>
        <w:t xml:space="preserve">ttachments’ facet </w:t>
      </w:r>
      <w:r w:rsidR="00B65359">
        <w:rPr>
          <w:rFonts w:ascii="Calibri Light" w:hAnsi="Calibri Light" w:cs="Arial"/>
        </w:rPr>
        <w:t xml:space="preserve">(Tab) </w:t>
      </w:r>
      <w:r w:rsidR="00A0180C">
        <w:rPr>
          <w:rFonts w:ascii="Calibri Light" w:hAnsi="Calibri Light" w:cs="Arial"/>
        </w:rPr>
        <w:t xml:space="preserve">as shown in </w:t>
      </w:r>
      <w:r w:rsidR="00B65359">
        <w:rPr>
          <w:rFonts w:ascii="Calibri Light" w:hAnsi="Calibri Light" w:cs="Arial"/>
        </w:rPr>
        <w:t xml:space="preserve">Figure </w:t>
      </w:r>
      <w:r w:rsidR="00A0180C">
        <w:rPr>
          <w:rFonts w:ascii="Calibri Light" w:hAnsi="Calibri Light" w:cs="Arial"/>
        </w:rPr>
        <w:t>2.1.1.</w:t>
      </w:r>
      <w:r w:rsidR="00645A5A">
        <w:rPr>
          <w:rFonts w:ascii="Calibri Light" w:hAnsi="Calibri Light" w:cs="Arial"/>
        </w:rPr>
        <w:t>2</w:t>
      </w:r>
      <w:r w:rsidR="00A0180C">
        <w:rPr>
          <w:rFonts w:ascii="Calibri Light" w:hAnsi="Calibri Light" w:cs="Arial"/>
        </w:rPr>
        <w:t>.2.</w:t>
      </w:r>
    </w:p>
    <w:p w14:paraId="358DB5D7" w14:textId="77777777" w:rsidR="00A0180C" w:rsidRDefault="00237CBB" w:rsidP="00A0180C">
      <w:pPr>
        <w:pStyle w:val="Heading2Text"/>
        <w:tabs>
          <w:tab w:val="left" w:pos="1350"/>
        </w:tabs>
        <w:ind w:left="1440"/>
        <w:jc w:val="both"/>
        <w:rPr>
          <w:rFonts w:ascii="Calibri Light" w:hAnsi="Calibri Light" w:cs="Arial"/>
          <w:color w:val="FF0000"/>
        </w:rPr>
      </w:pPr>
      <w:r>
        <w:rPr>
          <w:noProof/>
          <w:lang w:eastAsia="en-US"/>
        </w:rPr>
        <w:drawing>
          <wp:inline distT="0" distB="0" distL="0" distR="0" wp14:anchorId="2E0AD028" wp14:editId="6FE06C6A">
            <wp:extent cx="5943600" cy="3291205"/>
            <wp:effectExtent l="0" t="0" r="0" b="4445"/>
            <wp:docPr id="50189" name="Picture 5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91205"/>
                    </a:xfrm>
                    <a:prstGeom prst="rect">
                      <a:avLst/>
                    </a:prstGeom>
                  </pic:spPr>
                </pic:pic>
              </a:graphicData>
            </a:graphic>
          </wp:inline>
        </w:drawing>
      </w:r>
    </w:p>
    <w:p w14:paraId="1885BF04" w14:textId="77777777" w:rsidR="00A0180C" w:rsidRDefault="00645A5A" w:rsidP="00A0180C">
      <w:pPr>
        <w:pStyle w:val="Heading2Text"/>
        <w:tabs>
          <w:tab w:val="left" w:pos="1350"/>
        </w:tabs>
        <w:ind w:left="1440"/>
        <w:jc w:val="both"/>
        <w:rPr>
          <w:rFonts w:ascii="Calibri Light" w:hAnsi="Calibri Light" w:cs="Arial"/>
        </w:rPr>
      </w:pPr>
      <w:r>
        <w:rPr>
          <w:rFonts w:ascii="Calibri Light" w:hAnsi="Calibri Light" w:cs="Arial"/>
        </w:rPr>
        <w:t>Figure 2.1.1.2</w:t>
      </w:r>
      <w:r w:rsidR="00A0180C">
        <w:rPr>
          <w:rFonts w:ascii="Calibri Light" w:hAnsi="Calibri Light" w:cs="Arial"/>
        </w:rPr>
        <w:t xml:space="preserve">.2 – </w:t>
      </w:r>
      <w:r w:rsidR="000658E6">
        <w:rPr>
          <w:rFonts w:ascii="Calibri Light" w:hAnsi="Calibri Light" w:cs="Arial"/>
        </w:rPr>
        <w:t>‘Attachments’ facet on the ‘Opportunitie</w:t>
      </w:r>
      <w:r w:rsidR="00A0180C">
        <w:rPr>
          <w:rFonts w:ascii="Calibri Light" w:hAnsi="Calibri Light" w:cs="Arial"/>
        </w:rPr>
        <w:t>s’ work center</w:t>
      </w:r>
      <w:r w:rsidR="00672BD8">
        <w:rPr>
          <w:rFonts w:ascii="Calibri Light" w:hAnsi="Calibri Light" w:cs="Arial"/>
        </w:rPr>
        <w:t xml:space="preserve"> view</w:t>
      </w:r>
    </w:p>
    <w:p w14:paraId="5DFDC1FC" w14:textId="77777777" w:rsidR="00B92E93" w:rsidRDefault="00B92E93" w:rsidP="00B92E93">
      <w:pPr>
        <w:pStyle w:val="Heading2Text"/>
        <w:tabs>
          <w:tab w:val="left" w:pos="1350"/>
        </w:tabs>
        <w:ind w:left="1440"/>
        <w:jc w:val="both"/>
        <w:rPr>
          <w:rFonts w:ascii="Calibri Light" w:hAnsi="Calibri Light" w:cs="Arial"/>
        </w:rPr>
      </w:pPr>
      <w:r w:rsidRPr="002D7DD5">
        <w:rPr>
          <w:rFonts w:ascii="Calibri Light" w:hAnsi="Calibri Light" w:cs="Arial"/>
        </w:rPr>
        <w:t>A Local File or a Web Link or a file from the Library can be added as an attachment.</w:t>
      </w:r>
      <w:r>
        <w:rPr>
          <w:rFonts w:ascii="Calibri Light" w:hAnsi="Calibri Light" w:cs="Arial"/>
        </w:rPr>
        <w:t xml:space="preserve"> For Customer Care opportunities, ‘Standard Att</w:t>
      </w:r>
      <w:r w:rsidR="004664CA">
        <w:rPr>
          <w:rFonts w:ascii="Calibri Light" w:hAnsi="Calibri Light" w:cs="Arial"/>
        </w:rPr>
        <w:t>achment’ will be defined as a Dropdown List value</w:t>
      </w:r>
      <w:r>
        <w:rPr>
          <w:rFonts w:ascii="Calibri Light" w:hAnsi="Calibri Light" w:cs="Arial"/>
        </w:rPr>
        <w:t xml:space="preserve"> for the field:</w:t>
      </w:r>
      <w:r w:rsidRPr="002D7DD5">
        <w:rPr>
          <w:rFonts w:ascii="Calibri Light" w:hAnsi="Calibri Light" w:cs="Arial"/>
        </w:rPr>
        <w:t xml:space="preserve"> Attachment Type. </w:t>
      </w:r>
    </w:p>
    <w:p w14:paraId="25C21465" w14:textId="77777777" w:rsidR="006B416A" w:rsidRDefault="009B1A93" w:rsidP="006B416A">
      <w:pPr>
        <w:pStyle w:val="Heading2Text"/>
        <w:tabs>
          <w:tab w:val="left" w:pos="1350"/>
        </w:tabs>
        <w:ind w:left="1440"/>
        <w:jc w:val="both"/>
        <w:rPr>
          <w:rFonts w:ascii="Calibri Light" w:hAnsi="Calibri Light" w:cs="Arial"/>
        </w:rPr>
      </w:pPr>
      <w:r w:rsidRPr="009B1A93">
        <w:rPr>
          <w:rFonts w:ascii="Calibri Light" w:hAnsi="Calibri Light" w:cs="Arial"/>
          <w:b/>
        </w:rPr>
        <w:t>Change History</w:t>
      </w:r>
      <w:r>
        <w:rPr>
          <w:rFonts w:ascii="Calibri Light" w:hAnsi="Calibri Light" w:cs="Arial"/>
        </w:rPr>
        <w:t xml:space="preserve">: </w:t>
      </w:r>
      <w:r w:rsidR="00A0180C" w:rsidRPr="00161D66">
        <w:rPr>
          <w:rFonts w:ascii="Calibri Light" w:hAnsi="Calibri Light" w:cs="Arial"/>
        </w:rPr>
        <w:t>Change History f</w:t>
      </w:r>
      <w:r w:rsidR="00F867B0">
        <w:rPr>
          <w:rFonts w:ascii="Calibri Light" w:hAnsi="Calibri Light" w:cs="Arial"/>
        </w:rPr>
        <w:t>or Opportunity</w:t>
      </w:r>
      <w:r w:rsidR="00A0180C">
        <w:rPr>
          <w:rFonts w:ascii="Calibri Light" w:hAnsi="Calibri Light" w:cs="Arial"/>
        </w:rPr>
        <w:t xml:space="preserve"> attributes can be seen on the ‘Changes’ facet as shown in figure 2.1.1</w:t>
      </w:r>
      <w:r w:rsidR="00F867B0">
        <w:rPr>
          <w:rFonts w:ascii="Calibri Light" w:hAnsi="Calibri Light" w:cs="Arial"/>
        </w:rPr>
        <w:t>.2</w:t>
      </w:r>
      <w:r w:rsidR="00A0180C">
        <w:rPr>
          <w:rFonts w:ascii="Calibri Light" w:hAnsi="Calibri Light" w:cs="Arial"/>
        </w:rPr>
        <w:t>.3.</w:t>
      </w:r>
      <w:r w:rsidR="006B416A">
        <w:rPr>
          <w:rFonts w:ascii="Calibri Light" w:hAnsi="Calibri Light" w:cs="Arial"/>
        </w:rPr>
        <w:t xml:space="preserve"> The following attributes of an Opportunity transaction will be captured in the Change History: </w:t>
      </w:r>
    </w:p>
    <w:p w14:paraId="21951C44" w14:textId="77777777" w:rsidR="006B416A" w:rsidRPr="00161D66" w:rsidRDefault="006B416A" w:rsidP="006B416A">
      <w:pPr>
        <w:pStyle w:val="Heading2Text"/>
        <w:tabs>
          <w:tab w:val="left" w:pos="1350"/>
        </w:tabs>
        <w:ind w:left="1440"/>
        <w:jc w:val="both"/>
        <w:rPr>
          <w:rFonts w:ascii="Calibri Light" w:hAnsi="Calibri Light" w:cs="Arial"/>
        </w:rPr>
      </w:pPr>
      <w:r>
        <w:rPr>
          <w:rFonts w:ascii="Calibri Light" w:hAnsi="Calibri Light" w:cs="Arial"/>
        </w:rPr>
        <w:t xml:space="preserve">Attachment External Address Link, Attachment File Name, Attachment Title, Category, </w:t>
      </w:r>
      <w:r w:rsidR="00B815D1">
        <w:rPr>
          <w:rFonts w:ascii="Calibri Light" w:hAnsi="Calibri Light" w:cs="Arial"/>
        </w:rPr>
        <w:t xml:space="preserve">Close Date, </w:t>
      </w:r>
      <w:r>
        <w:rPr>
          <w:rFonts w:ascii="Calibri Light" w:hAnsi="Calibri Light" w:cs="Arial"/>
        </w:rPr>
        <w:t xml:space="preserve">Contact Party Address, Contact Party ID, </w:t>
      </w:r>
      <w:r w:rsidR="00B815D1">
        <w:rPr>
          <w:rFonts w:ascii="Calibri Light" w:hAnsi="Calibri Light" w:cs="Arial"/>
        </w:rPr>
        <w:t xml:space="preserve">Contact Party Role, Currency Code, Custom Status, Distribution Channel, Entry Type, Expected Value, Item Description, Item Value, Main Party, </w:t>
      </w:r>
      <w:r>
        <w:rPr>
          <w:rFonts w:ascii="Calibri Light" w:hAnsi="Calibri Light" w:cs="Arial"/>
        </w:rPr>
        <w:t>Name, Party Address, Party ID, Party Role, Priority,</w:t>
      </w:r>
      <w:r w:rsidR="00B815D1">
        <w:rPr>
          <w:rFonts w:ascii="Calibri Light" w:hAnsi="Calibri Light" w:cs="Arial"/>
        </w:rPr>
        <w:t xml:space="preserve"> Probability,</w:t>
      </w:r>
      <w:r>
        <w:rPr>
          <w:rFonts w:ascii="Calibri Light" w:hAnsi="Calibri Light" w:cs="Arial"/>
        </w:rPr>
        <w:t xml:space="preserve"> Product Category ID, Product ID, </w:t>
      </w:r>
      <w:r w:rsidR="00B815D1">
        <w:rPr>
          <w:rFonts w:ascii="Calibri Light" w:hAnsi="Calibri Light" w:cs="Arial"/>
        </w:rPr>
        <w:t xml:space="preserve">Progress, </w:t>
      </w:r>
      <w:r w:rsidR="00B815D1">
        <w:rPr>
          <w:rFonts w:ascii="Calibri Light" w:hAnsi="Calibri Light" w:cs="Arial"/>
        </w:rPr>
        <w:lastRenderedPageBreak/>
        <w:t>Publish to Forecast, Quantity, Reason for Status</w:t>
      </w:r>
      <w:r>
        <w:rPr>
          <w:rFonts w:ascii="Calibri Light" w:hAnsi="Calibri Light" w:cs="Arial"/>
        </w:rPr>
        <w:t xml:space="preserve">, Reference Document ID, Reference Document Type, </w:t>
      </w:r>
      <w:r w:rsidR="00B815D1">
        <w:rPr>
          <w:rFonts w:ascii="Calibri Light" w:hAnsi="Calibri Light" w:cs="Arial"/>
        </w:rPr>
        <w:t xml:space="preserve">Sales Cycle, Sales Organization ID, Sales Phase, </w:t>
      </w:r>
      <w:r>
        <w:rPr>
          <w:rFonts w:ascii="Calibri Light" w:hAnsi="Calibri Light" w:cs="Arial"/>
        </w:rPr>
        <w:t xml:space="preserve">Source, Start Date, Status, Territory ID, Text, </w:t>
      </w:r>
      <w:r w:rsidR="00B815D1">
        <w:rPr>
          <w:rFonts w:ascii="Calibri Light" w:hAnsi="Calibri Light" w:cs="Arial"/>
        </w:rPr>
        <w:t xml:space="preserve">Total Negotiated Value, </w:t>
      </w:r>
      <w:r>
        <w:rPr>
          <w:rFonts w:ascii="Calibri Light" w:hAnsi="Calibri Light" w:cs="Arial"/>
        </w:rPr>
        <w:t xml:space="preserve">Unit of Measure and </w:t>
      </w:r>
      <w:r w:rsidR="00B815D1">
        <w:rPr>
          <w:rFonts w:ascii="Calibri Light" w:hAnsi="Calibri Light" w:cs="Arial"/>
        </w:rPr>
        <w:t>Weighted Value</w:t>
      </w:r>
      <w:r>
        <w:rPr>
          <w:rFonts w:ascii="Calibri Light" w:hAnsi="Calibri Light" w:cs="Arial"/>
        </w:rPr>
        <w:t>.</w:t>
      </w:r>
    </w:p>
    <w:p w14:paraId="706A31AB" w14:textId="77777777" w:rsidR="00A0180C" w:rsidRPr="00161D66" w:rsidRDefault="00A0180C" w:rsidP="00A0180C">
      <w:pPr>
        <w:pStyle w:val="Heading2Text"/>
        <w:tabs>
          <w:tab w:val="left" w:pos="1350"/>
        </w:tabs>
        <w:ind w:left="1440"/>
        <w:jc w:val="both"/>
        <w:rPr>
          <w:rFonts w:ascii="Calibri Light" w:hAnsi="Calibri Light" w:cs="Arial"/>
        </w:rPr>
      </w:pPr>
    </w:p>
    <w:p w14:paraId="35006C93" w14:textId="77777777" w:rsidR="00A0180C" w:rsidRPr="007034FF" w:rsidRDefault="00C412AC" w:rsidP="00A0180C">
      <w:pPr>
        <w:pStyle w:val="Heading2Text"/>
        <w:tabs>
          <w:tab w:val="left" w:pos="1350"/>
        </w:tabs>
        <w:ind w:left="1440"/>
        <w:jc w:val="both"/>
        <w:rPr>
          <w:rFonts w:ascii="Calibri Light" w:hAnsi="Calibri Light" w:cs="Arial"/>
          <w:color w:val="FF0000"/>
        </w:rPr>
      </w:pPr>
      <w:r>
        <w:rPr>
          <w:noProof/>
          <w:lang w:eastAsia="en-US"/>
        </w:rPr>
        <w:drawing>
          <wp:inline distT="0" distB="0" distL="0" distR="0" wp14:anchorId="0FAC0F34" wp14:editId="56CFF88F">
            <wp:extent cx="5943600" cy="3192145"/>
            <wp:effectExtent l="0" t="0" r="0" b="8255"/>
            <wp:docPr id="50190" name="Picture 5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92145"/>
                    </a:xfrm>
                    <a:prstGeom prst="rect">
                      <a:avLst/>
                    </a:prstGeom>
                  </pic:spPr>
                </pic:pic>
              </a:graphicData>
            </a:graphic>
          </wp:inline>
        </w:drawing>
      </w:r>
    </w:p>
    <w:p w14:paraId="6C521C31" w14:textId="77777777" w:rsidR="00A0180C" w:rsidRDefault="00A0180C" w:rsidP="00A0180C">
      <w:pPr>
        <w:pStyle w:val="Heading2Text"/>
        <w:tabs>
          <w:tab w:val="left" w:pos="1350"/>
        </w:tabs>
        <w:ind w:left="1440"/>
        <w:jc w:val="both"/>
        <w:rPr>
          <w:rFonts w:ascii="Calibri Light" w:hAnsi="Calibri Light" w:cs="Arial"/>
        </w:rPr>
      </w:pPr>
      <w:r>
        <w:rPr>
          <w:rFonts w:ascii="Calibri Light" w:hAnsi="Calibri Light" w:cs="Arial"/>
        </w:rPr>
        <w:t>Figure 2.1.1</w:t>
      </w:r>
      <w:r w:rsidR="00F867B0">
        <w:rPr>
          <w:rFonts w:ascii="Calibri Light" w:hAnsi="Calibri Light" w:cs="Arial"/>
        </w:rPr>
        <w:t>.2</w:t>
      </w:r>
      <w:r>
        <w:rPr>
          <w:rFonts w:ascii="Calibri Light" w:hAnsi="Calibri Light" w:cs="Arial"/>
        </w:rPr>
        <w:t>.</w:t>
      </w:r>
      <w:r w:rsidR="00730E4E">
        <w:rPr>
          <w:rFonts w:ascii="Calibri Light" w:hAnsi="Calibri Light" w:cs="Arial"/>
        </w:rPr>
        <w:t>3 – ‘Changes’ facet on the ‘Opportunitie</w:t>
      </w:r>
      <w:r>
        <w:rPr>
          <w:rFonts w:ascii="Calibri Light" w:hAnsi="Calibri Light" w:cs="Arial"/>
        </w:rPr>
        <w:t>s’ work center</w:t>
      </w:r>
      <w:r w:rsidR="00672BD8">
        <w:rPr>
          <w:rFonts w:ascii="Calibri Light" w:hAnsi="Calibri Light" w:cs="Arial"/>
        </w:rPr>
        <w:t xml:space="preserve"> view</w:t>
      </w:r>
    </w:p>
    <w:p w14:paraId="25106702" w14:textId="77777777" w:rsidR="00A0180C" w:rsidRDefault="009B1A93" w:rsidP="00852750">
      <w:pPr>
        <w:pStyle w:val="Heading2Text"/>
        <w:tabs>
          <w:tab w:val="left" w:pos="1350"/>
        </w:tabs>
        <w:ind w:left="1440"/>
        <w:jc w:val="both"/>
        <w:rPr>
          <w:rFonts w:ascii="Calibri Light" w:hAnsi="Calibri Light" w:cs="Arial"/>
        </w:rPr>
      </w:pPr>
      <w:r w:rsidRPr="009B1A93">
        <w:rPr>
          <w:rFonts w:ascii="Calibri Light" w:hAnsi="Calibri Light" w:cs="Arial"/>
          <w:b/>
        </w:rPr>
        <w:t>Partner Determination</w:t>
      </w:r>
      <w:r>
        <w:rPr>
          <w:rFonts w:ascii="Calibri Light" w:hAnsi="Calibri Light" w:cs="Arial"/>
        </w:rPr>
        <w:t xml:space="preserve">: </w:t>
      </w:r>
      <w:r w:rsidR="00852750">
        <w:rPr>
          <w:rFonts w:ascii="Calibri Light" w:hAnsi="Calibri Light" w:cs="Arial"/>
        </w:rPr>
        <w:t>When an Opportunity is created as a follow-up transaction of a Lead or copied from another Opportunity, partners assigned to party roles that are common to both transactions will be copied over to the Opportunity transaction. If an Opportunity is created without reference to a Lead or another Opportunity, party roles: ‘Account Manger’, ‘Account Coordinator’,</w:t>
      </w:r>
      <w:r w:rsidR="00B27E05">
        <w:rPr>
          <w:rFonts w:ascii="Calibri Light" w:hAnsi="Calibri Light" w:cs="Arial"/>
        </w:rPr>
        <w:t xml:space="preserve"> ‘DER Specialist’, </w:t>
      </w:r>
      <w:r w:rsidR="00852750">
        <w:rPr>
          <w:rFonts w:ascii="Calibri Light" w:hAnsi="Calibri Light" w:cs="Arial"/>
        </w:rPr>
        <w:t>‘Inside Account Manager’ and ‘</w:t>
      </w:r>
      <w:r w:rsidR="00B27E05">
        <w:rPr>
          <w:rFonts w:ascii="Calibri Light" w:hAnsi="Calibri Light" w:cs="Arial"/>
        </w:rPr>
        <w:t>SCE Trade Pro Liaison’</w:t>
      </w:r>
      <w:r w:rsidR="00852750">
        <w:rPr>
          <w:rFonts w:ascii="Calibri Light" w:hAnsi="Calibri Light" w:cs="Arial"/>
        </w:rPr>
        <w:t xml:space="preserve"> will be automatically determined based on the Sales Territory ID determined for that transaction. </w:t>
      </w:r>
      <w:r w:rsidR="00A0180C">
        <w:rPr>
          <w:rFonts w:ascii="Calibri Light" w:hAnsi="Calibri Light" w:cs="Arial"/>
        </w:rPr>
        <w:t>Additionally, the following party roles will be av</w:t>
      </w:r>
      <w:r w:rsidR="00852750">
        <w:rPr>
          <w:rFonts w:ascii="Calibri Light" w:hAnsi="Calibri Light" w:cs="Arial"/>
        </w:rPr>
        <w:t xml:space="preserve">ailable for </w:t>
      </w:r>
      <w:r w:rsidR="00D3722C">
        <w:rPr>
          <w:rFonts w:ascii="Calibri Light" w:hAnsi="Calibri Light" w:cs="Arial"/>
        </w:rPr>
        <w:t xml:space="preserve">manual </w:t>
      </w:r>
      <w:r w:rsidR="00852750">
        <w:rPr>
          <w:rFonts w:ascii="Calibri Light" w:hAnsi="Calibri Light" w:cs="Arial"/>
        </w:rPr>
        <w:t>maintenance in Opportunities</w:t>
      </w:r>
      <w:r w:rsidR="00A0180C">
        <w:rPr>
          <w:rFonts w:ascii="Calibri Light" w:hAnsi="Calibri Light" w:cs="Arial"/>
        </w:rPr>
        <w:t>:</w:t>
      </w:r>
    </w:p>
    <w:p w14:paraId="014C7E17" w14:textId="77777777" w:rsidR="00356FC2" w:rsidRDefault="00356FC2"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Auditor</w:t>
      </w:r>
    </w:p>
    <w:p w14:paraId="6E8DDAF8" w14:textId="04797177" w:rsidR="00356FC2" w:rsidRDefault="00782EA4"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Economic Development</w:t>
      </w:r>
      <w:r w:rsidR="00356FC2">
        <w:rPr>
          <w:rFonts w:ascii="Calibri Light" w:hAnsi="Calibri Light" w:cs="Arial"/>
        </w:rPr>
        <w:t xml:space="preserve"> Consultant </w:t>
      </w:r>
    </w:p>
    <w:p w14:paraId="53165926" w14:textId="757E71B8" w:rsidR="00356FC2" w:rsidRPr="006B7F12" w:rsidRDefault="00782EA4"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Economic Development</w:t>
      </w:r>
      <w:r w:rsidR="00356FC2">
        <w:rPr>
          <w:rFonts w:ascii="Calibri Light" w:hAnsi="Calibri Light" w:cs="Arial"/>
        </w:rPr>
        <w:t xml:space="preserve"> Analyst</w:t>
      </w:r>
    </w:p>
    <w:p w14:paraId="1B66F254" w14:textId="77777777" w:rsidR="00356FC2" w:rsidRDefault="00356FC2"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Engineer</w:t>
      </w:r>
    </w:p>
    <w:p w14:paraId="576B4D17" w14:textId="77777777" w:rsidR="00356FC2" w:rsidRDefault="00356FC2"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New Construction Representative</w:t>
      </w:r>
    </w:p>
    <w:p w14:paraId="4A795D9F" w14:textId="77777777" w:rsidR="00356FC2" w:rsidRDefault="00356FC2"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Outreach Specialist</w:t>
      </w:r>
    </w:p>
    <w:p w14:paraId="2D0976AD" w14:textId="77777777" w:rsidR="00356FC2" w:rsidRDefault="00356FC2"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SCE Analyst</w:t>
      </w:r>
    </w:p>
    <w:p w14:paraId="5F1AA37C" w14:textId="77777777" w:rsidR="00356FC2" w:rsidRDefault="00356FC2"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SCE Field Engineer</w:t>
      </w:r>
    </w:p>
    <w:p w14:paraId="1BFEC7AE" w14:textId="77777777" w:rsidR="00356FC2" w:rsidRDefault="00356FC2"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SCE Pump Test Engineer</w:t>
      </w:r>
    </w:p>
    <w:p w14:paraId="183F2CD0" w14:textId="77777777" w:rsidR="00356FC2" w:rsidRDefault="00356FC2"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Technical Coordinator</w:t>
      </w:r>
    </w:p>
    <w:p w14:paraId="4AA6EFCB" w14:textId="77777777" w:rsidR="00356FC2" w:rsidRDefault="00356FC2"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Trade Professional</w:t>
      </w:r>
    </w:p>
    <w:p w14:paraId="014A1C7C" w14:textId="77777777" w:rsidR="00356FC2" w:rsidRDefault="00356FC2"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Primary Facility Contact</w:t>
      </w:r>
    </w:p>
    <w:p w14:paraId="13337D71" w14:textId="77777777" w:rsidR="00A0180C" w:rsidRDefault="00356FC2"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Design Team Member</w:t>
      </w:r>
    </w:p>
    <w:p w14:paraId="138C4338" w14:textId="06FB6E26" w:rsidR="005F49A9" w:rsidRDefault="005F49A9"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BCST Account Manager</w:t>
      </w:r>
    </w:p>
    <w:p w14:paraId="34360B16" w14:textId="185429C7" w:rsidR="00317654" w:rsidRDefault="00317654" w:rsidP="00356FC2">
      <w:pPr>
        <w:pStyle w:val="Heading2Text"/>
        <w:numPr>
          <w:ilvl w:val="0"/>
          <w:numId w:val="21"/>
        </w:numPr>
        <w:tabs>
          <w:tab w:val="left" w:pos="1350"/>
        </w:tabs>
        <w:spacing w:after="0"/>
        <w:jc w:val="both"/>
        <w:rPr>
          <w:rFonts w:ascii="Calibri Light" w:hAnsi="Calibri Light" w:cs="Arial"/>
        </w:rPr>
      </w:pPr>
      <w:r>
        <w:rPr>
          <w:rFonts w:ascii="Calibri Light" w:hAnsi="Calibri Light" w:cs="Arial"/>
        </w:rPr>
        <w:t>Agent</w:t>
      </w:r>
    </w:p>
    <w:p w14:paraId="39601AF7" w14:textId="77777777" w:rsidR="00B27E05" w:rsidRDefault="00B27E05" w:rsidP="00356FC2">
      <w:pPr>
        <w:pStyle w:val="Heading2Text"/>
        <w:ind w:left="0"/>
        <w:jc w:val="both"/>
        <w:rPr>
          <w:rFonts w:ascii="Calibri Light" w:hAnsi="Calibri Light" w:cs="Arial"/>
        </w:rPr>
      </w:pPr>
    </w:p>
    <w:p w14:paraId="36F73C93" w14:textId="77777777" w:rsidR="00A0180C" w:rsidRPr="00436742" w:rsidRDefault="00A0180C" w:rsidP="00A0180C">
      <w:pPr>
        <w:pStyle w:val="Heading2Text"/>
        <w:ind w:left="1440"/>
        <w:jc w:val="both"/>
        <w:rPr>
          <w:rFonts w:ascii="Calibri Light" w:hAnsi="Calibri Light" w:cs="Arial"/>
        </w:rPr>
      </w:pPr>
      <w:r w:rsidRPr="009B1A93">
        <w:rPr>
          <w:rFonts w:ascii="Calibri Light" w:hAnsi="Calibri Light" w:cs="Arial"/>
          <w:b/>
        </w:rPr>
        <w:lastRenderedPageBreak/>
        <w:t>Search Capabilities</w:t>
      </w:r>
      <w:r w:rsidRPr="00436742">
        <w:rPr>
          <w:rFonts w:ascii="Calibri Light" w:hAnsi="Calibri Light" w:cs="Arial"/>
        </w:rPr>
        <w:t>:</w:t>
      </w:r>
      <w:r>
        <w:rPr>
          <w:rFonts w:ascii="Calibri Light" w:hAnsi="Calibri Light" w:cs="Arial"/>
        </w:rPr>
        <w:t xml:space="preserve"> </w:t>
      </w:r>
      <w:r w:rsidRPr="00436742">
        <w:rPr>
          <w:rFonts w:ascii="Calibri Light" w:hAnsi="Calibri Light" w:cs="Arial"/>
        </w:rPr>
        <w:t>Users will be able</w:t>
      </w:r>
      <w:r w:rsidR="00532E5F">
        <w:rPr>
          <w:rFonts w:ascii="Calibri Light" w:hAnsi="Calibri Light" w:cs="Arial"/>
        </w:rPr>
        <w:t xml:space="preserve"> to search for Opportunities </w:t>
      </w:r>
      <w:r w:rsidRPr="00436742">
        <w:rPr>
          <w:rFonts w:ascii="Calibri Light" w:hAnsi="Calibri Light" w:cs="Arial"/>
        </w:rPr>
        <w:t xml:space="preserve">by one or more </w:t>
      </w:r>
      <w:r>
        <w:rPr>
          <w:rFonts w:ascii="Calibri Light" w:hAnsi="Calibri Light" w:cs="Arial"/>
        </w:rPr>
        <w:t xml:space="preserve">of the </w:t>
      </w:r>
      <w:r w:rsidRPr="00436742">
        <w:rPr>
          <w:rFonts w:ascii="Calibri Light" w:hAnsi="Calibri Light" w:cs="Arial"/>
        </w:rPr>
        <w:t>following criteria:</w:t>
      </w:r>
    </w:p>
    <w:p w14:paraId="45DBB675" w14:textId="77777777" w:rsidR="00AF61B3" w:rsidRDefault="001265D2" w:rsidP="004223C2">
      <w:pPr>
        <w:pStyle w:val="Heading2Text"/>
        <w:ind w:left="1440"/>
        <w:jc w:val="both"/>
        <w:rPr>
          <w:rFonts w:ascii="Calibri Light" w:hAnsi="Calibri Light" w:cs="Arial"/>
        </w:rPr>
      </w:pPr>
      <w:r w:rsidRPr="001265D2">
        <w:rPr>
          <w:rFonts w:ascii="Calibri Light" w:hAnsi="Calibri Light" w:cs="Arial"/>
        </w:rPr>
        <w:t>Opportunity Type; Opportunity ID; Employee Responsible Name; Employee Responsible ID;  Territory ID; Start Date; End Date; Customer BPID; Customer Name; Status; Campaign</w:t>
      </w:r>
      <w:r w:rsidR="004223C2">
        <w:rPr>
          <w:rFonts w:ascii="Calibri Light" w:hAnsi="Calibri Light" w:cs="Arial"/>
        </w:rPr>
        <w:t xml:space="preserve"> ID; Description; Contact Name;</w:t>
      </w:r>
      <w:r w:rsidR="002E7A78">
        <w:rPr>
          <w:rFonts w:ascii="Calibri Light" w:hAnsi="Calibri Light" w:cs="Arial"/>
        </w:rPr>
        <w:t xml:space="preserve"> </w:t>
      </w:r>
      <w:r w:rsidRPr="002E7A78">
        <w:rPr>
          <w:rFonts w:ascii="Calibri Light" w:hAnsi="Calibri Light" w:cs="Arial"/>
        </w:rPr>
        <w:t>Contact ID</w:t>
      </w:r>
      <w:r w:rsidR="004223C2">
        <w:rPr>
          <w:rFonts w:ascii="Calibri Light" w:hAnsi="Calibri Light" w:cs="Arial"/>
        </w:rPr>
        <w:t>; Created By; Contract Account ID; Utilities Contract ID; Party Role and Partner ID</w:t>
      </w:r>
      <w:r w:rsidR="004223C2" w:rsidRPr="008E4095">
        <w:rPr>
          <w:rFonts w:ascii="Calibri Light" w:hAnsi="Calibri Light" w:cs="Arial"/>
        </w:rPr>
        <w:t>.</w:t>
      </w:r>
    </w:p>
    <w:p w14:paraId="18F3854A" w14:textId="036D792D" w:rsidR="00AF61B3" w:rsidRPr="000C5EC1" w:rsidRDefault="00AF61B3" w:rsidP="004223C2">
      <w:pPr>
        <w:pStyle w:val="Heading2Text"/>
        <w:tabs>
          <w:tab w:val="left" w:pos="1350"/>
        </w:tabs>
        <w:ind w:left="1440"/>
        <w:jc w:val="both"/>
        <w:rPr>
          <w:rFonts w:ascii="Calibri Light" w:hAnsi="Calibri Light" w:cs="Arial"/>
          <w:color w:val="FF0000"/>
        </w:rPr>
      </w:pPr>
      <w:r>
        <w:rPr>
          <w:rFonts w:ascii="Calibri Light" w:hAnsi="Calibri Light" w:cs="Arial"/>
        </w:rPr>
        <w:t>The solution to search for opportunities based on attributes: Created By; Contract Account ID; Utilities Contract ID; Party Role and Partner ID will be implemented through an enhancement. Refer to the FS</w:t>
      </w:r>
      <w:r w:rsidR="00692508">
        <w:rPr>
          <w:rFonts w:ascii="Calibri Light" w:hAnsi="Calibri Light" w:cs="Arial"/>
          <w:color w:val="4F81BD" w:themeColor="accent1"/>
        </w:rPr>
        <w:t xml:space="preserve">: </w:t>
      </w:r>
      <w:r>
        <w:rPr>
          <w:rFonts w:ascii="Calibri Light" w:hAnsi="Calibri Light" w:cs="Arial"/>
          <w:color w:val="4F81BD" w:themeColor="accent1"/>
        </w:rPr>
        <w:t xml:space="preserve">E-CIM-CS-16 – </w:t>
      </w:r>
      <w:r w:rsidR="00692508">
        <w:rPr>
          <w:rFonts w:ascii="Calibri Light" w:hAnsi="Calibri Light" w:cs="Arial"/>
          <w:color w:val="4F81BD" w:themeColor="accent1"/>
        </w:rPr>
        <w:t>‘</w:t>
      </w:r>
      <w:r>
        <w:rPr>
          <w:rFonts w:ascii="Calibri Light" w:hAnsi="Calibri Light" w:cs="Arial"/>
          <w:color w:val="4F81BD" w:themeColor="accent1"/>
        </w:rPr>
        <w:t>Enhance the search</w:t>
      </w:r>
      <w:r w:rsidR="00F4324A">
        <w:rPr>
          <w:rFonts w:ascii="Calibri Light" w:hAnsi="Calibri Light" w:cs="Arial"/>
          <w:color w:val="4F81BD" w:themeColor="accent1"/>
        </w:rPr>
        <w:t xml:space="preserve"> criteria and results list for o</w:t>
      </w:r>
      <w:r>
        <w:rPr>
          <w:rFonts w:ascii="Calibri Light" w:hAnsi="Calibri Light" w:cs="Arial"/>
          <w:color w:val="4F81BD" w:themeColor="accent1"/>
        </w:rPr>
        <w:t>pportunities</w:t>
      </w:r>
      <w:r w:rsidRPr="00C35032">
        <w:rPr>
          <w:rFonts w:ascii="Calibri Light" w:hAnsi="Calibri Light" w:cs="Arial"/>
          <w:color w:val="4F81BD" w:themeColor="accent1"/>
        </w:rPr>
        <w:t>’</w:t>
      </w:r>
      <w:r>
        <w:rPr>
          <w:rFonts w:ascii="Calibri Light" w:hAnsi="Calibri Light" w:cs="Arial"/>
          <w:color w:val="FF0000"/>
        </w:rPr>
        <w:t xml:space="preserve"> </w:t>
      </w:r>
      <w:r w:rsidRPr="00C35032">
        <w:rPr>
          <w:rFonts w:ascii="Calibri Light" w:hAnsi="Calibri Light" w:cs="Arial"/>
        </w:rPr>
        <w:t>for more details.</w:t>
      </w:r>
    </w:p>
    <w:p w14:paraId="514D391B" w14:textId="77777777" w:rsidR="00A0180C" w:rsidRDefault="00A0180C" w:rsidP="00E80B69">
      <w:pPr>
        <w:pStyle w:val="Heading2Text"/>
        <w:ind w:left="1440"/>
        <w:jc w:val="both"/>
        <w:rPr>
          <w:rFonts w:ascii="Calibri Light" w:hAnsi="Calibri Light" w:cs="Arial"/>
          <w:szCs w:val="20"/>
        </w:rPr>
      </w:pPr>
      <w:r w:rsidRPr="00184D26">
        <w:rPr>
          <w:rFonts w:ascii="Calibri Light" w:hAnsi="Calibri Light" w:cs="Arial"/>
          <w:szCs w:val="20"/>
        </w:rPr>
        <w:t xml:space="preserve">See section 2.8 for a complete list of fields that will be </w:t>
      </w:r>
      <w:r w:rsidR="00532E5F">
        <w:rPr>
          <w:rFonts w:ascii="Calibri Light" w:hAnsi="Calibri Light" w:cs="Arial"/>
          <w:szCs w:val="20"/>
        </w:rPr>
        <w:t xml:space="preserve">available for maintenance for an Opportunity </w:t>
      </w:r>
      <w:r>
        <w:rPr>
          <w:rFonts w:ascii="Calibri Light" w:hAnsi="Calibri Light" w:cs="Arial"/>
          <w:szCs w:val="20"/>
        </w:rPr>
        <w:t>transaction.</w:t>
      </w:r>
    </w:p>
    <w:p w14:paraId="392C7BF0" w14:textId="1BDBBA64" w:rsidR="00CB66A9" w:rsidRDefault="00CB66A9" w:rsidP="00CB66A9">
      <w:pPr>
        <w:pStyle w:val="Heading2Text"/>
        <w:ind w:left="1440"/>
        <w:jc w:val="both"/>
        <w:rPr>
          <w:rFonts w:ascii="Calibri Light" w:hAnsi="Calibri Light" w:cs="Arial"/>
        </w:rPr>
      </w:pPr>
      <w:r>
        <w:rPr>
          <w:rFonts w:ascii="Calibri Light" w:hAnsi="Calibri Light" w:cs="Arial"/>
          <w:b/>
        </w:rPr>
        <w:t>Copy</w:t>
      </w:r>
      <w:r>
        <w:rPr>
          <w:rFonts w:ascii="Calibri Light" w:hAnsi="Calibri Light" w:cs="Arial"/>
        </w:rPr>
        <w:t xml:space="preserve">: While creating an opportunity as a copy of another opportunity, the contents of most of the standard fields will be copied to the target transaction. In order to copy the contents of custom fields, the copy logic will be enhanced. Refer to the FS: </w:t>
      </w:r>
      <w:r w:rsidRPr="00230090">
        <w:rPr>
          <w:rFonts w:ascii="Calibri Light" w:hAnsi="Calibri Light" w:cs="Arial"/>
          <w:color w:val="4F81BD" w:themeColor="accent1"/>
        </w:rPr>
        <w:t>E-CIM-C</w:t>
      </w:r>
      <w:r w:rsidR="00692508">
        <w:rPr>
          <w:rFonts w:ascii="Calibri Light" w:hAnsi="Calibri Light" w:cs="Arial"/>
          <w:color w:val="4F81BD" w:themeColor="accent1"/>
        </w:rPr>
        <w:t>S-16 -</w:t>
      </w:r>
      <w:r w:rsidRPr="00230090">
        <w:rPr>
          <w:rFonts w:ascii="Calibri Light" w:hAnsi="Calibri Light" w:cs="Arial"/>
          <w:color w:val="4F81BD" w:themeColor="accent1"/>
        </w:rPr>
        <w:t xml:space="preserve"> ‘Enhance the copy control logic to copy custom attributes from</w:t>
      </w:r>
      <w:r>
        <w:rPr>
          <w:rFonts w:ascii="Calibri Light" w:hAnsi="Calibri Light" w:cs="Arial"/>
          <w:color w:val="4F81BD" w:themeColor="accent1"/>
        </w:rPr>
        <w:t xml:space="preserve"> an opportunity to another opportunity</w:t>
      </w:r>
      <w:r w:rsidRPr="00230090">
        <w:rPr>
          <w:rFonts w:ascii="Calibri Light" w:hAnsi="Calibri Light" w:cs="Arial"/>
          <w:color w:val="4F81BD" w:themeColor="accent1"/>
        </w:rPr>
        <w:t>’</w:t>
      </w:r>
      <w:r w:rsidRPr="00230090">
        <w:rPr>
          <w:rFonts w:ascii="Calibri Light" w:hAnsi="Calibri Light" w:cs="Arial"/>
        </w:rPr>
        <w:t xml:space="preserve"> </w:t>
      </w:r>
      <w:r>
        <w:rPr>
          <w:rFonts w:ascii="Calibri Light" w:hAnsi="Calibri Light" w:cs="Arial"/>
        </w:rPr>
        <w:t>for more details.</w:t>
      </w:r>
    </w:p>
    <w:p w14:paraId="1A9496C1" w14:textId="77777777" w:rsidR="00F47B35" w:rsidRDefault="009B1A93" w:rsidP="00F47B35">
      <w:pPr>
        <w:pStyle w:val="Heading2Text"/>
        <w:ind w:left="1440"/>
        <w:jc w:val="both"/>
        <w:rPr>
          <w:rFonts w:ascii="Calibri Light" w:hAnsi="Calibri Light" w:cs="Arial"/>
          <w:szCs w:val="20"/>
        </w:rPr>
      </w:pPr>
      <w:r w:rsidRPr="009B1A93">
        <w:rPr>
          <w:rFonts w:ascii="Calibri Light" w:hAnsi="Calibri Light" w:cs="Arial"/>
          <w:b/>
          <w:szCs w:val="20"/>
        </w:rPr>
        <w:t>Mass Data Maintenance</w:t>
      </w:r>
      <w:r>
        <w:rPr>
          <w:rFonts w:ascii="Calibri Light" w:hAnsi="Calibri Light" w:cs="Arial"/>
          <w:szCs w:val="20"/>
        </w:rPr>
        <w:t xml:space="preserve">: </w:t>
      </w:r>
      <w:r w:rsidR="00F47B35">
        <w:rPr>
          <w:rFonts w:ascii="Calibri Light" w:hAnsi="Calibri Light" w:cs="Arial"/>
          <w:szCs w:val="20"/>
        </w:rPr>
        <w:t xml:space="preserve">Opportunities can also be updated in mass using the ‘Mass Data Maintenance’ feature in SAP Hybris C4C. The access to feature will be restricted to super users (i.e.: </w:t>
      </w:r>
      <w:r w:rsidR="00580BA9">
        <w:rPr>
          <w:rFonts w:ascii="Calibri Light" w:hAnsi="Calibri Light" w:cs="Arial"/>
          <w:szCs w:val="20"/>
        </w:rPr>
        <w:t>Users assigned to Sales Professional – Super User and Territory Professional business roles</w:t>
      </w:r>
      <w:r w:rsidR="00F47B35">
        <w:rPr>
          <w:rFonts w:ascii="Calibri Light" w:hAnsi="Calibri Light" w:cs="Arial"/>
          <w:szCs w:val="20"/>
        </w:rPr>
        <w:t>).</w:t>
      </w:r>
    </w:p>
    <w:p w14:paraId="32B4AF1F" w14:textId="6CAF63CB" w:rsidR="008F7727" w:rsidRPr="009C1B06" w:rsidRDefault="008F7727" w:rsidP="008F7727">
      <w:pPr>
        <w:pStyle w:val="Heading2Text"/>
        <w:ind w:left="1440"/>
        <w:jc w:val="both"/>
        <w:rPr>
          <w:rFonts w:ascii="Calibri Light" w:hAnsi="Calibri Light" w:cs="Arial"/>
          <w:szCs w:val="20"/>
        </w:rPr>
      </w:pPr>
      <w:r>
        <w:rPr>
          <w:rFonts w:ascii="Calibri Light" w:hAnsi="Calibri Light" w:cs="Arial"/>
          <w:szCs w:val="20"/>
        </w:rPr>
        <w:t>Account Managers,</w:t>
      </w:r>
      <w:r w:rsidRPr="009C1B06">
        <w:rPr>
          <w:rFonts w:ascii="Calibri Light" w:hAnsi="Calibri Light" w:cs="Arial"/>
          <w:szCs w:val="20"/>
        </w:rPr>
        <w:t xml:space="preserve"> </w:t>
      </w:r>
      <w:r>
        <w:rPr>
          <w:rFonts w:ascii="Calibri Light" w:hAnsi="Calibri Light" w:cs="Arial"/>
          <w:szCs w:val="20"/>
        </w:rPr>
        <w:t xml:space="preserve">DER Specialists, Account Coordinators, Analysts will be able to update the status of leads in mass using the ‘Update Lead Status’ action on the ‘Leads’ facet (Tab). The solution to update the status of leads in mass will be implemented through an enhancement. Refer to the FS: </w:t>
      </w:r>
      <w:r w:rsidRPr="009C1B06">
        <w:rPr>
          <w:rFonts w:ascii="Calibri Light" w:hAnsi="Calibri Light" w:cs="Arial"/>
          <w:color w:val="548DD4" w:themeColor="text2" w:themeTint="99"/>
          <w:szCs w:val="20"/>
        </w:rPr>
        <w:t xml:space="preserve">E-CM-CS-16 – </w:t>
      </w:r>
      <w:r w:rsidR="00692508">
        <w:rPr>
          <w:rFonts w:ascii="Calibri Light" w:hAnsi="Calibri Light" w:cs="Arial"/>
          <w:color w:val="548DD4" w:themeColor="text2" w:themeTint="99"/>
          <w:szCs w:val="20"/>
        </w:rPr>
        <w:t>‘</w:t>
      </w:r>
      <w:r w:rsidRPr="009C1B06">
        <w:rPr>
          <w:rFonts w:ascii="Calibri Light" w:hAnsi="Calibri Light" w:cs="Arial"/>
          <w:color w:val="548DD4" w:themeColor="text2" w:themeTint="99"/>
          <w:szCs w:val="20"/>
        </w:rPr>
        <w:t xml:space="preserve">Enhancement to </w:t>
      </w:r>
      <w:r w:rsidR="00F4324A">
        <w:rPr>
          <w:rFonts w:ascii="Calibri Light" w:hAnsi="Calibri Light" w:cs="Arial"/>
          <w:color w:val="548DD4" w:themeColor="text2" w:themeTint="99"/>
          <w:szCs w:val="20"/>
        </w:rPr>
        <w:t>update the status</w:t>
      </w:r>
      <w:r w:rsidRPr="009C1B06">
        <w:rPr>
          <w:rFonts w:ascii="Calibri Light" w:hAnsi="Calibri Light" w:cs="Arial"/>
          <w:color w:val="548DD4" w:themeColor="text2" w:themeTint="99"/>
          <w:szCs w:val="20"/>
        </w:rPr>
        <w:t xml:space="preserve"> of leads and opportunities in mass’</w:t>
      </w:r>
      <w:r>
        <w:rPr>
          <w:rFonts w:ascii="Calibri Light" w:hAnsi="Calibri Light" w:cs="Arial"/>
          <w:szCs w:val="20"/>
        </w:rPr>
        <w:t xml:space="preserve"> for more details.</w:t>
      </w:r>
    </w:p>
    <w:p w14:paraId="51682AB3" w14:textId="77777777" w:rsidR="00723CB2" w:rsidRDefault="00723CB2" w:rsidP="001A4F5F">
      <w:pPr>
        <w:pStyle w:val="Heading2Text"/>
        <w:ind w:left="864"/>
        <w:jc w:val="both"/>
        <w:rPr>
          <w:rFonts w:ascii="Calibri Light" w:hAnsi="Calibri Light" w:cs="Arial"/>
        </w:rPr>
      </w:pPr>
    </w:p>
    <w:p w14:paraId="243B04E6" w14:textId="77777777" w:rsidR="00AD2489" w:rsidRDefault="00AD2489" w:rsidP="00162320">
      <w:pPr>
        <w:pStyle w:val="Heading2Text"/>
        <w:numPr>
          <w:ilvl w:val="3"/>
          <w:numId w:val="5"/>
        </w:numPr>
        <w:ind w:hanging="144"/>
        <w:jc w:val="both"/>
        <w:rPr>
          <w:rFonts w:ascii="Calibri Light" w:hAnsi="Calibri Light" w:cs="Arial"/>
        </w:rPr>
      </w:pPr>
      <w:r>
        <w:rPr>
          <w:rFonts w:ascii="Calibri Light" w:hAnsi="Calibri Light" w:cs="Arial"/>
        </w:rPr>
        <w:t>Activity Man</w:t>
      </w:r>
      <w:r w:rsidR="009F45F7">
        <w:rPr>
          <w:rFonts w:ascii="Calibri Light" w:hAnsi="Calibri Light" w:cs="Arial"/>
        </w:rPr>
        <w:t>a</w:t>
      </w:r>
      <w:r>
        <w:rPr>
          <w:rFonts w:ascii="Calibri Light" w:hAnsi="Calibri Light" w:cs="Arial"/>
        </w:rPr>
        <w:t>gement:</w:t>
      </w:r>
    </w:p>
    <w:p w14:paraId="0737A64D" w14:textId="77777777" w:rsidR="006903F0" w:rsidRDefault="006903F0" w:rsidP="001A4F5F">
      <w:pPr>
        <w:pStyle w:val="ListParagraph"/>
        <w:ind w:left="1440"/>
        <w:jc w:val="both"/>
        <w:rPr>
          <w:rFonts w:ascii="Calibri Light" w:hAnsi="Calibri Light" w:cs="Arial"/>
          <w:sz w:val="20"/>
          <w:szCs w:val="20"/>
        </w:rPr>
      </w:pPr>
      <w:r w:rsidRPr="006903F0">
        <w:rPr>
          <w:rFonts w:ascii="Calibri Light" w:hAnsi="Calibri Light" w:cs="Arial"/>
          <w:sz w:val="20"/>
          <w:szCs w:val="20"/>
        </w:rPr>
        <w:t xml:space="preserve">Activities </w:t>
      </w:r>
      <w:r w:rsidR="001A4F5F">
        <w:rPr>
          <w:rFonts w:ascii="Calibri Light" w:hAnsi="Calibri Light" w:cs="Arial"/>
          <w:sz w:val="20"/>
          <w:szCs w:val="20"/>
        </w:rPr>
        <w:t xml:space="preserve">can be used to record information from interactions between business partners during the customer relationship lifecycle. These transactions can be linked to leads and opportunities, which in turn </w:t>
      </w:r>
      <w:r w:rsidR="002A2E47">
        <w:rPr>
          <w:rFonts w:ascii="Calibri Light" w:hAnsi="Calibri Light" w:cs="Arial"/>
          <w:sz w:val="20"/>
          <w:szCs w:val="20"/>
        </w:rPr>
        <w:t>provide</w:t>
      </w:r>
      <w:r w:rsidR="009B7AE5">
        <w:rPr>
          <w:rFonts w:ascii="Calibri Light" w:hAnsi="Calibri Light" w:cs="Arial"/>
          <w:sz w:val="20"/>
          <w:szCs w:val="20"/>
        </w:rPr>
        <w:t xml:space="preserve"> visibility to customer interactions that have taken place throughout the sales cycle.</w:t>
      </w:r>
      <w:r w:rsidR="001A4F5F">
        <w:rPr>
          <w:rFonts w:ascii="Calibri Light" w:hAnsi="Calibri Light" w:cs="Arial"/>
          <w:sz w:val="20"/>
          <w:szCs w:val="20"/>
        </w:rPr>
        <w:t xml:space="preserve"> </w:t>
      </w:r>
      <w:r w:rsidR="000C67D4">
        <w:rPr>
          <w:rFonts w:ascii="Calibri Light" w:hAnsi="Calibri Light" w:cs="Arial"/>
          <w:sz w:val="20"/>
          <w:szCs w:val="20"/>
        </w:rPr>
        <w:t>Activities can also be used to plan interactions with customers.</w:t>
      </w:r>
      <w:r w:rsidR="00853944">
        <w:rPr>
          <w:rFonts w:ascii="Calibri Light" w:hAnsi="Calibri Light" w:cs="Arial"/>
          <w:sz w:val="20"/>
          <w:szCs w:val="20"/>
        </w:rPr>
        <w:t xml:space="preserve"> In SAP Hybris C4C, activities include appointments, e-mails, phone calls and tasks.</w:t>
      </w:r>
    </w:p>
    <w:p w14:paraId="7CF39B08" w14:textId="77777777" w:rsidR="0046764D" w:rsidRDefault="0046764D" w:rsidP="001A4F5F">
      <w:pPr>
        <w:pStyle w:val="ListParagraph"/>
        <w:ind w:left="1440"/>
        <w:jc w:val="both"/>
        <w:rPr>
          <w:rFonts w:ascii="Calibri Light" w:hAnsi="Calibri Light" w:cs="Arial"/>
          <w:sz w:val="20"/>
          <w:szCs w:val="20"/>
        </w:rPr>
      </w:pPr>
    </w:p>
    <w:p w14:paraId="288F718D" w14:textId="77777777" w:rsidR="0046764D" w:rsidRDefault="0046764D" w:rsidP="001A4F5F">
      <w:pPr>
        <w:pStyle w:val="ListParagraph"/>
        <w:ind w:left="1440"/>
        <w:jc w:val="both"/>
        <w:rPr>
          <w:rFonts w:ascii="Calibri Light" w:hAnsi="Calibri Light" w:cs="Arial"/>
          <w:sz w:val="20"/>
          <w:szCs w:val="20"/>
        </w:rPr>
      </w:pPr>
      <w:r>
        <w:rPr>
          <w:rFonts w:ascii="Calibri Light" w:hAnsi="Calibri Light" w:cs="Arial"/>
          <w:sz w:val="20"/>
          <w:szCs w:val="20"/>
        </w:rPr>
        <w:t>Appointments: are planned activities that appear in calendars, including external appointments and scheduled meetings with business partners.</w:t>
      </w:r>
    </w:p>
    <w:p w14:paraId="2203FA94" w14:textId="77777777" w:rsidR="003E242F" w:rsidRDefault="003E242F" w:rsidP="001A4F5F">
      <w:pPr>
        <w:pStyle w:val="ListParagraph"/>
        <w:ind w:left="1440"/>
        <w:jc w:val="both"/>
        <w:rPr>
          <w:rFonts w:ascii="Calibri Light" w:hAnsi="Calibri Light" w:cs="Arial"/>
          <w:sz w:val="20"/>
          <w:szCs w:val="20"/>
        </w:rPr>
      </w:pPr>
      <w:r>
        <w:rPr>
          <w:rFonts w:ascii="Calibri Light" w:hAnsi="Calibri Light" w:cs="Arial"/>
          <w:sz w:val="20"/>
          <w:szCs w:val="20"/>
        </w:rPr>
        <w:t>E-Mails: can be used to record interactions through the e-mail channel in SAP Hybris C4C.</w:t>
      </w:r>
    </w:p>
    <w:p w14:paraId="0DB0B6C4" w14:textId="77777777" w:rsidR="003E242F" w:rsidRDefault="003E242F" w:rsidP="001A4F5F">
      <w:pPr>
        <w:pStyle w:val="ListParagraph"/>
        <w:ind w:left="1440"/>
        <w:jc w:val="both"/>
        <w:rPr>
          <w:rFonts w:ascii="Calibri Light" w:hAnsi="Calibri Light" w:cs="Arial"/>
          <w:sz w:val="20"/>
          <w:szCs w:val="20"/>
        </w:rPr>
      </w:pPr>
      <w:r>
        <w:rPr>
          <w:rFonts w:ascii="Calibri Light" w:hAnsi="Calibri Light" w:cs="Arial"/>
          <w:sz w:val="20"/>
          <w:szCs w:val="20"/>
        </w:rPr>
        <w:t xml:space="preserve">Phone Calls: can be used to track and document phone calls with business partners in SAP Hybris C4C. </w:t>
      </w:r>
    </w:p>
    <w:p w14:paraId="4F603D1E" w14:textId="3E1AEF1D" w:rsidR="003E242F" w:rsidRDefault="003E242F" w:rsidP="001A4F5F">
      <w:pPr>
        <w:pStyle w:val="ListParagraph"/>
        <w:ind w:left="1440"/>
        <w:jc w:val="both"/>
        <w:rPr>
          <w:rFonts w:ascii="Calibri Light" w:hAnsi="Calibri Light" w:cs="Arial"/>
          <w:sz w:val="20"/>
          <w:szCs w:val="20"/>
        </w:rPr>
      </w:pPr>
      <w:r>
        <w:rPr>
          <w:rFonts w:ascii="Calibri Light" w:hAnsi="Calibri Light" w:cs="Arial"/>
          <w:sz w:val="20"/>
          <w:szCs w:val="20"/>
        </w:rPr>
        <w:t>Tasks: can be used to record information about anything an employee ne</w:t>
      </w:r>
      <w:r w:rsidR="00CC3B51">
        <w:rPr>
          <w:rFonts w:ascii="Calibri Light" w:hAnsi="Calibri Light" w:cs="Arial"/>
          <w:sz w:val="20"/>
          <w:szCs w:val="20"/>
        </w:rPr>
        <w:t xml:space="preserve">eds </w:t>
      </w:r>
      <w:r>
        <w:rPr>
          <w:rFonts w:ascii="Calibri Light" w:hAnsi="Calibri Light" w:cs="Arial"/>
          <w:sz w:val="20"/>
          <w:szCs w:val="20"/>
        </w:rPr>
        <w:t xml:space="preserve">to do by a certain date.  </w:t>
      </w:r>
    </w:p>
    <w:p w14:paraId="3A157F6A" w14:textId="77777777" w:rsidR="00B541F8" w:rsidRDefault="00B541F8" w:rsidP="001A4F5F">
      <w:pPr>
        <w:pStyle w:val="ListParagraph"/>
        <w:ind w:left="1440"/>
        <w:jc w:val="both"/>
        <w:rPr>
          <w:rFonts w:ascii="Calibri Light" w:hAnsi="Calibri Light" w:cs="Arial"/>
          <w:sz w:val="20"/>
          <w:szCs w:val="20"/>
        </w:rPr>
      </w:pPr>
    </w:p>
    <w:p w14:paraId="65C5E557" w14:textId="77777777" w:rsidR="00227084" w:rsidRPr="00EC0FEA" w:rsidRDefault="00B541F8" w:rsidP="00EC0FEA">
      <w:pPr>
        <w:pStyle w:val="ListParagraph"/>
        <w:ind w:left="1440"/>
        <w:jc w:val="both"/>
        <w:rPr>
          <w:rFonts w:ascii="Calibri Light" w:hAnsi="Calibri Light" w:cs="Arial"/>
          <w:sz w:val="20"/>
          <w:szCs w:val="20"/>
        </w:rPr>
      </w:pPr>
      <w:r w:rsidRPr="00A66FDC">
        <w:rPr>
          <w:rFonts w:ascii="Calibri Light" w:hAnsi="Calibri Light" w:cs="Arial"/>
          <w:b/>
          <w:sz w:val="20"/>
          <w:szCs w:val="20"/>
        </w:rPr>
        <w:t>Appointments</w:t>
      </w:r>
      <w:r w:rsidRPr="003C3510">
        <w:rPr>
          <w:rFonts w:ascii="Calibri Light" w:hAnsi="Calibri Light" w:cs="Arial"/>
          <w:sz w:val="20"/>
          <w:szCs w:val="20"/>
        </w:rPr>
        <w:t>: can be created in SAP Hybris C4C</w:t>
      </w:r>
      <w:r w:rsidR="00227084" w:rsidRPr="003C3510">
        <w:rPr>
          <w:rFonts w:ascii="Calibri Light" w:hAnsi="Calibri Light" w:cs="Arial"/>
          <w:sz w:val="20"/>
          <w:szCs w:val="20"/>
        </w:rPr>
        <w:t xml:space="preserve"> on an individual basis from the ‘Activities’</w:t>
      </w:r>
      <w:r w:rsidR="00E85339" w:rsidRPr="003C3510">
        <w:rPr>
          <w:rFonts w:ascii="Calibri Light" w:hAnsi="Calibri Light" w:cs="Arial"/>
          <w:sz w:val="20"/>
          <w:szCs w:val="20"/>
        </w:rPr>
        <w:t xml:space="preserve"> facet of an</w:t>
      </w:r>
      <w:r w:rsidR="00227084" w:rsidRPr="003C3510">
        <w:rPr>
          <w:rFonts w:ascii="Calibri Light" w:hAnsi="Calibri Light" w:cs="Arial"/>
          <w:sz w:val="20"/>
          <w:szCs w:val="20"/>
        </w:rPr>
        <w:t xml:space="preserve"> Account, Contact or Individual Customer record, </w:t>
      </w:r>
      <w:r w:rsidR="00E85339" w:rsidRPr="003C3510">
        <w:rPr>
          <w:rFonts w:ascii="Calibri Light" w:hAnsi="Calibri Light" w:cs="Arial"/>
          <w:sz w:val="20"/>
          <w:szCs w:val="20"/>
        </w:rPr>
        <w:t>‘Activities’ facet of a Lead or an Opportunity transa</w:t>
      </w:r>
      <w:r w:rsidR="004335E8">
        <w:rPr>
          <w:rFonts w:ascii="Calibri Light" w:hAnsi="Calibri Light" w:cs="Arial"/>
          <w:sz w:val="20"/>
          <w:szCs w:val="20"/>
        </w:rPr>
        <w:t>ction or</w:t>
      </w:r>
      <w:r w:rsidR="00E85339" w:rsidRPr="003C3510">
        <w:rPr>
          <w:rFonts w:ascii="Calibri Light" w:hAnsi="Calibri Light" w:cs="Arial"/>
          <w:sz w:val="20"/>
          <w:szCs w:val="20"/>
        </w:rPr>
        <w:t xml:space="preserve"> </w:t>
      </w:r>
      <w:r w:rsidR="003C3510" w:rsidRPr="003C3510">
        <w:rPr>
          <w:rFonts w:ascii="Calibri Light" w:hAnsi="Calibri Light" w:cs="Arial"/>
          <w:sz w:val="20"/>
          <w:szCs w:val="20"/>
        </w:rPr>
        <w:t>from the ‘Appointments’</w:t>
      </w:r>
      <w:r w:rsidR="00EC0FEA">
        <w:rPr>
          <w:rFonts w:ascii="Calibri Light" w:hAnsi="Calibri Light" w:cs="Arial"/>
          <w:sz w:val="20"/>
          <w:szCs w:val="20"/>
        </w:rPr>
        <w:t xml:space="preserve"> work center</w:t>
      </w:r>
      <w:r w:rsidR="00AD6AAB">
        <w:rPr>
          <w:rFonts w:ascii="Calibri Light" w:hAnsi="Calibri Light" w:cs="Arial"/>
          <w:sz w:val="20"/>
          <w:szCs w:val="20"/>
        </w:rPr>
        <w:t xml:space="preserve"> view</w:t>
      </w:r>
      <w:r w:rsidR="00EC0FEA">
        <w:rPr>
          <w:rFonts w:ascii="Calibri Light" w:hAnsi="Calibri Light" w:cs="Arial"/>
          <w:sz w:val="20"/>
          <w:szCs w:val="20"/>
        </w:rPr>
        <w:t>.</w:t>
      </w:r>
    </w:p>
    <w:p w14:paraId="73FC20A8" w14:textId="4BB8AE72" w:rsidR="000762A5" w:rsidRPr="002C1300" w:rsidRDefault="000762A5" w:rsidP="002C1300">
      <w:pPr>
        <w:pStyle w:val="Heading2Text"/>
        <w:ind w:left="1440"/>
        <w:rPr>
          <w:rFonts w:ascii="Calibri Light" w:hAnsi="Calibri Light" w:cs="Arial"/>
          <w:szCs w:val="20"/>
        </w:rPr>
      </w:pPr>
      <w:r w:rsidRPr="00184D26">
        <w:rPr>
          <w:rFonts w:ascii="Calibri Light" w:hAnsi="Calibri Light" w:cs="Arial"/>
          <w:szCs w:val="20"/>
        </w:rPr>
        <w:t xml:space="preserve">See </w:t>
      </w:r>
      <w:r w:rsidR="00A9601C">
        <w:rPr>
          <w:rFonts w:ascii="Calibri Light" w:hAnsi="Calibri Light" w:cs="Arial"/>
          <w:szCs w:val="20"/>
        </w:rPr>
        <w:t>S</w:t>
      </w:r>
      <w:r w:rsidR="00A9601C" w:rsidRPr="00184D26">
        <w:rPr>
          <w:rFonts w:ascii="Calibri Light" w:hAnsi="Calibri Light" w:cs="Arial"/>
          <w:szCs w:val="20"/>
        </w:rPr>
        <w:t xml:space="preserve">ection </w:t>
      </w:r>
      <w:r w:rsidRPr="00184D26">
        <w:rPr>
          <w:rFonts w:ascii="Calibri Light" w:hAnsi="Calibri Light" w:cs="Arial"/>
          <w:szCs w:val="20"/>
        </w:rPr>
        <w:t xml:space="preserve">2.8 for a complete list of fields that will be </w:t>
      </w:r>
      <w:r>
        <w:rPr>
          <w:rFonts w:ascii="Calibri Light" w:hAnsi="Calibri Light" w:cs="Arial"/>
          <w:szCs w:val="20"/>
        </w:rPr>
        <w:t xml:space="preserve">available </w:t>
      </w:r>
      <w:r w:rsidR="00160280">
        <w:rPr>
          <w:rFonts w:ascii="Calibri Light" w:hAnsi="Calibri Light" w:cs="Arial"/>
          <w:szCs w:val="20"/>
        </w:rPr>
        <w:t xml:space="preserve">in SAP Hybris C4C </w:t>
      </w:r>
      <w:r>
        <w:rPr>
          <w:rFonts w:ascii="Calibri Light" w:hAnsi="Calibri Light" w:cs="Arial"/>
          <w:szCs w:val="20"/>
        </w:rPr>
        <w:t>for</w:t>
      </w:r>
      <w:r w:rsidR="00160280">
        <w:rPr>
          <w:rFonts w:ascii="Calibri Light" w:hAnsi="Calibri Light" w:cs="Arial"/>
          <w:szCs w:val="20"/>
        </w:rPr>
        <w:t xml:space="preserve"> the creation and/</w:t>
      </w:r>
      <w:r w:rsidR="004729F4">
        <w:rPr>
          <w:rFonts w:ascii="Calibri Light" w:hAnsi="Calibri Light" w:cs="Arial"/>
          <w:szCs w:val="20"/>
        </w:rPr>
        <w:t xml:space="preserve"> </w:t>
      </w:r>
      <w:r w:rsidR="00160280">
        <w:rPr>
          <w:rFonts w:ascii="Calibri Light" w:hAnsi="Calibri Light" w:cs="Arial"/>
          <w:szCs w:val="20"/>
        </w:rPr>
        <w:t>or</w:t>
      </w:r>
      <w:r>
        <w:rPr>
          <w:rFonts w:ascii="Calibri Light" w:hAnsi="Calibri Light" w:cs="Arial"/>
          <w:szCs w:val="20"/>
        </w:rPr>
        <w:t xml:space="preserve"> maintenanc</w:t>
      </w:r>
      <w:r w:rsidR="00160280">
        <w:rPr>
          <w:rFonts w:ascii="Calibri Light" w:hAnsi="Calibri Light" w:cs="Arial"/>
          <w:szCs w:val="20"/>
        </w:rPr>
        <w:t>e for an Appointment</w:t>
      </w:r>
      <w:r w:rsidRPr="00184D26">
        <w:rPr>
          <w:rFonts w:ascii="Calibri Light" w:hAnsi="Calibri Light" w:cs="Arial"/>
          <w:szCs w:val="20"/>
        </w:rPr>
        <w:t xml:space="preserve">.  </w:t>
      </w:r>
    </w:p>
    <w:p w14:paraId="2A7DB602" w14:textId="77777777" w:rsidR="00B541F8" w:rsidRPr="00A66FDC" w:rsidRDefault="00B541F8" w:rsidP="00A27E35">
      <w:pPr>
        <w:ind w:left="1440"/>
        <w:jc w:val="both"/>
        <w:rPr>
          <w:rFonts w:ascii="Calibri Light" w:hAnsi="Calibri Light" w:cs="Arial"/>
          <w:color w:val="C0504D" w:themeColor="accent2"/>
          <w:sz w:val="20"/>
          <w:szCs w:val="20"/>
        </w:rPr>
      </w:pPr>
    </w:p>
    <w:p w14:paraId="33BC30A3" w14:textId="77777777" w:rsidR="005313A4" w:rsidRPr="000825A3" w:rsidRDefault="008659CE" w:rsidP="000825A3">
      <w:pPr>
        <w:pStyle w:val="ListParagraph"/>
        <w:ind w:left="1440"/>
        <w:jc w:val="both"/>
        <w:rPr>
          <w:rFonts w:ascii="Calibri Light" w:hAnsi="Calibri Light" w:cs="Arial"/>
          <w:sz w:val="20"/>
          <w:szCs w:val="20"/>
        </w:rPr>
      </w:pPr>
      <w:r>
        <w:rPr>
          <w:rFonts w:ascii="Calibri Light" w:hAnsi="Calibri Light" w:cs="Arial"/>
          <w:b/>
          <w:sz w:val="20"/>
          <w:szCs w:val="20"/>
        </w:rPr>
        <w:t>E-Mails</w:t>
      </w:r>
      <w:r w:rsidRPr="003C3510">
        <w:rPr>
          <w:rFonts w:ascii="Calibri Light" w:hAnsi="Calibri Light" w:cs="Arial"/>
          <w:sz w:val="20"/>
          <w:szCs w:val="20"/>
        </w:rPr>
        <w:t>: can be created in SAP Hybris C4C on</w:t>
      </w:r>
      <w:r w:rsidR="00AE7E11">
        <w:rPr>
          <w:rFonts w:ascii="Calibri Light" w:hAnsi="Calibri Light" w:cs="Arial"/>
          <w:sz w:val="20"/>
          <w:szCs w:val="20"/>
        </w:rPr>
        <w:t xml:space="preserve"> </w:t>
      </w:r>
      <w:r w:rsidR="00AE7E11" w:rsidRPr="003C3510">
        <w:rPr>
          <w:rFonts w:ascii="Calibri Light" w:hAnsi="Calibri Light" w:cs="Arial"/>
          <w:sz w:val="20"/>
          <w:szCs w:val="20"/>
        </w:rPr>
        <w:t>an individual basis from the ‘Activities’ facet of an Account</w:t>
      </w:r>
      <w:r w:rsidR="00AE7E11" w:rsidRPr="000B24F2">
        <w:rPr>
          <w:rFonts w:ascii="Calibri Light" w:hAnsi="Calibri Light" w:cs="Arial"/>
          <w:sz w:val="20"/>
          <w:szCs w:val="20"/>
        </w:rPr>
        <w:t>, Contact or Individual Customer record</w:t>
      </w:r>
      <w:r w:rsidR="009D27B3">
        <w:rPr>
          <w:rFonts w:ascii="Calibri Light" w:hAnsi="Calibri Light" w:cs="Arial"/>
          <w:sz w:val="20"/>
          <w:szCs w:val="20"/>
        </w:rPr>
        <w:t xml:space="preserve"> or from the</w:t>
      </w:r>
      <w:r w:rsidR="00AE7E11" w:rsidRPr="00AE7E11">
        <w:rPr>
          <w:rFonts w:ascii="Calibri Light" w:hAnsi="Calibri Light" w:cs="Arial"/>
          <w:color w:val="FF0000"/>
          <w:sz w:val="20"/>
          <w:szCs w:val="20"/>
        </w:rPr>
        <w:t xml:space="preserve"> </w:t>
      </w:r>
      <w:r w:rsidR="00AE7E11" w:rsidRPr="00C52F94">
        <w:rPr>
          <w:rFonts w:ascii="Calibri Light" w:hAnsi="Calibri Light" w:cs="Arial"/>
          <w:sz w:val="20"/>
          <w:szCs w:val="20"/>
        </w:rPr>
        <w:t>‘Activities’ facet of a Le</w:t>
      </w:r>
      <w:r w:rsidR="009D27B3">
        <w:rPr>
          <w:rFonts w:ascii="Calibri Light" w:hAnsi="Calibri Light" w:cs="Arial"/>
          <w:sz w:val="20"/>
          <w:szCs w:val="20"/>
        </w:rPr>
        <w:t>ad or an Opportunity transaction.</w:t>
      </w:r>
    </w:p>
    <w:p w14:paraId="55A2A2BF" w14:textId="77777777" w:rsidR="000920F2" w:rsidRDefault="000920F2" w:rsidP="00D802A3">
      <w:pPr>
        <w:pStyle w:val="ListParagraph"/>
        <w:ind w:left="1440"/>
        <w:jc w:val="both"/>
        <w:rPr>
          <w:rFonts w:ascii="Calibri Light" w:hAnsi="Calibri Light" w:cs="Arial"/>
          <w:sz w:val="20"/>
          <w:szCs w:val="20"/>
        </w:rPr>
      </w:pPr>
    </w:p>
    <w:p w14:paraId="5B4A68CE" w14:textId="77777777" w:rsidR="00D802A3" w:rsidRPr="000762A5" w:rsidRDefault="00F760C4" w:rsidP="00D802A3">
      <w:pPr>
        <w:pStyle w:val="ListParagraph"/>
        <w:ind w:left="1440"/>
        <w:jc w:val="both"/>
        <w:rPr>
          <w:rFonts w:ascii="Calibri Light" w:hAnsi="Calibri Light" w:cs="Arial"/>
          <w:sz w:val="20"/>
          <w:szCs w:val="20"/>
        </w:rPr>
      </w:pPr>
      <w:r>
        <w:rPr>
          <w:rFonts w:ascii="Calibri Light" w:hAnsi="Calibri Light" w:cs="Arial"/>
          <w:sz w:val="20"/>
          <w:szCs w:val="20"/>
        </w:rPr>
        <w:t>E-Mails</w:t>
      </w:r>
      <w:r w:rsidR="00D802A3" w:rsidRPr="009958A3">
        <w:rPr>
          <w:rFonts w:ascii="Calibri Light" w:hAnsi="Calibri Light" w:cs="Arial"/>
          <w:sz w:val="20"/>
          <w:szCs w:val="20"/>
        </w:rPr>
        <w:t xml:space="preserve"> </w:t>
      </w:r>
      <w:r w:rsidR="000920F2">
        <w:rPr>
          <w:rFonts w:ascii="Calibri Light" w:hAnsi="Calibri Light" w:cs="Arial"/>
          <w:sz w:val="20"/>
          <w:szCs w:val="20"/>
        </w:rPr>
        <w:t xml:space="preserve">sent/ received from/ in </w:t>
      </w:r>
      <w:r w:rsidR="00D802A3" w:rsidRPr="009958A3">
        <w:rPr>
          <w:rFonts w:ascii="Calibri Light" w:hAnsi="Calibri Light" w:cs="Arial"/>
          <w:sz w:val="20"/>
          <w:szCs w:val="20"/>
        </w:rPr>
        <w:t xml:space="preserve">Microsoft Outlook </w:t>
      </w:r>
      <w:r w:rsidR="000920F2">
        <w:rPr>
          <w:rFonts w:ascii="Calibri Light" w:hAnsi="Calibri Light" w:cs="Arial"/>
          <w:sz w:val="20"/>
          <w:szCs w:val="20"/>
        </w:rPr>
        <w:t>can be</w:t>
      </w:r>
      <w:r w:rsidR="00D802A3" w:rsidRPr="009958A3">
        <w:rPr>
          <w:rFonts w:ascii="Calibri Light" w:hAnsi="Calibri Light" w:cs="Arial"/>
          <w:sz w:val="20"/>
          <w:szCs w:val="20"/>
        </w:rPr>
        <w:t xml:space="preserve"> synchronized with SAP Hybris C4C. If these </w:t>
      </w:r>
      <w:r>
        <w:rPr>
          <w:rFonts w:ascii="Calibri Light" w:hAnsi="Calibri Light" w:cs="Arial"/>
          <w:sz w:val="20"/>
          <w:szCs w:val="20"/>
        </w:rPr>
        <w:t>e-mails</w:t>
      </w:r>
      <w:r w:rsidR="00D802A3" w:rsidRPr="009958A3">
        <w:rPr>
          <w:rFonts w:ascii="Calibri Light" w:hAnsi="Calibri Light" w:cs="Arial"/>
          <w:sz w:val="20"/>
          <w:szCs w:val="20"/>
        </w:rPr>
        <w:t xml:space="preserve"> are linked to a specific account or lead or opportunity in MS Outlook</w:t>
      </w:r>
      <w:r w:rsidR="00D802A3">
        <w:rPr>
          <w:rFonts w:ascii="Calibri Light" w:hAnsi="Calibri Light" w:cs="Arial"/>
          <w:sz w:val="20"/>
          <w:szCs w:val="20"/>
        </w:rPr>
        <w:t>, this association will</w:t>
      </w:r>
      <w:r w:rsidR="00D802A3" w:rsidRPr="009958A3">
        <w:rPr>
          <w:rFonts w:ascii="Calibri Light" w:hAnsi="Calibri Light" w:cs="Arial"/>
          <w:sz w:val="20"/>
          <w:szCs w:val="20"/>
        </w:rPr>
        <w:t xml:space="preserve"> also </w:t>
      </w:r>
      <w:r w:rsidR="00D802A3">
        <w:rPr>
          <w:rFonts w:ascii="Calibri Light" w:hAnsi="Calibri Light" w:cs="Arial"/>
          <w:sz w:val="20"/>
          <w:szCs w:val="20"/>
        </w:rPr>
        <w:t xml:space="preserve">be </w:t>
      </w:r>
      <w:r w:rsidR="00D802A3" w:rsidRPr="009958A3">
        <w:rPr>
          <w:rFonts w:ascii="Calibri Light" w:hAnsi="Calibri Light" w:cs="Arial"/>
          <w:sz w:val="20"/>
          <w:szCs w:val="20"/>
        </w:rPr>
        <w:t>synchronized with SAP Hybris C4C.</w:t>
      </w:r>
    </w:p>
    <w:p w14:paraId="50A3847F" w14:textId="77777777" w:rsidR="00B07AE8" w:rsidRPr="0088241A" w:rsidRDefault="00D802A3" w:rsidP="0088241A">
      <w:pPr>
        <w:pStyle w:val="Heading2Text"/>
        <w:ind w:left="1440"/>
        <w:rPr>
          <w:rFonts w:ascii="Calibri Light" w:hAnsi="Calibri Light" w:cs="Arial"/>
          <w:szCs w:val="20"/>
        </w:rPr>
      </w:pPr>
      <w:r w:rsidRPr="00184D26">
        <w:rPr>
          <w:rFonts w:ascii="Calibri Light" w:hAnsi="Calibri Light" w:cs="Arial"/>
          <w:szCs w:val="20"/>
        </w:rPr>
        <w:t xml:space="preserve">See section 2.8 for a complete list of fields that will be </w:t>
      </w:r>
      <w:r>
        <w:rPr>
          <w:rFonts w:ascii="Calibri Light" w:hAnsi="Calibri Light" w:cs="Arial"/>
          <w:szCs w:val="20"/>
        </w:rPr>
        <w:t>available</w:t>
      </w:r>
      <w:r w:rsidR="00F760C4">
        <w:rPr>
          <w:rFonts w:ascii="Calibri Light" w:hAnsi="Calibri Light" w:cs="Arial"/>
          <w:szCs w:val="20"/>
        </w:rPr>
        <w:t xml:space="preserve"> in SAP Hybris C4C</w:t>
      </w:r>
      <w:r>
        <w:rPr>
          <w:rFonts w:ascii="Calibri Light" w:hAnsi="Calibri Light" w:cs="Arial"/>
          <w:szCs w:val="20"/>
        </w:rPr>
        <w:t xml:space="preserve"> for </w:t>
      </w:r>
      <w:r w:rsidR="00F760C4">
        <w:rPr>
          <w:rFonts w:ascii="Calibri Light" w:hAnsi="Calibri Light" w:cs="Arial"/>
          <w:szCs w:val="20"/>
        </w:rPr>
        <w:t>the creation for an E-Mail</w:t>
      </w:r>
      <w:r w:rsidRPr="00184D26">
        <w:rPr>
          <w:rFonts w:ascii="Calibri Light" w:hAnsi="Calibri Light" w:cs="Arial"/>
          <w:szCs w:val="20"/>
        </w:rPr>
        <w:t xml:space="preserve">.  </w:t>
      </w:r>
    </w:p>
    <w:p w14:paraId="2C1ED7ED" w14:textId="77777777" w:rsidR="00B541F8" w:rsidRPr="008B1B02" w:rsidRDefault="00B541F8" w:rsidP="001A4F5F">
      <w:pPr>
        <w:pStyle w:val="ListParagraph"/>
        <w:ind w:left="1440"/>
        <w:jc w:val="both"/>
        <w:rPr>
          <w:rFonts w:ascii="Calibri Light" w:hAnsi="Calibri Light" w:cs="Arial"/>
          <w:color w:val="C0504D" w:themeColor="accent2"/>
          <w:sz w:val="20"/>
          <w:szCs w:val="20"/>
        </w:rPr>
      </w:pPr>
    </w:p>
    <w:p w14:paraId="364E6621" w14:textId="77777777" w:rsidR="00505535" w:rsidRPr="00C52F94" w:rsidRDefault="00B541F8" w:rsidP="00505535">
      <w:pPr>
        <w:pStyle w:val="ListParagraph"/>
        <w:ind w:left="1440"/>
        <w:jc w:val="both"/>
        <w:rPr>
          <w:rFonts w:ascii="Calibri Light" w:hAnsi="Calibri Light" w:cs="Arial"/>
          <w:sz w:val="20"/>
          <w:szCs w:val="20"/>
        </w:rPr>
      </w:pPr>
      <w:r w:rsidRPr="00505535">
        <w:rPr>
          <w:rFonts w:ascii="Calibri Light" w:hAnsi="Calibri Light" w:cs="Arial"/>
          <w:b/>
          <w:sz w:val="20"/>
          <w:szCs w:val="20"/>
        </w:rPr>
        <w:t>Phone Calls</w:t>
      </w:r>
      <w:r w:rsidRPr="00505535">
        <w:rPr>
          <w:rFonts w:ascii="Calibri Light" w:hAnsi="Calibri Light" w:cs="Arial"/>
          <w:sz w:val="20"/>
          <w:szCs w:val="20"/>
        </w:rPr>
        <w:t xml:space="preserve">: can be </w:t>
      </w:r>
      <w:r w:rsidR="005E26E2" w:rsidRPr="00505535">
        <w:rPr>
          <w:rFonts w:ascii="Calibri Light" w:hAnsi="Calibri Light" w:cs="Arial"/>
          <w:sz w:val="20"/>
          <w:szCs w:val="20"/>
        </w:rPr>
        <w:t xml:space="preserve">captured in SAP </w:t>
      </w:r>
      <w:r w:rsidR="0069220F" w:rsidRPr="00505535">
        <w:rPr>
          <w:rFonts w:ascii="Calibri Light" w:hAnsi="Calibri Light" w:cs="Arial"/>
          <w:sz w:val="20"/>
          <w:szCs w:val="20"/>
        </w:rPr>
        <w:t>Hybris C4C on an individual basis from the ‘Activities’ facet of an Account, Contact o</w:t>
      </w:r>
      <w:r w:rsidR="00505535" w:rsidRPr="00505535">
        <w:rPr>
          <w:rFonts w:ascii="Calibri Light" w:hAnsi="Calibri Light" w:cs="Arial"/>
          <w:sz w:val="20"/>
          <w:szCs w:val="20"/>
        </w:rPr>
        <w:t xml:space="preserve">r Individual Customer record, </w:t>
      </w:r>
      <w:r w:rsidR="00505535" w:rsidRPr="00C52F94">
        <w:rPr>
          <w:rFonts w:ascii="Calibri Light" w:hAnsi="Calibri Light" w:cs="Arial"/>
          <w:sz w:val="20"/>
          <w:szCs w:val="20"/>
        </w:rPr>
        <w:t xml:space="preserve">‘Activities’ facet of a Lead or an Opportunity transaction </w:t>
      </w:r>
      <w:r w:rsidR="00380DEA">
        <w:rPr>
          <w:rFonts w:ascii="Calibri Light" w:hAnsi="Calibri Light" w:cs="Arial"/>
          <w:sz w:val="20"/>
          <w:szCs w:val="20"/>
        </w:rPr>
        <w:t>or fro</w:t>
      </w:r>
      <w:r w:rsidR="009511A9">
        <w:rPr>
          <w:rFonts w:ascii="Calibri Light" w:hAnsi="Calibri Light" w:cs="Arial"/>
          <w:sz w:val="20"/>
          <w:szCs w:val="20"/>
        </w:rPr>
        <w:t>m the ‘Phone Calls’ work center</w:t>
      </w:r>
      <w:r w:rsidR="00AD6AAB">
        <w:rPr>
          <w:rFonts w:ascii="Calibri Light" w:hAnsi="Calibri Light" w:cs="Arial"/>
          <w:sz w:val="20"/>
          <w:szCs w:val="20"/>
        </w:rPr>
        <w:t xml:space="preserve"> view</w:t>
      </w:r>
      <w:r w:rsidR="009511A9">
        <w:rPr>
          <w:rFonts w:ascii="Calibri Light" w:hAnsi="Calibri Light" w:cs="Arial"/>
          <w:sz w:val="20"/>
          <w:szCs w:val="20"/>
        </w:rPr>
        <w:t>.</w:t>
      </w:r>
    </w:p>
    <w:p w14:paraId="78B0E151" w14:textId="070937B0" w:rsidR="00F86AF4" w:rsidRPr="002C1300" w:rsidRDefault="00F86AF4" w:rsidP="00F86AF4">
      <w:pPr>
        <w:pStyle w:val="Heading2Text"/>
        <w:ind w:left="1440"/>
        <w:rPr>
          <w:rFonts w:ascii="Calibri Light" w:hAnsi="Calibri Light" w:cs="Arial"/>
          <w:szCs w:val="20"/>
        </w:rPr>
      </w:pPr>
      <w:r w:rsidRPr="00184D26">
        <w:rPr>
          <w:rFonts w:ascii="Calibri Light" w:hAnsi="Calibri Light" w:cs="Arial"/>
          <w:szCs w:val="20"/>
        </w:rPr>
        <w:t xml:space="preserve">See </w:t>
      </w:r>
      <w:r w:rsidR="00A9601C">
        <w:rPr>
          <w:rFonts w:ascii="Calibri Light" w:hAnsi="Calibri Light" w:cs="Arial"/>
          <w:szCs w:val="20"/>
        </w:rPr>
        <w:t>S</w:t>
      </w:r>
      <w:r w:rsidR="00A9601C" w:rsidRPr="00184D26">
        <w:rPr>
          <w:rFonts w:ascii="Calibri Light" w:hAnsi="Calibri Light" w:cs="Arial"/>
          <w:szCs w:val="20"/>
        </w:rPr>
        <w:t xml:space="preserve">ection </w:t>
      </w:r>
      <w:r w:rsidRPr="00184D26">
        <w:rPr>
          <w:rFonts w:ascii="Calibri Light" w:hAnsi="Calibri Light" w:cs="Arial"/>
          <w:szCs w:val="20"/>
        </w:rPr>
        <w:t xml:space="preserve">2.8 for a complete list of fields that will be </w:t>
      </w:r>
      <w:r>
        <w:rPr>
          <w:rFonts w:ascii="Calibri Light" w:hAnsi="Calibri Light" w:cs="Arial"/>
          <w:szCs w:val="20"/>
        </w:rPr>
        <w:t>available in SAP Hybris C4C for the creation and/</w:t>
      </w:r>
      <w:r w:rsidR="004729F4">
        <w:rPr>
          <w:rFonts w:ascii="Calibri Light" w:hAnsi="Calibri Light" w:cs="Arial"/>
          <w:szCs w:val="20"/>
        </w:rPr>
        <w:t xml:space="preserve"> </w:t>
      </w:r>
      <w:r>
        <w:rPr>
          <w:rFonts w:ascii="Calibri Light" w:hAnsi="Calibri Light" w:cs="Arial"/>
          <w:szCs w:val="20"/>
        </w:rPr>
        <w:t>or maintenance for a Phone Call</w:t>
      </w:r>
      <w:r w:rsidRPr="00184D26">
        <w:rPr>
          <w:rFonts w:ascii="Calibri Light" w:hAnsi="Calibri Light" w:cs="Arial"/>
          <w:szCs w:val="20"/>
        </w:rPr>
        <w:t xml:space="preserve">.  </w:t>
      </w:r>
    </w:p>
    <w:p w14:paraId="34C0DEC2" w14:textId="77777777" w:rsidR="00F86AF4" w:rsidRDefault="00F86AF4" w:rsidP="001A4F5F">
      <w:pPr>
        <w:pStyle w:val="ListParagraph"/>
        <w:ind w:left="1440"/>
        <w:jc w:val="both"/>
        <w:rPr>
          <w:rFonts w:ascii="Calibri Light" w:hAnsi="Calibri Light" w:cs="Arial"/>
          <w:b/>
          <w:color w:val="C0504D" w:themeColor="accent2"/>
          <w:sz w:val="20"/>
          <w:szCs w:val="20"/>
        </w:rPr>
      </w:pPr>
    </w:p>
    <w:p w14:paraId="662E758B" w14:textId="77777777" w:rsidR="00ED28A9" w:rsidRPr="00C52F94" w:rsidRDefault="00B541F8" w:rsidP="00ED28A9">
      <w:pPr>
        <w:pStyle w:val="ListParagraph"/>
        <w:ind w:left="1440"/>
        <w:jc w:val="both"/>
        <w:rPr>
          <w:rFonts w:ascii="Calibri Light" w:hAnsi="Calibri Light" w:cs="Arial"/>
          <w:sz w:val="20"/>
          <w:szCs w:val="20"/>
        </w:rPr>
      </w:pPr>
      <w:r w:rsidRPr="007016E2">
        <w:rPr>
          <w:rFonts w:ascii="Calibri Light" w:hAnsi="Calibri Light" w:cs="Arial"/>
          <w:b/>
          <w:sz w:val="20"/>
          <w:szCs w:val="20"/>
        </w:rPr>
        <w:t>Tasks</w:t>
      </w:r>
      <w:r w:rsidR="005B1559" w:rsidRPr="007016E2">
        <w:rPr>
          <w:rFonts w:ascii="Calibri Light" w:hAnsi="Calibri Light" w:cs="Arial"/>
          <w:sz w:val="20"/>
          <w:szCs w:val="20"/>
        </w:rPr>
        <w:t xml:space="preserve">: can be created in SAP Hybris C4C on an individual basis from the ‘Activities’ facet of an Account, Contact or Individual Customer record, ‘Activities’ facet of a Lead or an Opportunity transaction </w:t>
      </w:r>
      <w:r w:rsidR="00B37BDA">
        <w:rPr>
          <w:rFonts w:ascii="Calibri Light" w:hAnsi="Calibri Light" w:cs="Arial"/>
          <w:sz w:val="20"/>
          <w:szCs w:val="20"/>
        </w:rPr>
        <w:t>or from the ‘Tasks’ work center</w:t>
      </w:r>
      <w:r w:rsidR="00AD6AAB">
        <w:rPr>
          <w:rFonts w:ascii="Calibri Light" w:hAnsi="Calibri Light" w:cs="Arial"/>
          <w:sz w:val="20"/>
          <w:szCs w:val="20"/>
        </w:rPr>
        <w:t xml:space="preserve"> view</w:t>
      </w:r>
      <w:r w:rsidR="00B37BDA">
        <w:rPr>
          <w:rFonts w:ascii="Calibri Light" w:hAnsi="Calibri Light" w:cs="Arial"/>
          <w:sz w:val="20"/>
          <w:szCs w:val="20"/>
        </w:rPr>
        <w:t>.</w:t>
      </w:r>
      <w:r w:rsidR="00F927D3" w:rsidRPr="00F927D3">
        <w:rPr>
          <w:rFonts w:ascii="Calibri Light" w:hAnsi="Calibri Light"/>
          <w:color w:val="C0504D" w:themeColor="accent2"/>
          <w:sz w:val="20"/>
          <w:szCs w:val="20"/>
        </w:rPr>
        <w:tab/>
      </w:r>
    </w:p>
    <w:p w14:paraId="1F6030C3" w14:textId="07AA207A" w:rsidR="00ED28A9" w:rsidRPr="002C1300" w:rsidRDefault="00ED28A9" w:rsidP="00ED28A9">
      <w:pPr>
        <w:pStyle w:val="Heading2Text"/>
        <w:ind w:left="1440"/>
        <w:rPr>
          <w:rFonts w:ascii="Calibri Light" w:hAnsi="Calibri Light" w:cs="Arial"/>
          <w:szCs w:val="20"/>
        </w:rPr>
      </w:pPr>
      <w:r w:rsidRPr="00184D26">
        <w:rPr>
          <w:rFonts w:ascii="Calibri Light" w:hAnsi="Calibri Light" w:cs="Arial"/>
          <w:szCs w:val="20"/>
        </w:rPr>
        <w:t xml:space="preserve">See </w:t>
      </w:r>
      <w:r w:rsidR="00A9601C">
        <w:rPr>
          <w:rFonts w:ascii="Calibri Light" w:hAnsi="Calibri Light" w:cs="Arial"/>
          <w:szCs w:val="20"/>
        </w:rPr>
        <w:t>S</w:t>
      </w:r>
      <w:r w:rsidR="00A9601C" w:rsidRPr="00184D26">
        <w:rPr>
          <w:rFonts w:ascii="Calibri Light" w:hAnsi="Calibri Light" w:cs="Arial"/>
          <w:szCs w:val="20"/>
        </w:rPr>
        <w:t xml:space="preserve">ection </w:t>
      </w:r>
      <w:r w:rsidRPr="00184D26">
        <w:rPr>
          <w:rFonts w:ascii="Calibri Light" w:hAnsi="Calibri Light" w:cs="Arial"/>
          <w:szCs w:val="20"/>
        </w:rPr>
        <w:t xml:space="preserve">2.8 for a complete list of fields that will be </w:t>
      </w:r>
      <w:r>
        <w:rPr>
          <w:rFonts w:ascii="Calibri Light" w:hAnsi="Calibri Light" w:cs="Arial"/>
          <w:szCs w:val="20"/>
        </w:rPr>
        <w:t>available in SAP Hybris C4C for the creation and/ or maintenance for a Task</w:t>
      </w:r>
      <w:r w:rsidRPr="00184D26">
        <w:rPr>
          <w:rFonts w:ascii="Calibri Light" w:hAnsi="Calibri Light" w:cs="Arial"/>
          <w:szCs w:val="20"/>
        </w:rPr>
        <w:t xml:space="preserve">.  </w:t>
      </w:r>
    </w:p>
    <w:p w14:paraId="483B6575" w14:textId="77777777" w:rsidR="00E911B5" w:rsidRDefault="00E911B5" w:rsidP="00C04ABE">
      <w:pPr>
        <w:pStyle w:val="ListParagraph"/>
        <w:ind w:left="1440"/>
        <w:jc w:val="both"/>
        <w:rPr>
          <w:rFonts w:ascii="Calibri Light" w:hAnsi="Calibri Light"/>
          <w:sz w:val="20"/>
          <w:szCs w:val="20"/>
        </w:rPr>
      </w:pPr>
    </w:p>
    <w:p w14:paraId="29B01152" w14:textId="673ABF24" w:rsidR="00ED28A9" w:rsidRPr="00C04ABE" w:rsidRDefault="00E911B5" w:rsidP="00C04ABE">
      <w:pPr>
        <w:pStyle w:val="ListParagraph"/>
        <w:ind w:left="1440"/>
        <w:jc w:val="both"/>
        <w:rPr>
          <w:rFonts w:ascii="Calibri Light" w:hAnsi="Calibri Light"/>
          <w:sz w:val="20"/>
          <w:szCs w:val="20"/>
        </w:rPr>
      </w:pPr>
      <w:r>
        <w:rPr>
          <w:rFonts w:ascii="Calibri Light" w:hAnsi="Calibri Light"/>
          <w:sz w:val="20"/>
          <w:szCs w:val="20"/>
        </w:rPr>
        <w:t>Sales p</w:t>
      </w:r>
      <w:r w:rsidR="00C04ABE" w:rsidRPr="00C04ABE">
        <w:rPr>
          <w:rFonts w:ascii="Calibri Light" w:hAnsi="Calibri Light"/>
          <w:sz w:val="20"/>
          <w:szCs w:val="20"/>
        </w:rPr>
        <w:t>ersonnel</w:t>
      </w:r>
      <w:r>
        <w:rPr>
          <w:rFonts w:ascii="Calibri Light" w:hAnsi="Calibri Light"/>
          <w:sz w:val="20"/>
          <w:szCs w:val="20"/>
        </w:rPr>
        <w:t xml:space="preserve"> in the BCD</w:t>
      </w:r>
      <w:r w:rsidR="00C04ABE" w:rsidRPr="00C04ABE">
        <w:rPr>
          <w:rFonts w:ascii="Calibri Light" w:hAnsi="Calibri Light"/>
          <w:sz w:val="20"/>
          <w:szCs w:val="20"/>
        </w:rPr>
        <w:t xml:space="preserve"> (i.e.: Account Managers, Account Coordinators, </w:t>
      </w:r>
      <w:r w:rsidR="00782EA4">
        <w:rPr>
          <w:rFonts w:ascii="Calibri Light" w:hAnsi="Calibri Light"/>
          <w:sz w:val="20"/>
          <w:szCs w:val="20"/>
        </w:rPr>
        <w:t>Economic Development</w:t>
      </w:r>
      <w:r w:rsidR="000F4FCF">
        <w:rPr>
          <w:rFonts w:ascii="Calibri Light" w:hAnsi="Calibri Light"/>
          <w:sz w:val="20"/>
          <w:szCs w:val="20"/>
        </w:rPr>
        <w:t xml:space="preserve"> Consultants, </w:t>
      </w:r>
      <w:r w:rsidR="00C04ABE" w:rsidRPr="00C04ABE">
        <w:rPr>
          <w:rFonts w:ascii="Calibri Light" w:hAnsi="Calibri Light"/>
          <w:sz w:val="20"/>
          <w:szCs w:val="20"/>
        </w:rPr>
        <w:t xml:space="preserve">etc.) </w:t>
      </w:r>
      <w:r>
        <w:rPr>
          <w:rFonts w:ascii="Calibri Light" w:hAnsi="Calibri Light"/>
          <w:sz w:val="20"/>
          <w:szCs w:val="20"/>
        </w:rPr>
        <w:t xml:space="preserve">may reach out to various </w:t>
      </w:r>
      <w:r w:rsidR="00C04ABE" w:rsidRPr="00C04ABE">
        <w:rPr>
          <w:rFonts w:ascii="Calibri Light" w:hAnsi="Calibri Light"/>
          <w:sz w:val="20"/>
          <w:szCs w:val="20"/>
        </w:rPr>
        <w:t xml:space="preserve">COE’s (Center of Expertise) </w:t>
      </w:r>
      <w:r>
        <w:rPr>
          <w:rFonts w:ascii="Calibri Light" w:hAnsi="Calibri Light"/>
          <w:sz w:val="20"/>
          <w:szCs w:val="20"/>
        </w:rPr>
        <w:t>within SCE for assistance with sales or service activities by creating a Service Ticket. The following is a list of COE’s that support the BCD</w:t>
      </w:r>
      <w:r w:rsidR="00C04ABE" w:rsidRPr="00C04ABE">
        <w:rPr>
          <w:rFonts w:ascii="Calibri Light" w:hAnsi="Calibri Light"/>
          <w:sz w:val="20"/>
          <w:szCs w:val="20"/>
        </w:rPr>
        <w:t>:</w:t>
      </w:r>
    </w:p>
    <w:p w14:paraId="62954C21" w14:textId="77777777" w:rsidR="00ED28A9" w:rsidRPr="00C04ABE" w:rsidRDefault="00ED28A9" w:rsidP="00ED28A9">
      <w:pPr>
        <w:ind w:left="1440"/>
        <w:rPr>
          <w:rFonts w:ascii="Calibri Light" w:hAnsi="Calibri Light"/>
          <w:sz w:val="20"/>
          <w:szCs w:val="20"/>
        </w:rPr>
      </w:pPr>
      <w:r w:rsidRPr="00C04ABE">
        <w:rPr>
          <w:rFonts w:ascii="Calibri Light" w:hAnsi="Calibri Light"/>
          <w:sz w:val="20"/>
          <w:szCs w:val="20"/>
        </w:rPr>
        <w:tab/>
        <w:t>COE – BCD CRM</w:t>
      </w:r>
    </w:p>
    <w:p w14:paraId="149689EC" w14:textId="77777777" w:rsidR="00ED28A9" w:rsidRPr="00C04ABE" w:rsidRDefault="00ED28A9" w:rsidP="00ED28A9">
      <w:pPr>
        <w:ind w:left="1440"/>
        <w:rPr>
          <w:rFonts w:ascii="Calibri Light" w:hAnsi="Calibri Light"/>
          <w:sz w:val="20"/>
          <w:szCs w:val="20"/>
        </w:rPr>
      </w:pPr>
      <w:r w:rsidRPr="00C04ABE">
        <w:rPr>
          <w:rFonts w:ascii="Calibri Light" w:hAnsi="Calibri Light"/>
          <w:sz w:val="20"/>
          <w:szCs w:val="20"/>
        </w:rPr>
        <w:tab/>
        <w:t>COE – Campaign</w:t>
      </w:r>
    </w:p>
    <w:p w14:paraId="6E35E6D7" w14:textId="77777777" w:rsidR="00ED28A9" w:rsidRPr="00C04ABE" w:rsidRDefault="00ED28A9" w:rsidP="00ED28A9">
      <w:pPr>
        <w:ind w:left="1440"/>
        <w:rPr>
          <w:rFonts w:ascii="Calibri Light" w:hAnsi="Calibri Light"/>
          <w:sz w:val="20"/>
          <w:szCs w:val="20"/>
        </w:rPr>
      </w:pPr>
      <w:r w:rsidRPr="00C04ABE">
        <w:rPr>
          <w:rFonts w:ascii="Calibri Light" w:hAnsi="Calibri Light"/>
          <w:sz w:val="20"/>
          <w:szCs w:val="20"/>
        </w:rPr>
        <w:tab/>
        <w:t>COE –</w:t>
      </w:r>
      <w:r w:rsidR="00841414">
        <w:rPr>
          <w:rFonts w:ascii="Calibri Light" w:hAnsi="Calibri Light"/>
          <w:sz w:val="20"/>
          <w:szCs w:val="20"/>
        </w:rPr>
        <w:t xml:space="preserve"> </w:t>
      </w:r>
      <w:r w:rsidR="00E911B5">
        <w:rPr>
          <w:rFonts w:ascii="Calibri Light" w:hAnsi="Calibri Light"/>
          <w:sz w:val="20"/>
          <w:szCs w:val="20"/>
        </w:rPr>
        <w:t>Customer Care</w:t>
      </w:r>
    </w:p>
    <w:p w14:paraId="24E5CA95" w14:textId="77777777" w:rsidR="00ED28A9" w:rsidRPr="00C04ABE" w:rsidRDefault="00ED28A9" w:rsidP="00ED28A9">
      <w:pPr>
        <w:ind w:left="1440"/>
        <w:rPr>
          <w:rFonts w:ascii="Calibri Light" w:hAnsi="Calibri Light"/>
          <w:sz w:val="20"/>
          <w:szCs w:val="20"/>
        </w:rPr>
      </w:pPr>
      <w:r w:rsidRPr="00C04ABE">
        <w:rPr>
          <w:rFonts w:ascii="Calibri Light" w:hAnsi="Calibri Light"/>
          <w:sz w:val="20"/>
          <w:szCs w:val="20"/>
        </w:rPr>
        <w:tab/>
        <w:t>COE – Customer Generation</w:t>
      </w:r>
    </w:p>
    <w:p w14:paraId="1E996F00" w14:textId="77777777" w:rsidR="00ED28A9" w:rsidRDefault="00ED28A9" w:rsidP="00ED28A9">
      <w:pPr>
        <w:ind w:left="1440"/>
        <w:rPr>
          <w:rFonts w:ascii="Calibri Light" w:hAnsi="Calibri Light"/>
          <w:sz w:val="20"/>
          <w:szCs w:val="20"/>
        </w:rPr>
      </w:pPr>
      <w:r w:rsidRPr="00C04ABE">
        <w:rPr>
          <w:rFonts w:ascii="Calibri Light" w:hAnsi="Calibri Light"/>
          <w:sz w:val="20"/>
          <w:szCs w:val="20"/>
        </w:rPr>
        <w:tab/>
        <w:t xml:space="preserve">COE – Data Solutions </w:t>
      </w:r>
    </w:p>
    <w:p w14:paraId="7F4427AA" w14:textId="77777777" w:rsidR="00841414" w:rsidRPr="00C04ABE" w:rsidRDefault="00841414" w:rsidP="00841414">
      <w:pPr>
        <w:ind w:left="1440" w:firstLine="720"/>
        <w:rPr>
          <w:rFonts w:ascii="Calibri Light" w:hAnsi="Calibri Light"/>
          <w:sz w:val="20"/>
          <w:szCs w:val="20"/>
        </w:rPr>
      </w:pPr>
      <w:r>
        <w:rPr>
          <w:rFonts w:ascii="Calibri Light" w:hAnsi="Calibri Light"/>
          <w:sz w:val="20"/>
          <w:szCs w:val="20"/>
        </w:rPr>
        <w:t>COE – Distributed Energy Resources (DER)</w:t>
      </w:r>
    </w:p>
    <w:p w14:paraId="74B2AEB3" w14:textId="77777777" w:rsidR="00ED28A9" w:rsidRDefault="00ED28A9" w:rsidP="00ED28A9">
      <w:pPr>
        <w:ind w:left="1440" w:firstLine="720"/>
        <w:rPr>
          <w:rFonts w:ascii="Calibri Light" w:hAnsi="Calibri Light"/>
          <w:sz w:val="20"/>
          <w:szCs w:val="20"/>
        </w:rPr>
      </w:pPr>
      <w:r w:rsidRPr="00C04ABE">
        <w:rPr>
          <w:rFonts w:ascii="Calibri Light" w:hAnsi="Calibri Light"/>
          <w:sz w:val="20"/>
          <w:szCs w:val="20"/>
        </w:rPr>
        <w:t>COE – Economic Development</w:t>
      </w:r>
    </w:p>
    <w:p w14:paraId="05E4F24E" w14:textId="77777777" w:rsidR="00841414" w:rsidRPr="00C04ABE" w:rsidRDefault="00841414" w:rsidP="00ED28A9">
      <w:pPr>
        <w:ind w:left="1440" w:firstLine="720"/>
        <w:rPr>
          <w:rFonts w:ascii="Calibri Light" w:hAnsi="Calibri Light"/>
          <w:sz w:val="20"/>
          <w:szCs w:val="20"/>
        </w:rPr>
      </w:pPr>
      <w:r>
        <w:rPr>
          <w:rFonts w:ascii="Calibri Light" w:hAnsi="Calibri Light"/>
          <w:sz w:val="20"/>
          <w:szCs w:val="20"/>
        </w:rPr>
        <w:t>COE - Outage</w:t>
      </w:r>
    </w:p>
    <w:p w14:paraId="3B3055C1" w14:textId="77777777" w:rsidR="00ED28A9" w:rsidRPr="00C04ABE" w:rsidRDefault="00ED28A9" w:rsidP="00ED28A9">
      <w:pPr>
        <w:ind w:left="1440"/>
        <w:rPr>
          <w:rFonts w:ascii="Calibri Light" w:hAnsi="Calibri Light"/>
          <w:sz w:val="20"/>
          <w:szCs w:val="20"/>
        </w:rPr>
      </w:pPr>
      <w:r w:rsidRPr="00C04ABE">
        <w:rPr>
          <w:rFonts w:ascii="Calibri Light" w:hAnsi="Calibri Light"/>
          <w:sz w:val="20"/>
          <w:szCs w:val="20"/>
        </w:rPr>
        <w:tab/>
        <w:t>COE – Pump Test</w:t>
      </w:r>
    </w:p>
    <w:p w14:paraId="4856A887" w14:textId="77777777" w:rsidR="00ED28A9" w:rsidRPr="00C04ABE" w:rsidRDefault="00ED28A9" w:rsidP="00841414">
      <w:pPr>
        <w:ind w:left="1440"/>
        <w:rPr>
          <w:rFonts w:ascii="Calibri Light" w:hAnsi="Calibri Light"/>
          <w:sz w:val="20"/>
          <w:szCs w:val="20"/>
        </w:rPr>
      </w:pPr>
      <w:r w:rsidRPr="00C04ABE">
        <w:rPr>
          <w:rFonts w:ascii="Calibri Light" w:hAnsi="Calibri Light"/>
          <w:sz w:val="20"/>
          <w:szCs w:val="20"/>
        </w:rPr>
        <w:tab/>
        <w:t>COE – Rate Analysis</w:t>
      </w:r>
    </w:p>
    <w:p w14:paraId="3F8C0D99" w14:textId="77777777" w:rsidR="00ED28A9" w:rsidRDefault="00ED28A9" w:rsidP="00ED28A9">
      <w:pPr>
        <w:pStyle w:val="ListParagraph"/>
        <w:ind w:left="1440"/>
        <w:jc w:val="both"/>
        <w:rPr>
          <w:rFonts w:ascii="Calibri Light" w:hAnsi="Calibri Light"/>
          <w:sz w:val="20"/>
          <w:szCs w:val="20"/>
        </w:rPr>
      </w:pPr>
      <w:r w:rsidRPr="00C04ABE">
        <w:rPr>
          <w:rFonts w:ascii="Calibri Light" w:hAnsi="Calibri Light"/>
          <w:sz w:val="20"/>
          <w:szCs w:val="20"/>
        </w:rPr>
        <w:tab/>
        <w:t>COE – Transportation Electrification (formerly</w:t>
      </w:r>
      <w:r w:rsidR="00F70988">
        <w:rPr>
          <w:rFonts w:ascii="Calibri Light" w:hAnsi="Calibri Light"/>
          <w:sz w:val="20"/>
          <w:szCs w:val="20"/>
        </w:rPr>
        <w:t>,</w:t>
      </w:r>
      <w:r w:rsidRPr="00C04ABE">
        <w:rPr>
          <w:rFonts w:ascii="Calibri Light" w:hAnsi="Calibri Light"/>
          <w:sz w:val="20"/>
          <w:szCs w:val="20"/>
        </w:rPr>
        <w:t xml:space="preserve"> COE – PEV)</w:t>
      </w:r>
    </w:p>
    <w:p w14:paraId="7AF27627" w14:textId="77777777" w:rsidR="00C04ABE" w:rsidRDefault="00C04ABE" w:rsidP="00ED28A9">
      <w:pPr>
        <w:pStyle w:val="ListParagraph"/>
        <w:ind w:left="1440"/>
        <w:jc w:val="both"/>
        <w:rPr>
          <w:rFonts w:ascii="Calibri Light" w:hAnsi="Calibri Light"/>
          <w:sz w:val="20"/>
          <w:szCs w:val="20"/>
        </w:rPr>
      </w:pPr>
    </w:p>
    <w:p w14:paraId="42ABB2A0" w14:textId="5486E64C" w:rsidR="001D7F65" w:rsidRDefault="000B4985" w:rsidP="000B4985">
      <w:pPr>
        <w:pStyle w:val="ListParagraph"/>
        <w:ind w:left="1440"/>
        <w:jc w:val="both"/>
        <w:rPr>
          <w:rFonts w:ascii="Calibri Light" w:hAnsi="Calibri Light" w:cs="Arial"/>
          <w:sz w:val="20"/>
          <w:szCs w:val="20"/>
        </w:rPr>
      </w:pPr>
      <w:r>
        <w:rPr>
          <w:rFonts w:ascii="Calibri Light" w:hAnsi="Calibri Light" w:cs="Arial"/>
          <w:b/>
          <w:sz w:val="20"/>
          <w:szCs w:val="20"/>
        </w:rPr>
        <w:t>Service Ticket</w:t>
      </w:r>
      <w:r w:rsidRPr="00A66FDC">
        <w:rPr>
          <w:rFonts w:ascii="Calibri Light" w:hAnsi="Calibri Light" w:cs="Arial"/>
          <w:b/>
          <w:sz w:val="20"/>
          <w:szCs w:val="20"/>
        </w:rPr>
        <w:t>s</w:t>
      </w:r>
      <w:r w:rsidRPr="003C3510">
        <w:rPr>
          <w:rFonts w:ascii="Calibri Light" w:hAnsi="Calibri Light" w:cs="Arial"/>
          <w:sz w:val="20"/>
          <w:szCs w:val="20"/>
        </w:rPr>
        <w:t>: can be created in SAP Hybris C4C on an indi</w:t>
      </w:r>
      <w:r w:rsidR="00F70988">
        <w:rPr>
          <w:rFonts w:ascii="Calibri Light" w:hAnsi="Calibri Light" w:cs="Arial"/>
          <w:sz w:val="20"/>
          <w:szCs w:val="20"/>
        </w:rPr>
        <w:t>vidual basis from the ‘Ticket</w:t>
      </w:r>
      <w:r w:rsidRPr="003C3510">
        <w:rPr>
          <w:rFonts w:ascii="Calibri Light" w:hAnsi="Calibri Light" w:cs="Arial"/>
          <w:sz w:val="20"/>
          <w:szCs w:val="20"/>
        </w:rPr>
        <w:t xml:space="preserve">s’ facet of an </w:t>
      </w:r>
      <w:r w:rsidR="00962306">
        <w:rPr>
          <w:rFonts w:ascii="Calibri Light" w:hAnsi="Calibri Light" w:cs="Arial"/>
          <w:sz w:val="20"/>
          <w:szCs w:val="20"/>
        </w:rPr>
        <w:t>Organization BP</w:t>
      </w:r>
      <w:r w:rsidRPr="003C3510">
        <w:rPr>
          <w:rFonts w:ascii="Calibri Light" w:hAnsi="Calibri Light" w:cs="Arial"/>
          <w:sz w:val="20"/>
          <w:szCs w:val="20"/>
        </w:rPr>
        <w:t xml:space="preserve">, Contact or </w:t>
      </w:r>
      <w:r w:rsidR="00962306">
        <w:rPr>
          <w:rFonts w:ascii="Calibri Light" w:hAnsi="Calibri Light" w:cs="Arial"/>
          <w:sz w:val="20"/>
          <w:szCs w:val="20"/>
        </w:rPr>
        <w:t>Person BP</w:t>
      </w:r>
      <w:r w:rsidRPr="003C3510">
        <w:rPr>
          <w:rFonts w:ascii="Calibri Light" w:hAnsi="Calibri Light" w:cs="Arial"/>
          <w:sz w:val="20"/>
          <w:szCs w:val="20"/>
        </w:rPr>
        <w:t xml:space="preserve"> , </w:t>
      </w:r>
      <w:r w:rsidR="00CD0AA2">
        <w:rPr>
          <w:rFonts w:ascii="Calibri Light" w:hAnsi="Calibri Light" w:cs="Arial"/>
          <w:sz w:val="20"/>
          <w:szCs w:val="20"/>
        </w:rPr>
        <w:t>‘Tickets</w:t>
      </w:r>
      <w:r w:rsidRPr="003C3510">
        <w:rPr>
          <w:rFonts w:ascii="Calibri Light" w:hAnsi="Calibri Light" w:cs="Arial"/>
          <w:sz w:val="20"/>
          <w:szCs w:val="20"/>
        </w:rPr>
        <w:t>’ facet of a Lead or an Opportunity transa</w:t>
      </w:r>
      <w:r>
        <w:rPr>
          <w:rFonts w:ascii="Calibri Light" w:hAnsi="Calibri Light" w:cs="Arial"/>
          <w:sz w:val="20"/>
          <w:szCs w:val="20"/>
        </w:rPr>
        <w:t>ction or</w:t>
      </w:r>
      <w:r w:rsidRPr="003C3510">
        <w:rPr>
          <w:rFonts w:ascii="Calibri Light" w:hAnsi="Calibri Light" w:cs="Arial"/>
          <w:sz w:val="20"/>
          <w:szCs w:val="20"/>
        </w:rPr>
        <w:t xml:space="preserve"> from the ‘</w:t>
      </w:r>
      <w:r w:rsidR="00CD0AA2">
        <w:rPr>
          <w:rFonts w:ascii="Calibri Light" w:hAnsi="Calibri Light" w:cs="Arial"/>
          <w:sz w:val="20"/>
          <w:szCs w:val="20"/>
        </w:rPr>
        <w:t>Tickets</w:t>
      </w:r>
      <w:r w:rsidRPr="003C3510">
        <w:rPr>
          <w:rFonts w:ascii="Calibri Light" w:hAnsi="Calibri Light" w:cs="Arial"/>
          <w:sz w:val="20"/>
          <w:szCs w:val="20"/>
        </w:rPr>
        <w:t>’</w:t>
      </w:r>
      <w:r>
        <w:rPr>
          <w:rFonts w:ascii="Calibri Light" w:hAnsi="Calibri Light" w:cs="Arial"/>
          <w:sz w:val="20"/>
          <w:szCs w:val="20"/>
        </w:rPr>
        <w:t xml:space="preserve"> work center view.</w:t>
      </w:r>
      <w:r w:rsidR="0071494A">
        <w:rPr>
          <w:rFonts w:ascii="Calibri Light" w:hAnsi="Calibri Light" w:cs="Arial"/>
          <w:sz w:val="20"/>
          <w:szCs w:val="20"/>
        </w:rPr>
        <w:t xml:space="preserve"> </w:t>
      </w:r>
    </w:p>
    <w:p w14:paraId="4FF072B9" w14:textId="77777777" w:rsidR="001D7F65" w:rsidRDefault="001D7F65" w:rsidP="000B4985">
      <w:pPr>
        <w:pStyle w:val="ListParagraph"/>
        <w:ind w:left="1440"/>
        <w:jc w:val="both"/>
        <w:rPr>
          <w:rFonts w:ascii="Calibri Light" w:hAnsi="Calibri Light" w:cs="Arial"/>
          <w:sz w:val="20"/>
          <w:szCs w:val="20"/>
        </w:rPr>
      </w:pPr>
      <w:r>
        <w:rPr>
          <w:noProof/>
        </w:rPr>
        <w:lastRenderedPageBreak/>
        <w:drawing>
          <wp:inline distT="0" distB="0" distL="0" distR="0" wp14:anchorId="037F6869" wp14:editId="49D52B2F">
            <wp:extent cx="5943600" cy="30651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65145"/>
                    </a:xfrm>
                    <a:prstGeom prst="rect">
                      <a:avLst/>
                    </a:prstGeom>
                  </pic:spPr>
                </pic:pic>
              </a:graphicData>
            </a:graphic>
          </wp:inline>
        </w:drawing>
      </w:r>
    </w:p>
    <w:p w14:paraId="566E11CD" w14:textId="77777777" w:rsidR="001D7F65" w:rsidRPr="001D7F65" w:rsidRDefault="001D7F65" w:rsidP="001D7F65">
      <w:pPr>
        <w:pStyle w:val="Heading2Text"/>
        <w:tabs>
          <w:tab w:val="left" w:pos="1350"/>
        </w:tabs>
        <w:ind w:left="1440"/>
        <w:jc w:val="both"/>
        <w:rPr>
          <w:rFonts w:ascii="Calibri Light" w:hAnsi="Calibri Light" w:cs="Arial"/>
        </w:rPr>
      </w:pPr>
      <w:r>
        <w:rPr>
          <w:rFonts w:ascii="Calibri Light" w:hAnsi="Calibri Light" w:cs="Arial"/>
        </w:rPr>
        <w:t xml:space="preserve">Figure 2.1.1.3.1 – ‘Service Ticket Create’ screen </w:t>
      </w:r>
    </w:p>
    <w:p w14:paraId="57ADC335" w14:textId="77777777" w:rsidR="000B4985" w:rsidRPr="00EC0FEA" w:rsidRDefault="0071494A" w:rsidP="000B4985">
      <w:pPr>
        <w:pStyle w:val="ListParagraph"/>
        <w:ind w:left="1440"/>
        <w:jc w:val="both"/>
        <w:rPr>
          <w:rFonts w:ascii="Calibri Light" w:hAnsi="Calibri Light" w:cs="Arial"/>
          <w:sz w:val="20"/>
          <w:szCs w:val="20"/>
        </w:rPr>
      </w:pPr>
      <w:r>
        <w:rPr>
          <w:rFonts w:ascii="Calibri Light" w:hAnsi="Calibri Light" w:cs="Arial"/>
          <w:sz w:val="20"/>
          <w:szCs w:val="20"/>
        </w:rPr>
        <w:t xml:space="preserve">Depending on the nature of the request, it will be assigned to one of the COE’s. </w:t>
      </w:r>
      <w:r w:rsidR="00267E5C">
        <w:rPr>
          <w:rFonts w:ascii="Calibri Light" w:hAnsi="Calibri Light" w:cs="Arial"/>
          <w:sz w:val="20"/>
          <w:szCs w:val="20"/>
        </w:rPr>
        <w:t>Upon creation, it will</w:t>
      </w:r>
      <w:r w:rsidR="001D7F65">
        <w:rPr>
          <w:rFonts w:ascii="Calibri Light" w:hAnsi="Calibri Light" w:cs="Arial"/>
          <w:sz w:val="20"/>
          <w:szCs w:val="20"/>
        </w:rPr>
        <w:t xml:space="preserve"> appear in the queue of the assigned service team. </w:t>
      </w:r>
    </w:p>
    <w:p w14:paraId="4026AB02" w14:textId="24AC8B04" w:rsidR="000B4985" w:rsidRDefault="000B4985" w:rsidP="000B4985">
      <w:pPr>
        <w:pStyle w:val="Heading2Text"/>
        <w:ind w:left="1440"/>
        <w:rPr>
          <w:rFonts w:ascii="Calibri Light" w:hAnsi="Calibri Light" w:cs="Arial"/>
          <w:szCs w:val="20"/>
        </w:rPr>
      </w:pPr>
      <w:r w:rsidRPr="00184D26">
        <w:rPr>
          <w:rFonts w:ascii="Calibri Light" w:hAnsi="Calibri Light" w:cs="Arial"/>
          <w:szCs w:val="20"/>
        </w:rPr>
        <w:t xml:space="preserve">See </w:t>
      </w:r>
      <w:r w:rsidR="00A9601C">
        <w:rPr>
          <w:rFonts w:ascii="Calibri Light" w:hAnsi="Calibri Light" w:cs="Arial"/>
          <w:szCs w:val="20"/>
        </w:rPr>
        <w:t>S</w:t>
      </w:r>
      <w:r w:rsidR="00A9601C" w:rsidRPr="00184D26">
        <w:rPr>
          <w:rFonts w:ascii="Calibri Light" w:hAnsi="Calibri Light" w:cs="Arial"/>
          <w:szCs w:val="20"/>
        </w:rPr>
        <w:t xml:space="preserve">ection </w:t>
      </w:r>
      <w:r w:rsidRPr="00184D26">
        <w:rPr>
          <w:rFonts w:ascii="Calibri Light" w:hAnsi="Calibri Light" w:cs="Arial"/>
          <w:szCs w:val="20"/>
        </w:rPr>
        <w:t xml:space="preserve">2.8 for a complete list of fields that will be </w:t>
      </w:r>
      <w:r>
        <w:rPr>
          <w:rFonts w:ascii="Calibri Light" w:hAnsi="Calibri Light" w:cs="Arial"/>
          <w:szCs w:val="20"/>
        </w:rPr>
        <w:t>available in SAP Hybris C4C for the creation and/ or maintenanc</w:t>
      </w:r>
      <w:r w:rsidR="001D7F65">
        <w:rPr>
          <w:rFonts w:ascii="Calibri Light" w:hAnsi="Calibri Light" w:cs="Arial"/>
          <w:szCs w:val="20"/>
        </w:rPr>
        <w:t>e for a ‘Sales Support’ Service Ticket</w:t>
      </w:r>
      <w:r w:rsidRPr="00184D26">
        <w:rPr>
          <w:rFonts w:ascii="Calibri Light" w:hAnsi="Calibri Light" w:cs="Arial"/>
          <w:szCs w:val="20"/>
        </w:rPr>
        <w:t xml:space="preserve">.  </w:t>
      </w:r>
    </w:p>
    <w:p w14:paraId="07B06797" w14:textId="7AAEC185" w:rsidR="00774BF0" w:rsidRPr="002C1300" w:rsidRDefault="00774BF0" w:rsidP="000B4985">
      <w:pPr>
        <w:pStyle w:val="Heading2Text"/>
        <w:ind w:left="1440"/>
        <w:rPr>
          <w:rFonts w:ascii="Calibri Light" w:hAnsi="Calibri Light" w:cs="Arial"/>
          <w:szCs w:val="20"/>
        </w:rPr>
      </w:pPr>
      <w:r>
        <w:rPr>
          <w:rFonts w:ascii="Calibri Light" w:hAnsi="Calibri Light" w:cs="Arial"/>
          <w:szCs w:val="20"/>
        </w:rPr>
        <w:t xml:space="preserve">Refer to the BPD: </w:t>
      </w:r>
      <w:r w:rsidRPr="00774BF0">
        <w:rPr>
          <w:rFonts w:ascii="Calibri Light" w:hAnsi="Calibri Light" w:cs="Arial"/>
          <w:color w:val="4F81BD" w:themeColor="accent1"/>
          <w:szCs w:val="20"/>
        </w:rPr>
        <w:t xml:space="preserve">CIM-CS-17 – Front Office </w:t>
      </w:r>
      <w:r>
        <w:rPr>
          <w:rFonts w:ascii="Calibri Light" w:hAnsi="Calibri Light" w:cs="Arial"/>
          <w:szCs w:val="20"/>
        </w:rPr>
        <w:t>for details on Fe</w:t>
      </w:r>
      <w:r w:rsidR="006B6E3F">
        <w:rPr>
          <w:rFonts w:ascii="Calibri Light" w:hAnsi="Calibri Light" w:cs="Arial"/>
          <w:szCs w:val="20"/>
        </w:rPr>
        <w:t>eds</w:t>
      </w:r>
      <w:r>
        <w:rPr>
          <w:rFonts w:ascii="Calibri Light" w:hAnsi="Calibri Light" w:cs="Arial"/>
          <w:szCs w:val="20"/>
        </w:rPr>
        <w:t>, Tags and Shelf capabilities in SAP Hybris C4C.</w:t>
      </w:r>
    </w:p>
    <w:p w14:paraId="267B5501" w14:textId="77777777" w:rsidR="00EF7453" w:rsidRPr="00DC7264" w:rsidRDefault="00EF7453" w:rsidP="00DC7264">
      <w:pPr>
        <w:rPr>
          <w:rFonts w:asciiTheme="minorHAnsi" w:eastAsia="Calibri" w:hAnsiTheme="minorHAnsi" w:cs="Arial"/>
          <w:color w:val="C0504D" w:themeColor="accent2"/>
          <w:sz w:val="20"/>
          <w:szCs w:val="20"/>
        </w:rPr>
      </w:pPr>
    </w:p>
    <w:p w14:paraId="6478C2B4" w14:textId="77777777" w:rsidR="00FB0BE7" w:rsidRPr="004F1BAC" w:rsidRDefault="00EF7453" w:rsidP="00162320">
      <w:pPr>
        <w:pStyle w:val="Heading2Text"/>
        <w:numPr>
          <w:ilvl w:val="2"/>
          <w:numId w:val="12"/>
        </w:numPr>
        <w:jc w:val="both"/>
        <w:rPr>
          <w:rFonts w:ascii="Calibri Light" w:hAnsi="Calibri Light" w:cs="Arial"/>
          <w:b/>
        </w:rPr>
      </w:pPr>
      <w:r w:rsidRPr="004F1BAC">
        <w:rPr>
          <w:rFonts w:ascii="Calibri Light" w:hAnsi="Calibri Light" w:cs="Arial"/>
          <w:b/>
        </w:rPr>
        <w:t>E</w:t>
      </w:r>
      <w:r w:rsidR="0007262A">
        <w:rPr>
          <w:rFonts w:ascii="Calibri Light" w:hAnsi="Calibri Light" w:cs="Arial"/>
          <w:b/>
        </w:rPr>
        <w:t>conomic Development</w:t>
      </w:r>
      <w:r w:rsidRPr="004F1BAC">
        <w:rPr>
          <w:rFonts w:ascii="Calibri Light" w:hAnsi="Calibri Light" w:cs="Arial"/>
          <w:b/>
        </w:rPr>
        <w:t xml:space="preserve"> Sales Cycle</w:t>
      </w:r>
      <w:r w:rsidR="00FB0BE7" w:rsidRPr="004F1BAC">
        <w:rPr>
          <w:rFonts w:ascii="Calibri Light" w:hAnsi="Calibri Light" w:cs="Arial"/>
          <w:b/>
        </w:rPr>
        <w:t>:</w:t>
      </w:r>
    </w:p>
    <w:p w14:paraId="07D26E34" w14:textId="440DDA58" w:rsidR="0007262A" w:rsidRPr="00F017EB" w:rsidRDefault="0007262A" w:rsidP="0007262A">
      <w:pPr>
        <w:pStyle w:val="Heading2Text"/>
        <w:ind w:left="1260"/>
        <w:jc w:val="both"/>
        <w:rPr>
          <w:rFonts w:ascii="Calibri Light" w:hAnsi="Calibri Light" w:cs="Arial"/>
        </w:rPr>
      </w:pPr>
      <w:r>
        <w:rPr>
          <w:rFonts w:ascii="Calibri Light" w:hAnsi="Calibri Light" w:cs="Arial"/>
        </w:rPr>
        <w:t>A Business Partner’s intent to participate in (or) SCE’s intent to consider BP’s</w:t>
      </w:r>
      <w:r w:rsidR="00524A4A">
        <w:rPr>
          <w:rFonts w:ascii="Calibri Light" w:hAnsi="Calibri Light" w:cs="Arial"/>
        </w:rPr>
        <w:t xml:space="preserve"> for</w:t>
      </w:r>
      <w:r>
        <w:rPr>
          <w:rFonts w:ascii="Calibri Light" w:hAnsi="Calibri Light" w:cs="Arial"/>
        </w:rPr>
        <w:t xml:space="preserve"> </w:t>
      </w:r>
      <w:r w:rsidR="009D4DE3">
        <w:rPr>
          <w:rFonts w:ascii="Calibri Light" w:hAnsi="Calibri Light" w:cs="Arial"/>
        </w:rPr>
        <w:t>Economic Development</w:t>
      </w:r>
      <w:r>
        <w:rPr>
          <w:rFonts w:ascii="Calibri Light" w:hAnsi="Calibri Light" w:cs="Arial"/>
        </w:rPr>
        <w:t xml:space="preserve"> </w:t>
      </w:r>
      <w:r w:rsidR="009D4DE3">
        <w:rPr>
          <w:rFonts w:ascii="Calibri Light" w:hAnsi="Calibri Light" w:cs="Arial"/>
        </w:rPr>
        <w:t xml:space="preserve">projects </w:t>
      </w:r>
      <w:r w:rsidR="00524A4A">
        <w:rPr>
          <w:rFonts w:ascii="Calibri Light" w:hAnsi="Calibri Light" w:cs="Arial"/>
        </w:rPr>
        <w:t xml:space="preserve">within SCE’s service territory </w:t>
      </w:r>
      <w:r>
        <w:rPr>
          <w:rFonts w:ascii="Calibri Light" w:hAnsi="Calibri Light" w:cs="Arial"/>
        </w:rPr>
        <w:t xml:space="preserve">will be recorded in SAP Hybris </w:t>
      </w:r>
      <w:r w:rsidR="009D4DE3">
        <w:rPr>
          <w:rFonts w:ascii="Calibri Light" w:hAnsi="Calibri Light" w:cs="Arial"/>
        </w:rPr>
        <w:t>C4C as</w:t>
      </w:r>
      <w:r>
        <w:rPr>
          <w:rFonts w:ascii="Calibri Light" w:hAnsi="Calibri Light" w:cs="Arial"/>
        </w:rPr>
        <w:t xml:space="preserve"> </w:t>
      </w:r>
      <w:r w:rsidR="002840B2">
        <w:rPr>
          <w:rFonts w:ascii="Calibri Light" w:hAnsi="Calibri Light" w:cs="Arial"/>
        </w:rPr>
        <w:t>leads</w:t>
      </w:r>
      <w:r>
        <w:rPr>
          <w:rFonts w:ascii="Calibri Light" w:hAnsi="Calibri Light" w:cs="Arial"/>
        </w:rPr>
        <w:t xml:space="preserve">. Account Managers create </w:t>
      </w:r>
      <w:r w:rsidR="00997ADE">
        <w:rPr>
          <w:rFonts w:ascii="Calibri Light" w:hAnsi="Calibri Light" w:cs="Arial"/>
        </w:rPr>
        <w:t>Economic Development</w:t>
      </w:r>
      <w:r>
        <w:rPr>
          <w:rFonts w:ascii="Calibri Light" w:hAnsi="Calibri Light" w:cs="Arial"/>
        </w:rPr>
        <w:t xml:space="preserve"> Leads on an individual basis. </w:t>
      </w:r>
    </w:p>
    <w:p w14:paraId="2EDA6934" w14:textId="573DDE49" w:rsidR="0007262A" w:rsidRPr="003B2653" w:rsidRDefault="0007262A" w:rsidP="0007262A">
      <w:pPr>
        <w:pStyle w:val="Heading2Text"/>
        <w:ind w:left="1260"/>
        <w:jc w:val="both"/>
        <w:rPr>
          <w:rFonts w:ascii="Calibri Light" w:hAnsi="Calibri Light" w:cs="Arial"/>
        </w:rPr>
      </w:pPr>
      <w:r>
        <w:rPr>
          <w:rFonts w:ascii="Calibri Light" w:hAnsi="Calibri Light" w:cs="Arial"/>
        </w:rPr>
        <w:t xml:space="preserve">Incoming leads </w:t>
      </w:r>
      <w:r w:rsidR="00997ADE">
        <w:rPr>
          <w:rFonts w:ascii="Calibri Light" w:hAnsi="Calibri Light" w:cs="Arial"/>
        </w:rPr>
        <w:t xml:space="preserve">will be assigned to </w:t>
      </w:r>
      <w:r w:rsidR="00AC3103">
        <w:rPr>
          <w:rFonts w:ascii="Calibri Light" w:hAnsi="Calibri Light" w:cs="Arial"/>
        </w:rPr>
        <w:t>the ‘</w:t>
      </w:r>
      <w:r w:rsidR="00CC3B51">
        <w:rPr>
          <w:rFonts w:ascii="Calibri Light" w:hAnsi="Calibri Light" w:cs="Arial"/>
        </w:rPr>
        <w:t>Economic Development Services</w:t>
      </w:r>
      <w:r w:rsidR="00AC3103">
        <w:rPr>
          <w:rFonts w:ascii="Calibri Light" w:hAnsi="Calibri Light" w:cs="Arial"/>
        </w:rPr>
        <w:t>’</w:t>
      </w:r>
      <w:r w:rsidR="00997ADE">
        <w:rPr>
          <w:rFonts w:ascii="Calibri Light" w:hAnsi="Calibri Light" w:cs="Arial"/>
        </w:rPr>
        <w:t xml:space="preserve"> organization</w:t>
      </w:r>
      <w:r>
        <w:rPr>
          <w:rFonts w:ascii="Calibri Light" w:hAnsi="Calibri Light" w:cs="Arial"/>
        </w:rPr>
        <w:t xml:space="preserve"> for qualification and further processing. Refer to </w:t>
      </w:r>
      <w:r w:rsidR="001475DB">
        <w:rPr>
          <w:rFonts w:ascii="Calibri Light" w:hAnsi="Calibri Light" w:cs="Arial"/>
        </w:rPr>
        <w:t xml:space="preserve">Section </w:t>
      </w:r>
      <w:r>
        <w:rPr>
          <w:rFonts w:ascii="Calibri Light" w:hAnsi="Calibri Light" w:cs="Arial"/>
        </w:rPr>
        <w:t xml:space="preserve">2.1.1.1 for the </w:t>
      </w:r>
      <w:r w:rsidRPr="003B2653">
        <w:rPr>
          <w:rFonts w:ascii="Calibri Light" w:hAnsi="Calibri Light" w:cs="Arial"/>
        </w:rPr>
        <w:t>lead d</w:t>
      </w:r>
      <w:r>
        <w:rPr>
          <w:rFonts w:ascii="Calibri Light" w:hAnsi="Calibri Light" w:cs="Arial"/>
        </w:rPr>
        <w:t>istribution rules.</w:t>
      </w:r>
    </w:p>
    <w:p w14:paraId="0C02BF18" w14:textId="4C7BA555" w:rsidR="0007262A" w:rsidRDefault="0007262A" w:rsidP="0007262A">
      <w:pPr>
        <w:pStyle w:val="Heading2Text"/>
        <w:ind w:left="1260"/>
        <w:jc w:val="both"/>
        <w:rPr>
          <w:rFonts w:ascii="Calibri Light" w:hAnsi="Calibri Light" w:cs="Arial"/>
        </w:rPr>
      </w:pPr>
      <w:r>
        <w:rPr>
          <w:rFonts w:ascii="Calibri Light" w:hAnsi="Calibri Light" w:cs="Arial"/>
        </w:rPr>
        <w:t>Leads</w:t>
      </w:r>
      <w:r w:rsidR="00AC3103">
        <w:rPr>
          <w:rFonts w:ascii="Calibri Light" w:hAnsi="Calibri Light" w:cs="Arial"/>
        </w:rPr>
        <w:t xml:space="preserve"> assigned to </w:t>
      </w:r>
      <w:r w:rsidR="00CC3B51">
        <w:rPr>
          <w:rFonts w:ascii="Calibri Light" w:hAnsi="Calibri Light" w:cs="Arial"/>
        </w:rPr>
        <w:t>Economic Development Services</w:t>
      </w:r>
      <w:r w:rsidR="00962306">
        <w:rPr>
          <w:rFonts w:ascii="Calibri Light" w:hAnsi="Calibri Light" w:cs="Arial"/>
        </w:rPr>
        <w:t xml:space="preserve"> </w:t>
      </w:r>
      <w:r w:rsidR="00AC3103">
        <w:rPr>
          <w:rFonts w:ascii="Calibri Light" w:hAnsi="Calibri Light" w:cs="Arial"/>
        </w:rPr>
        <w:t>personnel will be</w:t>
      </w:r>
      <w:r>
        <w:rPr>
          <w:rFonts w:ascii="Calibri Light" w:hAnsi="Calibri Light" w:cs="Arial"/>
        </w:rPr>
        <w:t xml:space="preserve"> processed repeatedly to establish and improve the level of interest represented by the lead and transform the lead to an opportunity. In each process iteration, the lead status and qualification level are updated as needed. Interactions with prospects or customers throughout the lead qualification process can be recorded using various types of activities. Refer to </w:t>
      </w:r>
      <w:r w:rsidR="001475DB">
        <w:rPr>
          <w:rFonts w:ascii="Calibri Light" w:hAnsi="Calibri Light" w:cs="Arial"/>
        </w:rPr>
        <w:t xml:space="preserve">Section </w:t>
      </w:r>
      <w:r>
        <w:rPr>
          <w:rFonts w:ascii="Calibri Light" w:hAnsi="Calibri Light" w:cs="Arial"/>
        </w:rPr>
        <w:t>2.1.1.3 for details on Activity Management.</w:t>
      </w:r>
    </w:p>
    <w:p w14:paraId="6069AEF8" w14:textId="2E758859" w:rsidR="0007262A" w:rsidRDefault="0007262A" w:rsidP="0007262A">
      <w:pPr>
        <w:pStyle w:val="Heading2Text"/>
        <w:ind w:left="1260"/>
        <w:jc w:val="both"/>
        <w:rPr>
          <w:rFonts w:ascii="Calibri Light" w:hAnsi="Calibri Light" w:cs="Arial"/>
        </w:rPr>
      </w:pPr>
      <w:r>
        <w:rPr>
          <w:rFonts w:ascii="Calibri Light" w:hAnsi="Calibri Light" w:cs="Arial"/>
        </w:rPr>
        <w:t>Qualified leads can b</w:t>
      </w:r>
      <w:r w:rsidR="00997ADE">
        <w:rPr>
          <w:rFonts w:ascii="Calibri Light" w:hAnsi="Calibri Light" w:cs="Arial"/>
        </w:rPr>
        <w:t xml:space="preserve">e converted to opportunities. An Economic Development Lead will be converted to an Economic Development </w:t>
      </w:r>
      <w:r>
        <w:rPr>
          <w:rFonts w:ascii="Calibri Light" w:hAnsi="Calibri Light" w:cs="Arial"/>
        </w:rPr>
        <w:t xml:space="preserve">Opportunity using the ‘Convert to Opportunity’ action on the lead transaction. All relevant information will be copied to the target transaction. When a lead is converted to an opportunity, it remains in the system as a record. Converted leads cannot be changed or deleted, but follow-up items that arise from the lead can be processed as needed. </w:t>
      </w:r>
      <w:r w:rsidR="003B02A6">
        <w:rPr>
          <w:rFonts w:ascii="Calibri Light" w:hAnsi="Calibri Light" w:cs="Arial"/>
        </w:rPr>
        <w:t>Alternat</w:t>
      </w:r>
      <w:r w:rsidR="00CC3B51">
        <w:rPr>
          <w:rFonts w:ascii="Calibri Light" w:hAnsi="Calibri Light" w:cs="Arial"/>
        </w:rPr>
        <w:t>ively, the sales cycle of an Economic Development</w:t>
      </w:r>
      <w:r w:rsidR="003B02A6">
        <w:rPr>
          <w:rFonts w:ascii="Calibri Light" w:hAnsi="Calibri Light" w:cs="Arial"/>
        </w:rPr>
        <w:t xml:space="preserve"> project may also begin with an Opportunity (i.e.: without a preceding Lead).</w:t>
      </w:r>
    </w:p>
    <w:p w14:paraId="516A4339" w14:textId="3D7A0928" w:rsidR="0007262A" w:rsidRDefault="0007262A" w:rsidP="0007262A">
      <w:pPr>
        <w:pStyle w:val="Heading2Text"/>
        <w:ind w:left="1260"/>
        <w:jc w:val="both"/>
        <w:rPr>
          <w:rFonts w:ascii="Calibri Light" w:hAnsi="Calibri Light" w:cs="Arial"/>
        </w:rPr>
      </w:pPr>
      <w:r>
        <w:rPr>
          <w:rFonts w:ascii="Calibri Light" w:hAnsi="Calibri Light" w:cs="Arial"/>
        </w:rPr>
        <w:lastRenderedPageBreak/>
        <w:t>A</w:t>
      </w:r>
      <w:r w:rsidR="00997ADE">
        <w:rPr>
          <w:rFonts w:ascii="Calibri Light" w:hAnsi="Calibri Light" w:cs="Arial"/>
        </w:rPr>
        <w:t>n</w:t>
      </w:r>
      <w:r>
        <w:rPr>
          <w:rFonts w:ascii="Calibri Light" w:hAnsi="Calibri Light" w:cs="Arial"/>
        </w:rPr>
        <w:t xml:space="preserve"> </w:t>
      </w:r>
      <w:r w:rsidR="00997ADE">
        <w:rPr>
          <w:rFonts w:ascii="Calibri Light" w:hAnsi="Calibri Light" w:cs="Arial"/>
        </w:rPr>
        <w:t>Economic Development</w:t>
      </w:r>
      <w:r>
        <w:rPr>
          <w:rFonts w:ascii="Calibri Light" w:hAnsi="Calibri Light" w:cs="Arial"/>
        </w:rPr>
        <w:t xml:space="preserve"> Opportunity goes through a sales cycle that is characterized by different stages. Specific activities are carried out in these stages. Activity Advisor will be used to suggest the activities to be carried out in each stage</w:t>
      </w:r>
      <w:r w:rsidR="00EA141D">
        <w:rPr>
          <w:rFonts w:ascii="Calibri Light" w:hAnsi="Calibri Light" w:cs="Arial"/>
        </w:rPr>
        <w:t xml:space="preserve">, where each stage represents a stage for processing an </w:t>
      </w:r>
      <w:r w:rsidR="00D7287D">
        <w:rPr>
          <w:rFonts w:ascii="Calibri Light" w:hAnsi="Calibri Light" w:cs="Arial"/>
        </w:rPr>
        <w:t>Economic Development Rate (</w:t>
      </w:r>
      <w:r w:rsidR="00EA141D">
        <w:rPr>
          <w:rFonts w:ascii="Calibri Light" w:hAnsi="Calibri Light" w:cs="Arial"/>
        </w:rPr>
        <w:t>EDR</w:t>
      </w:r>
      <w:r w:rsidR="00D7287D">
        <w:rPr>
          <w:rFonts w:ascii="Calibri Light" w:hAnsi="Calibri Light" w:cs="Arial"/>
        </w:rPr>
        <w:t>)</w:t>
      </w:r>
      <w:r w:rsidR="00EA141D">
        <w:rPr>
          <w:rFonts w:ascii="Calibri Light" w:hAnsi="Calibri Light" w:cs="Arial"/>
        </w:rPr>
        <w:t xml:space="preserve"> application</w:t>
      </w:r>
      <w:r>
        <w:rPr>
          <w:rFonts w:ascii="Calibri Light" w:hAnsi="Calibri Light" w:cs="Arial"/>
        </w:rPr>
        <w:t xml:space="preserve">. Interactions with prospects or customers throughout the sales cycle can be recorded using various types of activities. Refer to </w:t>
      </w:r>
      <w:r w:rsidR="001475DB">
        <w:rPr>
          <w:rFonts w:ascii="Calibri Light" w:hAnsi="Calibri Light" w:cs="Arial"/>
        </w:rPr>
        <w:t xml:space="preserve">Section </w:t>
      </w:r>
      <w:r>
        <w:rPr>
          <w:rFonts w:ascii="Calibri Light" w:hAnsi="Calibri Light" w:cs="Arial"/>
        </w:rPr>
        <w:t>2.1.1.3 for details on Activity Management. A</w:t>
      </w:r>
      <w:r w:rsidR="00997ADE">
        <w:rPr>
          <w:rFonts w:ascii="Calibri Light" w:hAnsi="Calibri Light" w:cs="Arial"/>
        </w:rPr>
        <w:t>n</w:t>
      </w:r>
      <w:r>
        <w:rPr>
          <w:rFonts w:ascii="Calibri Light" w:hAnsi="Calibri Light" w:cs="Arial"/>
        </w:rPr>
        <w:t xml:space="preserve"> </w:t>
      </w:r>
      <w:r w:rsidR="00997ADE">
        <w:rPr>
          <w:rFonts w:ascii="Calibri Light" w:hAnsi="Calibri Light" w:cs="Arial"/>
        </w:rPr>
        <w:t>Economic Development</w:t>
      </w:r>
      <w:r>
        <w:rPr>
          <w:rFonts w:ascii="Calibri Light" w:hAnsi="Calibri Light" w:cs="Arial"/>
        </w:rPr>
        <w:t xml:space="preserve"> project ends in SAP Hybris C4C with the Opportunity transaction</w:t>
      </w:r>
      <w:r w:rsidR="00AC3103">
        <w:rPr>
          <w:rFonts w:ascii="Calibri Light" w:hAnsi="Calibri Light" w:cs="Arial"/>
        </w:rPr>
        <w:t>, upon which its status will be</w:t>
      </w:r>
      <w:r>
        <w:rPr>
          <w:rFonts w:ascii="Calibri Light" w:hAnsi="Calibri Light" w:cs="Arial"/>
        </w:rPr>
        <w:t xml:space="preserve"> set to ‘Won’ or ‘Lost’.</w:t>
      </w:r>
      <w:r w:rsidR="0007361F">
        <w:rPr>
          <w:rFonts w:ascii="Calibri Light" w:hAnsi="Calibri Light" w:cs="Arial"/>
        </w:rPr>
        <w:t xml:space="preserve"> When the status of the o</w:t>
      </w:r>
      <w:r w:rsidR="00CC3B51">
        <w:rPr>
          <w:rFonts w:ascii="Calibri Light" w:hAnsi="Calibri Light" w:cs="Arial"/>
        </w:rPr>
        <w:t>pportunity is set to ‘Won’, Economic Development Consultants or Economic Development</w:t>
      </w:r>
      <w:r w:rsidR="0007361F">
        <w:rPr>
          <w:rFonts w:ascii="Calibri Light" w:hAnsi="Calibri Light" w:cs="Arial"/>
        </w:rPr>
        <w:t xml:space="preserve"> Analysts may create a Service Ticket</w:t>
      </w:r>
      <w:r w:rsidR="00962306">
        <w:rPr>
          <w:rFonts w:ascii="Calibri Light" w:hAnsi="Calibri Light" w:cs="Arial"/>
        </w:rPr>
        <w:t>/BPEM</w:t>
      </w:r>
      <w:r w:rsidR="0007361F">
        <w:rPr>
          <w:rFonts w:ascii="Calibri Light" w:hAnsi="Calibri Light" w:cs="Arial"/>
        </w:rPr>
        <w:t xml:space="preserve"> to request the Revenue Services Organization at SCE to change the rate on the Utilities Contract</w:t>
      </w:r>
      <w:r w:rsidR="0007541D">
        <w:rPr>
          <w:rFonts w:ascii="Calibri Light" w:hAnsi="Calibri Light" w:cs="Arial"/>
        </w:rPr>
        <w:t xml:space="preserve"> (i.e.: to request an EDR rate change)</w:t>
      </w:r>
      <w:r w:rsidR="0007361F">
        <w:rPr>
          <w:rFonts w:ascii="Calibri Light" w:hAnsi="Calibri Light" w:cs="Arial"/>
        </w:rPr>
        <w:t xml:space="preserve">. Refer to </w:t>
      </w:r>
      <w:r w:rsidR="001475DB">
        <w:rPr>
          <w:rFonts w:ascii="Calibri Light" w:hAnsi="Calibri Light" w:cs="Arial"/>
        </w:rPr>
        <w:t xml:space="preserve">Section </w:t>
      </w:r>
      <w:r w:rsidR="0007361F">
        <w:rPr>
          <w:rFonts w:ascii="Calibri Light" w:hAnsi="Calibri Light" w:cs="Arial"/>
        </w:rPr>
        <w:t>2.1.1.3 for details on the solution to create service tickets to request assistance from other departments at SCE.</w:t>
      </w:r>
    </w:p>
    <w:p w14:paraId="74A1C775" w14:textId="77777777" w:rsidR="0007262A" w:rsidRPr="00601FFE" w:rsidRDefault="0007262A" w:rsidP="0007262A">
      <w:pPr>
        <w:pStyle w:val="Heading2Text"/>
        <w:ind w:left="1260"/>
        <w:jc w:val="both"/>
        <w:rPr>
          <w:rFonts w:ascii="Calibri Light" w:hAnsi="Calibri Light" w:cs="Arial"/>
        </w:rPr>
      </w:pPr>
    </w:p>
    <w:p w14:paraId="7D6DC6F7" w14:textId="77777777" w:rsidR="0007262A" w:rsidRDefault="0007262A" w:rsidP="00162320">
      <w:pPr>
        <w:pStyle w:val="Heading2Text"/>
        <w:numPr>
          <w:ilvl w:val="3"/>
          <w:numId w:val="5"/>
        </w:numPr>
        <w:ind w:hanging="144"/>
        <w:jc w:val="both"/>
        <w:rPr>
          <w:rFonts w:ascii="Calibri Light" w:hAnsi="Calibri Light" w:cs="Arial"/>
        </w:rPr>
      </w:pPr>
      <w:r>
        <w:rPr>
          <w:rFonts w:ascii="Calibri Light" w:hAnsi="Calibri Light" w:cs="Arial"/>
        </w:rPr>
        <w:t>Lead Management:</w:t>
      </w:r>
    </w:p>
    <w:p w14:paraId="7776EE7C" w14:textId="77777777" w:rsidR="00E90B1C" w:rsidRDefault="00D9370F" w:rsidP="0007262A">
      <w:pPr>
        <w:pStyle w:val="Heading2Text"/>
        <w:ind w:left="1440"/>
        <w:jc w:val="both"/>
        <w:rPr>
          <w:rFonts w:ascii="Calibri Light" w:hAnsi="Calibri Light" w:cs="Arial"/>
        </w:rPr>
      </w:pPr>
      <w:r>
        <w:rPr>
          <w:rFonts w:ascii="Calibri Light" w:hAnsi="Calibri Light" w:cs="Arial"/>
        </w:rPr>
        <w:t>The Lead Management solution for Economic Dev</w:t>
      </w:r>
      <w:r w:rsidR="00D357D1">
        <w:rPr>
          <w:rFonts w:ascii="Calibri Light" w:hAnsi="Calibri Light" w:cs="Arial"/>
        </w:rPr>
        <w:t xml:space="preserve">elopment will be same as that </w:t>
      </w:r>
      <w:r w:rsidR="00924BE7">
        <w:rPr>
          <w:rFonts w:ascii="Calibri Light" w:hAnsi="Calibri Light" w:cs="Arial"/>
        </w:rPr>
        <w:t>of</w:t>
      </w:r>
      <w:r>
        <w:rPr>
          <w:rFonts w:ascii="Calibri Light" w:hAnsi="Calibri Light" w:cs="Arial"/>
        </w:rPr>
        <w:t xml:space="preserve"> Customer Care</w:t>
      </w:r>
      <w:r w:rsidR="00E90B1C">
        <w:rPr>
          <w:rFonts w:ascii="Calibri Light" w:hAnsi="Calibri Light" w:cs="Arial"/>
        </w:rPr>
        <w:t xml:space="preserve"> with the following exceptions:</w:t>
      </w:r>
    </w:p>
    <w:p w14:paraId="28A7F586" w14:textId="77777777" w:rsidR="00CA3752" w:rsidRPr="00CA3752" w:rsidRDefault="00CA3752" w:rsidP="00CA3752">
      <w:pPr>
        <w:pStyle w:val="Heading2Text"/>
        <w:numPr>
          <w:ilvl w:val="0"/>
          <w:numId w:val="24"/>
        </w:numPr>
        <w:spacing w:after="0"/>
        <w:jc w:val="both"/>
        <w:rPr>
          <w:rFonts w:ascii="Calibri Light" w:hAnsi="Calibri Light" w:cs="Arial"/>
        </w:rPr>
      </w:pPr>
      <w:r>
        <w:rPr>
          <w:rFonts w:ascii="Calibri Light" w:hAnsi="Calibri Light" w:cs="Arial"/>
        </w:rPr>
        <w:t>Economic Development leads will not be created via the Campaign Management solution.</w:t>
      </w:r>
    </w:p>
    <w:p w14:paraId="4E82CD80" w14:textId="0A9A90E2" w:rsidR="00D0724C" w:rsidRDefault="008B0D18" w:rsidP="00A33E4F">
      <w:pPr>
        <w:pStyle w:val="Heading2Text"/>
        <w:numPr>
          <w:ilvl w:val="0"/>
          <w:numId w:val="24"/>
        </w:numPr>
        <w:spacing w:after="0"/>
        <w:jc w:val="both"/>
        <w:rPr>
          <w:rFonts w:ascii="Calibri Light" w:hAnsi="Calibri Light" w:cs="Arial"/>
        </w:rPr>
      </w:pPr>
      <w:r>
        <w:rPr>
          <w:rFonts w:ascii="Calibri Light" w:hAnsi="Calibri Light" w:cs="Arial"/>
        </w:rPr>
        <w:t>The ‘Category’ field on a lead transaction will be used to categorize ‘Econ</w:t>
      </w:r>
      <w:r w:rsidR="00CC3B51">
        <w:rPr>
          <w:rFonts w:ascii="Calibri Light" w:hAnsi="Calibri Light" w:cs="Arial"/>
        </w:rPr>
        <w:t>omic Development’ leads as: ‘Economic Development Attraction’, ‘Economic Development</w:t>
      </w:r>
      <w:r>
        <w:rPr>
          <w:rFonts w:ascii="Calibri Light" w:hAnsi="Calibri Light" w:cs="Arial"/>
        </w:rPr>
        <w:t xml:space="preserve"> Ret</w:t>
      </w:r>
      <w:r w:rsidR="00CC3B51">
        <w:rPr>
          <w:rFonts w:ascii="Calibri Light" w:hAnsi="Calibri Light" w:cs="Arial"/>
        </w:rPr>
        <w:t>ention’, ‘Economic Development Expansion’, ‘Economic Development Retention-Expansion’ and ‘Economic Development</w:t>
      </w:r>
      <w:r>
        <w:rPr>
          <w:rFonts w:ascii="Calibri Light" w:hAnsi="Calibri Light" w:cs="Arial"/>
        </w:rPr>
        <w:t xml:space="preserve"> Retention-Attraction.  </w:t>
      </w:r>
      <w:r w:rsidR="00E90B1C">
        <w:rPr>
          <w:rFonts w:ascii="Calibri Light" w:hAnsi="Calibri Light" w:cs="Arial"/>
        </w:rPr>
        <w:t xml:space="preserve"> </w:t>
      </w:r>
    </w:p>
    <w:p w14:paraId="0B128DB5" w14:textId="04870B17" w:rsidR="00E90B1C" w:rsidRDefault="00D0724C" w:rsidP="00A33E4F">
      <w:pPr>
        <w:pStyle w:val="Heading2Text"/>
        <w:numPr>
          <w:ilvl w:val="0"/>
          <w:numId w:val="24"/>
        </w:numPr>
        <w:spacing w:after="0"/>
        <w:jc w:val="both"/>
        <w:rPr>
          <w:rFonts w:ascii="Calibri Light" w:hAnsi="Calibri Light" w:cs="Arial"/>
        </w:rPr>
      </w:pPr>
      <w:r>
        <w:rPr>
          <w:rFonts w:ascii="Calibri Light" w:hAnsi="Calibri Light" w:cs="Arial"/>
        </w:rPr>
        <w:t>Economic Development leads</w:t>
      </w:r>
      <w:r w:rsidR="00D9370F">
        <w:rPr>
          <w:rFonts w:ascii="Calibri Light" w:hAnsi="Calibri Light" w:cs="Arial"/>
        </w:rPr>
        <w:t xml:space="preserve"> will be assigned to the </w:t>
      </w:r>
      <w:r w:rsidR="00CC3B51">
        <w:rPr>
          <w:rFonts w:ascii="Calibri Light" w:hAnsi="Calibri Light" w:cs="Arial"/>
        </w:rPr>
        <w:t>‘Economic Development Services’</w:t>
      </w:r>
      <w:r w:rsidR="00D9370F">
        <w:rPr>
          <w:rFonts w:ascii="Calibri Light" w:hAnsi="Calibri Light" w:cs="Arial"/>
        </w:rPr>
        <w:t xml:space="preserve"> sales organization. </w:t>
      </w:r>
    </w:p>
    <w:p w14:paraId="61D302F0" w14:textId="6AAD19A2" w:rsidR="00A33E4F" w:rsidRPr="000F666B" w:rsidRDefault="00A33E4F" w:rsidP="00A33E4F">
      <w:pPr>
        <w:pStyle w:val="Heading2Text"/>
        <w:numPr>
          <w:ilvl w:val="0"/>
          <w:numId w:val="24"/>
        </w:numPr>
        <w:spacing w:after="0"/>
        <w:jc w:val="both"/>
        <w:rPr>
          <w:rFonts w:ascii="Calibri Light" w:hAnsi="Calibri Light" w:cs="Arial"/>
          <w:color w:val="4F81BD" w:themeColor="accent1"/>
        </w:rPr>
      </w:pPr>
      <w:r>
        <w:rPr>
          <w:rFonts w:ascii="Calibri Light" w:hAnsi="Calibri Light" w:cs="Arial"/>
        </w:rPr>
        <w:t>‘Employee Responsible’ partner function will be left blank even through the Territo</w:t>
      </w:r>
      <w:r w:rsidR="00D27684">
        <w:rPr>
          <w:rFonts w:ascii="Calibri Light" w:hAnsi="Calibri Light" w:cs="Arial"/>
        </w:rPr>
        <w:t>ry ID is</w:t>
      </w:r>
      <w:r>
        <w:rPr>
          <w:rFonts w:ascii="Calibri Light" w:hAnsi="Calibri Light" w:cs="Arial"/>
        </w:rPr>
        <w:t xml:space="preserve"> determined for an </w:t>
      </w:r>
      <w:r w:rsidR="00CC3B51">
        <w:rPr>
          <w:rFonts w:ascii="Calibri Light" w:hAnsi="Calibri Light" w:cs="Arial"/>
        </w:rPr>
        <w:t>Economic Development Services</w:t>
      </w:r>
      <w:r>
        <w:rPr>
          <w:rFonts w:ascii="Calibri Light" w:hAnsi="Calibri Light" w:cs="Arial"/>
        </w:rPr>
        <w:t xml:space="preserve"> Lead. This </w:t>
      </w:r>
      <w:r w:rsidR="0083799D">
        <w:rPr>
          <w:rFonts w:ascii="Calibri Light" w:hAnsi="Calibri Light" w:cs="Arial"/>
        </w:rPr>
        <w:t>will be implemented through an</w:t>
      </w:r>
      <w:r>
        <w:rPr>
          <w:rFonts w:ascii="Calibri Light" w:hAnsi="Calibri Light" w:cs="Arial"/>
        </w:rPr>
        <w:t xml:space="preserve"> enhancement. Refer to the FS: </w:t>
      </w:r>
      <w:r w:rsidR="00001A8C" w:rsidRPr="00001A8C">
        <w:rPr>
          <w:rFonts w:ascii="Calibri Light" w:hAnsi="Calibri Light" w:cs="Arial"/>
          <w:color w:val="4F81BD" w:themeColor="accent1"/>
        </w:rPr>
        <w:t xml:space="preserve">E-CIM-CS-16 - </w:t>
      </w:r>
      <w:r w:rsidR="000F666B">
        <w:rPr>
          <w:rFonts w:ascii="Calibri Light" w:hAnsi="Calibri Light" w:cs="Arial"/>
        </w:rPr>
        <w:t>‘</w:t>
      </w:r>
      <w:r w:rsidR="0094301C">
        <w:rPr>
          <w:rFonts w:ascii="Calibri Light" w:hAnsi="Calibri Light" w:cs="Arial"/>
          <w:color w:val="4F81BD" w:themeColor="accent1"/>
        </w:rPr>
        <w:t>Enhance l</w:t>
      </w:r>
      <w:r w:rsidR="000F666B" w:rsidRPr="000F666B">
        <w:rPr>
          <w:rFonts w:ascii="Calibri Light" w:hAnsi="Calibri Light" w:cs="Arial"/>
          <w:color w:val="4F81BD" w:themeColor="accent1"/>
        </w:rPr>
        <w:t>eads in SAP Hybris C4C with custom fields and business logic</w:t>
      </w:r>
      <w:r w:rsidR="000F666B">
        <w:rPr>
          <w:rFonts w:ascii="Calibri Light" w:hAnsi="Calibri Light" w:cs="Arial"/>
          <w:color w:val="4F81BD" w:themeColor="accent1"/>
        </w:rPr>
        <w:t xml:space="preserve">’ </w:t>
      </w:r>
      <w:r w:rsidR="000F666B" w:rsidRPr="000F666B">
        <w:rPr>
          <w:rFonts w:ascii="Calibri Light" w:hAnsi="Calibri Light" w:cs="Arial"/>
        </w:rPr>
        <w:t>for more details.</w:t>
      </w:r>
    </w:p>
    <w:p w14:paraId="77249524" w14:textId="77777777" w:rsidR="00A33E4F" w:rsidRDefault="00A33E4F" w:rsidP="00A33E4F">
      <w:pPr>
        <w:pStyle w:val="Heading2Text"/>
        <w:spacing w:after="0"/>
        <w:ind w:left="1800"/>
        <w:jc w:val="both"/>
        <w:rPr>
          <w:rFonts w:ascii="Calibri Light" w:hAnsi="Calibri Light" w:cs="Arial"/>
        </w:rPr>
      </w:pPr>
    </w:p>
    <w:p w14:paraId="517A6BC1" w14:textId="77777777" w:rsidR="0007262A" w:rsidRPr="009F40BF" w:rsidRDefault="00D9370F" w:rsidP="0007262A">
      <w:pPr>
        <w:pStyle w:val="Heading2Text"/>
        <w:ind w:left="1440"/>
        <w:jc w:val="both"/>
        <w:rPr>
          <w:rFonts w:ascii="Calibri Light" w:hAnsi="Calibri Light" w:cs="Arial"/>
        </w:rPr>
      </w:pPr>
      <w:r>
        <w:rPr>
          <w:rFonts w:ascii="Calibri Light" w:hAnsi="Calibri Light" w:cs="Arial"/>
        </w:rPr>
        <w:t xml:space="preserve">Refer to section 2.1.1.1 for details. </w:t>
      </w:r>
    </w:p>
    <w:p w14:paraId="6084B7AF" w14:textId="77777777" w:rsidR="0007262A" w:rsidRDefault="0007262A" w:rsidP="0007262A">
      <w:pPr>
        <w:pStyle w:val="Heading2Text"/>
        <w:ind w:left="864"/>
        <w:jc w:val="both"/>
        <w:rPr>
          <w:rFonts w:ascii="Calibri Light" w:hAnsi="Calibri Light" w:cs="Arial"/>
        </w:rPr>
      </w:pPr>
    </w:p>
    <w:p w14:paraId="5E8795FB" w14:textId="77777777" w:rsidR="00284DE7" w:rsidRPr="00284DE7" w:rsidRDefault="00D9370F" w:rsidP="00162320">
      <w:pPr>
        <w:pStyle w:val="Heading2Text"/>
        <w:numPr>
          <w:ilvl w:val="3"/>
          <w:numId w:val="12"/>
        </w:numPr>
        <w:ind w:hanging="144"/>
        <w:jc w:val="both"/>
        <w:rPr>
          <w:rFonts w:ascii="Calibri Light" w:hAnsi="Calibri Light" w:cs="Arial"/>
        </w:rPr>
      </w:pPr>
      <w:r>
        <w:rPr>
          <w:rFonts w:ascii="Calibri Light" w:hAnsi="Calibri Light" w:cs="Arial"/>
        </w:rPr>
        <w:t>Opportunity</w:t>
      </w:r>
      <w:r w:rsidR="001E5D90">
        <w:rPr>
          <w:rFonts w:ascii="Calibri Light" w:hAnsi="Calibri Light" w:cs="Arial"/>
        </w:rPr>
        <w:t xml:space="preserve"> Management:</w:t>
      </w:r>
    </w:p>
    <w:p w14:paraId="12919D1F" w14:textId="2A6951E7" w:rsidR="0031464D" w:rsidRDefault="00284DE7" w:rsidP="00015CC9">
      <w:pPr>
        <w:pStyle w:val="Heading2Text"/>
        <w:ind w:left="1440"/>
        <w:jc w:val="both"/>
        <w:rPr>
          <w:rFonts w:ascii="Calibri Light" w:hAnsi="Calibri Light" w:cs="Arial"/>
        </w:rPr>
      </w:pPr>
      <w:r>
        <w:rPr>
          <w:rFonts w:ascii="Calibri Light" w:hAnsi="Calibri Light" w:cs="Arial"/>
        </w:rPr>
        <w:t xml:space="preserve">Opportunities can be created in SAP Hybris C4C on an individual basis as follow-up transactions of Leads, or from the ‘Opportunities’ facet of </w:t>
      </w:r>
      <w:r w:rsidR="00CE4F87">
        <w:rPr>
          <w:rFonts w:ascii="Calibri Light" w:hAnsi="Calibri Light" w:cs="Arial"/>
        </w:rPr>
        <w:t>an Organization BP, Contact, or Person BP</w:t>
      </w:r>
      <w:r>
        <w:rPr>
          <w:rFonts w:ascii="Calibri Light" w:hAnsi="Calibri Light" w:cs="Arial"/>
        </w:rPr>
        <w:t xml:space="preserve"> record, or from the ‘Opportunities’ work center view. </w:t>
      </w:r>
    </w:p>
    <w:p w14:paraId="7745670E" w14:textId="59105F65" w:rsidR="00384220" w:rsidRDefault="00F048E3" w:rsidP="00384220">
      <w:pPr>
        <w:pStyle w:val="Heading2Text"/>
        <w:ind w:left="1440"/>
        <w:jc w:val="both"/>
        <w:rPr>
          <w:rFonts w:ascii="Calibri Light" w:hAnsi="Calibri Light" w:cs="Arial"/>
        </w:rPr>
      </w:pPr>
      <w:r w:rsidRPr="00F048E3">
        <w:rPr>
          <w:rFonts w:ascii="Calibri Light" w:hAnsi="Calibri Light" w:cs="Arial"/>
          <w:b/>
        </w:rPr>
        <w:t>Overview</w:t>
      </w:r>
      <w:r>
        <w:rPr>
          <w:rFonts w:ascii="Calibri Light" w:hAnsi="Calibri Light" w:cs="Arial"/>
        </w:rPr>
        <w:t xml:space="preserve">: </w:t>
      </w:r>
      <w:r w:rsidR="00384220">
        <w:rPr>
          <w:rFonts w:ascii="Calibri Light" w:hAnsi="Calibri Light" w:cs="Arial"/>
        </w:rPr>
        <w:t>The ‘General Data’ section on the ‘Overview’ facet of the ‘</w:t>
      </w:r>
      <w:r w:rsidR="00CC3B51">
        <w:rPr>
          <w:rFonts w:ascii="Calibri Light" w:hAnsi="Calibri Light" w:cs="Arial"/>
        </w:rPr>
        <w:t>Economic Development Services</w:t>
      </w:r>
      <w:r w:rsidR="00384220">
        <w:rPr>
          <w:rFonts w:ascii="Calibri Light" w:hAnsi="Calibri Light" w:cs="Arial"/>
        </w:rPr>
        <w:t>’ opportunity will contain the following fields:</w:t>
      </w:r>
    </w:p>
    <w:p w14:paraId="3C8F7827" w14:textId="77777777" w:rsidR="00384220" w:rsidRDefault="00384220" w:rsidP="00384220">
      <w:pPr>
        <w:pStyle w:val="Heading2Text"/>
        <w:ind w:left="1440"/>
        <w:jc w:val="both"/>
        <w:rPr>
          <w:rFonts w:ascii="Calibri Light" w:hAnsi="Calibri Light" w:cs="Arial"/>
        </w:rPr>
      </w:pPr>
      <w:r>
        <w:rPr>
          <w:rFonts w:ascii="Calibri Light" w:hAnsi="Calibri Light" w:cs="Arial"/>
        </w:rPr>
        <w:t xml:space="preserve">Opportunity ID; Opportunity Description; Account; Primary Contact; Owner; Sales </w:t>
      </w:r>
      <w:r w:rsidRPr="0076148C">
        <w:rPr>
          <w:rFonts w:ascii="Calibri Light" w:hAnsi="Calibri Light" w:cs="Arial"/>
        </w:rPr>
        <w:t xml:space="preserve">Organization; Distribution Channel; Division; Sales Unit; Campaign ID; Territory ID; Territory Name; Expected Value; Total Negotiated Value; Weighted Value; Probability; Publish to Forecast; Category; Source; Start Date; Close Date; Status; Reason for Status; Sales Cycle; Sales Phase; Days in Sales Phase; </w:t>
      </w:r>
      <w:r>
        <w:rPr>
          <w:rFonts w:ascii="Calibri Light" w:hAnsi="Calibri Light" w:cs="Arial"/>
        </w:rPr>
        <w:t>NAICS Code; Proposed City Move/ Expand To; Proposed State Move/ Expand To; Proposed Country Move/ Expand To; EDR Discussion Date; EDR Candidate; Projected Annual Revenues; Total Investments and EDR Status.</w:t>
      </w:r>
    </w:p>
    <w:p w14:paraId="67013194" w14:textId="44C7AD92" w:rsidR="00015CC9" w:rsidRPr="00015CC9" w:rsidRDefault="00015CC9" w:rsidP="00192F78">
      <w:pPr>
        <w:pStyle w:val="Heading2Text"/>
        <w:ind w:left="1440"/>
        <w:jc w:val="both"/>
        <w:rPr>
          <w:rFonts w:ascii="Calibri Light" w:hAnsi="Calibri Light" w:cs="Arial"/>
        </w:rPr>
      </w:pPr>
      <w:r w:rsidRPr="00015CC9">
        <w:rPr>
          <w:rFonts w:ascii="Calibri Light" w:hAnsi="Calibri Light" w:cs="Arial"/>
        </w:rPr>
        <w:t xml:space="preserve">The ‘Category’ field on an Opportunity </w:t>
      </w:r>
      <w:r w:rsidR="0031464D" w:rsidRPr="00015CC9">
        <w:rPr>
          <w:rFonts w:ascii="Calibri Light" w:hAnsi="Calibri Light" w:cs="Arial"/>
        </w:rPr>
        <w:t>transaction will be used to catego</w:t>
      </w:r>
      <w:r w:rsidRPr="00015CC9">
        <w:rPr>
          <w:rFonts w:ascii="Calibri Light" w:hAnsi="Calibri Light" w:cs="Arial"/>
        </w:rPr>
        <w:t>rize ‘Economic Development’ opportunitie</w:t>
      </w:r>
      <w:r w:rsidR="0031464D" w:rsidRPr="00015CC9">
        <w:rPr>
          <w:rFonts w:ascii="Calibri Light" w:hAnsi="Calibri Light" w:cs="Arial"/>
        </w:rPr>
        <w:t>s as: ‘</w:t>
      </w:r>
      <w:r w:rsidR="00CC3B51">
        <w:rPr>
          <w:rFonts w:ascii="Calibri Light" w:hAnsi="Calibri Light" w:cs="Arial"/>
        </w:rPr>
        <w:t>Economic Development Services</w:t>
      </w:r>
      <w:r w:rsidR="0031464D" w:rsidRPr="00015CC9">
        <w:rPr>
          <w:rFonts w:ascii="Calibri Light" w:hAnsi="Calibri Light" w:cs="Arial"/>
        </w:rPr>
        <w:t xml:space="preserve"> Attraction’, ‘</w:t>
      </w:r>
      <w:r w:rsidR="00CC3B51">
        <w:rPr>
          <w:rFonts w:ascii="Calibri Light" w:hAnsi="Calibri Light" w:cs="Arial"/>
        </w:rPr>
        <w:t>Economic Development Services</w:t>
      </w:r>
      <w:r w:rsidR="0031464D" w:rsidRPr="00015CC9">
        <w:rPr>
          <w:rFonts w:ascii="Calibri Light" w:hAnsi="Calibri Light" w:cs="Arial"/>
        </w:rPr>
        <w:t xml:space="preserve"> Retention’, ‘</w:t>
      </w:r>
      <w:r w:rsidR="00CC3B51">
        <w:rPr>
          <w:rFonts w:ascii="Calibri Light" w:hAnsi="Calibri Light" w:cs="Arial"/>
        </w:rPr>
        <w:t>Economic Development Services</w:t>
      </w:r>
      <w:r w:rsidR="0031464D" w:rsidRPr="00015CC9">
        <w:rPr>
          <w:rFonts w:ascii="Calibri Light" w:hAnsi="Calibri Light" w:cs="Arial"/>
        </w:rPr>
        <w:t xml:space="preserve"> Expansion’, ‘</w:t>
      </w:r>
      <w:r w:rsidR="00CC3B51">
        <w:rPr>
          <w:rFonts w:ascii="Calibri Light" w:hAnsi="Calibri Light" w:cs="Arial"/>
        </w:rPr>
        <w:t>Economic Development Services</w:t>
      </w:r>
      <w:r w:rsidR="0031464D" w:rsidRPr="00015CC9">
        <w:rPr>
          <w:rFonts w:ascii="Calibri Light" w:hAnsi="Calibri Light" w:cs="Arial"/>
        </w:rPr>
        <w:t xml:space="preserve"> Retention-Expansion’ </w:t>
      </w:r>
      <w:r w:rsidRPr="00015CC9">
        <w:rPr>
          <w:rFonts w:ascii="Calibri Light" w:hAnsi="Calibri Light" w:cs="Arial"/>
        </w:rPr>
        <w:t>and ‘</w:t>
      </w:r>
      <w:r w:rsidR="00CC3B51">
        <w:rPr>
          <w:rFonts w:ascii="Calibri Light" w:hAnsi="Calibri Light" w:cs="Arial"/>
        </w:rPr>
        <w:t>Economic Development Services</w:t>
      </w:r>
      <w:r w:rsidRPr="00015CC9">
        <w:rPr>
          <w:rFonts w:ascii="Calibri Light" w:hAnsi="Calibri Light" w:cs="Arial"/>
        </w:rPr>
        <w:t xml:space="preserve"> Retention-Attraction. If an Opportunity is created as a follow-up transaction of a Lead, then the ‘Category’ field value will be copied to the target transaction.</w:t>
      </w:r>
    </w:p>
    <w:p w14:paraId="33D7EA8F" w14:textId="6BBCB9EF" w:rsidR="00284DE7" w:rsidRDefault="00284DE7" w:rsidP="00284DE7">
      <w:pPr>
        <w:pStyle w:val="Heading2Text"/>
        <w:ind w:left="1440"/>
        <w:jc w:val="both"/>
        <w:rPr>
          <w:rFonts w:ascii="Calibri Light" w:hAnsi="Calibri Light" w:cs="Arial"/>
        </w:rPr>
      </w:pPr>
      <w:r w:rsidRPr="008D6CE2">
        <w:rPr>
          <w:rFonts w:ascii="Calibri Light" w:hAnsi="Calibri Light" w:cs="Arial"/>
        </w:rPr>
        <w:lastRenderedPageBreak/>
        <w:t>The ‘Start Date’</w:t>
      </w:r>
      <w:r>
        <w:rPr>
          <w:rFonts w:ascii="Calibri Light" w:hAnsi="Calibri Light" w:cs="Arial"/>
        </w:rPr>
        <w:t xml:space="preserve"> of the Opportunity</w:t>
      </w:r>
      <w:r w:rsidRPr="008D6CE2">
        <w:rPr>
          <w:rFonts w:ascii="Calibri Light" w:hAnsi="Calibri Light" w:cs="Arial"/>
        </w:rPr>
        <w:t xml:space="preserve"> will be defaulted to the system date at the time of creation (i</w:t>
      </w:r>
      <w:r>
        <w:rPr>
          <w:rFonts w:ascii="Calibri Light" w:hAnsi="Calibri Light" w:cs="Arial"/>
        </w:rPr>
        <w:t>.e.: today’s date)</w:t>
      </w:r>
      <w:r w:rsidR="006749A8">
        <w:rPr>
          <w:rFonts w:ascii="Calibri Light" w:hAnsi="Calibri Light" w:cs="Arial"/>
        </w:rPr>
        <w:t>, but may be modified to a past date. T</w:t>
      </w:r>
      <w:r>
        <w:rPr>
          <w:rFonts w:ascii="Calibri Light" w:hAnsi="Calibri Light" w:cs="Arial"/>
        </w:rPr>
        <w:t xml:space="preserve">he ‘Close </w:t>
      </w:r>
      <w:r w:rsidRPr="008D6CE2">
        <w:rPr>
          <w:rFonts w:ascii="Calibri Light" w:hAnsi="Calibri Light" w:cs="Arial"/>
        </w:rPr>
        <w:t xml:space="preserve">Date’ will be </w:t>
      </w:r>
      <w:r>
        <w:rPr>
          <w:rFonts w:ascii="Calibri Light" w:hAnsi="Calibri Light" w:cs="Arial"/>
        </w:rPr>
        <w:t>blank</w:t>
      </w:r>
      <w:r w:rsidRPr="008D6CE2">
        <w:rPr>
          <w:rFonts w:ascii="Calibri Light" w:hAnsi="Calibri Light" w:cs="Arial"/>
        </w:rPr>
        <w:t>.</w:t>
      </w:r>
      <w:r>
        <w:rPr>
          <w:rFonts w:ascii="Calibri Light" w:hAnsi="Calibri Light" w:cs="Arial"/>
        </w:rPr>
        <w:t xml:space="preserve"> </w:t>
      </w:r>
      <w:r w:rsidR="00026461" w:rsidRPr="00965888">
        <w:rPr>
          <w:rFonts w:ascii="Calibri Light" w:hAnsi="Calibri Light" w:cs="Arial"/>
        </w:rPr>
        <w:t>Note:</w:t>
      </w:r>
      <w:r w:rsidRPr="00965888">
        <w:rPr>
          <w:rFonts w:ascii="Calibri Light" w:hAnsi="Calibri Light" w:cs="Arial"/>
        </w:rPr>
        <w:t xml:space="preserve"> ‘Close Date’ </w:t>
      </w:r>
      <w:r>
        <w:rPr>
          <w:rFonts w:ascii="Calibri Light" w:hAnsi="Calibri Light" w:cs="Arial"/>
        </w:rPr>
        <w:t>will defined as a</w:t>
      </w:r>
      <w:r w:rsidR="00026461">
        <w:rPr>
          <w:rFonts w:ascii="Calibri Light" w:hAnsi="Calibri Light" w:cs="Arial"/>
        </w:rPr>
        <w:t>n</w:t>
      </w:r>
      <w:r>
        <w:rPr>
          <w:rFonts w:ascii="Calibri Light" w:hAnsi="Calibri Light" w:cs="Arial"/>
        </w:rPr>
        <w:t xml:space="preserve"> </w:t>
      </w:r>
      <w:r w:rsidR="00026461">
        <w:rPr>
          <w:rFonts w:ascii="Calibri Light" w:hAnsi="Calibri Light" w:cs="Arial"/>
        </w:rPr>
        <w:t>optional</w:t>
      </w:r>
      <w:r>
        <w:rPr>
          <w:rFonts w:ascii="Calibri Light" w:hAnsi="Calibri Light" w:cs="Arial"/>
        </w:rPr>
        <w:t xml:space="preserve"> field</w:t>
      </w:r>
      <w:r w:rsidR="00026461">
        <w:rPr>
          <w:rFonts w:ascii="Calibri Light" w:hAnsi="Calibri Light" w:cs="Arial"/>
        </w:rPr>
        <w:t xml:space="preserve"> for </w:t>
      </w:r>
      <w:r w:rsidR="00085528">
        <w:rPr>
          <w:rFonts w:ascii="Calibri Light" w:hAnsi="Calibri Light" w:cs="Arial"/>
        </w:rPr>
        <w:t>Opportunity Type – ‘</w:t>
      </w:r>
      <w:r w:rsidR="00CC3B51">
        <w:rPr>
          <w:rFonts w:ascii="Calibri Light" w:hAnsi="Calibri Light" w:cs="Arial"/>
        </w:rPr>
        <w:t>Economic Development Services</w:t>
      </w:r>
      <w:r w:rsidR="00085528">
        <w:rPr>
          <w:rFonts w:ascii="Calibri Light" w:hAnsi="Calibri Light" w:cs="Arial"/>
        </w:rPr>
        <w:t>’</w:t>
      </w:r>
      <w:r>
        <w:rPr>
          <w:rFonts w:ascii="Calibri Light" w:hAnsi="Calibri Light" w:cs="Arial"/>
        </w:rPr>
        <w:t>.</w:t>
      </w:r>
      <w:r w:rsidR="003D4463">
        <w:rPr>
          <w:rFonts w:ascii="Calibri Light" w:hAnsi="Calibri Light" w:cs="Arial"/>
        </w:rPr>
        <w:t xml:space="preserve"> </w:t>
      </w:r>
      <w:r w:rsidR="00965888">
        <w:rPr>
          <w:rFonts w:ascii="Calibri Light" w:hAnsi="Calibri Light" w:cs="Arial"/>
        </w:rPr>
        <w:t>Upon setting the status of the opportunity to ‘Won’ or ‘Lost’, the ‘Close Date’ will be set to the current date/ system date.</w:t>
      </w:r>
    </w:p>
    <w:p w14:paraId="7D4E4A16" w14:textId="77777777" w:rsidR="00FE122F" w:rsidRDefault="00232337" w:rsidP="00192F78">
      <w:pPr>
        <w:pStyle w:val="Heading2Text"/>
        <w:ind w:left="1440"/>
        <w:jc w:val="both"/>
        <w:rPr>
          <w:rFonts w:ascii="Calibri Light" w:hAnsi="Calibri Light" w:cs="Arial"/>
        </w:rPr>
      </w:pPr>
      <w:r w:rsidRPr="00232337">
        <w:rPr>
          <w:rFonts w:ascii="Calibri Light" w:hAnsi="Calibri Light" w:cs="Arial"/>
        </w:rPr>
        <w:t xml:space="preserve">The ‘Source’ field on the Opportunity header will be used to capture the origin. </w:t>
      </w:r>
      <w:r w:rsidR="00E34D44">
        <w:rPr>
          <w:rFonts w:ascii="Calibri Light" w:hAnsi="Calibri Light" w:cs="Arial"/>
        </w:rPr>
        <w:t xml:space="preserve">Note: For a </w:t>
      </w:r>
      <w:r w:rsidR="00F5156C">
        <w:rPr>
          <w:rFonts w:ascii="Calibri Light" w:hAnsi="Calibri Light" w:cs="Arial"/>
        </w:rPr>
        <w:t xml:space="preserve">complete list of values </w:t>
      </w:r>
      <w:r w:rsidR="00E34D44">
        <w:rPr>
          <w:rFonts w:ascii="Calibri Light" w:hAnsi="Calibri Light" w:cs="Arial"/>
        </w:rPr>
        <w:t>that will be available for selection for this field, see section 2.8.</w:t>
      </w:r>
    </w:p>
    <w:p w14:paraId="3F7D1B8A" w14:textId="0CD8A416" w:rsidR="00A004EA" w:rsidRPr="00232337" w:rsidRDefault="00A4156C" w:rsidP="00ED6517">
      <w:pPr>
        <w:pStyle w:val="Heading2Text"/>
        <w:ind w:left="1440"/>
        <w:jc w:val="both"/>
        <w:rPr>
          <w:rFonts w:ascii="Calibri Light" w:hAnsi="Calibri Light" w:cs="Arial"/>
        </w:rPr>
      </w:pPr>
      <w:r>
        <w:rPr>
          <w:rFonts w:ascii="Calibri Light" w:hAnsi="Calibri Light" w:cs="Arial"/>
        </w:rPr>
        <w:t>The ‘</w:t>
      </w:r>
      <w:r w:rsidR="00FE122F">
        <w:rPr>
          <w:rFonts w:ascii="Calibri Light" w:hAnsi="Calibri Light" w:cs="Arial"/>
        </w:rPr>
        <w:t>NAICS Code</w:t>
      </w:r>
      <w:r>
        <w:rPr>
          <w:rFonts w:ascii="Calibri Light" w:hAnsi="Calibri Light" w:cs="Arial"/>
        </w:rPr>
        <w:t xml:space="preserve">’ field will be added to the ‘Overview’ facet of the </w:t>
      </w:r>
      <w:r w:rsidR="00CC3B51">
        <w:rPr>
          <w:rFonts w:ascii="Calibri Light" w:hAnsi="Calibri Light" w:cs="Arial"/>
        </w:rPr>
        <w:t>Economic Development Services</w:t>
      </w:r>
      <w:r>
        <w:rPr>
          <w:rFonts w:ascii="Calibri Light" w:hAnsi="Calibri Light" w:cs="Arial"/>
        </w:rPr>
        <w:t xml:space="preserve"> Opportunity and its value will be derived from the Business Partner assigned to the ‘Account’ field of the transaction. This will be implemented through an enhancement. Refer to the FS: </w:t>
      </w:r>
      <w:r w:rsidR="0094301C">
        <w:rPr>
          <w:rFonts w:ascii="Calibri Light" w:hAnsi="Calibri Light" w:cs="Arial"/>
          <w:color w:val="4F81BD" w:themeColor="accent1"/>
        </w:rPr>
        <w:t>E-CIM-CS-16</w:t>
      </w:r>
      <w:r w:rsidR="00001A8C">
        <w:rPr>
          <w:rFonts w:ascii="Calibri Light" w:hAnsi="Calibri Light" w:cs="Arial"/>
          <w:color w:val="4F81BD" w:themeColor="accent1"/>
        </w:rPr>
        <w:t xml:space="preserve"> -</w:t>
      </w:r>
      <w:r w:rsidR="0094301C">
        <w:rPr>
          <w:rFonts w:ascii="Calibri Light" w:hAnsi="Calibri Light" w:cs="Arial"/>
          <w:color w:val="4F81BD" w:themeColor="accent1"/>
        </w:rPr>
        <w:t xml:space="preserve"> ‘Enhance non-rebate program o</w:t>
      </w:r>
      <w:r w:rsidRPr="003D6686">
        <w:rPr>
          <w:rFonts w:ascii="Calibri Light" w:hAnsi="Calibri Light" w:cs="Arial"/>
          <w:color w:val="4F81BD" w:themeColor="accent1"/>
        </w:rPr>
        <w:t xml:space="preserve">pportunities in </w:t>
      </w:r>
      <w:r w:rsidR="00E95B5F">
        <w:rPr>
          <w:rFonts w:ascii="Calibri Light" w:hAnsi="Calibri Light" w:cs="Arial"/>
          <w:color w:val="4F81BD" w:themeColor="accent1"/>
        </w:rPr>
        <w:t xml:space="preserve">SAP Hybris </w:t>
      </w:r>
      <w:r w:rsidRPr="003D6686">
        <w:rPr>
          <w:rFonts w:ascii="Calibri Light" w:hAnsi="Calibri Light" w:cs="Arial"/>
          <w:color w:val="4F81BD" w:themeColor="accent1"/>
        </w:rPr>
        <w:t xml:space="preserve">C4C with custom fields and business logic’ </w:t>
      </w:r>
      <w:r>
        <w:rPr>
          <w:rFonts w:ascii="Calibri Light" w:hAnsi="Calibri Light" w:cs="Arial"/>
        </w:rPr>
        <w:t>for more details.</w:t>
      </w:r>
    </w:p>
    <w:p w14:paraId="3D964630" w14:textId="77777777" w:rsidR="00322303" w:rsidRDefault="0001582F" w:rsidP="00ED6517">
      <w:pPr>
        <w:pStyle w:val="Heading2Text"/>
        <w:ind w:left="1440"/>
        <w:jc w:val="both"/>
        <w:rPr>
          <w:rFonts w:ascii="Calibri Light" w:hAnsi="Calibri Light" w:cs="Arial"/>
        </w:rPr>
      </w:pPr>
      <w:r>
        <w:rPr>
          <w:rFonts w:ascii="Calibri Light" w:hAnsi="Calibri Light" w:cs="Arial"/>
        </w:rPr>
        <w:t>Proposed City Move/ Expand To</w:t>
      </w:r>
      <w:r w:rsidR="006070D7">
        <w:rPr>
          <w:rFonts w:ascii="Calibri Light" w:hAnsi="Calibri Light" w:cs="Arial"/>
        </w:rPr>
        <w:t xml:space="preserve">; </w:t>
      </w:r>
      <w:r>
        <w:rPr>
          <w:rFonts w:ascii="Calibri Light" w:hAnsi="Calibri Light" w:cs="Arial"/>
        </w:rPr>
        <w:t>Proposed State Move/ Expand To</w:t>
      </w:r>
      <w:r w:rsidR="006070D7">
        <w:rPr>
          <w:rFonts w:ascii="Calibri Light" w:hAnsi="Calibri Light" w:cs="Arial"/>
        </w:rPr>
        <w:t xml:space="preserve">; </w:t>
      </w:r>
      <w:r>
        <w:rPr>
          <w:rFonts w:ascii="Calibri Light" w:hAnsi="Calibri Light" w:cs="Arial"/>
        </w:rPr>
        <w:t>Proposed Country Move/ Expand To</w:t>
      </w:r>
      <w:r w:rsidR="00D816C8">
        <w:rPr>
          <w:rFonts w:ascii="Calibri Light" w:hAnsi="Calibri Light" w:cs="Arial"/>
        </w:rPr>
        <w:t xml:space="preserve">; </w:t>
      </w:r>
      <w:r w:rsidR="00CE118A">
        <w:rPr>
          <w:rFonts w:ascii="Calibri Light" w:hAnsi="Calibri Light" w:cs="Arial"/>
        </w:rPr>
        <w:t>EDR Candidate</w:t>
      </w:r>
      <w:r w:rsidR="006070D7">
        <w:rPr>
          <w:rFonts w:ascii="Calibri Light" w:hAnsi="Calibri Light" w:cs="Arial"/>
        </w:rPr>
        <w:t xml:space="preserve">; </w:t>
      </w:r>
      <w:r w:rsidR="00445908">
        <w:rPr>
          <w:rFonts w:ascii="Calibri Light" w:hAnsi="Calibri Light" w:cs="Arial"/>
        </w:rPr>
        <w:t>Projected Annual Revenues</w:t>
      </w:r>
      <w:r w:rsidR="00D816C8">
        <w:rPr>
          <w:rFonts w:ascii="Calibri Light" w:hAnsi="Calibri Light" w:cs="Arial"/>
        </w:rPr>
        <w:t xml:space="preserve"> and</w:t>
      </w:r>
      <w:r w:rsidR="006070D7">
        <w:rPr>
          <w:rFonts w:ascii="Calibri Light" w:hAnsi="Calibri Light" w:cs="Arial"/>
        </w:rPr>
        <w:t xml:space="preserve"> </w:t>
      </w:r>
      <w:r w:rsidR="00CE118A">
        <w:rPr>
          <w:rFonts w:ascii="Calibri Light" w:hAnsi="Calibri Light" w:cs="Arial"/>
        </w:rPr>
        <w:t>Total Investments</w:t>
      </w:r>
      <w:r w:rsidR="006070D7">
        <w:rPr>
          <w:rFonts w:ascii="Calibri Light" w:hAnsi="Calibri Light" w:cs="Arial"/>
        </w:rPr>
        <w:t xml:space="preserve"> will be </w:t>
      </w:r>
      <w:r w:rsidR="00D816C8">
        <w:rPr>
          <w:rFonts w:ascii="Calibri Light" w:hAnsi="Calibri Light" w:cs="Arial"/>
        </w:rPr>
        <w:t xml:space="preserve">added as </w:t>
      </w:r>
      <w:r w:rsidR="006070D7">
        <w:rPr>
          <w:rFonts w:ascii="Calibri Light" w:hAnsi="Calibri Light" w:cs="Arial"/>
        </w:rPr>
        <w:t>custom fields</w:t>
      </w:r>
      <w:r w:rsidR="00D816C8">
        <w:rPr>
          <w:rFonts w:ascii="Calibri Light" w:hAnsi="Calibri Light" w:cs="Arial"/>
        </w:rPr>
        <w:t xml:space="preserve"> of type ‘Text’</w:t>
      </w:r>
      <w:r w:rsidR="006070D7">
        <w:rPr>
          <w:rFonts w:ascii="Calibri Light" w:hAnsi="Calibri Light" w:cs="Arial"/>
        </w:rPr>
        <w:t>.</w:t>
      </w:r>
      <w:r w:rsidR="00D816C8">
        <w:rPr>
          <w:rFonts w:ascii="Calibri Light" w:hAnsi="Calibri Light" w:cs="Arial"/>
        </w:rPr>
        <w:t xml:space="preserve"> EDR Discussion Date will be added as a custom field of type ‘Date’.</w:t>
      </w:r>
    </w:p>
    <w:p w14:paraId="490F7D19" w14:textId="0F183270" w:rsidR="00E711C1" w:rsidRPr="00322303" w:rsidRDefault="00E711C1" w:rsidP="00E711C1">
      <w:pPr>
        <w:pStyle w:val="Heading2Text"/>
        <w:ind w:left="1440"/>
        <w:jc w:val="both"/>
        <w:rPr>
          <w:rFonts w:ascii="Calibri Light" w:hAnsi="Calibri Light" w:cs="Arial"/>
        </w:rPr>
      </w:pPr>
      <w:r>
        <w:rPr>
          <w:rFonts w:ascii="Calibri Light" w:hAnsi="Calibri Light" w:cs="Arial"/>
        </w:rPr>
        <w:t xml:space="preserve">‘Utilities Contracts’ section will be added on the ‘Overview’ facet of the Opportunity to support the assignment of multiple contracts to an Opportunity. </w:t>
      </w:r>
      <w:r w:rsidR="00BD52DC">
        <w:rPr>
          <w:rFonts w:ascii="Calibri Light" w:hAnsi="Calibri Light" w:cs="Arial"/>
        </w:rPr>
        <w:t xml:space="preserve">See figure 2.1.2.2.1. </w:t>
      </w:r>
      <w:r>
        <w:rPr>
          <w:rFonts w:ascii="Calibri Light" w:hAnsi="Calibri Light" w:cs="Arial"/>
        </w:rPr>
        <w:t xml:space="preserve">This solution will be implemented through an enhancement. Refer to the FS: </w:t>
      </w:r>
      <w:r w:rsidRPr="003D6686">
        <w:rPr>
          <w:rFonts w:ascii="Calibri Light" w:hAnsi="Calibri Light" w:cs="Arial"/>
          <w:color w:val="4F81BD" w:themeColor="accent1"/>
        </w:rPr>
        <w:t>E-CIM-CS-16</w:t>
      </w:r>
      <w:r w:rsidR="00001A8C">
        <w:rPr>
          <w:rFonts w:ascii="Calibri Light" w:hAnsi="Calibri Light" w:cs="Arial"/>
          <w:color w:val="4F81BD" w:themeColor="accent1"/>
        </w:rPr>
        <w:t xml:space="preserve"> -</w:t>
      </w:r>
      <w:r w:rsidRPr="003D6686">
        <w:rPr>
          <w:rFonts w:ascii="Calibri Light" w:hAnsi="Calibri Light" w:cs="Arial"/>
          <w:color w:val="4F81BD" w:themeColor="accent1"/>
        </w:rPr>
        <w:t xml:space="preserve"> </w:t>
      </w:r>
      <w:r w:rsidR="0094301C">
        <w:rPr>
          <w:rFonts w:ascii="Calibri Light" w:hAnsi="Calibri Light" w:cs="Arial"/>
          <w:color w:val="4F81BD" w:themeColor="accent1"/>
        </w:rPr>
        <w:t>‘Enhance non-rebate program o</w:t>
      </w:r>
      <w:r w:rsidRPr="003D6686">
        <w:rPr>
          <w:rFonts w:ascii="Calibri Light" w:hAnsi="Calibri Light" w:cs="Arial"/>
          <w:color w:val="4F81BD" w:themeColor="accent1"/>
        </w:rPr>
        <w:t xml:space="preserve">pportunities in </w:t>
      </w:r>
      <w:r>
        <w:rPr>
          <w:rFonts w:ascii="Calibri Light" w:hAnsi="Calibri Light" w:cs="Arial"/>
          <w:color w:val="4F81BD" w:themeColor="accent1"/>
        </w:rPr>
        <w:t xml:space="preserve">SAP Hybris </w:t>
      </w:r>
      <w:r w:rsidRPr="003D6686">
        <w:rPr>
          <w:rFonts w:ascii="Calibri Light" w:hAnsi="Calibri Light" w:cs="Arial"/>
          <w:color w:val="4F81BD" w:themeColor="accent1"/>
        </w:rPr>
        <w:t>C4C with custom fields and business logic’</w:t>
      </w:r>
      <w:r>
        <w:rPr>
          <w:rFonts w:ascii="Calibri Light" w:hAnsi="Calibri Light" w:cs="Arial"/>
          <w:color w:val="4F81BD" w:themeColor="accent1"/>
        </w:rPr>
        <w:t xml:space="preserve"> </w:t>
      </w:r>
      <w:r>
        <w:rPr>
          <w:rFonts w:ascii="Calibri Light" w:hAnsi="Calibri Light" w:cs="Arial"/>
        </w:rPr>
        <w:t>for more details.</w:t>
      </w:r>
    </w:p>
    <w:p w14:paraId="723F03DE" w14:textId="77777777" w:rsidR="00BD52DC" w:rsidRDefault="004B2338" w:rsidP="00BD52DC">
      <w:pPr>
        <w:pStyle w:val="Heading2Text"/>
        <w:tabs>
          <w:tab w:val="left" w:pos="1350"/>
        </w:tabs>
        <w:ind w:left="1440"/>
        <w:jc w:val="both"/>
        <w:rPr>
          <w:rFonts w:ascii="Calibri Light" w:hAnsi="Calibri Light" w:cs="Arial"/>
        </w:rPr>
      </w:pPr>
      <w:r>
        <w:rPr>
          <w:rFonts w:ascii="Calibri Light" w:hAnsi="Calibri Light" w:cs="Arial"/>
          <w:noProof/>
          <w:lang w:eastAsia="en-US"/>
        </w:rPr>
        <w:drawing>
          <wp:inline distT="0" distB="0" distL="0" distR="0" wp14:anchorId="11E675E8" wp14:editId="5145F1DD">
            <wp:extent cx="5936615" cy="3179445"/>
            <wp:effectExtent l="0" t="0" r="6985" b="1905"/>
            <wp:docPr id="50196" name="Picture 5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6615" cy="3179445"/>
                    </a:xfrm>
                    <a:prstGeom prst="rect">
                      <a:avLst/>
                    </a:prstGeom>
                    <a:noFill/>
                    <a:ln>
                      <a:noFill/>
                    </a:ln>
                  </pic:spPr>
                </pic:pic>
              </a:graphicData>
            </a:graphic>
          </wp:inline>
        </w:drawing>
      </w:r>
    </w:p>
    <w:p w14:paraId="7684490A" w14:textId="77777777" w:rsidR="00BD52DC" w:rsidRDefault="00BD52DC" w:rsidP="006A4330">
      <w:pPr>
        <w:pStyle w:val="Heading2Text"/>
        <w:tabs>
          <w:tab w:val="left" w:pos="1350"/>
        </w:tabs>
        <w:ind w:left="1440"/>
        <w:jc w:val="both"/>
        <w:rPr>
          <w:rFonts w:ascii="Calibri Light" w:hAnsi="Calibri Light" w:cs="Arial"/>
        </w:rPr>
      </w:pPr>
      <w:r>
        <w:rPr>
          <w:rFonts w:ascii="Calibri Light" w:hAnsi="Calibri Light" w:cs="Arial"/>
        </w:rPr>
        <w:t xml:space="preserve">Figure 2.1.2.2.1 – ‘Utilities Contracts’ section on the ‘Overview facet </w:t>
      </w:r>
    </w:p>
    <w:p w14:paraId="4BF30C54" w14:textId="2E53B4B3" w:rsidR="00F3191C" w:rsidRPr="00723D47" w:rsidRDefault="00322303" w:rsidP="00723D47">
      <w:pPr>
        <w:pStyle w:val="Heading2Text"/>
        <w:spacing w:after="0"/>
        <w:ind w:left="1440"/>
        <w:jc w:val="both"/>
        <w:rPr>
          <w:rFonts w:ascii="Calibri Light" w:hAnsi="Calibri Light" w:cs="Arial"/>
        </w:rPr>
      </w:pPr>
      <w:r>
        <w:rPr>
          <w:rFonts w:ascii="Calibri Light" w:hAnsi="Calibri Light" w:cs="Arial"/>
        </w:rPr>
        <w:t xml:space="preserve">‘Topics Covered’ section will be added on the ‘Overview’ facet </w:t>
      </w:r>
      <w:r w:rsidR="0091239C">
        <w:rPr>
          <w:rFonts w:ascii="Calibri Light" w:hAnsi="Calibri Light" w:cs="Arial"/>
        </w:rPr>
        <w:t xml:space="preserve">as shown in </w:t>
      </w:r>
      <w:r w:rsidR="00A9601C">
        <w:rPr>
          <w:rFonts w:ascii="Calibri Light" w:hAnsi="Calibri Light" w:cs="Arial"/>
        </w:rPr>
        <w:t xml:space="preserve">Figure </w:t>
      </w:r>
      <w:r w:rsidR="006A4330">
        <w:rPr>
          <w:rFonts w:ascii="Calibri Light" w:hAnsi="Calibri Light" w:cs="Arial"/>
        </w:rPr>
        <w:t>2.1.2.2.2</w:t>
      </w:r>
      <w:r>
        <w:rPr>
          <w:rFonts w:ascii="Calibri Light" w:hAnsi="Calibri Light" w:cs="Arial"/>
        </w:rPr>
        <w:t xml:space="preserve">. This solution will be implemented through an enhancement. Refer to the FS: </w:t>
      </w:r>
      <w:r w:rsidR="0094301C">
        <w:rPr>
          <w:rFonts w:ascii="Calibri Light" w:hAnsi="Calibri Light" w:cs="Arial"/>
          <w:color w:val="4F81BD" w:themeColor="accent1"/>
        </w:rPr>
        <w:t>E-CIM-CS-16</w:t>
      </w:r>
      <w:r w:rsidR="00001A8C">
        <w:rPr>
          <w:rFonts w:ascii="Calibri Light" w:hAnsi="Calibri Light" w:cs="Arial"/>
          <w:color w:val="4F81BD" w:themeColor="accent1"/>
        </w:rPr>
        <w:t xml:space="preserve"> -</w:t>
      </w:r>
      <w:r w:rsidR="0094301C">
        <w:rPr>
          <w:rFonts w:ascii="Calibri Light" w:hAnsi="Calibri Light" w:cs="Arial"/>
          <w:color w:val="4F81BD" w:themeColor="accent1"/>
        </w:rPr>
        <w:t xml:space="preserve"> ‘Enhance non-rebate program o</w:t>
      </w:r>
      <w:r w:rsidRPr="003D6686">
        <w:rPr>
          <w:rFonts w:ascii="Calibri Light" w:hAnsi="Calibri Light" w:cs="Arial"/>
          <w:color w:val="4F81BD" w:themeColor="accent1"/>
        </w:rPr>
        <w:t xml:space="preserve">pportunities in </w:t>
      </w:r>
      <w:r w:rsidR="00E95B5F">
        <w:rPr>
          <w:rFonts w:ascii="Calibri Light" w:hAnsi="Calibri Light" w:cs="Arial"/>
          <w:color w:val="4F81BD" w:themeColor="accent1"/>
        </w:rPr>
        <w:t xml:space="preserve">SAP Hybris </w:t>
      </w:r>
      <w:r w:rsidRPr="003D6686">
        <w:rPr>
          <w:rFonts w:ascii="Calibri Light" w:hAnsi="Calibri Light" w:cs="Arial"/>
          <w:color w:val="4F81BD" w:themeColor="accent1"/>
        </w:rPr>
        <w:t xml:space="preserve">C4C with custom fields and business logic’ </w:t>
      </w:r>
      <w:r>
        <w:rPr>
          <w:rFonts w:ascii="Calibri Light" w:hAnsi="Calibri Light" w:cs="Arial"/>
        </w:rPr>
        <w:t>for more details.</w:t>
      </w:r>
    </w:p>
    <w:p w14:paraId="462CCA8E" w14:textId="77777777" w:rsidR="00322303" w:rsidRDefault="000256FC" w:rsidP="00F3191C">
      <w:pPr>
        <w:pStyle w:val="Heading2Text"/>
        <w:spacing w:after="0"/>
        <w:ind w:left="1440"/>
        <w:jc w:val="both"/>
        <w:rPr>
          <w:rFonts w:ascii="Calibri Light" w:hAnsi="Calibri Light" w:cs="Arial"/>
        </w:rPr>
      </w:pPr>
      <w:r>
        <w:rPr>
          <w:rFonts w:ascii="Calibri Light" w:hAnsi="Calibri Light" w:cs="Arial"/>
          <w:noProof/>
          <w:lang w:eastAsia="en-US"/>
        </w:rPr>
        <w:lastRenderedPageBreak/>
        <w:drawing>
          <wp:inline distT="0" distB="0" distL="0" distR="0" wp14:anchorId="035C880D" wp14:editId="0FDC0942">
            <wp:extent cx="5936615" cy="3179445"/>
            <wp:effectExtent l="0" t="0" r="6985" b="1905"/>
            <wp:docPr id="50197" name="Picture 5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6615" cy="3179445"/>
                    </a:xfrm>
                    <a:prstGeom prst="rect">
                      <a:avLst/>
                    </a:prstGeom>
                    <a:noFill/>
                    <a:ln>
                      <a:noFill/>
                    </a:ln>
                  </pic:spPr>
                </pic:pic>
              </a:graphicData>
            </a:graphic>
          </wp:inline>
        </w:drawing>
      </w:r>
    </w:p>
    <w:p w14:paraId="3F6393D6" w14:textId="77777777" w:rsidR="00322303" w:rsidRDefault="006A4330" w:rsidP="00554549">
      <w:pPr>
        <w:pStyle w:val="Heading2Text"/>
        <w:tabs>
          <w:tab w:val="left" w:pos="1350"/>
        </w:tabs>
        <w:ind w:left="1440"/>
        <w:jc w:val="both"/>
        <w:rPr>
          <w:rFonts w:ascii="Calibri Light" w:hAnsi="Calibri Light" w:cs="Arial"/>
        </w:rPr>
      </w:pPr>
      <w:r>
        <w:rPr>
          <w:rFonts w:ascii="Calibri Light" w:hAnsi="Calibri Light" w:cs="Arial"/>
        </w:rPr>
        <w:t>Figure 2.1.2.2.2</w:t>
      </w:r>
      <w:r w:rsidR="0091239C">
        <w:rPr>
          <w:rFonts w:ascii="Calibri Light" w:hAnsi="Calibri Light" w:cs="Arial"/>
        </w:rPr>
        <w:t xml:space="preserve"> – ‘Topics Covered’ section on the ‘Overview facet </w:t>
      </w:r>
    </w:p>
    <w:p w14:paraId="6A2B41F2" w14:textId="4E1ABC70" w:rsidR="00D138AC" w:rsidRDefault="00F3191C" w:rsidP="00F3191C">
      <w:pPr>
        <w:pStyle w:val="Heading2Text"/>
        <w:spacing w:after="0"/>
        <w:ind w:left="1440"/>
        <w:jc w:val="both"/>
        <w:rPr>
          <w:rFonts w:ascii="Calibri Light" w:hAnsi="Calibri Light" w:cs="Arial"/>
        </w:rPr>
      </w:pPr>
      <w:r>
        <w:rPr>
          <w:rFonts w:ascii="Calibri Light" w:hAnsi="Calibri Light" w:cs="Arial"/>
        </w:rPr>
        <w:t xml:space="preserve">Note: For a </w:t>
      </w:r>
      <w:r w:rsidR="00167619">
        <w:rPr>
          <w:rFonts w:ascii="Calibri Light" w:hAnsi="Calibri Light" w:cs="Arial"/>
        </w:rPr>
        <w:t>complete list of values</w:t>
      </w:r>
      <w:r>
        <w:rPr>
          <w:rFonts w:ascii="Calibri Light" w:hAnsi="Calibri Light" w:cs="Arial"/>
        </w:rPr>
        <w:t xml:space="preserve"> that will be available for selection for </w:t>
      </w:r>
      <w:r w:rsidR="00167619">
        <w:rPr>
          <w:rFonts w:ascii="Calibri Light" w:hAnsi="Calibri Light" w:cs="Arial"/>
        </w:rPr>
        <w:t>‘Topic’ and ‘Sub Topic’ fields</w:t>
      </w:r>
      <w:r>
        <w:rPr>
          <w:rFonts w:ascii="Calibri Light" w:hAnsi="Calibri Light" w:cs="Arial"/>
        </w:rPr>
        <w:t xml:space="preserve">, see </w:t>
      </w:r>
      <w:r w:rsidR="00A9601C">
        <w:rPr>
          <w:rFonts w:ascii="Calibri Light" w:hAnsi="Calibri Light" w:cs="Arial"/>
        </w:rPr>
        <w:t xml:space="preserve">Section </w:t>
      </w:r>
      <w:r>
        <w:rPr>
          <w:rFonts w:ascii="Calibri Light" w:hAnsi="Calibri Light" w:cs="Arial"/>
        </w:rPr>
        <w:t>2.8.</w:t>
      </w:r>
    </w:p>
    <w:p w14:paraId="188DCC84" w14:textId="77777777" w:rsidR="00F3191C" w:rsidRDefault="00F3191C" w:rsidP="00F3191C">
      <w:pPr>
        <w:pStyle w:val="Heading2Text"/>
        <w:spacing w:after="0"/>
        <w:ind w:left="1440"/>
        <w:jc w:val="both"/>
        <w:rPr>
          <w:rFonts w:ascii="Calibri Light" w:hAnsi="Calibri Light" w:cs="Arial"/>
          <w:color w:val="C00000"/>
        </w:rPr>
      </w:pPr>
    </w:p>
    <w:p w14:paraId="24946661" w14:textId="5C4811D7" w:rsidR="00E6418B" w:rsidRPr="00D23852" w:rsidRDefault="00554549" w:rsidP="00D23852">
      <w:pPr>
        <w:pStyle w:val="Heading2Text"/>
        <w:spacing w:after="0"/>
        <w:ind w:left="1440"/>
        <w:jc w:val="both"/>
        <w:rPr>
          <w:rFonts w:ascii="Calibri Light" w:hAnsi="Calibri Light" w:cs="Arial"/>
        </w:rPr>
      </w:pPr>
      <w:r>
        <w:rPr>
          <w:rFonts w:ascii="Calibri Light" w:hAnsi="Calibri Light" w:cs="Arial"/>
        </w:rPr>
        <w:t xml:space="preserve">‘Additional Details’ section will be added on the ‘Overview’ facet </w:t>
      </w:r>
      <w:r w:rsidR="00E6418B">
        <w:rPr>
          <w:rFonts w:ascii="Calibri Light" w:hAnsi="Calibri Light" w:cs="Arial"/>
        </w:rPr>
        <w:t xml:space="preserve">as shown in </w:t>
      </w:r>
      <w:r w:rsidR="00F40437">
        <w:rPr>
          <w:rFonts w:ascii="Calibri Light" w:hAnsi="Calibri Light" w:cs="Arial"/>
        </w:rPr>
        <w:t xml:space="preserve">Figure </w:t>
      </w:r>
      <w:r w:rsidR="00E6418B">
        <w:rPr>
          <w:rFonts w:ascii="Calibri Light" w:hAnsi="Calibri Light" w:cs="Arial"/>
        </w:rPr>
        <w:t>2.1.2.2.4</w:t>
      </w:r>
      <w:r>
        <w:rPr>
          <w:rFonts w:ascii="Calibri Light" w:hAnsi="Calibri Light" w:cs="Arial"/>
        </w:rPr>
        <w:t xml:space="preserve">. This solution will be implemented through an enhancement. Refer to the FS: </w:t>
      </w:r>
      <w:r w:rsidRPr="003D6686">
        <w:rPr>
          <w:rFonts w:ascii="Calibri Light" w:hAnsi="Calibri Light" w:cs="Arial"/>
          <w:color w:val="4F81BD" w:themeColor="accent1"/>
        </w:rPr>
        <w:t>E-CIM-CS-16</w:t>
      </w:r>
      <w:r w:rsidR="00001A8C">
        <w:rPr>
          <w:rFonts w:ascii="Calibri Light" w:hAnsi="Calibri Light" w:cs="Arial"/>
          <w:color w:val="4F81BD" w:themeColor="accent1"/>
        </w:rPr>
        <w:t xml:space="preserve"> -</w:t>
      </w:r>
      <w:r w:rsidRPr="003D6686">
        <w:rPr>
          <w:rFonts w:ascii="Calibri Light" w:hAnsi="Calibri Light" w:cs="Arial"/>
          <w:color w:val="4F81BD" w:themeColor="accent1"/>
        </w:rPr>
        <w:t xml:space="preserve"> ‘Enhance </w:t>
      </w:r>
      <w:r w:rsidR="004E2CB1">
        <w:rPr>
          <w:rFonts w:ascii="Calibri Light" w:hAnsi="Calibri Light" w:cs="Arial"/>
          <w:color w:val="4F81BD" w:themeColor="accent1"/>
        </w:rPr>
        <w:t>non-rebate program o</w:t>
      </w:r>
      <w:r w:rsidRPr="003D6686">
        <w:rPr>
          <w:rFonts w:ascii="Calibri Light" w:hAnsi="Calibri Light" w:cs="Arial"/>
          <w:color w:val="4F81BD" w:themeColor="accent1"/>
        </w:rPr>
        <w:t xml:space="preserve">pportunities in </w:t>
      </w:r>
      <w:r w:rsidR="004E2CB1">
        <w:rPr>
          <w:rFonts w:ascii="Calibri Light" w:hAnsi="Calibri Light" w:cs="Arial"/>
          <w:color w:val="4F81BD" w:themeColor="accent1"/>
        </w:rPr>
        <w:t xml:space="preserve">SAP Hybris </w:t>
      </w:r>
      <w:r w:rsidRPr="003D6686">
        <w:rPr>
          <w:rFonts w:ascii="Calibri Light" w:hAnsi="Calibri Light" w:cs="Arial"/>
          <w:color w:val="4F81BD" w:themeColor="accent1"/>
        </w:rPr>
        <w:t xml:space="preserve">C4C with custom fields and business logic’ </w:t>
      </w:r>
      <w:r>
        <w:rPr>
          <w:rFonts w:ascii="Calibri Light" w:hAnsi="Calibri Light" w:cs="Arial"/>
        </w:rPr>
        <w:t>for more details.</w:t>
      </w:r>
    </w:p>
    <w:p w14:paraId="6C286396" w14:textId="77777777" w:rsidR="00554549" w:rsidRPr="00041694" w:rsidRDefault="00D07EC2" w:rsidP="00554549">
      <w:pPr>
        <w:pStyle w:val="Heading2Text"/>
        <w:spacing w:after="0"/>
        <w:ind w:left="1440"/>
        <w:jc w:val="both"/>
        <w:rPr>
          <w:rFonts w:ascii="Calibri Light" w:hAnsi="Calibri Light" w:cs="Arial"/>
          <w:color w:val="C00000"/>
        </w:rPr>
      </w:pPr>
      <w:r>
        <w:rPr>
          <w:rFonts w:ascii="Calibri Light" w:hAnsi="Calibri Light" w:cs="Arial"/>
          <w:noProof/>
          <w:color w:val="C00000"/>
          <w:lang w:eastAsia="en-US"/>
        </w:rPr>
        <w:drawing>
          <wp:inline distT="0" distB="0" distL="0" distR="0" wp14:anchorId="4EEDAD37" wp14:editId="0F1AE4FC">
            <wp:extent cx="5936615" cy="3179445"/>
            <wp:effectExtent l="0" t="0" r="6985" b="1905"/>
            <wp:docPr id="50199" name="Picture 5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6615" cy="3179445"/>
                    </a:xfrm>
                    <a:prstGeom prst="rect">
                      <a:avLst/>
                    </a:prstGeom>
                    <a:noFill/>
                    <a:ln>
                      <a:noFill/>
                    </a:ln>
                  </pic:spPr>
                </pic:pic>
              </a:graphicData>
            </a:graphic>
          </wp:inline>
        </w:drawing>
      </w:r>
    </w:p>
    <w:p w14:paraId="64817537" w14:textId="77777777" w:rsidR="00E6418B" w:rsidRDefault="00E6418B" w:rsidP="00E6418B">
      <w:pPr>
        <w:pStyle w:val="Heading2Text"/>
        <w:tabs>
          <w:tab w:val="left" w:pos="1350"/>
        </w:tabs>
        <w:ind w:left="1440"/>
        <w:jc w:val="both"/>
        <w:rPr>
          <w:rFonts w:ascii="Calibri Light" w:hAnsi="Calibri Light" w:cs="Arial"/>
        </w:rPr>
      </w:pPr>
      <w:r>
        <w:rPr>
          <w:rFonts w:ascii="Calibri Light" w:hAnsi="Calibri Light" w:cs="Arial"/>
        </w:rPr>
        <w:t xml:space="preserve">Figure 2.1.2.2.4 – ‘Additional Details’ section on the ‘Overview facet </w:t>
      </w:r>
    </w:p>
    <w:p w14:paraId="557AA568" w14:textId="77777777" w:rsidR="00E6418B" w:rsidRDefault="00E6418B" w:rsidP="00AD2EC8">
      <w:pPr>
        <w:pStyle w:val="Heading2Text"/>
        <w:ind w:left="1440"/>
        <w:jc w:val="both"/>
        <w:rPr>
          <w:rFonts w:ascii="Calibri Light" w:hAnsi="Calibri Light" w:cs="Arial"/>
        </w:rPr>
      </w:pPr>
      <w:r>
        <w:rPr>
          <w:rFonts w:ascii="Calibri Light" w:hAnsi="Calibri Light" w:cs="Arial"/>
        </w:rPr>
        <w:t>Note: For a complete list of values that will be av</w:t>
      </w:r>
      <w:r w:rsidR="00A3780A">
        <w:rPr>
          <w:rFonts w:ascii="Calibri Light" w:hAnsi="Calibri Light" w:cs="Arial"/>
        </w:rPr>
        <w:t>ailable for selection for ‘Type Description</w:t>
      </w:r>
      <w:r>
        <w:rPr>
          <w:rFonts w:ascii="Calibri Light" w:hAnsi="Calibri Light" w:cs="Arial"/>
        </w:rPr>
        <w:t xml:space="preserve">’ </w:t>
      </w:r>
      <w:r w:rsidR="00A3780A">
        <w:rPr>
          <w:rFonts w:ascii="Calibri Light" w:hAnsi="Calibri Light" w:cs="Arial"/>
        </w:rPr>
        <w:t xml:space="preserve">and ‘Value Description’ </w:t>
      </w:r>
      <w:r>
        <w:rPr>
          <w:rFonts w:ascii="Calibri Light" w:hAnsi="Calibri Light" w:cs="Arial"/>
        </w:rPr>
        <w:t>field</w:t>
      </w:r>
      <w:r w:rsidR="00A3780A">
        <w:rPr>
          <w:rFonts w:ascii="Calibri Light" w:hAnsi="Calibri Light" w:cs="Arial"/>
        </w:rPr>
        <w:t>s</w:t>
      </w:r>
      <w:r>
        <w:rPr>
          <w:rFonts w:ascii="Calibri Light" w:hAnsi="Calibri Light" w:cs="Arial"/>
        </w:rPr>
        <w:t>, see section 2.8.</w:t>
      </w:r>
    </w:p>
    <w:p w14:paraId="5D286C3C" w14:textId="1DD3A5FF" w:rsidR="00711B44" w:rsidRDefault="005073E9" w:rsidP="00284DE7">
      <w:pPr>
        <w:pStyle w:val="Heading2Text"/>
        <w:ind w:left="1440"/>
        <w:jc w:val="both"/>
        <w:rPr>
          <w:rFonts w:ascii="Calibri Light" w:hAnsi="Calibri Light" w:cs="Arial"/>
        </w:rPr>
      </w:pPr>
      <w:r w:rsidRPr="005073E9">
        <w:rPr>
          <w:rFonts w:ascii="Calibri Light" w:hAnsi="Calibri Light" w:cs="Arial"/>
          <w:b/>
        </w:rPr>
        <w:lastRenderedPageBreak/>
        <w:t>Sales Activities</w:t>
      </w:r>
      <w:r>
        <w:rPr>
          <w:rFonts w:ascii="Calibri Light" w:hAnsi="Calibri Light" w:cs="Arial"/>
        </w:rPr>
        <w:t xml:space="preserve">: </w:t>
      </w:r>
      <w:r w:rsidR="00CF161C">
        <w:rPr>
          <w:rFonts w:ascii="Calibri Light" w:hAnsi="Calibri Light" w:cs="Arial"/>
        </w:rPr>
        <w:t>Sales Cycle – ‘</w:t>
      </w:r>
      <w:r w:rsidR="00CC3B51">
        <w:rPr>
          <w:rFonts w:ascii="Calibri Light" w:hAnsi="Calibri Light" w:cs="Arial"/>
        </w:rPr>
        <w:t>Economic Development Services</w:t>
      </w:r>
      <w:r w:rsidR="00CF161C">
        <w:rPr>
          <w:rFonts w:ascii="Calibri Light" w:hAnsi="Calibri Light" w:cs="Arial"/>
        </w:rPr>
        <w:t xml:space="preserve">’ will be defined with a </w:t>
      </w:r>
      <w:r w:rsidR="00355D36">
        <w:rPr>
          <w:rFonts w:ascii="Calibri Light" w:hAnsi="Calibri Light" w:cs="Arial"/>
        </w:rPr>
        <w:t>Sales Phase – ‘EDR</w:t>
      </w:r>
      <w:r w:rsidR="00D34C67">
        <w:rPr>
          <w:rFonts w:ascii="Calibri Light" w:hAnsi="Calibri Light" w:cs="Arial"/>
        </w:rPr>
        <w:t xml:space="preserve"> Process’. </w:t>
      </w:r>
      <w:r w:rsidR="00711B44">
        <w:rPr>
          <w:rFonts w:ascii="Calibri Light" w:hAnsi="Calibri Light" w:cs="Arial"/>
        </w:rPr>
        <w:t xml:space="preserve">The following </w:t>
      </w:r>
      <w:r w:rsidR="00D34C67">
        <w:rPr>
          <w:rFonts w:ascii="Calibri Light" w:hAnsi="Calibri Light" w:cs="Arial"/>
        </w:rPr>
        <w:t>activities</w:t>
      </w:r>
      <w:r w:rsidR="00711B44">
        <w:rPr>
          <w:rFonts w:ascii="Calibri Light" w:hAnsi="Calibri Light" w:cs="Arial"/>
        </w:rPr>
        <w:t xml:space="preserve"> will be </w:t>
      </w:r>
      <w:r w:rsidR="00D34C67">
        <w:rPr>
          <w:rFonts w:ascii="Calibri Light" w:hAnsi="Calibri Light" w:cs="Arial"/>
        </w:rPr>
        <w:t>assigned to this sales phase</w:t>
      </w:r>
      <w:r w:rsidR="00711B44">
        <w:rPr>
          <w:rFonts w:ascii="Calibri Light" w:hAnsi="Calibri Light" w:cs="Arial"/>
        </w:rPr>
        <w:t xml:space="preserve">: </w:t>
      </w:r>
    </w:p>
    <w:p w14:paraId="72CD1163"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LOI Received</w:t>
      </w:r>
    </w:p>
    <w:p w14:paraId="4020E9C4"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EDR Rate Analysis Delivered</w:t>
      </w:r>
    </w:p>
    <w:p w14:paraId="49B4E622"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Eligibility Letter Delivered</w:t>
      </w:r>
    </w:p>
    <w:p w14:paraId="3BED8FB4"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Latest Business Case Received</w:t>
      </w:r>
    </w:p>
    <w:p w14:paraId="23AEAEB4" w14:textId="480C0A20" w:rsidR="00711B44" w:rsidRDefault="00CC3B51" w:rsidP="00162320">
      <w:pPr>
        <w:pStyle w:val="Heading2Text"/>
        <w:numPr>
          <w:ilvl w:val="0"/>
          <w:numId w:val="17"/>
        </w:numPr>
        <w:spacing w:after="0"/>
        <w:jc w:val="both"/>
        <w:rPr>
          <w:rFonts w:ascii="Calibri Light" w:hAnsi="Calibri Light" w:cs="Arial"/>
        </w:rPr>
      </w:pPr>
      <w:r>
        <w:rPr>
          <w:rFonts w:ascii="Calibri Light" w:hAnsi="Calibri Light" w:cs="Arial"/>
        </w:rPr>
        <w:t>Economic Development Services</w:t>
      </w:r>
      <w:r w:rsidR="00711B44">
        <w:rPr>
          <w:rFonts w:ascii="Calibri Light" w:hAnsi="Calibri Light" w:cs="Arial"/>
        </w:rPr>
        <w:t xml:space="preserve"> Approved</w:t>
      </w:r>
    </w:p>
    <w:p w14:paraId="7F70FFB6" w14:textId="6C7C63B0" w:rsidR="00711B44" w:rsidRDefault="00CC3B51" w:rsidP="00162320">
      <w:pPr>
        <w:pStyle w:val="Heading2Text"/>
        <w:numPr>
          <w:ilvl w:val="0"/>
          <w:numId w:val="17"/>
        </w:numPr>
        <w:spacing w:after="0"/>
        <w:jc w:val="both"/>
        <w:rPr>
          <w:rFonts w:ascii="Calibri Light" w:hAnsi="Calibri Light" w:cs="Arial"/>
        </w:rPr>
      </w:pPr>
      <w:r>
        <w:rPr>
          <w:rFonts w:ascii="Calibri Light" w:hAnsi="Calibri Light" w:cs="Arial"/>
        </w:rPr>
        <w:t>Economic Development Services</w:t>
      </w:r>
      <w:r w:rsidR="00711B44">
        <w:rPr>
          <w:rFonts w:ascii="Calibri Light" w:hAnsi="Calibri Light" w:cs="Arial"/>
        </w:rPr>
        <w:t xml:space="preserve"> Denied</w:t>
      </w:r>
    </w:p>
    <w:p w14:paraId="2D0EDE88"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State Economic Development Approved</w:t>
      </w:r>
    </w:p>
    <w:p w14:paraId="2E7BD329"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State Economic Development Denied</w:t>
      </w:r>
    </w:p>
    <w:p w14:paraId="5F6097DF"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Regulatory Approved</w:t>
      </w:r>
    </w:p>
    <w:p w14:paraId="17AF26E6"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Regulatory Denied</w:t>
      </w:r>
    </w:p>
    <w:p w14:paraId="3573F3B6"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Legal Approved</w:t>
      </w:r>
    </w:p>
    <w:p w14:paraId="3C5962C3"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Legal Denied</w:t>
      </w:r>
    </w:p>
    <w:p w14:paraId="4C2E9DEB"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EDR Affidavit Signed</w:t>
      </w:r>
    </w:p>
    <w:p w14:paraId="336D1A5C"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EDR Contract Signed</w:t>
      </w:r>
    </w:p>
    <w:p w14:paraId="7B991B07"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EDR Applied</w:t>
      </w:r>
    </w:p>
    <w:p w14:paraId="3BAED30E"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EDR Completed</w:t>
      </w:r>
    </w:p>
    <w:p w14:paraId="3CE38F23"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EDR Declined</w:t>
      </w:r>
    </w:p>
    <w:p w14:paraId="00F6FD66"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EDR On Hold</w:t>
      </w:r>
    </w:p>
    <w:p w14:paraId="1E63D0B4" w14:textId="77777777" w:rsidR="00711B44" w:rsidRDefault="00711B44" w:rsidP="00162320">
      <w:pPr>
        <w:pStyle w:val="Heading2Text"/>
        <w:numPr>
          <w:ilvl w:val="0"/>
          <w:numId w:val="17"/>
        </w:numPr>
        <w:spacing w:after="0"/>
        <w:jc w:val="both"/>
        <w:rPr>
          <w:rFonts w:ascii="Calibri Light" w:hAnsi="Calibri Light" w:cs="Arial"/>
        </w:rPr>
      </w:pPr>
      <w:r>
        <w:rPr>
          <w:rFonts w:ascii="Calibri Light" w:hAnsi="Calibri Light" w:cs="Arial"/>
        </w:rPr>
        <w:t>EDR Withdrawn</w:t>
      </w:r>
    </w:p>
    <w:p w14:paraId="764A4807" w14:textId="77777777" w:rsidR="008D695A" w:rsidRDefault="008D695A" w:rsidP="00284DE7">
      <w:pPr>
        <w:pStyle w:val="Heading2Text"/>
        <w:ind w:left="1440"/>
        <w:jc w:val="both"/>
        <w:rPr>
          <w:rFonts w:ascii="Calibri Light" w:hAnsi="Calibri Light" w:cs="Arial"/>
          <w:color w:val="C00000"/>
        </w:rPr>
      </w:pPr>
    </w:p>
    <w:p w14:paraId="1ABA3A8E" w14:textId="77777777" w:rsidR="000D03BC" w:rsidRDefault="00057238" w:rsidP="00284DE7">
      <w:pPr>
        <w:pStyle w:val="Heading2Text"/>
        <w:ind w:left="1440"/>
        <w:jc w:val="both"/>
        <w:rPr>
          <w:rFonts w:ascii="Calibri Light" w:hAnsi="Calibri Light" w:cs="Arial"/>
        </w:rPr>
      </w:pPr>
      <w:r w:rsidRPr="008D695A">
        <w:rPr>
          <w:rFonts w:ascii="Calibri Light" w:hAnsi="Calibri Light" w:cs="Arial"/>
        </w:rPr>
        <w:t xml:space="preserve">These </w:t>
      </w:r>
      <w:r w:rsidR="008D695A" w:rsidRPr="008D695A">
        <w:rPr>
          <w:rFonts w:ascii="Calibri Light" w:hAnsi="Calibri Light" w:cs="Arial"/>
        </w:rPr>
        <w:t xml:space="preserve">activities </w:t>
      </w:r>
      <w:r w:rsidRPr="008D695A">
        <w:rPr>
          <w:rFonts w:ascii="Calibri Light" w:hAnsi="Calibri Light" w:cs="Arial"/>
        </w:rPr>
        <w:t>will be available f</w:t>
      </w:r>
      <w:r w:rsidR="008D695A">
        <w:rPr>
          <w:rFonts w:ascii="Calibri Light" w:hAnsi="Calibri Light" w:cs="Arial"/>
        </w:rPr>
        <w:t>or selection i</w:t>
      </w:r>
      <w:r w:rsidR="008D695A" w:rsidRPr="008D695A">
        <w:rPr>
          <w:rFonts w:ascii="Calibri Light" w:hAnsi="Calibri Light" w:cs="Arial"/>
        </w:rPr>
        <w:t>n the ‘Activity Advisor’</w:t>
      </w:r>
      <w:r w:rsidR="008D695A">
        <w:rPr>
          <w:rFonts w:ascii="Calibri Light" w:hAnsi="Calibri Light" w:cs="Arial"/>
        </w:rPr>
        <w:t xml:space="preserve"> section on</w:t>
      </w:r>
      <w:r w:rsidR="008D695A" w:rsidRPr="008D695A">
        <w:rPr>
          <w:rFonts w:ascii="Calibri Light" w:hAnsi="Calibri Light" w:cs="Arial"/>
        </w:rPr>
        <w:t xml:space="preserve"> the ‘Sales Activities’ facet.</w:t>
      </w:r>
    </w:p>
    <w:p w14:paraId="75651B25" w14:textId="7E6585C9" w:rsidR="00275914" w:rsidRPr="0023068B" w:rsidRDefault="00275914" w:rsidP="00275914">
      <w:pPr>
        <w:pStyle w:val="Heading2Text"/>
        <w:ind w:left="1440"/>
        <w:jc w:val="both"/>
        <w:rPr>
          <w:rFonts w:ascii="Calibri Light" w:hAnsi="Calibri Light" w:cs="Arial"/>
        </w:rPr>
      </w:pPr>
      <w:r w:rsidRPr="0023068B">
        <w:rPr>
          <w:rFonts w:ascii="Calibri Light" w:hAnsi="Calibri Light" w:cs="Arial"/>
        </w:rPr>
        <w:t xml:space="preserve">Additionally, </w:t>
      </w:r>
      <w:r>
        <w:rPr>
          <w:rFonts w:ascii="Calibri Light" w:hAnsi="Calibri Light" w:cs="Arial"/>
        </w:rPr>
        <w:t>a new field ‘EDR Status’ will be added to the Opportunity Type – ‘</w:t>
      </w:r>
      <w:r w:rsidR="00CC3B51">
        <w:rPr>
          <w:rFonts w:ascii="Calibri Light" w:hAnsi="Calibri Light" w:cs="Arial"/>
        </w:rPr>
        <w:t>Economic Development Services</w:t>
      </w:r>
      <w:r>
        <w:rPr>
          <w:rFonts w:ascii="Calibri Light" w:hAnsi="Calibri Light" w:cs="Arial"/>
        </w:rPr>
        <w:t>’.</w:t>
      </w:r>
    </w:p>
    <w:p w14:paraId="42CF582C" w14:textId="77777777" w:rsidR="00275914" w:rsidRDefault="00275914" w:rsidP="00275914">
      <w:pPr>
        <w:pStyle w:val="Heading2Text"/>
        <w:ind w:left="1440"/>
        <w:jc w:val="both"/>
        <w:rPr>
          <w:rFonts w:ascii="Calibri Light" w:hAnsi="Calibri Light" w:cs="Arial"/>
        </w:rPr>
      </w:pPr>
      <w:r>
        <w:rPr>
          <w:noProof/>
          <w:lang w:eastAsia="en-US"/>
        </w:rPr>
        <w:drawing>
          <wp:inline distT="0" distB="0" distL="0" distR="0" wp14:anchorId="15CF4E66" wp14:editId="4CFF5108">
            <wp:extent cx="3895725" cy="1495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95725" cy="1495425"/>
                    </a:xfrm>
                    <a:prstGeom prst="rect">
                      <a:avLst/>
                    </a:prstGeom>
                  </pic:spPr>
                </pic:pic>
              </a:graphicData>
            </a:graphic>
          </wp:inline>
        </w:drawing>
      </w:r>
    </w:p>
    <w:p w14:paraId="27766208" w14:textId="77777777" w:rsidR="00275914" w:rsidRPr="008D695A" w:rsidRDefault="00275914" w:rsidP="00284DE7">
      <w:pPr>
        <w:pStyle w:val="Heading2Text"/>
        <w:ind w:left="1440"/>
        <w:jc w:val="both"/>
        <w:rPr>
          <w:rFonts w:ascii="Calibri Light" w:hAnsi="Calibri Light" w:cs="Arial"/>
        </w:rPr>
      </w:pPr>
    </w:p>
    <w:p w14:paraId="039BA2C7" w14:textId="274E54EC" w:rsidR="00284DE7" w:rsidRPr="00BE3898" w:rsidRDefault="005073E9" w:rsidP="005A76A2">
      <w:pPr>
        <w:pStyle w:val="Heading2Text"/>
        <w:ind w:left="1440"/>
        <w:jc w:val="both"/>
        <w:rPr>
          <w:rFonts w:ascii="Calibri Light" w:hAnsi="Calibri Light" w:cs="Arial"/>
        </w:rPr>
      </w:pPr>
      <w:r w:rsidRPr="005073E9">
        <w:rPr>
          <w:rFonts w:ascii="Calibri Light" w:hAnsi="Calibri Light" w:cs="Arial"/>
          <w:b/>
        </w:rPr>
        <w:t>Notes</w:t>
      </w:r>
      <w:r>
        <w:rPr>
          <w:rFonts w:ascii="Calibri Light" w:hAnsi="Calibri Light" w:cs="Arial"/>
        </w:rPr>
        <w:t xml:space="preserve">: </w:t>
      </w:r>
      <w:r w:rsidR="00284DE7" w:rsidRPr="00155BB6">
        <w:rPr>
          <w:rFonts w:ascii="Calibri Light" w:hAnsi="Calibri Light" w:cs="Arial"/>
        </w:rPr>
        <w:t>Notes can be added to</w:t>
      </w:r>
      <w:r w:rsidR="00284DE7">
        <w:rPr>
          <w:rFonts w:ascii="Calibri Light" w:hAnsi="Calibri Light" w:cs="Arial"/>
        </w:rPr>
        <w:t xml:space="preserve"> an Opportunity </w:t>
      </w:r>
      <w:r w:rsidR="00284DE7" w:rsidRPr="00155BB6">
        <w:rPr>
          <w:rFonts w:ascii="Calibri Light" w:hAnsi="Calibri Light" w:cs="Arial"/>
        </w:rPr>
        <w:t>using t</w:t>
      </w:r>
      <w:r w:rsidR="00284DE7">
        <w:rPr>
          <w:rFonts w:ascii="Calibri Light" w:hAnsi="Calibri Light" w:cs="Arial"/>
        </w:rPr>
        <w:t xml:space="preserve">he ‘Notes’ facet as shown in </w:t>
      </w:r>
      <w:r w:rsidR="00F40437">
        <w:rPr>
          <w:rFonts w:ascii="Calibri Light" w:hAnsi="Calibri Light" w:cs="Arial"/>
        </w:rPr>
        <w:t xml:space="preserve">Figure </w:t>
      </w:r>
      <w:r w:rsidR="00284DE7">
        <w:rPr>
          <w:rFonts w:ascii="Calibri Light" w:hAnsi="Calibri Light" w:cs="Arial"/>
        </w:rPr>
        <w:t>2.1.1.2.1.</w:t>
      </w:r>
      <w:r w:rsidR="00CC1CFF">
        <w:rPr>
          <w:rFonts w:ascii="Calibri Light" w:hAnsi="Calibri Light" w:cs="Arial"/>
        </w:rPr>
        <w:t xml:space="preserve"> </w:t>
      </w:r>
      <w:r w:rsidR="00284DE7" w:rsidRPr="00BE3898">
        <w:rPr>
          <w:rFonts w:ascii="Calibri Light" w:hAnsi="Calibri Light" w:cs="Arial"/>
        </w:rPr>
        <w:t>Note: It is not possible</w:t>
      </w:r>
      <w:r w:rsidR="00284DE7">
        <w:rPr>
          <w:rFonts w:ascii="Calibri Light" w:hAnsi="Calibri Light" w:cs="Arial"/>
        </w:rPr>
        <w:t xml:space="preserve"> to select a note type in an Opportunity</w:t>
      </w:r>
      <w:r w:rsidR="00284DE7" w:rsidRPr="00BE3898">
        <w:rPr>
          <w:rFonts w:ascii="Calibri Light" w:hAnsi="Calibri Light" w:cs="Arial"/>
        </w:rPr>
        <w:t xml:space="preserve"> in SAP Hybris C4C.</w:t>
      </w:r>
    </w:p>
    <w:p w14:paraId="04C065EB" w14:textId="031CB6DB" w:rsidR="00B6557C" w:rsidRDefault="005073E9" w:rsidP="005A76A2">
      <w:pPr>
        <w:pStyle w:val="Heading2Text"/>
        <w:tabs>
          <w:tab w:val="left" w:pos="1350"/>
        </w:tabs>
        <w:ind w:left="1440"/>
        <w:jc w:val="both"/>
        <w:rPr>
          <w:rFonts w:ascii="Calibri Light" w:hAnsi="Calibri Light" w:cs="Arial"/>
        </w:rPr>
      </w:pPr>
      <w:r w:rsidRPr="005073E9">
        <w:rPr>
          <w:rFonts w:ascii="Calibri Light" w:hAnsi="Calibri Light" w:cs="Arial"/>
          <w:b/>
        </w:rPr>
        <w:t>Attachments</w:t>
      </w:r>
      <w:r>
        <w:rPr>
          <w:rFonts w:ascii="Calibri Light" w:hAnsi="Calibri Light" w:cs="Arial"/>
        </w:rPr>
        <w:t xml:space="preserve">: </w:t>
      </w:r>
      <w:r w:rsidR="00284DE7" w:rsidRPr="005A2355">
        <w:rPr>
          <w:rFonts w:ascii="Calibri Light" w:hAnsi="Calibri Light" w:cs="Arial"/>
        </w:rPr>
        <w:t>Attachments can be added to a</w:t>
      </w:r>
      <w:r w:rsidR="00284DE7">
        <w:rPr>
          <w:rFonts w:ascii="Calibri Light" w:hAnsi="Calibri Light" w:cs="Arial"/>
        </w:rPr>
        <w:t>n Opportunity</w:t>
      </w:r>
      <w:r w:rsidR="00284DE7" w:rsidRPr="005A2355">
        <w:rPr>
          <w:rFonts w:ascii="Calibri Light" w:hAnsi="Calibri Light" w:cs="Arial"/>
        </w:rPr>
        <w:t xml:space="preserve"> using the ‘A</w:t>
      </w:r>
      <w:r w:rsidR="00284DE7">
        <w:rPr>
          <w:rFonts w:ascii="Calibri Light" w:hAnsi="Calibri Light" w:cs="Arial"/>
        </w:rPr>
        <w:t xml:space="preserve">ttachments’ facet as shown in </w:t>
      </w:r>
      <w:r w:rsidR="00F40437">
        <w:rPr>
          <w:rFonts w:ascii="Calibri Light" w:hAnsi="Calibri Light" w:cs="Arial"/>
        </w:rPr>
        <w:t xml:space="preserve">Figure </w:t>
      </w:r>
      <w:r w:rsidR="00284DE7">
        <w:rPr>
          <w:rFonts w:ascii="Calibri Light" w:hAnsi="Calibri Light" w:cs="Arial"/>
        </w:rPr>
        <w:t>2.1.1.2.2.</w:t>
      </w:r>
      <w:r w:rsidR="005A76A2">
        <w:rPr>
          <w:rFonts w:ascii="Calibri Light" w:hAnsi="Calibri Light" w:cs="Arial"/>
        </w:rPr>
        <w:t xml:space="preserve"> </w:t>
      </w:r>
      <w:r w:rsidR="00284DE7" w:rsidRPr="002D7DD5">
        <w:rPr>
          <w:rFonts w:ascii="Calibri Light" w:hAnsi="Calibri Light" w:cs="Arial"/>
        </w:rPr>
        <w:t xml:space="preserve">A Local File or a Web Link or a file from the Library can be added as an attachment. </w:t>
      </w:r>
      <w:r w:rsidR="00B6557C">
        <w:rPr>
          <w:rFonts w:ascii="Calibri Light" w:hAnsi="Calibri Light" w:cs="Arial"/>
        </w:rPr>
        <w:t xml:space="preserve">For Economic Development opportunities, ‘Standard Attachment’ will be defined as </w:t>
      </w:r>
      <w:r w:rsidR="00F2042A">
        <w:rPr>
          <w:rFonts w:ascii="Calibri Light" w:hAnsi="Calibri Light" w:cs="Arial"/>
        </w:rPr>
        <w:t>a Dropdown List V</w:t>
      </w:r>
      <w:r w:rsidR="00015CC9">
        <w:rPr>
          <w:rFonts w:ascii="Calibri Light" w:hAnsi="Calibri Light" w:cs="Arial"/>
        </w:rPr>
        <w:t>alue</w:t>
      </w:r>
      <w:r w:rsidR="00B6557C">
        <w:rPr>
          <w:rFonts w:ascii="Calibri Light" w:hAnsi="Calibri Light" w:cs="Arial"/>
        </w:rPr>
        <w:t xml:space="preserve"> for the field:</w:t>
      </w:r>
      <w:r w:rsidR="00B6557C" w:rsidRPr="002D7DD5">
        <w:rPr>
          <w:rFonts w:ascii="Calibri Light" w:hAnsi="Calibri Light" w:cs="Arial"/>
        </w:rPr>
        <w:t xml:space="preserve"> Attachment Type.</w:t>
      </w:r>
    </w:p>
    <w:p w14:paraId="371D1A96" w14:textId="7F9FB038" w:rsidR="00B031DE" w:rsidRDefault="005073E9" w:rsidP="00B031DE">
      <w:pPr>
        <w:pStyle w:val="Heading2Text"/>
        <w:tabs>
          <w:tab w:val="left" w:pos="1350"/>
        </w:tabs>
        <w:ind w:left="1440"/>
        <w:jc w:val="both"/>
        <w:rPr>
          <w:rFonts w:ascii="Calibri Light" w:hAnsi="Calibri Light" w:cs="Arial"/>
        </w:rPr>
      </w:pPr>
      <w:r w:rsidRPr="005073E9">
        <w:rPr>
          <w:rFonts w:ascii="Calibri Light" w:hAnsi="Calibri Light" w:cs="Arial"/>
          <w:b/>
        </w:rPr>
        <w:t>Change History</w:t>
      </w:r>
      <w:r>
        <w:rPr>
          <w:rFonts w:ascii="Calibri Light" w:hAnsi="Calibri Light" w:cs="Arial"/>
        </w:rPr>
        <w:t xml:space="preserve">: </w:t>
      </w:r>
      <w:r w:rsidR="00284DE7" w:rsidRPr="00161D66">
        <w:rPr>
          <w:rFonts w:ascii="Calibri Light" w:hAnsi="Calibri Light" w:cs="Arial"/>
        </w:rPr>
        <w:t>Change History f</w:t>
      </w:r>
      <w:r w:rsidR="00284DE7">
        <w:rPr>
          <w:rFonts w:ascii="Calibri Light" w:hAnsi="Calibri Light" w:cs="Arial"/>
        </w:rPr>
        <w:t xml:space="preserve">or Opportunity attributes can be seen on the ‘Changes’ facet as shown in </w:t>
      </w:r>
      <w:r w:rsidR="00F5629D">
        <w:rPr>
          <w:rFonts w:ascii="Calibri Light" w:hAnsi="Calibri Light" w:cs="Arial"/>
        </w:rPr>
        <w:t xml:space="preserve">Figure </w:t>
      </w:r>
      <w:r w:rsidR="00284DE7">
        <w:rPr>
          <w:rFonts w:ascii="Calibri Light" w:hAnsi="Calibri Light" w:cs="Arial"/>
        </w:rPr>
        <w:t>2.1.1.2.3.</w:t>
      </w:r>
      <w:r w:rsidR="00B031DE">
        <w:rPr>
          <w:rFonts w:ascii="Calibri Light" w:hAnsi="Calibri Light" w:cs="Arial"/>
        </w:rPr>
        <w:t xml:space="preserve"> The following attributes of an Opportunity transaction will be captured in the Change History: </w:t>
      </w:r>
    </w:p>
    <w:p w14:paraId="7291B312" w14:textId="77777777" w:rsidR="00B031DE" w:rsidRPr="00161D66" w:rsidRDefault="00B031DE" w:rsidP="00B031DE">
      <w:pPr>
        <w:pStyle w:val="Heading2Text"/>
        <w:tabs>
          <w:tab w:val="left" w:pos="1350"/>
        </w:tabs>
        <w:ind w:left="1440"/>
        <w:jc w:val="both"/>
        <w:rPr>
          <w:rFonts w:ascii="Calibri Light" w:hAnsi="Calibri Light" w:cs="Arial"/>
        </w:rPr>
      </w:pPr>
      <w:r>
        <w:rPr>
          <w:rFonts w:ascii="Calibri Light" w:hAnsi="Calibri Light" w:cs="Arial"/>
        </w:rPr>
        <w:t xml:space="preserve">Attachment External Address Link, Attachment File Name, Attachment Title, Category, Close Date, Contact Party Address, Contact Party ID, Contact Party Role, Currency Code, Custom Status, </w:t>
      </w:r>
      <w:r>
        <w:rPr>
          <w:rFonts w:ascii="Calibri Light" w:hAnsi="Calibri Light" w:cs="Arial"/>
        </w:rPr>
        <w:lastRenderedPageBreak/>
        <w:t>Distribution Channel, Entry Type, Expected Value, Item Description, Item Value, Main Party, Name, Party Address, Party ID, Party Role, Priority, Probability, Product Category ID, Product ID, Progress, Publish to Forecast, Quantity, Reason for Status, Reference Document ID, Reference Document Type, Sales Cycle, Sales Organization ID, Sales Phase, Source, Start Date, Status, Territory ID, Text, Total Negotiated Value, Unit of Measure and Weighted Value.</w:t>
      </w:r>
    </w:p>
    <w:p w14:paraId="5A8FBDC9" w14:textId="77777777" w:rsidR="00284DE7" w:rsidRDefault="005073E9" w:rsidP="00284DE7">
      <w:pPr>
        <w:pStyle w:val="Heading2Text"/>
        <w:tabs>
          <w:tab w:val="left" w:pos="1350"/>
        </w:tabs>
        <w:ind w:left="1440"/>
        <w:jc w:val="both"/>
        <w:rPr>
          <w:rFonts w:ascii="Calibri Light" w:hAnsi="Calibri Light" w:cs="Arial"/>
        </w:rPr>
      </w:pPr>
      <w:r w:rsidRPr="005073E9">
        <w:rPr>
          <w:rFonts w:ascii="Calibri Light" w:hAnsi="Calibri Light" w:cs="Arial"/>
          <w:b/>
        </w:rPr>
        <w:t>Partner Determination</w:t>
      </w:r>
      <w:r>
        <w:rPr>
          <w:rFonts w:ascii="Calibri Light" w:hAnsi="Calibri Light" w:cs="Arial"/>
        </w:rPr>
        <w:t xml:space="preserve">: </w:t>
      </w:r>
      <w:r w:rsidR="00284DE7">
        <w:rPr>
          <w:rFonts w:ascii="Calibri Light" w:hAnsi="Calibri Light" w:cs="Arial"/>
        </w:rPr>
        <w:t xml:space="preserve">When an Opportunity is created as a follow-up transaction of a Lead or copied from another Opportunity, partners assigned to party roles that are common to both transactions will be copied over to the Opportunity transaction. If an Opportunity is created without reference to a Lead or another Opportunity, party roles: ‘Account Manger’, ‘Account Coordinator’, ‘Inside Account Manager’ and ‘DER Specialist’ will be automatically determined based on the Sales Territory ID determined for that transaction. Additionally, the following party roles will be available for </w:t>
      </w:r>
      <w:r w:rsidR="00B532D2">
        <w:rPr>
          <w:rFonts w:ascii="Calibri Light" w:hAnsi="Calibri Light" w:cs="Arial"/>
        </w:rPr>
        <w:t xml:space="preserve">manual </w:t>
      </w:r>
      <w:r w:rsidR="00284DE7">
        <w:rPr>
          <w:rFonts w:ascii="Calibri Light" w:hAnsi="Calibri Light" w:cs="Arial"/>
        </w:rPr>
        <w:t>maintenance in Opportunities:</w:t>
      </w:r>
    </w:p>
    <w:p w14:paraId="5770B8C9" w14:textId="526BFA03" w:rsidR="00284DE7" w:rsidRDefault="00CC3B51" w:rsidP="00162320">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Economic Development Services</w:t>
      </w:r>
      <w:r w:rsidR="00284DE7">
        <w:rPr>
          <w:rFonts w:ascii="Calibri Light" w:hAnsi="Calibri Light" w:cs="Arial"/>
        </w:rPr>
        <w:t xml:space="preserve"> Consultant </w:t>
      </w:r>
    </w:p>
    <w:p w14:paraId="1A6DDF06" w14:textId="566A27A6" w:rsidR="00284DE7" w:rsidRDefault="00CC3B51" w:rsidP="00162320">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Economic Development Services</w:t>
      </w:r>
      <w:r w:rsidR="00284DE7">
        <w:rPr>
          <w:rFonts w:ascii="Calibri Light" w:hAnsi="Calibri Light" w:cs="Arial"/>
        </w:rPr>
        <w:t xml:space="preserve"> Analyst</w:t>
      </w:r>
    </w:p>
    <w:p w14:paraId="336022F2" w14:textId="77777777" w:rsidR="00284DE7" w:rsidRDefault="00284DE7" w:rsidP="00162320">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Engineer</w:t>
      </w:r>
    </w:p>
    <w:p w14:paraId="0A296639" w14:textId="77777777" w:rsidR="00284DE7" w:rsidRDefault="00284DE7" w:rsidP="00162320">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New Construction Representative</w:t>
      </w:r>
    </w:p>
    <w:p w14:paraId="7143570B" w14:textId="77777777" w:rsidR="00284DE7" w:rsidRDefault="00284DE7" w:rsidP="00162320">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Outreach Specialist</w:t>
      </w:r>
    </w:p>
    <w:p w14:paraId="3F6F45FF" w14:textId="77777777" w:rsidR="00284DE7" w:rsidRDefault="00284DE7" w:rsidP="00162320">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Analyst</w:t>
      </w:r>
    </w:p>
    <w:p w14:paraId="2ADD0B00" w14:textId="77777777" w:rsidR="00284DE7" w:rsidRDefault="00284DE7" w:rsidP="00162320">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Field Engineer</w:t>
      </w:r>
    </w:p>
    <w:p w14:paraId="7CFBBDC9" w14:textId="77777777" w:rsidR="00284DE7" w:rsidRDefault="00284DE7" w:rsidP="00162320">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Pump Test Engineer</w:t>
      </w:r>
    </w:p>
    <w:p w14:paraId="60ACD076" w14:textId="77777777" w:rsidR="00284DE7" w:rsidRDefault="00284DE7" w:rsidP="00162320">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Trade Pro Liaison</w:t>
      </w:r>
    </w:p>
    <w:p w14:paraId="60C6363A" w14:textId="77777777" w:rsidR="00284DE7" w:rsidRDefault="00284DE7" w:rsidP="003C1BBE">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Auditor</w:t>
      </w:r>
    </w:p>
    <w:p w14:paraId="03141AAF" w14:textId="66ABEF49" w:rsidR="003C1BBE" w:rsidRDefault="003C1BBE" w:rsidP="00317654">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BCST Account Manager</w:t>
      </w:r>
    </w:p>
    <w:p w14:paraId="6FD38883" w14:textId="212905E6" w:rsidR="00317654" w:rsidRDefault="00317654" w:rsidP="00162320">
      <w:pPr>
        <w:pStyle w:val="Heading2Text"/>
        <w:numPr>
          <w:ilvl w:val="0"/>
          <w:numId w:val="23"/>
        </w:numPr>
        <w:tabs>
          <w:tab w:val="left" w:pos="1350"/>
        </w:tabs>
        <w:jc w:val="both"/>
        <w:rPr>
          <w:rFonts w:ascii="Calibri Light" w:hAnsi="Calibri Light" w:cs="Arial"/>
        </w:rPr>
      </w:pPr>
      <w:r>
        <w:rPr>
          <w:rFonts w:ascii="Calibri Light" w:hAnsi="Calibri Light" w:cs="Arial"/>
        </w:rPr>
        <w:t>Agent</w:t>
      </w:r>
    </w:p>
    <w:p w14:paraId="2F1B3679" w14:textId="77777777" w:rsidR="00284DE7" w:rsidRPr="00436742" w:rsidRDefault="00284DE7" w:rsidP="00284DE7">
      <w:pPr>
        <w:pStyle w:val="Heading2Text"/>
        <w:ind w:left="1440"/>
        <w:jc w:val="both"/>
        <w:rPr>
          <w:rFonts w:ascii="Calibri Light" w:hAnsi="Calibri Light" w:cs="Arial"/>
        </w:rPr>
      </w:pPr>
      <w:r w:rsidRPr="00641F74">
        <w:rPr>
          <w:rFonts w:ascii="Calibri Light" w:hAnsi="Calibri Light" w:cs="Arial"/>
          <w:b/>
        </w:rPr>
        <w:t>Search Capabilities</w:t>
      </w:r>
      <w:r w:rsidRPr="00436742">
        <w:rPr>
          <w:rFonts w:ascii="Calibri Light" w:hAnsi="Calibri Light" w:cs="Arial"/>
        </w:rPr>
        <w:t>:</w:t>
      </w:r>
      <w:r>
        <w:rPr>
          <w:rFonts w:ascii="Calibri Light" w:hAnsi="Calibri Light" w:cs="Arial"/>
        </w:rPr>
        <w:t xml:space="preserve"> </w:t>
      </w:r>
      <w:r w:rsidRPr="00436742">
        <w:rPr>
          <w:rFonts w:ascii="Calibri Light" w:hAnsi="Calibri Light" w:cs="Arial"/>
        </w:rPr>
        <w:t>Users will be able</w:t>
      </w:r>
      <w:r>
        <w:rPr>
          <w:rFonts w:ascii="Calibri Light" w:hAnsi="Calibri Light" w:cs="Arial"/>
        </w:rPr>
        <w:t xml:space="preserve"> to search for Opportunities </w:t>
      </w:r>
      <w:r w:rsidRPr="00436742">
        <w:rPr>
          <w:rFonts w:ascii="Calibri Light" w:hAnsi="Calibri Light" w:cs="Arial"/>
        </w:rPr>
        <w:t xml:space="preserve">by one or more </w:t>
      </w:r>
      <w:r>
        <w:rPr>
          <w:rFonts w:ascii="Calibri Light" w:hAnsi="Calibri Light" w:cs="Arial"/>
        </w:rPr>
        <w:t xml:space="preserve">of the </w:t>
      </w:r>
      <w:r w:rsidRPr="00436742">
        <w:rPr>
          <w:rFonts w:ascii="Calibri Light" w:hAnsi="Calibri Light" w:cs="Arial"/>
        </w:rPr>
        <w:t>following criteria:</w:t>
      </w:r>
    </w:p>
    <w:p w14:paraId="42058CE9" w14:textId="77777777" w:rsidR="00BF0757" w:rsidRDefault="00BF0757" w:rsidP="00BF0757">
      <w:pPr>
        <w:pStyle w:val="Heading2Text"/>
        <w:ind w:left="1440"/>
        <w:jc w:val="both"/>
        <w:rPr>
          <w:rFonts w:ascii="Calibri Light" w:hAnsi="Calibri Light" w:cs="Arial"/>
        </w:rPr>
      </w:pPr>
      <w:r w:rsidRPr="001265D2">
        <w:rPr>
          <w:rFonts w:ascii="Calibri Light" w:hAnsi="Calibri Light" w:cs="Arial"/>
        </w:rPr>
        <w:t>Opportunity Type; Opportunity ID; Employee Responsible Name; Employee Responsible ID;  Territory ID; Start Date; End Date; Customer BPID; Customer Name; Status; Campaign</w:t>
      </w:r>
      <w:r>
        <w:rPr>
          <w:rFonts w:ascii="Calibri Light" w:hAnsi="Calibri Light" w:cs="Arial"/>
        </w:rPr>
        <w:t xml:space="preserve"> ID; Description; Contact Name; </w:t>
      </w:r>
      <w:r w:rsidRPr="002E7A78">
        <w:rPr>
          <w:rFonts w:ascii="Calibri Light" w:hAnsi="Calibri Light" w:cs="Arial"/>
        </w:rPr>
        <w:t>Contact ID</w:t>
      </w:r>
      <w:r>
        <w:rPr>
          <w:rFonts w:ascii="Calibri Light" w:hAnsi="Calibri Light" w:cs="Arial"/>
        </w:rPr>
        <w:t>; Created By; Contract Account ID; Utilities Contract ID; Party Role and Partner ID</w:t>
      </w:r>
      <w:r w:rsidRPr="008E4095">
        <w:rPr>
          <w:rFonts w:ascii="Calibri Light" w:hAnsi="Calibri Light" w:cs="Arial"/>
        </w:rPr>
        <w:t>.</w:t>
      </w:r>
    </w:p>
    <w:p w14:paraId="69FB8F06" w14:textId="04D0E672" w:rsidR="00BF0757" w:rsidRPr="000C5EC1" w:rsidRDefault="00BF0757" w:rsidP="00BF0757">
      <w:pPr>
        <w:pStyle w:val="Heading2Text"/>
        <w:tabs>
          <w:tab w:val="left" w:pos="1350"/>
        </w:tabs>
        <w:ind w:left="1440"/>
        <w:jc w:val="both"/>
        <w:rPr>
          <w:rFonts w:ascii="Calibri Light" w:hAnsi="Calibri Light" w:cs="Arial"/>
          <w:color w:val="FF0000"/>
        </w:rPr>
      </w:pPr>
      <w:r>
        <w:rPr>
          <w:rFonts w:ascii="Calibri Light" w:hAnsi="Calibri Light" w:cs="Arial"/>
        </w:rPr>
        <w:t>The solution to search for opportunities based on attributes: Created By; Contract Account ID; Utilities Contract ID; Party Role and Partner ID will be implemented through an enhancement. Refer to the FS</w:t>
      </w:r>
      <w:r w:rsidR="00001A8C">
        <w:rPr>
          <w:rFonts w:ascii="Calibri Light" w:hAnsi="Calibri Light" w:cs="Arial"/>
          <w:color w:val="4F81BD" w:themeColor="accent1"/>
        </w:rPr>
        <w:t xml:space="preserve">: </w:t>
      </w:r>
      <w:r>
        <w:rPr>
          <w:rFonts w:ascii="Calibri Light" w:hAnsi="Calibri Light" w:cs="Arial"/>
          <w:color w:val="4F81BD" w:themeColor="accent1"/>
        </w:rPr>
        <w:t xml:space="preserve">E-CIM-CS-16 – </w:t>
      </w:r>
      <w:r w:rsidR="00001A8C">
        <w:rPr>
          <w:rFonts w:ascii="Calibri Light" w:hAnsi="Calibri Light" w:cs="Arial"/>
          <w:color w:val="4F81BD" w:themeColor="accent1"/>
        </w:rPr>
        <w:t>‘</w:t>
      </w:r>
      <w:r>
        <w:rPr>
          <w:rFonts w:ascii="Calibri Light" w:hAnsi="Calibri Light" w:cs="Arial"/>
          <w:color w:val="4F81BD" w:themeColor="accent1"/>
        </w:rPr>
        <w:t>Enhance the search</w:t>
      </w:r>
      <w:r w:rsidR="0091394D">
        <w:rPr>
          <w:rFonts w:ascii="Calibri Light" w:hAnsi="Calibri Light" w:cs="Arial"/>
          <w:color w:val="4F81BD" w:themeColor="accent1"/>
        </w:rPr>
        <w:t xml:space="preserve"> criteria and results list for o</w:t>
      </w:r>
      <w:r>
        <w:rPr>
          <w:rFonts w:ascii="Calibri Light" w:hAnsi="Calibri Light" w:cs="Arial"/>
          <w:color w:val="4F81BD" w:themeColor="accent1"/>
        </w:rPr>
        <w:t>pportunities</w:t>
      </w:r>
      <w:r w:rsidRPr="00C35032">
        <w:rPr>
          <w:rFonts w:ascii="Calibri Light" w:hAnsi="Calibri Light" w:cs="Arial"/>
          <w:color w:val="4F81BD" w:themeColor="accent1"/>
        </w:rPr>
        <w:t>’</w:t>
      </w:r>
      <w:r>
        <w:rPr>
          <w:rFonts w:ascii="Calibri Light" w:hAnsi="Calibri Light" w:cs="Arial"/>
          <w:color w:val="FF0000"/>
        </w:rPr>
        <w:t xml:space="preserve"> </w:t>
      </w:r>
      <w:r w:rsidRPr="00C35032">
        <w:rPr>
          <w:rFonts w:ascii="Calibri Light" w:hAnsi="Calibri Light" w:cs="Arial"/>
        </w:rPr>
        <w:t>for more details.</w:t>
      </w:r>
    </w:p>
    <w:p w14:paraId="72AAC4D9" w14:textId="2C384B2F" w:rsidR="00284DE7" w:rsidRDefault="00284DE7" w:rsidP="00284DE7">
      <w:pPr>
        <w:pStyle w:val="Heading2Text"/>
        <w:ind w:left="1440"/>
        <w:jc w:val="both"/>
        <w:rPr>
          <w:rFonts w:ascii="Calibri Light" w:hAnsi="Calibri Light" w:cs="Arial"/>
          <w:szCs w:val="20"/>
        </w:rPr>
      </w:pPr>
      <w:r w:rsidRPr="00184D26">
        <w:rPr>
          <w:rFonts w:ascii="Calibri Light" w:hAnsi="Calibri Light" w:cs="Arial"/>
          <w:szCs w:val="20"/>
        </w:rPr>
        <w:t xml:space="preserve">See </w:t>
      </w:r>
      <w:r w:rsidR="00F5629D">
        <w:rPr>
          <w:rFonts w:ascii="Calibri Light" w:hAnsi="Calibri Light" w:cs="Arial"/>
          <w:szCs w:val="20"/>
        </w:rPr>
        <w:t>S</w:t>
      </w:r>
      <w:r w:rsidR="00F5629D" w:rsidRPr="00184D26">
        <w:rPr>
          <w:rFonts w:ascii="Calibri Light" w:hAnsi="Calibri Light" w:cs="Arial"/>
          <w:szCs w:val="20"/>
        </w:rPr>
        <w:t xml:space="preserve">ection </w:t>
      </w:r>
      <w:r w:rsidRPr="00184D26">
        <w:rPr>
          <w:rFonts w:ascii="Calibri Light" w:hAnsi="Calibri Light" w:cs="Arial"/>
          <w:szCs w:val="20"/>
        </w:rPr>
        <w:t xml:space="preserve">2.8 for a complete list of fields that will be </w:t>
      </w:r>
      <w:r>
        <w:rPr>
          <w:rFonts w:ascii="Calibri Light" w:hAnsi="Calibri Light" w:cs="Arial"/>
          <w:szCs w:val="20"/>
        </w:rPr>
        <w:t>available for maintenance for an Opportunity transaction.</w:t>
      </w:r>
    </w:p>
    <w:p w14:paraId="377BEDB2" w14:textId="77777777" w:rsidR="00CB66A9" w:rsidRDefault="00CB66A9" w:rsidP="00CB66A9">
      <w:pPr>
        <w:pStyle w:val="Heading2Text"/>
        <w:ind w:left="1440"/>
        <w:jc w:val="both"/>
        <w:rPr>
          <w:rFonts w:ascii="Calibri Light" w:hAnsi="Calibri Light" w:cs="Arial"/>
        </w:rPr>
      </w:pPr>
      <w:r>
        <w:rPr>
          <w:rFonts w:ascii="Calibri Light" w:hAnsi="Calibri Light" w:cs="Arial"/>
          <w:b/>
        </w:rPr>
        <w:t>Copy</w:t>
      </w:r>
      <w:r>
        <w:rPr>
          <w:rFonts w:ascii="Calibri Light" w:hAnsi="Calibri Light" w:cs="Arial"/>
        </w:rPr>
        <w:t xml:space="preserve">: While creating an opportunity as a copy of another opportunity, the contents of most of the standard fields will be copied to the target transaction. In order to copy the contents of custom fields, the copy logic will be enhanced. Refer to the FS: </w:t>
      </w:r>
      <w:r w:rsidRPr="00230090">
        <w:rPr>
          <w:rFonts w:ascii="Calibri Light" w:hAnsi="Calibri Light" w:cs="Arial"/>
          <w:color w:val="4F81BD" w:themeColor="accent1"/>
        </w:rPr>
        <w:t>E-CIM-CS-16: ‘Enhance the copy control logic to copy custom attributes from</w:t>
      </w:r>
      <w:r>
        <w:rPr>
          <w:rFonts w:ascii="Calibri Light" w:hAnsi="Calibri Light" w:cs="Arial"/>
          <w:color w:val="4F81BD" w:themeColor="accent1"/>
        </w:rPr>
        <w:t xml:space="preserve"> an opportunity to another opportunity</w:t>
      </w:r>
      <w:r w:rsidRPr="00230090">
        <w:rPr>
          <w:rFonts w:ascii="Calibri Light" w:hAnsi="Calibri Light" w:cs="Arial"/>
          <w:color w:val="4F81BD" w:themeColor="accent1"/>
        </w:rPr>
        <w:t>’</w:t>
      </w:r>
      <w:r w:rsidRPr="00230090">
        <w:rPr>
          <w:rFonts w:ascii="Calibri Light" w:hAnsi="Calibri Light" w:cs="Arial"/>
        </w:rPr>
        <w:t xml:space="preserve"> </w:t>
      </w:r>
      <w:r>
        <w:rPr>
          <w:rFonts w:ascii="Calibri Light" w:hAnsi="Calibri Light" w:cs="Arial"/>
        </w:rPr>
        <w:t>for more details.</w:t>
      </w:r>
    </w:p>
    <w:p w14:paraId="1C4EB9B6" w14:textId="77777777" w:rsidR="00BF0757" w:rsidRDefault="00641F74" w:rsidP="00BF0757">
      <w:pPr>
        <w:pStyle w:val="Heading2Text"/>
        <w:ind w:left="1440"/>
        <w:jc w:val="both"/>
        <w:rPr>
          <w:rFonts w:ascii="Calibri Light" w:hAnsi="Calibri Light" w:cs="Arial"/>
          <w:szCs w:val="20"/>
        </w:rPr>
      </w:pPr>
      <w:r w:rsidRPr="00641F74">
        <w:rPr>
          <w:rFonts w:ascii="Calibri Light" w:hAnsi="Calibri Light" w:cs="Arial"/>
          <w:b/>
          <w:szCs w:val="20"/>
        </w:rPr>
        <w:t>Mass Data Maintenance</w:t>
      </w:r>
      <w:r>
        <w:rPr>
          <w:rFonts w:ascii="Calibri Light" w:hAnsi="Calibri Light" w:cs="Arial"/>
          <w:szCs w:val="20"/>
        </w:rPr>
        <w:t xml:space="preserve">: </w:t>
      </w:r>
      <w:r w:rsidR="00BF0757" w:rsidRPr="009B3813">
        <w:rPr>
          <w:rFonts w:ascii="Calibri Light" w:hAnsi="Calibri Light" w:cs="Arial"/>
          <w:szCs w:val="20"/>
        </w:rPr>
        <w:t>Opportunities can also be updated in mass using the ‘Mass Data Maintenance’ feature in SAP Hybris C4C. The access to feature will be restricted to super users (i.e.: Users assigned to Sales Professional – Super User and Territory Professional business roles).</w:t>
      </w:r>
    </w:p>
    <w:p w14:paraId="3EE78948" w14:textId="248D5F17" w:rsidR="00DA38B8" w:rsidRPr="009C1B06" w:rsidRDefault="00DA38B8" w:rsidP="00DA38B8">
      <w:pPr>
        <w:pStyle w:val="Heading2Text"/>
        <w:ind w:left="1440"/>
        <w:jc w:val="both"/>
        <w:rPr>
          <w:rFonts w:ascii="Calibri Light" w:hAnsi="Calibri Light" w:cs="Arial"/>
          <w:szCs w:val="20"/>
        </w:rPr>
      </w:pPr>
      <w:r>
        <w:rPr>
          <w:rFonts w:ascii="Calibri Light" w:hAnsi="Calibri Light" w:cs="Arial"/>
          <w:szCs w:val="20"/>
        </w:rPr>
        <w:t>Account Managers,</w:t>
      </w:r>
      <w:r w:rsidRPr="009C1B06">
        <w:rPr>
          <w:rFonts w:ascii="Calibri Light" w:hAnsi="Calibri Light" w:cs="Arial"/>
          <w:szCs w:val="20"/>
        </w:rPr>
        <w:t xml:space="preserve"> </w:t>
      </w:r>
      <w:r>
        <w:rPr>
          <w:rFonts w:ascii="Calibri Light" w:hAnsi="Calibri Light" w:cs="Arial"/>
          <w:szCs w:val="20"/>
        </w:rPr>
        <w:t xml:space="preserve">DER Specialists, Account Coordinators, Analysts will be able to update the status of leads in mass using the ‘Update Lead Status’ action on the ‘Leads’ facet (Tab). The solution to update the status of leads in mass will be implemented through an enhancement. Refer to the FS: </w:t>
      </w:r>
      <w:r w:rsidRPr="009C1B06">
        <w:rPr>
          <w:rFonts w:ascii="Calibri Light" w:hAnsi="Calibri Light" w:cs="Arial"/>
          <w:color w:val="548DD4" w:themeColor="text2" w:themeTint="99"/>
          <w:szCs w:val="20"/>
        </w:rPr>
        <w:t xml:space="preserve">E-CM-CS-16 – </w:t>
      </w:r>
      <w:r w:rsidR="00001A8C">
        <w:rPr>
          <w:rFonts w:ascii="Calibri Light" w:hAnsi="Calibri Light" w:cs="Arial"/>
          <w:color w:val="548DD4" w:themeColor="text2" w:themeTint="99"/>
          <w:szCs w:val="20"/>
        </w:rPr>
        <w:t>‘</w:t>
      </w:r>
      <w:r w:rsidR="00514047">
        <w:rPr>
          <w:rFonts w:ascii="Calibri Light" w:hAnsi="Calibri Light" w:cs="Arial"/>
          <w:color w:val="548DD4" w:themeColor="text2" w:themeTint="99"/>
          <w:szCs w:val="20"/>
        </w:rPr>
        <w:t>Enhancement to update the status of leads and opportunities in mass</w:t>
      </w:r>
      <w:r w:rsidRPr="009C1B06">
        <w:rPr>
          <w:rFonts w:ascii="Calibri Light" w:hAnsi="Calibri Light" w:cs="Arial"/>
          <w:color w:val="548DD4" w:themeColor="text2" w:themeTint="99"/>
          <w:szCs w:val="20"/>
        </w:rPr>
        <w:t>’</w:t>
      </w:r>
      <w:r>
        <w:rPr>
          <w:rFonts w:ascii="Calibri Light" w:hAnsi="Calibri Light" w:cs="Arial"/>
          <w:szCs w:val="20"/>
        </w:rPr>
        <w:t xml:space="preserve"> for more details.</w:t>
      </w:r>
    </w:p>
    <w:p w14:paraId="13373EC8" w14:textId="77777777" w:rsidR="00D60A61" w:rsidRDefault="00D60A61" w:rsidP="00D60A61">
      <w:pPr>
        <w:pStyle w:val="Heading2Text"/>
        <w:ind w:left="864"/>
        <w:jc w:val="both"/>
        <w:rPr>
          <w:rFonts w:ascii="Calibri Light" w:hAnsi="Calibri Light" w:cs="Arial"/>
        </w:rPr>
      </w:pPr>
    </w:p>
    <w:p w14:paraId="497032F5" w14:textId="77777777" w:rsidR="00CA0624" w:rsidRDefault="00CA0624" w:rsidP="00162320">
      <w:pPr>
        <w:pStyle w:val="Heading2Text"/>
        <w:numPr>
          <w:ilvl w:val="3"/>
          <w:numId w:val="12"/>
        </w:numPr>
        <w:ind w:hanging="144"/>
        <w:jc w:val="both"/>
        <w:rPr>
          <w:rFonts w:ascii="Calibri Light" w:hAnsi="Calibri Light" w:cs="Arial"/>
        </w:rPr>
      </w:pPr>
      <w:r>
        <w:rPr>
          <w:rFonts w:ascii="Calibri Light" w:hAnsi="Calibri Light" w:cs="Arial"/>
        </w:rPr>
        <w:t>Activity Management:</w:t>
      </w:r>
    </w:p>
    <w:p w14:paraId="705FB299" w14:textId="2001EEA2" w:rsidR="00CC69AE" w:rsidRDefault="00234959" w:rsidP="00CC69AE">
      <w:pPr>
        <w:pStyle w:val="Heading2Text"/>
        <w:ind w:left="1440"/>
        <w:jc w:val="both"/>
        <w:rPr>
          <w:rFonts w:ascii="Calibri Light" w:hAnsi="Calibri Light" w:cs="Arial"/>
        </w:rPr>
      </w:pPr>
      <w:r>
        <w:rPr>
          <w:rFonts w:ascii="Calibri Light" w:hAnsi="Calibri Light" w:cs="Arial"/>
        </w:rPr>
        <w:t xml:space="preserve">The Activity Management solution for Economic Development will be same as that of Customer Care. </w:t>
      </w:r>
      <w:r w:rsidR="00CC69AE">
        <w:rPr>
          <w:rFonts w:ascii="Calibri Light" w:hAnsi="Calibri Light" w:cs="Arial"/>
        </w:rPr>
        <w:t xml:space="preserve">Refer to </w:t>
      </w:r>
      <w:r w:rsidR="00F5629D">
        <w:rPr>
          <w:rFonts w:ascii="Calibri Light" w:hAnsi="Calibri Light" w:cs="Arial"/>
        </w:rPr>
        <w:t xml:space="preserve">Section </w:t>
      </w:r>
      <w:r w:rsidR="00CC69AE">
        <w:rPr>
          <w:rFonts w:ascii="Calibri Light" w:hAnsi="Calibri Light" w:cs="Arial"/>
        </w:rPr>
        <w:t xml:space="preserve">2.1.1.3 for </w:t>
      </w:r>
      <w:r>
        <w:rPr>
          <w:rFonts w:ascii="Calibri Light" w:hAnsi="Calibri Light" w:cs="Arial"/>
        </w:rPr>
        <w:t>details</w:t>
      </w:r>
      <w:r w:rsidR="00CC69AE">
        <w:rPr>
          <w:rFonts w:ascii="Calibri Light" w:hAnsi="Calibri Light" w:cs="Arial"/>
        </w:rPr>
        <w:t>.</w:t>
      </w:r>
    </w:p>
    <w:p w14:paraId="2253905E" w14:textId="77777777" w:rsidR="00EF7453" w:rsidRDefault="00EF7453" w:rsidP="001A4F5F">
      <w:pPr>
        <w:pStyle w:val="Heading2Text"/>
        <w:ind w:left="1260"/>
        <w:jc w:val="both"/>
        <w:rPr>
          <w:rFonts w:ascii="Calibri Light" w:hAnsi="Calibri Light" w:cs="Arial"/>
        </w:rPr>
      </w:pPr>
    </w:p>
    <w:p w14:paraId="7AD6387E" w14:textId="77777777" w:rsidR="007A7474" w:rsidRPr="004F1BAC" w:rsidRDefault="007A7474" w:rsidP="007A7474">
      <w:pPr>
        <w:pStyle w:val="Heading2Text"/>
        <w:numPr>
          <w:ilvl w:val="2"/>
          <w:numId w:val="12"/>
        </w:numPr>
        <w:jc w:val="both"/>
        <w:rPr>
          <w:rFonts w:ascii="Calibri Light" w:hAnsi="Calibri Light" w:cs="Arial"/>
          <w:b/>
        </w:rPr>
      </w:pPr>
      <w:r>
        <w:rPr>
          <w:rFonts w:ascii="Calibri Light" w:hAnsi="Calibri Light" w:cs="Arial"/>
          <w:b/>
        </w:rPr>
        <w:t>New Construction</w:t>
      </w:r>
      <w:r w:rsidRPr="004F1BAC">
        <w:rPr>
          <w:rFonts w:ascii="Calibri Light" w:hAnsi="Calibri Light" w:cs="Arial"/>
          <w:b/>
        </w:rPr>
        <w:t xml:space="preserve"> Sales Cycle:</w:t>
      </w:r>
    </w:p>
    <w:p w14:paraId="07422B85" w14:textId="77777777" w:rsidR="007A7474" w:rsidRPr="00F017EB" w:rsidRDefault="007A7474" w:rsidP="007A7474">
      <w:pPr>
        <w:pStyle w:val="Heading2Text"/>
        <w:ind w:left="1260"/>
        <w:jc w:val="both"/>
        <w:rPr>
          <w:rFonts w:ascii="Calibri Light" w:hAnsi="Calibri Light" w:cs="Arial"/>
        </w:rPr>
      </w:pPr>
      <w:r>
        <w:rPr>
          <w:rFonts w:ascii="Calibri Light" w:hAnsi="Calibri Light" w:cs="Arial"/>
        </w:rPr>
        <w:t xml:space="preserve">A Business Partner’s intent to participate in (or) SCE’s intent to consider BP’s for </w:t>
      </w:r>
      <w:r w:rsidR="00DD53CE">
        <w:rPr>
          <w:rFonts w:ascii="Calibri Light" w:hAnsi="Calibri Light" w:cs="Arial"/>
        </w:rPr>
        <w:t>New Construction</w:t>
      </w:r>
      <w:r>
        <w:rPr>
          <w:rFonts w:ascii="Calibri Light" w:hAnsi="Calibri Light" w:cs="Arial"/>
        </w:rPr>
        <w:t xml:space="preserve"> projects within SCE’s service territory will be recorded in SAP Hybris C4C as leads. Account Managers create </w:t>
      </w:r>
      <w:r w:rsidR="00DD53CE">
        <w:rPr>
          <w:rFonts w:ascii="Calibri Light" w:hAnsi="Calibri Light" w:cs="Arial"/>
        </w:rPr>
        <w:t>New Construction</w:t>
      </w:r>
      <w:r>
        <w:rPr>
          <w:rFonts w:ascii="Calibri Light" w:hAnsi="Calibri Light" w:cs="Arial"/>
        </w:rPr>
        <w:t xml:space="preserve"> Leads on an individual basis or in bulk. </w:t>
      </w:r>
    </w:p>
    <w:p w14:paraId="108C369B" w14:textId="7BA093DC" w:rsidR="00D42041" w:rsidRDefault="00D42041" w:rsidP="007A7474">
      <w:pPr>
        <w:pStyle w:val="Heading2Text"/>
        <w:ind w:left="1260"/>
        <w:jc w:val="both"/>
        <w:rPr>
          <w:rFonts w:ascii="Calibri Light" w:hAnsi="Calibri Light" w:cs="Arial"/>
        </w:rPr>
      </w:pPr>
      <w:r>
        <w:rPr>
          <w:rFonts w:ascii="Calibri Light" w:hAnsi="Calibri Light" w:cs="Arial"/>
        </w:rPr>
        <w:t xml:space="preserve">‘New Construction’ Leads and Opportunities may be created in SAP Hybris C4C for Prospects or Customers. When a Prospect decides to move forward with the ‘New Construction’ project, an Account Manger may submit a service ticket to ‘COE – Customer Care’ </w:t>
      </w:r>
      <w:r w:rsidR="008A5B61">
        <w:rPr>
          <w:rFonts w:ascii="Calibri Light" w:hAnsi="Calibri Light" w:cs="Arial"/>
        </w:rPr>
        <w:t xml:space="preserve">Account Coordinator or Analyst </w:t>
      </w:r>
      <w:r>
        <w:rPr>
          <w:rFonts w:ascii="Calibri Light" w:hAnsi="Calibri Light" w:cs="Arial"/>
        </w:rPr>
        <w:t xml:space="preserve">to convert the Prospect to a Customer. </w:t>
      </w:r>
      <w:r w:rsidR="00084E11">
        <w:rPr>
          <w:rFonts w:ascii="Calibri Light" w:hAnsi="Calibri Light" w:cs="Arial"/>
        </w:rPr>
        <w:t xml:space="preserve">Refer to the BPD: </w:t>
      </w:r>
      <w:r w:rsidR="00084E11" w:rsidRPr="00084E11">
        <w:rPr>
          <w:rFonts w:ascii="Calibri Light" w:hAnsi="Calibri Light" w:cs="Arial"/>
          <w:color w:val="548DD4" w:themeColor="text2" w:themeTint="99"/>
        </w:rPr>
        <w:t xml:space="preserve">CIM-CS-01 </w:t>
      </w:r>
      <w:r w:rsidR="00001A8C">
        <w:rPr>
          <w:rFonts w:ascii="Calibri Light" w:hAnsi="Calibri Light" w:cs="Arial"/>
          <w:color w:val="548DD4" w:themeColor="text2" w:themeTint="99"/>
        </w:rPr>
        <w:t>– ‘</w:t>
      </w:r>
      <w:r w:rsidR="00084E11" w:rsidRPr="00084E11">
        <w:rPr>
          <w:rFonts w:ascii="Calibri Light" w:hAnsi="Calibri Light" w:cs="Arial"/>
          <w:color w:val="548DD4" w:themeColor="text2" w:themeTint="99"/>
        </w:rPr>
        <w:t xml:space="preserve">Business Master Data – Manage Business Partner’ </w:t>
      </w:r>
      <w:r w:rsidR="00084E11">
        <w:rPr>
          <w:rFonts w:ascii="Calibri Light" w:hAnsi="Calibri Light" w:cs="Arial"/>
        </w:rPr>
        <w:t xml:space="preserve">for details on the conversion of a Prospect to Customer. </w:t>
      </w:r>
      <w:r>
        <w:rPr>
          <w:rFonts w:ascii="Calibri Light" w:hAnsi="Calibri Light" w:cs="Arial"/>
        </w:rPr>
        <w:t xml:space="preserve">Upon conversion, an application can be created in iEnergy. </w:t>
      </w:r>
    </w:p>
    <w:p w14:paraId="6E178F01" w14:textId="052C7F51" w:rsidR="007A7474" w:rsidRPr="003B2653" w:rsidRDefault="007A7474" w:rsidP="007A7474">
      <w:pPr>
        <w:pStyle w:val="Heading2Text"/>
        <w:ind w:left="1260"/>
        <w:jc w:val="both"/>
        <w:rPr>
          <w:rFonts w:ascii="Calibri Light" w:hAnsi="Calibri Light" w:cs="Arial"/>
        </w:rPr>
      </w:pPr>
      <w:r>
        <w:rPr>
          <w:rFonts w:ascii="Calibri Light" w:hAnsi="Calibri Light" w:cs="Arial"/>
        </w:rPr>
        <w:t>Incoming leads will be assigned to the ‘</w:t>
      </w:r>
      <w:r w:rsidR="00376444">
        <w:rPr>
          <w:rFonts w:ascii="Calibri Light" w:hAnsi="Calibri Light" w:cs="Arial"/>
        </w:rPr>
        <w:t>New Construction</w:t>
      </w:r>
      <w:r>
        <w:rPr>
          <w:rFonts w:ascii="Calibri Light" w:hAnsi="Calibri Light" w:cs="Arial"/>
        </w:rPr>
        <w:t xml:space="preserve">’ sales organization for qualification and further processing. Refer to </w:t>
      </w:r>
      <w:r w:rsidR="00F5629D">
        <w:rPr>
          <w:rFonts w:ascii="Calibri Light" w:hAnsi="Calibri Light" w:cs="Arial"/>
        </w:rPr>
        <w:t xml:space="preserve">Section </w:t>
      </w:r>
      <w:r>
        <w:rPr>
          <w:rFonts w:ascii="Calibri Light" w:hAnsi="Calibri Light" w:cs="Arial"/>
        </w:rPr>
        <w:t xml:space="preserve">2.1.1.1 for the </w:t>
      </w:r>
      <w:r w:rsidRPr="003B2653">
        <w:rPr>
          <w:rFonts w:ascii="Calibri Light" w:hAnsi="Calibri Light" w:cs="Arial"/>
        </w:rPr>
        <w:t>lead d</w:t>
      </w:r>
      <w:r>
        <w:rPr>
          <w:rFonts w:ascii="Calibri Light" w:hAnsi="Calibri Light" w:cs="Arial"/>
        </w:rPr>
        <w:t>istribution rules.</w:t>
      </w:r>
    </w:p>
    <w:p w14:paraId="18D60A22" w14:textId="171CFE53" w:rsidR="007A7474" w:rsidRDefault="007A7474" w:rsidP="007A7474">
      <w:pPr>
        <w:pStyle w:val="Heading2Text"/>
        <w:ind w:left="1260"/>
        <w:jc w:val="both"/>
        <w:rPr>
          <w:rFonts w:ascii="Calibri Light" w:hAnsi="Calibri Light" w:cs="Arial"/>
        </w:rPr>
      </w:pPr>
      <w:r>
        <w:rPr>
          <w:rFonts w:ascii="Calibri Light" w:hAnsi="Calibri Light" w:cs="Arial"/>
        </w:rPr>
        <w:t xml:space="preserve">Leads assigned to sales personnel will be processed repeatedly to establish and improve the level of interest represented by the lead and transform the lead to an opportunity. In each process iteration, the lead status and qualification level are updated as needed. Interactions with prospects or customers throughout the lead qualification process can be recorded using various types of activities. Refer to </w:t>
      </w:r>
      <w:r w:rsidR="00F5629D">
        <w:rPr>
          <w:rFonts w:ascii="Calibri Light" w:hAnsi="Calibri Light" w:cs="Arial"/>
        </w:rPr>
        <w:t xml:space="preserve">Section </w:t>
      </w:r>
      <w:r>
        <w:rPr>
          <w:rFonts w:ascii="Calibri Light" w:hAnsi="Calibri Light" w:cs="Arial"/>
        </w:rPr>
        <w:t>2.1.1.3 for details on Activity Management.</w:t>
      </w:r>
    </w:p>
    <w:p w14:paraId="664F7C10" w14:textId="77777777" w:rsidR="007A7474" w:rsidRDefault="007A7474" w:rsidP="007A7474">
      <w:pPr>
        <w:pStyle w:val="Heading2Text"/>
        <w:ind w:left="1260"/>
        <w:jc w:val="both"/>
        <w:rPr>
          <w:rFonts w:ascii="Calibri Light" w:hAnsi="Calibri Light" w:cs="Arial"/>
        </w:rPr>
      </w:pPr>
      <w:r>
        <w:rPr>
          <w:rFonts w:ascii="Calibri Light" w:hAnsi="Calibri Light" w:cs="Arial"/>
        </w:rPr>
        <w:t>Qualified leads can be converted to oppo</w:t>
      </w:r>
      <w:r w:rsidR="00376444">
        <w:rPr>
          <w:rFonts w:ascii="Calibri Light" w:hAnsi="Calibri Light" w:cs="Arial"/>
        </w:rPr>
        <w:t>rtunities. A New Construction</w:t>
      </w:r>
      <w:r>
        <w:rPr>
          <w:rFonts w:ascii="Calibri Light" w:hAnsi="Calibri Light" w:cs="Arial"/>
        </w:rPr>
        <w:t xml:space="preserve"> Lead will be conv</w:t>
      </w:r>
      <w:r w:rsidR="00376444">
        <w:rPr>
          <w:rFonts w:ascii="Calibri Light" w:hAnsi="Calibri Light" w:cs="Arial"/>
        </w:rPr>
        <w:t>erted to a New Construction</w:t>
      </w:r>
      <w:r>
        <w:rPr>
          <w:rFonts w:ascii="Calibri Light" w:hAnsi="Calibri Light" w:cs="Arial"/>
        </w:rPr>
        <w:t xml:space="preserve"> Opportunity using the ‘Convert to Opportunity’ action on the lead transaction. All relevant information will be copied to the target transaction. When a lead is converted to an opportunity, it remains in the system as a record. Converted leads cannot be changed or deleted, but follow-up items that arise from the lead can be processed as needed. Alternat</w:t>
      </w:r>
      <w:r w:rsidR="00376444">
        <w:rPr>
          <w:rFonts w:ascii="Calibri Light" w:hAnsi="Calibri Light" w:cs="Arial"/>
        </w:rPr>
        <w:t>ively, the sales cycle of a New Construction</w:t>
      </w:r>
      <w:r>
        <w:rPr>
          <w:rFonts w:ascii="Calibri Light" w:hAnsi="Calibri Light" w:cs="Arial"/>
        </w:rPr>
        <w:t xml:space="preserve"> project may also begin with an Opportunity (i.e.: without a preceding Lead).</w:t>
      </w:r>
    </w:p>
    <w:p w14:paraId="1257571E" w14:textId="77777777" w:rsidR="007A7474" w:rsidRPr="00D46271" w:rsidRDefault="007A7474" w:rsidP="007A7474">
      <w:pPr>
        <w:pStyle w:val="Heading2Text"/>
        <w:ind w:left="1260"/>
        <w:jc w:val="both"/>
        <w:rPr>
          <w:rFonts w:ascii="Calibri Light" w:hAnsi="Calibri Light" w:cs="Arial"/>
          <w:color w:val="C00000"/>
        </w:rPr>
      </w:pPr>
      <w:r>
        <w:rPr>
          <w:rFonts w:ascii="Calibri Light" w:hAnsi="Calibri Light" w:cs="Arial"/>
        </w:rPr>
        <w:t xml:space="preserve">A </w:t>
      </w:r>
      <w:r w:rsidR="00D46271">
        <w:rPr>
          <w:rFonts w:ascii="Calibri Light" w:hAnsi="Calibri Light" w:cs="Arial"/>
        </w:rPr>
        <w:t>New Construction</w:t>
      </w:r>
      <w:r>
        <w:rPr>
          <w:rFonts w:ascii="Calibri Light" w:hAnsi="Calibri Light" w:cs="Arial"/>
        </w:rPr>
        <w:t xml:space="preserve"> Opportunity goes through a sales cycle that is characterized by different stages. Specific sales activities are carried out in these stages. Interactions with prospects or customers throughout the sales cycle can be recorded using various types of activities. Refer to section 2.1.1.3 for details on Activity Management. </w:t>
      </w:r>
      <w:r w:rsidRPr="00184888">
        <w:rPr>
          <w:rFonts w:ascii="Calibri Light" w:hAnsi="Calibri Light" w:cs="Arial"/>
        </w:rPr>
        <w:t>A</w:t>
      </w:r>
      <w:r w:rsidR="00D46271" w:rsidRPr="00184888">
        <w:rPr>
          <w:rFonts w:ascii="Calibri Light" w:hAnsi="Calibri Light" w:cs="Arial"/>
        </w:rPr>
        <w:t xml:space="preserve"> New Construction project</w:t>
      </w:r>
      <w:r w:rsidRPr="00184888">
        <w:rPr>
          <w:rFonts w:ascii="Calibri Light" w:hAnsi="Calibri Light" w:cs="Arial"/>
        </w:rPr>
        <w:t xml:space="preserve"> ends in SAP Hybris C4C with the Opportunity transaction, upon which its status will be set to ‘Won’ or ‘Lost’. When the status of the opportunity is set to ‘Won’, </w:t>
      </w:r>
      <w:r w:rsidR="00184888" w:rsidRPr="00184888">
        <w:rPr>
          <w:rFonts w:ascii="Calibri Light" w:hAnsi="Calibri Light" w:cs="Arial"/>
        </w:rPr>
        <w:t>Account Managers create an application in iEnergy to capture customer’s intent to move forward with the project</w:t>
      </w:r>
      <w:r w:rsidRPr="00184888">
        <w:rPr>
          <w:rFonts w:ascii="Calibri Light" w:hAnsi="Calibri Light" w:cs="Arial"/>
        </w:rPr>
        <w:t xml:space="preserve">. </w:t>
      </w:r>
    </w:p>
    <w:p w14:paraId="3BB5E38E" w14:textId="77777777" w:rsidR="007A7474" w:rsidRPr="00601FFE" w:rsidRDefault="007A7474" w:rsidP="007A7474">
      <w:pPr>
        <w:pStyle w:val="Heading2Text"/>
        <w:ind w:left="1260"/>
        <w:jc w:val="both"/>
        <w:rPr>
          <w:rFonts w:ascii="Calibri Light" w:hAnsi="Calibri Light" w:cs="Arial"/>
        </w:rPr>
      </w:pPr>
    </w:p>
    <w:p w14:paraId="4BE78744" w14:textId="77777777" w:rsidR="007A7474" w:rsidRDefault="007A7474" w:rsidP="007A7474">
      <w:pPr>
        <w:pStyle w:val="Heading2Text"/>
        <w:numPr>
          <w:ilvl w:val="3"/>
          <w:numId w:val="5"/>
        </w:numPr>
        <w:ind w:hanging="144"/>
        <w:jc w:val="both"/>
        <w:rPr>
          <w:rFonts w:ascii="Calibri Light" w:hAnsi="Calibri Light" w:cs="Arial"/>
        </w:rPr>
      </w:pPr>
      <w:r>
        <w:rPr>
          <w:rFonts w:ascii="Calibri Light" w:hAnsi="Calibri Light" w:cs="Arial"/>
        </w:rPr>
        <w:t>Lead Management:</w:t>
      </w:r>
    </w:p>
    <w:p w14:paraId="0C3D1CE3" w14:textId="4E557CF6" w:rsidR="007A7474" w:rsidRPr="007C7EB4" w:rsidRDefault="007A7474" w:rsidP="007C7EB4">
      <w:pPr>
        <w:pStyle w:val="Heading2Text"/>
        <w:ind w:left="1440"/>
        <w:jc w:val="both"/>
        <w:rPr>
          <w:rFonts w:ascii="Calibri Light" w:hAnsi="Calibri Light" w:cs="Arial"/>
          <w:color w:val="4F81BD" w:themeColor="accent1"/>
        </w:rPr>
      </w:pPr>
      <w:r>
        <w:rPr>
          <w:rFonts w:ascii="Calibri Light" w:hAnsi="Calibri Light" w:cs="Arial"/>
        </w:rPr>
        <w:t xml:space="preserve">The Lead Management solution for </w:t>
      </w:r>
      <w:r w:rsidR="007C7EB4">
        <w:rPr>
          <w:rFonts w:ascii="Calibri Light" w:hAnsi="Calibri Light" w:cs="Arial"/>
        </w:rPr>
        <w:t>New Construction</w:t>
      </w:r>
      <w:r>
        <w:rPr>
          <w:rFonts w:ascii="Calibri Light" w:hAnsi="Calibri Light" w:cs="Arial"/>
        </w:rPr>
        <w:t xml:space="preserve"> will be same as that of Customer Care</w:t>
      </w:r>
      <w:r w:rsidR="007C7EB4">
        <w:rPr>
          <w:rFonts w:ascii="Calibri Light" w:hAnsi="Calibri Light" w:cs="Arial"/>
        </w:rPr>
        <w:t>.</w:t>
      </w:r>
      <w:r w:rsidR="007C7EB4">
        <w:rPr>
          <w:rFonts w:ascii="Calibri Light" w:hAnsi="Calibri Light" w:cs="Arial"/>
          <w:color w:val="4F81BD" w:themeColor="accent1"/>
        </w:rPr>
        <w:t xml:space="preserve"> </w:t>
      </w:r>
      <w:r w:rsidRPr="007C7EB4">
        <w:rPr>
          <w:rFonts w:ascii="Calibri Light" w:hAnsi="Calibri Light" w:cs="Arial"/>
        </w:rPr>
        <w:t xml:space="preserve">Refer to </w:t>
      </w:r>
      <w:r w:rsidR="001475DB">
        <w:rPr>
          <w:rFonts w:ascii="Calibri Light" w:hAnsi="Calibri Light" w:cs="Arial"/>
        </w:rPr>
        <w:t>S</w:t>
      </w:r>
      <w:r w:rsidR="001475DB" w:rsidRPr="007C7EB4">
        <w:rPr>
          <w:rFonts w:ascii="Calibri Light" w:hAnsi="Calibri Light" w:cs="Arial"/>
        </w:rPr>
        <w:t xml:space="preserve">ection </w:t>
      </w:r>
      <w:r w:rsidRPr="007C7EB4">
        <w:rPr>
          <w:rFonts w:ascii="Calibri Light" w:hAnsi="Calibri Light" w:cs="Arial"/>
        </w:rPr>
        <w:t xml:space="preserve">2.1.1.1 for details. </w:t>
      </w:r>
    </w:p>
    <w:p w14:paraId="1F89FA7F" w14:textId="77777777" w:rsidR="007A7474" w:rsidRDefault="007A7474" w:rsidP="007A7474">
      <w:pPr>
        <w:pStyle w:val="Heading2Text"/>
        <w:ind w:left="864"/>
        <w:jc w:val="both"/>
        <w:rPr>
          <w:rFonts w:ascii="Calibri Light" w:hAnsi="Calibri Light" w:cs="Arial"/>
        </w:rPr>
      </w:pPr>
    </w:p>
    <w:p w14:paraId="0B5B9F4D" w14:textId="77777777" w:rsidR="007A7474" w:rsidRPr="00284DE7" w:rsidRDefault="007A7474" w:rsidP="007A7474">
      <w:pPr>
        <w:pStyle w:val="Heading2Text"/>
        <w:numPr>
          <w:ilvl w:val="3"/>
          <w:numId w:val="12"/>
        </w:numPr>
        <w:ind w:hanging="144"/>
        <w:jc w:val="both"/>
        <w:rPr>
          <w:rFonts w:ascii="Calibri Light" w:hAnsi="Calibri Light" w:cs="Arial"/>
        </w:rPr>
      </w:pPr>
      <w:r>
        <w:rPr>
          <w:rFonts w:ascii="Calibri Light" w:hAnsi="Calibri Light" w:cs="Arial"/>
        </w:rPr>
        <w:t>Opportunity Management:</w:t>
      </w:r>
    </w:p>
    <w:p w14:paraId="54FAF32F" w14:textId="77777777" w:rsidR="007A7474" w:rsidRDefault="007A7474" w:rsidP="007A7474">
      <w:pPr>
        <w:pStyle w:val="Heading2Text"/>
        <w:ind w:left="1440"/>
        <w:jc w:val="both"/>
        <w:rPr>
          <w:rFonts w:ascii="Calibri Light" w:hAnsi="Calibri Light" w:cs="Arial"/>
        </w:rPr>
      </w:pPr>
      <w:r>
        <w:rPr>
          <w:rFonts w:ascii="Calibri Light" w:hAnsi="Calibri Light" w:cs="Arial"/>
        </w:rPr>
        <w:t xml:space="preserve">Opportunities can be created in SAP Hybris C4C on an individual basis as follow-up transactions of Leads, or from the ‘Opportunities’ facet of an Account, Contact or Individual Customer record, or from the ‘Opportunities’ work center view. </w:t>
      </w:r>
    </w:p>
    <w:p w14:paraId="3A504457" w14:textId="77777777" w:rsidR="007A7474" w:rsidRDefault="00B65AEA" w:rsidP="007A7474">
      <w:pPr>
        <w:pStyle w:val="Heading2Text"/>
        <w:ind w:left="1440"/>
        <w:jc w:val="both"/>
        <w:rPr>
          <w:rFonts w:ascii="Calibri Light" w:hAnsi="Calibri Light" w:cs="Arial"/>
        </w:rPr>
      </w:pPr>
      <w:r w:rsidRPr="00B65AEA">
        <w:rPr>
          <w:rFonts w:ascii="Calibri Light" w:hAnsi="Calibri Light" w:cs="Arial"/>
          <w:b/>
        </w:rPr>
        <w:lastRenderedPageBreak/>
        <w:t>Overview</w:t>
      </w:r>
      <w:r>
        <w:rPr>
          <w:rFonts w:ascii="Calibri Light" w:hAnsi="Calibri Light" w:cs="Arial"/>
        </w:rPr>
        <w:t xml:space="preserve">: </w:t>
      </w:r>
      <w:r w:rsidR="007A7474">
        <w:rPr>
          <w:rFonts w:ascii="Calibri Light" w:hAnsi="Calibri Light" w:cs="Arial"/>
        </w:rPr>
        <w:t xml:space="preserve">The ‘General Data’ section on </w:t>
      </w:r>
      <w:r w:rsidR="008E507F">
        <w:rPr>
          <w:rFonts w:ascii="Calibri Light" w:hAnsi="Calibri Light" w:cs="Arial"/>
        </w:rPr>
        <w:t>the ‘Overview’ facet of the ‘New Construction</w:t>
      </w:r>
      <w:r w:rsidR="007A7474">
        <w:rPr>
          <w:rFonts w:ascii="Calibri Light" w:hAnsi="Calibri Light" w:cs="Arial"/>
        </w:rPr>
        <w:t>’ opportunity will contain the following fields:</w:t>
      </w:r>
    </w:p>
    <w:p w14:paraId="345A9785" w14:textId="4CE9359D" w:rsidR="006C6371" w:rsidRDefault="006C6371" w:rsidP="006C6371">
      <w:pPr>
        <w:pStyle w:val="Heading2Text"/>
        <w:ind w:left="1440"/>
        <w:jc w:val="both"/>
        <w:rPr>
          <w:rFonts w:ascii="Calibri Light" w:hAnsi="Calibri Light" w:cs="Arial"/>
        </w:rPr>
      </w:pPr>
      <w:r>
        <w:rPr>
          <w:rFonts w:ascii="Calibri Light" w:hAnsi="Calibri Light" w:cs="Arial"/>
        </w:rPr>
        <w:t>Opportunity ID; Opportunity Description; Account; Primary Contact; Owner; Sales Organization; Distribution Channel; Division; Sales Unit; Campaign ID; Territory ID; Territory Name; Expected Value; Total Negotiated Value; Weighted Value; Probability; Publish to Forecast; Category; Source; Start Date; Close Date; Status; Reason for Status; Sales Cycle; Sales Phase; Days in Sales Phase; Projected Revenue; Influence; Market Identifier; Program ID and Program Description.</w:t>
      </w:r>
    </w:p>
    <w:p w14:paraId="1273A1F6" w14:textId="77777777" w:rsidR="006C6371" w:rsidRPr="00136D98" w:rsidRDefault="006C6371" w:rsidP="006C6371">
      <w:pPr>
        <w:pStyle w:val="Heading2Text"/>
        <w:ind w:left="1440"/>
        <w:jc w:val="both"/>
        <w:rPr>
          <w:rFonts w:ascii="Calibri Light" w:hAnsi="Calibri Light" w:cs="Arial"/>
          <w:color w:val="FF0000"/>
        </w:rPr>
      </w:pPr>
      <w:r w:rsidRPr="00015CC9">
        <w:rPr>
          <w:rFonts w:ascii="Calibri Light" w:hAnsi="Calibri Light" w:cs="Arial"/>
        </w:rPr>
        <w:t>The ‘Category’ field on an Opportunity transaction will be used to categorize</w:t>
      </w:r>
      <w:r>
        <w:rPr>
          <w:rFonts w:ascii="Calibri Light" w:hAnsi="Calibri Light" w:cs="Arial"/>
        </w:rPr>
        <w:t xml:space="preserve"> it as a</w:t>
      </w:r>
      <w:r w:rsidRPr="00015CC9">
        <w:rPr>
          <w:rFonts w:ascii="Calibri Light" w:hAnsi="Calibri Light" w:cs="Arial"/>
        </w:rPr>
        <w:t xml:space="preserve"> ‘</w:t>
      </w:r>
      <w:r w:rsidR="005E3D5B">
        <w:rPr>
          <w:rFonts w:ascii="Calibri Light" w:hAnsi="Calibri Light" w:cs="Arial"/>
        </w:rPr>
        <w:t>New Construction</w:t>
      </w:r>
      <w:r w:rsidRPr="00015CC9">
        <w:rPr>
          <w:rFonts w:ascii="Calibri Light" w:hAnsi="Calibri Light" w:cs="Arial"/>
        </w:rPr>
        <w:t xml:space="preserve">’ </w:t>
      </w:r>
      <w:r w:rsidRPr="0069763F">
        <w:rPr>
          <w:rFonts w:ascii="Calibri Light" w:hAnsi="Calibri Light" w:cs="Arial"/>
        </w:rPr>
        <w:t>opportunity.</w:t>
      </w:r>
    </w:p>
    <w:p w14:paraId="79190945" w14:textId="77777777" w:rsidR="006C6371" w:rsidRDefault="006C6371" w:rsidP="006C6371">
      <w:pPr>
        <w:pStyle w:val="Heading2Text"/>
        <w:ind w:left="1440"/>
        <w:jc w:val="both"/>
        <w:rPr>
          <w:rFonts w:ascii="Calibri Light" w:hAnsi="Calibri Light" w:cs="Arial"/>
        </w:rPr>
      </w:pPr>
      <w:r w:rsidRPr="00232337">
        <w:rPr>
          <w:rFonts w:ascii="Calibri Light" w:hAnsi="Calibri Light" w:cs="Arial"/>
        </w:rPr>
        <w:t xml:space="preserve">The ‘Source’ field on the Opportunity </w:t>
      </w:r>
      <w:r>
        <w:rPr>
          <w:rFonts w:ascii="Calibri Light" w:hAnsi="Calibri Light" w:cs="Arial"/>
        </w:rPr>
        <w:t>transaction</w:t>
      </w:r>
      <w:r w:rsidRPr="00232337">
        <w:rPr>
          <w:rFonts w:ascii="Calibri Light" w:hAnsi="Calibri Light" w:cs="Arial"/>
        </w:rPr>
        <w:t xml:space="preserve"> will be used to capture the origin. </w:t>
      </w:r>
      <w:r>
        <w:rPr>
          <w:rFonts w:ascii="Calibri Light" w:hAnsi="Calibri Light" w:cs="Arial"/>
        </w:rPr>
        <w:t>Note: For a complete list of values that will be available for selection for this field, see section 2.8.</w:t>
      </w:r>
    </w:p>
    <w:p w14:paraId="50859107" w14:textId="77777777" w:rsidR="006C6371" w:rsidRDefault="006C6371" w:rsidP="006C6371">
      <w:pPr>
        <w:pStyle w:val="Heading2Text"/>
        <w:ind w:left="1440"/>
        <w:jc w:val="both"/>
        <w:rPr>
          <w:rFonts w:ascii="Calibri Light" w:hAnsi="Calibri Light" w:cs="Arial"/>
        </w:rPr>
      </w:pPr>
      <w:r w:rsidRPr="008D6CE2">
        <w:rPr>
          <w:rFonts w:ascii="Calibri Light" w:hAnsi="Calibri Light" w:cs="Arial"/>
        </w:rPr>
        <w:t>The ‘Start Date’</w:t>
      </w:r>
      <w:r>
        <w:rPr>
          <w:rFonts w:ascii="Calibri Light" w:hAnsi="Calibri Light" w:cs="Arial"/>
        </w:rPr>
        <w:t xml:space="preserve"> of the Opportunity</w:t>
      </w:r>
      <w:r w:rsidRPr="008D6CE2">
        <w:rPr>
          <w:rFonts w:ascii="Calibri Light" w:hAnsi="Calibri Light" w:cs="Arial"/>
        </w:rPr>
        <w:t xml:space="preserve"> </w:t>
      </w:r>
      <w:r>
        <w:rPr>
          <w:rFonts w:ascii="Calibri Light" w:hAnsi="Calibri Light" w:cs="Arial"/>
        </w:rPr>
        <w:t xml:space="preserve">transaction </w:t>
      </w:r>
      <w:r w:rsidRPr="008D6CE2">
        <w:rPr>
          <w:rFonts w:ascii="Calibri Light" w:hAnsi="Calibri Light" w:cs="Arial"/>
        </w:rPr>
        <w:t>will be defaulted to the system date at the time of creation (i</w:t>
      </w:r>
      <w:r>
        <w:rPr>
          <w:rFonts w:ascii="Calibri Light" w:hAnsi="Calibri Light" w:cs="Arial"/>
        </w:rPr>
        <w:t xml:space="preserve">.e.: today’s date), but may be modified to a past date. The ‘Close </w:t>
      </w:r>
      <w:r w:rsidRPr="008D6CE2">
        <w:rPr>
          <w:rFonts w:ascii="Calibri Light" w:hAnsi="Calibri Light" w:cs="Arial"/>
        </w:rPr>
        <w:t xml:space="preserve">Date’ will be </w:t>
      </w:r>
      <w:r>
        <w:rPr>
          <w:rFonts w:ascii="Calibri Light" w:hAnsi="Calibri Light" w:cs="Arial"/>
        </w:rPr>
        <w:t>blank</w:t>
      </w:r>
      <w:r w:rsidRPr="008D6CE2">
        <w:rPr>
          <w:rFonts w:ascii="Calibri Light" w:hAnsi="Calibri Light" w:cs="Arial"/>
        </w:rPr>
        <w:t>.</w:t>
      </w:r>
      <w:r>
        <w:rPr>
          <w:rFonts w:ascii="Calibri Light" w:hAnsi="Calibri Light" w:cs="Arial"/>
        </w:rPr>
        <w:t xml:space="preserve"> </w:t>
      </w:r>
      <w:r w:rsidRPr="00965888">
        <w:rPr>
          <w:rFonts w:ascii="Calibri Light" w:hAnsi="Calibri Light" w:cs="Arial"/>
        </w:rPr>
        <w:t xml:space="preserve">Note: ‘Close Date’ </w:t>
      </w:r>
      <w:r>
        <w:rPr>
          <w:rFonts w:ascii="Calibri Light" w:hAnsi="Calibri Light" w:cs="Arial"/>
        </w:rPr>
        <w:t>will defined as an optional field for</w:t>
      </w:r>
      <w:r w:rsidR="00E463DE">
        <w:rPr>
          <w:rFonts w:ascii="Calibri Light" w:hAnsi="Calibri Light" w:cs="Arial"/>
        </w:rPr>
        <w:t xml:space="preserve"> Opportunity Type – ‘New Construction</w:t>
      </w:r>
      <w:r>
        <w:rPr>
          <w:rFonts w:ascii="Calibri Light" w:hAnsi="Calibri Light" w:cs="Arial"/>
        </w:rPr>
        <w:t xml:space="preserve">’. </w:t>
      </w:r>
    </w:p>
    <w:p w14:paraId="2F19A837" w14:textId="69ADB8AF" w:rsidR="006C6371" w:rsidRPr="00136D98" w:rsidRDefault="006C6371" w:rsidP="006C6371">
      <w:pPr>
        <w:pStyle w:val="Heading2Text"/>
        <w:ind w:left="1440"/>
        <w:jc w:val="both"/>
        <w:rPr>
          <w:rFonts w:ascii="Calibri Light" w:hAnsi="Calibri Light" w:cs="Arial"/>
        </w:rPr>
      </w:pPr>
      <w:r w:rsidRPr="00136D98">
        <w:rPr>
          <w:rFonts w:ascii="Calibri Light" w:hAnsi="Calibri Light" w:cs="Arial"/>
        </w:rPr>
        <w:t xml:space="preserve">The ‘Status’ field on the Opportunity transaction will </w:t>
      </w:r>
      <w:r>
        <w:rPr>
          <w:rFonts w:ascii="Calibri Light" w:hAnsi="Calibri Light" w:cs="Arial"/>
        </w:rPr>
        <w:t xml:space="preserve">be used to capture the status of the opportunity. </w:t>
      </w:r>
    </w:p>
    <w:p w14:paraId="06570453" w14:textId="77777777" w:rsidR="006C6371" w:rsidRDefault="006C6371" w:rsidP="006C6371">
      <w:pPr>
        <w:pStyle w:val="Heading2Text"/>
        <w:ind w:left="1440"/>
        <w:jc w:val="both"/>
        <w:rPr>
          <w:rFonts w:ascii="Calibri Light" w:hAnsi="Calibri Light" w:cs="Arial"/>
        </w:rPr>
      </w:pPr>
      <w:r w:rsidRPr="00947D82">
        <w:rPr>
          <w:rFonts w:ascii="Calibri Light" w:hAnsi="Calibri Light" w:cs="Arial"/>
        </w:rPr>
        <w:t>The ‘Sales Phase’ field on the Opportunity transaction will be used to capture the current stage of the opportunity. The following values will be available for selection for this field: Initial Stage; Develop Proposal; Closing Conversation/ Commitment.</w:t>
      </w:r>
    </w:p>
    <w:p w14:paraId="534D9C6C" w14:textId="4A7F0146" w:rsidR="006C6371" w:rsidRDefault="002B1C77" w:rsidP="006C6371">
      <w:pPr>
        <w:pStyle w:val="Heading2Text"/>
        <w:ind w:left="1440"/>
        <w:jc w:val="both"/>
        <w:rPr>
          <w:rFonts w:ascii="Calibri Light" w:hAnsi="Calibri Light" w:cs="Arial"/>
        </w:rPr>
      </w:pPr>
      <w:r>
        <w:rPr>
          <w:rFonts w:ascii="Calibri Light" w:hAnsi="Calibri Light" w:cs="Arial"/>
        </w:rPr>
        <w:t xml:space="preserve">Utilities Contract ID; </w:t>
      </w:r>
      <w:r w:rsidR="006C6371">
        <w:rPr>
          <w:rFonts w:ascii="Calibri Light" w:hAnsi="Calibri Light" w:cs="Arial"/>
        </w:rPr>
        <w:t xml:space="preserve">Projected Revenue; Program ID and Program Description will be added to the ‘General Data’ section through an enhancement. Refer to the FS: </w:t>
      </w:r>
      <w:r w:rsidR="006C6371" w:rsidRPr="003D6686">
        <w:rPr>
          <w:rFonts w:ascii="Calibri Light" w:hAnsi="Calibri Light" w:cs="Arial"/>
          <w:color w:val="4F81BD" w:themeColor="accent1"/>
        </w:rPr>
        <w:t>E-CIM-CS-16</w:t>
      </w:r>
      <w:r w:rsidR="00001A8C">
        <w:rPr>
          <w:rFonts w:ascii="Calibri Light" w:hAnsi="Calibri Light" w:cs="Arial"/>
          <w:color w:val="4F81BD" w:themeColor="accent1"/>
        </w:rPr>
        <w:t xml:space="preserve"> -</w:t>
      </w:r>
      <w:r w:rsidR="006C6371" w:rsidRPr="003D6686">
        <w:rPr>
          <w:rFonts w:ascii="Calibri Light" w:hAnsi="Calibri Light" w:cs="Arial"/>
          <w:color w:val="4F81BD" w:themeColor="accent1"/>
        </w:rPr>
        <w:t xml:space="preserve"> ‘Enhance </w:t>
      </w:r>
      <w:r w:rsidR="00A9486E">
        <w:rPr>
          <w:rFonts w:ascii="Calibri Light" w:hAnsi="Calibri Light" w:cs="Arial"/>
          <w:color w:val="4F81BD" w:themeColor="accent1"/>
        </w:rPr>
        <w:t>rebate program</w:t>
      </w:r>
      <w:r w:rsidR="008F2E7E">
        <w:rPr>
          <w:rFonts w:ascii="Calibri Light" w:hAnsi="Calibri Light" w:cs="Arial"/>
          <w:color w:val="4F81BD" w:themeColor="accent1"/>
        </w:rPr>
        <w:t xml:space="preserve"> and new construction</w:t>
      </w:r>
      <w:r w:rsidR="00A9486E">
        <w:rPr>
          <w:rFonts w:ascii="Calibri Light" w:hAnsi="Calibri Light" w:cs="Arial"/>
          <w:color w:val="4F81BD" w:themeColor="accent1"/>
        </w:rPr>
        <w:t xml:space="preserve"> o</w:t>
      </w:r>
      <w:r w:rsidR="006C6371" w:rsidRPr="003D6686">
        <w:rPr>
          <w:rFonts w:ascii="Calibri Light" w:hAnsi="Calibri Light" w:cs="Arial"/>
          <w:color w:val="4F81BD" w:themeColor="accent1"/>
        </w:rPr>
        <w:t xml:space="preserve">pportunities in </w:t>
      </w:r>
      <w:r w:rsidR="0045007B">
        <w:rPr>
          <w:rFonts w:ascii="Calibri Light" w:hAnsi="Calibri Light" w:cs="Arial"/>
          <w:color w:val="4F81BD" w:themeColor="accent1"/>
        </w:rPr>
        <w:t xml:space="preserve">SAP Hybris </w:t>
      </w:r>
      <w:r w:rsidR="006C6371" w:rsidRPr="003D6686">
        <w:rPr>
          <w:rFonts w:ascii="Calibri Light" w:hAnsi="Calibri Light" w:cs="Arial"/>
          <w:color w:val="4F81BD" w:themeColor="accent1"/>
        </w:rPr>
        <w:t xml:space="preserve">C4C with custom fields and business logic’ </w:t>
      </w:r>
      <w:r w:rsidR="006C6371">
        <w:rPr>
          <w:rFonts w:ascii="Calibri Light" w:hAnsi="Calibri Light" w:cs="Arial"/>
        </w:rPr>
        <w:t>for more details.</w:t>
      </w:r>
    </w:p>
    <w:p w14:paraId="6376C4E2" w14:textId="77777777" w:rsidR="006C6371" w:rsidRDefault="006C6371" w:rsidP="006C6371">
      <w:pPr>
        <w:pStyle w:val="Heading2Text"/>
        <w:ind w:left="1440"/>
        <w:jc w:val="both"/>
        <w:rPr>
          <w:rFonts w:ascii="Calibri Light" w:hAnsi="Calibri Light" w:cs="Arial"/>
        </w:rPr>
      </w:pPr>
      <w:r>
        <w:rPr>
          <w:rFonts w:ascii="Calibri Light" w:hAnsi="Calibri Light" w:cs="Arial"/>
        </w:rPr>
        <w:t>Influence and Market Identifier will be added to the ‘General Data’ section as custom fields of type ‘List’ (i.e.: A Field with a Dropdown list).</w:t>
      </w:r>
    </w:p>
    <w:p w14:paraId="6DEE06B8" w14:textId="0E902F0E" w:rsidR="005023AC" w:rsidRDefault="009E4AA4" w:rsidP="005023AC">
      <w:pPr>
        <w:pStyle w:val="Heading2Text"/>
        <w:spacing w:after="0"/>
        <w:ind w:left="1440"/>
        <w:jc w:val="both"/>
        <w:rPr>
          <w:rFonts w:ascii="Calibri Light" w:hAnsi="Calibri Light" w:cs="Arial"/>
        </w:rPr>
      </w:pPr>
      <w:r w:rsidRPr="006D5F09">
        <w:rPr>
          <w:rFonts w:ascii="Calibri Light" w:hAnsi="Calibri Light" w:cs="Arial"/>
        </w:rPr>
        <w:t>‘Energy Savings Totals’</w:t>
      </w:r>
      <w:r w:rsidR="006D5F09" w:rsidRPr="006D5F09">
        <w:rPr>
          <w:rFonts w:ascii="Calibri Light" w:hAnsi="Calibri Light" w:cs="Arial"/>
        </w:rPr>
        <w:t xml:space="preserve"> section will be added on the ‘Overview’ facet as shown in </w:t>
      </w:r>
      <w:r w:rsidR="001475DB">
        <w:rPr>
          <w:rFonts w:ascii="Calibri Light" w:hAnsi="Calibri Light" w:cs="Arial"/>
        </w:rPr>
        <w:t>F</w:t>
      </w:r>
      <w:r w:rsidR="001475DB" w:rsidRPr="006D5F09">
        <w:rPr>
          <w:rFonts w:ascii="Calibri Light" w:hAnsi="Calibri Light" w:cs="Arial"/>
        </w:rPr>
        <w:t xml:space="preserve">igure </w:t>
      </w:r>
      <w:r w:rsidR="006D5F09" w:rsidRPr="006D5F09">
        <w:rPr>
          <w:rFonts w:ascii="Calibri Light" w:hAnsi="Calibri Light" w:cs="Arial"/>
        </w:rPr>
        <w:t xml:space="preserve">2.1.3.2.1. ‘Base Value’ will be the sum of the ‘Baseline Value’ for KW or KWH </w:t>
      </w:r>
      <w:r w:rsidR="007F3A73">
        <w:rPr>
          <w:rFonts w:ascii="Calibri Light" w:hAnsi="Calibri Light" w:cs="Arial"/>
        </w:rPr>
        <w:t xml:space="preserve">or THERMS </w:t>
      </w:r>
      <w:r w:rsidR="006D5F09" w:rsidRPr="006D5F09">
        <w:rPr>
          <w:rFonts w:ascii="Calibri Light" w:hAnsi="Calibri Light" w:cs="Arial"/>
        </w:rPr>
        <w:t xml:space="preserve">of each line item. ‘Inst Value’ will be the sum of the ‘Installed Value’ for KW or KWH </w:t>
      </w:r>
      <w:r w:rsidR="007F3A73">
        <w:rPr>
          <w:rFonts w:ascii="Calibri Light" w:hAnsi="Calibri Light" w:cs="Arial"/>
        </w:rPr>
        <w:t xml:space="preserve">or THERMS </w:t>
      </w:r>
      <w:r w:rsidR="006D5F09" w:rsidRPr="006D5F09">
        <w:rPr>
          <w:rFonts w:ascii="Calibri Light" w:hAnsi="Calibri Light" w:cs="Arial"/>
        </w:rPr>
        <w:t xml:space="preserve">of each line item. ‘Gross Savings’ will be the sum of the ‘Energy Savings’ for KW or KWH </w:t>
      </w:r>
      <w:r w:rsidR="007F3A73">
        <w:rPr>
          <w:rFonts w:ascii="Calibri Light" w:hAnsi="Calibri Light" w:cs="Arial"/>
        </w:rPr>
        <w:t xml:space="preserve">or THERMS </w:t>
      </w:r>
      <w:r w:rsidR="006D5F09" w:rsidRPr="006D5F09">
        <w:rPr>
          <w:rFonts w:ascii="Calibri Light" w:hAnsi="Calibri Light" w:cs="Arial"/>
        </w:rPr>
        <w:t>of each line item.</w:t>
      </w:r>
      <w:r w:rsidR="005023AC">
        <w:rPr>
          <w:rFonts w:ascii="Calibri Light" w:hAnsi="Calibri Light" w:cs="Arial"/>
        </w:rPr>
        <w:t xml:space="preserve"> This solution will be implemented through an enhancement. Refer to the FS: </w:t>
      </w:r>
      <w:r w:rsidR="005023AC" w:rsidRPr="003D6686">
        <w:rPr>
          <w:rFonts w:ascii="Calibri Light" w:hAnsi="Calibri Light" w:cs="Arial"/>
          <w:color w:val="4F81BD" w:themeColor="accent1"/>
        </w:rPr>
        <w:t>E-CIM-CS-16</w:t>
      </w:r>
      <w:r w:rsidR="00001A8C">
        <w:rPr>
          <w:rFonts w:ascii="Calibri Light" w:hAnsi="Calibri Light" w:cs="Arial"/>
          <w:color w:val="4F81BD" w:themeColor="accent1"/>
        </w:rPr>
        <w:t xml:space="preserve"> -</w:t>
      </w:r>
      <w:r w:rsidR="005023AC" w:rsidRPr="003D6686">
        <w:rPr>
          <w:rFonts w:ascii="Calibri Light" w:hAnsi="Calibri Light" w:cs="Arial"/>
          <w:color w:val="4F81BD" w:themeColor="accent1"/>
        </w:rPr>
        <w:t xml:space="preserve"> ‘Enhance </w:t>
      </w:r>
      <w:r w:rsidR="0045007B">
        <w:rPr>
          <w:rFonts w:ascii="Calibri Light" w:hAnsi="Calibri Light" w:cs="Arial"/>
          <w:color w:val="4F81BD" w:themeColor="accent1"/>
        </w:rPr>
        <w:t>rebate program</w:t>
      </w:r>
      <w:r w:rsidR="008F2E7E">
        <w:rPr>
          <w:rFonts w:ascii="Calibri Light" w:hAnsi="Calibri Light" w:cs="Arial"/>
          <w:color w:val="4F81BD" w:themeColor="accent1"/>
        </w:rPr>
        <w:t xml:space="preserve"> and new construction</w:t>
      </w:r>
      <w:r w:rsidR="0045007B">
        <w:rPr>
          <w:rFonts w:ascii="Calibri Light" w:hAnsi="Calibri Light" w:cs="Arial"/>
          <w:color w:val="4F81BD" w:themeColor="accent1"/>
        </w:rPr>
        <w:t xml:space="preserve"> o</w:t>
      </w:r>
      <w:r w:rsidR="005023AC" w:rsidRPr="003D6686">
        <w:rPr>
          <w:rFonts w:ascii="Calibri Light" w:hAnsi="Calibri Light" w:cs="Arial"/>
          <w:color w:val="4F81BD" w:themeColor="accent1"/>
        </w:rPr>
        <w:t xml:space="preserve">pportunities in </w:t>
      </w:r>
      <w:r w:rsidR="0045007B">
        <w:rPr>
          <w:rFonts w:ascii="Calibri Light" w:hAnsi="Calibri Light" w:cs="Arial"/>
          <w:color w:val="4F81BD" w:themeColor="accent1"/>
        </w:rPr>
        <w:t xml:space="preserve">SAP Hybris </w:t>
      </w:r>
      <w:r w:rsidR="005023AC" w:rsidRPr="003D6686">
        <w:rPr>
          <w:rFonts w:ascii="Calibri Light" w:hAnsi="Calibri Light" w:cs="Arial"/>
          <w:color w:val="4F81BD" w:themeColor="accent1"/>
        </w:rPr>
        <w:t xml:space="preserve">C4C with custom fields and business logic’ </w:t>
      </w:r>
      <w:r w:rsidR="005023AC">
        <w:rPr>
          <w:rFonts w:ascii="Calibri Light" w:hAnsi="Calibri Light" w:cs="Arial"/>
        </w:rPr>
        <w:t>for more details.</w:t>
      </w:r>
    </w:p>
    <w:p w14:paraId="171EA243" w14:textId="77777777" w:rsidR="002C28BD" w:rsidRDefault="002C28BD" w:rsidP="005023AC">
      <w:pPr>
        <w:pStyle w:val="Heading2Text"/>
        <w:spacing w:after="0"/>
        <w:ind w:left="1440"/>
        <w:jc w:val="both"/>
        <w:rPr>
          <w:rFonts w:ascii="Calibri Light" w:hAnsi="Calibri Light" w:cs="Arial"/>
        </w:rPr>
      </w:pPr>
    </w:p>
    <w:p w14:paraId="018A4B26" w14:textId="7D0B161B" w:rsidR="00FB4E84" w:rsidRPr="00361C5C" w:rsidRDefault="00C26740" w:rsidP="00361C5C">
      <w:pPr>
        <w:pStyle w:val="Heading2Text"/>
        <w:ind w:left="1440"/>
        <w:jc w:val="both"/>
        <w:rPr>
          <w:rFonts w:ascii="Calibri Light" w:hAnsi="Calibri Light" w:cs="Arial"/>
          <w:color w:val="FF0000"/>
        </w:rPr>
      </w:pPr>
      <w:r>
        <w:rPr>
          <w:rFonts w:ascii="Calibri Light" w:hAnsi="Calibri Light" w:cs="Arial"/>
          <w:noProof/>
          <w:lang w:eastAsia="en-US"/>
        </w:rPr>
        <w:drawing>
          <wp:inline distT="0" distB="0" distL="0" distR="0" wp14:anchorId="2D5C0105" wp14:editId="22470C13">
            <wp:extent cx="5943600" cy="2330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330973"/>
                    </a:xfrm>
                    <a:prstGeom prst="rect">
                      <a:avLst/>
                    </a:prstGeom>
                    <a:noFill/>
                    <a:ln>
                      <a:noFill/>
                    </a:ln>
                  </pic:spPr>
                </pic:pic>
              </a:graphicData>
            </a:graphic>
          </wp:inline>
        </w:drawing>
      </w:r>
    </w:p>
    <w:p w14:paraId="317190BA" w14:textId="77777777" w:rsidR="00FB4E84" w:rsidRPr="00361C5C" w:rsidRDefault="00361C5C" w:rsidP="00361C5C">
      <w:pPr>
        <w:pStyle w:val="Heading2Text"/>
        <w:tabs>
          <w:tab w:val="left" w:pos="1350"/>
        </w:tabs>
        <w:ind w:left="1440"/>
        <w:jc w:val="both"/>
        <w:rPr>
          <w:rFonts w:ascii="Calibri Light" w:hAnsi="Calibri Light" w:cs="Arial"/>
        </w:rPr>
      </w:pPr>
      <w:r w:rsidRPr="00361C5C">
        <w:rPr>
          <w:rFonts w:ascii="Calibri Light" w:hAnsi="Calibri Light" w:cs="Arial"/>
        </w:rPr>
        <w:lastRenderedPageBreak/>
        <w:t>Figure 2.1.3.2.1 – ‘Energy Savings Totals</w:t>
      </w:r>
      <w:r w:rsidR="00FB4E84" w:rsidRPr="00361C5C">
        <w:rPr>
          <w:rFonts w:ascii="Calibri Light" w:hAnsi="Calibri Light" w:cs="Arial"/>
        </w:rPr>
        <w:t xml:space="preserve">’ section on the ‘Overview facet </w:t>
      </w:r>
    </w:p>
    <w:p w14:paraId="6CC9F195" w14:textId="6A687201" w:rsidR="007A7474" w:rsidRPr="003C77F9" w:rsidRDefault="00361C5C" w:rsidP="00937816">
      <w:pPr>
        <w:pStyle w:val="Heading2Text"/>
        <w:ind w:left="1440"/>
        <w:jc w:val="both"/>
        <w:rPr>
          <w:rFonts w:ascii="Calibri Light" w:hAnsi="Calibri Light" w:cs="Arial"/>
        </w:rPr>
      </w:pPr>
      <w:r>
        <w:rPr>
          <w:rFonts w:ascii="Calibri Light" w:hAnsi="Calibri Light" w:cs="Arial"/>
          <w:b/>
        </w:rPr>
        <w:t>N</w:t>
      </w:r>
      <w:r w:rsidR="0023418A" w:rsidRPr="0023418A">
        <w:rPr>
          <w:rFonts w:ascii="Calibri Light" w:hAnsi="Calibri Light" w:cs="Arial"/>
          <w:b/>
        </w:rPr>
        <w:t>otes</w:t>
      </w:r>
      <w:r w:rsidR="0023418A">
        <w:rPr>
          <w:rFonts w:ascii="Calibri Light" w:hAnsi="Calibri Light" w:cs="Arial"/>
        </w:rPr>
        <w:t xml:space="preserve">: </w:t>
      </w:r>
      <w:r w:rsidR="007A7474" w:rsidRPr="003C77F9">
        <w:rPr>
          <w:rFonts w:ascii="Calibri Light" w:hAnsi="Calibri Light" w:cs="Arial"/>
        </w:rPr>
        <w:t xml:space="preserve">Notes can be added to an Opportunity using the ‘Notes’ facet as shown in </w:t>
      </w:r>
      <w:r w:rsidR="001475DB">
        <w:rPr>
          <w:rFonts w:ascii="Calibri Light" w:hAnsi="Calibri Light" w:cs="Arial"/>
        </w:rPr>
        <w:t>F</w:t>
      </w:r>
      <w:r w:rsidR="001475DB" w:rsidRPr="003C77F9">
        <w:rPr>
          <w:rFonts w:ascii="Calibri Light" w:hAnsi="Calibri Light" w:cs="Arial"/>
        </w:rPr>
        <w:t xml:space="preserve">igure </w:t>
      </w:r>
      <w:r w:rsidR="007A7474" w:rsidRPr="003C77F9">
        <w:rPr>
          <w:rFonts w:ascii="Calibri Light" w:hAnsi="Calibri Light" w:cs="Arial"/>
        </w:rPr>
        <w:t>2.1.1.2.1.</w:t>
      </w:r>
      <w:r w:rsidR="00937816" w:rsidRPr="003C77F9">
        <w:rPr>
          <w:rFonts w:ascii="Calibri Light" w:hAnsi="Calibri Light" w:cs="Arial"/>
        </w:rPr>
        <w:t xml:space="preserve"> </w:t>
      </w:r>
      <w:r w:rsidR="007A7474" w:rsidRPr="003C77F9">
        <w:rPr>
          <w:rFonts w:ascii="Calibri Light" w:hAnsi="Calibri Light" w:cs="Arial"/>
        </w:rPr>
        <w:t>Note: It is not possible to select a note type in an Opportunity in SAP Hybris C4C.</w:t>
      </w:r>
    </w:p>
    <w:p w14:paraId="1A45C772" w14:textId="43EA7538" w:rsidR="007A7474" w:rsidRPr="003C77F9" w:rsidRDefault="00895D40" w:rsidP="00937816">
      <w:pPr>
        <w:pStyle w:val="Heading2Text"/>
        <w:tabs>
          <w:tab w:val="left" w:pos="1350"/>
        </w:tabs>
        <w:ind w:left="1440"/>
        <w:jc w:val="both"/>
        <w:rPr>
          <w:rFonts w:ascii="Calibri Light" w:hAnsi="Calibri Light" w:cs="Arial"/>
        </w:rPr>
      </w:pPr>
      <w:r w:rsidRPr="00895D40">
        <w:rPr>
          <w:rFonts w:ascii="Calibri Light" w:hAnsi="Calibri Light" w:cs="Arial"/>
          <w:b/>
        </w:rPr>
        <w:t>Attachments</w:t>
      </w:r>
      <w:r>
        <w:rPr>
          <w:rFonts w:ascii="Calibri Light" w:hAnsi="Calibri Light" w:cs="Arial"/>
        </w:rPr>
        <w:t xml:space="preserve">: </w:t>
      </w:r>
      <w:r w:rsidR="007A7474" w:rsidRPr="003C77F9">
        <w:rPr>
          <w:rFonts w:ascii="Calibri Light" w:hAnsi="Calibri Light" w:cs="Arial"/>
        </w:rPr>
        <w:t xml:space="preserve">Attachments can be added to an Opportunity using the ‘Attachments’ facet as shown in </w:t>
      </w:r>
      <w:r w:rsidR="001475DB">
        <w:rPr>
          <w:rFonts w:ascii="Calibri Light" w:hAnsi="Calibri Light" w:cs="Arial"/>
        </w:rPr>
        <w:t>F</w:t>
      </w:r>
      <w:r w:rsidR="001475DB" w:rsidRPr="003C77F9">
        <w:rPr>
          <w:rFonts w:ascii="Calibri Light" w:hAnsi="Calibri Light" w:cs="Arial"/>
        </w:rPr>
        <w:t xml:space="preserve">igure </w:t>
      </w:r>
      <w:r w:rsidR="007A7474" w:rsidRPr="003C77F9">
        <w:rPr>
          <w:rFonts w:ascii="Calibri Light" w:hAnsi="Calibri Light" w:cs="Arial"/>
        </w:rPr>
        <w:t>2.1.1.2.2.</w:t>
      </w:r>
      <w:r w:rsidR="00937816" w:rsidRPr="003C77F9">
        <w:rPr>
          <w:rFonts w:ascii="Calibri Light" w:hAnsi="Calibri Light" w:cs="Arial"/>
        </w:rPr>
        <w:t xml:space="preserve"> </w:t>
      </w:r>
      <w:r w:rsidR="007A7474" w:rsidRPr="003C77F9">
        <w:rPr>
          <w:rFonts w:ascii="Calibri Light" w:hAnsi="Calibri Light" w:cs="Arial"/>
        </w:rPr>
        <w:t xml:space="preserve">A Local File or a Web Link or a file from the Library can be added as an attachment. For </w:t>
      </w:r>
      <w:r w:rsidR="003C77F9" w:rsidRPr="003C77F9">
        <w:rPr>
          <w:rFonts w:ascii="Calibri Light" w:hAnsi="Calibri Light" w:cs="Arial"/>
        </w:rPr>
        <w:t>New Construction</w:t>
      </w:r>
      <w:r w:rsidR="007A7474" w:rsidRPr="003C77F9">
        <w:rPr>
          <w:rFonts w:ascii="Calibri Light" w:hAnsi="Calibri Light" w:cs="Arial"/>
        </w:rPr>
        <w:t xml:space="preserve"> opportunities, ‘Standard Attachment’ will be defined as a Dropdown List Value for the field: Attachment Type.</w:t>
      </w:r>
    </w:p>
    <w:p w14:paraId="0172C054" w14:textId="149FAB8E" w:rsidR="007A7474" w:rsidRDefault="00BD317E" w:rsidP="007A7474">
      <w:pPr>
        <w:pStyle w:val="Heading2Text"/>
        <w:tabs>
          <w:tab w:val="left" w:pos="1350"/>
        </w:tabs>
        <w:ind w:left="1440"/>
        <w:jc w:val="both"/>
        <w:rPr>
          <w:rFonts w:ascii="Calibri Light" w:hAnsi="Calibri Light" w:cs="Arial"/>
        </w:rPr>
      </w:pPr>
      <w:r w:rsidRPr="00BD317E">
        <w:rPr>
          <w:rFonts w:ascii="Calibri Light" w:hAnsi="Calibri Light" w:cs="Arial"/>
          <w:b/>
        </w:rPr>
        <w:t>Change History</w:t>
      </w:r>
      <w:r>
        <w:rPr>
          <w:rFonts w:ascii="Calibri Light" w:hAnsi="Calibri Light" w:cs="Arial"/>
        </w:rPr>
        <w:t xml:space="preserve">: </w:t>
      </w:r>
      <w:r w:rsidR="007A7474" w:rsidRPr="00161D66">
        <w:rPr>
          <w:rFonts w:ascii="Calibri Light" w:hAnsi="Calibri Light" w:cs="Arial"/>
        </w:rPr>
        <w:t>Change History f</w:t>
      </w:r>
      <w:r w:rsidR="007A7474">
        <w:rPr>
          <w:rFonts w:ascii="Calibri Light" w:hAnsi="Calibri Light" w:cs="Arial"/>
        </w:rPr>
        <w:t xml:space="preserve">or Opportunity attributes can be seen on the ‘Changes’ facet as shown in </w:t>
      </w:r>
      <w:r w:rsidR="001475DB">
        <w:rPr>
          <w:rFonts w:ascii="Calibri Light" w:hAnsi="Calibri Light" w:cs="Arial"/>
        </w:rPr>
        <w:t xml:space="preserve">Figure </w:t>
      </w:r>
      <w:r w:rsidR="007A7474">
        <w:rPr>
          <w:rFonts w:ascii="Calibri Light" w:hAnsi="Calibri Light" w:cs="Arial"/>
        </w:rPr>
        <w:t xml:space="preserve">2.1.1.2.3. The following attributes of an Opportunity transaction will be captured in the Change History: </w:t>
      </w:r>
    </w:p>
    <w:p w14:paraId="2A490127" w14:textId="77777777" w:rsidR="007A7474" w:rsidRPr="00161D66" w:rsidRDefault="007A7474" w:rsidP="007A7474">
      <w:pPr>
        <w:pStyle w:val="Heading2Text"/>
        <w:tabs>
          <w:tab w:val="left" w:pos="1350"/>
        </w:tabs>
        <w:ind w:left="1440"/>
        <w:jc w:val="both"/>
        <w:rPr>
          <w:rFonts w:ascii="Calibri Light" w:hAnsi="Calibri Light" w:cs="Arial"/>
        </w:rPr>
      </w:pPr>
      <w:r>
        <w:rPr>
          <w:rFonts w:ascii="Calibri Light" w:hAnsi="Calibri Light" w:cs="Arial"/>
        </w:rPr>
        <w:t>Attachment External Address Link, Attachment File Name, Attachment Title, Category, Close Date, Contact Party Address, Contact Party ID, Contact Party Role, Currency Code, Custom Status, Distribution Channel, Entry Type, Expected Value, Item Description, Item Value, Main Party, Name, Party Address, Party ID, Party Role, Priority, Probability, Product Category ID, Product ID, Progress, Publish to Forecast, Quantity, Reason for Status, Reference Document ID, Reference Document Type, Sales Cycle, Sales Organization ID, Sales Phase, Source, Start Date, Status, Territory ID, Text, Total Negotiated Value, Unit of Measure and Weighted Value.</w:t>
      </w:r>
    </w:p>
    <w:p w14:paraId="4DBE0D34" w14:textId="77777777" w:rsidR="007A7474" w:rsidRDefault="002959AA" w:rsidP="007A7474">
      <w:pPr>
        <w:pStyle w:val="Heading2Text"/>
        <w:tabs>
          <w:tab w:val="left" w:pos="1350"/>
        </w:tabs>
        <w:ind w:left="1440"/>
        <w:jc w:val="both"/>
        <w:rPr>
          <w:rFonts w:ascii="Calibri Light" w:hAnsi="Calibri Light" w:cs="Arial"/>
        </w:rPr>
      </w:pPr>
      <w:r w:rsidRPr="002959AA">
        <w:rPr>
          <w:rFonts w:ascii="Calibri Light" w:hAnsi="Calibri Light" w:cs="Arial"/>
          <w:b/>
        </w:rPr>
        <w:t>Partner Determination</w:t>
      </w:r>
      <w:r>
        <w:rPr>
          <w:rFonts w:ascii="Calibri Light" w:hAnsi="Calibri Light" w:cs="Arial"/>
        </w:rPr>
        <w:t xml:space="preserve">: </w:t>
      </w:r>
      <w:r w:rsidR="007A7474">
        <w:rPr>
          <w:rFonts w:ascii="Calibri Light" w:hAnsi="Calibri Light" w:cs="Arial"/>
        </w:rPr>
        <w:t>When an Opportunity is created as a follow-up transaction of a Lead or copied from another Opportunity, partners assigned to party roles that are common to both transactions will be copied over to the Opportunity transaction. If an Opportunity is created without reference to a Lead or another Opportunity, party roles: ‘Account Manger’, ‘Account Coordinator’, ‘Inside Account Manager’ and ‘DER Specialist’ will be automatically determined based on the Sales Territory ID determined for that transaction. Additionally, the following party roles will be available for manual maintenance in Opportunities:</w:t>
      </w:r>
    </w:p>
    <w:p w14:paraId="0F0D5B00" w14:textId="31EC8A2B" w:rsidR="007A7474" w:rsidRDefault="006B6E3F" w:rsidP="007A7474">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Economic Development Services</w:t>
      </w:r>
      <w:r w:rsidR="007A7474">
        <w:rPr>
          <w:rFonts w:ascii="Calibri Light" w:hAnsi="Calibri Light" w:cs="Arial"/>
        </w:rPr>
        <w:t xml:space="preserve"> Consultant </w:t>
      </w:r>
    </w:p>
    <w:p w14:paraId="0E68B55E" w14:textId="53FAABB0" w:rsidR="007A7474" w:rsidRDefault="006B6E3F" w:rsidP="007A7474">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Economic Development Services</w:t>
      </w:r>
      <w:r w:rsidR="007A7474">
        <w:rPr>
          <w:rFonts w:ascii="Calibri Light" w:hAnsi="Calibri Light" w:cs="Arial"/>
        </w:rPr>
        <w:t xml:space="preserve"> Analyst</w:t>
      </w:r>
    </w:p>
    <w:p w14:paraId="62028A9F" w14:textId="77777777" w:rsidR="007A7474" w:rsidRDefault="007A7474" w:rsidP="007A7474">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Customer Solutions Representative</w:t>
      </w:r>
    </w:p>
    <w:p w14:paraId="168CEDCD" w14:textId="77777777" w:rsidR="007A7474" w:rsidRDefault="007A7474" w:rsidP="007A7474">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Engineer</w:t>
      </w:r>
    </w:p>
    <w:p w14:paraId="378B8480" w14:textId="77777777" w:rsidR="007A7474" w:rsidRDefault="007A7474" w:rsidP="007A7474">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New Construction Representative</w:t>
      </w:r>
    </w:p>
    <w:p w14:paraId="7E66F0B9" w14:textId="77777777" w:rsidR="007A7474" w:rsidRDefault="007A7474" w:rsidP="007A7474">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Outreach Specialist</w:t>
      </w:r>
    </w:p>
    <w:p w14:paraId="4E2DDB53" w14:textId="77777777" w:rsidR="007A7474" w:rsidRDefault="007A7474" w:rsidP="007A7474">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Analyst</w:t>
      </w:r>
    </w:p>
    <w:p w14:paraId="5043CB34" w14:textId="77777777" w:rsidR="007A7474" w:rsidRDefault="007A7474" w:rsidP="007A7474">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Field Engineer</w:t>
      </w:r>
    </w:p>
    <w:p w14:paraId="53D771BE" w14:textId="77777777" w:rsidR="007A7474" w:rsidRDefault="007A7474" w:rsidP="007A7474">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Pump Test Engineer</w:t>
      </w:r>
    </w:p>
    <w:p w14:paraId="0B33566D" w14:textId="77777777" w:rsidR="007A7474" w:rsidRDefault="007A7474" w:rsidP="007A7474">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Trade Pro Liaison</w:t>
      </w:r>
    </w:p>
    <w:p w14:paraId="4B874340" w14:textId="77777777" w:rsidR="00FC170B" w:rsidRDefault="007A7474" w:rsidP="006E1D23">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Auditor</w:t>
      </w:r>
    </w:p>
    <w:p w14:paraId="047DE14F" w14:textId="6C39338B" w:rsidR="006E1D23" w:rsidRPr="00B76523" w:rsidRDefault="006E1D23" w:rsidP="00B76523">
      <w:pPr>
        <w:pStyle w:val="Heading2Text"/>
        <w:numPr>
          <w:ilvl w:val="0"/>
          <w:numId w:val="23"/>
        </w:numPr>
        <w:tabs>
          <w:tab w:val="left" w:pos="1350"/>
        </w:tabs>
        <w:jc w:val="both"/>
        <w:rPr>
          <w:rFonts w:ascii="Calibri Light" w:hAnsi="Calibri Light" w:cs="Arial"/>
        </w:rPr>
      </w:pPr>
      <w:r>
        <w:rPr>
          <w:rFonts w:ascii="Calibri Light" w:hAnsi="Calibri Light" w:cs="Arial"/>
        </w:rPr>
        <w:t>Agent</w:t>
      </w:r>
    </w:p>
    <w:p w14:paraId="1F2BDC2C" w14:textId="1165590A" w:rsidR="00E345A1" w:rsidRDefault="00DE7CB9" w:rsidP="00532598">
      <w:pPr>
        <w:pStyle w:val="Heading2Text"/>
        <w:ind w:left="1440"/>
        <w:jc w:val="both"/>
        <w:rPr>
          <w:rFonts w:ascii="Calibri Light" w:hAnsi="Calibri Light" w:cs="Arial"/>
        </w:rPr>
      </w:pPr>
      <w:r w:rsidRPr="00B508B2">
        <w:rPr>
          <w:rFonts w:ascii="Calibri Light" w:hAnsi="Calibri Light" w:cs="Arial"/>
          <w:b/>
        </w:rPr>
        <w:t>Items</w:t>
      </w:r>
      <w:r w:rsidRPr="00B508B2">
        <w:rPr>
          <w:rFonts w:ascii="Calibri Light" w:hAnsi="Calibri Light" w:cs="Arial"/>
        </w:rPr>
        <w:t>:</w:t>
      </w:r>
      <w:r w:rsidR="00880117" w:rsidRPr="00B508B2">
        <w:rPr>
          <w:rFonts w:ascii="Calibri Light" w:hAnsi="Calibri Light" w:cs="Arial"/>
        </w:rPr>
        <w:t xml:space="preserve"> can be added to an Opportunity transaction on the ‘Products’ facet. </w:t>
      </w:r>
      <w:r w:rsidR="002C28BD">
        <w:rPr>
          <w:rFonts w:ascii="Calibri Light" w:hAnsi="Calibri Light" w:cs="Arial"/>
        </w:rPr>
        <w:t xml:space="preserve">Each item of a New Construction Opportunity represents a measure. </w:t>
      </w:r>
      <w:r w:rsidR="00880117" w:rsidRPr="00B508B2">
        <w:rPr>
          <w:rFonts w:ascii="Calibri Light" w:hAnsi="Calibri Light" w:cs="Arial"/>
        </w:rPr>
        <w:t xml:space="preserve">The ‘New Construction Item’ will include the </w:t>
      </w:r>
      <w:r w:rsidR="00E8261D">
        <w:rPr>
          <w:rFonts w:ascii="Calibri Light" w:hAnsi="Calibri Light" w:cs="Arial"/>
        </w:rPr>
        <w:t>following fields:</w:t>
      </w:r>
      <w:r w:rsidR="00880117" w:rsidRPr="00B508B2">
        <w:rPr>
          <w:rFonts w:ascii="Calibri Light" w:hAnsi="Calibri Light" w:cs="Arial"/>
        </w:rPr>
        <w:t xml:space="preserve"> Product ID, Product Description, Category ID, Category Description</w:t>
      </w:r>
      <w:r w:rsidR="009F096D">
        <w:rPr>
          <w:rFonts w:ascii="Calibri Light" w:hAnsi="Calibri Light" w:cs="Arial"/>
        </w:rPr>
        <w:t>, Unit of Measure, Quantity, Notes, Baseline Value, Installed Value, Energy Savings (KWH), Energy Savings (KW) and Energy Savings (THERMS)</w:t>
      </w:r>
      <w:r w:rsidR="00880117" w:rsidRPr="00B508B2">
        <w:rPr>
          <w:rFonts w:ascii="Calibri Light" w:hAnsi="Calibri Light" w:cs="Arial"/>
        </w:rPr>
        <w:t xml:space="preserve">. </w:t>
      </w:r>
      <w:r w:rsidR="00E345A1">
        <w:rPr>
          <w:rFonts w:ascii="Calibri Light" w:hAnsi="Calibri Light" w:cs="Arial"/>
        </w:rPr>
        <w:t xml:space="preserve">The solution </w:t>
      </w:r>
      <w:r w:rsidR="009F096D">
        <w:rPr>
          <w:rFonts w:ascii="Calibri Light" w:hAnsi="Calibri Light" w:cs="Arial"/>
        </w:rPr>
        <w:t>to include custom fields</w:t>
      </w:r>
      <w:r w:rsidR="00E345A1">
        <w:rPr>
          <w:rFonts w:ascii="Calibri Light" w:hAnsi="Calibri Light" w:cs="Arial"/>
        </w:rPr>
        <w:t xml:space="preserve"> on the ‘Products’ facet of an Opportunity transaction will be implemented through an enhancement. Refer to the FS: </w:t>
      </w:r>
      <w:r w:rsidR="008F2E7E">
        <w:rPr>
          <w:rFonts w:ascii="Calibri Light" w:hAnsi="Calibri Light" w:cs="Arial"/>
          <w:color w:val="4F81BD" w:themeColor="accent1"/>
        </w:rPr>
        <w:t>E-CIM-CS-16</w:t>
      </w:r>
      <w:r w:rsidR="00865607">
        <w:rPr>
          <w:rFonts w:ascii="Calibri Light" w:hAnsi="Calibri Light" w:cs="Arial"/>
          <w:color w:val="4F81BD" w:themeColor="accent1"/>
        </w:rPr>
        <w:t xml:space="preserve"> -</w:t>
      </w:r>
      <w:r w:rsidR="008F2E7E">
        <w:rPr>
          <w:rFonts w:ascii="Calibri Light" w:hAnsi="Calibri Light" w:cs="Arial"/>
          <w:color w:val="4F81BD" w:themeColor="accent1"/>
        </w:rPr>
        <w:t xml:space="preserve"> ‘Enhance </w:t>
      </w:r>
      <w:r w:rsidR="0045007B">
        <w:rPr>
          <w:rFonts w:ascii="Calibri Light" w:hAnsi="Calibri Light" w:cs="Arial"/>
          <w:color w:val="4F81BD" w:themeColor="accent1"/>
        </w:rPr>
        <w:t>rebate program</w:t>
      </w:r>
      <w:r w:rsidR="008F2E7E">
        <w:rPr>
          <w:rFonts w:ascii="Calibri Light" w:hAnsi="Calibri Light" w:cs="Arial"/>
          <w:color w:val="4F81BD" w:themeColor="accent1"/>
        </w:rPr>
        <w:t xml:space="preserve"> and new construction</w:t>
      </w:r>
      <w:r w:rsidR="0045007B">
        <w:rPr>
          <w:rFonts w:ascii="Calibri Light" w:hAnsi="Calibri Light" w:cs="Arial"/>
          <w:color w:val="4F81BD" w:themeColor="accent1"/>
        </w:rPr>
        <w:t xml:space="preserve"> o</w:t>
      </w:r>
      <w:r w:rsidR="00E345A1" w:rsidRPr="003D6686">
        <w:rPr>
          <w:rFonts w:ascii="Calibri Light" w:hAnsi="Calibri Light" w:cs="Arial"/>
          <w:color w:val="4F81BD" w:themeColor="accent1"/>
        </w:rPr>
        <w:t xml:space="preserve">pportunities in </w:t>
      </w:r>
      <w:r w:rsidR="0045007B">
        <w:rPr>
          <w:rFonts w:ascii="Calibri Light" w:hAnsi="Calibri Light" w:cs="Arial"/>
          <w:color w:val="4F81BD" w:themeColor="accent1"/>
        </w:rPr>
        <w:t xml:space="preserve">SAP Hybris </w:t>
      </w:r>
      <w:r w:rsidR="00E345A1" w:rsidRPr="003D6686">
        <w:rPr>
          <w:rFonts w:ascii="Calibri Light" w:hAnsi="Calibri Light" w:cs="Arial"/>
          <w:color w:val="4F81BD" w:themeColor="accent1"/>
        </w:rPr>
        <w:t xml:space="preserve">C4C with custom fields and business logic’ </w:t>
      </w:r>
      <w:r w:rsidR="00E345A1">
        <w:rPr>
          <w:rFonts w:ascii="Calibri Light" w:hAnsi="Calibri Light" w:cs="Arial"/>
        </w:rPr>
        <w:t>for more details.</w:t>
      </w:r>
    </w:p>
    <w:p w14:paraId="799BC760" w14:textId="189BA695" w:rsidR="002C28BD" w:rsidRDefault="002C28BD" w:rsidP="002C28BD">
      <w:pPr>
        <w:pStyle w:val="Heading2Text"/>
        <w:ind w:left="1440"/>
        <w:jc w:val="both"/>
        <w:rPr>
          <w:rFonts w:ascii="Calibri Light" w:hAnsi="Calibri Light" w:cs="Arial"/>
        </w:rPr>
      </w:pPr>
      <w:r>
        <w:rPr>
          <w:rFonts w:ascii="Calibri Light" w:hAnsi="Calibri Light" w:cs="Arial"/>
        </w:rPr>
        <w:t>Note: CP&amp;S will be responsible for creating and maintaining products for rebate programs and BCD Operations -&gt; Customer Care will be responsible for all non-rebate program products.</w:t>
      </w:r>
    </w:p>
    <w:p w14:paraId="481AF4A5" w14:textId="2CB16C2F" w:rsidR="007214D3" w:rsidRPr="00FE080F" w:rsidRDefault="007214D3" w:rsidP="007214D3">
      <w:pPr>
        <w:pStyle w:val="Heading2Text"/>
        <w:ind w:left="1440"/>
        <w:jc w:val="both"/>
        <w:rPr>
          <w:rFonts w:ascii="Calibri Light" w:hAnsi="Calibri Light" w:cs="Arial"/>
          <w:b/>
        </w:rPr>
      </w:pPr>
      <w:r w:rsidRPr="00FE080F">
        <w:rPr>
          <w:rFonts w:ascii="Calibri Light" w:hAnsi="Calibri Light" w:cs="Arial"/>
          <w:b/>
        </w:rPr>
        <w:t>Estimated Savings Calculation:</w:t>
      </w:r>
      <w:r>
        <w:rPr>
          <w:rFonts w:ascii="Calibri Light" w:hAnsi="Calibri Light" w:cs="Arial"/>
          <w:b/>
        </w:rPr>
        <w:t xml:space="preserve"> </w:t>
      </w:r>
      <w:r>
        <w:rPr>
          <w:rFonts w:ascii="Calibri Light" w:hAnsi="Calibri Light" w:cs="Arial"/>
        </w:rPr>
        <w:t xml:space="preserve">‘Baseline Value’ and ‘Installed Value’ will be entered manually at the line item level. ‘Energy Savings’ will be calculated using the formula: Energy Savings (KWH/ KW/ </w:t>
      </w:r>
      <w:r>
        <w:rPr>
          <w:rFonts w:ascii="Calibri Light" w:hAnsi="Calibri Light" w:cs="Arial"/>
        </w:rPr>
        <w:lastRenderedPageBreak/>
        <w:t xml:space="preserve">THERMS) = Baseline Value – Installed Value. </w:t>
      </w:r>
      <w:r w:rsidR="00C26740">
        <w:rPr>
          <w:rFonts w:ascii="Calibri Light" w:hAnsi="Calibri Light" w:cs="Arial"/>
        </w:rPr>
        <w:t>The solution to calculate Energy Savings will be implemented through an</w:t>
      </w:r>
      <w:r w:rsidR="00865607">
        <w:rPr>
          <w:rFonts w:ascii="Calibri Light" w:hAnsi="Calibri Light" w:cs="Arial"/>
        </w:rPr>
        <w:t xml:space="preserve"> enhancement. Refer to the FS: </w:t>
      </w:r>
      <w:r w:rsidR="00C26740" w:rsidRPr="00D64B96">
        <w:rPr>
          <w:rFonts w:ascii="Calibri Light" w:hAnsi="Calibri Light" w:cs="Arial"/>
          <w:color w:val="4F81BD" w:themeColor="accent1"/>
        </w:rPr>
        <w:t>E-CIM-CS-16 – ‘</w:t>
      </w:r>
      <w:r w:rsidR="00C26740" w:rsidRPr="00C26740">
        <w:rPr>
          <w:rFonts w:ascii="Calibri Light" w:hAnsi="Calibri Light" w:cs="Arial"/>
          <w:color w:val="4F81BD" w:themeColor="accent1"/>
        </w:rPr>
        <w:t>Enhancement to calculate Energy Savings in an Opportunity’</w:t>
      </w:r>
      <w:r w:rsidR="00C26740">
        <w:rPr>
          <w:rFonts w:ascii="Calibri Light" w:hAnsi="Calibri Light" w:cs="Arial"/>
        </w:rPr>
        <w:t xml:space="preserve"> for more details.</w:t>
      </w:r>
    </w:p>
    <w:p w14:paraId="7ED3C982" w14:textId="5EC2A4C2" w:rsidR="00AF5724" w:rsidRDefault="007214D3" w:rsidP="00AF5724">
      <w:pPr>
        <w:pStyle w:val="Heading2Text"/>
        <w:ind w:left="1440"/>
        <w:jc w:val="both"/>
        <w:rPr>
          <w:rFonts w:ascii="Calibri Light" w:hAnsi="Calibri Light" w:cs="Arial"/>
        </w:rPr>
      </w:pPr>
      <w:r w:rsidRPr="00550019">
        <w:rPr>
          <w:rFonts w:ascii="Calibri Light" w:hAnsi="Calibri Light" w:cs="Arial"/>
          <w:b/>
        </w:rPr>
        <w:t>iEnergy</w:t>
      </w:r>
      <w:r>
        <w:rPr>
          <w:rFonts w:ascii="Calibri Light" w:hAnsi="Calibri Light" w:cs="Arial"/>
          <w:b/>
        </w:rPr>
        <w:t xml:space="preserve"> Integration:</w:t>
      </w:r>
      <w:r>
        <w:rPr>
          <w:rFonts w:ascii="Calibri Light" w:hAnsi="Calibri Light" w:cs="Arial"/>
        </w:rPr>
        <w:t xml:space="preserve"> </w:t>
      </w:r>
      <w:r w:rsidRPr="00184888">
        <w:rPr>
          <w:rFonts w:ascii="Calibri Light" w:hAnsi="Calibri Light" w:cs="Arial"/>
        </w:rPr>
        <w:t xml:space="preserve">A New Construction project ends in SAP Hybris C4C with the Opportunity transaction, upon which its status will be set to ‘Won’ or ‘Lost’. When the status of the opportunity is set to ‘Won’, Account Managers </w:t>
      </w:r>
      <w:r>
        <w:rPr>
          <w:rFonts w:ascii="Calibri Light" w:hAnsi="Calibri Light" w:cs="Arial"/>
        </w:rPr>
        <w:t xml:space="preserve">will be able to </w:t>
      </w:r>
      <w:r w:rsidRPr="00184888">
        <w:rPr>
          <w:rFonts w:ascii="Calibri Light" w:hAnsi="Calibri Light" w:cs="Arial"/>
        </w:rPr>
        <w:t xml:space="preserve">create an application in iEnergy </w:t>
      </w:r>
      <w:r>
        <w:rPr>
          <w:rFonts w:ascii="Calibri Light" w:hAnsi="Calibri Light" w:cs="Arial"/>
        </w:rPr>
        <w:t xml:space="preserve">using the action ‘Create Application’. The solution to facilitate the creation of an application in iEnergy from an opportunity in SAP Hybris C4C will be implemented through an interface. Refer to the FS: </w:t>
      </w:r>
      <w:r w:rsidR="001B0D0B">
        <w:rPr>
          <w:rFonts w:ascii="Calibri Light" w:hAnsi="Calibri Light" w:cs="Arial"/>
          <w:color w:val="548DD4" w:themeColor="text2" w:themeTint="99"/>
        </w:rPr>
        <w:t>E</w:t>
      </w:r>
      <w:r w:rsidR="001F74F3">
        <w:rPr>
          <w:rFonts w:ascii="Calibri Light" w:hAnsi="Calibri Light" w:cs="Arial"/>
          <w:color w:val="548DD4" w:themeColor="text2" w:themeTint="99"/>
        </w:rPr>
        <w:t xml:space="preserve">-CIM-CS-16 – </w:t>
      </w:r>
      <w:r w:rsidR="00D64B96">
        <w:rPr>
          <w:rFonts w:ascii="Calibri Light" w:hAnsi="Calibri Light" w:cs="Arial"/>
          <w:color w:val="548DD4" w:themeColor="text2" w:themeTint="99"/>
        </w:rPr>
        <w:t>‘</w:t>
      </w:r>
      <w:r w:rsidR="001B0D0B">
        <w:rPr>
          <w:rFonts w:ascii="Calibri Light" w:hAnsi="Calibri Light" w:cs="Arial"/>
          <w:color w:val="548DD4" w:themeColor="text2" w:themeTint="99"/>
        </w:rPr>
        <w:t>Enhancement to trigger the web service to create</w:t>
      </w:r>
      <w:r w:rsidRPr="00E23A1F">
        <w:rPr>
          <w:rFonts w:ascii="Calibri Light" w:hAnsi="Calibri Light" w:cs="Arial"/>
          <w:color w:val="548DD4" w:themeColor="text2" w:themeTint="99"/>
        </w:rPr>
        <w:t xml:space="preserve"> an application in iEnergy from an opportunity</w:t>
      </w:r>
      <w:r w:rsidR="001F74F3">
        <w:rPr>
          <w:rFonts w:ascii="Calibri Light" w:hAnsi="Calibri Light" w:cs="Arial"/>
          <w:color w:val="548DD4" w:themeColor="text2" w:themeTint="99"/>
        </w:rPr>
        <w:t xml:space="preserve"> in SAP Hybris C4C</w:t>
      </w:r>
      <w:r w:rsidRPr="00E23A1F">
        <w:rPr>
          <w:rFonts w:ascii="Calibri Light" w:hAnsi="Calibri Light" w:cs="Arial"/>
          <w:color w:val="548DD4" w:themeColor="text2" w:themeTint="99"/>
        </w:rPr>
        <w:t>’</w:t>
      </w:r>
      <w:r>
        <w:rPr>
          <w:rFonts w:ascii="Calibri Light" w:hAnsi="Calibri Light" w:cs="Arial"/>
        </w:rPr>
        <w:t xml:space="preserve"> for more details.</w:t>
      </w:r>
      <w:r w:rsidR="00AF5724">
        <w:rPr>
          <w:rFonts w:ascii="Calibri Light" w:hAnsi="Calibri Light" w:cs="Arial"/>
        </w:rPr>
        <w:t xml:space="preserve"> When an application is created in iEnergy from an opportunity in SAP Hybris C4C, the following attributes will be copied to the target transaction:</w:t>
      </w:r>
    </w:p>
    <w:p w14:paraId="1DE681EE" w14:textId="559CF226" w:rsidR="00AF5724" w:rsidRDefault="00AF5724" w:rsidP="00AF5724">
      <w:pPr>
        <w:pStyle w:val="Heading2Text"/>
        <w:spacing w:after="0"/>
        <w:ind w:left="1440"/>
        <w:jc w:val="both"/>
        <w:rPr>
          <w:rFonts w:ascii="Calibri Light" w:hAnsi="Calibri Light" w:cs="Arial"/>
        </w:rPr>
      </w:pPr>
      <w:r w:rsidRPr="0037382E">
        <w:rPr>
          <w:rFonts w:ascii="Calibri Light" w:hAnsi="Calibri Light" w:cs="Arial"/>
        </w:rPr>
        <w:t>Header:</w:t>
      </w:r>
      <w:r>
        <w:rPr>
          <w:rFonts w:ascii="Calibri Light" w:hAnsi="Calibri Light" w:cs="Arial"/>
        </w:rPr>
        <w:t xml:space="preserve"> Transaction Description, Account ID, Contact ID,</w:t>
      </w:r>
      <w:r w:rsidR="0012573F">
        <w:rPr>
          <w:rFonts w:ascii="Calibri Light" w:hAnsi="Calibri Light" w:cs="Arial"/>
        </w:rPr>
        <w:t xml:space="preserve"> Utilities Contract ID,</w:t>
      </w:r>
      <w:r>
        <w:rPr>
          <w:rFonts w:ascii="Calibri Light" w:hAnsi="Calibri Light" w:cs="Arial"/>
        </w:rPr>
        <w:t xml:space="preserve"> Publish to Forecast, Owner, Sales Territory ID, Building Type, NAICS Code, Industry Description, Climate Zone, Meter Number, Square Feet, Conditioned Square Feet, Percent Better than T-24</w:t>
      </w:r>
      <w:r w:rsidR="009A6B79">
        <w:rPr>
          <w:rFonts w:ascii="Calibri Light" w:hAnsi="Calibri Light" w:cs="Arial"/>
        </w:rPr>
        <w:t xml:space="preserve">, </w:t>
      </w:r>
      <w:r>
        <w:rPr>
          <w:rFonts w:ascii="Calibri Light" w:hAnsi="Calibri Light" w:cs="Arial"/>
        </w:rPr>
        <w:t>Year Built</w:t>
      </w:r>
      <w:r w:rsidR="009A6B79">
        <w:rPr>
          <w:rFonts w:ascii="Calibri Light" w:hAnsi="Calibri Light" w:cs="Arial"/>
        </w:rPr>
        <w:t xml:space="preserve"> and Calculation Tool</w:t>
      </w:r>
      <w:r>
        <w:rPr>
          <w:rFonts w:ascii="Calibri Light" w:hAnsi="Calibri Light" w:cs="Arial"/>
        </w:rPr>
        <w:t>.</w:t>
      </w:r>
    </w:p>
    <w:p w14:paraId="2F134B1F" w14:textId="6007EE44" w:rsidR="00AF5724" w:rsidRDefault="00AF5724" w:rsidP="00AF5724">
      <w:pPr>
        <w:pStyle w:val="Heading2Text"/>
        <w:spacing w:after="0"/>
        <w:ind w:left="1440"/>
        <w:jc w:val="both"/>
        <w:rPr>
          <w:rFonts w:ascii="Calibri Light" w:hAnsi="Calibri Light" w:cs="Arial"/>
        </w:rPr>
      </w:pPr>
      <w:r>
        <w:rPr>
          <w:rFonts w:ascii="Calibri Light" w:hAnsi="Calibri Light" w:cs="Arial"/>
        </w:rPr>
        <w:t>Items: Item Number, Product ID, Product Description, Product Category, List Price, Quantity, Unit of Measure, Proposed Value, Negotiated Value, Not</w:t>
      </w:r>
      <w:r w:rsidR="002C79A1">
        <w:rPr>
          <w:rFonts w:ascii="Calibri Light" w:hAnsi="Calibri Light" w:cs="Arial"/>
        </w:rPr>
        <w:t>es, Baseline Value and</w:t>
      </w:r>
      <w:r>
        <w:rPr>
          <w:rFonts w:ascii="Calibri Light" w:hAnsi="Calibri Light" w:cs="Arial"/>
        </w:rPr>
        <w:t xml:space="preserve"> Installed Value</w:t>
      </w:r>
      <w:r w:rsidR="002C79A1">
        <w:rPr>
          <w:rFonts w:ascii="Calibri Light" w:hAnsi="Calibri Light" w:cs="Arial"/>
        </w:rPr>
        <w:t>.</w:t>
      </w:r>
    </w:p>
    <w:p w14:paraId="1235BEEE" w14:textId="77777777" w:rsidR="00AF5724" w:rsidRDefault="00AF5724" w:rsidP="00AF5724">
      <w:pPr>
        <w:pStyle w:val="Heading2Text"/>
        <w:spacing w:after="0"/>
        <w:ind w:left="1440"/>
        <w:jc w:val="both"/>
        <w:rPr>
          <w:rFonts w:ascii="Calibri Light" w:hAnsi="Calibri Light" w:cs="Arial"/>
        </w:rPr>
      </w:pPr>
      <w:r>
        <w:rPr>
          <w:rFonts w:ascii="Calibri Light" w:hAnsi="Calibri Light" w:cs="Arial"/>
        </w:rPr>
        <w:t xml:space="preserve">Sales Team: Role, Name, E-Mail and Phone. </w:t>
      </w:r>
    </w:p>
    <w:p w14:paraId="32EA5BB2" w14:textId="77777777" w:rsidR="00AF5724" w:rsidRDefault="00AF5724" w:rsidP="00AF5724">
      <w:pPr>
        <w:pStyle w:val="Heading2Text"/>
        <w:spacing w:after="0"/>
        <w:ind w:left="1440"/>
        <w:jc w:val="both"/>
        <w:rPr>
          <w:rFonts w:ascii="Calibri Light" w:hAnsi="Calibri Light" w:cs="Arial"/>
        </w:rPr>
      </w:pPr>
      <w:r>
        <w:rPr>
          <w:rFonts w:ascii="Calibri Light" w:hAnsi="Calibri Light" w:cs="Arial"/>
        </w:rPr>
        <w:t xml:space="preserve">Contacts: Name, Phone, Mobile, E-Mail and Primary Contact. </w:t>
      </w:r>
    </w:p>
    <w:p w14:paraId="63CC8E15" w14:textId="77777777" w:rsidR="00AF5724" w:rsidRDefault="00AF5724" w:rsidP="00AF5724">
      <w:pPr>
        <w:pStyle w:val="Heading2Text"/>
        <w:spacing w:after="0"/>
        <w:ind w:left="1440"/>
        <w:jc w:val="both"/>
        <w:rPr>
          <w:rFonts w:ascii="Calibri Light" w:hAnsi="Calibri Light" w:cs="Arial"/>
        </w:rPr>
      </w:pPr>
      <w:r>
        <w:rPr>
          <w:rFonts w:ascii="Calibri Light" w:hAnsi="Calibri Light" w:cs="Arial"/>
        </w:rPr>
        <w:t xml:space="preserve">Parties Involved: Role, Name, E-Mail, Phone, Primary and Primary Contact. </w:t>
      </w:r>
    </w:p>
    <w:p w14:paraId="3973B457" w14:textId="77777777" w:rsidR="00AF5724" w:rsidRPr="0037382E" w:rsidRDefault="00AF5724" w:rsidP="00AF5724">
      <w:pPr>
        <w:pStyle w:val="Heading2Text"/>
        <w:ind w:left="1440"/>
        <w:jc w:val="both"/>
        <w:rPr>
          <w:rFonts w:ascii="Calibri Light" w:hAnsi="Calibri Light" w:cs="Arial"/>
        </w:rPr>
      </w:pPr>
      <w:r>
        <w:rPr>
          <w:rFonts w:ascii="Calibri Light" w:hAnsi="Calibri Light" w:cs="Arial"/>
        </w:rPr>
        <w:t>Attachments: File Name and Attachment Type.</w:t>
      </w:r>
    </w:p>
    <w:p w14:paraId="6FCB8B1D" w14:textId="77777777" w:rsidR="007A7474" w:rsidRPr="00436742" w:rsidRDefault="007A7474" w:rsidP="007A7474">
      <w:pPr>
        <w:pStyle w:val="Heading2Text"/>
        <w:ind w:left="1440"/>
        <w:jc w:val="both"/>
        <w:rPr>
          <w:rFonts w:ascii="Calibri Light" w:hAnsi="Calibri Light" w:cs="Arial"/>
        </w:rPr>
      </w:pPr>
      <w:r w:rsidRPr="00761100">
        <w:rPr>
          <w:rFonts w:ascii="Calibri Light" w:hAnsi="Calibri Light" w:cs="Arial"/>
          <w:b/>
        </w:rPr>
        <w:t>Search Capabilities</w:t>
      </w:r>
      <w:r w:rsidRPr="00436742">
        <w:rPr>
          <w:rFonts w:ascii="Calibri Light" w:hAnsi="Calibri Light" w:cs="Arial"/>
        </w:rPr>
        <w:t>:</w:t>
      </w:r>
      <w:r>
        <w:rPr>
          <w:rFonts w:ascii="Calibri Light" w:hAnsi="Calibri Light" w:cs="Arial"/>
        </w:rPr>
        <w:t xml:space="preserve"> </w:t>
      </w:r>
      <w:r w:rsidRPr="00436742">
        <w:rPr>
          <w:rFonts w:ascii="Calibri Light" w:hAnsi="Calibri Light" w:cs="Arial"/>
        </w:rPr>
        <w:t>Users will be able</w:t>
      </w:r>
      <w:r>
        <w:rPr>
          <w:rFonts w:ascii="Calibri Light" w:hAnsi="Calibri Light" w:cs="Arial"/>
        </w:rPr>
        <w:t xml:space="preserve"> to search for Opportunities </w:t>
      </w:r>
      <w:r w:rsidRPr="00436742">
        <w:rPr>
          <w:rFonts w:ascii="Calibri Light" w:hAnsi="Calibri Light" w:cs="Arial"/>
        </w:rPr>
        <w:t xml:space="preserve">by one or more </w:t>
      </w:r>
      <w:r>
        <w:rPr>
          <w:rFonts w:ascii="Calibri Light" w:hAnsi="Calibri Light" w:cs="Arial"/>
        </w:rPr>
        <w:t xml:space="preserve">of the </w:t>
      </w:r>
      <w:r w:rsidR="00FE3A3C">
        <w:rPr>
          <w:rFonts w:ascii="Calibri Light" w:hAnsi="Calibri Light" w:cs="Arial"/>
        </w:rPr>
        <w:t>following criteria:</w:t>
      </w:r>
    </w:p>
    <w:p w14:paraId="6EA4BC16" w14:textId="77777777" w:rsidR="007A7474" w:rsidRDefault="007A7474" w:rsidP="007A7474">
      <w:pPr>
        <w:pStyle w:val="Heading2Text"/>
        <w:ind w:left="1440"/>
        <w:jc w:val="both"/>
        <w:rPr>
          <w:rFonts w:ascii="Calibri Light" w:hAnsi="Calibri Light" w:cs="Arial"/>
        </w:rPr>
      </w:pPr>
      <w:r w:rsidRPr="001265D2">
        <w:rPr>
          <w:rFonts w:ascii="Calibri Light" w:hAnsi="Calibri Light" w:cs="Arial"/>
        </w:rPr>
        <w:t>Opportunity Type; Opportunity ID; Employee Responsible Name; Employee Responsible ID;  Territory ID; Start Date; End Date; Customer BPID; Customer Name; Status; Campaign</w:t>
      </w:r>
      <w:r>
        <w:rPr>
          <w:rFonts w:ascii="Calibri Light" w:hAnsi="Calibri Light" w:cs="Arial"/>
        </w:rPr>
        <w:t xml:space="preserve"> ID; Description; Contact Name; </w:t>
      </w:r>
      <w:r w:rsidRPr="002E7A78">
        <w:rPr>
          <w:rFonts w:ascii="Calibri Light" w:hAnsi="Calibri Light" w:cs="Arial"/>
        </w:rPr>
        <w:t>Contact ID</w:t>
      </w:r>
      <w:r>
        <w:rPr>
          <w:rFonts w:ascii="Calibri Light" w:hAnsi="Calibri Light" w:cs="Arial"/>
        </w:rPr>
        <w:t>; Created By; Contract Account ID; Utilities Contract ID; Party Role and Partner ID</w:t>
      </w:r>
      <w:r w:rsidRPr="008E4095">
        <w:rPr>
          <w:rFonts w:ascii="Calibri Light" w:hAnsi="Calibri Light" w:cs="Arial"/>
        </w:rPr>
        <w:t>.</w:t>
      </w:r>
    </w:p>
    <w:p w14:paraId="40D08F34" w14:textId="4BF32863" w:rsidR="007A7474" w:rsidRPr="000C5EC1" w:rsidRDefault="007A7474" w:rsidP="007A7474">
      <w:pPr>
        <w:pStyle w:val="Heading2Text"/>
        <w:tabs>
          <w:tab w:val="left" w:pos="1350"/>
        </w:tabs>
        <w:ind w:left="1440"/>
        <w:jc w:val="both"/>
        <w:rPr>
          <w:rFonts w:ascii="Calibri Light" w:hAnsi="Calibri Light" w:cs="Arial"/>
          <w:color w:val="FF0000"/>
        </w:rPr>
      </w:pPr>
      <w:r>
        <w:rPr>
          <w:rFonts w:ascii="Calibri Light" w:hAnsi="Calibri Light" w:cs="Arial"/>
        </w:rPr>
        <w:t>The solution to search for opportunities based on attributes: Created By; Contract Account ID; Utilities Contract ID; Party Role and Partner ID will be implemented through an enhancement. Refer to the FS</w:t>
      </w:r>
      <w:r w:rsidR="00D64B96">
        <w:rPr>
          <w:rFonts w:ascii="Calibri Light" w:hAnsi="Calibri Light" w:cs="Arial"/>
          <w:color w:val="4F81BD" w:themeColor="accent1"/>
        </w:rPr>
        <w:t xml:space="preserve">: </w:t>
      </w:r>
      <w:r>
        <w:rPr>
          <w:rFonts w:ascii="Calibri Light" w:hAnsi="Calibri Light" w:cs="Arial"/>
          <w:color w:val="4F81BD" w:themeColor="accent1"/>
        </w:rPr>
        <w:t xml:space="preserve">E-CIM-CS-16 – </w:t>
      </w:r>
      <w:r w:rsidR="00D64B96">
        <w:rPr>
          <w:rFonts w:ascii="Calibri Light" w:hAnsi="Calibri Light" w:cs="Arial"/>
          <w:color w:val="4F81BD" w:themeColor="accent1"/>
        </w:rPr>
        <w:t>‘</w:t>
      </w:r>
      <w:r>
        <w:rPr>
          <w:rFonts w:ascii="Calibri Light" w:hAnsi="Calibri Light" w:cs="Arial"/>
          <w:color w:val="4F81BD" w:themeColor="accent1"/>
        </w:rPr>
        <w:t>Enhance the search</w:t>
      </w:r>
      <w:r w:rsidR="00AD695D">
        <w:rPr>
          <w:rFonts w:ascii="Calibri Light" w:hAnsi="Calibri Light" w:cs="Arial"/>
          <w:color w:val="4F81BD" w:themeColor="accent1"/>
        </w:rPr>
        <w:t xml:space="preserve"> criteria and results list for o</w:t>
      </w:r>
      <w:r>
        <w:rPr>
          <w:rFonts w:ascii="Calibri Light" w:hAnsi="Calibri Light" w:cs="Arial"/>
          <w:color w:val="4F81BD" w:themeColor="accent1"/>
        </w:rPr>
        <w:t>pportunities</w:t>
      </w:r>
      <w:r w:rsidRPr="00C35032">
        <w:rPr>
          <w:rFonts w:ascii="Calibri Light" w:hAnsi="Calibri Light" w:cs="Arial"/>
          <w:color w:val="4F81BD" w:themeColor="accent1"/>
        </w:rPr>
        <w:t>’</w:t>
      </w:r>
      <w:r>
        <w:rPr>
          <w:rFonts w:ascii="Calibri Light" w:hAnsi="Calibri Light" w:cs="Arial"/>
          <w:color w:val="FF0000"/>
        </w:rPr>
        <w:t xml:space="preserve"> </w:t>
      </w:r>
      <w:r w:rsidRPr="00C35032">
        <w:rPr>
          <w:rFonts w:ascii="Calibri Light" w:hAnsi="Calibri Light" w:cs="Arial"/>
        </w:rPr>
        <w:t>for more details.</w:t>
      </w:r>
    </w:p>
    <w:p w14:paraId="1C12976F" w14:textId="4C8521A1" w:rsidR="007A7474" w:rsidRDefault="007A7474" w:rsidP="007A7474">
      <w:pPr>
        <w:pStyle w:val="Heading2Text"/>
        <w:ind w:left="1440"/>
        <w:jc w:val="both"/>
        <w:rPr>
          <w:rFonts w:ascii="Calibri Light" w:hAnsi="Calibri Light" w:cs="Arial"/>
          <w:szCs w:val="20"/>
        </w:rPr>
      </w:pPr>
      <w:r w:rsidRPr="00184D26">
        <w:rPr>
          <w:rFonts w:ascii="Calibri Light" w:hAnsi="Calibri Light" w:cs="Arial"/>
          <w:szCs w:val="20"/>
        </w:rPr>
        <w:t xml:space="preserve">See </w:t>
      </w:r>
      <w:r w:rsidR="001475DB">
        <w:rPr>
          <w:rFonts w:ascii="Calibri Light" w:hAnsi="Calibri Light" w:cs="Arial"/>
          <w:szCs w:val="20"/>
        </w:rPr>
        <w:t>S</w:t>
      </w:r>
      <w:r w:rsidR="001475DB" w:rsidRPr="00184D26">
        <w:rPr>
          <w:rFonts w:ascii="Calibri Light" w:hAnsi="Calibri Light" w:cs="Arial"/>
          <w:szCs w:val="20"/>
        </w:rPr>
        <w:t xml:space="preserve">ection </w:t>
      </w:r>
      <w:r w:rsidRPr="00184D26">
        <w:rPr>
          <w:rFonts w:ascii="Calibri Light" w:hAnsi="Calibri Light" w:cs="Arial"/>
          <w:szCs w:val="20"/>
        </w:rPr>
        <w:t xml:space="preserve">2.8 for a complete list of fields that will be </w:t>
      </w:r>
      <w:r>
        <w:rPr>
          <w:rFonts w:ascii="Calibri Light" w:hAnsi="Calibri Light" w:cs="Arial"/>
          <w:szCs w:val="20"/>
        </w:rPr>
        <w:t>available for maintenance for an Opportunity transaction.</w:t>
      </w:r>
    </w:p>
    <w:p w14:paraId="027983DF" w14:textId="77777777" w:rsidR="00CB66A9" w:rsidRDefault="00CB66A9" w:rsidP="00CB66A9">
      <w:pPr>
        <w:pStyle w:val="Heading2Text"/>
        <w:ind w:left="1440"/>
        <w:jc w:val="both"/>
        <w:rPr>
          <w:rFonts w:ascii="Calibri Light" w:hAnsi="Calibri Light" w:cs="Arial"/>
        </w:rPr>
      </w:pPr>
      <w:r>
        <w:rPr>
          <w:rFonts w:ascii="Calibri Light" w:hAnsi="Calibri Light" w:cs="Arial"/>
          <w:b/>
        </w:rPr>
        <w:t>Copy</w:t>
      </w:r>
      <w:r>
        <w:rPr>
          <w:rFonts w:ascii="Calibri Light" w:hAnsi="Calibri Light" w:cs="Arial"/>
        </w:rPr>
        <w:t xml:space="preserve">: While creating an opportunity as a copy of another opportunity, the contents of most of the standard fields will be copied to the target transaction. In order to copy the contents of custom fields, the copy logic will be enhanced. Refer to the FS: </w:t>
      </w:r>
      <w:r w:rsidRPr="00230090">
        <w:rPr>
          <w:rFonts w:ascii="Calibri Light" w:hAnsi="Calibri Light" w:cs="Arial"/>
          <w:color w:val="4F81BD" w:themeColor="accent1"/>
        </w:rPr>
        <w:t>E-CIM-CS-16: ‘Enhance the copy control logic to copy custom attributes from</w:t>
      </w:r>
      <w:r>
        <w:rPr>
          <w:rFonts w:ascii="Calibri Light" w:hAnsi="Calibri Light" w:cs="Arial"/>
          <w:color w:val="4F81BD" w:themeColor="accent1"/>
        </w:rPr>
        <w:t xml:space="preserve"> an opportunity to another opportunity</w:t>
      </w:r>
      <w:r w:rsidRPr="00230090">
        <w:rPr>
          <w:rFonts w:ascii="Calibri Light" w:hAnsi="Calibri Light" w:cs="Arial"/>
          <w:color w:val="4F81BD" w:themeColor="accent1"/>
        </w:rPr>
        <w:t>’</w:t>
      </w:r>
      <w:r w:rsidRPr="00230090">
        <w:rPr>
          <w:rFonts w:ascii="Calibri Light" w:hAnsi="Calibri Light" w:cs="Arial"/>
        </w:rPr>
        <w:t xml:space="preserve"> </w:t>
      </w:r>
      <w:r>
        <w:rPr>
          <w:rFonts w:ascii="Calibri Light" w:hAnsi="Calibri Light" w:cs="Arial"/>
        </w:rPr>
        <w:t>for more details.</w:t>
      </w:r>
    </w:p>
    <w:p w14:paraId="10483320" w14:textId="77777777" w:rsidR="007A7474" w:rsidRDefault="00802453" w:rsidP="007A7474">
      <w:pPr>
        <w:pStyle w:val="Heading2Text"/>
        <w:ind w:left="1440"/>
        <w:jc w:val="both"/>
        <w:rPr>
          <w:rFonts w:ascii="Calibri Light" w:hAnsi="Calibri Light" w:cs="Arial"/>
          <w:szCs w:val="20"/>
        </w:rPr>
      </w:pPr>
      <w:r w:rsidRPr="00802453">
        <w:rPr>
          <w:rFonts w:ascii="Calibri Light" w:hAnsi="Calibri Light" w:cs="Arial"/>
          <w:b/>
          <w:szCs w:val="20"/>
        </w:rPr>
        <w:t>Mass Data Maintenance</w:t>
      </w:r>
      <w:r>
        <w:rPr>
          <w:rFonts w:ascii="Calibri Light" w:hAnsi="Calibri Light" w:cs="Arial"/>
          <w:szCs w:val="20"/>
        </w:rPr>
        <w:t xml:space="preserve">: </w:t>
      </w:r>
      <w:r w:rsidR="007A7474" w:rsidRPr="009B3813">
        <w:rPr>
          <w:rFonts w:ascii="Calibri Light" w:hAnsi="Calibri Light" w:cs="Arial"/>
          <w:szCs w:val="20"/>
        </w:rPr>
        <w:t>Opportunities can also be updated in mass using the ‘Mass Data Maintenance’ feature in SAP Hybris C4C. The access to feature will be restricted to super users (i.e.: Users assigned to Sales Professional – Super User and Territory Professional business roles).</w:t>
      </w:r>
    </w:p>
    <w:p w14:paraId="729AE9F2" w14:textId="0C0A050F" w:rsidR="00AE4DEF" w:rsidRDefault="00AE4DEF" w:rsidP="00AE4DEF">
      <w:pPr>
        <w:pStyle w:val="Heading2Text"/>
        <w:ind w:left="1440"/>
        <w:jc w:val="both"/>
        <w:rPr>
          <w:rFonts w:ascii="Calibri Light" w:hAnsi="Calibri Light" w:cs="Arial"/>
          <w:szCs w:val="20"/>
        </w:rPr>
      </w:pPr>
      <w:r>
        <w:rPr>
          <w:rFonts w:ascii="Calibri Light" w:hAnsi="Calibri Light" w:cs="Arial"/>
          <w:szCs w:val="20"/>
        </w:rPr>
        <w:t>Account Managers,</w:t>
      </w:r>
      <w:r w:rsidRPr="009C1B06">
        <w:rPr>
          <w:rFonts w:ascii="Calibri Light" w:hAnsi="Calibri Light" w:cs="Arial"/>
          <w:szCs w:val="20"/>
        </w:rPr>
        <w:t xml:space="preserve"> </w:t>
      </w:r>
      <w:r>
        <w:rPr>
          <w:rFonts w:ascii="Calibri Light" w:hAnsi="Calibri Light" w:cs="Arial"/>
          <w:szCs w:val="20"/>
        </w:rPr>
        <w:t xml:space="preserve">DER Specialists, Account Coordinators, Analysts will be able to update the status of leads in mass using the ‘Update Lead Status’ action on the ‘Leads’ facet (Tab). The solution to update the status of leads in mass will be implemented through an enhancement. Refer to the FS: </w:t>
      </w:r>
      <w:r w:rsidRPr="009C1B06">
        <w:rPr>
          <w:rFonts w:ascii="Calibri Light" w:hAnsi="Calibri Light" w:cs="Arial"/>
          <w:color w:val="548DD4" w:themeColor="text2" w:themeTint="99"/>
          <w:szCs w:val="20"/>
        </w:rPr>
        <w:t xml:space="preserve">E-CM-CS-16 – </w:t>
      </w:r>
      <w:r w:rsidR="00D64B96">
        <w:rPr>
          <w:rFonts w:ascii="Calibri Light" w:hAnsi="Calibri Light" w:cs="Arial"/>
          <w:color w:val="548DD4" w:themeColor="text2" w:themeTint="99"/>
          <w:szCs w:val="20"/>
        </w:rPr>
        <w:t>‘</w:t>
      </w:r>
      <w:r w:rsidR="00514047">
        <w:rPr>
          <w:rFonts w:ascii="Calibri Light" w:hAnsi="Calibri Light" w:cs="Arial"/>
          <w:color w:val="548DD4" w:themeColor="text2" w:themeTint="99"/>
          <w:szCs w:val="20"/>
        </w:rPr>
        <w:t>Enhancement to update the status of leads and opportunities in mass</w:t>
      </w:r>
      <w:r w:rsidRPr="009C1B06">
        <w:rPr>
          <w:rFonts w:ascii="Calibri Light" w:hAnsi="Calibri Light" w:cs="Arial"/>
          <w:color w:val="548DD4" w:themeColor="text2" w:themeTint="99"/>
          <w:szCs w:val="20"/>
        </w:rPr>
        <w:t>’</w:t>
      </w:r>
      <w:r>
        <w:rPr>
          <w:rFonts w:ascii="Calibri Light" w:hAnsi="Calibri Light" w:cs="Arial"/>
          <w:szCs w:val="20"/>
        </w:rPr>
        <w:t xml:space="preserve"> for more details.</w:t>
      </w:r>
    </w:p>
    <w:p w14:paraId="3CDE1623" w14:textId="77777777" w:rsidR="007A7474" w:rsidRDefault="007A7474" w:rsidP="007A7474">
      <w:pPr>
        <w:pStyle w:val="Heading2Text"/>
        <w:ind w:left="864"/>
        <w:jc w:val="both"/>
        <w:rPr>
          <w:rFonts w:ascii="Calibri Light" w:hAnsi="Calibri Light" w:cs="Arial"/>
        </w:rPr>
      </w:pPr>
    </w:p>
    <w:p w14:paraId="2F040971" w14:textId="77777777" w:rsidR="007A7474" w:rsidRDefault="007A7474" w:rsidP="007A7474">
      <w:pPr>
        <w:pStyle w:val="Heading2Text"/>
        <w:numPr>
          <w:ilvl w:val="3"/>
          <w:numId w:val="12"/>
        </w:numPr>
        <w:ind w:hanging="144"/>
        <w:jc w:val="both"/>
        <w:rPr>
          <w:rFonts w:ascii="Calibri Light" w:hAnsi="Calibri Light" w:cs="Arial"/>
        </w:rPr>
      </w:pPr>
      <w:r>
        <w:rPr>
          <w:rFonts w:ascii="Calibri Light" w:hAnsi="Calibri Light" w:cs="Arial"/>
        </w:rPr>
        <w:t>Activity Management:</w:t>
      </w:r>
    </w:p>
    <w:p w14:paraId="48EB0DE4" w14:textId="2A67FC6D" w:rsidR="007A7474" w:rsidRDefault="007A7474" w:rsidP="007A7474">
      <w:pPr>
        <w:pStyle w:val="Heading2Text"/>
        <w:ind w:left="1440"/>
        <w:jc w:val="both"/>
        <w:rPr>
          <w:rFonts w:ascii="Calibri Light" w:hAnsi="Calibri Light" w:cs="Arial"/>
        </w:rPr>
      </w:pPr>
      <w:r>
        <w:rPr>
          <w:rFonts w:ascii="Calibri Light" w:hAnsi="Calibri Light" w:cs="Arial"/>
        </w:rPr>
        <w:lastRenderedPageBreak/>
        <w:t>The Activity Management s</w:t>
      </w:r>
      <w:r w:rsidR="00321A3B">
        <w:rPr>
          <w:rFonts w:ascii="Calibri Light" w:hAnsi="Calibri Light" w:cs="Arial"/>
        </w:rPr>
        <w:t>olution for New Construction</w:t>
      </w:r>
      <w:r>
        <w:rPr>
          <w:rFonts w:ascii="Calibri Light" w:hAnsi="Calibri Light" w:cs="Arial"/>
        </w:rPr>
        <w:t xml:space="preserve"> will be same as that of Customer Care. Refer to </w:t>
      </w:r>
      <w:r w:rsidR="001475DB">
        <w:rPr>
          <w:rFonts w:ascii="Calibri Light" w:hAnsi="Calibri Light" w:cs="Arial"/>
        </w:rPr>
        <w:t xml:space="preserve">Section </w:t>
      </w:r>
      <w:r>
        <w:rPr>
          <w:rFonts w:ascii="Calibri Light" w:hAnsi="Calibri Light" w:cs="Arial"/>
        </w:rPr>
        <w:t>2.1.1.3 for details.</w:t>
      </w:r>
    </w:p>
    <w:p w14:paraId="7C80B57F" w14:textId="77777777" w:rsidR="00FB4FF3" w:rsidRDefault="00FB4FF3" w:rsidP="00201B8D">
      <w:pPr>
        <w:pStyle w:val="Heading2Text"/>
        <w:ind w:left="0"/>
        <w:jc w:val="both"/>
        <w:rPr>
          <w:rFonts w:ascii="Calibri Light" w:hAnsi="Calibri Light" w:cs="Arial"/>
        </w:rPr>
      </w:pPr>
    </w:p>
    <w:p w14:paraId="70BFC8E3" w14:textId="77777777" w:rsidR="00A419F2" w:rsidRPr="00DF75F6" w:rsidRDefault="009425E3" w:rsidP="001D1884">
      <w:pPr>
        <w:pStyle w:val="Heading2Text"/>
        <w:numPr>
          <w:ilvl w:val="2"/>
          <w:numId w:val="12"/>
        </w:numPr>
        <w:jc w:val="both"/>
        <w:rPr>
          <w:rFonts w:ascii="Calibri Light" w:hAnsi="Calibri Light" w:cs="Arial"/>
          <w:b/>
        </w:rPr>
      </w:pPr>
      <w:r>
        <w:rPr>
          <w:rFonts w:ascii="Calibri Light" w:hAnsi="Calibri Light" w:cs="Arial"/>
          <w:b/>
        </w:rPr>
        <w:t>Rebate Program</w:t>
      </w:r>
      <w:r w:rsidR="007A7813" w:rsidRPr="00DF75F6">
        <w:rPr>
          <w:rFonts w:ascii="Calibri Light" w:hAnsi="Calibri Light" w:cs="Arial"/>
          <w:b/>
        </w:rPr>
        <w:t xml:space="preserve"> Sales Cycle:</w:t>
      </w:r>
    </w:p>
    <w:p w14:paraId="088AA122" w14:textId="527EB8A1" w:rsidR="00A419F2" w:rsidRPr="00F017EB" w:rsidRDefault="00A419F2" w:rsidP="00A419F2">
      <w:pPr>
        <w:pStyle w:val="Heading2Text"/>
        <w:ind w:left="1260"/>
        <w:jc w:val="both"/>
        <w:rPr>
          <w:rFonts w:ascii="Calibri Light" w:hAnsi="Calibri Light" w:cs="Arial"/>
        </w:rPr>
      </w:pPr>
      <w:r>
        <w:rPr>
          <w:rFonts w:ascii="Calibri Light" w:hAnsi="Calibri Light" w:cs="Arial"/>
        </w:rPr>
        <w:t xml:space="preserve">A Business Partner’s intent to participate in (or) SCE’s </w:t>
      </w:r>
      <w:r w:rsidR="009671C2">
        <w:rPr>
          <w:rFonts w:ascii="Calibri Light" w:hAnsi="Calibri Light" w:cs="Arial"/>
        </w:rPr>
        <w:t xml:space="preserve">intent to consider BP’s for </w:t>
      </w:r>
      <w:r w:rsidR="009425E3">
        <w:rPr>
          <w:rFonts w:ascii="Calibri Light" w:hAnsi="Calibri Light" w:cs="Arial"/>
        </w:rPr>
        <w:t>Rebate Program</w:t>
      </w:r>
      <w:r>
        <w:rPr>
          <w:rFonts w:ascii="Calibri Light" w:hAnsi="Calibri Light" w:cs="Arial"/>
        </w:rPr>
        <w:t xml:space="preserve"> initiatives will be recorded in SAP Hybris C4C as leads. </w:t>
      </w:r>
      <w:r w:rsidR="00937E94">
        <w:rPr>
          <w:rFonts w:ascii="Calibri Light" w:hAnsi="Calibri Light" w:cs="Arial"/>
        </w:rPr>
        <w:t xml:space="preserve">Account Managers, </w:t>
      </w:r>
      <w:r w:rsidR="00395A7B">
        <w:rPr>
          <w:rFonts w:ascii="Calibri Light" w:hAnsi="Calibri Light" w:cs="Arial"/>
        </w:rPr>
        <w:t xml:space="preserve">Inside </w:t>
      </w:r>
      <w:r>
        <w:rPr>
          <w:rFonts w:ascii="Calibri Light" w:hAnsi="Calibri Light" w:cs="Arial"/>
        </w:rPr>
        <w:t>Account Managers</w:t>
      </w:r>
      <w:r w:rsidR="00CD0113">
        <w:rPr>
          <w:rFonts w:ascii="Calibri Light" w:hAnsi="Calibri Light" w:cs="Arial"/>
        </w:rPr>
        <w:t>, and</w:t>
      </w:r>
      <w:r w:rsidR="00937E94">
        <w:rPr>
          <w:rFonts w:ascii="Calibri Light" w:hAnsi="Calibri Light" w:cs="Arial"/>
        </w:rPr>
        <w:t xml:space="preserve"> DER Specialists,</w:t>
      </w:r>
      <w:r w:rsidR="00395A7B">
        <w:rPr>
          <w:rFonts w:ascii="Calibri Light" w:hAnsi="Calibri Light" w:cs="Arial"/>
        </w:rPr>
        <w:t xml:space="preserve"> </w:t>
      </w:r>
      <w:r>
        <w:rPr>
          <w:rFonts w:ascii="Calibri Light" w:hAnsi="Calibri Light" w:cs="Arial"/>
        </w:rPr>
        <w:t xml:space="preserve">create </w:t>
      </w:r>
      <w:r w:rsidR="009425E3">
        <w:rPr>
          <w:rFonts w:ascii="Calibri Light" w:hAnsi="Calibri Light" w:cs="Arial"/>
        </w:rPr>
        <w:t>Rebate Program</w:t>
      </w:r>
      <w:r>
        <w:rPr>
          <w:rFonts w:ascii="Calibri Light" w:hAnsi="Calibri Light" w:cs="Arial"/>
        </w:rPr>
        <w:t xml:space="preserve"> Leads on an individual basis </w:t>
      </w:r>
      <w:r w:rsidR="008D2575">
        <w:rPr>
          <w:rFonts w:ascii="Calibri Light" w:hAnsi="Calibri Light" w:cs="Arial"/>
        </w:rPr>
        <w:t>as a follow up to a customer interaction</w:t>
      </w:r>
      <w:r>
        <w:rPr>
          <w:rFonts w:ascii="Calibri Light" w:hAnsi="Calibri Light" w:cs="Arial"/>
        </w:rPr>
        <w:t xml:space="preserve">. These types of leads can also </w:t>
      </w:r>
      <w:r w:rsidR="008D2575">
        <w:rPr>
          <w:rFonts w:ascii="Calibri Light" w:hAnsi="Calibri Light" w:cs="Arial"/>
        </w:rPr>
        <w:t xml:space="preserve">be created in SAP Hybris C4C </w:t>
      </w:r>
      <w:r>
        <w:rPr>
          <w:rFonts w:ascii="Calibri Light" w:hAnsi="Calibri Light" w:cs="Arial"/>
        </w:rPr>
        <w:t xml:space="preserve">as a result of campaign execution in SAP Hybris Marketing. Refer to the </w:t>
      </w:r>
      <w:r w:rsidRPr="00F017EB">
        <w:rPr>
          <w:rFonts w:ascii="Calibri Light" w:hAnsi="Calibri Light" w:cs="Arial"/>
        </w:rPr>
        <w:t xml:space="preserve">BPD: </w:t>
      </w:r>
      <w:r w:rsidRPr="009461E7">
        <w:rPr>
          <w:rFonts w:ascii="Calibri Light" w:hAnsi="Calibri Light" w:cs="Arial"/>
          <w:color w:val="4F81BD" w:themeColor="accent1"/>
        </w:rPr>
        <w:t>CIM-CS-15</w:t>
      </w:r>
      <w:r w:rsidR="00785071">
        <w:rPr>
          <w:rFonts w:ascii="Calibri Light" w:hAnsi="Calibri Light" w:cs="Arial"/>
          <w:color w:val="4F81BD" w:themeColor="accent1"/>
        </w:rPr>
        <w:t xml:space="preserve"> -</w:t>
      </w:r>
      <w:r w:rsidRPr="009461E7">
        <w:rPr>
          <w:rFonts w:ascii="Calibri Light" w:hAnsi="Calibri Light" w:cs="Arial"/>
          <w:color w:val="4F81BD" w:themeColor="accent1"/>
        </w:rPr>
        <w:t xml:space="preserve"> ‘Manage Customer Segmentation and Campaigns’</w:t>
      </w:r>
      <w:r w:rsidRPr="00F017EB">
        <w:rPr>
          <w:rFonts w:ascii="Calibri Light" w:hAnsi="Calibri Light" w:cs="Arial"/>
        </w:rPr>
        <w:t xml:space="preserve"> for details on the creation of leads from campaigns in SAP Hybris Marketing and transferring them to SAP Hybris C4C.</w:t>
      </w:r>
    </w:p>
    <w:p w14:paraId="495441C9" w14:textId="77777777" w:rsidR="00A419F2" w:rsidRPr="003B2653" w:rsidRDefault="00A419F2" w:rsidP="00A419F2">
      <w:pPr>
        <w:pStyle w:val="Heading2Text"/>
        <w:ind w:left="1260"/>
        <w:jc w:val="both"/>
        <w:rPr>
          <w:rFonts w:ascii="Calibri Light" w:hAnsi="Calibri Light" w:cs="Arial"/>
        </w:rPr>
      </w:pPr>
      <w:r>
        <w:rPr>
          <w:rFonts w:ascii="Calibri Light" w:hAnsi="Calibri Light" w:cs="Arial"/>
        </w:rPr>
        <w:t xml:space="preserve">Incoming leads will be assigned to appropriate sales personnel based on pre-defined business rules for qualification and further processing. Refer to section 2.1.1.1 for the </w:t>
      </w:r>
      <w:r w:rsidRPr="003B2653">
        <w:rPr>
          <w:rFonts w:ascii="Calibri Light" w:hAnsi="Calibri Light" w:cs="Arial"/>
        </w:rPr>
        <w:t>lead d</w:t>
      </w:r>
      <w:r>
        <w:rPr>
          <w:rFonts w:ascii="Calibri Light" w:hAnsi="Calibri Light" w:cs="Arial"/>
        </w:rPr>
        <w:t>istribution rules.</w:t>
      </w:r>
    </w:p>
    <w:p w14:paraId="406C8AD8" w14:textId="724B9A64" w:rsidR="00A419F2" w:rsidRDefault="00A419F2" w:rsidP="00A419F2">
      <w:pPr>
        <w:pStyle w:val="Heading2Text"/>
        <w:ind w:left="1260"/>
        <w:jc w:val="both"/>
        <w:rPr>
          <w:rFonts w:ascii="Calibri Light" w:hAnsi="Calibri Light" w:cs="Arial"/>
        </w:rPr>
      </w:pPr>
      <w:r>
        <w:rPr>
          <w:rFonts w:ascii="Calibri Light" w:hAnsi="Calibri Light" w:cs="Arial"/>
        </w:rPr>
        <w:t xml:space="preserve">Leads assigned to sales personnel will be </w:t>
      </w:r>
      <w:r w:rsidR="001475DB">
        <w:rPr>
          <w:rFonts w:ascii="Calibri Light" w:hAnsi="Calibri Light" w:cs="Arial"/>
        </w:rPr>
        <w:t xml:space="preserve">updated </w:t>
      </w:r>
      <w:r>
        <w:rPr>
          <w:rFonts w:ascii="Calibri Light" w:hAnsi="Calibri Light" w:cs="Arial"/>
        </w:rPr>
        <w:t>repeatedly to establish and improve the level of interest represented by the lead and transform the lead to an opportunity. In each process iteration, the lead status and qualification level are updated as needed. Interactions with prospects or customers throughout the lead qualification process can be recorded using various types of activities. Refer to section 2.1.1.3 for details on Activity Management.</w:t>
      </w:r>
    </w:p>
    <w:p w14:paraId="1F175D9B" w14:textId="77777777" w:rsidR="00A419F2" w:rsidRDefault="00A419F2" w:rsidP="00540F16">
      <w:pPr>
        <w:pStyle w:val="Heading2Text"/>
        <w:ind w:left="1260"/>
        <w:jc w:val="both"/>
        <w:rPr>
          <w:rFonts w:ascii="Calibri Light" w:hAnsi="Calibri Light" w:cs="Arial"/>
        </w:rPr>
      </w:pPr>
      <w:r>
        <w:rPr>
          <w:rFonts w:ascii="Calibri Light" w:hAnsi="Calibri Light" w:cs="Arial"/>
        </w:rPr>
        <w:t xml:space="preserve">Qualified leads can be converted to opportunities. A </w:t>
      </w:r>
      <w:r w:rsidR="009425E3">
        <w:rPr>
          <w:rFonts w:ascii="Calibri Light" w:hAnsi="Calibri Light" w:cs="Arial"/>
        </w:rPr>
        <w:t>Rebate Program</w:t>
      </w:r>
      <w:r>
        <w:rPr>
          <w:rFonts w:ascii="Calibri Light" w:hAnsi="Calibri Light" w:cs="Arial"/>
        </w:rPr>
        <w:t xml:space="preserve"> Lead will be converted to a </w:t>
      </w:r>
      <w:r w:rsidR="009425E3">
        <w:rPr>
          <w:rFonts w:ascii="Calibri Light" w:hAnsi="Calibri Light" w:cs="Arial"/>
        </w:rPr>
        <w:t>Rebate Program</w:t>
      </w:r>
      <w:r w:rsidR="00D86E81">
        <w:rPr>
          <w:rFonts w:ascii="Calibri Light" w:hAnsi="Calibri Light" w:cs="Arial"/>
        </w:rPr>
        <w:t xml:space="preserve"> </w:t>
      </w:r>
      <w:r>
        <w:rPr>
          <w:rFonts w:ascii="Calibri Light" w:hAnsi="Calibri Light" w:cs="Arial"/>
        </w:rPr>
        <w:t xml:space="preserve">Opportunity using the ‘Convert to Opportunity’ action on the lead transaction. All relevant information will be copied to the target transaction. When a lead is converted to an opportunity, it remains in the system as a record. Converted leads cannot be changed or deleted, but follow-up items that arise from the lead can be processed as needed. </w:t>
      </w:r>
    </w:p>
    <w:p w14:paraId="5E6ED4AE" w14:textId="0168EA94" w:rsidR="00540F16" w:rsidRDefault="00344B5E" w:rsidP="00540F16">
      <w:pPr>
        <w:pStyle w:val="Heading2Text"/>
        <w:ind w:left="1260"/>
        <w:jc w:val="both"/>
        <w:rPr>
          <w:rFonts w:ascii="Calibri Light" w:hAnsi="Calibri Light" w:cs="Arial"/>
        </w:rPr>
      </w:pPr>
      <w:r>
        <w:rPr>
          <w:rFonts w:ascii="Calibri Light" w:hAnsi="Calibri Light" w:cs="Arial"/>
        </w:rPr>
        <w:t>If an</w:t>
      </w:r>
      <w:r w:rsidR="00670F27">
        <w:rPr>
          <w:rFonts w:ascii="Calibri Light" w:hAnsi="Calibri Light" w:cs="Arial"/>
        </w:rPr>
        <w:t xml:space="preserve"> energy</w:t>
      </w:r>
      <w:r>
        <w:rPr>
          <w:rFonts w:ascii="Calibri Light" w:hAnsi="Calibri Light" w:cs="Arial"/>
        </w:rPr>
        <w:t xml:space="preserve"> audit is needed to calculate savings</w:t>
      </w:r>
      <w:r w:rsidR="002774D9">
        <w:rPr>
          <w:rFonts w:ascii="Calibri Light" w:hAnsi="Calibri Light" w:cs="Arial"/>
        </w:rPr>
        <w:t xml:space="preserve"> for a project</w:t>
      </w:r>
      <w:r>
        <w:rPr>
          <w:rFonts w:ascii="Calibri Light" w:hAnsi="Calibri Light" w:cs="Arial"/>
        </w:rPr>
        <w:t xml:space="preserve">, </w:t>
      </w:r>
      <w:r w:rsidR="00B93C35">
        <w:rPr>
          <w:rFonts w:ascii="Calibri Light" w:hAnsi="Calibri Light" w:cs="Arial"/>
        </w:rPr>
        <w:t xml:space="preserve">an </w:t>
      </w:r>
      <w:r w:rsidR="00937E94">
        <w:rPr>
          <w:rFonts w:ascii="Calibri Light" w:hAnsi="Calibri Light" w:cs="Arial"/>
        </w:rPr>
        <w:t xml:space="preserve">Account Manager or </w:t>
      </w:r>
      <w:r w:rsidR="00B93C35">
        <w:rPr>
          <w:rFonts w:ascii="Calibri Light" w:hAnsi="Calibri Light" w:cs="Arial"/>
        </w:rPr>
        <w:t>Inside Account Manager (</w:t>
      </w:r>
      <w:r w:rsidR="00670F27">
        <w:rPr>
          <w:rFonts w:ascii="Calibri Light" w:hAnsi="Calibri Light" w:cs="Arial"/>
        </w:rPr>
        <w:t>IAM</w:t>
      </w:r>
      <w:r w:rsidR="00B93C35">
        <w:rPr>
          <w:rFonts w:ascii="Calibri Light" w:hAnsi="Calibri Light" w:cs="Arial"/>
        </w:rPr>
        <w:t>)</w:t>
      </w:r>
      <w:r w:rsidR="00670F27">
        <w:rPr>
          <w:rFonts w:ascii="Calibri Light" w:hAnsi="Calibri Light" w:cs="Arial"/>
        </w:rPr>
        <w:t xml:space="preserve"> will manually create </w:t>
      </w:r>
      <w:r>
        <w:rPr>
          <w:rFonts w:ascii="Calibri Light" w:hAnsi="Calibri Light" w:cs="Arial"/>
        </w:rPr>
        <w:t xml:space="preserve">a </w:t>
      </w:r>
      <w:r w:rsidR="005A29FE">
        <w:rPr>
          <w:rFonts w:ascii="Calibri Light" w:hAnsi="Calibri Light" w:cs="Arial"/>
        </w:rPr>
        <w:t>Work Ticket in SAP Hybris C4C as a follow-up transaction of a Rebate Program</w:t>
      </w:r>
      <w:r w:rsidR="005D0953">
        <w:rPr>
          <w:rFonts w:ascii="Calibri Light" w:hAnsi="Calibri Light" w:cs="Arial"/>
        </w:rPr>
        <w:t xml:space="preserve"> Lead which</w:t>
      </w:r>
      <w:r>
        <w:rPr>
          <w:rFonts w:ascii="Calibri Light" w:hAnsi="Calibri Light" w:cs="Arial"/>
        </w:rPr>
        <w:t xml:space="preserve"> has been set to ‘Accepted’ status. </w:t>
      </w:r>
      <w:r w:rsidR="005D0953">
        <w:rPr>
          <w:rFonts w:ascii="Calibri Light" w:hAnsi="Calibri Light" w:cs="Arial"/>
        </w:rPr>
        <w:t xml:space="preserve">Upon completion of the </w:t>
      </w:r>
      <w:r w:rsidR="00670F27">
        <w:rPr>
          <w:rFonts w:ascii="Calibri Light" w:hAnsi="Calibri Light" w:cs="Arial"/>
        </w:rPr>
        <w:t xml:space="preserve">energy </w:t>
      </w:r>
      <w:r w:rsidR="005D0953">
        <w:rPr>
          <w:rFonts w:ascii="Calibri Light" w:hAnsi="Calibri Light" w:cs="Arial"/>
        </w:rPr>
        <w:t xml:space="preserve">audit, </w:t>
      </w:r>
      <w:r w:rsidR="007D3CD4">
        <w:rPr>
          <w:rFonts w:ascii="Calibri Light" w:hAnsi="Calibri Light" w:cs="Arial"/>
        </w:rPr>
        <w:t xml:space="preserve">the IAM will create </w:t>
      </w:r>
      <w:r w:rsidR="00A21139">
        <w:rPr>
          <w:rFonts w:ascii="Calibri Light" w:hAnsi="Calibri Light" w:cs="Arial"/>
        </w:rPr>
        <w:t xml:space="preserve">a </w:t>
      </w:r>
      <w:r w:rsidR="005A29FE">
        <w:rPr>
          <w:rFonts w:ascii="Calibri Light" w:hAnsi="Calibri Light" w:cs="Arial"/>
        </w:rPr>
        <w:t>Rebate Program</w:t>
      </w:r>
      <w:r w:rsidR="00A21139">
        <w:rPr>
          <w:rFonts w:ascii="Calibri Light" w:hAnsi="Calibri Light" w:cs="Arial"/>
        </w:rPr>
        <w:t xml:space="preserve"> Opportunity </w:t>
      </w:r>
      <w:r w:rsidR="005A29FE">
        <w:rPr>
          <w:rFonts w:ascii="Calibri Light" w:hAnsi="Calibri Light" w:cs="Arial"/>
        </w:rPr>
        <w:t xml:space="preserve">as a follow-up transaction of a Work Ticket </w:t>
      </w:r>
      <w:r w:rsidR="00A21139">
        <w:rPr>
          <w:rFonts w:ascii="Calibri Light" w:hAnsi="Calibri Light" w:cs="Arial"/>
        </w:rPr>
        <w:t xml:space="preserve">in SAP Hybris C4C and savings will be </w:t>
      </w:r>
      <w:r w:rsidR="00673BAC">
        <w:rPr>
          <w:rFonts w:ascii="Calibri Light" w:hAnsi="Calibri Light" w:cs="Arial"/>
        </w:rPr>
        <w:t>copied to the Rebate Program Opportunity transaction</w:t>
      </w:r>
      <w:r w:rsidR="00A21139">
        <w:rPr>
          <w:rFonts w:ascii="Calibri Light" w:hAnsi="Calibri Light" w:cs="Arial"/>
        </w:rPr>
        <w:t xml:space="preserve">. </w:t>
      </w:r>
      <w:r w:rsidR="001F32EF">
        <w:rPr>
          <w:rFonts w:ascii="Calibri Light" w:hAnsi="Calibri Light" w:cs="Arial"/>
        </w:rPr>
        <w:t xml:space="preserve">Alternatively, a </w:t>
      </w:r>
      <w:r w:rsidR="005A29FE">
        <w:rPr>
          <w:rFonts w:ascii="Calibri Light" w:hAnsi="Calibri Light" w:cs="Arial"/>
        </w:rPr>
        <w:t>Rebate Program</w:t>
      </w:r>
      <w:r w:rsidR="001F32EF">
        <w:rPr>
          <w:rFonts w:ascii="Calibri Light" w:hAnsi="Calibri Light" w:cs="Arial"/>
        </w:rPr>
        <w:t xml:space="preserve"> Opportunity can be</w:t>
      </w:r>
      <w:r w:rsidR="005A29FE">
        <w:rPr>
          <w:rFonts w:ascii="Calibri Light" w:hAnsi="Calibri Light" w:cs="Arial"/>
        </w:rPr>
        <w:t xml:space="preserve"> created without a preceding Rebate Program</w:t>
      </w:r>
      <w:r w:rsidR="001F32EF">
        <w:rPr>
          <w:rFonts w:ascii="Calibri Light" w:hAnsi="Calibri Light" w:cs="Arial"/>
        </w:rPr>
        <w:t xml:space="preserve"> Lead if savings are identified during the customer interaction.</w:t>
      </w:r>
    </w:p>
    <w:p w14:paraId="5CE1FB17" w14:textId="055A163E" w:rsidR="00C77AA8" w:rsidRDefault="00F42F81" w:rsidP="00177E7E">
      <w:pPr>
        <w:pStyle w:val="Heading2Text"/>
        <w:ind w:left="1260"/>
        <w:jc w:val="both"/>
        <w:rPr>
          <w:rFonts w:ascii="Calibri Light" w:hAnsi="Calibri Light" w:cs="Arial"/>
        </w:rPr>
      </w:pPr>
      <w:r>
        <w:rPr>
          <w:rFonts w:ascii="Calibri Light" w:hAnsi="Calibri Light" w:cs="Arial"/>
        </w:rPr>
        <w:t>A Rebate Program</w:t>
      </w:r>
      <w:r w:rsidR="00A419F2">
        <w:rPr>
          <w:rFonts w:ascii="Calibri Light" w:hAnsi="Calibri Light" w:cs="Arial"/>
        </w:rPr>
        <w:t xml:space="preserve"> Opportunity goes through a sales cycle that is characterized by different stages. Specific sales activities are carried out in these stages. Interactions with prospects or customers throughout the sales cycle can be recorded using various types of activities. Refer to section 2.1.1.3 for details on Activity Management. </w:t>
      </w:r>
      <w:r w:rsidR="00AD1ABF">
        <w:rPr>
          <w:rFonts w:ascii="Calibri Light" w:hAnsi="Calibri Light" w:cs="Arial"/>
        </w:rPr>
        <w:t>If the customer decides to proceed with the project, the IA</w:t>
      </w:r>
      <w:r>
        <w:rPr>
          <w:rFonts w:ascii="Calibri Light" w:hAnsi="Calibri Light" w:cs="Arial"/>
        </w:rPr>
        <w:t>M will set the status of the Rebate Program</w:t>
      </w:r>
      <w:r w:rsidR="00AD1ABF">
        <w:rPr>
          <w:rFonts w:ascii="Calibri Light" w:hAnsi="Calibri Light" w:cs="Arial"/>
        </w:rPr>
        <w:t xml:space="preserve"> Opportunity to ‘Won’ and trigger the process to create an application in iEnergy. If not, the IAM will set the status of the Opportunity to ‘Lost’</w:t>
      </w:r>
      <w:r>
        <w:rPr>
          <w:rFonts w:ascii="Calibri Light" w:hAnsi="Calibri Light" w:cs="Arial"/>
        </w:rPr>
        <w:t>, which marks the end of the Rebate Program</w:t>
      </w:r>
      <w:r w:rsidR="00AD1ABF">
        <w:rPr>
          <w:rFonts w:ascii="Calibri Light" w:hAnsi="Calibri Light" w:cs="Arial"/>
        </w:rPr>
        <w:t xml:space="preserve"> sales cycle.</w:t>
      </w:r>
    </w:p>
    <w:p w14:paraId="646A8010" w14:textId="77777777" w:rsidR="00AD1ABF" w:rsidRDefault="00AD1ABF" w:rsidP="00F33247">
      <w:pPr>
        <w:pStyle w:val="Heading2Text"/>
        <w:ind w:left="0"/>
        <w:jc w:val="both"/>
        <w:rPr>
          <w:rFonts w:ascii="Calibri Light" w:hAnsi="Calibri Light" w:cs="Arial"/>
        </w:rPr>
      </w:pPr>
    </w:p>
    <w:p w14:paraId="64BFD66E" w14:textId="77777777" w:rsidR="00A419F2" w:rsidRPr="00CA1E29" w:rsidRDefault="00A419F2" w:rsidP="00A419F2">
      <w:pPr>
        <w:pStyle w:val="Heading2Text"/>
        <w:numPr>
          <w:ilvl w:val="3"/>
          <w:numId w:val="12"/>
        </w:numPr>
        <w:ind w:hanging="144"/>
        <w:jc w:val="both"/>
        <w:rPr>
          <w:rFonts w:ascii="Calibri Light" w:hAnsi="Calibri Light" w:cs="Arial"/>
        </w:rPr>
      </w:pPr>
      <w:r w:rsidRPr="00CA1E29">
        <w:rPr>
          <w:rFonts w:ascii="Calibri Light" w:hAnsi="Calibri Light" w:cs="Arial"/>
        </w:rPr>
        <w:t>Lead Management:</w:t>
      </w:r>
    </w:p>
    <w:p w14:paraId="2E921407" w14:textId="77777777" w:rsidR="002B2AB4" w:rsidRDefault="002B2AB4" w:rsidP="002B2AB4">
      <w:pPr>
        <w:pStyle w:val="Heading2Text"/>
        <w:ind w:left="1440"/>
        <w:jc w:val="both"/>
        <w:rPr>
          <w:rFonts w:ascii="Calibri Light" w:hAnsi="Calibri Light" w:cs="Arial"/>
        </w:rPr>
      </w:pPr>
      <w:r>
        <w:rPr>
          <w:rFonts w:ascii="Calibri Light" w:hAnsi="Calibri Light" w:cs="Arial"/>
        </w:rPr>
        <w:t xml:space="preserve">The Lead Management solution for </w:t>
      </w:r>
      <w:r w:rsidR="002A2F49">
        <w:rPr>
          <w:rFonts w:ascii="Calibri Light" w:hAnsi="Calibri Light" w:cs="Arial"/>
        </w:rPr>
        <w:t>Rebate Programs</w:t>
      </w:r>
      <w:r>
        <w:rPr>
          <w:rFonts w:ascii="Calibri Light" w:hAnsi="Calibri Light" w:cs="Arial"/>
        </w:rPr>
        <w:t xml:space="preserve"> will be same as that </w:t>
      </w:r>
      <w:r w:rsidR="00924BE7">
        <w:rPr>
          <w:rFonts w:ascii="Calibri Light" w:hAnsi="Calibri Light" w:cs="Arial"/>
        </w:rPr>
        <w:t>of</w:t>
      </w:r>
      <w:r>
        <w:rPr>
          <w:rFonts w:ascii="Calibri Light" w:hAnsi="Calibri Light" w:cs="Arial"/>
        </w:rPr>
        <w:t xml:space="preserve"> Customer Care with the following exceptions:</w:t>
      </w:r>
    </w:p>
    <w:p w14:paraId="351710C2" w14:textId="77777777" w:rsidR="002B2AB4" w:rsidRDefault="002B2AB4" w:rsidP="00126555">
      <w:pPr>
        <w:pStyle w:val="Heading2Text"/>
        <w:numPr>
          <w:ilvl w:val="0"/>
          <w:numId w:val="32"/>
        </w:numPr>
        <w:spacing w:after="0"/>
        <w:ind w:left="1800"/>
        <w:jc w:val="both"/>
        <w:rPr>
          <w:rFonts w:ascii="Calibri Light" w:hAnsi="Calibri Light" w:cs="Arial"/>
        </w:rPr>
      </w:pPr>
      <w:r>
        <w:rPr>
          <w:rFonts w:ascii="Calibri Light" w:hAnsi="Calibri Light" w:cs="Arial"/>
        </w:rPr>
        <w:t xml:space="preserve">The ‘Category’ field on a lead transaction will be used to </w:t>
      </w:r>
      <w:r w:rsidR="00451064">
        <w:rPr>
          <w:rFonts w:ascii="Calibri Light" w:hAnsi="Calibri Light" w:cs="Arial"/>
        </w:rPr>
        <w:t xml:space="preserve">categorize these </w:t>
      </w:r>
      <w:r>
        <w:rPr>
          <w:rFonts w:ascii="Calibri Light" w:hAnsi="Calibri Light" w:cs="Arial"/>
        </w:rPr>
        <w:t>leads as: ‘</w:t>
      </w:r>
      <w:r w:rsidR="00451064">
        <w:rPr>
          <w:rFonts w:ascii="Calibri Light" w:hAnsi="Calibri Light" w:cs="Arial"/>
        </w:rPr>
        <w:t>Rebate Program</w:t>
      </w:r>
      <w:r w:rsidR="006C15F6">
        <w:rPr>
          <w:rFonts w:ascii="Calibri Light" w:hAnsi="Calibri Light" w:cs="Arial"/>
        </w:rPr>
        <w:t>’ l</w:t>
      </w:r>
      <w:r w:rsidR="00F926E1">
        <w:rPr>
          <w:rFonts w:ascii="Calibri Light" w:hAnsi="Calibri Light" w:cs="Arial"/>
        </w:rPr>
        <w:t>ead</w:t>
      </w:r>
      <w:r>
        <w:rPr>
          <w:rFonts w:ascii="Calibri Light" w:hAnsi="Calibri Light" w:cs="Arial"/>
        </w:rPr>
        <w:t xml:space="preserve">.   </w:t>
      </w:r>
    </w:p>
    <w:p w14:paraId="50EAAF81" w14:textId="77777777" w:rsidR="002B2AB4" w:rsidRDefault="002B2AB4" w:rsidP="002B2AB4">
      <w:pPr>
        <w:pStyle w:val="Heading2Text"/>
        <w:spacing w:after="0"/>
        <w:ind w:left="1800"/>
        <w:jc w:val="both"/>
        <w:rPr>
          <w:rFonts w:ascii="Calibri Light" w:hAnsi="Calibri Light" w:cs="Arial"/>
        </w:rPr>
      </w:pPr>
    </w:p>
    <w:p w14:paraId="565BB736" w14:textId="0DEFFE1B" w:rsidR="002B2AB4" w:rsidRPr="009F40BF" w:rsidRDefault="002B2AB4" w:rsidP="002B2AB4">
      <w:pPr>
        <w:pStyle w:val="Heading2Text"/>
        <w:ind w:left="1440"/>
        <w:jc w:val="both"/>
        <w:rPr>
          <w:rFonts w:ascii="Calibri Light" w:hAnsi="Calibri Light" w:cs="Arial"/>
        </w:rPr>
      </w:pPr>
      <w:r>
        <w:rPr>
          <w:rFonts w:ascii="Calibri Light" w:hAnsi="Calibri Light" w:cs="Arial"/>
        </w:rPr>
        <w:t xml:space="preserve">Refer to </w:t>
      </w:r>
      <w:r w:rsidR="001475DB">
        <w:rPr>
          <w:rFonts w:ascii="Calibri Light" w:hAnsi="Calibri Light" w:cs="Arial"/>
        </w:rPr>
        <w:t xml:space="preserve">Section </w:t>
      </w:r>
      <w:r>
        <w:rPr>
          <w:rFonts w:ascii="Calibri Light" w:hAnsi="Calibri Light" w:cs="Arial"/>
        </w:rPr>
        <w:t xml:space="preserve">2.1.1.1 for details. </w:t>
      </w:r>
    </w:p>
    <w:p w14:paraId="17907A2C" w14:textId="5E647959" w:rsidR="009A50DE" w:rsidRDefault="009A50DE" w:rsidP="009A50DE">
      <w:pPr>
        <w:pStyle w:val="Heading2Text"/>
        <w:ind w:left="1440"/>
        <w:jc w:val="both"/>
        <w:rPr>
          <w:rFonts w:ascii="Calibri Light" w:hAnsi="Calibri Light" w:cs="Arial"/>
        </w:rPr>
      </w:pPr>
      <w:r>
        <w:rPr>
          <w:rFonts w:ascii="Calibri Light" w:hAnsi="Calibri Light" w:cs="Arial"/>
        </w:rPr>
        <w:lastRenderedPageBreak/>
        <w:t xml:space="preserve">If an energy audit is needed to calculate savings for a project, an </w:t>
      </w:r>
      <w:r w:rsidR="00A524D4">
        <w:rPr>
          <w:rFonts w:ascii="Calibri Light" w:hAnsi="Calibri Light" w:cs="Arial"/>
        </w:rPr>
        <w:t xml:space="preserve">Account Manager or </w:t>
      </w:r>
      <w:r>
        <w:rPr>
          <w:rFonts w:ascii="Calibri Light" w:hAnsi="Calibri Light" w:cs="Arial"/>
        </w:rPr>
        <w:t xml:space="preserve">Inside Account Manager (IAM) will manually create a Work Ticket in SAP Hybris C4C as a follow-up transaction of a Rebate Program Lead which has been set to ‘Accepted’ status. </w:t>
      </w:r>
      <w:r w:rsidR="000D20F1">
        <w:rPr>
          <w:rFonts w:ascii="Calibri Light" w:hAnsi="Calibri Light" w:cs="Arial"/>
        </w:rPr>
        <w:t xml:space="preserve">Note: User should be able to create a Work Ticket as a follow-up transaction of a Lead only when the status of the lead is ‘Accepted’. </w:t>
      </w:r>
      <w:r>
        <w:rPr>
          <w:rFonts w:ascii="Calibri Light" w:hAnsi="Calibri Light" w:cs="Arial"/>
        </w:rPr>
        <w:t xml:space="preserve">Refer to </w:t>
      </w:r>
      <w:r w:rsidR="001475DB">
        <w:rPr>
          <w:rFonts w:ascii="Calibri Light" w:hAnsi="Calibri Light" w:cs="Arial"/>
        </w:rPr>
        <w:t xml:space="preserve">Section </w:t>
      </w:r>
      <w:r>
        <w:rPr>
          <w:rFonts w:ascii="Calibri Light" w:hAnsi="Calibri Light" w:cs="Arial"/>
        </w:rPr>
        <w:t>2.1.4.3 for details on the solution to facilitate energy audits.</w:t>
      </w:r>
    </w:p>
    <w:p w14:paraId="1CAB9E83" w14:textId="77777777" w:rsidR="009A50DE" w:rsidRDefault="009A50DE" w:rsidP="009A50DE">
      <w:pPr>
        <w:pStyle w:val="Heading2Text"/>
        <w:ind w:left="1440"/>
        <w:jc w:val="both"/>
        <w:rPr>
          <w:rFonts w:ascii="Calibri Light" w:hAnsi="Calibri Light" w:cs="Arial"/>
        </w:rPr>
      </w:pPr>
      <w:r>
        <w:rPr>
          <w:rFonts w:ascii="Calibri Light" w:hAnsi="Calibri Light" w:cs="Arial"/>
        </w:rPr>
        <w:t>Upon completion of the energy audit, the IAM will create a Rebate Program Opportunity as a follow-up transaction of a Work Ticket in SAP Hybris C4C and savings will be copied to the Rebate Program Opportunity transaction. Alternatively, a Rebate Program Opportunity can be created without a preceding Rebate Program Lead if savings are identified during the customer interaction.</w:t>
      </w:r>
    </w:p>
    <w:p w14:paraId="7EECC7BA" w14:textId="77777777" w:rsidR="00A419F2" w:rsidRPr="00E2515D" w:rsidRDefault="00A419F2" w:rsidP="007A7813">
      <w:pPr>
        <w:pStyle w:val="Heading2Text"/>
        <w:ind w:left="1440"/>
        <w:jc w:val="both"/>
        <w:rPr>
          <w:rFonts w:ascii="Calibri Light" w:hAnsi="Calibri Light" w:cs="Arial"/>
          <w:color w:val="C00000"/>
        </w:rPr>
      </w:pPr>
    </w:p>
    <w:p w14:paraId="5CB716FD" w14:textId="77777777" w:rsidR="007A7813" w:rsidRDefault="007A7813" w:rsidP="00162320">
      <w:pPr>
        <w:pStyle w:val="Heading2Text"/>
        <w:numPr>
          <w:ilvl w:val="3"/>
          <w:numId w:val="12"/>
        </w:numPr>
        <w:ind w:hanging="144"/>
        <w:jc w:val="both"/>
        <w:rPr>
          <w:rFonts w:ascii="Calibri Light" w:hAnsi="Calibri Light" w:cs="Arial"/>
          <w:color w:val="C00000"/>
        </w:rPr>
      </w:pPr>
      <w:r w:rsidRPr="004A492B">
        <w:rPr>
          <w:rFonts w:ascii="Calibri Light" w:hAnsi="Calibri Light" w:cs="Arial"/>
        </w:rPr>
        <w:t>Opportunity Management:</w:t>
      </w:r>
    </w:p>
    <w:p w14:paraId="76F9E1D1" w14:textId="77777777" w:rsidR="00DE3B85" w:rsidRDefault="00DE3B85" w:rsidP="00DE3B85">
      <w:pPr>
        <w:pStyle w:val="Heading2Text"/>
        <w:ind w:left="1440"/>
        <w:jc w:val="both"/>
        <w:rPr>
          <w:rFonts w:ascii="Calibri Light" w:hAnsi="Calibri Light" w:cs="Arial"/>
        </w:rPr>
      </w:pPr>
      <w:r>
        <w:rPr>
          <w:rFonts w:ascii="Calibri Light" w:hAnsi="Calibri Light" w:cs="Arial"/>
        </w:rPr>
        <w:t xml:space="preserve">Opportunities can be created in SAP Hybris C4C on an individual basis as follow-up transactions of Leads, or from the ‘Opportunities’ facet of an Account, Contact or Individual Customer record, or from the ‘Opportunities’ work center view. </w:t>
      </w:r>
    </w:p>
    <w:p w14:paraId="6B58FD11" w14:textId="77777777" w:rsidR="007125F7" w:rsidRDefault="00A77C60" w:rsidP="00DE3B85">
      <w:pPr>
        <w:pStyle w:val="Heading2Text"/>
        <w:ind w:left="1440"/>
        <w:jc w:val="both"/>
        <w:rPr>
          <w:rFonts w:ascii="Calibri Light" w:hAnsi="Calibri Light" w:cs="Arial"/>
        </w:rPr>
      </w:pPr>
      <w:r w:rsidRPr="00A77C60">
        <w:rPr>
          <w:rFonts w:ascii="Calibri Light" w:hAnsi="Calibri Light" w:cs="Arial"/>
          <w:b/>
        </w:rPr>
        <w:t>Overview:</w:t>
      </w:r>
      <w:r>
        <w:rPr>
          <w:rFonts w:ascii="Calibri Light" w:hAnsi="Calibri Light" w:cs="Arial"/>
        </w:rPr>
        <w:t xml:space="preserve"> </w:t>
      </w:r>
      <w:r w:rsidR="007125F7">
        <w:rPr>
          <w:rFonts w:ascii="Calibri Light" w:hAnsi="Calibri Light" w:cs="Arial"/>
        </w:rPr>
        <w:t>The ‘</w:t>
      </w:r>
      <w:r w:rsidR="00384220">
        <w:rPr>
          <w:rFonts w:ascii="Calibri Light" w:hAnsi="Calibri Light" w:cs="Arial"/>
        </w:rPr>
        <w:t>General Data’</w:t>
      </w:r>
      <w:r w:rsidR="007125F7">
        <w:rPr>
          <w:rFonts w:ascii="Calibri Light" w:hAnsi="Calibri Light" w:cs="Arial"/>
        </w:rPr>
        <w:t xml:space="preserve"> section on the ‘Overview’ facet of the ‘Rebate Program’ opportunity will contain the following fields:</w:t>
      </w:r>
    </w:p>
    <w:p w14:paraId="4FF175FA" w14:textId="09E769BD" w:rsidR="007125F7" w:rsidRDefault="007125F7" w:rsidP="00DE3B85">
      <w:pPr>
        <w:pStyle w:val="Heading2Text"/>
        <w:ind w:left="1440"/>
        <w:jc w:val="both"/>
        <w:rPr>
          <w:rFonts w:ascii="Calibri Light" w:hAnsi="Calibri Light" w:cs="Arial"/>
        </w:rPr>
      </w:pPr>
      <w:r>
        <w:rPr>
          <w:rFonts w:ascii="Calibri Light" w:hAnsi="Calibri Light" w:cs="Arial"/>
        </w:rPr>
        <w:t xml:space="preserve">Opportunity ID; Opportunity Description; Account; </w:t>
      </w:r>
      <w:r w:rsidR="006334B5">
        <w:rPr>
          <w:rFonts w:ascii="Calibri Light" w:hAnsi="Calibri Light" w:cs="Arial"/>
        </w:rPr>
        <w:t xml:space="preserve">Primary Contact; Owner; Sales Organization; Distribution Channel; Division; Sales Unit; Campaign ID; Territory ID; Territory Name; Expected Value; Total Negotiated Value; Weighted Value; Probability; Publish to Forecast; Category; </w:t>
      </w:r>
      <w:r w:rsidR="0068201D">
        <w:rPr>
          <w:rFonts w:ascii="Calibri Light" w:hAnsi="Calibri Light" w:cs="Arial"/>
        </w:rPr>
        <w:t xml:space="preserve">Source; </w:t>
      </w:r>
      <w:r w:rsidR="006334B5">
        <w:rPr>
          <w:rFonts w:ascii="Calibri Light" w:hAnsi="Calibri Light" w:cs="Arial"/>
        </w:rPr>
        <w:t xml:space="preserve">Start Date; Close Date; </w:t>
      </w:r>
      <w:r>
        <w:rPr>
          <w:rFonts w:ascii="Calibri Light" w:hAnsi="Calibri Light" w:cs="Arial"/>
        </w:rPr>
        <w:t>Status; Reason for Status; Sales Cycle; Sales Phase; Days in Sales Phase; Utilities Contract ID; Projected Revenue; Influence; Market Identifier; Program ID and Program Description.</w:t>
      </w:r>
    </w:p>
    <w:p w14:paraId="7D47DAF2" w14:textId="77777777" w:rsidR="00DE3B85" w:rsidRPr="00136D98" w:rsidRDefault="00DE3B85" w:rsidP="00DE3B85">
      <w:pPr>
        <w:pStyle w:val="Heading2Text"/>
        <w:ind w:left="1440"/>
        <w:jc w:val="both"/>
        <w:rPr>
          <w:rFonts w:ascii="Calibri Light" w:hAnsi="Calibri Light" w:cs="Arial"/>
          <w:color w:val="FF0000"/>
        </w:rPr>
      </w:pPr>
      <w:r w:rsidRPr="00015CC9">
        <w:rPr>
          <w:rFonts w:ascii="Calibri Light" w:hAnsi="Calibri Light" w:cs="Arial"/>
        </w:rPr>
        <w:t>The ‘Category’ field on an Opportunity transaction will be used to categorize</w:t>
      </w:r>
      <w:r w:rsidR="00260FD5">
        <w:rPr>
          <w:rFonts w:ascii="Calibri Light" w:hAnsi="Calibri Light" w:cs="Arial"/>
        </w:rPr>
        <w:t xml:space="preserve"> it as a</w:t>
      </w:r>
      <w:r w:rsidRPr="00015CC9">
        <w:rPr>
          <w:rFonts w:ascii="Calibri Light" w:hAnsi="Calibri Light" w:cs="Arial"/>
        </w:rPr>
        <w:t xml:space="preserve"> ‘</w:t>
      </w:r>
      <w:r w:rsidR="00260FD5">
        <w:rPr>
          <w:rFonts w:ascii="Calibri Light" w:hAnsi="Calibri Light" w:cs="Arial"/>
        </w:rPr>
        <w:t>Rebate Program</w:t>
      </w:r>
      <w:r w:rsidRPr="00015CC9">
        <w:rPr>
          <w:rFonts w:ascii="Calibri Light" w:hAnsi="Calibri Light" w:cs="Arial"/>
        </w:rPr>
        <w:t xml:space="preserve">’ </w:t>
      </w:r>
      <w:r w:rsidRPr="00726039">
        <w:rPr>
          <w:rFonts w:ascii="Calibri Light" w:hAnsi="Calibri Light" w:cs="Arial"/>
        </w:rPr>
        <w:t>o</w:t>
      </w:r>
      <w:r w:rsidR="00260FD5" w:rsidRPr="00726039">
        <w:rPr>
          <w:rFonts w:ascii="Calibri Light" w:hAnsi="Calibri Light" w:cs="Arial"/>
        </w:rPr>
        <w:t xml:space="preserve">pportunity. </w:t>
      </w:r>
    </w:p>
    <w:p w14:paraId="48A78208" w14:textId="11C5CD4D" w:rsidR="00DE3B85" w:rsidRDefault="00DE3B85" w:rsidP="00DE3B85">
      <w:pPr>
        <w:pStyle w:val="Heading2Text"/>
        <w:ind w:left="1440"/>
        <w:jc w:val="both"/>
        <w:rPr>
          <w:rFonts w:ascii="Calibri Light" w:hAnsi="Calibri Light" w:cs="Arial"/>
        </w:rPr>
      </w:pPr>
      <w:r w:rsidRPr="00232337">
        <w:rPr>
          <w:rFonts w:ascii="Calibri Light" w:hAnsi="Calibri Light" w:cs="Arial"/>
        </w:rPr>
        <w:t xml:space="preserve">The ‘Source’ field on the Opportunity </w:t>
      </w:r>
      <w:r w:rsidR="00136D98">
        <w:rPr>
          <w:rFonts w:ascii="Calibri Light" w:hAnsi="Calibri Light" w:cs="Arial"/>
        </w:rPr>
        <w:t>transaction</w:t>
      </w:r>
      <w:r w:rsidRPr="00232337">
        <w:rPr>
          <w:rFonts w:ascii="Calibri Light" w:hAnsi="Calibri Light" w:cs="Arial"/>
        </w:rPr>
        <w:t xml:space="preserve"> will be used to capture the origin. </w:t>
      </w:r>
      <w:r>
        <w:rPr>
          <w:rFonts w:ascii="Calibri Light" w:hAnsi="Calibri Light" w:cs="Arial"/>
        </w:rPr>
        <w:t xml:space="preserve">Note: For a complete list of values that will be available for selection for this field, see </w:t>
      </w:r>
      <w:r w:rsidR="001475DB">
        <w:rPr>
          <w:rFonts w:ascii="Calibri Light" w:hAnsi="Calibri Light" w:cs="Arial"/>
        </w:rPr>
        <w:t xml:space="preserve">Section </w:t>
      </w:r>
      <w:r>
        <w:rPr>
          <w:rFonts w:ascii="Calibri Light" w:hAnsi="Calibri Light" w:cs="Arial"/>
        </w:rPr>
        <w:t>2.8.</w:t>
      </w:r>
    </w:p>
    <w:p w14:paraId="5D343A28" w14:textId="77777777" w:rsidR="0068201D" w:rsidRDefault="0068201D" w:rsidP="0068201D">
      <w:pPr>
        <w:pStyle w:val="Heading2Text"/>
        <w:ind w:left="1440"/>
        <w:jc w:val="both"/>
        <w:rPr>
          <w:rFonts w:ascii="Calibri Light" w:hAnsi="Calibri Light" w:cs="Arial"/>
        </w:rPr>
      </w:pPr>
      <w:r w:rsidRPr="008D6CE2">
        <w:rPr>
          <w:rFonts w:ascii="Calibri Light" w:hAnsi="Calibri Light" w:cs="Arial"/>
        </w:rPr>
        <w:t>The ‘Start Date’</w:t>
      </w:r>
      <w:r>
        <w:rPr>
          <w:rFonts w:ascii="Calibri Light" w:hAnsi="Calibri Light" w:cs="Arial"/>
        </w:rPr>
        <w:t xml:space="preserve"> of the Opportunity</w:t>
      </w:r>
      <w:r w:rsidRPr="008D6CE2">
        <w:rPr>
          <w:rFonts w:ascii="Calibri Light" w:hAnsi="Calibri Light" w:cs="Arial"/>
        </w:rPr>
        <w:t xml:space="preserve"> </w:t>
      </w:r>
      <w:r w:rsidR="00136D98">
        <w:rPr>
          <w:rFonts w:ascii="Calibri Light" w:hAnsi="Calibri Light" w:cs="Arial"/>
        </w:rPr>
        <w:t xml:space="preserve">transaction </w:t>
      </w:r>
      <w:r w:rsidRPr="008D6CE2">
        <w:rPr>
          <w:rFonts w:ascii="Calibri Light" w:hAnsi="Calibri Light" w:cs="Arial"/>
        </w:rPr>
        <w:t>will be defaulted to the system date at the time of creation (i</w:t>
      </w:r>
      <w:r>
        <w:rPr>
          <w:rFonts w:ascii="Calibri Light" w:hAnsi="Calibri Light" w:cs="Arial"/>
        </w:rPr>
        <w:t xml:space="preserve">.e.: today’s date), but may be modified to a past date. The ‘Close </w:t>
      </w:r>
      <w:r w:rsidRPr="008D6CE2">
        <w:rPr>
          <w:rFonts w:ascii="Calibri Light" w:hAnsi="Calibri Light" w:cs="Arial"/>
        </w:rPr>
        <w:t xml:space="preserve">Date’ will be </w:t>
      </w:r>
      <w:r>
        <w:rPr>
          <w:rFonts w:ascii="Calibri Light" w:hAnsi="Calibri Light" w:cs="Arial"/>
        </w:rPr>
        <w:t>blank</w:t>
      </w:r>
      <w:r w:rsidRPr="008D6CE2">
        <w:rPr>
          <w:rFonts w:ascii="Calibri Light" w:hAnsi="Calibri Light" w:cs="Arial"/>
        </w:rPr>
        <w:t>.</w:t>
      </w:r>
      <w:r>
        <w:rPr>
          <w:rFonts w:ascii="Calibri Light" w:hAnsi="Calibri Light" w:cs="Arial"/>
        </w:rPr>
        <w:t xml:space="preserve"> </w:t>
      </w:r>
      <w:r w:rsidRPr="00965888">
        <w:rPr>
          <w:rFonts w:ascii="Calibri Light" w:hAnsi="Calibri Light" w:cs="Arial"/>
        </w:rPr>
        <w:t xml:space="preserve">Note: ‘Close Date’ </w:t>
      </w:r>
      <w:r>
        <w:rPr>
          <w:rFonts w:ascii="Calibri Light" w:hAnsi="Calibri Light" w:cs="Arial"/>
        </w:rPr>
        <w:t xml:space="preserve">will defined as an optional field for Opportunity Type – ‘Rebate Program’. </w:t>
      </w:r>
    </w:p>
    <w:p w14:paraId="37A7F4C9" w14:textId="6713A003" w:rsidR="0068201D" w:rsidRPr="00136D98" w:rsidRDefault="00D461D3" w:rsidP="00DE3B85">
      <w:pPr>
        <w:pStyle w:val="Heading2Text"/>
        <w:ind w:left="1440"/>
        <w:jc w:val="both"/>
        <w:rPr>
          <w:rFonts w:ascii="Calibri Light" w:hAnsi="Calibri Light" w:cs="Arial"/>
        </w:rPr>
      </w:pPr>
      <w:r w:rsidRPr="00136D98">
        <w:rPr>
          <w:rFonts w:ascii="Calibri Light" w:hAnsi="Calibri Light" w:cs="Arial"/>
        </w:rPr>
        <w:t xml:space="preserve">The ‘Status’ </w:t>
      </w:r>
      <w:r w:rsidR="00136D98" w:rsidRPr="00136D98">
        <w:rPr>
          <w:rFonts w:ascii="Calibri Light" w:hAnsi="Calibri Light" w:cs="Arial"/>
        </w:rPr>
        <w:t xml:space="preserve">field on the Opportunity transaction will </w:t>
      </w:r>
      <w:r w:rsidR="00136D98">
        <w:rPr>
          <w:rFonts w:ascii="Calibri Light" w:hAnsi="Calibri Light" w:cs="Arial"/>
        </w:rPr>
        <w:t xml:space="preserve">be used to capture the status of the opportunity. </w:t>
      </w:r>
    </w:p>
    <w:p w14:paraId="41669E35" w14:textId="77777777" w:rsidR="00177E7E" w:rsidRDefault="00DF56D1" w:rsidP="00E16299">
      <w:pPr>
        <w:pStyle w:val="Heading2Text"/>
        <w:ind w:left="1440"/>
        <w:jc w:val="both"/>
        <w:rPr>
          <w:rFonts w:ascii="Calibri Light" w:hAnsi="Calibri Light" w:cs="Arial"/>
        </w:rPr>
      </w:pPr>
      <w:r w:rsidRPr="00947D82">
        <w:rPr>
          <w:rFonts w:ascii="Calibri Light" w:hAnsi="Calibri Light" w:cs="Arial"/>
        </w:rPr>
        <w:t xml:space="preserve">The ‘Sales Phase’ </w:t>
      </w:r>
      <w:r w:rsidR="00136D98" w:rsidRPr="00947D82">
        <w:rPr>
          <w:rFonts w:ascii="Calibri Light" w:hAnsi="Calibri Light" w:cs="Arial"/>
        </w:rPr>
        <w:t xml:space="preserve">field on the Opportunity transaction will be used to capture the </w:t>
      </w:r>
      <w:r w:rsidR="00947D82" w:rsidRPr="00947D82">
        <w:rPr>
          <w:rFonts w:ascii="Calibri Light" w:hAnsi="Calibri Light" w:cs="Arial"/>
        </w:rPr>
        <w:t xml:space="preserve">current </w:t>
      </w:r>
      <w:r w:rsidR="00136D98" w:rsidRPr="00947D82">
        <w:rPr>
          <w:rFonts w:ascii="Calibri Light" w:hAnsi="Calibri Light" w:cs="Arial"/>
        </w:rPr>
        <w:t>stage of the opportunity. The following values will be available for selection for this field</w:t>
      </w:r>
      <w:r w:rsidR="00947D82" w:rsidRPr="00947D82">
        <w:rPr>
          <w:rFonts w:ascii="Calibri Light" w:hAnsi="Calibri Light" w:cs="Arial"/>
        </w:rPr>
        <w:t xml:space="preserve">: </w:t>
      </w:r>
      <w:r w:rsidRPr="00947D82">
        <w:rPr>
          <w:rFonts w:ascii="Calibri Light" w:hAnsi="Calibri Light" w:cs="Arial"/>
        </w:rPr>
        <w:t xml:space="preserve">Initial </w:t>
      </w:r>
      <w:r w:rsidR="00947D82" w:rsidRPr="00947D82">
        <w:rPr>
          <w:rFonts w:ascii="Calibri Light" w:hAnsi="Calibri Light" w:cs="Arial"/>
        </w:rPr>
        <w:t>Stage; Develop Proposal;</w:t>
      </w:r>
      <w:r w:rsidRPr="00947D82">
        <w:rPr>
          <w:rFonts w:ascii="Calibri Light" w:hAnsi="Calibri Light" w:cs="Arial"/>
        </w:rPr>
        <w:t xml:space="preserve"> Closing Conversation/ Commitment.</w:t>
      </w:r>
    </w:p>
    <w:p w14:paraId="18D03345" w14:textId="00BF424E" w:rsidR="00D3091C" w:rsidRDefault="0075255E" w:rsidP="00DB4024">
      <w:pPr>
        <w:pStyle w:val="Heading2Text"/>
        <w:ind w:left="1440"/>
        <w:jc w:val="both"/>
        <w:rPr>
          <w:rFonts w:ascii="Calibri Light" w:hAnsi="Calibri Light" w:cs="Arial"/>
        </w:rPr>
      </w:pPr>
      <w:r>
        <w:rPr>
          <w:rFonts w:ascii="Calibri Light" w:hAnsi="Calibri Light" w:cs="Arial"/>
        </w:rPr>
        <w:t>Utilities Contract ID</w:t>
      </w:r>
      <w:r w:rsidR="002C72C5">
        <w:rPr>
          <w:rFonts w:ascii="Calibri Light" w:hAnsi="Calibri Light" w:cs="Arial"/>
        </w:rPr>
        <w:t>; Projected Revenue; Program ID and Program Description will be added to the ‘</w:t>
      </w:r>
      <w:r w:rsidR="00D3091C">
        <w:rPr>
          <w:rFonts w:ascii="Calibri Light" w:hAnsi="Calibri Light" w:cs="Arial"/>
        </w:rPr>
        <w:t>General Data</w:t>
      </w:r>
      <w:r w:rsidR="002C72C5">
        <w:rPr>
          <w:rFonts w:ascii="Calibri Light" w:hAnsi="Calibri Light" w:cs="Arial"/>
        </w:rPr>
        <w:t xml:space="preserve">’ section through an enhancement. Refer to the FS: </w:t>
      </w:r>
      <w:r w:rsidR="002C72C5" w:rsidRPr="003D6686">
        <w:rPr>
          <w:rFonts w:ascii="Calibri Light" w:hAnsi="Calibri Light" w:cs="Arial"/>
          <w:color w:val="4F81BD" w:themeColor="accent1"/>
        </w:rPr>
        <w:t xml:space="preserve">E-CIM-CS-16 </w:t>
      </w:r>
      <w:r w:rsidR="00785071">
        <w:rPr>
          <w:rFonts w:ascii="Calibri Light" w:hAnsi="Calibri Light" w:cs="Arial"/>
          <w:color w:val="4F81BD" w:themeColor="accent1"/>
        </w:rPr>
        <w:t xml:space="preserve">- </w:t>
      </w:r>
      <w:r w:rsidR="002C72C5" w:rsidRPr="003D6686">
        <w:rPr>
          <w:rFonts w:ascii="Calibri Light" w:hAnsi="Calibri Light" w:cs="Arial"/>
          <w:color w:val="4F81BD" w:themeColor="accent1"/>
        </w:rPr>
        <w:t xml:space="preserve">‘Enhance </w:t>
      </w:r>
      <w:r w:rsidR="00AD695D">
        <w:rPr>
          <w:rFonts w:ascii="Calibri Light" w:hAnsi="Calibri Light" w:cs="Arial"/>
          <w:color w:val="4F81BD" w:themeColor="accent1"/>
        </w:rPr>
        <w:t xml:space="preserve">rebate program </w:t>
      </w:r>
      <w:r w:rsidR="0049562E">
        <w:rPr>
          <w:rFonts w:ascii="Calibri Light" w:hAnsi="Calibri Light" w:cs="Arial"/>
          <w:color w:val="4F81BD" w:themeColor="accent1"/>
        </w:rPr>
        <w:t xml:space="preserve">and new construction </w:t>
      </w:r>
      <w:r w:rsidR="00AD695D">
        <w:rPr>
          <w:rFonts w:ascii="Calibri Light" w:hAnsi="Calibri Light" w:cs="Arial"/>
          <w:color w:val="4F81BD" w:themeColor="accent1"/>
        </w:rPr>
        <w:t>o</w:t>
      </w:r>
      <w:r w:rsidR="002C72C5" w:rsidRPr="003D6686">
        <w:rPr>
          <w:rFonts w:ascii="Calibri Light" w:hAnsi="Calibri Light" w:cs="Arial"/>
          <w:color w:val="4F81BD" w:themeColor="accent1"/>
        </w:rPr>
        <w:t xml:space="preserve">pportunities in </w:t>
      </w:r>
      <w:r w:rsidR="00AD695D">
        <w:rPr>
          <w:rFonts w:ascii="Calibri Light" w:hAnsi="Calibri Light" w:cs="Arial"/>
          <w:color w:val="4F81BD" w:themeColor="accent1"/>
        </w:rPr>
        <w:t xml:space="preserve">SAP Hybris </w:t>
      </w:r>
      <w:r w:rsidR="002C72C5" w:rsidRPr="003D6686">
        <w:rPr>
          <w:rFonts w:ascii="Calibri Light" w:hAnsi="Calibri Light" w:cs="Arial"/>
          <w:color w:val="4F81BD" w:themeColor="accent1"/>
        </w:rPr>
        <w:t xml:space="preserve">C4C with custom fields and business logic’ </w:t>
      </w:r>
      <w:r w:rsidR="002C72C5">
        <w:rPr>
          <w:rFonts w:ascii="Calibri Light" w:hAnsi="Calibri Light" w:cs="Arial"/>
        </w:rPr>
        <w:t>for more details.</w:t>
      </w:r>
    </w:p>
    <w:p w14:paraId="064B93A5" w14:textId="77777777" w:rsidR="00177E7E" w:rsidRPr="00DB4024" w:rsidRDefault="00D3091C" w:rsidP="00DB4024">
      <w:pPr>
        <w:pStyle w:val="Heading2Text"/>
        <w:ind w:left="1440"/>
        <w:jc w:val="both"/>
        <w:rPr>
          <w:rFonts w:ascii="Calibri Light" w:hAnsi="Calibri Light" w:cs="Arial"/>
          <w:color w:val="C00000"/>
        </w:rPr>
      </w:pPr>
      <w:r>
        <w:rPr>
          <w:rFonts w:ascii="Calibri Light" w:hAnsi="Calibri Light" w:cs="Arial"/>
        </w:rPr>
        <w:t xml:space="preserve">Influence and Market Identifier will be added to the </w:t>
      </w:r>
      <w:r w:rsidR="006A080C">
        <w:rPr>
          <w:rFonts w:ascii="Calibri Light" w:hAnsi="Calibri Light" w:cs="Arial"/>
        </w:rPr>
        <w:t>‘General Data’ section as custom fields of type ‘List’ (i.e.: A Field with a Dropdown list).</w:t>
      </w:r>
    </w:p>
    <w:p w14:paraId="1C6BCF8D" w14:textId="7B6EC6DD" w:rsidR="00B5595F" w:rsidRDefault="00B5595F" w:rsidP="00B5595F">
      <w:pPr>
        <w:pStyle w:val="Heading2Text"/>
        <w:ind w:left="1440"/>
        <w:jc w:val="both"/>
        <w:rPr>
          <w:rFonts w:ascii="Calibri Light" w:hAnsi="Calibri Light" w:cs="Arial"/>
        </w:rPr>
      </w:pPr>
      <w:r w:rsidRPr="00DB5B4A">
        <w:rPr>
          <w:rFonts w:ascii="Calibri Light" w:hAnsi="Calibri Light" w:cs="Arial"/>
        </w:rPr>
        <w:t>‘Topics Covered’ sections will be added on the ‘Overview’ facet of the Oppo</w:t>
      </w:r>
      <w:r w:rsidR="00CF0C6F">
        <w:rPr>
          <w:rFonts w:ascii="Calibri Light" w:hAnsi="Calibri Light" w:cs="Arial"/>
        </w:rPr>
        <w:t>rtunity Type – ‘Rebate Program</w:t>
      </w:r>
      <w:r w:rsidRPr="00DB5B4A">
        <w:rPr>
          <w:rFonts w:ascii="Calibri Light" w:hAnsi="Calibri Light" w:cs="Arial"/>
        </w:rPr>
        <w:t xml:space="preserve">’. Refer to </w:t>
      </w:r>
      <w:r w:rsidR="001475DB">
        <w:rPr>
          <w:rFonts w:ascii="Calibri Light" w:hAnsi="Calibri Light" w:cs="Arial"/>
        </w:rPr>
        <w:t>S</w:t>
      </w:r>
      <w:r w:rsidR="001475DB" w:rsidRPr="00DB5B4A">
        <w:rPr>
          <w:rFonts w:ascii="Calibri Light" w:hAnsi="Calibri Light" w:cs="Arial"/>
        </w:rPr>
        <w:t xml:space="preserve">ection </w:t>
      </w:r>
      <w:r w:rsidRPr="00DB5B4A">
        <w:rPr>
          <w:rFonts w:ascii="Calibri Light" w:hAnsi="Calibri Light" w:cs="Arial"/>
        </w:rPr>
        <w:t>2.1.2.2 for details.</w:t>
      </w:r>
    </w:p>
    <w:p w14:paraId="6F0606F2" w14:textId="355406EF" w:rsidR="00B5595F" w:rsidRDefault="00B5595F" w:rsidP="003A3FFA">
      <w:pPr>
        <w:pStyle w:val="Heading2Text"/>
        <w:ind w:left="1440"/>
        <w:jc w:val="both"/>
        <w:rPr>
          <w:rFonts w:ascii="Calibri Light" w:hAnsi="Calibri Light" w:cs="Arial"/>
        </w:rPr>
      </w:pPr>
      <w:r w:rsidRPr="006D5F09">
        <w:rPr>
          <w:rFonts w:ascii="Calibri Light" w:hAnsi="Calibri Light" w:cs="Arial"/>
        </w:rPr>
        <w:t>‘Energy Savings Totals’ section will be added on the ‘Overview’ facet</w:t>
      </w:r>
      <w:r w:rsidR="002405A0">
        <w:rPr>
          <w:rFonts w:ascii="Calibri Light" w:hAnsi="Calibri Light" w:cs="Arial"/>
        </w:rPr>
        <w:t xml:space="preserve">. Refer to </w:t>
      </w:r>
      <w:r w:rsidR="001475DB">
        <w:rPr>
          <w:rFonts w:ascii="Calibri Light" w:hAnsi="Calibri Light" w:cs="Arial"/>
        </w:rPr>
        <w:t xml:space="preserve">Section </w:t>
      </w:r>
      <w:r w:rsidR="002405A0">
        <w:rPr>
          <w:rFonts w:ascii="Calibri Light" w:hAnsi="Calibri Light" w:cs="Arial"/>
        </w:rPr>
        <w:t xml:space="preserve">2.1.3.2 for details. </w:t>
      </w:r>
      <w:r w:rsidRPr="006D5F09">
        <w:rPr>
          <w:rFonts w:ascii="Calibri Light" w:hAnsi="Calibri Light" w:cs="Arial"/>
        </w:rPr>
        <w:t xml:space="preserve"> </w:t>
      </w:r>
    </w:p>
    <w:p w14:paraId="554570FE" w14:textId="739ACD45" w:rsidR="003A3FFA" w:rsidRPr="003C77F9" w:rsidRDefault="003A3FFA" w:rsidP="003A3FFA">
      <w:pPr>
        <w:pStyle w:val="Heading2Text"/>
        <w:ind w:left="1440"/>
        <w:jc w:val="both"/>
        <w:rPr>
          <w:rFonts w:ascii="Calibri Light" w:hAnsi="Calibri Light" w:cs="Arial"/>
        </w:rPr>
      </w:pPr>
      <w:r>
        <w:rPr>
          <w:rFonts w:ascii="Calibri Light" w:hAnsi="Calibri Light" w:cs="Arial"/>
          <w:b/>
        </w:rPr>
        <w:lastRenderedPageBreak/>
        <w:t>N</w:t>
      </w:r>
      <w:r w:rsidRPr="0023418A">
        <w:rPr>
          <w:rFonts w:ascii="Calibri Light" w:hAnsi="Calibri Light" w:cs="Arial"/>
          <w:b/>
        </w:rPr>
        <w:t>otes</w:t>
      </w:r>
      <w:r>
        <w:rPr>
          <w:rFonts w:ascii="Calibri Light" w:hAnsi="Calibri Light" w:cs="Arial"/>
        </w:rPr>
        <w:t xml:space="preserve">: </w:t>
      </w:r>
      <w:r w:rsidRPr="003C77F9">
        <w:rPr>
          <w:rFonts w:ascii="Calibri Light" w:hAnsi="Calibri Light" w:cs="Arial"/>
        </w:rPr>
        <w:t xml:space="preserve">Notes can be added to an Opportunity using the ‘Notes’ facet as shown in </w:t>
      </w:r>
      <w:r w:rsidR="001475DB">
        <w:rPr>
          <w:rFonts w:ascii="Calibri Light" w:hAnsi="Calibri Light" w:cs="Arial"/>
        </w:rPr>
        <w:t>F</w:t>
      </w:r>
      <w:r w:rsidR="001475DB" w:rsidRPr="003C77F9">
        <w:rPr>
          <w:rFonts w:ascii="Calibri Light" w:hAnsi="Calibri Light" w:cs="Arial"/>
        </w:rPr>
        <w:t xml:space="preserve">igure </w:t>
      </w:r>
      <w:r w:rsidRPr="003C77F9">
        <w:rPr>
          <w:rFonts w:ascii="Calibri Light" w:hAnsi="Calibri Light" w:cs="Arial"/>
        </w:rPr>
        <w:t>2.1.1.2.1. Note: It is not possible to select a note type in an Opportunity in SAP Hybris C4C.</w:t>
      </w:r>
    </w:p>
    <w:p w14:paraId="640C9C82" w14:textId="6B654D1E" w:rsidR="003A3FFA" w:rsidRPr="003C77F9" w:rsidRDefault="003A3FFA" w:rsidP="003A3FFA">
      <w:pPr>
        <w:pStyle w:val="Heading2Text"/>
        <w:tabs>
          <w:tab w:val="left" w:pos="1350"/>
        </w:tabs>
        <w:ind w:left="1440"/>
        <w:jc w:val="both"/>
        <w:rPr>
          <w:rFonts w:ascii="Calibri Light" w:hAnsi="Calibri Light" w:cs="Arial"/>
        </w:rPr>
      </w:pPr>
      <w:r w:rsidRPr="00895D40">
        <w:rPr>
          <w:rFonts w:ascii="Calibri Light" w:hAnsi="Calibri Light" w:cs="Arial"/>
          <w:b/>
        </w:rPr>
        <w:t>Attachments</w:t>
      </w:r>
      <w:r>
        <w:rPr>
          <w:rFonts w:ascii="Calibri Light" w:hAnsi="Calibri Light" w:cs="Arial"/>
        </w:rPr>
        <w:t xml:space="preserve">: </w:t>
      </w:r>
      <w:r w:rsidRPr="003C77F9">
        <w:rPr>
          <w:rFonts w:ascii="Calibri Light" w:hAnsi="Calibri Light" w:cs="Arial"/>
        </w:rPr>
        <w:t xml:space="preserve">Attachments can be added to an Opportunity using the ‘Attachments’ facet as shown in </w:t>
      </w:r>
      <w:r w:rsidR="001475DB">
        <w:rPr>
          <w:rFonts w:ascii="Calibri Light" w:hAnsi="Calibri Light" w:cs="Arial"/>
        </w:rPr>
        <w:t>F</w:t>
      </w:r>
      <w:r w:rsidR="001475DB" w:rsidRPr="003C77F9">
        <w:rPr>
          <w:rFonts w:ascii="Calibri Light" w:hAnsi="Calibri Light" w:cs="Arial"/>
        </w:rPr>
        <w:t xml:space="preserve">igure </w:t>
      </w:r>
      <w:r w:rsidRPr="003C77F9">
        <w:rPr>
          <w:rFonts w:ascii="Calibri Light" w:hAnsi="Calibri Light" w:cs="Arial"/>
        </w:rPr>
        <w:t>2.1.1.2.2. A Local File or a Web Link or a file from the Library can be added as an attachment. For New Construction opportunities, ‘Standard Attachment’ will be defined as a Dropdown List Value for the field: Attachment Type.</w:t>
      </w:r>
    </w:p>
    <w:p w14:paraId="06F13326" w14:textId="284C67D8" w:rsidR="003A3FFA" w:rsidRDefault="003A3FFA" w:rsidP="003A3FFA">
      <w:pPr>
        <w:pStyle w:val="Heading2Text"/>
        <w:tabs>
          <w:tab w:val="left" w:pos="1350"/>
        </w:tabs>
        <w:ind w:left="1440"/>
        <w:jc w:val="both"/>
        <w:rPr>
          <w:rFonts w:ascii="Calibri Light" w:hAnsi="Calibri Light" w:cs="Arial"/>
        </w:rPr>
      </w:pPr>
      <w:r w:rsidRPr="00BD317E">
        <w:rPr>
          <w:rFonts w:ascii="Calibri Light" w:hAnsi="Calibri Light" w:cs="Arial"/>
          <w:b/>
        </w:rPr>
        <w:t>Change History</w:t>
      </w:r>
      <w:r>
        <w:rPr>
          <w:rFonts w:ascii="Calibri Light" w:hAnsi="Calibri Light" w:cs="Arial"/>
        </w:rPr>
        <w:t xml:space="preserve">: </w:t>
      </w:r>
      <w:r w:rsidRPr="00161D66">
        <w:rPr>
          <w:rFonts w:ascii="Calibri Light" w:hAnsi="Calibri Light" w:cs="Arial"/>
        </w:rPr>
        <w:t>Change History f</w:t>
      </w:r>
      <w:r>
        <w:rPr>
          <w:rFonts w:ascii="Calibri Light" w:hAnsi="Calibri Light" w:cs="Arial"/>
        </w:rPr>
        <w:t xml:space="preserve">or Opportunity attributes can be seen on the ‘Changes’ facet as shown in </w:t>
      </w:r>
      <w:r w:rsidR="001475DB">
        <w:rPr>
          <w:rFonts w:ascii="Calibri Light" w:hAnsi="Calibri Light" w:cs="Arial"/>
        </w:rPr>
        <w:t xml:space="preserve">Figure </w:t>
      </w:r>
      <w:r>
        <w:rPr>
          <w:rFonts w:ascii="Calibri Light" w:hAnsi="Calibri Light" w:cs="Arial"/>
        </w:rPr>
        <w:t xml:space="preserve">2.1.1.2.3. The following attributes of an Opportunity transaction will be captured in the Change History: </w:t>
      </w:r>
    </w:p>
    <w:p w14:paraId="6E43ECA7" w14:textId="77777777" w:rsidR="003A3FFA" w:rsidRPr="00161D66" w:rsidRDefault="003A3FFA" w:rsidP="003A3FFA">
      <w:pPr>
        <w:pStyle w:val="Heading2Text"/>
        <w:tabs>
          <w:tab w:val="left" w:pos="1350"/>
        </w:tabs>
        <w:ind w:left="1440"/>
        <w:jc w:val="both"/>
        <w:rPr>
          <w:rFonts w:ascii="Calibri Light" w:hAnsi="Calibri Light" w:cs="Arial"/>
        </w:rPr>
      </w:pPr>
      <w:r>
        <w:rPr>
          <w:rFonts w:ascii="Calibri Light" w:hAnsi="Calibri Light" w:cs="Arial"/>
        </w:rPr>
        <w:t>Attachment External Address Link, Attachment File Name, Attachment Title, Category, Close Date, Contact Party Address, Contact Party ID, Contact Party Role, Currency Code, Custom Status, Distribution Channel, Entry Type, Expected Value, Item Description, Item Value, Main Party, Name, Party Address, Party ID, Party Role, Priority, Probability, Product Category ID, Product ID, Progress, Publish to Forecast, Quantity, Reason for Status, Reference Document ID, Reference Document Type, Sales Cycle, Sales Organization ID, Sales Phase, Source, Start Date, Status, Territory ID, Text, Total Negotiated Value, Unit of Measure and Weighted Value.</w:t>
      </w:r>
    </w:p>
    <w:p w14:paraId="3EDAB72F" w14:textId="77777777" w:rsidR="003A3FFA" w:rsidRDefault="003A3FFA" w:rsidP="003A3FFA">
      <w:pPr>
        <w:pStyle w:val="Heading2Text"/>
        <w:tabs>
          <w:tab w:val="left" w:pos="1350"/>
        </w:tabs>
        <w:ind w:left="1440"/>
        <w:jc w:val="both"/>
        <w:rPr>
          <w:rFonts w:ascii="Calibri Light" w:hAnsi="Calibri Light" w:cs="Arial"/>
        </w:rPr>
      </w:pPr>
      <w:r w:rsidRPr="002959AA">
        <w:rPr>
          <w:rFonts w:ascii="Calibri Light" w:hAnsi="Calibri Light" w:cs="Arial"/>
          <w:b/>
        </w:rPr>
        <w:t>Partner Determination</w:t>
      </w:r>
      <w:r>
        <w:rPr>
          <w:rFonts w:ascii="Calibri Light" w:hAnsi="Calibri Light" w:cs="Arial"/>
        </w:rPr>
        <w:t>: When an Opportunity is created as a follow-up transaction of a Lead or copied from another Opportunity, partners assigned to party roles that are common to both transactions will be copied over to the Opportunity transaction. If an Opportunity is created without reference to a Lead or another Opportunity, party roles: ‘Account Manger’, ‘Account Coordinator’, ‘Inside Account Manager’ and ‘DER Specialist’ will be automatically determined based on the Sales Territory ID determined for that transaction. Additionally, the following party roles will be available for manual maintenance in Opportunities:</w:t>
      </w:r>
    </w:p>
    <w:p w14:paraId="67B24AEE" w14:textId="3559EAF0" w:rsidR="003A3FFA" w:rsidRDefault="006B6E3F" w:rsidP="003A3FFA">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Economic Development Services</w:t>
      </w:r>
      <w:r w:rsidR="003A3FFA">
        <w:rPr>
          <w:rFonts w:ascii="Calibri Light" w:hAnsi="Calibri Light" w:cs="Arial"/>
        </w:rPr>
        <w:t xml:space="preserve"> Consultant </w:t>
      </w:r>
    </w:p>
    <w:p w14:paraId="3DF189E4" w14:textId="12553D61" w:rsidR="003A3FFA" w:rsidRDefault="006B6E3F" w:rsidP="003A3FFA">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Economic Development Services</w:t>
      </w:r>
      <w:r w:rsidR="003A3FFA">
        <w:rPr>
          <w:rFonts w:ascii="Calibri Light" w:hAnsi="Calibri Light" w:cs="Arial"/>
        </w:rPr>
        <w:t xml:space="preserve"> Analyst</w:t>
      </w:r>
    </w:p>
    <w:p w14:paraId="21FE3266" w14:textId="77777777" w:rsidR="003A3FFA" w:rsidRDefault="003A3FFA" w:rsidP="003A3FFA">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Engineer</w:t>
      </w:r>
    </w:p>
    <w:p w14:paraId="2FE0336B" w14:textId="77777777" w:rsidR="003A3FFA" w:rsidRDefault="003A3FFA" w:rsidP="003A3FFA">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New Construction Representative</w:t>
      </w:r>
    </w:p>
    <w:p w14:paraId="47216AD5" w14:textId="77777777" w:rsidR="003A3FFA" w:rsidRDefault="003A3FFA" w:rsidP="003A3FFA">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Outreach Specialist</w:t>
      </w:r>
    </w:p>
    <w:p w14:paraId="680C5AD9" w14:textId="77777777" w:rsidR="003A3FFA" w:rsidRDefault="003A3FFA" w:rsidP="003A3FFA">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Analyst</w:t>
      </w:r>
    </w:p>
    <w:p w14:paraId="3D061F22" w14:textId="77777777" w:rsidR="003A3FFA" w:rsidRDefault="003A3FFA" w:rsidP="003A3FFA">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Field Engineer</w:t>
      </w:r>
    </w:p>
    <w:p w14:paraId="2EE52F33" w14:textId="77777777" w:rsidR="003A3FFA" w:rsidRDefault="003A3FFA" w:rsidP="003A3FFA">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Pump Test Engineer</w:t>
      </w:r>
    </w:p>
    <w:p w14:paraId="295074D2" w14:textId="77777777" w:rsidR="003A3FFA" w:rsidRDefault="003A3FFA" w:rsidP="003A3FFA">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Trade Pro Liaison</w:t>
      </w:r>
    </w:p>
    <w:p w14:paraId="0E9E6619" w14:textId="77777777" w:rsidR="003A3FFA" w:rsidRDefault="003A3FFA" w:rsidP="00CF0C6F">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Auditor</w:t>
      </w:r>
    </w:p>
    <w:p w14:paraId="4C05A42A" w14:textId="0F77C803" w:rsidR="00CF0C6F" w:rsidRDefault="00CF0C6F" w:rsidP="006E1D23">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BCST Account Manger</w:t>
      </w:r>
    </w:p>
    <w:p w14:paraId="53956C2D" w14:textId="2663E32D" w:rsidR="006E1D23" w:rsidRPr="00B76523" w:rsidRDefault="006E1D23" w:rsidP="003A3FFA">
      <w:pPr>
        <w:pStyle w:val="Heading2Text"/>
        <w:numPr>
          <w:ilvl w:val="0"/>
          <w:numId w:val="23"/>
        </w:numPr>
        <w:tabs>
          <w:tab w:val="left" w:pos="1350"/>
        </w:tabs>
        <w:jc w:val="both"/>
        <w:rPr>
          <w:rFonts w:ascii="Calibri Light" w:hAnsi="Calibri Light" w:cs="Arial"/>
        </w:rPr>
      </w:pPr>
      <w:r>
        <w:rPr>
          <w:rFonts w:ascii="Calibri Light" w:hAnsi="Calibri Light" w:cs="Arial"/>
        </w:rPr>
        <w:t>Agent</w:t>
      </w:r>
    </w:p>
    <w:p w14:paraId="6DBF7D55" w14:textId="35BB97DE" w:rsidR="003A3FFA" w:rsidRDefault="003A3FFA" w:rsidP="00CF0A58">
      <w:pPr>
        <w:pStyle w:val="Heading2Text"/>
        <w:ind w:left="1440"/>
        <w:jc w:val="both"/>
        <w:rPr>
          <w:rFonts w:ascii="Calibri Light" w:hAnsi="Calibri Light" w:cs="Arial"/>
        </w:rPr>
      </w:pPr>
      <w:r w:rsidRPr="00B508B2">
        <w:rPr>
          <w:rFonts w:ascii="Calibri Light" w:hAnsi="Calibri Light" w:cs="Arial"/>
          <w:b/>
        </w:rPr>
        <w:t>Items</w:t>
      </w:r>
      <w:r w:rsidRPr="00B508B2">
        <w:rPr>
          <w:rFonts w:ascii="Calibri Light" w:hAnsi="Calibri Light" w:cs="Arial"/>
        </w:rPr>
        <w:t xml:space="preserve">: can be added to an Opportunity transaction on the ‘Products’ facet. </w:t>
      </w:r>
      <w:r w:rsidR="00C5450A">
        <w:rPr>
          <w:rFonts w:ascii="Calibri Light" w:hAnsi="Calibri Light" w:cs="Arial"/>
        </w:rPr>
        <w:t xml:space="preserve">Each item of a Rebate Program Opportunity represents a Deemed or Calculated Measure. These measures will be imported from MMDB to SAP Hybris C4C using the data migration process. Refer to the FS: </w:t>
      </w:r>
      <w:r w:rsidR="00C5450A" w:rsidRPr="00C5674C">
        <w:rPr>
          <w:rFonts w:ascii="Calibri Light" w:hAnsi="Calibri Light" w:cs="Arial"/>
          <w:color w:val="4F81BD" w:themeColor="accent1"/>
        </w:rPr>
        <w:t>C-CIM-CS-16</w:t>
      </w:r>
      <w:r w:rsidR="00785071">
        <w:rPr>
          <w:rFonts w:ascii="Calibri Light" w:hAnsi="Calibri Light" w:cs="Arial"/>
          <w:color w:val="4F81BD" w:themeColor="accent1"/>
        </w:rPr>
        <w:t xml:space="preserve"> -</w:t>
      </w:r>
      <w:r w:rsidR="00C5450A" w:rsidRPr="00C5674C">
        <w:rPr>
          <w:rFonts w:ascii="Calibri Light" w:hAnsi="Calibri Light" w:cs="Arial"/>
          <w:color w:val="4F81BD" w:themeColor="accent1"/>
        </w:rPr>
        <w:t xml:space="preserve"> </w:t>
      </w:r>
      <w:r w:rsidR="00C5450A">
        <w:rPr>
          <w:rFonts w:ascii="Calibri Light" w:hAnsi="Calibri Light" w:cs="Arial"/>
          <w:color w:val="4F81BD" w:themeColor="accent1"/>
        </w:rPr>
        <w:t>‘</w:t>
      </w:r>
      <w:r w:rsidR="00C5450A" w:rsidRPr="00C5674C">
        <w:rPr>
          <w:rFonts w:ascii="Calibri Light" w:hAnsi="Calibri Light" w:cs="Arial"/>
          <w:color w:val="4F81BD" w:themeColor="accent1"/>
        </w:rPr>
        <w:t>Convert measures from MMDB to SAP C4C’</w:t>
      </w:r>
      <w:r w:rsidR="00C5450A">
        <w:rPr>
          <w:rFonts w:ascii="Calibri Light" w:hAnsi="Calibri Light" w:cs="Arial"/>
        </w:rPr>
        <w:t xml:space="preserve"> for more details. Changes to these measures in MMDB will be replicated to SAP Hybris C4C on a daily basis. Refer to the FS</w:t>
      </w:r>
      <w:r w:rsidR="00C5450A" w:rsidRPr="00C5674C">
        <w:rPr>
          <w:rFonts w:ascii="Calibri Light" w:hAnsi="Calibri Light" w:cs="Arial"/>
          <w:color w:val="4F81BD" w:themeColor="accent1"/>
        </w:rPr>
        <w:t>: I-CIM-CS-16</w:t>
      </w:r>
      <w:r w:rsidR="00785071">
        <w:rPr>
          <w:rFonts w:ascii="Calibri Light" w:hAnsi="Calibri Light" w:cs="Arial"/>
          <w:color w:val="4F81BD" w:themeColor="accent1"/>
        </w:rPr>
        <w:t xml:space="preserve"> -</w:t>
      </w:r>
      <w:r w:rsidR="00C5450A" w:rsidRPr="00C5674C">
        <w:rPr>
          <w:rFonts w:ascii="Calibri Light" w:hAnsi="Calibri Light" w:cs="Arial"/>
          <w:color w:val="4F81BD" w:themeColor="accent1"/>
        </w:rPr>
        <w:t xml:space="preserve"> ‘Interface to replicate changes to measures from MMDB to SAP C4C’</w:t>
      </w:r>
      <w:r w:rsidR="00C5450A">
        <w:rPr>
          <w:rFonts w:ascii="Calibri Light" w:hAnsi="Calibri Light" w:cs="Arial"/>
        </w:rPr>
        <w:t xml:space="preserve"> for more details. </w:t>
      </w:r>
      <w:r w:rsidRPr="00B508B2">
        <w:rPr>
          <w:rFonts w:ascii="Calibri Light" w:hAnsi="Calibri Light" w:cs="Arial"/>
        </w:rPr>
        <w:t>The ‘</w:t>
      </w:r>
      <w:r w:rsidR="009F0036">
        <w:rPr>
          <w:rFonts w:ascii="Calibri Light" w:hAnsi="Calibri Light" w:cs="Arial"/>
        </w:rPr>
        <w:t>Rebate Program</w:t>
      </w:r>
      <w:r w:rsidRPr="00B508B2">
        <w:rPr>
          <w:rFonts w:ascii="Calibri Light" w:hAnsi="Calibri Light" w:cs="Arial"/>
        </w:rPr>
        <w:t xml:space="preserve"> Item’ will include the </w:t>
      </w:r>
      <w:r w:rsidR="00CF0A58">
        <w:rPr>
          <w:rFonts w:ascii="Calibri Light" w:hAnsi="Calibri Light" w:cs="Arial"/>
        </w:rPr>
        <w:t xml:space="preserve">following </w:t>
      </w:r>
      <w:r w:rsidRPr="00B508B2">
        <w:rPr>
          <w:rFonts w:ascii="Calibri Light" w:hAnsi="Calibri Light" w:cs="Arial"/>
        </w:rPr>
        <w:t>fields</w:t>
      </w:r>
      <w:r w:rsidR="00CF0A58">
        <w:rPr>
          <w:rFonts w:ascii="Calibri Light" w:hAnsi="Calibri Light" w:cs="Arial"/>
        </w:rPr>
        <w:t xml:space="preserve">: </w:t>
      </w:r>
      <w:r w:rsidR="00CF0A58" w:rsidRPr="00B508B2">
        <w:rPr>
          <w:rFonts w:ascii="Calibri Light" w:hAnsi="Calibri Light" w:cs="Arial"/>
        </w:rPr>
        <w:t>Product ID, Product Description, Category ID, Category Description</w:t>
      </w:r>
      <w:r w:rsidR="00CF0A58">
        <w:rPr>
          <w:rFonts w:ascii="Calibri Light" w:hAnsi="Calibri Light" w:cs="Arial"/>
        </w:rPr>
        <w:t>, Unit of Measure, Quantity, Notes, Baseline Value, Installed Value, Energy Savings (KWH), Energy Savings (KW) and Energy Savings (THERMS).</w:t>
      </w:r>
      <w:r w:rsidRPr="00B508B2">
        <w:rPr>
          <w:rFonts w:ascii="Calibri Light" w:hAnsi="Calibri Light" w:cs="Arial"/>
        </w:rPr>
        <w:t xml:space="preserve"> </w:t>
      </w:r>
      <w:r>
        <w:rPr>
          <w:rFonts w:ascii="Calibri Light" w:hAnsi="Calibri Light" w:cs="Arial"/>
        </w:rPr>
        <w:t xml:space="preserve">The solution to include </w:t>
      </w:r>
      <w:r w:rsidR="00CF0A58">
        <w:rPr>
          <w:rFonts w:ascii="Calibri Light" w:hAnsi="Calibri Light" w:cs="Arial"/>
        </w:rPr>
        <w:t>custom fields</w:t>
      </w:r>
      <w:r>
        <w:rPr>
          <w:rFonts w:ascii="Calibri Light" w:hAnsi="Calibri Light" w:cs="Arial"/>
        </w:rPr>
        <w:t xml:space="preserve"> on the ‘Products’ facet of an Opportunity transaction will be implemented through an enhancement. Refer to the FS: </w:t>
      </w:r>
      <w:r w:rsidR="00AD695D">
        <w:rPr>
          <w:rFonts w:ascii="Calibri Light" w:hAnsi="Calibri Light" w:cs="Arial"/>
          <w:color w:val="4F81BD" w:themeColor="accent1"/>
        </w:rPr>
        <w:t>E-CIM-CS-16</w:t>
      </w:r>
      <w:r w:rsidR="00785071">
        <w:rPr>
          <w:rFonts w:ascii="Calibri Light" w:hAnsi="Calibri Light" w:cs="Arial"/>
          <w:color w:val="4F81BD" w:themeColor="accent1"/>
        </w:rPr>
        <w:t xml:space="preserve"> -</w:t>
      </w:r>
      <w:r w:rsidR="00AD695D">
        <w:rPr>
          <w:rFonts w:ascii="Calibri Light" w:hAnsi="Calibri Light" w:cs="Arial"/>
          <w:color w:val="4F81BD" w:themeColor="accent1"/>
        </w:rPr>
        <w:t xml:space="preserve"> ‘Enhance rebate program</w:t>
      </w:r>
      <w:r w:rsidR="0049562E">
        <w:rPr>
          <w:rFonts w:ascii="Calibri Light" w:hAnsi="Calibri Light" w:cs="Arial"/>
          <w:color w:val="4F81BD" w:themeColor="accent1"/>
        </w:rPr>
        <w:t xml:space="preserve"> and new construction</w:t>
      </w:r>
      <w:r w:rsidR="00AD695D">
        <w:rPr>
          <w:rFonts w:ascii="Calibri Light" w:hAnsi="Calibri Light" w:cs="Arial"/>
          <w:color w:val="4F81BD" w:themeColor="accent1"/>
        </w:rPr>
        <w:t xml:space="preserve"> o</w:t>
      </w:r>
      <w:r w:rsidRPr="003D6686">
        <w:rPr>
          <w:rFonts w:ascii="Calibri Light" w:hAnsi="Calibri Light" w:cs="Arial"/>
          <w:color w:val="4F81BD" w:themeColor="accent1"/>
        </w:rPr>
        <w:t xml:space="preserve">pportunities in </w:t>
      </w:r>
      <w:r w:rsidR="00AD695D">
        <w:rPr>
          <w:rFonts w:ascii="Calibri Light" w:hAnsi="Calibri Light" w:cs="Arial"/>
          <w:color w:val="4F81BD" w:themeColor="accent1"/>
        </w:rPr>
        <w:t xml:space="preserve">SAP Hybris </w:t>
      </w:r>
      <w:r w:rsidRPr="003D6686">
        <w:rPr>
          <w:rFonts w:ascii="Calibri Light" w:hAnsi="Calibri Light" w:cs="Arial"/>
          <w:color w:val="4F81BD" w:themeColor="accent1"/>
        </w:rPr>
        <w:t xml:space="preserve">C4C with custom fields and business logic’ </w:t>
      </w:r>
      <w:r>
        <w:rPr>
          <w:rFonts w:ascii="Calibri Light" w:hAnsi="Calibri Light" w:cs="Arial"/>
        </w:rPr>
        <w:t>for more details.</w:t>
      </w:r>
    </w:p>
    <w:p w14:paraId="3A8F8942" w14:textId="18BBB074" w:rsidR="006D0129" w:rsidRDefault="00B62F2C" w:rsidP="00B62F2C">
      <w:pPr>
        <w:pStyle w:val="Heading2Text"/>
        <w:ind w:left="1440"/>
        <w:jc w:val="both"/>
        <w:rPr>
          <w:rFonts w:ascii="Calibri Light" w:hAnsi="Calibri Light" w:cs="Arial"/>
        </w:rPr>
      </w:pPr>
      <w:r w:rsidRPr="00FE080F">
        <w:rPr>
          <w:rFonts w:ascii="Calibri Light" w:hAnsi="Calibri Light" w:cs="Arial"/>
          <w:b/>
        </w:rPr>
        <w:t>Estimated Savings Calculation:</w:t>
      </w:r>
      <w:r w:rsidR="006D0129">
        <w:rPr>
          <w:rFonts w:ascii="Calibri Light" w:hAnsi="Calibri Light" w:cs="Arial"/>
          <w:b/>
        </w:rPr>
        <w:t xml:space="preserve"> </w:t>
      </w:r>
      <w:r w:rsidR="006D0129" w:rsidRPr="006D0129">
        <w:rPr>
          <w:rFonts w:ascii="Calibri Light" w:hAnsi="Calibri Light" w:cs="Arial"/>
        </w:rPr>
        <w:t>For Deemed Measures,</w:t>
      </w:r>
      <w:r w:rsidR="006D0129">
        <w:rPr>
          <w:rFonts w:ascii="Calibri Light" w:hAnsi="Calibri Light" w:cs="Arial"/>
        </w:rPr>
        <w:t xml:space="preserve"> per unit Energy Savings (KWH/ KW/ THERMS) will be determined based on the information in a custom table. ‘Energy Savings (KWH)’, ‘Energy </w:t>
      </w:r>
      <w:r w:rsidR="006D0129">
        <w:rPr>
          <w:rFonts w:ascii="Calibri Light" w:hAnsi="Calibri Light" w:cs="Arial"/>
        </w:rPr>
        <w:lastRenderedPageBreak/>
        <w:t>Savings (KW)’ and ‘Energy Savings (THERMS)’ will be determined using the formula: Energy Savings (KWH) = Energy Savings (KWH) per unit</w:t>
      </w:r>
      <w:r w:rsidR="00B44DD3">
        <w:rPr>
          <w:rFonts w:ascii="Calibri Light" w:hAnsi="Calibri Light" w:cs="Arial"/>
        </w:rPr>
        <w:t xml:space="preserve"> </w:t>
      </w:r>
      <w:r w:rsidR="006D0129">
        <w:rPr>
          <w:rFonts w:ascii="Calibri Light" w:hAnsi="Calibri Light" w:cs="Arial"/>
        </w:rPr>
        <w:t>* Quantity; Energy Savings (KW) = Energy Savings (KW) per unit * Quantity; Energy Savings (THERMS) = Energy Savings (THERMS) per unit * Quantity.</w:t>
      </w:r>
      <w:r w:rsidR="00812E18">
        <w:rPr>
          <w:rFonts w:ascii="Calibri Light" w:hAnsi="Calibri Light" w:cs="Arial"/>
        </w:rPr>
        <w:t xml:space="preserve"> Refer to t</w:t>
      </w:r>
      <w:r w:rsidR="00785071">
        <w:rPr>
          <w:rFonts w:ascii="Calibri Light" w:hAnsi="Calibri Light" w:cs="Arial"/>
        </w:rPr>
        <w:t xml:space="preserve">he FS: </w:t>
      </w:r>
      <w:r w:rsidR="00812E18" w:rsidRPr="00785071">
        <w:rPr>
          <w:rFonts w:ascii="Calibri Light" w:hAnsi="Calibri Light" w:cs="Arial"/>
          <w:color w:val="4F81BD" w:themeColor="accent1"/>
        </w:rPr>
        <w:t xml:space="preserve">E-CIM-CS-16 – </w:t>
      </w:r>
      <w:r w:rsidR="00812E18" w:rsidRPr="00C26740">
        <w:rPr>
          <w:rFonts w:ascii="Calibri Light" w:hAnsi="Calibri Light" w:cs="Arial"/>
          <w:color w:val="4F81BD" w:themeColor="accent1"/>
        </w:rPr>
        <w:t>‘Enhancement to calculate Energy Savings in an Opportunity</w:t>
      </w:r>
      <w:r w:rsidR="00912091">
        <w:rPr>
          <w:rFonts w:ascii="Calibri Light" w:hAnsi="Calibri Light" w:cs="Arial"/>
          <w:color w:val="4F81BD" w:themeColor="accent1"/>
        </w:rPr>
        <w:t xml:space="preserve"> and Work Ticket</w:t>
      </w:r>
      <w:r w:rsidR="00812E18" w:rsidRPr="00C26740">
        <w:rPr>
          <w:rFonts w:ascii="Calibri Light" w:hAnsi="Calibri Light" w:cs="Arial"/>
          <w:color w:val="4F81BD" w:themeColor="accent1"/>
        </w:rPr>
        <w:t>’</w:t>
      </w:r>
      <w:r w:rsidR="00812E18">
        <w:rPr>
          <w:rFonts w:ascii="Calibri Light" w:hAnsi="Calibri Light" w:cs="Arial"/>
        </w:rPr>
        <w:t xml:space="preserve"> for more details. </w:t>
      </w:r>
    </w:p>
    <w:p w14:paraId="55C6E4A8" w14:textId="736D2349" w:rsidR="00F0266B" w:rsidRDefault="00FC2950" w:rsidP="00F0266B">
      <w:pPr>
        <w:pStyle w:val="Heading2Text"/>
        <w:ind w:left="1440"/>
        <w:jc w:val="both"/>
        <w:rPr>
          <w:rFonts w:ascii="Calibri Light" w:hAnsi="Calibri Light" w:cs="Arial"/>
        </w:rPr>
      </w:pPr>
      <w:r w:rsidRPr="00FC2950">
        <w:rPr>
          <w:rFonts w:ascii="Calibri Light" w:hAnsi="Calibri Light" w:cs="Arial"/>
        </w:rPr>
        <w:t xml:space="preserve">For Calculated Measures, </w:t>
      </w:r>
      <w:r w:rsidR="00CE6A87">
        <w:rPr>
          <w:rFonts w:ascii="Calibri Light" w:hAnsi="Calibri Light" w:cs="Arial"/>
        </w:rPr>
        <w:t>Energy Savings (KWH/ KW/ THERMS) will be calculated using the formula: Energy Savings (KWH) = Baseline Value (KWH) – Installed Value (KWH); Energy Savings (KW) = Baseline Value (KW) – Installed Value (KW); Energy Savings (THERMS) = Baseline Value (THERMS) – Installed Value (THERMS), where Baseline Value (KWH/ KW/ THERMS) and Installed Value (KWH/ KW/ THERMS) are entered manually on the corresponding line item.</w:t>
      </w:r>
      <w:r w:rsidR="00785071">
        <w:rPr>
          <w:rFonts w:ascii="Calibri Light" w:hAnsi="Calibri Light" w:cs="Arial"/>
        </w:rPr>
        <w:t xml:space="preserve"> Refer to the FS: </w:t>
      </w:r>
      <w:r w:rsidR="00A3462D" w:rsidRPr="00785071">
        <w:rPr>
          <w:rFonts w:ascii="Calibri Light" w:hAnsi="Calibri Light" w:cs="Arial"/>
          <w:color w:val="4F81BD" w:themeColor="accent1"/>
        </w:rPr>
        <w:t xml:space="preserve">E-CIM-CS-16 – </w:t>
      </w:r>
      <w:r w:rsidR="00A3462D" w:rsidRPr="00C26740">
        <w:rPr>
          <w:rFonts w:ascii="Calibri Light" w:hAnsi="Calibri Light" w:cs="Arial"/>
          <w:color w:val="4F81BD" w:themeColor="accent1"/>
        </w:rPr>
        <w:t>‘Enhancement to calculate Energy Savings in an Opportunity</w:t>
      </w:r>
      <w:r w:rsidR="00912091">
        <w:rPr>
          <w:rFonts w:ascii="Calibri Light" w:hAnsi="Calibri Light" w:cs="Arial"/>
          <w:color w:val="4F81BD" w:themeColor="accent1"/>
        </w:rPr>
        <w:t xml:space="preserve"> and Work Ticket</w:t>
      </w:r>
      <w:r w:rsidR="00A3462D" w:rsidRPr="00C26740">
        <w:rPr>
          <w:rFonts w:ascii="Calibri Light" w:hAnsi="Calibri Light" w:cs="Arial"/>
          <w:color w:val="4F81BD" w:themeColor="accent1"/>
        </w:rPr>
        <w:t>’</w:t>
      </w:r>
      <w:r w:rsidR="00A3462D">
        <w:rPr>
          <w:rFonts w:ascii="Calibri Light" w:hAnsi="Calibri Light" w:cs="Arial"/>
        </w:rPr>
        <w:t xml:space="preserve"> for more details. </w:t>
      </w:r>
    </w:p>
    <w:p w14:paraId="473A18A5" w14:textId="4ABBBD06" w:rsidR="00B62F2C" w:rsidRDefault="00B62F2C" w:rsidP="00B62F2C">
      <w:pPr>
        <w:pStyle w:val="Heading2Text"/>
        <w:ind w:left="1440"/>
        <w:jc w:val="both"/>
        <w:rPr>
          <w:rFonts w:ascii="Calibri Light" w:hAnsi="Calibri Light" w:cs="Arial"/>
        </w:rPr>
      </w:pPr>
      <w:r w:rsidRPr="005012E0">
        <w:rPr>
          <w:rFonts w:ascii="Calibri Light" w:hAnsi="Calibri Light" w:cs="Arial"/>
          <w:b/>
        </w:rPr>
        <w:t>iEnergy Integration:</w:t>
      </w:r>
      <w:r>
        <w:rPr>
          <w:rFonts w:ascii="Calibri Light" w:hAnsi="Calibri Light" w:cs="Arial"/>
        </w:rPr>
        <w:t xml:space="preserve"> </w:t>
      </w:r>
      <w:r w:rsidRPr="0010739F">
        <w:rPr>
          <w:rFonts w:ascii="Calibri Light" w:hAnsi="Calibri Light" w:cs="Arial"/>
        </w:rPr>
        <w:t xml:space="preserve">A Rebate Program project ends in SAP Hybris C4C with the Opportunity transaction, upon which its status will be set to ‘Won’ or ‘Lost’. </w:t>
      </w:r>
      <w:r w:rsidRPr="00184888">
        <w:rPr>
          <w:rFonts w:ascii="Calibri Light" w:hAnsi="Calibri Light" w:cs="Arial"/>
        </w:rPr>
        <w:t xml:space="preserve">When the status of the opportunity is set to ‘Won’, Account Managers </w:t>
      </w:r>
      <w:r>
        <w:rPr>
          <w:rFonts w:ascii="Calibri Light" w:hAnsi="Calibri Light" w:cs="Arial"/>
        </w:rPr>
        <w:t xml:space="preserve">will be able to </w:t>
      </w:r>
      <w:r w:rsidRPr="00184888">
        <w:rPr>
          <w:rFonts w:ascii="Calibri Light" w:hAnsi="Calibri Light" w:cs="Arial"/>
        </w:rPr>
        <w:t xml:space="preserve">create an application in iEnergy </w:t>
      </w:r>
      <w:r>
        <w:rPr>
          <w:rFonts w:ascii="Calibri Light" w:hAnsi="Calibri Light" w:cs="Arial"/>
        </w:rPr>
        <w:t xml:space="preserve">using the action ‘Create Application’. The solution to facilitate the creation of an application in iEnergy from an opportunity in SAP Hybris C4C will be implemented through an interface. Refer to the FS: </w:t>
      </w:r>
      <w:r w:rsidR="0014125B">
        <w:rPr>
          <w:rFonts w:ascii="Calibri Light" w:hAnsi="Calibri Light" w:cs="Arial"/>
          <w:color w:val="548DD4" w:themeColor="text2" w:themeTint="99"/>
        </w:rPr>
        <w:t>E-CIM-CS-16 – ‘Enhancement to trigger the web service to create</w:t>
      </w:r>
      <w:r w:rsidR="0014125B" w:rsidRPr="00E23A1F">
        <w:rPr>
          <w:rFonts w:ascii="Calibri Light" w:hAnsi="Calibri Light" w:cs="Arial"/>
          <w:color w:val="548DD4" w:themeColor="text2" w:themeTint="99"/>
        </w:rPr>
        <w:t xml:space="preserve"> an application in iEnergy from an opportunity</w:t>
      </w:r>
      <w:r w:rsidR="0014125B">
        <w:rPr>
          <w:rFonts w:ascii="Calibri Light" w:hAnsi="Calibri Light" w:cs="Arial"/>
          <w:color w:val="548DD4" w:themeColor="text2" w:themeTint="99"/>
        </w:rPr>
        <w:t xml:space="preserve"> in SAP Hybris C4C’</w:t>
      </w:r>
      <w:r w:rsidR="0014125B">
        <w:rPr>
          <w:rFonts w:ascii="Calibri Light" w:hAnsi="Calibri Light" w:cs="Arial"/>
        </w:rPr>
        <w:t xml:space="preserve"> </w:t>
      </w:r>
      <w:r>
        <w:rPr>
          <w:rFonts w:ascii="Calibri Light" w:hAnsi="Calibri Light" w:cs="Arial"/>
        </w:rPr>
        <w:t>for more details.</w:t>
      </w:r>
      <w:r w:rsidR="00EB05F1">
        <w:rPr>
          <w:rFonts w:ascii="Calibri Light" w:hAnsi="Calibri Light" w:cs="Arial"/>
        </w:rPr>
        <w:t xml:space="preserve"> When an application is created in iEnergy from an opportunity in SAP Hybris C4C, the following attributes will be copied to the target transaction:</w:t>
      </w:r>
    </w:p>
    <w:p w14:paraId="608EF117" w14:textId="010289CE" w:rsidR="000B59A2" w:rsidRDefault="0037382E" w:rsidP="000B59A2">
      <w:pPr>
        <w:pStyle w:val="Heading2Text"/>
        <w:spacing w:after="0"/>
        <w:ind w:left="1440"/>
        <w:jc w:val="both"/>
        <w:rPr>
          <w:rFonts w:ascii="Calibri Light" w:hAnsi="Calibri Light" w:cs="Arial"/>
        </w:rPr>
      </w:pPr>
      <w:r w:rsidRPr="0037382E">
        <w:rPr>
          <w:rFonts w:ascii="Calibri Light" w:hAnsi="Calibri Light" w:cs="Arial"/>
        </w:rPr>
        <w:t>Header:</w:t>
      </w:r>
      <w:r>
        <w:rPr>
          <w:rFonts w:ascii="Calibri Light" w:hAnsi="Calibri Light" w:cs="Arial"/>
        </w:rPr>
        <w:t xml:space="preserve"> Transaction Description, Account ID, Contact ID, </w:t>
      </w:r>
      <w:r w:rsidR="0012573F">
        <w:rPr>
          <w:rFonts w:ascii="Calibri Light" w:hAnsi="Calibri Light" w:cs="Arial"/>
        </w:rPr>
        <w:t xml:space="preserve">Utilities Contract ID, </w:t>
      </w:r>
      <w:r>
        <w:rPr>
          <w:rFonts w:ascii="Calibri Light" w:hAnsi="Calibri Light" w:cs="Arial"/>
        </w:rPr>
        <w:t>Publish to Forecast, Owner, Sales Territory ID, Building Type, NAICS Code, Industry Description, Climate Zone, Meter N</w:t>
      </w:r>
      <w:r w:rsidR="000B59A2">
        <w:rPr>
          <w:rFonts w:ascii="Calibri Light" w:hAnsi="Calibri Light" w:cs="Arial"/>
        </w:rPr>
        <w:t>umber, Square Feet and Year Built.</w:t>
      </w:r>
    </w:p>
    <w:p w14:paraId="07B44830" w14:textId="71B7A1EF" w:rsidR="000B59A2" w:rsidRDefault="0037382E" w:rsidP="000B59A2">
      <w:pPr>
        <w:pStyle w:val="Heading2Text"/>
        <w:spacing w:after="0"/>
        <w:ind w:left="1440"/>
        <w:jc w:val="both"/>
        <w:rPr>
          <w:rFonts w:ascii="Calibri Light" w:hAnsi="Calibri Light" w:cs="Arial"/>
        </w:rPr>
      </w:pPr>
      <w:r>
        <w:rPr>
          <w:rFonts w:ascii="Calibri Light" w:hAnsi="Calibri Light" w:cs="Arial"/>
        </w:rPr>
        <w:t xml:space="preserve">Items: </w:t>
      </w:r>
      <w:r w:rsidR="000D1178">
        <w:rPr>
          <w:rFonts w:ascii="Calibri Light" w:hAnsi="Calibri Light" w:cs="Arial"/>
        </w:rPr>
        <w:t xml:space="preserve">Item Number, Product ID, Product Description, Product Category, List Price, Quantity, Unit of Measure, Proposed Value, Negotiated Value, Notes, </w:t>
      </w:r>
      <w:r w:rsidR="0012573F">
        <w:rPr>
          <w:rFonts w:ascii="Calibri Light" w:hAnsi="Calibri Light" w:cs="Arial"/>
        </w:rPr>
        <w:t>Baseline Value and Installed Value.</w:t>
      </w:r>
    </w:p>
    <w:p w14:paraId="40B478AD" w14:textId="3B0FB73A" w:rsidR="000B59A2" w:rsidRDefault="000D1178" w:rsidP="000B59A2">
      <w:pPr>
        <w:pStyle w:val="Heading2Text"/>
        <w:spacing w:after="0"/>
        <w:ind w:left="1440"/>
        <w:jc w:val="both"/>
        <w:rPr>
          <w:rFonts w:ascii="Calibri Light" w:hAnsi="Calibri Light" w:cs="Arial"/>
        </w:rPr>
      </w:pPr>
      <w:r>
        <w:rPr>
          <w:rFonts w:ascii="Calibri Light" w:hAnsi="Calibri Light" w:cs="Arial"/>
        </w:rPr>
        <w:t xml:space="preserve">Sales Team: Role, Name, </w:t>
      </w:r>
      <w:r w:rsidR="000B59A2">
        <w:rPr>
          <w:rFonts w:ascii="Calibri Light" w:hAnsi="Calibri Light" w:cs="Arial"/>
        </w:rPr>
        <w:t>E-Mail and</w:t>
      </w:r>
      <w:r>
        <w:rPr>
          <w:rFonts w:ascii="Calibri Light" w:hAnsi="Calibri Light" w:cs="Arial"/>
        </w:rPr>
        <w:t xml:space="preserve"> </w:t>
      </w:r>
      <w:r w:rsidR="000B59A2">
        <w:rPr>
          <w:rFonts w:ascii="Calibri Light" w:hAnsi="Calibri Light" w:cs="Arial"/>
        </w:rPr>
        <w:t xml:space="preserve">Phone. </w:t>
      </w:r>
    </w:p>
    <w:p w14:paraId="4981536A" w14:textId="57328E7F" w:rsidR="000B59A2" w:rsidRDefault="000B59A2" w:rsidP="000B59A2">
      <w:pPr>
        <w:pStyle w:val="Heading2Text"/>
        <w:spacing w:after="0"/>
        <w:ind w:left="1440"/>
        <w:jc w:val="both"/>
        <w:rPr>
          <w:rFonts w:ascii="Calibri Light" w:hAnsi="Calibri Light" w:cs="Arial"/>
        </w:rPr>
      </w:pPr>
      <w:r>
        <w:rPr>
          <w:rFonts w:ascii="Calibri Light" w:hAnsi="Calibri Light" w:cs="Arial"/>
        </w:rPr>
        <w:t xml:space="preserve">Contacts: Name, Phone, Mobile, E-Mail and Primary Contact. </w:t>
      </w:r>
    </w:p>
    <w:p w14:paraId="56BF3971" w14:textId="0ABA6BAC" w:rsidR="000B59A2" w:rsidRDefault="000B59A2" w:rsidP="000B59A2">
      <w:pPr>
        <w:pStyle w:val="Heading2Text"/>
        <w:spacing w:after="0"/>
        <w:ind w:left="1440"/>
        <w:jc w:val="both"/>
        <w:rPr>
          <w:rFonts w:ascii="Calibri Light" w:hAnsi="Calibri Light" w:cs="Arial"/>
        </w:rPr>
      </w:pPr>
      <w:r>
        <w:rPr>
          <w:rFonts w:ascii="Calibri Light" w:hAnsi="Calibri Light" w:cs="Arial"/>
        </w:rPr>
        <w:t xml:space="preserve">Parties Involved: Role, Name, E-Mail, Phone, Primary and Primary Contact. </w:t>
      </w:r>
    </w:p>
    <w:p w14:paraId="0E94CB20" w14:textId="010B8C0E" w:rsidR="00EB05F1" w:rsidRPr="0037382E" w:rsidRDefault="000B59A2" w:rsidP="000B59A2">
      <w:pPr>
        <w:pStyle w:val="Heading2Text"/>
        <w:ind w:left="1440"/>
        <w:jc w:val="both"/>
        <w:rPr>
          <w:rFonts w:ascii="Calibri Light" w:hAnsi="Calibri Light" w:cs="Arial"/>
        </w:rPr>
      </w:pPr>
      <w:r>
        <w:rPr>
          <w:rFonts w:ascii="Calibri Light" w:hAnsi="Calibri Light" w:cs="Arial"/>
        </w:rPr>
        <w:t>Attachments: File Name and Attachment Type.</w:t>
      </w:r>
    </w:p>
    <w:p w14:paraId="2460109F" w14:textId="77777777" w:rsidR="00177E7E" w:rsidRPr="00436742" w:rsidRDefault="00177E7E" w:rsidP="00177E7E">
      <w:pPr>
        <w:pStyle w:val="Heading2Text"/>
        <w:ind w:left="1440"/>
        <w:jc w:val="both"/>
        <w:rPr>
          <w:rFonts w:ascii="Calibri Light" w:hAnsi="Calibri Light" w:cs="Arial"/>
        </w:rPr>
      </w:pPr>
      <w:r w:rsidRPr="00AE55A6">
        <w:rPr>
          <w:rFonts w:ascii="Calibri Light" w:hAnsi="Calibri Light" w:cs="Arial"/>
          <w:b/>
        </w:rPr>
        <w:t>Search Capabilities</w:t>
      </w:r>
      <w:r w:rsidRPr="00436742">
        <w:rPr>
          <w:rFonts w:ascii="Calibri Light" w:hAnsi="Calibri Light" w:cs="Arial"/>
        </w:rPr>
        <w:t>:</w:t>
      </w:r>
      <w:r>
        <w:rPr>
          <w:rFonts w:ascii="Calibri Light" w:hAnsi="Calibri Light" w:cs="Arial"/>
        </w:rPr>
        <w:t xml:space="preserve"> </w:t>
      </w:r>
      <w:r w:rsidRPr="00436742">
        <w:rPr>
          <w:rFonts w:ascii="Calibri Light" w:hAnsi="Calibri Light" w:cs="Arial"/>
        </w:rPr>
        <w:t>Users will be able</w:t>
      </w:r>
      <w:r>
        <w:rPr>
          <w:rFonts w:ascii="Calibri Light" w:hAnsi="Calibri Light" w:cs="Arial"/>
        </w:rPr>
        <w:t xml:space="preserve"> to search for Opportunities </w:t>
      </w:r>
      <w:r w:rsidRPr="00436742">
        <w:rPr>
          <w:rFonts w:ascii="Calibri Light" w:hAnsi="Calibri Light" w:cs="Arial"/>
        </w:rPr>
        <w:t xml:space="preserve">by one or more </w:t>
      </w:r>
      <w:r>
        <w:rPr>
          <w:rFonts w:ascii="Calibri Light" w:hAnsi="Calibri Light" w:cs="Arial"/>
        </w:rPr>
        <w:t xml:space="preserve">of the </w:t>
      </w:r>
      <w:r w:rsidRPr="00436742">
        <w:rPr>
          <w:rFonts w:ascii="Calibri Light" w:hAnsi="Calibri Light" w:cs="Arial"/>
        </w:rPr>
        <w:t>following criteria:</w:t>
      </w:r>
    </w:p>
    <w:p w14:paraId="146A56F1" w14:textId="77777777" w:rsidR="00177E7E" w:rsidRDefault="00177E7E" w:rsidP="00177E7E">
      <w:pPr>
        <w:pStyle w:val="Heading2Text"/>
        <w:ind w:left="1440"/>
        <w:jc w:val="both"/>
        <w:rPr>
          <w:rFonts w:ascii="Calibri Light" w:hAnsi="Calibri Light" w:cs="Arial"/>
        </w:rPr>
      </w:pPr>
      <w:r w:rsidRPr="001265D2">
        <w:rPr>
          <w:rFonts w:ascii="Calibri Light" w:hAnsi="Calibri Light" w:cs="Arial"/>
        </w:rPr>
        <w:t>Opportunity Type; Opportunity ID; Employee Responsible Name; Employee Responsible ID;  Territory ID; Start Date; End Date; Customer BPID; Customer Name; Status; Campaign</w:t>
      </w:r>
      <w:r>
        <w:rPr>
          <w:rFonts w:ascii="Calibri Light" w:hAnsi="Calibri Light" w:cs="Arial"/>
        </w:rPr>
        <w:t xml:space="preserve"> ID; Description; Contact Name; </w:t>
      </w:r>
      <w:r w:rsidRPr="002E7A78">
        <w:rPr>
          <w:rFonts w:ascii="Calibri Light" w:hAnsi="Calibri Light" w:cs="Arial"/>
        </w:rPr>
        <w:t>Contact ID</w:t>
      </w:r>
      <w:r>
        <w:rPr>
          <w:rFonts w:ascii="Calibri Light" w:hAnsi="Calibri Light" w:cs="Arial"/>
        </w:rPr>
        <w:t>; Created By; Contract Account ID; Utilities Contract ID; Party Role and Partner ID</w:t>
      </w:r>
      <w:r w:rsidRPr="008E4095">
        <w:rPr>
          <w:rFonts w:ascii="Calibri Light" w:hAnsi="Calibri Light" w:cs="Arial"/>
        </w:rPr>
        <w:t>.</w:t>
      </w:r>
    </w:p>
    <w:p w14:paraId="4E961159" w14:textId="5E47E570" w:rsidR="00177E7E" w:rsidRPr="000C5EC1" w:rsidRDefault="00177E7E" w:rsidP="00177E7E">
      <w:pPr>
        <w:pStyle w:val="Heading2Text"/>
        <w:tabs>
          <w:tab w:val="left" w:pos="1350"/>
        </w:tabs>
        <w:ind w:left="1440"/>
        <w:jc w:val="both"/>
        <w:rPr>
          <w:rFonts w:ascii="Calibri Light" w:hAnsi="Calibri Light" w:cs="Arial"/>
          <w:color w:val="FF0000"/>
        </w:rPr>
      </w:pPr>
      <w:r>
        <w:rPr>
          <w:rFonts w:ascii="Calibri Light" w:hAnsi="Calibri Light" w:cs="Arial"/>
        </w:rPr>
        <w:t>The solution to search for opportunities based on attributes: Created By; Contract Account ID; Utilities Contract ID; Party Role and Partner ID will be implemented through an enhancement. Refer to the FS</w:t>
      </w:r>
      <w:r w:rsidR="00B730CE">
        <w:rPr>
          <w:rFonts w:ascii="Calibri Light" w:hAnsi="Calibri Light" w:cs="Arial"/>
          <w:color w:val="4F81BD" w:themeColor="accent1"/>
        </w:rPr>
        <w:t xml:space="preserve">: </w:t>
      </w:r>
      <w:r>
        <w:rPr>
          <w:rFonts w:ascii="Calibri Light" w:hAnsi="Calibri Light" w:cs="Arial"/>
          <w:color w:val="4F81BD" w:themeColor="accent1"/>
        </w:rPr>
        <w:t xml:space="preserve">E-CIM-CS-16 – </w:t>
      </w:r>
      <w:r w:rsidR="00B730CE">
        <w:rPr>
          <w:rFonts w:ascii="Calibri Light" w:hAnsi="Calibri Light" w:cs="Arial"/>
          <w:color w:val="4F81BD" w:themeColor="accent1"/>
        </w:rPr>
        <w:t>‘</w:t>
      </w:r>
      <w:r>
        <w:rPr>
          <w:rFonts w:ascii="Calibri Light" w:hAnsi="Calibri Light" w:cs="Arial"/>
          <w:color w:val="4F81BD" w:themeColor="accent1"/>
        </w:rPr>
        <w:t>Enhance the search criteria and results list for Opportunities</w:t>
      </w:r>
      <w:r w:rsidRPr="00C35032">
        <w:rPr>
          <w:rFonts w:ascii="Calibri Light" w:hAnsi="Calibri Light" w:cs="Arial"/>
          <w:color w:val="4F81BD" w:themeColor="accent1"/>
        </w:rPr>
        <w:t>’</w:t>
      </w:r>
      <w:r>
        <w:rPr>
          <w:rFonts w:ascii="Calibri Light" w:hAnsi="Calibri Light" w:cs="Arial"/>
          <w:color w:val="FF0000"/>
        </w:rPr>
        <w:t xml:space="preserve"> </w:t>
      </w:r>
      <w:r w:rsidRPr="00C35032">
        <w:rPr>
          <w:rFonts w:ascii="Calibri Light" w:hAnsi="Calibri Light" w:cs="Arial"/>
        </w:rPr>
        <w:t>for more details.</w:t>
      </w:r>
    </w:p>
    <w:p w14:paraId="6E246D34" w14:textId="124608C2" w:rsidR="00177E7E" w:rsidRDefault="00177E7E" w:rsidP="00177E7E">
      <w:pPr>
        <w:pStyle w:val="Heading2Text"/>
        <w:ind w:left="1440"/>
        <w:jc w:val="both"/>
        <w:rPr>
          <w:rFonts w:ascii="Calibri Light" w:hAnsi="Calibri Light" w:cs="Arial"/>
          <w:szCs w:val="20"/>
        </w:rPr>
      </w:pPr>
      <w:r w:rsidRPr="00184D26">
        <w:rPr>
          <w:rFonts w:ascii="Calibri Light" w:hAnsi="Calibri Light" w:cs="Arial"/>
          <w:szCs w:val="20"/>
        </w:rPr>
        <w:t xml:space="preserve">See </w:t>
      </w:r>
      <w:r w:rsidR="001475DB">
        <w:rPr>
          <w:rFonts w:ascii="Calibri Light" w:hAnsi="Calibri Light" w:cs="Arial"/>
          <w:szCs w:val="20"/>
        </w:rPr>
        <w:t>S</w:t>
      </w:r>
      <w:r w:rsidR="001475DB" w:rsidRPr="00184D26">
        <w:rPr>
          <w:rFonts w:ascii="Calibri Light" w:hAnsi="Calibri Light" w:cs="Arial"/>
          <w:szCs w:val="20"/>
        </w:rPr>
        <w:t xml:space="preserve">ection </w:t>
      </w:r>
      <w:r w:rsidRPr="00184D26">
        <w:rPr>
          <w:rFonts w:ascii="Calibri Light" w:hAnsi="Calibri Light" w:cs="Arial"/>
          <w:szCs w:val="20"/>
        </w:rPr>
        <w:t xml:space="preserve">2.8 for a complete list of fields that will be </w:t>
      </w:r>
      <w:r>
        <w:rPr>
          <w:rFonts w:ascii="Calibri Light" w:hAnsi="Calibri Light" w:cs="Arial"/>
          <w:szCs w:val="20"/>
        </w:rPr>
        <w:t>available for maintenance for an Opportunity transaction.</w:t>
      </w:r>
    </w:p>
    <w:p w14:paraId="1E58775F" w14:textId="500778A1" w:rsidR="00CB66A9" w:rsidRDefault="00CB66A9" w:rsidP="00CB66A9">
      <w:pPr>
        <w:pStyle w:val="Heading2Text"/>
        <w:ind w:left="1440"/>
        <w:jc w:val="both"/>
        <w:rPr>
          <w:rFonts w:ascii="Calibri Light" w:hAnsi="Calibri Light" w:cs="Arial"/>
        </w:rPr>
      </w:pPr>
      <w:r>
        <w:rPr>
          <w:rFonts w:ascii="Calibri Light" w:hAnsi="Calibri Light" w:cs="Arial"/>
          <w:b/>
        </w:rPr>
        <w:t>Copy</w:t>
      </w:r>
      <w:r>
        <w:rPr>
          <w:rFonts w:ascii="Calibri Light" w:hAnsi="Calibri Light" w:cs="Arial"/>
        </w:rPr>
        <w:t xml:space="preserve">: While creating an opportunity as a copy of another opportunity, the contents of most of the standard fields will be copied to the target transaction. In order to copy the contents of custom fields, the copy logic will be enhanced. Refer to the FS: </w:t>
      </w:r>
      <w:r w:rsidRPr="00230090">
        <w:rPr>
          <w:rFonts w:ascii="Calibri Light" w:hAnsi="Calibri Light" w:cs="Arial"/>
          <w:color w:val="4F81BD" w:themeColor="accent1"/>
        </w:rPr>
        <w:t>E-CIM-C</w:t>
      </w:r>
      <w:r w:rsidR="00B730CE">
        <w:rPr>
          <w:rFonts w:ascii="Calibri Light" w:hAnsi="Calibri Light" w:cs="Arial"/>
          <w:color w:val="4F81BD" w:themeColor="accent1"/>
        </w:rPr>
        <w:t>S-16 -</w:t>
      </w:r>
      <w:r w:rsidRPr="00230090">
        <w:rPr>
          <w:rFonts w:ascii="Calibri Light" w:hAnsi="Calibri Light" w:cs="Arial"/>
          <w:color w:val="4F81BD" w:themeColor="accent1"/>
        </w:rPr>
        <w:t xml:space="preserve"> ‘Enhance the copy control logic to copy custom attributes from</w:t>
      </w:r>
      <w:r>
        <w:rPr>
          <w:rFonts w:ascii="Calibri Light" w:hAnsi="Calibri Light" w:cs="Arial"/>
          <w:color w:val="4F81BD" w:themeColor="accent1"/>
        </w:rPr>
        <w:t xml:space="preserve"> an opportunity to another opportunity</w:t>
      </w:r>
      <w:r w:rsidRPr="00230090">
        <w:rPr>
          <w:rFonts w:ascii="Calibri Light" w:hAnsi="Calibri Light" w:cs="Arial"/>
          <w:color w:val="4F81BD" w:themeColor="accent1"/>
        </w:rPr>
        <w:t>’</w:t>
      </w:r>
      <w:r w:rsidRPr="00230090">
        <w:rPr>
          <w:rFonts w:ascii="Calibri Light" w:hAnsi="Calibri Light" w:cs="Arial"/>
        </w:rPr>
        <w:t xml:space="preserve"> </w:t>
      </w:r>
      <w:r>
        <w:rPr>
          <w:rFonts w:ascii="Calibri Light" w:hAnsi="Calibri Light" w:cs="Arial"/>
        </w:rPr>
        <w:t>for more details.</w:t>
      </w:r>
    </w:p>
    <w:p w14:paraId="067E56FC" w14:textId="165A5F8F" w:rsidR="00177E7E" w:rsidRDefault="00AE55A6" w:rsidP="00AE55A6">
      <w:pPr>
        <w:pStyle w:val="Heading2Text"/>
        <w:ind w:left="1440"/>
        <w:jc w:val="both"/>
        <w:rPr>
          <w:rFonts w:ascii="Calibri Light" w:hAnsi="Calibri Light" w:cs="Arial"/>
          <w:szCs w:val="20"/>
        </w:rPr>
      </w:pPr>
      <w:r w:rsidRPr="00AE55A6">
        <w:rPr>
          <w:rFonts w:ascii="Calibri Light" w:hAnsi="Calibri Light" w:cs="Arial"/>
          <w:b/>
          <w:szCs w:val="20"/>
        </w:rPr>
        <w:t>Mass Data Maintenance</w:t>
      </w:r>
      <w:r w:rsidRPr="00AE55A6">
        <w:rPr>
          <w:rFonts w:ascii="Calibri Light" w:hAnsi="Calibri Light" w:cs="Arial"/>
          <w:szCs w:val="20"/>
        </w:rPr>
        <w:t xml:space="preserve">: </w:t>
      </w:r>
      <w:r w:rsidR="00177E7E" w:rsidRPr="00AE55A6">
        <w:rPr>
          <w:rFonts w:ascii="Calibri Light" w:hAnsi="Calibri Light" w:cs="Arial"/>
          <w:szCs w:val="20"/>
        </w:rPr>
        <w:t>Opportunities can also be updated in mass using the ‘Mass Data Maintenance’ feature in SAP Hybris C4C. The access to feature will be restricted to super users (i.e.: Users assigned to Sales Professional – Super User and Territory Professional business roles).</w:t>
      </w:r>
    </w:p>
    <w:p w14:paraId="315D4AC4" w14:textId="52CFFE8A" w:rsidR="00CA5981" w:rsidRDefault="00CA5981" w:rsidP="00CA5981">
      <w:pPr>
        <w:pStyle w:val="Heading2Text"/>
        <w:ind w:left="1440"/>
        <w:jc w:val="both"/>
        <w:rPr>
          <w:rFonts w:ascii="Calibri Light" w:hAnsi="Calibri Light" w:cs="Arial"/>
          <w:szCs w:val="20"/>
        </w:rPr>
      </w:pPr>
      <w:r>
        <w:rPr>
          <w:rFonts w:ascii="Calibri Light" w:hAnsi="Calibri Light" w:cs="Arial"/>
          <w:szCs w:val="20"/>
        </w:rPr>
        <w:lastRenderedPageBreak/>
        <w:t>Account Managers,</w:t>
      </w:r>
      <w:r w:rsidRPr="009C1B06">
        <w:rPr>
          <w:rFonts w:ascii="Calibri Light" w:hAnsi="Calibri Light" w:cs="Arial"/>
          <w:szCs w:val="20"/>
        </w:rPr>
        <w:t xml:space="preserve"> </w:t>
      </w:r>
      <w:r>
        <w:rPr>
          <w:rFonts w:ascii="Calibri Light" w:hAnsi="Calibri Light" w:cs="Arial"/>
          <w:szCs w:val="20"/>
        </w:rPr>
        <w:t xml:space="preserve">DER Specialists, Account Coordinators, Analysts will be able to update the status of leads in mass using the ‘Update Lead Status’ action on the ‘Leads’ facet (Tab). The solution to update the status of leads in mass will be implemented through an enhancement. Refer to the FS: </w:t>
      </w:r>
      <w:r w:rsidRPr="009C1B06">
        <w:rPr>
          <w:rFonts w:ascii="Calibri Light" w:hAnsi="Calibri Light" w:cs="Arial"/>
          <w:color w:val="548DD4" w:themeColor="text2" w:themeTint="99"/>
          <w:szCs w:val="20"/>
        </w:rPr>
        <w:t xml:space="preserve">E-CM-CS-16 – </w:t>
      </w:r>
      <w:r w:rsidR="00B730CE">
        <w:rPr>
          <w:rFonts w:ascii="Calibri Light" w:hAnsi="Calibri Light" w:cs="Arial"/>
          <w:color w:val="548DD4" w:themeColor="text2" w:themeTint="99"/>
          <w:szCs w:val="20"/>
        </w:rPr>
        <w:t>‘</w:t>
      </w:r>
      <w:r w:rsidR="00514047">
        <w:rPr>
          <w:rFonts w:ascii="Calibri Light" w:hAnsi="Calibri Light" w:cs="Arial"/>
          <w:color w:val="548DD4" w:themeColor="text2" w:themeTint="99"/>
          <w:szCs w:val="20"/>
        </w:rPr>
        <w:t>Enhancement to update the status of leads and opportunities in mass</w:t>
      </w:r>
      <w:r w:rsidRPr="009C1B06">
        <w:rPr>
          <w:rFonts w:ascii="Calibri Light" w:hAnsi="Calibri Light" w:cs="Arial"/>
          <w:color w:val="548DD4" w:themeColor="text2" w:themeTint="99"/>
          <w:szCs w:val="20"/>
        </w:rPr>
        <w:t>’</w:t>
      </w:r>
      <w:r>
        <w:rPr>
          <w:rFonts w:ascii="Calibri Light" w:hAnsi="Calibri Light" w:cs="Arial"/>
          <w:szCs w:val="20"/>
        </w:rPr>
        <w:t xml:space="preserve"> for more details.</w:t>
      </w:r>
    </w:p>
    <w:p w14:paraId="0065ACB6" w14:textId="77777777" w:rsidR="004A441B" w:rsidRDefault="004A441B" w:rsidP="004E21E8">
      <w:pPr>
        <w:pStyle w:val="Heading2Text"/>
        <w:ind w:left="1440"/>
        <w:jc w:val="both"/>
        <w:rPr>
          <w:rFonts w:ascii="Calibri Light" w:hAnsi="Calibri Light" w:cs="Arial"/>
          <w:color w:val="C00000"/>
        </w:rPr>
      </w:pPr>
    </w:p>
    <w:p w14:paraId="02BC78DB" w14:textId="6D429AF6" w:rsidR="00FD26E0" w:rsidRPr="00FD0F5A" w:rsidRDefault="000D44D6" w:rsidP="00162320">
      <w:pPr>
        <w:pStyle w:val="Heading2Text"/>
        <w:numPr>
          <w:ilvl w:val="3"/>
          <w:numId w:val="12"/>
        </w:numPr>
        <w:ind w:hanging="144"/>
        <w:jc w:val="both"/>
        <w:rPr>
          <w:rFonts w:ascii="Calibri Light" w:hAnsi="Calibri Light" w:cs="Arial"/>
        </w:rPr>
      </w:pPr>
      <w:r>
        <w:rPr>
          <w:rFonts w:ascii="Calibri Light" w:hAnsi="Calibri Light" w:cs="Arial"/>
        </w:rPr>
        <w:t>Work Ticket Management</w:t>
      </w:r>
      <w:r w:rsidR="00FD26E0" w:rsidRPr="00FD0F5A">
        <w:rPr>
          <w:rFonts w:ascii="Calibri Light" w:hAnsi="Calibri Light" w:cs="Arial"/>
        </w:rPr>
        <w:t>:</w:t>
      </w:r>
    </w:p>
    <w:p w14:paraId="13751C96" w14:textId="1C664EC6" w:rsidR="007B1F6C" w:rsidRDefault="0065116F" w:rsidP="0065116F">
      <w:pPr>
        <w:pStyle w:val="Heading2Text"/>
        <w:ind w:left="1440"/>
        <w:jc w:val="both"/>
        <w:rPr>
          <w:rFonts w:ascii="Calibri Light" w:hAnsi="Calibri Light" w:cs="Arial"/>
        </w:rPr>
      </w:pPr>
      <w:r w:rsidRPr="0065116F">
        <w:rPr>
          <w:rFonts w:ascii="Calibri Light" w:hAnsi="Calibri Light" w:cs="Arial"/>
        </w:rPr>
        <w:t xml:space="preserve">Work Tickets in SAP Hybris C4C will be used to capture requests for energy audits and the results of these audits. </w:t>
      </w:r>
      <w:r w:rsidR="00AA1BD9">
        <w:rPr>
          <w:rFonts w:ascii="Calibri Light" w:hAnsi="Calibri Light" w:cs="Arial"/>
        </w:rPr>
        <w:t xml:space="preserve">These </w:t>
      </w:r>
      <w:r w:rsidR="004A441B">
        <w:rPr>
          <w:rFonts w:ascii="Calibri Light" w:hAnsi="Calibri Light" w:cs="Arial"/>
        </w:rPr>
        <w:t>transactions can be created as</w:t>
      </w:r>
      <w:r w:rsidR="00AA1BD9">
        <w:rPr>
          <w:rFonts w:ascii="Calibri Light" w:hAnsi="Calibri Light" w:cs="Arial"/>
        </w:rPr>
        <w:t xml:space="preserve"> follow-up transactions of Rebate Program Leads or without a preceding transaction. </w:t>
      </w:r>
    </w:p>
    <w:p w14:paraId="423F3119" w14:textId="582B78A2" w:rsidR="00937BBC" w:rsidRDefault="00937BBC" w:rsidP="00937BBC">
      <w:pPr>
        <w:pStyle w:val="Heading2Text"/>
        <w:ind w:left="1440"/>
        <w:jc w:val="both"/>
        <w:rPr>
          <w:rFonts w:ascii="Calibri Light" w:hAnsi="Calibri Light" w:cs="Arial"/>
        </w:rPr>
      </w:pPr>
      <w:r w:rsidRPr="00A77C60">
        <w:rPr>
          <w:rFonts w:ascii="Calibri Light" w:hAnsi="Calibri Light" w:cs="Arial"/>
          <w:b/>
        </w:rPr>
        <w:t>Overview:</w:t>
      </w:r>
      <w:r>
        <w:rPr>
          <w:rFonts w:ascii="Calibri Light" w:hAnsi="Calibri Light" w:cs="Arial"/>
        </w:rPr>
        <w:t xml:space="preserve"> The ‘General Data’ section on the ‘Overview’ facet of the ‘Energy Audit’ work ticket will contain the following fields:</w:t>
      </w:r>
    </w:p>
    <w:p w14:paraId="4E2DEEC1" w14:textId="56D13DE7" w:rsidR="00D35AC0" w:rsidRPr="00D35AC0" w:rsidRDefault="00D35AC0" w:rsidP="00937BBC">
      <w:pPr>
        <w:pStyle w:val="Heading2Text"/>
        <w:ind w:left="1440"/>
        <w:jc w:val="both"/>
        <w:rPr>
          <w:rFonts w:ascii="Calibri Light" w:hAnsi="Calibri Light" w:cs="Arial"/>
        </w:rPr>
      </w:pPr>
      <w:r w:rsidRPr="00D35AC0">
        <w:rPr>
          <w:rFonts w:ascii="Calibri Light" w:hAnsi="Calibri Light" w:cs="Arial"/>
        </w:rPr>
        <w:t xml:space="preserve">Transaction ID; </w:t>
      </w:r>
      <w:r>
        <w:rPr>
          <w:rFonts w:ascii="Calibri Light" w:hAnsi="Calibri Light" w:cs="Arial"/>
        </w:rPr>
        <w:t xml:space="preserve">Transaction Description; Account ID; Account Name; Latitude; Longitude; District; </w:t>
      </w:r>
      <w:r w:rsidRPr="009C009B">
        <w:rPr>
          <w:rFonts w:ascii="Calibri Light" w:hAnsi="Calibri Light" w:cs="Arial"/>
        </w:rPr>
        <w:t xml:space="preserve">Multiple </w:t>
      </w:r>
      <w:r w:rsidR="009043A6" w:rsidRPr="009C009B">
        <w:rPr>
          <w:rFonts w:ascii="Calibri Light" w:hAnsi="Calibri Light" w:cs="Arial"/>
        </w:rPr>
        <w:t>Utilitie</w:t>
      </w:r>
      <w:r w:rsidRPr="009C009B">
        <w:rPr>
          <w:rFonts w:ascii="Calibri Light" w:hAnsi="Calibri Light" w:cs="Arial"/>
        </w:rPr>
        <w:t>s</w:t>
      </w:r>
      <w:r w:rsidR="009043A6" w:rsidRPr="009C009B">
        <w:rPr>
          <w:rFonts w:ascii="Calibri Light" w:hAnsi="Calibri Light" w:cs="Arial"/>
        </w:rPr>
        <w:t xml:space="preserve"> Contracts</w:t>
      </w:r>
      <w:r w:rsidR="005B5C54">
        <w:rPr>
          <w:rFonts w:ascii="Calibri Light" w:hAnsi="Calibri Light" w:cs="Arial"/>
        </w:rPr>
        <w:t xml:space="preserve"> Indicator</w:t>
      </w:r>
      <w:r w:rsidR="00043E26">
        <w:rPr>
          <w:rFonts w:ascii="Calibri Light" w:hAnsi="Calibri Light" w:cs="Arial"/>
        </w:rPr>
        <w:t xml:space="preserve">; </w:t>
      </w:r>
      <w:r>
        <w:rPr>
          <w:rFonts w:ascii="Calibri Light" w:hAnsi="Calibri Light" w:cs="Arial"/>
        </w:rPr>
        <w:t xml:space="preserve">OASIS Audit ID; </w:t>
      </w:r>
      <w:r w:rsidR="009043A6" w:rsidRPr="009C009B">
        <w:rPr>
          <w:rFonts w:ascii="Calibri Light" w:hAnsi="Calibri Light" w:cs="Arial"/>
        </w:rPr>
        <w:t>Utilities Contract</w:t>
      </w:r>
      <w:r w:rsidRPr="009C009B">
        <w:rPr>
          <w:rFonts w:ascii="Calibri Light" w:hAnsi="Calibri Light" w:cs="Arial"/>
        </w:rPr>
        <w:t xml:space="preserve"> ID’s; </w:t>
      </w:r>
      <w:r w:rsidR="009043A6" w:rsidRPr="009C009B">
        <w:rPr>
          <w:rFonts w:ascii="Calibri Light" w:hAnsi="Calibri Light" w:cs="Arial"/>
        </w:rPr>
        <w:t>Service</w:t>
      </w:r>
      <w:r w:rsidRPr="009C009B">
        <w:rPr>
          <w:rFonts w:ascii="Calibri Light" w:hAnsi="Calibri Light" w:cs="Arial"/>
        </w:rPr>
        <w:t xml:space="preserve"> Address(es); </w:t>
      </w:r>
      <w:r w:rsidR="00B304A4">
        <w:rPr>
          <w:rFonts w:ascii="Calibri Light" w:hAnsi="Calibri Light" w:cs="Arial"/>
        </w:rPr>
        <w:t xml:space="preserve">Tariff/ Rate Schedule; Facility Description; </w:t>
      </w:r>
      <w:r w:rsidR="00B304A4" w:rsidRPr="00FA0BB3">
        <w:rPr>
          <w:rFonts w:ascii="Calibri Light" w:hAnsi="Calibri Light" w:cs="Arial"/>
        </w:rPr>
        <w:t>Building Type; NAICS Code; Industry; Climat</w:t>
      </w:r>
      <w:r w:rsidR="0065009F">
        <w:rPr>
          <w:rFonts w:ascii="Calibri Light" w:hAnsi="Calibri Light" w:cs="Arial"/>
        </w:rPr>
        <w:t>e Zone; Utilities Contract</w:t>
      </w:r>
      <w:r w:rsidR="007139ED" w:rsidRPr="00FA0BB3">
        <w:rPr>
          <w:rFonts w:ascii="Calibri Light" w:hAnsi="Calibri Light" w:cs="Arial"/>
        </w:rPr>
        <w:t xml:space="preserve"> Usage; Average Cost</w:t>
      </w:r>
      <w:r w:rsidR="00B304A4" w:rsidRPr="00FA0BB3">
        <w:rPr>
          <w:rFonts w:ascii="Calibri Light" w:hAnsi="Calibri Light" w:cs="Arial"/>
        </w:rPr>
        <w:t xml:space="preserve">/ kWh; Meter Number; Square Feet; Year Built; Direct Access; NEM Number; CCA Name; </w:t>
      </w:r>
      <w:r w:rsidR="00B304A4">
        <w:rPr>
          <w:rFonts w:ascii="Calibri Light" w:hAnsi="Calibri Light" w:cs="Arial"/>
        </w:rPr>
        <w:t>Audit Type; Status; Employee Responsible; Self-Gen</w:t>
      </w:r>
      <w:r w:rsidR="006710EB">
        <w:rPr>
          <w:rFonts w:ascii="Calibri Light" w:hAnsi="Calibri Light" w:cs="Arial"/>
        </w:rPr>
        <w:t xml:space="preserve">; </w:t>
      </w:r>
      <w:r w:rsidR="00B304A4">
        <w:rPr>
          <w:rFonts w:ascii="Calibri Light" w:hAnsi="Calibri Light" w:cs="Arial"/>
        </w:rPr>
        <w:t>Demand Program</w:t>
      </w:r>
      <w:r w:rsidR="006710EB">
        <w:rPr>
          <w:rFonts w:ascii="Calibri Light" w:hAnsi="Calibri Light" w:cs="Arial"/>
        </w:rPr>
        <w:t>; Pump Reference Number and Pump Name</w:t>
      </w:r>
      <w:r w:rsidR="00B304A4">
        <w:rPr>
          <w:rFonts w:ascii="Calibri Light" w:hAnsi="Calibri Light" w:cs="Arial"/>
        </w:rPr>
        <w:t>.</w:t>
      </w:r>
    </w:p>
    <w:p w14:paraId="1F4AA8F4" w14:textId="4D8E04AC" w:rsidR="00EB0B1C" w:rsidRDefault="00D502BB" w:rsidP="00D502BB">
      <w:pPr>
        <w:pStyle w:val="Heading2Text"/>
        <w:ind w:left="1440"/>
        <w:jc w:val="both"/>
        <w:rPr>
          <w:rFonts w:ascii="Calibri Light" w:hAnsi="Calibri Light" w:cs="Arial"/>
        </w:rPr>
      </w:pPr>
      <w:r>
        <w:rPr>
          <w:rFonts w:ascii="Calibri Light" w:hAnsi="Calibri Light" w:cs="Arial"/>
        </w:rPr>
        <w:t xml:space="preserve">The </w:t>
      </w:r>
      <w:r w:rsidR="00EB0B1C" w:rsidRPr="00EB0B1C">
        <w:rPr>
          <w:rFonts w:ascii="Calibri Light" w:hAnsi="Calibri Light" w:cs="Arial"/>
        </w:rPr>
        <w:t xml:space="preserve">‘Utilities Contract ID’ will be selected using a search help. </w:t>
      </w:r>
      <w:r w:rsidR="00EB0B1C" w:rsidRPr="00C819E0">
        <w:rPr>
          <w:rFonts w:ascii="Calibri Light" w:hAnsi="Calibri Light" w:cs="Arial"/>
        </w:rPr>
        <w:t xml:space="preserve">‘Latitude’, ‘Longitude’, ‘District’, ‘Tariff/ Rate Schedule’, </w:t>
      </w:r>
      <w:r w:rsidR="00C819E0" w:rsidRPr="00C819E0">
        <w:rPr>
          <w:rFonts w:ascii="Calibri Light" w:hAnsi="Calibri Light" w:cs="Arial"/>
        </w:rPr>
        <w:t>‘Building Type’, ‘NAICS Code’, ‘Industry’, ‘Climate Zone’, ‘Meter Number’, ‘Year Built’, ‘Direct Access’, ‘NEM Customer’ and ‘CCA Name’</w:t>
      </w:r>
      <w:r w:rsidR="007228D9">
        <w:rPr>
          <w:rFonts w:ascii="Calibri Light" w:hAnsi="Calibri Light" w:cs="Arial"/>
        </w:rPr>
        <w:t xml:space="preserve"> will be automatically populated</w:t>
      </w:r>
      <w:r w:rsidR="00C819E0" w:rsidRPr="00C819E0">
        <w:rPr>
          <w:rFonts w:ascii="Calibri Light" w:hAnsi="Calibri Light" w:cs="Arial"/>
        </w:rPr>
        <w:t xml:space="preserve"> based on the ‘Utilities Contract ID’ assigned to the work ticket.</w:t>
      </w:r>
    </w:p>
    <w:p w14:paraId="6356EA8A" w14:textId="689ACDB5" w:rsidR="007139ED" w:rsidRPr="00C819E0" w:rsidRDefault="007139ED" w:rsidP="007139ED">
      <w:pPr>
        <w:pStyle w:val="Heading2Text"/>
        <w:ind w:left="1440"/>
        <w:jc w:val="both"/>
        <w:rPr>
          <w:rFonts w:ascii="Calibri Light" w:hAnsi="Calibri Light" w:cs="Arial"/>
        </w:rPr>
      </w:pPr>
      <w:r>
        <w:rPr>
          <w:rFonts w:ascii="Calibri Light" w:hAnsi="Calibri Light" w:cs="Arial"/>
        </w:rPr>
        <w:t>‘Facility Description’, ‘</w:t>
      </w:r>
      <w:r w:rsidR="0065009F">
        <w:rPr>
          <w:rFonts w:ascii="Calibri Light" w:hAnsi="Calibri Light" w:cs="Arial"/>
        </w:rPr>
        <w:t>Utilities Contract</w:t>
      </w:r>
      <w:r>
        <w:rPr>
          <w:rFonts w:ascii="Calibri Light" w:hAnsi="Calibri Light" w:cs="Arial"/>
        </w:rPr>
        <w:t xml:space="preserve"> Usage’, ‘Average Cost/ kWh’, ‘Square Feet’, ‘Primary Facility Contact Information</w:t>
      </w:r>
      <w:r w:rsidR="00D502BB">
        <w:rPr>
          <w:rFonts w:ascii="Calibri Light" w:hAnsi="Calibri Light" w:cs="Arial"/>
        </w:rPr>
        <w:t>’</w:t>
      </w:r>
      <w:r>
        <w:rPr>
          <w:rFonts w:ascii="Calibri Light" w:hAnsi="Calibri Light" w:cs="Arial"/>
        </w:rPr>
        <w:t xml:space="preserve"> (</w:t>
      </w:r>
      <w:r w:rsidR="00D502BB">
        <w:rPr>
          <w:rFonts w:ascii="Calibri Light" w:hAnsi="Calibri Light" w:cs="Arial"/>
        </w:rPr>
        <w:t xml:space="preserve">i.e.: </w:t>
      </w:r>
      <w:r>
        <w:rPr>
          <w:rFonts w:ascii="Calibri Light" w:hAnsi="Calibri Light" w:cs="Arial"/>
        </w:rPr>
        <w:t>Name, Phone, E-Mail), ‘Audit Type’, ‘Status’, ‘Self-Gen’ and ‘Demand Program’ will be manually entered by the user.</w:t>
      </w:r>
    </w:p>
    <w:p w14:paraId="076D07C7" w14:textId="1064DA90" w:rsidR="007228D9" w:rsidRDefault="007228D9" w:rsidP="00937BBC">
      <w:pPr>
        <w:pStyle w:val="Heading2Text"/>
        <w:ind w:left="1440"/>
        <w:jc w:val="both"/>
        <w:rPr>
          <w:rFonts w:ascii="Calibri Light" w:hAnsi="Calibri Light" w:cs="Arial"/>
        </w:rPr>
      </w:pPr>
      <w:r>
        <w:rPr>
          <w:rFonts w:ascii="Calibri Light" w:hAnsi="Calibri Light" w:cs="Arial"/>
        </w:rPr>
        <w:t>The solution to facilitate the selection of the ‘Utilities Contract ID</w:t>
      </w:r>
      <w:r w:rsidR="00D502BB">
        <w:rPr>
          <w:rFonts w:ascii="Calibri Light" w:hAnsi="Calibri Light" w:cs="Arial"/>
        </w:rPr>
        <w:t xml:space="preserve">’; </w:t>
      </w:r>
      <w:r w:rsidR="00C061BD">
        <w:rPr>
          <w:rFonts w:ascii="Calibri Light" w:hAnsi="Calibri Light" w:cs="Arial"/>
        </w:rPr>
        <w:t>determine relevant</w:t>
      </w:r>
      <w:r w:rsidR="007139ED">
        <w:rPr>
          <w:rFonts w:ascii="Calibri Light" w:hAnsi="Calibri Light" w:cs="Arial"/>
        </w:rPr>
        <w:t xml:space="preserve"> attributes</w:t>
      </w:r>
      <w:r>
        <w:rPr>
          <w:rFonts w:ascii="Calibri Light" w:hAnsi="Calibri Light" w:cs="Arial"/>
        </w:rPr>
        <w:t xml:space="preserve"> in a Work Ticket</w:t>
      </w:r>
      <w:r w:rsidR="00C061BD">
        <w:rPr>
          <w:rFonts w:ascii="Calibri Light" w:hAnsi="Calibri Light" w:cs="Arial"/>
        </w:rPr>
        <w:t xml:space="preserve"> based</w:t>
      </w:r>
      <w:r w:rsidR="007139ED">
        <w:rPr>
          <w:rFonts w:ascii="Calibri Light" w:hAnsi="Calibri Light" w:cs="Arial"/>
        </w:rPr>
        <w:t xml:space="preserve">; and the selection of ‘Facility Description’, and </w:t>
      </w:r>
      <w:r w:rsidR="00C061BD">
        <w:rPr>
          <w:rFonts w:ascii="Calibri Light" w:hAnsi="Calibri Light" w:cs="Arial"/>
        </w:rPr>
        <w:t>other attributes listed above</w:t>
      </w:r>
      <w:r>
        <w:rPr>
          <w:rFonts w:ascii="Calibri Light" w:hAnsi="Calibri Light" w:cs="Arial"/>
        </w:rPr>
        <w:t xml:space="preserve"> will be implemented through an enhancement. Refer to the FS: </w:t>
      </w:r>
      <w:r>
        <w:rPr>
          <w:rFonts w:ascii="Calibri Light" w:hAnsi="Calibri Light" w:cs="Arial"/>
          <w:color w:val="4F81BD" w:themeColor="accent1"/>
        </w:rPr>
        <w:t>E-CIM-CS-16</w:t>
      </w:r>
      <w:r w:rsidR="00B730CE">
        <w:rPr>
          <w:rFonts w:ascii="Calibri Light" w:hAnsi="Calibri Light" w:cs="Arial"/>
          <w:color w:val="4F81BD" w:themeColor="accent1"/>
        </w:rPr>
        <w:t xml:space="preserve"> -</w:t>
      </w:r>
      <w:r>
        <w:rPr>
          <w:rFonts w:ascii="Calibri Light" w:hAnsi="Calibri Light" w:cs="Arial"/>
          <w:color w:val="4F81BD" w:themeColor="accent1"/>
        </w:rPr>
        <w:t xml:space="preserve"> ‘Enhance the work ticket</w:t>
      </w:r>
      <w:r w:rsidRPr="003D6686">
        <w:rPr>
          <w:rFonts w:ascii="Calibri Light" w:hAnsi="Calibri Light" w:cs="Arial"/>
          <w:color w:val="4F81BD" w:themeColor="accent1"/>
        </w:rPr>
        <w:t xml:space="preserve"> in </w:t>
      </w:r>
      <w:r>
        <w:rPr>
          <w:rFonts w:ascii="Calibri Light" w:hAnsi="Calibri Light" w:cs="Arial"/>
          <w:color w:val="4F81BD" w:themeColor="accent1"/>
        </w:rPr>
        <w:t xml:space="preserve">SAP Hybris </w:t>
      </w:r>
      <w:r w:rsidRPr="003D6686">
        <w:rPr>
          <w:rFonts w:ascii="Calibri Light" w:hAnsi="Calibri Light" w:cs="Arial"/>
          <w:color w:val="4F81BD" w:themeColor="accent1"/>
        </w:rPr>
        <w:t xml:space="preserve">C4C with custom fields and business logic’ </w:t>
      </w:r>
      <w:r>
        <w:rPr>
          <w:rFonts w:ascii="Calibri Light" w:hAnsi="Calibri Light" w:cs="Arial"/>
        </w:rPr>
        <w:t>for more details.</w:t>
      </w:r>
    </w:p>
    <w:p w14:paraId="6E8D6A4F" w14:textId="09079803" w:rsidR="00B80B1C" w:rsidRDefault="003F54F4" w:rsidP="00937BBC">
      <w:pPr>
        <w:pStyle w:val="Heading2Text"/>
        <w:ind w:left="1440"/>
        <w:jc w:val="both"/>
        <w:rPr>
          <w:rFonts w:ascii="Calibri Light" w:hAnsi="Calibri Light" w:cs="Arial"/>
          <w:color w:val="548DD4" w:themeColor="text2" w:themeTint="99"/>
        </w:rPr>
      </w:pPr>
      <w:r>
        <w:rPr>
          <w:rFonts w:ascii="Calibri Light" w:hAnsi="Calibri Light" w:cs="Arial"/>
        </w:rPr>
        <w:t xml:space="preserve">The ‘OASIS Audit ID’ will be populated by the interface: </w:t>
      </w:r>
      <w:r>
        <w:rPr>
          <w:rFonts w:ascii="Calibri Light" w:hAnsi="Calibri Light" w:cs="Arial"/>
          <w:color w:val="548DD4" w:themeColor="text2" w:themeTint="99"/>
        </w:rPr>
        <w:t>I</w:t>
      </w:r>
      <w:r w:rsidR="00B730CE">
        <w:rPr>
          <w:rFonts w:ascii="Calibri Light" w:hAnsi="Calibri Light" w:cs="Arial"/>
          <w:color w:val="548DD4" w:themeColor="text2" w:themeTint="99"/>
        </w:rPr>
        <w:t>-CIM-CS-16 -</w:t>
      </w:r>
      <w:r>
        <w:rPr>
          <w:rFonts w:ascii="Calibri Light" w:hAnsi="Calibri Light" w:cs="Arial"/>
          <w:color w:val="548DD4" w:themeColor="text2" w:themeTint="99"/>
        </w:rPr>
        <w:t xml:space="preserve"> ‘</w:t>
      </w:r>
      <w:r w:rsidRPr="000B37DB">
        <w:rPr>
          <w:rFonts w:ascii="Calibri Light" w:hAnsi="Calibri Light" w:cs="Arial"/>
          <w:color w:val="548DD4" w:themeColor="text2" w:themeTint="99"/>
        </w:rPr>
        <w:t>Interface to replicate Energy Audit Results from OASIS to SAP Hybris C4C’</w:t>
      </w:r>
      <w:r>
        <w:rPr>
          <w:rFonts w:ascii="Calibri Light" w:hAnsi="Calibri Light" w:cs="Arial"/>
          <w:color w:val="548DD4" w:themeColor="text2" w:themeTint="99"/>
        </w:rPr>
        <w:t>.</w:t>
      </w:r>
    </w:p>
    <w:p w14:paraId="3AB3401D" w14:textId="77777777" w:rsidR="00BE102F" w:rsidRDefault="00BE102F" w:rsidP="00BE102F">
      <w:pPr>
        <w:pStyle w:val="Heading2Text"/>
        <w:ind w:left="1440"/>
        <w:jc w:val="both"/>
        <w:rPr>
          <w:rFonts w:ascii="Calibri Light" w:hAnsi="Calibri Light" w:cs="Arial"/>
        </w:rPr>
      </w:pPr>
      <w:r w:rsidRPr="00437135">
        <w:rPr>
          <w:rFonts w:ascii="Calibri Light" w:hAnsi="Calibri Light" w:cs="Arial"/>
          <w:b/>
        </w:rPr>
        <w:t>Notes</w:t>
      </w:r>
      <w:r w:rsidRPr="00437135">
        <w:rPr>
          <w:rFonts w:ascii="Calibri Light" w:hAnsi="Calibri Light" w:cs="Arial"/>
        </w:rPr>
        <w:t>: Notes can be added to a Work Ticket using the ‘Notes’ facet as shown in Figure 2.1.4.3.1. Note: It is not possible to select a note type in a Work Ticket in SAP Hybris C4C.</w:t>
      </w:r>
    </w:p>
    <w:p w14:paraId="065CF1C9" w14:textId="6BE87ED2" w:rsidR="00EB46E0" w:rsidRDefault="008C33BA" w:rsidP="00EB46E0">
      <w:pPr>
        <w:pStyle w:val="Heading2Text"/>
        <w:ind w:left="1440"/>
        <w:jc w:val="both"/>
        <w:rPr>
          <w:rFonts w:ascii="Calibri Light" w:hAnsi="Calibri Light" w:cs="Arial"/>
        </w:rPr>
      </w:pPr>
      <w:r>
        <w:rPr>
          <w:noProof/>
          <w:lang w:eastAsia="en-US"/>
        </w:rPr>
        <w:lastRenderedPageBreak/>
        <w:drawing>
          <wp:inline distT="0" distB="0" distL="0" distR="0" wp14:anchorId="5156283D" wp14:editId="6FA6891E">
            <wp:extent cx="5943600" cy="30276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27680"/>
                    </a:xfrm>
                    <a:prstGeom prst="rect">
                      <a:avLst/>
                    </a:prstGeom>
                  </pic:spPr>
                </pic:pic>
              </a:graphicData>
            </a:graphic>
          </wp:inline>
        </w:drawing>
      </w:r>
    </w:p>
    <w:p w14:paraId="36B44E1D" w14:textId="097D8C43" w:rsidR="00EB46E0" w:rsidRPr="00437135" w:rsidRDefault="00EB46E0" w:rsidP="00EB46E0">
      <w:pPr>
        <w:pStyle w:val="Heading2Text"/>
        <w:ind w:left="1440"/>
        <w:jc w:val="both"/>
        <w:rPr>
          <w:rFonts w:ascii="Calibri Light" w:hAnsi="Calibri Light" w:cs="Arial"/>
        </w:rPr>
      </w:pPr>
      <w:r>
        <w:rPr>
          <w:rFonts w:ascii="Calibri Light" w:hAnsi="Calibri Light" w:cs="Arial"/>
        </w:rPr>
        <w:t>Figure 2.1.4.3.1</w:t>
      </w:r>
      <w:r w:rsidR="00EC70C3">
        <w:rPr>
          <w:rFonts w:ascii="Calibri Light" w:hAnsi="Calibri Light" w:cs="Arial"/>
        </w:rPr>
        <w:t xml:space="preserve"> – ‘Notes’ facet on the ‘Work Tickets’ work center view</w:t>
      </w:r>
    </w:p>
    <w:p w14:paraId="5C104CEF" w14:textId="77777777" w:rsidR="00323019" w:rsidRDefault="00323019" w:rsidP="00323019">
      <w:pPr>
        <w:pStyle w:val="Heading2Text"/>
        <w:ind w:left="1440"/>
        <w:jc w:val="both"/>
        <w:rPr>
          <w:rFonts w:ascii="Calibri Light" w:hAnsi="Calibri Light" w:cs="Arial"/>
          <w:b/>
          <w:color w:val="C0504D" w:themeColor="accent2"/>
        </w:rPr>
      </w:pPr>
      <w:r w:rsidRPr="00D502BB">
        <w:rPr>
          <w:rFonts w:ascii="Calibri Light" w:hAnsi="Calibri Light" w:cs="Arial"/>
          <w:b/>
        </w:rPr>
        <w:t xml:space="preserve">Dates: </w:t>
      </w:r>
      <w:r w:rsidRPr="00D502BB">
        <w:rPr>
          <w:rFonts w:ascii="Calibri Light" w:hAnsi="Calibri Light" w:cs="Arial"/>
        </w:rPr>
        <w:t>Customer Contact Date; Dispatched Date; Accepted Date; Technical Audit Date; Customer Received Report/ Letters Date and Audit Completion Date will be available for</w:t>
      </w:r>
      <w:r>
        <w:rPr>
          <w:rFonts w:ascii="Calibri Light" w:hAnsi="Calibri Light" w:cs="Arial"/>
        </w:rPr>
        <w:t xml:space="preserve"> maintenance at the work ticket header level.</w:t>
      </w:r>
      <w:r>
        <w:rPr>
          <w:rFonts w:ascii="Calibri Light" w:hAnsi="Calibri Light" w:cs="Arial"/>
          <w:b/>
        </w:rPr>
        <w:t xml:space="preserve"> </w:t>
      </w:r>
    </w:p>
    <w:p w14:paraId="78645D23" w14:textId="77777777" w:rsidR="00323019" w:rsidRDefault="00323019" w:rsidP="00323019">
      <w:pPr>
        <w:pStyle w:val="Heading2Text"/>
        <w:tabs>
          <w:tab w:val="left" w:pos="1350"/>
        </w:tabs>
        <w:ind w:left="1440"/>
        <w:jc w:val="both"/>
        <w:rPr>
          <w:rFonts w:ascii="Calibri Light" w:hAnsi="Calibri Light" w:cs="Arial"/>
        </w:rPr>
      </w:pPr>
      <w:r w:rsidRPr="002959AA">
        <w:rPr>
          <w:rFonts w:ascii="Calibri Light" w:hAnsi="Calibri Light" w:cs="Arial"/>
          <w:b/>
        </w:rPr>
        <w:t>Partner Determination</w:t>
      </w:r>
      <w:r>
        <w:rPr>
          <w:rFonts w:ascii="Calibri Light" w:hAnsi="Calibri Light" w:cs="Arial"/>
        </w:rPr>
        <w:t>: When a Work Ticket is created as a follow-up transaction of a Lead or copied from another Work Ticket, partners assigned to party roles that are common to both transactions will be copied over to the Work Ticket transaction. If a Work Ticket is created without reference to a Lead or another Work Ticket, party roles: ‘Account Manger’ and ‘Employee Responsible’ will be automatically determined based on the Sales Territory ID determined for that transaction. Additionally, the following party roles will be available for manual maintenance in Work Tickets:</w:t>
      </w:r>
    </w:p>
    <w:p w14:paraId="3D5612A2" w14:textId="77777777" w:rsidR="00323019" w:rsidRDefault="00323019" w:rsidP="00323019">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Auditor</w:t>
      </w:r>
    </w:p>
    <w:p w14:paraId="2A15A1B3" w14:textId="77777777" w:rsidR="00323019" w:rsidRDefault="00323019" w:rsidP="00323019">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Requestor</w:t>
      </w:r>
    </w:p>
    <w:p w14:paraId="1AE9297F" w14:textId="77777777" w:rsidR="00323019" w:rsidRDefault="00323019" w:rsidP="00323019">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Field Engineer</w:t>
      </w:r>
    </w:p>
    <w:p w14:paraId="7DE99BF7" w14:textId="77777777" w:rsidR="00323019" w:rsidRDefault="00323019" w:rsidP="00EC1000">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SCE Pump Test Engineer</w:t>
      </w:r>
    </w:p>
    <w:p w14:paraId="3440B810" w14:textId="31E1FBEE" w:rsidR="00EC1000" w:rsidRDefault="00EC1000" w:rsidP="006E1D23">
      <w:pPr>
        <w:pStyle w:val="Heading2Text"/>
        <w:numPr>
          <w:ilvl w:val="0"/>
          <w:numId w:val="23"/>
        </w:numPr>
        <w:tabs>
          <w:tab w:val="left" w:pos="1350"/>
        </w:tabs>
        <w:spacing w:after="0"/>
        <w:jc w:val="both"/>
        <w:rPr>
          <w:rFonts w:ascii="Calibri Light" w:hAnsi="Calibri Light" w:cs="Arial"/>
        </w:rPr>
      </w:pPr>
      <w:r>
        <w:rPr>
          <w:rFonts w:ascii="Calibri Light" w:hAnsi="Calibri Light" w:cs="Arial"/>
        </w:rPr>
        <w:t>Primary Facility Contact</w:t>
      </w:r>
    </w:p>
    <w:p w14:paraId="301EEABB" w14:textId="2D1FDFFA" w:rsidR="006E1D23" w:rsidRDefault="006E1D23" w:rsidP="00893643">
      <w:pPr>
        <w:pStyle w:val="Heading2Text"/>
        <w:numPr>
          <w:ilvl w:val="0"/>
          <w:numId w:val="23"/>
        </w:numPr>
        <w:tabs>
          <w:tab w:val="left" w:pos="1350"/>
        </w:tabs>
        <w:jc w:val="both"/>
        <w:rPr>
          <w:rFonts w:ascii="Calibri Light" w:hAnsi="Calibri Light" w:cs="Arial"/>
        </w:rPr>
      </w:pPr>
      <w:r>
        <w:rPr>
          <w:rFonts w:ascii="Calibri Light" w:hAnsi="Calibri Light" w:cs="Arial"/>
        </w:rPr>
        <w:t>Agent</w:t>
      </w:r>
    </w:p>
    <w:p w14:paraId="5EECEBEC" w14:textId="2286F8C9" w:rsidR="00323019" w:rsidRPr="00893643" w:rsidRDefault="00323019" w:rsidP="00323019">
      <w:pPr>
        <w:pStyle w:val="Heading2Text"/>
        <w:ind w:left="1440"/>
        <w:jc w:val="both"/>
        <w:rPr>
          <w:rFonts w:ascii="Calibri Light" w:hAnsi="Calibri Light" w:cs="Arial"/>
        </w:rPr>
      </w:pPr>
      <w:r w:rsidRPr="00893643">
        <w:rPr>
          <w:rFonts w:ascii="Calibri Light" w:hAnsi="Calibri Light" w:cs="Arial"/>
          <w:b/>
        </w:rPr>
        <w:t xml:space="preserve">Status: </w:t>
      </w:r>
      <w:r w:rsidR="00893643" w:rsidRPr="00893643">
        <w:rPr>
          <w:rFonts w:ascii="Calibri Light" w:hAnsi="Calibri Light" w:cs="Arial"/>
        </w:rPr>
        <w:t xml:space="preserve">The following status codes will be available for selection in a work ticket: </w:t>
      </w:r>
      <w:r w:rsidRPr="00893643">
        <w:rPr>
          <w:rFonts w:ascii="Calibri Light" w:hAnsi="Calibri Light" w:cs="Arial"/>
        </w:rPr>
        <w:t>Open;</w:t>
      </w:r>
      <w:r w:rsidR="00893643">
        <w:rPr>
          <w:rFonts w:ascii="Calibri Light" w:hAnsi="Calibri Light" w:cs="Arial"/>
        </w:rPr>
        <w:t xml:space="preserve"> </w:t>
      </w:r>
      <w:r w:rsidRPr="00893643">
        <w:rPr>
          <w:rFonts w:ascii="Calibri Light" w:hAnsi="Calibri Light" w:cs="Arial"/>
        </w:rPr>
        <w:t xml:space="preserve">In </w:t>
      </w:r>
      <w:r w:rsidR="00893643">
        <w:rPr>
          <w:rFonts w:ascii="Calibri Light" w:hAnsi="Calibri Light" w:cs="Arial"/>
        </w:rPr>
        <w:t xml:space="preserve">Process; </w:t>
      </w:r>
      <w:r w:rsidRPr="00893643">
        <w:rPr>
          <w:rFonts w:ascii="Calibri Light" w:hAnsi="Calibri Light" w:cs="Arial"/>
        </w:rPr>
        <w:t xml:space="preserve">Customer </w:t>
      </w:r>
      <w:r w:rsidR="00893643">
        <w:rPr>
          <w:rFonts w:ascii="Calibri Light" w:hAnsi="Calibri Light" w:cs="Arial"/>
        </w:rPr>
        <w:t xml:space="preserve">Action; </w:t>
      </w:r>
      <w:r w:rsidR="00893643" w:rsidRPr="00893643">
        <w:rPr>
          <w:rFonts w:ascii="Calibri Light" w:hAnsi="Calibri Light" w:cs="Arial"/>
        </w:rPr>
        <w:t>Completed</w:t>
      </w:r>
      <w:r w:rsidR="00893643">
        <w:rPr>
          <w:rFonts w:ascii="Calibri Light" w:hAnsi="Calibri Light" w:cs="Arial"/>
        </w:rPr>
        <w:t>.</w:t>
      </w:r>
    </w:p>
    <w:p w14:paraId="5C932941" w14:textId="765DF790" w:rsidR="00A146FB" w:rsidRDefault="00A146FB" w:rsidP="00323019">
      <w:pPr>
        <w:pStyle w:val="Heading2Text"/>
        <w:ind w:left="1440"/>
        <w:jc w:val="both"/>
        <w:rPr>
          <w:rFonts w:ascii="Calibri Light" w:hAnsi="Calibri Light" w:cs="Arial"/>
        </w:rPr>
      </w:pPr>
      <w:r w:rsidRPr="00A146FB">
        <w:rPr>
          <w:rFonts w:ascii="Calibri Light" w:hAnsi="Calibri Light" w:cs="Arial"/>
          <w:b/>
        </w:rPr>
        <w:t>Attachments:</w:t>
      </w:r>
      <w:r>
        <w:rPr>
          <w:rFonts w:ascii="Calibri Light" w:hAnsi="Calibri Light" w:cs="Arial"/>
        </w:rPr>
        <w:t xml:space="preserve"> </w:t>
      </w:r>
      <w:r w:rsidRPr="003C77F9">
        <w:rPr>
          <w:rFonts w:ascii="Calibri Light" w:hAnsi="Calibri Light" w:cs="Arial"/>
        </w:rPr>
        <w:t>Attachment</w:t>
      </w:r>
      <w:r>
        <w:rPr>
          <w:rFonts w:ascii="Calibri Light" w:hAnsi="Calibri Light" w:cs="Arial"/>
        </w:rPr>
        <w:t>s can be added to a Work Ticket</w:t>
      </w:r>
      <w:r w:rsidRPr="003C77F9">
        <w:rPr>
          <w:rFonts w:ascii="Calibri Light" w:hAnsi="Calibri Light" w:cs="Arial"/>
        </w:rPr>
        <w:t xml:space="preserve"> using the ‘Attachments’ facet as shown in </w:t>
      </w:r>
      <w:r>
        <w:rPr>
          <w:rFonts w:ascii="Calibri Light" w:hAnsi="Calibri Light" w:cs="Arial"/>
        </w:rPr>
        <w:t>F</w:t>
      </w:r>
      <w:r w:rsidRPr="003C77F9">
        <w:rPr>
          <w:rFonts w:ascii="Calibri Light" w:hAnsi="Calibri Light" w:cs="Arial"/>
        </w:rPr>
        <w:t xml:space="preserve">igure </w:t>
      </w:r>
      <w:r>
        <w:rPr>
          <w:rFonts w:ascii="Calibri Light" w:hAnsi="Calibri Light" w:cs="Arial"/>
        </w:rPr>
        <w:t>2.1.4.3</w:t>
      </w:r>
      <w:r w:rsidRPr="003C77F9">
        <w:rPr>
          <w:rFonts w:ascii="Calibri Light" w:hAnsi="Calibri Light" w:cs="Arial"/>
        </w:rPr>
        <w:t xml:space="preserve">.2. A Local File or a Web Link or a file from the Library can be added as an attachment. For </w:t>
      </w:r>
      <w:r>
        <w:rPr>
          <w:rFonts w:ascii="Calibri Light" w:hAnsi="Calibri Light" w:cs="Arial"/>
        </w:rPr>
        <w:t xml:space="preserve">Energy Audit Work Tickets, ‘Standard Attachment’, ‘Audit Report’ and ‘Pump Test Letters’ will be defined as </w:t>
      </w:r>
      <w:r w:rsidRPr="003C77F9">
        <w:rPr>
          <w:rFonts w:ascii="Calibri Light" w:hAnsi="Calibri Light" w:cs="Arial"/>
        </w:rPr>
        <w:t>Dropdown List Value</w:t>
      </w:r>
      <w:r>
        <w:rPr>
          <w:rFonts w:ascii="Calibri Light" w:hAnsi="Calibri Light" w:cs="Arial"/>
        </w:rPr>
        <w:t>s</w:t>
      </w:r>
      <w:r w:rsidRPr="003C77F9">
        <w:rPr>
          <w:rFonts w:ascii="Calibri Light" w:hAnsi="Calibri Light" w:cs="Arial"/>
        </w:rPr>
        <w:t xml:space="preserve"> for the field: Attachment Type.</w:t>
      </w:r>
    </w:p>
    <w:p w14:paraId="7A38F6B8" w14:textId="520199B9" w:rsidR="00A146FB" w:rsidRDefault="00AC55BC" w:rsidP="00323019">
      <w:pPr>
        <w:pStyle w:val="Heading2Text"/>
        <w:ind w:left="1440"/>
        <w:jc w:val="both"/>
        <w:rPr>
          <w:rFonts w:ascii="Calibri Light" w:hAnsi="Calibri Light" w:cs="Arial"/>
          <w:b/>
          <w:color w:val="C0504D" w:themeColor="accent2"/>
        </w:rPr>
      </w:pPr>
      <w:r>
        <w:rPr>
          <w:noProof/>
          <w:lang w:eastAsia="en-US"/>
        </w:rPr>
        <w:lastRenderedPageBreak/>
        <w:drawing>
          <wp:inline distT="0" distB="0" distL="0" distR="0" wp14:anchorId="22732FFE" wp14:editId="7B8E019B">
            <wp:extent cx="5943600" cy="39979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997960"/>
                    </a:xfrm>
                    <a:prstGeom prst="rect">
                      <a:avLst/>
                    </a:prstGeom>
                  </pic:spPr>
                </pic:pic>
              </a:graphicData>
            </a:graphic>
          </wp:inline>
        </w:drawing>
      </w:r>
    </w:p>
    <w:p w14:paraId="6225DC08" w14:textId="095C6476" w:rsidR="00AC55BC" w:rsidRPr="00437135" w:rsidRDefault="00AC55BC" w:rsidP="00AC55BC">
      <w:pPr>
        <w:pStyle w:val="Heading2Text"/>
        <w:ind w:left="1440"/>
        <w:jc w:val="both"/>
        <w:rPr>
          <w:rFonts w:ascii="Calibri Light" w:hAnsi="Calibri Light" w:cs="Arial"/>
        </w:rPr>
      </w:pPr>
      <w:r>
        <w:rPr>
          <w:rFonts w:ascii="Calibri Light" w:hAnsi="Calibri Light" w:cs="Arial"/>
        </w:rPr>
        <w:t>Figure 2.1.4.3.2 – ‘Attachments’ facet on the ‘Work Tickets’ work center view</w:t>
      </w:r>
    </w:p>
    <w:p w14:paraId="4EF5C1E9" w14:textId="57D18170" w:rsidR="00AD0DBC" w:rsidRDefault="00E1411B" w:rsidP="00AD0DBC">
      <w:pPr>
        <w:pStyle w:val="Heading2Text"/>
        <w:ind w:left="1440"/>
        <w:jc w:val="both"/>
        <w:rPr>
          <w:rFonts w:ascii="Calibri Light" w:hAnsi="Calibri Light" w:cs="Arial"/>
        </w:rPr>
      </w:pPr>
      <w:r w:rsidRPr="00E1411B">
        <w:rPr>
          <w:rFonts w:ascii="Calibri Light" w:hAnsi="Calibri Light" w:cs="Arial"/>
          <w:b/>
        </w:rPr>
        <w:t>Items:</w:t>
      </w:r>
      <w:r>
        <w:rPr>
          <w:rFonts w:ascii="Calibri Light" w:hAnsi="Calibri Light" w:cs="Arial"/>
          <w:b/>
        </w:rPr>
        <w:t xml:space="preserve"> </w:t>
      </w:r>
      <w:r w:rsidR="00A62B30">
        <w:rPr>
          <w:rFonts w:ascii="Calibri Light" w:hAnsi="Calibri Light" w:cs="Arial"/>
        </w:rPr>
        <w:t>M</w:t>
      </w:r>
      <w:r w:rsidR="000F4738">
        <w:rPr>
          <w:rFonts w:ascii="Calibri Light" w:hAnsi="Calibri Light" w:cs="Arial"/>
        </w:rPr>
        <w:t>easures that have</w:t>
      </w:r>
      <w:r w:rsidR="00A62B30">
        <w:rPr>
          <w:rFonts w:ascii="Calibri Light" w:hAnsi="Calibri Light" w:cs="Arial"/>
        </w:rPr>
        <w:t xml:space="preserve"> been proposed to the customer will be add</w:t>
      </w:r>
      <w:r w:rsidR="00B325D9">
        <w:rPr>
          <w:rFonts w:ascii="Calibri Light" w:hAnsi="Calibri Light" w:cs="Arial"/>
        </w:rPr>
        <w:t>ed to the Work Ticket using the ‘Items’</w:t>
      </w:r>
      <w:r w:rsidR="00A62B30">
        <w:rPr>
          <w:rFonts w:ascii="Calibri Light" w:hAnsi="Calibri Light" w:cs="Arial"/>
        </w:rPr>
        <w:t xml:space="preserve"> facet. </w:t>
      </w:r>
      <w:r w:rsidR="00585EF3">
        <w:rPr>
          <w:rFonts w:ascii="Calibri Light" w:hAnsi="Calibri Light" w:cs="Arial"/>
        </w:rPr>
        <w:t>Item Number</w:t>
      </w:r>
      <w:r w:rsidR="0099744B">
        <w:rPr>
          <w:rFonts w:ascii="Calibri Light" w:hAnsi="Calibri Light" w:cs="Arial"/>
        </w:rPr>
        <w:t xml:space="preserve">; </w:t>
      </w:r>
      <w:r w:rsidR="00585EF3">
        <w:rPr>
          <w:rFonts w:ascii="Calibri Light" w:hAnsi="Calibri Light" w:cs="Arial"/>
        </w:rPr>
        <w:t>Product ID</w:t>
      </w:r>
      <w:r w:rsidR="0099744B">
        <w:rPr>
          <w:rFonts w:ascii="Calibri Light" w:hAnsi="Calibri Light" w:cs="Arial"/>
        </w:rPr>
        <w:t xml:space="preserve">; </w:t>
      </w:r>
      <w:r w:rsidR="00585EF3">
        <w:rPr>
          <w:rFonts w:ascii="Calibri Light" w:hAnsi="Calibri Light" w:cs="Arial"/>
        </w:rPr>
        <w:t>Product Description</w:t>
      </w:r>
      <w:r w:rsidR="00B32EED">
        <w:rPr>
          <w:rFonts w:ascii="Calibri Light" w:hAnsi="Calibri Light" w:cs="Arial"/>
        </w:rPr>
        <w:t xml:space="preserve">; </w:t>
      </w:r>
      <w:r w:rsidR="00B325D9">
        <w:rPr>
          <w:rFonts w:ascii="Calibri Light" w:hAnsi="Calibri Light" w:cs="Arial"/>
        </w:rPr>
        <w:t xml:space="preserve">Status; </w:t>
      </w:r>
      <w:r w:rsidR="00AD0DBC">
        <w:rPr>
          <w:rFonts w:ascii="Calibri Light" w:hAnsi="Calibri Light" w:cs="Arial"/>
        </w:rPr>
        <w:t>Quantity and</w:t>
      </w:r>
      <w:r w:rsidR="00B325D9">
        <w:rPr>
          <w:rFonts w:ascii="Calibri Light" w:hAnsi="Calibri Light" w:cs="Arial"/>
        </w:rPr>
        <w:t xml:space="preserve"> Un</w:t>
      </w:r>
      <w:r w:rsidR="00AD0DBC">
        <w:rPr>
          <w:rFonts w:ascii="Calibri Light" w:hAnsi="Calibri Light" w:cs="Arial"/>
        </w:rPr>
        <w:t>it of Measure will be displayed in the ‘Items’ section of this facet.</w:t>
      </w:r>
    </w:p>
    <w:p w14:paraId="5FC15223" w14:textId="035F6B88" w:rsidR="008E3C3B" w:rsidRDefault="00585EF3" w:rsidP="008E3C3B">
      <w:pPr>
        <w:pStyle w:val="Heading2Text"/>
        <w:ind w:left="1440"/>
        <w:jc w:val="both"/>
        <w:rPr>
          <w:rFonts w:ascii="Calibri Light" w:hAnsi="Calibri Light" w:cs="Arial"/>
        </w:rPr>
      </w:pPr>
      <w:r w:rsidRPr="00D502BB">
        <w:rPr>
          <w:rFonts w:ascii="Calibri Light" w:hAnsi="Calibri Light" w:cs="Arial"/>
        </w:rPr>
        <w:t>Baseline</w:t>
      </w:r>
      <w:r w:rsidR="00942114" w:rsidRPr="00D502BB">
        <w:rPr>
          <w:rFonts w:ascii="Calibri Light" w:hAnsi="Calibri Light" w:cs="Arial"/>
        </w:rPr>
        <w:t xml:space="preserve"> Value</w:t>
      </w:r>
      <w:r w:rsidR="0099744B" w:rsidRPr="00D502BB">
        <w:rPr>
          <w:rFonts w:ascii="Calibri Light" w:hAnsi="Calibri Light" w:cs="Arial"/>
        </w:rPr>
        <w:t xml:space="preserve">; </w:t>
      </w:r>
      <w:r w:rsidRPr="00D502BB">
        <w:rPr>
          <w:rFonts w:ascii="Calibri Light" w:hAnsi="Calibri Light" w:cs="Arial"/>
        </w:rPr>
        <w:t>Installed</w:t>
      </w:r>
      <w:r w:rsidR="00942114" w:rsidRPr="00D502BB">
        <w:rPr>
          <w:rFonts w:ascii="Calibri Light" w:hAnsi="Calibri Light" w:cs="Arial"/>
        </w:rPr>
        <w:t xml:space="preserve"> Value</w:t>
      </w:r>
      <w:r w:rsidR="0099744B" w:rsidRPr="00D502BB">
        <w:rPr>
          <w:rFonts w:ascii="Calibri Light" w:hAnsi="Calibri Light" w:cs="Arial"/>
        </w:rPr>
        <w:t xml:space="preserve">; </w:t>
      </w:r>
      <w:r w:rsidR="00942114" w:rsidRPr="00D502BB">
        <w:rPr>
          <w:rFonts w:ascii="Calibri Light" w:hAnsi="Calibri Light" w:cs="Arial"/>
        </w:rPr>
        <w:t xml:space="preserve">Energy </w:t>
      </w:r>
      <w:r w:rsidRPr="00D502BB">
        <w:rPr>
          <w:rFonts w:ascii="Calibri Light" w:hAnsi="Calibri Light" w:cs="Arial"/>
        </w:rPr>
        <w:t>Savings</w:t>
      </w:r>
      <w:r w:rsidR="00942114" w:rsidRPr="00D502BB">
        <w:rPr>
          <w:rFonts w:ascii="Calibri Light" w:hAnsi="Calibri Light" w:cs="Arial"/>
        </w:rPr>
        <w:t xml:space="preserve"> (KWH/ KW/ THERMS)</w:t>
      </w:r>
      <w:r w:rsidR="0099744B" w:rsidRPr="00D502BB">
        <w:rPr>
          <w:rFonts w:ascii="Calibri Light" w:hAnsi="Calibri Light" w:cs="Arial"/>
        </w:rPr>
        <w:t xml:space="preserve">; Utilities </w:t>
      </w:r>
      <w:r w:rsidR="0099744B">
        <w:rPr>
          <w:rFonts w:ascii="Calibri Light" w:hAnsi="Calibri Light" w:cs="Arial"/>
        </w:rPr>
        <w:t xml:space="preserve">Contract #; </w:t>
      </w:r>
      <w:r>
        <w:rPr>
          <w:rFonts w:ascii="Calibri Light" w:hAnsi="Calibri Light" w:cs="Arial"/>
        </w:rPr>
        <w:t>Validity (</w:t>
      </w:r>
      <w:r w:rsidR="000E6D95">
        <w:rPr>
          <w:rFonts w:ascii="Calibri Light" w:hAnsi="Calibri Light" w:cs="Arial"/>
        </w:rPr>
        <w:t xml:space="preserve">i.e.: </w:t>
      </w:r>
      <w:r>
        <w:rPr>
          <w:rFonts w:ascii="Calibri Light" w:hAnsi="Calibri Light" w:cs="Arial"/>
        </w:rPr>
        <w:t>Incentivized; Non-Incentivized)</w:t>
      </w:r>
      <w:r w:rsidR="008B65C4">
        <w:rPr>
          <w:rFonts w:ascii="Calibri Light" w:hAnsi="Calibri Light" w:cs="Arial"/>
        </w:rPr>
        <w:t xml:space="preserve"> and Publish to</w:t>
      </w:r>
      <w:r>
        <w:rPr>
          <w:rFonts w:ascii="Calibri Light" w:hAnsi="Calibri Light" w:cs="Arial"/>
        </w:rPr>
        <w:t xml:space="preserve"> Forecast</w:t>
      </w:r>
      <w:r w:rsidR="000E6D95">
        <w:rPr>
          <w:rFonts w:ascii="Calibri Light" w:hAnsi="Calibri Light" w:cs="Arial"/>
        </w:rPr>
        <w:t xml:space="preserve"> will be added to the ‘General Data’ section at the line item level. </w:t>
      </w:r>
      <w:r w:rsidR="008E3C3B">
        <w:rPr>
          <w:rFonts w:ascii="Calibri Light" w:hAnsi="Calibri Light" w:cs="Arial"/>
        </w:rPr>
        <w:t xml:space="preserve">The solution to populate </w:t>
      </w:r>
      <w:r w:rsidR="00D502BB">
        <w:rPr>
          <w:rFonts w:ascii="Calibri Light" w:hAnsi="Calibri Light" w:cs="Arial"/>
        </w:rPr>
        <w:t>these fields will be implemented</w:t>
      </w:r>
      <w:r w:rsidR="008E3C3B">
        <w:rPr>
          <w:rFonts w:ascii="Calibri Light" w:hAnsi="Calibri Light" w:cs="Arial"/>
        </w:rPr>
        <w:t xml:space="preserve"> through an enhancement. Refer to the FS: </w:t>
      </w:r>
      <w:r w:rsidR="008E3C3B">
        <w:rPr>
          <w:rFonts w:ascii="Calibri Light" w:hAnsi="Calibri Light" w:cs="Arial"/>
          <w:color w:val="4F81BD" w:themeColor="accent1"/>
        </w:rPr>
        <w:t>E-CIM-CS-16</w:t>
      </w:r>
      <w:r w:rsidR="00B730CE">
        <w:rPr>
          <w:rFonts w:ascii="Calibri Light" w:hAnsi="Calibri Light" w:cs="Arial"/>
          <w:color w:val="4F81BD" w:themeColor="accent1"/>
        </w:rPr>
        <w:t xml:space="preserve"> -</w:t>
      </w:r>
      <w:r w:rsidR="008E3C3B">
        <w:rPr>
          <w:rFonts w:ascii="Calibri Light" w:hAnsi="Calibri Light" w:cs="Arial"/>
          <w:color w:val="4F81BD" w:themeColor="accent1"/>
        </w:rPr>
        <w:t xml:space="preserve"> ‘Enhance the work ticket</w:t>
      </w:r>
      <w:r w:rsidR="008E3C3B" w:rsidRPr="003D6686">
        <w:rPr>
          <w:rFonts w:ascii="Calibri Light" w:hAnsi="Calibri Light" w:cs="Arial"/>
          <w:color w:val="4F81BD" w:themeColor="accent1"/>
        </w:rPr>
        <w:t xml:space="preserve"> in </w:t>
      </w:r>
      <w:r w:rsidR="008E3C3B">
        <w:rPr>
          <w:rFonts w:ascii="Calibri Light" w:hAnsi="Calibri Light" w:cs="Arial"/>
          <w:color w:val="4F81BD" w:themeColor="accent1"/>
        </w:rPr>
        <w:t xml:space="preserve">SAP Hybris </w:t>
      </w:r>
      <w:r w:rsidR="008E3C3B" w:rsidRPr="003D6686">
        <w:rPr>
          <w:rFonts w:ascii="Calibri Light" w:hAnsi="Calibri Light" w:cs="Arial"/>
          <w:color w:val="4F81BD" w:themeColor="accent1"/>
        </w:rPr>
        <w:t xml:space="preserve">C4C with custom fields and business logic’ </w:t>
      </w:r>
      <w:r w:rsidR="008E3C3B">
        <w:rPr>
          <w:rFonts w:ascii="Calibri Light" w:hAnsi="Calibri Light" w:cs="Arial"/>
        </w:rPr>
        <w:t>for more details.</w:t>
      </w:r>
    </w:p>
    <w:p w14:paraId="13802AE9" w14:textId="72E96306" w:rsidR="0099744B" w:rsidRDefault="008E3C3B" w:rsidP="0099744B">
      <w:pPr>
        <w:pStyle w:val="Heading2Text"/>
        <w:ind w:left="1440"/>
        <w:jc w:val="both"/>
        <w:rPr>
          <w:rFonts w:ascii="Calibri Light" w:hAnsi="Calibri Light" w:cs="Arial"/>
        </w:rPr>
      </w:pPr>
      <w:r>
        <w:rPr>
          <w:rFonts w:ascii="Calibri Light" w:hAnsi="Calibri Light" w:cs="Arial"/>
        </w:rPr>
        <w:t>Baseline Value:</w:t>
      </w:r>
      <w:r w:rsidR="009C009B">
        <w:rPr>
          <w:rFonts w:ascii="Calibri Light" w:hAnsi="Calibri Light" w:cs="Arial"/>
        </w:rPr>
        <w:t xml:space="preserve"> For Calculated Measures, this will be auto populated by the interface from OASIS. Additionally, user will have the ability to override this value in SAP Hybris C4C. For Deemed Measures, this is not applicable.</w:t>
      </w:r>
    </w:p>
    <w:p w14:paraId="21D97E8E" w14:textId="77777777" w:rsidR="00767893" w:rsidRDefault="008E3C3B" w:rsidP="00767893">
      <w:pPr>
        <w:pStyle w:val="Heading2Text"/>
        <w:ind w:left="1440"/>
        <w:jc w:val="both"/>
        <w:rPr>
          <w:rFonts w:ascii="Calibri Light" w:hAnsi="Calibri Light" w:cs="Arial"/>
        </w:rPr>
      </w:pPr>
      <w:r>
        <w:rPr>
          <w:rFonts w:ascii="Calibri Light" w:hAnsi="Calibri Light" w:cs="Arial"/>
        </w:rPr>
        <w:t>Installed Value:</w:t>
      </w:r>
      <w:r w:rsidR="00801D41">
        <w:rPr>
          <w:rFonts w:ascii="Calibri Light" w:hAnsi="Calibri Light" w:cs="Arial"/>
        </w:rPr>
        <w:t xml:space="preserve"> </w:t>
      </w:r>
      <w:r w:rsidR="00767893">
        <w:rPr>
          <w:rFonts w:ascii="Calibri Light" w:hAnsi="Calibri Light" w:cs="Arial"/>
        </w:rPr>
        <w:t>For Calculated Measures, this will be auto populated by the interface from OASIS. Additionally, user will have the ability to override this value in SAP Hybris C4C. For Deemed Measures, this is not applicable.</w:t>
      </w:r>
    </w:p>
    <w:p w14:paraId="1DC9DF8F" w14:textId="4D4B68CE" w:rsidR="000457AB" w:rsidRDefault="00767893" w:rsidP="0099744B">
      <w:pPr>
        <w:pStyle w:val="Heading2Text"/>
        <w:ind w:left="1440"/>
        <w:jc w:val="both"/>
        <w:rPr>
          <w:rFonts w:ascii="Calibri Light" w:hAnsi="Calibri Light" w:cs="Arial"/>
        </w:rPr>
      </w:pPr>
      <w:r>
        <w:rPr>
          <w:rFonts w:ascii="Calibri Light" w:hAnsi="Calibri Light" w:cs="Arial"/>
        </w:rPr>
        <w:t xml:space="preserve">Energy Savings (KWH/ KW/ THERMS): </w:t>
      </w:r>
      <w:r w:rsidR="000457AB" w:rsidRPr="006D0129">
        <w:rPr>
          <w:rFonts w:ascii="Calibri Light" w:hAnsi="Calibri Light" w:cs="Arial"/>
        </w:rPr>
        <w:t>For Deemed Measures,</w:t>
      </w:r>
      <w:r w:rsidR="000457AB">
        <w:rPr>
          <w:rFonts w:ascii="Calibri Light" w:hAnsi="Calibri Light" w:cs="Arial"/>
        </w:rPr>
        <w:t xml:space="preserve"> per unit Energy Savings (KWH/ KW/ THERMS) will be determined based on the information in a custom table. ‘Energy Savings (KWH)’, ‘Energy Savings (KW)’ and ‘Energy Savings (THERMS)’ will be determined using the formula: Energy Savings (KWH) = Energy Savings (KWH) per unit * Quantity; Energy Savings (KW) = Energy Savings (KW) per unit * Quantity; Energy Savings (THERMS) = Energy Savings (THERMS) per unit * Quantity. Refer to t</w:t>
      </w:r>
      <w:r w:rsidR="00B730CE">
        <w:rPr>
          <w:rFonts w:ascii="Calibri Light" w:hAnsi="Calibri Light" w:cs="Arial"/>
        </w:rPr>
        <w:t xml:space="preserve">he FS: </w:t>
      </w:r>
      <w:r w:rsidR="000457AB" w:rsidRPr="00B730CE">
        <w:rPr>
          <w:rFonts w:ascii="Calibri Light" w:hAnsi="Calibri Light" w:cs="Arial"/>
          <w:color w:val="4F81BD" w:themeColor="accent1"/>
        </w:rPr>
        <w:t xml:space="preserve">E-CIM-CS-16 – ‘Enhancement </w:t>
      </w:r>
      <w:r w:rsidR="000457AB" w:rsidRPr="00C26740">
        <w:rPr>
          <w:rFonts w:ascii="Calibri Light" w:hAnsi="Calibri Light" w:cs="Arial"/>
          <w:color w:val="4F81BD" w:themeColor="accent1"/>
        </w:rPr>
        <w:t>to calculate Energy Savings in an Opportunity</w:t>
      </w:r>
      <w:r w:rsidR="006E2433">
        <w:rPr>
          <w:rFonts w:ascii="Calibri Light" w:hAnsi="Calibri Light" w:cs="Arial"/>
          <w:color w:val="4F81BD" w:themeColor="accent1"/>
        </w:rPr>
        <w:t xml:space="preserve"> and Work Ticket</w:t>
      </w:r>
      <w:r w:rsidR="000457AB" w:rsidRPr="00C26740">
        <w:rPr>
          <w:rFonts w:ascii="Calibri Light" w:hAnsi="Calibri Light" w:cs="Arial"/>
          <w:color w:val="4F81BD" w:themeColor="accent1"/>
        </w:rPr>
        <w:t>’</w:t>
      </w:r>
      <w:r w:rsidR="000457AB">
        <w:rPr>
          <w:rFonts w:ascii="Calibri Light" w:hAnsi="Calibri Light" w:cs="Arial"/>
        </w:rPr>
        <w:t xml:space="preserve"> for more details. </w:t>
      </w:r>
    </w:p>
    <w:p w14:paraId="0E00BE90" w14:textId="6D9424A7" w:rsidR="008E3C3B" w:rsidRDefault="000457AB" w:rsidP="0099744B">
      <w:pPr>
        <w:pStyle w:val="Heading2Text"/>
        <w:ind w:left="1440"/>
        <w:jc w:val="both"/>
        <w:rPr>
          <w:rFonts w:ascii="Calibri Light" w:hAnsi="Calibri Light" w:cs="Arial"/>
        </w:rPr>
      </w:pPr>
      <w:r w:rsidRPr="00FC2950">
        <w:rPr>
          <w:rFonts w:ascii="Calibri Light" w:hAnsi="Calibri Light" w:cs="Arial"/>
        </w:rPr>
        <w:lastRenderedPageBreak/>
        <w:t xml:space="preserve">For Calculated Measures, </w:t>
      </w:r>
      <w:r>
        <w:rPr>
          <w:rFonts w:ascii="Calibri Light" w:hAnsi="Calibri Light" w:cs="Arial"/>
        </w:rPr>
        <w:t>Energy Savings (KWH/ KW/ THERMS) will be calculated using the formula: Energy Savings (KWH) = Baseline Value (KWH) – Installed Value (KWH); Energy Savings (KW) = Baseline Value (KW) – Installed Value (KW); Energy Savings (THERMS) = Baseline Value (THERMS) – Installed Value (THERMS), where Baseline Value (KWH/ KW/ THERMS) and Installed Value (KWH/ KW/ THERMS) are entered manually on the corresponding line item.</w:t>
      </w:r>
      <w:r w:rsidR="00B730CE">
        <w:rPr>
          <w:rFonts w:ascii="Calibri Light" w:hAnsi="Calibri Light" w:cs="Arial"/>
        </w:rPr>
        <w:t xml:space="preserve"> Refer to the FS: </w:t>
      </w:r>
      <w:r w:rsidRPr="00B730CE">
        <w:rPr>
          <w:rFonts w:ascii="Calibri Light" w:hAnsi="Calibri Light" w:cs="Arial"/>
          <w:color w:val="4F81BD" w:themeColor="accent1"/>
        </w:rPr>
        <w:t xml:space="preserve">E-CIM-CS-16 – </w:t>
      </w:r>
      <w:r w:rsidRPr="00C26740">
        <w:rPr>
          <w:rFonts w:ascii="Calibri Light" w:hAnsi="Calibri Light" w:cs="Arial"/>
          <w:color w:val="4F81BD" w:themeColor="accent1"/>
        </w:rPr>
        <w:t>‘Enhancement to calculate Energy Savings in an Opportunity</w:t>
      </w:r>
      <w:r w:rsidR="006E2433">
        <w:rPr>
          <w:rFonts w:ascii="Calibri Light" w:hAnsi="Calibri Light" w:cs="Arial"/>
          <w:color w:val="4F81BD" w:themeColor="accent1"/>
        </w:rPr>
        <w:t xml:space="preserve"> and Work Ticket</w:t>
      </w:r>
      <w:r w:rsidRPr="00C26740">
        <w:rPr>
          <w:rFonts w:ascii="Calibri Light" w:hAnsi="Calibri Light" w:cs="Arial"/>
          <w:color w:val="4F81BD" w:themeColor="accent1"/>
        </w:rPr>
        <w:t>’</w:t>
      </w:r>
      <w:r>
        <w:rPr>
          <w:rFonts w:ascii="Calibri Light" w:hAnsi="Calibri Light" w:cs="Arial"/>
        </w:rPr>
        <w:t xml:space="preserve"> for more details.</w:t>
      </w:r>
    </w:p>
    <w:p w14:paraId="11B86530" w14:textId="6A0E8C3F" w:rsidR="008E3C3B" w:rsidRDefault="008E3C3B" w:rsidP="0099744B">
      <w:pPr>
        <w:pStyle w:val="Heading2Text"/>
        <w:ind w:left="1440"/>
        <w:jc w:val="both"/>
        <w:rPr>
          <w:rFonts w:ascii="Calibri Light" w:hAnsi="Calibri Light" w:cs="Arial"/>
        </w:rPr>
      </w:pPr>
      <w:r>
        <w:rPr>
          <w:rFonts w:ascii="Calibri Light" w:hAnsi="Calibri Light" w:cs="Arial"/>
        </w:rPr>
        <w:t>Utilities Contract #, Validity and Include in Forecast fields will be manually entered by the user.</w:t>
      </w:r>
    </w:p>
    <w:p w14:paraId="15B4E153" w14:textId="6BF9E9F2" w:rsidR="0035515E" w:rsidRDefault="0035515E" w:rsidP="0035515E">
      <w:pPr>
        <w:pStyle w:val="Heading2Text"/>
        <w:ind w:left="1440"/>
        <w:jc w:val="both"/>
        <w:rPr>
          <w:rFonts w:ascii="Calibri Light" w:hAnsi="Calibri Light" w:cs="Arial"/>
        </w:rPr>
      </w:pPr>
      <w:r w:rsidRPr="0035515E">
        <w:rPr>
          <w:rFonts w:ascii="Calibri Light" w:hAnsi="Calibri Light" w:cs="Arial"/>
          <w:b/>
        </w:rPr>
        <w:t>OASIS Integration:</w:t>
      </w:r>
      <w:r>
        <w:rPr>
          <w:rFonts w:ascii="Calibri Light" w:hAnsi="Calibri Light" w:cs="Arial"/>
        </w:rPr>
        <w:t xml:space="preserve"> OASIS will be used to facilitate the execution of these energy audits. Therefore, upon request from OASIS, work tickets created in SAP Hybris C4C will be replicated to the OASIS system. Upon completion of energy audits in OASIS, these transactions will be replicated back to SAP Hybris C4C and corresponding work tickets will be updated with the results of the energy audit. The integration between SAP Hybris C4C and OASIS will be implemented through the following interfaces and enhancements:</w:t>
      </w:r>
    </w:p>
    <w:p w14:paraId="5734F11C" w14:textId="5DEC8F9B" w:rsidR="0035515E" w:rsidRDefault="0035515E" w:rsidP="0035515E">
      <w:pPr>
        <w:pStyle w:val="Heading2Text"/>
        <w:ind w:left="1440"/>
        <w:jc w:val="both"/>
        <w:rPr>
          <w:rFonts w:ascii="Calibri Light" w:hAnsi="Calibri Light" w:cs="Arial"/>
        </w:rPr>
      </w:pPr>
      <w:r>
        <w:rPr>
          <w:rFonts w:ascii="Calibri Light" w:hAnsi="Calibri Light" w:cs="Arial"/>
        </w:rPr>
        <w:t xml:space="preserve">Refer to the FS: </w:t>
      </w:r>
      <w:r w:rsidR="00B730CE">
        <w:rPr>
          <w:rFonts w:ascii="Calibri Light" w:hAnsi="Calibri Light" w:cs="Arial"/>
          <w:color w:val="548DD4" w:themeColor="text2" w:themeTint="99"/>
        </w:rPr>
        <w:t>I-CIM-CS-16 -</w:t>
      </w:r>
      <w:r>
        <w:rPr>
          <w:rFonts w:ascii="Calibri Light" w:hAnsi="Calibri Light" w:cs="Arial"/>
          <w:color w:val="548DD4" w:themeColor="text2" w:themeTint="99"/>
        </w:rPr>
        <w:t xml:space="preserve"> ‘</w:t>
      </w:r>
      <w:r w:rsidRPr="000B37DB">
        <w:rPr>
          <w:rFonts w:ascii="Calibri Light" w:hAnsi="Calibri Light" w:cs="Arial"/>
          <w:color w:val="548DD4" w:themeColor="text2" w:themeTint="99"/>
        </w:rPr>
        <w:t>Inte</w:t>
      </w:r>
      <w:r>
        <w:rPr>
          <w:rFonts w:ascii="Calibri Light" w:hAnsi="Calibri Light" w:cs="Arial"/>
          <w:color w:val="548DD4" w:themeColor="text2" w:themeTint="99"/>
        </w:rPr>
        <w:t>rface to replicate Work Tickets</w:t>
      </w:r>
      <w:r w:rsidRPr="000B37DB">
        <w:rPr>
          <w:rFonts w:ascii="Calibri Light" w:hAnsi="Calibri Light" w:cs="Arial"/>
          <w:color w:val="548DD4" w:themeColor="text2" w:themeTint="99"/>
        </w:rPr>
        <w:t xml:space="preserve"> from SAP Hybris C4C to OASIS’ </w:t>
      </w:r>
      <w:r>
        <w:rPr>
          <w:rFonts w:ascii="Calibri Light" w:hAnsi="Calibri Light" w:cs="Arial"/>
        </w:rPr>
        <w:t xml:space="preserve">for the solution to replicate energy audits from SAP Hybris C4C to OASIS. </w:t>
      </w:r>
    </w:p>
    <w:p w14:paraId="2512B5B6" w14:textId="6ECF983B" w:rsidR="0035515E" w:rsidRDefault="0035515E" w:rsidP="0035515E">
      <w:pPr>
        <w:pStyle w:val="Heading2Text"/>
        <w:ind w:left="1440"/>
        <w:jc w:val="both"/>
        <w:rPr>
          <w:rFonts w:ascii="Calibri Light" w:hAnsi="Calibri Light" w:cs="Arial"/>
        </w:rPr>
      </w:pPr>
      <w:r>
        <w:rPr>
          <w:rFonts w:ascii="Calibri Light" w:hAnsi="Calibri Light" w:cs="Arial"/>
        </w:rPr>
        <w:t xml:space="preserve">Refer to the FS: </w:t>
      </w:r>
      <w:r>
        <w:rPr>
          <w:rFonts w:ascii="Calibri Light" w:hAnsi="Calibri Light" w:cs="Arial"/>
          <w:color w:val="548DD4" w:themeColor="text2" w:themeTint="99"/>
        </w:rPr>
        <w:t>I-CIM-CS-16</w:t>
      </w:r>
      <w:r w:rsidR="00B730CE">
        <w:rPr>
          <w:rFonts w:ascii="Calibri Light" w:hAnsi="Calibri Light" w:cs="Arial"/>
          <w:color w:val="548DD4" w:themeColor="text2" w:themeTint="99"/>
        </w:rPr>
        <w:t xml:space="preserve"> -</w:t>
      </w:r>
      <w:r>
        <w:rPr>
          <w:rFonts w:ascii="Calibri Light" w:hAnsi="Calibri Light" w:cs="Arial"/>
          <w:color w:val="548DD4" w:themeColor="text2" w:themeTint="99"/>
        </w:rPr>
        <w:t xml:space="preserve"> ‘</w:t>
      </w:r>
      <w:r w:rsidRPr="000B37DB">
        <w:rPr>
          <w:rFonts w:ascii="Calibri Light" w:hAnsi="Calibri Light" w:cs="Arial"/>
          <w:color w:val="548DD4" w:themeColor="text2" w:themeTint="99"/>
        </w:rPr>
        <w:t>Interface to replicate Energy Audit Results from OASIS to SAP Hybris C4C’</w:t>
      </w:r>
      <w:r>
        <w:rPr>
          <w:rFonts w:ascii="Calibri Light" w:hAnsi="Calibri Light" w:cs="Arial"/>
        </w:rPr>
        <w:t xml:space="preserve"> for the solution to replicate energy audit results from OASIS to SAP Hybris C4C. </w:t>
      </w:r>
    </w:p>
    <w:p w14:paraId="59D1C83B" w14:textId="5C0C73C5" w:rsidR="0035515E" w:rsidRDefault="0035515E" w:rsidP="0035515E">
      <w:pPr>
        <w:pStyle w:val="Heading2Text"/>
        <w:ind w:left="1440"/>
        <w:jc w:val="both"/>
        <w:rPr>
          <w:rFonts w:ascii="Calibri Light" w:hAnsi="Calibri Light" w:cs="Arial"/>
        </w:rPr>
      </w:pPr>
      <w:r>
        <w:rPr>
          <w:rFonts w:ascii="Calibri Light" w:hAnsi="Calibri Light" w:cs="Arial"/>
        </w:rPr>
        <w:t xml:space="preserve">Refer to the FS: </w:t>
      </w:r>
      <w:r w:rsidR="00B730CE">
        <w:rPr>
          <w:rFonts w:ascii="Calibri Light" w:hAnsi="Calibri Light" w:cs="Arial"/>
          <w:color w:val="4F81BD" w:themeColor="accent1"/>
        </w:rPr>
        <w:t>I-CIM-CS-16 -</w:t>
      </w:r>
      <w:r w:rsidRPr="00B4338E">
        <w:rPr>
          <w:rFonts w:ascii="Calibri Light" w:hAnsi="Calibri Light" w:cs="Arial"/>
          <w:color w:val="4F81BD" w:themeColor="accent1"/>
        </w:rPr>
        <w:t xml:space="preserve"> </w:t>
      </w:r>
      <w:r w:rsidRPr="0035440A">
        <w:rPr>
          <w:rFonts w:ascii="Calibri Light" w:hAnsi="Calibri Light" w:cs="Arial"/>
          <w:color w:val="4F81BD" w:themeColor="accent1"/>
        </w:rPr>
        <w:t>‘Interface to download the contents of some custom master data tables from SAP Hybris C4C upon request from OASIS’</w:t>
      </w:r>
      <w:r>
        <w:rPr>
          <w:rFonts w:ascii="Calibri Light" w:hAnsi="Calibri Light" w:cs="Arial"/>
        </w:rPr>
        <w:t xml:space="preserve"> for the solution to replicate the contents of custom tables from SAP Hybris C4C to OASIS to support some capabilities within that tool.</w:t>
      </w:r>
    </w:p>
    <w:p w14:paraId="5FFB535A" w14:textId="0B27E8D7" w:rsidR="0035515E" w:rsidRDefault="0035515E" w:rsidP="0035515E">
      <w:pPr>
        <w:pStyle w:val="Heading2Text"/>
        <w:ind w:left="1440"/>
        <w:jc w:val="both"/>
        <w:rPr>
          <w:rFonts w:ascii="Calibri Light" w:hAnsi="Calibri Light" w:cs="Arial"/>
        </w:rPr>
      </w:pPr>
      <w:r>
        <w:rPr>
          <w:rFonts w:ascii="Calibri Light" w:hAnsi="Calibri Light" w:cs="Arial"/>
        </w:rPr>
        <w:t xml:space="preserve">Refer to the FS: </w:t>
      </w:r>
      <w:r w:rsidR="00B730CE">
        <w:rPr>
          <w:rFonts w:ascii="Calibri Light" w:hAnsi="Calibri Light" w:cs="Arial"/>
          <w:color w:val="4F81BD" w:themeColor="accent1"/>
        </w:rPr>
        <w:t>I-CIM-CS-16 -</w:t>
      </w:r>
      <w:r w:rsidRPr="00B4338E">
        <w:rPr>
          <w:rFonts w:ascii="Calibri Light" w:hAnsi="Calibri Light" w:cs="Arial"/>
          <w:color w:val="4F81BD" w:themeColor="accent1"/>
        </w:rPr>
        <w:t xml:space="preserve"> ‘Interface </w:t>
      </w:r>
      <w:r w:rsidRPr="00020925">
        <w:rPr>
          <w:rFonts w:ascii="Calibri Light" w:hAnsi="Calibri Light" w:cs="Arial"/>
          <w:color w:val="4F81BD" w:themeColor="accent1"/>
        </w:rPr>
        <w:t xml:space="preserve">to download the contents of some tables from SAP Hybris C4C upon request from OASIS to support the Wizard’ </w:t>
      </w:r>
      <w:r>
        <w:rPr>
          <w:rFonts w:ascii="Calibri Light" w:hAnsi="Calibri Light" w:cs="Arial"/>
        </w:rPr>
        <w:t>for the solution to replicate the contents of some tables from SAP Hybris C4C to OASIS to support the Wizard capabilities within OASIS.</w:t>
      </w:r>
    </w:p>
    <w:p w14:paraId="47B98E51" w14:textId="75895195" w:rsidR="0035515E" w:rsidRDefault="0035515E" w:rsidP="0035515E">
      <w:pPr>
        <w:pStyle w:val="Heading2Text"/>
        <w:ind w:left="1440"/>
        <w:jc w:val="both"/>
        <w:rPr>
          <w:rFonts w:ascii="Calibri Light" w:hAnsi="Calibri Light" w:cs="Arial"/>
        </w:rPr>
      </w:pPr>
      <w:r>
        <w:rPr>
          <w:rFonts w:ascii="Calibri Light" w:hAnsi="Calibri Light" w:cs="Arial"/>
        </w:rPr>
        <w:t xml:space="preserve">Refer to the FS: </w:t>
      </w:r>
      <w:r w:rsidR="00B730CE">
        <w:rPr>
          <w:rFonts w:ascii="Calibri Light" w:hAnsi="Calibri Light" w:cs="Arial"/>
          <w:color w:val="4F81BD" w:themeColor="accent1"/>
        </w:rPr>
        <w:t>I-CIM-CS-16 -</w:t>
      </w:r>
      <w:r w:rsidRPr="00B4338E">
        <w:rPr>
          <w:rFonts w:ascii="Calibri Light" w:hAnsi="Calibri Light" w:cs="Arial"/>
          <w:color w:val="4F81BD" w:themeColor="accent1"/>
        </w:rPr>
        <w:t xml:space="preserve"> ‘Interface </w:t>
      </w:r>
      <w:r w:rsidRPr="00F64BEC">
        <w:rPr>
          <w:rFonts w:ascii="Calibri Light" w:hAnsi="Calibri Light" w:cs="Arial"/>
          <w:color w:val="4F81BD" w:themeColor="accent1"/>
        </w:rPr>
        <w:t xml:space="preserve">to download ‘Pump Test’ data from SAP Hybris C4C to OASIS on a monthly basis’ </w:t>
      </w:r>
      <w:r>
        <w:rPr>
          <w:rFonts w:ascii="Calibri Light" w:hAnsi="Calibri Light" w:cs="Arial"/>
        </w:rPr>
        <w:t>for the solution to replicate the Pump Test data and facilitate the deletion of records that are more than 10 years old in OASIS.</w:t>
      </w:r>
    </w:p>
    <w:p w14:paraId="3495A579" w14:textId="4DCE0E02" w:rsidR="0035515E" w:rsidRPr="00B4338E" w:rsidRDefault="0035515E" w:rsidP="0035515E">
      <w:pPr>
        <w:pStyle w:val="Heading2Text"/>
        <w:ind w:left="1440"/>
        <w:jc w:val="both"/>
        <w:rPr>
          <w:rFonts w:ascii="Calibri Light" w:hAnsi="Calibri Light" w:cs="Arial"/>
        </w:rPr>
      </w:pPr>
      <w:r w:rsidRPr="00B4338E">
        <w:rPr>
          <w:rFonts w:ascii="Calibri Light" w:hAnsi="Calibri Light" w:cs="Arial"/>
        </w:rPr>
        <w:t xml:space="preserve">Refer to the FS: </w:t>
      </w:r>
      <w:r w:rsidRPr="00B4338E">
        <w:rPr>
          <w:rFonts w:ascii="Calibri Light" w:hAnsi="Calibri Light" w:cs="Arial"/>
          <w:color w:val="4F81BD" w:themeColor="accent1"/>
        </w:rPr>
        <w:t>E-CIM-CS-16</w:t>
      </w:r>
      <w:r w:rsidR="00B730CE">
        <w:rPr>
          <w:rFonts w:ascii="Calibri Light" w:hAnsi="Calibri Light" w:cs="Arial"/>
          <w:color w:val="4F81BD" w:themeColor="accent1"/>
        </w:rPr>
        <w:t xml:space="preserve"> -</w:t>
      </w:r>
      <w:r w:rsidRPr="00B4338E">
        <w:rPr>
          <w:rFonts w:ascii="Calibri Light" w:hAnsi="Calibri Light" w:cs="Arial"/>
          <w:color w:val="4F81BD" w:themeColor="accent1"/>
        </w:rPr>
        <w:t xml:space="preserve"> ‘Enhancement to facilitate the storage and retrieval of custom master data in SAP Hybris C4C to support certain processes within OASIS’</w:t>
      </w:r>
      <w:r w:rsidRPr="00B4338E">
        <w:rPr>
          <w:rFonts w:ascii="Calibri Light" w:hAnsi="Calibri Light" w:cs="Arial"/>
        </w:rPr>
        <w:t xml:space="preserve"> for the solution to store custom master data to support some capabilities within OASIS and the Wizard feature.</w:t>
      </w:r>
    </w:p>
    <w:p w14:paraId="29570F27" w14:textId="32285E83" w:rsidR="00C018ED" w:rsidRDefault="00BE46F6" w:rsidP="00F2087A">
      <w:pPr>
        <w:pStyle w:val="Heading2Text"/>
        <w:ind w:left="1440"/>
        <w:jc w:val="both"/>
        <w:rPr>
          <w:rFonts w:ascii="Calibri Light" w:hAnsi="Calibri Light" w:cs="Arial"/>
        </w:rPr>
      </w:pPr>
      <w:r>
        <w:rPr>
          <w:rFonts w:ascii="Calibri Light" w:hAnsi="Calibri Light" w:cs="Arial"/>
        </w:rPr>
        <w:t>A</w:t>
      </w:r>
      <w:r w:rsidR="00C018ED">
        <w:rPr>
          <w:rFonts w:ascii="Calibri Light" w:hAnsi="Calibri Light" w:cs="Arial"/>
        </w:rPr>
        <w:t xml:space="preserve"> Rebate Program Opportunity </w:t>
      </w:r>
      <w:r w:rsidR="003149E0">
        <w:rPr>
          <w:rFonts w:ascii="Calibri Light" w:hAnsi="Calibri Light" w:cs="Arial"/>
        </w:rPr>
        <w:t xml:space="preserve">can be created </w:t>
      </w:r>
      <w:r w:rsidR="00C018ED">
        <w:rPr>
          <w:rFonts w:ascii="Calibri Light" w:hAnsi="Calibri Light" w:cs="Arial"/>
        </w:rPr>
        <w:t>as a follow-up tr</w:t>
      </w:r>
      <w:r>
        <w:rPr>
          <w:rFonts w:ascii="Calibri Light" w:hAnsi="Calibri Light" w:cs="Arial"/>
        </w:rPr>
        <w:t>ansaction of a</w:t>
      </w:r>
      <w:r w:rsidR="00C018ED">
        <w:rPr>
          <w:rFonts w:ascii="Calibri Light" w:hAnsi="Calibri Light" w:cs="Arial"/>
        </w:rPr>
        <w:t xml:space="preserve"> Work Ticket. </w:t>
      </w:r>
      <w:r>
        <w:rPr>
          <w:rFonts w:ascii="Calibri Light" w:hAnsi="Calibri Light" w:cs="Arial"/>
        </w:rPr>
        <w:t>In this case</w:t>
      </w:r>
      <w:r w:rsidR="00AF3448">
        <w:rPr>
          <w:rFonts w:ascii="Calibri Light" w:hAnsi="Calibri Light" w:cs="Arial"/>
        </w:rPr>
        <w:t>, the following fields will be co</w:t>
      </w:r>
      <w:r w:rsidR="005B5C54">
        <w:rPr>
          <w:rFonts w:ascii="Calibri Light" w:hAnsi="Calibri Light" w:cs="Arial"/>
        </w:rPr>
        <w:t xml:space="preserve">pied to the target transaction: Transaction Description; Account ID; Account Name; </w:t>
      </w:r>
      <w:r w:rsidR="005B5C54" w:rsidRPr="009C009B">
        <w:rPr>
          <w:rFonts w:ascii="Calibri Light" w:hAnsi="Calibri Light" w:cs="Arial"/>
        </w:rPr>
        <w:t>Multiple Utilities Contracts</w:t>
      </w:r>
      <w:r w:rsidR="005B5C54">
        <w:rPr>
          <w:rFonts w:ascii="Calibri Light" w:hAnsi="Calibri Light" w:cs="Arial"/>
        </w:rPr>
        <w:t xml:space="preserve"> Indicator</w:t>
      </w:r>
      <w:r w:rsidR="005B5C54" w:rsidRPr="009C009B">
        <w:rPr>
          <w:rFonts w:ascii="Calibri Light" w:hAnsi="Calibri Light" w:cs="Arial"/>
        </w:rPr>
        <w:t xml:space="preserve">;  Utilities Contract ID’s; Service Address(es); </w:t>
      </w:r>
      <w:r w:rsidR="005B5C54">
        <w:rPr>
          <w:rFonts w:ascii="Calibri Light" w:hAnsi="Calibri Light" w:cs="Arial"/>
        </w:rPr>
        <w:t xml:space="preserve">Tariff/ Rate Schedule; </w:t>
      </w:r>
      <w:r w:rsidR="005B5C54" w:rsidRPr="00FD48D8">
        <w:rPr>
          <w:rFonts w:ascii="Calibri Light" w:hAnsi="Calibri Light" w:cs="Arial"/>
        </w:rPr>
        <w:t>Facility Description; Building Type; NAICS Code; Industr</w:t>
      </w:r>
      <w:r w:rsidR="0065009F">
        <w:rPr>
          <w:rFonts w:ascii="Calibri Light" w:hAnsi="Calibri Light" w:cs="Arial"/>
        </w:rPr>
        <w:t>y; Climate Zone; Utilities Contract</w:t>
      </w:r>
      <w:r w:rsidR="005B5C54" w:rsidRPr="00FD48D8">
        <w:rPr>
          <w:rFonts w:ascii="Calibri Light" w:hAnsi="Calibri Light" w:cs="Arial"/>
        </w:rPr>
        <w:t xml:space="preserve"> Usage; Average Cost/ kWh; Meter Number; Square Feet; Year Built; Direct Access; NEM Number; CCA Name; </w:t>
      </w:r>
      <w:r w:rsidR="001F5B6E">
        <w:rPr>
          <w:rFonts w:ascii="Calibri Light" w:hAnsi="Calibri Light" w:cs="Arial"/>
        </w:rPr>
        <w:t xml:space="preserve">Pump Reference Number; </w:t>
      </w:r>
      <w:r w:rsidR="005B5C54">
        <w:rPr>
          <w:rFonts w:ascii="Calibri Light" w:hAnsi="Calibri Light" w:cs="Arial"/>
        </w:rPr>
        <w:t>Pump Name</w:t>
      </w:r>
      <w:r w:rsidR="001F5B6E">
        <w:rPr>
          <w:rFonts w:ascii="Calibri Light" w:hAnsi="Calibri Light" w:cs="Arial"/>
        </w:rPr>
        <w:t xml:space="preserve">; Item Number; Product ID; Product Description; Quantity; Unit of Measure; Baseline Value; Installed Value; Energy Savings; Utilities Contract #; Validity; </w:t>
      </w:r>
      <w:r w:rsidR="00F2087A">
        <w:rPr>
          <w:rFonts w:ascii="Calibri Light" w:hAnsi="Calibri Light" w:cs="Arial"/>
        </w:rPr>
        <w:t>Parties Involved: Auditor, SCE Pump Test Engineer, SCE Field Engineer; and Attachments. The</w:t>
      </w:r>
      <w:r w:rsidR="005673B2">
        <w:rPr>
          <w:rFonts w:ascii="Calibri Light" w:hAnsi="Calibri Light" w:cs="Arial"/>
        </w:rPr>
        <w:t xml:space="preserve"> solution to copy energy audit details from the Work Ticket to Rebate Program Opportunity will be implemented through an enhancement. Refer to the FS</w:t>
      </w:r>
      <w:r w:rsidR="005673B2" w:rsidRPr="00F61633">
        <w:rPr>
          <w:rFonts w:ascii="Calibri Light" w:hAnsi="Calibri Light" w:cs="Arial"/>
          <w:color w:val="548DD4" w:themeColor="text2" w:themeTint="99"/>
        </w:rPr>
        <w:t xml:space="preserve">: </w:t>
      </w:r>
      <w:r w:rsidR="009639EA">
        <w:rPr>
          <w:rFonts w:ascii="Calibri Light" w:hAnsi="Calibri Light" w:cs="Arial"/>
          <w:color w:val="548DD4" w:themeColor="text2" w:themeTint="99"/>
        </w:rPr>
        <w:t>E-CIM-CS-16 – ‘</w:t>
      </w:r>
      <w:r w:rsidR="00F61633" w:rsidRPr="00F61633">
        <w:rPr>
          <w:rFonts w:ascii="Calibri Light" w:hAnsi="Calibri Light" w:cs="Arial"/>
          <w:color w:val="548DD4" w:themeColor="text2" w:themeTint="99"/>
        </w:rPr>
        <w:t>Enhance the copy control logic for creating opportunities from work tickets’</w:t>
      </w:r>
      <w:r w:rsidR="00F61633">
        <w:rPr>
          <w:rFonts w:ascii="Calibri Light" w:hAnsi="Calibri Light" w:cs="Arial"/>
        </w:rPr>
        <w:t xml:space="preserve"> for more details.</w:t>
      </w:r>
    </w:p>
    <w:p w14:paraId="1A56D79C" w14:textId="0278D548" w:rsidR="00D958A6" w:rsidRDefault="00D958A6" w:rsidP="00F2087A">
      <w:pPr>
        <w:pStyle w:val="Heading2Text"/>
        <w:ind w:left="1440"/>
        <w:jc w:val="both"/>
        <w:rPr>
          <w:rFonts w:ascii="Calibri Light" w:hAnsi="Calibri Light" w:cs="Arial"/>
        </w:rPr>
      </w:pPr>
      <w:r w:rsidRPr="00D958A6">
        <w:rPr>
          <w:rFonts w:ascii="Calibri Light" w:hAnsi="Calibri Light" w:cs="Arial"/>
          <w:b/>
        </w:rPr>
        <w:t>Audit Report</w:t>
      </w:r>
      <w:r>
        <w:rPr>
          <w:rFonts w:ascii="Calibri Light" w:hAnsi="Calibri Light" w:cs="Arial"/>
        </w:rPr>
        <w:t xml:space="preserve">: </w:t>
      </w:r>
      <w:r w:rsidR="006A3E87">
        <w:rPr>
          <w:rFonts w:ascii="Calibri Light" w:hAnsi="Calibri Light" w:cs="Arial"/>
        </w:rPr>
        <w:t xml:space="preserve">Upon completing the energy audit, users may generate the audit report by executing the action ‘Generate Audit Report’. Upon executing this action, the information needed to generate this report will be extracted from SAP Hybris C4C and exported to Open Text. This action will trigger the web service provided by Open Text to transfer information from SAP Hybris C4C to Open Text and provide a response back to SAP with the Open Text Archive Link and the status. The integration between SAP Hybris C4C and Open Text </w:t>
      </w:r>
      <w:r w:rsidR="00211223">
        <w:rPr>
          <w:rFonts w:ascii="Calibri Light" w:hAnsi="Calibri Light" w:cs="Arial"/>
        </w:rPr>
        <w:t xml:space="preserve">for generating the Audit Report will be implemented through an enhancement. Refer to the FS: </w:t>
      </w:r>
      <w:r w:rsidR="00211223" w:rsidRPr="00211223">
        <w:rPr>
          <w:rFonts w:ascii="Calibri Light" w:hAnsi="Calibri Light" w:cs="Arial"/>
          <w:color w:val="4F81BD" w:themeColor="accent1"/>
        </w:rPr>
        <w:t>E-CIM-CS-16 – ‘Enhance the Work Ticket to facilitate the generation of the Energy Audit Report’</w:t>
      </w:r>
      <w:r w:rsidR="00211223">
        <w:rPr>
          <w:rFonts w:ascii="Calibri Light" w:hAnsi="Calibri Light" w:cs="Arial"/>
        </w:rPr>
        <w:t xml:space="preserve"> for more details.</w:t>
      </w:r>
    </w:p>
    <w:p w14:paraId="3DD93288" w14:textId="4C5095A8" w:rsidR="003F2401" w:rsidRDefault="003149E0" w:rsidP="0065116F">
      <w:pPr>
        <w:pStyle w:val="Heading2Text"/>
        <w:ind w:left="1440"/>
        <w:jc w:val="both"/>
        <w:rPr>
          <w:rFonts w:ascii="Calibri Light" w:hAnsi="Calibri Light" w:cs="Arial"/>
        </w:rPr>
      </w:pPr>
      <w:r>
        <w:rPr>
          <w:rFonts w:ascii="Calibri Light" w:hAnsi="Calibri Light" w:cs="Arial"/>
          <w:b/>
        </w:rPr>
        <w:lastRenderedPageBreak/>
        <w:t>Copy</w:t>
      </w:r>
      <w:r>
        <w:rPr>
          <w:rFonts w:ascii="Calibri Light" w:hAnsi="Calibri Light" w:cs="Arial"/>
        </w:rPr>
        <w:t xml:space="preserve">: While creating a work ticket as a copy of another work ticket, </w:t>
      </w:r>
      <w:r w:rsidR="00DE5EB9">
        <w:rPr>
          <w:rFonts w:ascii="Calibri Light" w:hAnsi="Calibri Light" w:cs="Arial"/>
        </w:rPr>
        <w:t xml:space="preserve">the contents of </w:t>
      </w:r>
      <w:r w:rsidR="00230090">
        <w:rPr>
          <w:rFonts w:ascii="Calibri Light" w:hAnsi="Calibri Light" w:cs="Arial"/>
        </w:rPr>
        <w:t>most of the</w:t>
      </w:r>
      <w:r>
        <w:rPr>
          <w:rFonts w:ascii="Calibri Light" w:hAnsi="Calibri Light" w:cs="Arial"/>
        </w:rPr>
        <w:t xml:space="preserve"> standard fields </w:t>
      </w:r>
      <w:r w:rsidR="00230090">
        <w:rPr>
          <w:rFonts w:ascii="Calibri Light" w:hAnsi="Calibri Light" w:cs="Arial"/>
        </w:rPr>
        <w:t xml:space="preserve">will be copied to the target transaction. In order to copy the contents of custom fields, the copy logic will be enhanced. Refer to the FS: </w:t>
      </w:r>
      <w:r w:rsidR="00230090" w:rsidRPr="00230090">
        <w:rPr>
          <w:rFonts w:ascii="Calibri Light" w:hAnsi="Calibri Light" w:cs="Arial"/>
          <w:color w:val="4F81BD" w:themeColor="accent1"/>
        </w:rPr>
        <w:t>E-CIM-C</w:t>
      </w:r>
      <w:r w:rsidR="009639EA">
        <w:rPr>
          <w:rFonts w:ascii="Calibri Light" w:hAnsi="Calibri Light" w:cs="Arial"/>
          <w:color w:val="4F81BD" w:themeColor="accent1"/>
        </w:rPr>
        <w:t>S-16 -</w:t>
      </w:r>
      <w:r w:rsidR="00230090" w:rsidRPr="00230090">
        <w:rPr>
          <w:rFonts w:ascii="Calibri Light" w:hAnsi="Calibri Light" w:cs="Arial"/>
          <w:color w:val="4F81BD" w:themeColor="accent1"/>
        </w:rPr>
        <w:t xml:space="preserve"> ‘Enhance the copy control logic to copy custom attributes from</w:t>
      </w:r>
      <w:r w:rsidR="00230090">
        <w:rPr>
          <w:rFonts w:ascii="Calibri Light" w:hAnsi="Calibri Light" w:cs="Arial"/>
          <w:color w:val="4F81BD" w:themeColor="accent1"/>
        </w:rPr>
        <w:t xml:space="preserve"> a work ticket to a work ticket</w:t>
      </w:r>
      <w:r w:rsidR="00230090" w:rsidRPr="00230090">
        <w:rPr>
          <w:rFonts w:ascii="Calibri Light" w:hAnsi="Calibri Light" w:cs="Arial"/>
          <w:color w:val="4F81BD" w:themeColor="accent1"/>
        </w:rPr>
        <w:t>’</w:t>
      </w:r>
      <w:r w:rsidR="00230090" w:rsidRPr="00230090">
        <w:rPr>
          <w:rFonts w:ascii="Calibri Light" w:hAnsi="Calibri Light" w:cs="Arial"/>
        </w:rPr>
        <w:t xml:space="preserve"> </w:t>
      </w:r>
      <w:r w:rsidR="00230090">
        <w:rPr>
          <w:rFonts w:ascii="Calibri Light" w:hAnsi="Calibri Light" w:cs="Arial"/>
        </w:rPr>
        <w:t>for more details.</w:t>
      </w:r>
      <w:r w:rsidR="003F6D80">
        <w:rPr>
          <w:rFonts w:ascii="Calibri Light" w:hAnsi="Calibri Light" w:cs="Arial"/>
        </w:rPr>
        <w:t xml:space="preserve"> Upon copying the work ticket, a user will be able to change the Utilities Contract ID assigned to it and the system will automatically re-determine all work ticket attributes that are dependent on it. </w:t>
      </w:r>
      <w:r w:rsidR="00EA5987">
        <w:rPr>
          <w:rFonts w:ascii="Calibri Light" w:hAnsi="Calibri Light" w:cs="Arial"/>
        </w:rPr>
        <w:t xml:space="preserve">Refer to the FS: </w:t>
      </w:r>
      <w:r w:rsidR="00EA5987">
        <w:rPr>
          <w:rFonts w:ascii="Calibri Light" w:hAnsi="Calibri Light" w:cs="Arial"/>
          <w:color w:val="4F81BD" w:themeColor="accent1"/>
        </w:rPr>
        <w:t>E-CIM-CS-16 - ‘Enhance the work ticket</w:t>
      </w:r>
      <w:r w:rsidR="00EA5987" w:rsidRPr="003D6686">
        <w:rPr>
          <w:rFonts w:ascii="Calibri Light" w:hAnsi="Calibri Light" w:cs="Arial"/>
          <w:color w:val="4F81BD" w:themeColor="accent1"/>
        </w:rPr>
        <w:t xml:space="preserve"> in </w:t>
      </w:r>
      <w:r w:rsidR="00EA5987">
        <w:rPr>
          <w:rFonts w:ascii="Calibri Light" w:hAnsi="Calibri Light" w:cs="Arial"/>
          <w:color w:val="4F81BD" w:themeColor="accent1"/>
        </w:rPr>
        <w:t xml:space="preserve">SAP Hybris </w:t>
      </w:r>
      <w:r w:rsidR="00EA5987" w:rsidRPr="003D6686">
        <w:rPr>
          <w:rFonts w:ascii="Calibri Light" w:hAnsi="Calibri Light" w:cs="Arial"/>
          <w:color w:val="4F81BD" w:themeColor="accent1"/>
        </w:rPr>
        <w:t xml:space="preserve">C4C with custom fields and business logic’ </w:t>
      </w:r>
      <w:r w:rsidR="00EA5987">
        <w:rPr>
          <w:rFonts w:ascii="Calibri Light" w:hAnsi="Calibri Light" w:cs="Arial"/>
        </w:rPr>
        <w:t>for more details.</w:t>
      </w:r>
    </w:p>
    <w:p w14:paraId="599CF1FA" w14:textId="77777777" w:rsidR="00DE5EB9" w:rsidRPr="0065116F" w:rsidRDefault="00DE5EB9" w:rsidP="0065116F">
      <w:pPr>
        <w:pStyle w:val="Heading2Text"/>
        <w:ind w:left="1440"/>
        <w:jc w:val="both"/>
        <w:rPr>
          <w:rFonts w:ascii="Calibri Light" w:hAnsi="Calibri Light" w:cs="Arial"/>
        </w:rPr>
      </w:pPr>
    </w:p>
    <w:p w14:paraId="1E6D6C0E" w14:textId="77777777" w:rsidR="00EF7453" w:rsidRDefault="003D1139" w:rsidP="00162320">
      <w:pPr>
        <w:pStyle w:val="Heading2Text"/>
        <w:numPr>
          <w:ilvl w:val="3"/>
          <w:numId w:val="12"/>
        </w:numPr>
        <w:ind w:hanging="144"/>
        <w:jc w:val="both"/>
        <w:rPr>
          <w:rFonts w:ascii="Calibri Light" w:hAnsi="Calibri Light" w:cs="Arial"/>
        </w:rPr>
      </w:pPr>
      <w:r w:rsidRPr="00322ED0">
        <w:rPr>
          <w:rFonts w:ascii="Calibri Light" w:hAnsi="Calibri Light" w:cs="Arial"/>
        </w:rPr>
        <w:t>Activity Management:</w:t>
      </w:r>
    </w:p>
    <w:p w14:paraId="66D716B9" w14:textId="76106FB1" w:rsidR="00322ED0" w:rsidRPr="00322ED0" w:rsidRDefault="00322ED0" w:rsidP="002E0FD6">
      <w:pPr>
        <w:pStyle w:val="Heading2Text"/>
        <w:ind w:left="1440"/>
        <w:jc w:val="both"/>
        <w:rPr>
          <w:rFonts w:ascii="Calibri Light" w:hAnsi="Calibri Light" w:cs="Arial"/>
        </w:rPr>
      </w:pPr>
      <w:r w:rsidRPr="00322ED0">
        <w:rPr>
          <w:rFonts w:ascii="Calibri Light" w:eastAsia="Calibri" w:hAnsi="Calibri Light" w:cs="Arial"/>
          <w:szCs w:val="20"/>
          <w:lang w:eastAsia="en-US"/>
        </w:rPr>
        <w:t xml:space="preserve">The </w:t>
      </w:r>
      <w:r w:rsidR="002E0FD6">
        <w:rPr>
          <w:rFonts w:ascii="Calibri Light" w:hAnsi="Calibri Light" w:cs="Arial"/>
        </w:rPr>
        <w:t xml:space="preserve">Activity Management solution for Rebate Programs will be same as that of Customer Care. Refer to </w:t>
      </w:r>
      <w:r w:rsidR="001475DB">
        <w:rPr>
          <w:rFonts w:ascii="Calibri Light" w:hAnsi="Calibri Light" w:cs="Arial"/>
        </w:rPr>
        <w:t xml:space="preserve">Section </w:t>
      </w:r>
      <w:r w:rsidR="002E0FD6">
        <w:rPr>
          <w:rFonts w:ascii="Calibri Light" w:hAnsi="Calibri Light" w:cs="Arial"/>
        </w:rPr>
        <w:t>2.1.1.3 for details.</w:t>
      </w:r>
    </w:p>
    <w:p w14:paraId="648F958A" w14:textId="77777777" w:rsidR="00AC6EA0" w:rsidRPr="00AC6EA0" w:rsidRDefault="00AC6EA0" w:rsidP="00AC6EA0">
      <w:pPr>
        <w:pStyle w:val="Heading2Text"/>
        <w:ind w:left="1260"/>
        <w:jc w:val="both"/>
        <w:rPr>
          <w:rFonts w:ascii="Calibri Light" w:hAnsi="Calibri Light" w:cs="Arial"/>
          <w:color w:val="C00000"/>
        </w:rPr>
      </w:pPr>
    </w:p>
    <w:p w14:paraId="7368C345" w14:textId="77777777" w:rsidR="00FB0BE7" w:rsidRDefault="00FB0BE7" w:rsidP="00162320">
      <w:pPr>
        <w:pStyle w:val="Heading2Text"/>
        <w:numPr>
          <w:ilvl w:val="2"/>
          <w:numId w:val="12"/>
        </w:numPr>
        <w:jc w:val="both"/>
        <w:rPr>
          <w:rFonts w:ascii="Calibri Light" w:hAnsi="Calibri Light" w:cs="Arial"/>
          <w:b/>
        </w:rPr>
      </w:pPr>
      <w:r w:rsidRPr="004F1BAC">
        <w:rPr>
          <w:rFonts w:ascii="Calibri Light" w:hAnsi="Calibri Light" w:cs="Arial"/>
          <w:b/>
        </w:rPr>
        <w:t>Territory Management:</w:t>
      </w:r>
    </w:p>
    <w:p w14:paraId="15181CBD" w14:textId="77777777" w:rsidR="00A6134B" w:rsidRDefault="00705A2E" w:rsidP="00112665">
      <w:pPr>
        <w:pStyle w:val="Heading2Text"/>
        <w:ind w:left="1260"/>
        <w:jc w:val="both"/>
        <w:rPr>
          <w:rFonts w:ascii="Calibri Light" w:hAnsi="Calibri Light" w:cs="Arial"/>
        </w:rPr>
      </w:pPr>
      <w:r>
        <w:rPr>
          <w:rFonts w:ascii="Calibri Light" w:hAnsi="Calibri Light" w:cs="Arial"/>
        </w:rPr>
        <w:t xml:space="preserve">Territory Management can be used to organize sales markets into territories according to criteria such as geographical locations, </w:t>
      </w:r>
      <w:r w:rsidR="004E2B51">
        <w:rPr>
          <w:rFonts w:ascii="Calibri Light" w:hAnsi="Calibri Light" w:cs="Arial"/>
        </w:rPr>
        <w:t>customer segments, programs</w:t>
      </w:r>
      <w:r>
        <w:rPr>
          <w:rFonts w:ascii="Calibri Light" w:hAnsi="Calibri Light" w:cs="Arial"/>
        </w:rPr>
        <w:t xml:space="preserve">, </w:t>
      </w:r>
      <w:r w:rsidR="004E2B51">
        <w:rPr>
          <w:rFonts w:ascii="Calibri Light" w:hAnsi="Calibri Light" w:cs="Arial"/>
        </w:rPr>
        <w:t>and so on</w:t>
      </w:r>
      <w:r>
        <w:rPr>
          <w:rFonts w:ascii="Calibri Light" w:hAnsi="Calibri Light" w:cs="Arial"/>
        </w:rPr>
        <w:t>. This helps to determine who is responsible for a territory, which business partners belong to a territory, or which programs to offer in a territory.</w:t>
      </w:r>
      <w:r w:rsidR="0097116A">
        <w:rPr>
          <w:rFonts w:ascii="Calibri Light" w:hAnsi="Calibri Light" w:cs="Arial"/>
        </w:rPr>
        <w:t xml:space="preserve"> At SCE, sales territories will be defined according to customer segments. </w:t>
      </w:r>
    </w:p>
    <w:p w14:paraId="59133D13" w14:textId="77777777" w:rsidR="00705A2E" w:rsidRDefault="007E6C80" w:rsidP="00112665">
      <w:pPr>
        <w:pStyle w:val="Heading2Text"/>
        <w:ind w:left="1260"/>
        <w:jc w:val="both"/>
        <w:rPr>
          <w:rFonts w:ascii="Calibri Light" w:hAnsi="Calibri Light" w:cs="Arial"/>
        </w:rPr>
      </w:pPr>
      <w:r>
        <w:rPr>
          <w:rFonts w:ascii="Calibri Light" w:hAnsi="Calibri Light" w:cs="Arial"/>
        </w:rPr>
        <w:t>The following are the main sub-processes within Territory Management:</w:t>
      </w:r>
    </w:p>
    <w:p w14:paraId="521AE781" w14:textId="77777777" w:rsidR="00A6134B" w:rsidRDefault="00A6134B" w:rsidP="00162320">
      <w:pPr>
        <w:pStyle w:val="Heading2Text"/>
        <w:numPr>
          <w:ilvl w:val="2"/>
          <w:numId w:val="14"/>
        </w:numPr>
        <w:jc w:val="both"/>
        <w:rPr>
          <w:rFonts w:ascii="Calibri Light" w:hAnsi="Calibri Light" w:cs="Arial"/>
        </w:rPr>
      </w:pPr>
      <w:r>
        <w:rPr>
          <w:rFonts w:ascii="Calibri Light" w:hAnsi="Calibri Light" w:cs="Arial"/>
        </w:rPr>
        <w:t>Create</w:t>
      </w:r>
      <w:r w:rsidR="001B35B6">
        <w:rPr>
          <w:rFonts w:ascii="Calibri Light" w:hAnsi="Calibri Light" w:cs="Arial"/>
        </w:rPr>
        <w:t>/ Maintain</w:t>
      </w:r>
      <w:r>
        <w:rPr>
          <w:rFonts w:ascii="Calibri Light" w:hAnsi="Calibri Light" w:cs="Arial"/>
        </w:rPr>
        <w:t xml:space="preserve"> Territory Hierarchy</w:t>
      </w:r>
    </w:p>
    <w:p w14:paraId="6D302564" w14:textId="77777777" w:rsidR="0068038C" w:rsidRDefault="00744CC1" w:rsidP="00162320">
      <w:pPr>
        <w:pStyle w:val="Heading2Text"/>
        <w:numPr>
          <w:ilvl w:val="2"/>
          <w:numId w:val="14"/>
        </w:numPr>
        <w:jc w:val="both"/>
        <w:rPr>
          <w:rFonts w:ascii="Calibri Light" w:hAnsi="Calibri Light" w:cs="Arial"/>
        </w:rPr>
      </w:pPr>
      <w:r>
        <w:rPr>
          <w:rFonts w:ascii="Calibri Light" w:hAnsi="Calibri Light" w:cs="Arial"/>
        </w:rPr>
        <w:t>Create/ Update Account Assignment</w:t>
      </w:r>
    </w:p>
    <w:p w14:paraId="6B174BE3" w14:textId="77777777" w:rsidR="00FC7A5C" w:rsidRPr="002C2F64" w:rsidRDefault="00744CC1" w:rsidP="00162320">
      <w:pPr>
        <w:pStyle w:val="Heading2Text"/>
        <w:numPr>
          <w:ilvl w:val="2"/>
          <w:numId w:val="14"/>
        </w:numPr>
        <w:jc w:val="both"/>
        <w:rPr>
          <w:rFonts w:ascii="Calibri Light" w:hAnsi="Calibri Light" w:cs="Arial"/>
        </w:rPr>
      </w:pPr>
      <w:r>
        <w:rPr>
          <w:rFonts w:ascii="Calibri Light" w:hAnsi="Calibri Light" w:cs="Arial"/>
        </w:rPr>
        <w:t>Create/ Update Employee Assignment</w:t>
      </w:r>
    </w:p>
    <w:p w14:paraId="77C7264B" w14:textId="77777777" w:rsidR="0068038C" w:rsidRPr="004D31E6" w:rsidRDefault="0054681A" w:rsidP="00E036A2">
      <w:pPr>
        <w:pStyle w:val="Heading2Text"/>
        <w:spacing w:before="240"/>
        <w:ind w:left="1267"/>
        <w:jc w:val="both"/>
        <w:rPr>
          <w:rFonts w:ascii="Calibri Light" w:hAnsi="Calibri Light" w:cs="Arial"/>
          <w:b/>
        </w:rPr>
      </w:pPr>
      <w:r w:rsidRPr="004D31E6">
        <w:rPr>
          <w:rFonts w:ascii="Calibri Light" w:hAnsi="Calibri Light" w:cs="Arial"/>
          <w:b/>
        </w:rPr>
        <w:t>Create</w:t>
      </w:r>
      <w:r w:rsidR="001B35B6">
        <w:rPr>
          <w:rFonts w:ascii="Calibri Light" w:hAnsi="Calibri Light" w:cs="Arial"/>
          <w:b/>
        </w:rPr>
        <w:t>/ Maintain</w:t>
      </w:r>
      <w:r w:rsidRPr="004D31E6">
        <w:rPr>
          <w:rFonts w:ascii="Calibri Light" w:hAnsi="Calibri Light" w:cs="Arial"/>
          <w:b/>
        </w:rPr>
        <w:t xml:space="preserve"> Territory Hierarchy:</w:t>
      </w:r>
    </w:p>
    <w:p w14:paraId="2E14FB91" w14:textId="77777777" w:rsidR="0054681A" w:rsidRDefault="004A458A" w:rsidP="0054681A">
      <w:pPr>
        <w:pStyle w:val="Heading2Text"/>
        <w:ind w:left="1260"/>
        <w:jc w:val="both"/>
        <w:rPr>
          <w:rFonts w:ascii="Calibri Light" w:hAnsi="Calibri Light" w:cs="Arial"/>
        </w:rPr>
      </w:pPr>
      <w:r>
        <w:rPr>
          <w:rFonts w:ascii="Calibri Light" w:hAnsi="Calibri Light" w:cs="Arial"/>
        </w:rPr>
        <w:t xml:space="preserve">Territory Hierarchy can be created in SAP Hybris C4C using ‘New Territory’ and ‘New Sub-Territory’ actions </w:t>
      </w:r>
      <w:r w:rsidR="00564503">
        <w:rPr>
          <w:rFonts w:ascii="Calibri Light" w:hAnsi="Calibri Light" w:cs="Arial"/>
        </w:rPr>
        <w:t xml:space="preserve">or </w:t>
      </w:r>
      <w:r w:rsidR="008F3F0A">
        <w:rPr>
          <w:rFonts w:ascii="Calibri Light" w:hAnsi="Calibri Light" w:cs="Arial"/>
        </w:rPr>
        <w:t xml:space="preserve">in mass using </w:t>
      </w:r>
      <w:r>
        <w:rPr>
          <w:rFonts w:ascii="Calibri Light" w:hAnsi="Calibri Light" w:cs="Arial"/>
        </w:rPr>
        <w:t xml:space="preserve">the ‘Territories from Microsoft Excel’ action </w:t>
      </w:r>
      <w:r w:rsidR="0031207D">
        <w:rPr>
          <w:rFonts w:ascii="Calibri Light" w:hAnsi="Calibri Light" w:cs="Arial"/>
        </w:rPr>
        <w:t xml:space="preserve">on the Territories work center </w:t>
      </w:r>
      <w:r w:rsidR="000C06F5">
        <w:rPr>
          <w:rFonts w:ascii="Calibri Light" w:hAnsi="Calibri Light" w:cs="Arial"/>
        </w:rPr>
        <w:t xml:space="preserve">view </w:t>
      </w:r>
      <w:r>
        <w:rPr>
          <w:rFonts w:ascii="Calibri Light" w:hAnsi="Calibri Light" w:cs="Arial"/>
        </w:rPr>
        <w:t>as shown below:</w:t>
      </w:r>
    </w:p>
    <w:p w14:paraId="7603A7F0" w14:textId="77777777" w:rsidR="00564503" w:rsidRDefault="00D637A9" w:rsidP="0054681A">
      <w:pPr>
        <w:pStyle w:val="Heading2Text"/>
        <w:ind w:left="1260"/>
        <w:jc w:val="both"/>
        <w:rPr>
          <w:rFonts w:ascii="Calibri Light" w:hAnsi="Calibri Light" w:cs="Arial"/>
        </w:rPr>
      </w:pPr>
      <w:r>
        <w:rPr>
          <w:rFonts w:ascii="Calibri Light" w:hAnsi="Calibri Light" w:cs="Arial"/>
          <w:noProof/>
          <w:lang w:eastAsia="en-US"/>
        </w:rPr>
        <w:drawing>
          <wp:inline distT="0" distB="0" distL="0" distR="0" wp14:anchorId="2AC13F78" wp14:editId="52ACBAE8">
            <wp:extent cx="5928360" cy="2293620"/>
            <wp:effectExtent l="0" t="0" r="0" b="0"/>
            <wp:docPr id="50179" name="Picture 5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8360" cy="2293620"/>
                    </a:xfrm>
                    <a:prstGeom prst="rect">
                      <a:avLst/>
                    </a:prstGeom>
                    <a:noFill/>
                    <a:ln>
                      <a:noFill/>
                    </a:ln>
                  </pic:spPr>
                </pic:pic>
              </a:graphicData>
            </a:graphic>
          </wp:inline>
        </w:drawing>
      </w:r>
    </w:p>
    <w:p w14:paraId="054EA039" w14:textId="77777777" w:rsidR="00001F64" w:rsidRDefault="00001F64" w:rsidP="0054681A">
      <w:pPr>
        <w:pStyle w:val="Heading2Text"/>
        <w:ind w:left="1260"/>
        <w:jc w:val="both"/>
        <w:rPr>
          <w:rFonts w:ascii="Calibri Light" w:hAnsi="Calibri Light" w:cs="Arial"/>
        </w:rPr>
      </w:pPr>
      <w:r>
        <w:rPr>
          <w:rFonts w:ascii="Calibri Light" w:hAnsi="Calibri Light" w:cs="Arial"/>
        </w:rPr>
        <w:t xml:space="preserve">Figure 2.1.5.1 – Territories Work Center </w:t>
      </w:r>
      <w:r w:rsidR="000C06F5">
        <w:rPr>
          <w:rFonts w:ascii="Calibri Light" w:hAnsi="Calibri Light" w:cs="Arial"/>
        </w:rPr>
        <w:t xml:space="preserve">View </w:t>
      </w:r>
      <w:r>
        <w:rPr>
          <w:rFonts w:ascii="Calibri Light" w:hAnsi="Calibri Light" w:cs="Arial"/>
        </w:rPr>
        <w:t>in SAP Hybris C4C</w:t>
      </w:r>
    </w:p>
    <w:p w14:paraId="34654BE7" w14:textId="77777777" w:rsidR="0031207D" w:rsidRDefault="00437156" w:rsidP="0054681A">
      <w:pPr>
        <w:pStyle w:val="Heading2Text"/>
        <w:ind w:left="1260"/>
        <w:jc w:val="both"/>
        <w:rPr>
          <w:rFonts w:ascii="Calibri Light" w:hAnsi="Calibri Light" w:cs="Arial"/>
        </w:rPr>
      </w:pPr>
      <w:r>
        <w:rPr>
          <w:rFonts w:ascii="Calibri Light" w:hAnsi="Calibri Light" w:cs="Arial"/>
        </w:rPr>
        <w:t xml:space="preserve">Access to the </w:t>
      </w:r>
      <w:r w:rsidR="009E2954">
        <w:rPr>
          <w:rFonts w:ascii="Calibri Light" w:hAnsi="Calibri Light" w:cs="Arial"/>
        </w:rPr>
        <w:t>‘</w:t>
      </w:r>
      <w:r>
        <w:rPr>
          <w:rFonts w:ascii="Calibri Light" w:hAnsi="Calibri Light" w:cs="Arial"/>
        </w:rPr>
        <w:t>Territories</w:t>
      </w:r>
      <w:r w:rsidR="009E2954">
        <w:rPr>
          <w:rFonts w:ascii="Calibri Light" w:hAnsi="Calibri Light" w:cs="Arial"/>
        </w:rPr>
        <w:t>’</w:t>
      </w:r>
      <w:r>
        <w:rPr>
          <w:rFonts w:ascii="Calibri Light" w:hAnsi="Calibri Light" w:cs="Arial"/>
        </w:rPr>
        <w:t xml:space="preserve"> work center</w:t>
      </w:r>
      <w:r w:rsidR="000C06F5">
        <w:rPr>
          <w:rFonts w:ascii="Calibri Light" w:hAnsi="Calibri Light" w:cs="Arial"/>
        </w:rPr>
        <w:t xml:space="preserve"> view</w:t>
      </w:r>
      <w:r>
        <w:rPr>
          <w:rFonts w:ascii="Calibri Light" w:hAnsi="Calibri Light" w:cs="Arial"/>
        </w:rPr>
        <w:t xml:space="preserve"> will be restricted to users who are assigned to the </w:t>
      </w:r>
      <w:r w:rsidR="009E2954">
        <w:rPr>
          <w:rFonts w:ascii="Calibri Light" w:hAnsi="Calibri Light" w:cs="Arial"/>
        </w:rPr>
        <w:t xml:space="preserve">‘Territory Professional’ business role. </w:t>
      </w:r>
    </w:p>
    <w:p w14:paraId="2D1DA24E" w14:textId="77777777" w:rsidR="005413F4" w:rsidRDefault="008E2B98" w:rsidP="00112665">
      <w:pPr>
        <w:pStyle w:val="Heading2Text"/>
        <w:ind w:left="1260"/>
        <w:jc w:val="both"/>
        <w:rPr>
          <w:rFonts w:ascii="Calibri Light" w:hAnsi="Calibri Light" w:cs="Arial"/>
        </w:rPr>
      </w:pPr>
      <w:r>
        <w:rPr>
          <w:rFonts w:ascii="Calibri Light" w:hAnsi="Calibri Light" w:cs="Arial"/>
        </w:rPr>
        <w:lastRenderedPageBreak/>
        <w:t>The following Territory Hierarchy Levels will be defined in the SAP Hybris C4C system at SCE:</w:t>
      </w:r>
    </w:p>
    <w:p w14:paraId="64E84574" w14:textId="77777777" w:rsidR="008E2B98" w:rsidRDefault="008E2B98" w:rsidP="00BA6C9A">
      <w:pPr>
        <w:pStyle w:val="Heading2Text"/>
        <w:spacing w:after="0"/>
        <w:ind w:left="1440"/>
        <w:jc w:val="both"/>
        <w:rPr>
          <w:rFonts w:ascii="Calibri Light" w:hAnsi="Calibri Light" w:cs="Arial"/>
        </w:rPr>
      </w:pPr>
      <w:r>
        <w:rPr>
          <w:rFonts w:ascii="Calibri Light" w:hAnsi="Calibri Light" w:cs="Arial"/>
        </w:rPr>
        <w:t>Level 0 – Root</w:t>
      </w:r>
    </w:p>
    <w:p w14:paraId="3DBD590B" w14:textId="77777777" w:rsidR="008E2B98" w:rsidRDefault="008E2B98" w:rsidP="00BA6C9A">
      <w:pPr>
        <w:pStyle w:val="Heading2Text"/>
        <w:spacing w:after="0"/>
        <w:ind w:left="1440"/>
        <w:jc w:val="both"/>
        <w:rPr>
          <w:rFonts w:ascii="Calibri Light" w:hAnsi="Calibri Light" w:cs="Arial"/>
        </w:rPr>
      </w:pPr>
      <w:r>
        <w:rPr>
          <w:rFonts w:ascii="Calibri Light" w:hAnsi="Calibri Light" w:cs="Arial"/>
        </w:rPr>
        <w:t>Level 1 – Customer Service</w:t>
      </w:r>
    </w:p>
    <w:p w14:paraId="240DD609" w14:textId="77777777" w:rsidR="008E2B98" w:rsidRDefault="008E2B98" w:rsidP="00BA6C9A">
      <w:pPr>
        <w:pStyle w:val="Heading2Text"/>
        <w:spacing w:after="0"/>
        <w:ind w:left="1440"/>
        <w:jc w:val="both"/>
        <w:rPr>
          <w:rFonts w:ascii="Calibri Light" w:hAnsi="Calibri Light" w:cs="Arial"/>
        </w:rPr>
      </w:pPr>
      <w:r>
        <w:rPr>
          <w:rFonts w:ascii="Calibri Light" w:hAnsi="Calibri Light" w:cs="Arial"/>
        </w:rPr>
        <w:t>Level 2 – Territory Type</w:t>
      </w:r>
    </w:p>
    <w:p w14:paraId="41D8E558" w14:textId="5617E700" w:rsidR="008E2B98" w:rsidRDefault="008E2B98" w:rsidP="00BA6C9A">
      <w:pPr>
        <w:pStyle w:val="Heading2Text"/>
        <w:tabs>
          <w:tab w:val="right" w:pos="9360"/>
        </w:tabs>
        <w:ind w:left="1440"/>
        <w:jc w:val="both"/>
        <w:rPr>
          <w:rFonts w:ascii="Calibri Light" w:hAnsi="Calibri Light" w:cs="Arial"/>
        </w:rPr>
      </w:pPr>
      <w:r>
        <w:rPr>
          <w:rFonts w:ascii="Calibri Light" w:hAnsi="Calibri Light" w:cs="Arial"/>
        </w:rPr>
        <w:t>Level 3 – Territory</w:t>
      </w:r>
      <w:r w:rsidR="00616F2A">
        <w:rPr>
          <w:rFonts w:ascii="Calibri Light" w:hAnsi="Calibri Light" w:cs="Arial"/>
        </w:rPr>
        <w:t xml:space="preserve"> ID</w:t>
      </w:r>
      <w:r w:rsidR="00001F64">
        <w:rPr>
          <w:rFonts w:ascii="Calibri Light" w:hAnsi="Calibri Light" w:cs="Arial"/>
        </w:rPr>
        <w:tab/>
      </w:r>
    </w:p>
    <w:p w14:paraId="38E34526" w14:textId="77777777" w:rsidR="00384F98" w:rsidRPr="005533AB" w:rsidRDefault="00CF496D" w:rsidP="00112665">
      <w:pPr>
        <w:pStyle w:val="Heading2Text"/>
        <w:ind w:left="1260"/>
        <w:jc w:val="both"/>
        <w:rPr>
          <w:rFonts w:ascii="Calibri Light" w:hAnsi="Calibri Light" w:cs="Arial"/>
        </w:rPr>
      </w:pPr>
      <w:r w:rsidRPr="005533AB">
        <w:rPr>
          <w:rFonts w:ascii="Calibri Light" w:hAnsi="Calibri Light" w:cs="Arial"/>
        </w:rPr>
        <w:t>Sales Territories will be defined according to the following customer segments:</w:t>
      </w:r>
    </w:p>
    <w:p w14:paraId="01E09707" w14:textId="77777777" w:rsidR="00CF496D" w:rsidRPr="005533AB" w:rsidRDefault="00CF496D" w:rsidP="00BA6C9A">
      <w:pPr>
        <w:pStyle w:val="Heading2Text"/>
        <w:spacing w:after="0"/>
        <w:ind w:left="1440"/>
        <w:jc w:val="both"/>
        <w:rPr>
          <w:rFonts w:ascii="Calibri Light" w:hAnsi="Calibri Light" w:cs="Arial"/>
        </w:rPr>
      </w:pPr>
      <w:r w:rsidRPr="005533AB">
        <w:rPr>
          <w:rFonts w:ascii="Calibri Light" w:hAnsi="Calibri Light" w:cs="Arial"/>
        </w:rPr>
        <w:t xml:space="preserve">S1 – Strategic Partner </w:t>
      </w:r>
    </w:p>
    <w:p w14:paraId="200EA151" w14:textId="77777777" w:rsidR="00CF496D" w:rsidRPr="005533AB" w:rsidRDefault="00CF496D" w:rsidP="00BA6C9A">
      <w:pPr>
        <w:pStyle w:val="Heading2Text"/>
        <w:spacing w:after="0"/>
        <w:ind w:left="1440"/>
        <w:jc w:val="both"/>
        <w:rPr>
          <w:rFonts w:ascii="Calibri Light" w:hAnsi="Calibri Light" w:cs="Arial"/>
        </w:rPr>
      </w:pPr>
      <w:r w:rsidRPr="005533AB">
        <w:rPr>
          <w:rFonts w:ascii="Calibri Light" w:hAnsi="Calibri Light" w:cs="Arial"/>
        </w:rPr>
        <w:t>S2 – Optimized Services</w:t>
      </w:r>
    </w:p>
    <w:p w14:paraId="6C4F55A0" w14:textId="77777777" w:rsidR="00CF496D" w:rsidRPr="005533AB" w:rsidRDefault="00CF496D" w:rsidP="00BA6C9A">
      <w:pPr>
        <w:pStyle w:val="Heading2Text"/>
        <w:spacing w:after="0"/>
        <w:ind w:left="1440"/>
        <w:jc w:val="both"/>
        <w:rPr>
          <w:rFonts w:ascii="Calibri Light" w:hAnsi="Calibri Light" w:cs="Arial"/>
        </w:rPr>
      </w:pPr>
      <w:r w:rsidRPr="005533AB">
        <w:rPr>
          <w:rFonts w:ascii="Calibri Light" w:hAnsi="Calibri Light" w:cs="Arial"/>
        </w:rPr>
        <w:t>S4 – Self Service</w:t>
      </w:r>
    </w:p>
    <w:p w14:paraId="3A94CA9E" w14:textId="77777777" w:rsidR="00CF496D" w:rsidRPr="005533AB" w:rsidRDefault="00CF496D" w:rsidP="00BA6C9A">
      <w:pPr>
        <w:pStyle w:val="Heading2Text"/>
        <w:spacing w:after="0"/>
        <w:ind w:left="1440"/>
        <w:jc w:val="both"/>
        <w:rPr>
          <w:rFonts w:ascii="Calibri Light" w:hAnsi="Calibri Light" w:cs="Arial"/>
        </w:rPr>
      </w:pPr>
      <w:r w:rsidRPr="005533AB">
        <w:rPr>
          <w:rFonts w:ascii="Calibri Light" w:hAnsi="Calibri Light" w:cs="Arial"/>
        </w:rPr>
        <w:t>HB – Home Builder</w:t>
      </w:r>
    </w:p>
    <w:p w14:paraId="792DF406" w14:textId="77777777" w:rsidR="00CF496D" w:rsidRPr="005533AB" w:rsidRDefault="005533AB" w:rsidP="00BA6C9A">
      <w:pPr>
        <w:pStyle w:val="Heading2Text"/>
        <w:spacing w:after="0"/>
        <w:ind w:left="1440"/>
        <w:jc w:val="both"/>
        <w:rPr>
          <w:rFonts w:ascii="Calibri Light" w:hAnsi="Calibri Light" w:cs="Arial"/>
        </w:rPr>
      </w:pPr>
      <w:r w:rsidRPr="005533AB">
        <w:rPr>
          <w:rFonts w:ascii="Calibri Light" w:hAnsi="Calibri Light" w:cs="Arial"/>
        </w:rPr>
        <w:t>WG – Wholesale Generators</w:t>
      </w:r>
    </w:p>
    <w:p w14:paraId="72F78835" w14:textId="77777777" w:rsidR="005533AB" w:rsidRPr="005533AB" w:rsidRDefault="005533AB" w:rsidP="00BA6C9A">
      <w:pPr>
        <w:pStyle w:val="Heading2Text"/>
        <w:spacing w:after="0"/>
        <w:ind w:left="1440"/>
        <w:jc w:val="both"/>
        <w:rPr>
          <w:rFonts w:ascii="Calibri Light" w:hAnsi="Calibri Light" w:cs="Arial"/>
        </w:rPr>
      </w:pPr>
      <w:r w:rsidRPr="005533AB">
        <w:rPr>
          <w:rFonts w:ascii="Calibri Light" w:hAnsi="Calibri Light" w:cs="Arial"/>
        </w:rPr>
        <w:t>EC – Electric Service Provider/ Community Choice Aggregators</w:t>
      </w:r>
    </w:p>
    <w:p w14:paraId="1D31472D" w14:textId="77777777" w:rsidR="005533AB" w:rsidRPr="005533AB" w:rsidRDefault="005533AB" w:rsidP="00BA6C9A">
      <w:pPr>
        <w:pStyle w:val="Heading2Text"/>
        <w:ind w:left="1433"/>
        <w:jc w:val="both"/>
        <w:rPr>
          <w:rFonts w:ascii="Calibri Light" w:hAnsi="Calibri Light" w:cs="Arial"/>
        </w:rPr>
      </w:pPr>
      <w:r w:rsidRPr="005533AB">
        <w:rPr>
          <w:rFonts w:ascii="Calibri Light" w:hAnsi="Calibri Light" w:cs="Arial"/>
        </w:rPr>
        <w:t>TP – Trade Professional</w:t>
      </w:r>
    </w:p>
    <w:p w14:paraId="06844ECF" w14:textId="77777777" w:rsidR="00384F98" w:rsidRDefault="008327C4" w:rsidP="008327C4">
      <w:pPr>
        <w:pStyle w:val="Heading2Text"/>
        <w:ind w:left="1260"/>
        <w:jc w:val="both"/>
        <w:rPr>
          <w:rFonts w:ascii="Calibri Light" w:hAnsi="Calibri Light" w:cs="Arial"/>
        </w:rPr>
      </w:pPr>
      <w:r w:rsidRPr="008327C4">
        <w:rPr>
          <w:rFonts w:ascii="Calibri Light" w:hAnsi="Calibri Light" w:cs="Arial"/>
        </w:rPr>
        <w:t>‘</w:t>
      </w:r>
      <w:r w:rsidR="00534134" w:rsidRPr="008327C4">
        <w:rPr>
          <w:rFonts w:ascii="Calibri Light" w:hAnsi="Calibri Light" w:cs="Arial"/>
        </w:rPr>
        <w:t>Segment Identifier</w:t>
      </w:r>
      <w:r w:rsidRPr="008327C4">
        <w:rPr>
          <w:rFonts w:ascii="Calibri Light" w:hAnsi="Calibri Light" w:cs="Arial"/>
        </w:rPr>
        <w:t>’</w:t>
      </w:r>
      <w:r w:rsidR="00534134" w:rsidRPr="008327C4">
        <w:rPr>
          <w:rFonts w:ascii="Calibri Light" w:hAnsi="Calibri Light" w:cs="Arial"/>
        </w:rPr>
        <w:t xml:space="preserve"> </w:t>
      </w:r>
      <w:r w:rsidRPr="008327C4">
        <w:rPr>
          <w:rFonts w:ascii="Calibri Light" w:hAnsi="Calibri Light" w:cs="Arial"/>
        </w:rPr>
        <w:t xml:space="preserve">will be defined </w:t>
      </w:r>
      <w:r>
        <w:rPr>
          <w:rFonts w:ascii="Calibri Light" w:hAnsi="Calibri Light" w:cs="Arial"/>
        </w:rPr>
        <w:t>as an attribute of an Account</w:t>
      </w:r>
      <w:r w:rsidR="00B92128">
        <w:rPr>
          <w:rFonts w:ascii="Calibri Light" w:hAnsi="Calibri Light" w:cs="Arial"/>
        </w:rPr>
        <w:t xml:space="preserve">, and will contain a </w:t>
      </w:r>
      <w:r w:rsidRPr="008327C4">
        <w:rPr>
          <w:rFonts w:ascii="Calibri Light" w:hAnsi="Calibri Light" w:cs="Arial"/>
        </w:rPr>
        <w:t xml:space="preserve">dropdown list </w:t>
      </w:r>
      <w:r w:rsidR="00B92128">
        <w:rPr>
          <w:rFonts w:ascii="Calibri Light" w:hAnsi="Calibri Light" w:cs="Arial"/>
        </w:rPr>
        <w:t>of</w:t>
      </w:r>
      <w:r w:rsidRPr="008327C4">
        <w:rPr>
          <w:rFonts w:ascii="Calibri Light" w:hAnsi="Calibri Light" w:cs="Arial"/>
        </w:rPr>
        <w:t xml:space="preserve"> customer segment codes listed above.</w:t>
      </w:r>
    </w:p>
    <w:p w14:paraId="1CD01D4A" w14:textId="77777777" w:rsidR="008E2B98" w:rsidRDefault="0035375A" w:rsidP="00112665">
      <w:pPr>
        <w:pStyle w:val="Heading2Text"/>
        <w:ind w:left="1260"/>
        <w:jc w:val="both"/>
        <w:rPr>
          <w:rFonts w:ascii="Calibri Light" w:hAnsi="Calibri Light" w:cs="Arial"/>
        </w:rPr>
      </w:pPr>
      <w:r>
        <w:rPr>
          <w:rFonts w:ascii="Calibri Light" w:hAnsi="Calibri Light" w:cs="Arial"/>
        </w:rPr>
        <w:t xml:space="preserve">While creating territories </w:t>
      </w:r>
      <w:r w:rsidR="0065772A">
        <w:rPr>
          <w:rFonts w:ascii="Calibri Light" w:hAnsi="Calibri Light" w:cs="Arial"/>
        </w:rPr>
        <w:t xml:space="preserve">using ‘New Territory’ and ‘New Sub-Territory’ actions, </w:t>
      </w:r>
      <w:r w:rsidR="00E51B12">
        <w:rPr>
          <w:rFonts w:ascii="Calibri Light" w:hAnsi="Calibri Light" w:cs="Arial"/>
        </w:rPr>
        <w:t>Employee BP’s can be assigned to the following party r</w:t>
      </w:r>
      <w:r w:rsidR="0065772A">
        <w:rPr>
          <w:rFonts w:ascii="Calibri Light" w:hAnsi="Calibri Light" w:cs="Arial"/>
        </w:rPr>
        <w:t>oles:</w:t>
      </w:r>
    </w:p>
    <w:p w14:paraId="77005B4C" w14:textId="77777777" w:rsidR="006D4D2A" w:rsidRDefault="006D4D2A" w:rsidP="00AB19FE">
      <w:pPr>
        <w:pStyle w:val="Heading2Text"/>
        <w:numPr>
          <w:ilvl w:val="0"/>
          <w:numId w:val="15"/>
        </w:numPr>
        <w:spacing w:after="0"/>
        <w:ind w:left="1987"/>
        <w:jc w:val="both"/>
        <w:rPr>
          <w:rFonts w:ascii="Calibri Light" w:hAnsi="Calibri Light" w:cs="Arial"/>
        </w:rPr>
      </w:pPr>
      <w:r>
        <w:rPr>
          <w:rFonts w:ascii="Calibri Light" w:hAnsi="Calibri Light" w:cs="Arial"/>
        </w:rPr>
        <w:t>Account Manager</w:t>
      </w:r>
    </w:p>
    <w:p w14:paraId="63BB7462" w14:textId="77777777" w:rsidR="006D4D2A" w:rsidRDefault="006D4D2A" w:rsidP="00AB19FE">
      <w:pPr>
        <w:pStyle w:val="Heading2Text"/>
        <w:numPr>
          <w:ilvl w:val="0"/>
          <w:numId w:val="15"/>
        </w:numPr>
        <w:spacing w:after="0"/>
        <w:ind w:left="1987"/>
        <w:jc w:val="both"/>
        <w:rPr>
          <w:rFonts w:ascii="Calibri Light" w:hAnsi="Calibri Light" w:cs="Arial"/>
        </w:rPr>
      </w:pPr>
      <w:r>
        <w:rPr>
          <w:rFonts w:ascii="Calibri Light" w:hAnsi="Calibri Light" w:cs="Arial"/>
        </w:rPr>
        <w:t>Account Coordinator</w:t>
      </w:r>
    </w:p>
    <w:p w14:paraId="296CC485" w14:textId="77777777" w:rsidR="00EB7AF4" w:rsidRDefault="003D1AD9" w:rsidP="00AB19FE">
      <w:pPr>
        <w:pStyle w:val="Heading2Text"/>
        <w:numPr>
          <w:ilvl w:val="0"/>
          <w:numId w:val="15"/>
        </w:numPr>
        <w:spacing w:after="0"/>
        <w:ind w:left="1987"/>
        <w:jc w:val="both"/>
        <w:rPr>
          <w:rFonts w:ascii="Calibri Light" w:hAnsi="Calibri Light" w:cs="Arial"/>
        </w:rPr>
      </w:pPr>
      <w:r>
        <w:rPr>
          <w:rFonts w:ascii="Calibri Light" w:hAnsi="Calibri Light" w:cs="Arial"/>
        </w:rPr>
        <w:t>DER</w:t>
      </w:r>
      <w:r w:rsidR="00EB7AF4">
        <w:rPr>
          <w:rFonts w:ascii="Calibri Light" w:hAnsi="Calibri Light" w:cs="Arial"/>
        </w:rPr>
        <w:t xml:space="preserve"> Specialist</w:t>
      </w:r>
    </w:p>
    <w:p w14:paraId="4CBBF1E4" w14:textId="77777777" w:rsidR="00EB7AF4" w:rsidRDefault="00EB7AF4" w:rsidP="00162320">
      <w:pPr>
        <w:pStyle w:val="Heading2Text"/>
        <w:numPr>
          <w:ilvl w:val="0"/>
          <w:numId w:val="15"/>
        </w:numPr>
        <w:jc w:val="both"/>
        <w:rPr>
          <w:rFonts w:ascii="Calibri Light" w:hAnsi="Calibri Light" w:cs="Arial"/>
        </w:rPr>
      </w:pPr>
      <w:r>
        <w:rPr>
          <w:rFonts w:ascii="Calibri Light" w:hAnsi="Calibri Light" w:cs="Arial"/>
        </w:rPr>
        <w:t>Inside Account Manager</w:t>
      </w:r>
    </w:p>
    <w:p w14:paraId="613B8DEB" w14:textId="77777777" w:rsidR="00DF713F" w:rsidRDefault="00DF713F" w:rsidP="00112665">
      <w:pPr>
        <w:pStyle w:val="Heading2Text"/>
        <w:ind w:left="1260"/>
        <w:jc w:val="both"/>
        <w:rPr>
          <w:rFonts w:ascii="Calibri Light" w:hAnsi="Calibri Light" w:cs="Arial"/>
        </w:rPr>
      </w:pPr>
      <w:r>
        <w:rPr>
          <w:rFonts w:ascii="Calibri Light" w:hAnsi="Calibri Light" w:cs="Arial"/>
        </w:rPr>
        <w:t>Party Roles: Account Manager and Account Coordinator will be assigned to S1 territories, and will be auto-populated in all open transactions associated with accounts assigned to these territories.</w:t>
      </w:r>
      <w:r w:rsidR="00397638">
        <w:rPr>
          <w:rFonts w:ascii="Calibri Light" w:hAnsi="Calibri Light" w:cs="Arial"/>
        </w:rPr>
        <w:t xml:space="preserve"> </w:t>
      </w:r>
    </w:p>
    <w:p w14:paraId="44C06542" w14:textId="77777777" w:rsidR="00640B32" w:rsidRDefault="00640B32" w:rsidP="00112665">
      <w:pPr>
        <w:pStyle w:val="Heading2Text"/>
        <w:ind w:left="1260"/>
        <w:jc w:val="both"/>
        <w:rPr>
          <w:rFonts w:ascii="Calibri Light" w:hAnsi="Calibri Light" w:cs="Arial"/>
        </w:rPr>
      </w:pPr>
      <w:r>
        <w:rPr>
          <w:rFonts w:ascii="Calibri Light" w:hAnsi="Calibri Light" w:cs="Arial"/>
        </w:rPr>
        <w:t xml:space="preserve">Party Roles: Inside Account Manager and DER Specialist will be assigned to </w:t>
      </w:r>
      <w:r w:rsidR="00397638">
        <w:rPr>
          <w:rFonts w:ascii="Calibri Light" w:hAnsi="Calibri Light" w:cs="Arial"/>
        </w:rPr>
        <w:t xml:space="preserve">S2 territories, and will be auto-populated in all open transactions associated with accounts assigned to these territories. </w:t>
      </w:r>
    </w:p>
    <w:p w14:paraId="23F97C9B" w14:textId="0B83199C" w:rsidR="005139C6" w:rsidRDefault="005139C6" w:rsidP="005139C6">
      <w:pPr>
        <w:pStyle w:val="Heading2Text"/>
        <w:ind w:left="1260"/>
        <w:jc w:val="both"/>
        <w:rPr>
          <w:rFonts w:ascii="Calibri Light" w:hAnsi="Calibri Light" w:cs="Arial"/>
        </w:rPr>
      </w:pPr>
      <w:r>
        <w:rPr>
          <w:rFonts w:ascii="Calibri Light" w:hAnsi="Calibri Light" w:cs="Arial"/>
        </w:rPr>
        <w:t>Note: Open transactions include: Leads (i.e.: not yet converted), Opportunities (with status</w:t>
      </w:r>
      <w:r w:rsidR="009F6320">
        <w:rPr>
          <w:rFonts w:ascii="Calibri Light" w:hAnsi="Calibri Light" w:cs="Arial"/>
        </w:rPr>
        <w:t xml:space="preserve"> = </w:t>
      </w:r>
      <w:r>
        <w:rPr>
          <w:rFonts w:ascii="Calibri Light" w:hAnsi="Calibri Light" w:cs="Arial"/>
        </w:rPr>
        <w:t>Open</w:t>
      </w:r>
      <w:r w:rsidR="009F6320">
        <w:rPr>
          <w:rFonts w:ascii="Calibri Light" w:hAnsi="Calibri Light" w:cs="Arial"/>
        </w:rPr>
        <w:t xml:space="preserve"> or In Process or Stopped</w:t>
      </w:r>
      <w:r>
        <w:rPr>
          <w:rFonts w:ascii="Calibri Light" w:hAnsi="Calibri Light" w:cs="Arial"/>
        </w:rPr>
        <w:t>) and Activities (i.e.: Appointments, Phone Calls and Tasks with status</w:t>
      </w:r>
      <w:r w:rsidR="009F6320">
        <w:rPr>
          <w:rFonts w:ascii="Calibri Light" w:hAnsi="Calibri Light" w:cs="Arial"/>
        </w:rPr>
        <w:t xml:space="preserve"> = </w:t>
      </w:r>
      <w:r>
        <w:rPr>
          <w:rFonts w:ascii="Calibri Light" w:hAnsi="Calibri Light" w:cs="Arial"/>
        </w:rPr>
        <w:t>Open</w:t>
      </w:r>
      <w:r w:rsidR="009F6320">
        <w:rPr>
          <w:rFonts w:ascii="Calibri Light" w:hAnsi="Calibri Light" w:cs="Arial"/>
        </w:rPr>
        <w:t xml:space="preserve"> or In Process</w:t>
      </w:r>
      <w:r>
        <w:rPr>
          <w:rFonts w:ascii="Calibri Light" w:hAnsi="Calibri Light" w:cs="Arial"/>
        </w:rPr>
        <w:t>).</w:t>
      </w:r>
    </w:p>
    <w:p w14:paraId="352E01CD" w14:textId="77777777" w:rsidR="00A6134B" w:rsidRDefault="00E51B12" w:rsidP="00112665">
      <w:pPr>
        <w:pStyle w:val="Heading2Text"/>
        <w:ind w:left="1260"/>
        <w:jc w:val="both"/>
        <w:rPr>
          <w:rFonts w:ascii="Calibri Light" w:hAnsi="Calibri Light" w:cs="Arial"/>
        </w:rPr>
      </w:pPr>
      <w:r>
        <w:rPr>
          <w:rFonts w:ascii="Calibri Light" w:hAnsi="Calibri Light" w:cs="Arial"/>
        </w:rPr>
        <w:t>While creating territories using the ‘Territories from Microsoft Excel’ action, Employee BP’s can be assigned only to the ‘Employee Responsible – Sales’ party role.</w:t>
      </w:r>
    </w:p>
    <w:p w14:paraId="4107F7DB" w14:textId="77777777" w:rsidR="000220D0" w:rsidRDefault="00BC57E0" w:rsidP="006265F1">
      <w:pPr>
        <w:pStyle w:val="Heading2Text"/>
        <w:ind w:left="1260"/>
        <w:jc w:val="both"/>
        <w:rPr>
          <w:rFonts w:ascii="Calibri Light" w:hAnsi="Calibri Light" w:cs="Arial"/>
        </w:rPr>
      </w:pPr>
      <w:r>
        <w:rPr>
          <w:rFonts w:ascii="Calibri Light" w:hAnsi="Calibri Light" w:cs="Arial"/>
        </w:rPr>
        <w:t>Updates to</w:t>
      </w:r>
      <w:r w:rsidR="00371471">
        <w:rPr>
          <w:rFonts w:ascii="Calibri Light" w:hAnsi="Calibri Light" w:cs="Arial"/>
        </w:rPr>
        <w:t xml:space="preserve"> the Territory Hierarchy </w:t>
      </w:r>
      <w:r>
        <w:rPr>
          <w:rFonts w:ascii="Calibri Light" w:hAnsi="Calibri Light" w:cs="Arial"/>
        </w:rPr>
        <w:t xml:space="preserve">can be requested by creating a </w:t>
      </w:r>
      <w:r w:rsidR="00371471">
        <w:rPr>
          <w:rFonts w:ascii="Calibri Light" w:hAnsi="Calibri Light" w:cs="Arial"/>
        </w:rPr>
        <w:t>Sales Task</w:t>
      </w:r>
      <w:r>
        <w:rPr>
          <w:rFonts w:ascii="Calibri Light" w:hAnsi="Calibri Light" w:cs="Arial"/>
        </w:rPr>
        <w:t xml:space="preserve"> and assigning it to the Territory Management COE</w:t>
      </w:r>
      <w:r w:rsidR="00D86201">
        <w:rPr>
          <w:rFonts w:ascii="Calibri Light" w:hAnsi="Calibri Light" w:cs="Arial"/>
        </w:rPr>
        <w:t xml:space="preserve"> (i.e.: Organizational Unit: BCD – Territory Management)</w:t>
      </w:r>
      <w:r w:rsidR="00371471">
        <w:rPr>
          <w:rFonts w:ascii="Calibri Light" w:hAnsi="Calibri Light" w:cs="Arial"/>
        </w:rPr>
        <w:t xml:space="preserve">. </w:t>
      </w:r>
      <w:r w:rsidR="006265F1">
        <w:rPr>
          <w:rFonts w:ascii="Calibri Light" w:hAnsi="Calibri Light" w:cs="Arial"/>
        </w:rPr>
        <w:t>Territory Management COE personnel can update the Territory Hierarchy by creating</w:t>
      </w:r>
      <w:r w:rsidR="00A97A63">
        <w:rPr>
          <w:rFonts w:ascii="Calibri Light" w:hAnsi="Calibri Light" w:cs="Arial"/>
        </w:rPr>
        <w:t xml:space="preserve"> new territories or reassigning or</w:t>
      </w:r>
      <w:r w:rsidR="006265F1">
        <w:rPr>
          <w:rFonts w:ascii="Calibri Light" w:hAnsi="Calibri Light" w:cs="Arial"/>
        </w:rPr>
        <w:t xml:space="preserve"> deleting existing territories. </w:t>
      </w:r>
      <w:r w:rsidR="009F45A5">
        <w:rPr>
          <w:rFonts w:ascii="Calibri Light" w:hAnsi="Calibri Light" w:cs="Arial"/>
        </w:rPr>
        <w:t>‘New Territory’ and ‘New Sub-Territory’ actions can be used to create new territories and the ‘Delete’ action can be used to delete existing territories.</w:t>
      </w:r>
      <w:r w:rsidR="007768B4">
        <w:rPr>
          <w:rFonts w:ascii="Calibri Light" w:hAnsi="Calibri Light" w:cs="Arial"/>
        </w:rPr>
        <w:t xml:space="preserve"> Refer to figure 2.1.5.1 for a screen</w:t>
      </w:r>
      <w:r w:rsidR="00A42D15">
        <w:rPr>
          <w:rFonts w:ascii="Calibri Light" w:hAnsi="Calibri Light" w:cs="Arial"/>
        </w:rPr>
        <w:t>shot of ‘New Territory’, ‘New Sub-Territory’ and</w:t>
      </w:r>
      <w:r w:rsidR="007768B4">
        <w:rPr>
          <w:rFonts w:ascii="Calibri Light" w:hAnsi="Calibri Light" w:cs="Arial"/>
        </w:rPr>
        <w:t xml:space="preserve"> ‘Delete’ action</w:t>
      </w:r>
      <w:r w:rsidR="00A42D15">
        <w:rPr>
          <w:rFonts w:ascii="Calibri Light" w:hAnsi="Calibri Light" w:cs="Arial"/>
        </w:rPr>
        <w:t>s</w:t>
      </w:r>
      <w:r w:rsidR="007768B4">
        <w:rPr>
          <w:rFonts w:ascii="Calibri Light" w:hAnsi="Calibri Light" w:cs="Arial"/>
        </w:rPr>
        <w:t>.</w:t>
      </w:r>
    </w:p>
    <w:p w14:paraId="69BC52FD" w14:textId="77777777" w:rsidR="00B12798" w:rsidRPr="00B12798" w:rsidRDefault="00B12798" w:rsidP="00B12798">
      <w:pPr>
        <w:pStyle w:val="Heading2Text"/>
        <w:ind w:left="1260"/>
        <w:jc w:val="both"/>
        <w:rPr>
          <w:rFonts w:ascii="Calibri Light" w:hAnsi="Calibri Light" w:cs="Arial"/>
          <w:b/>
        </w:rPr>
      </w:pPr>
      <w:r w:rsidRPr="00545E2D">
        <w:rPr>
          <w:rFonts w:ascii="Calibri Light" w:hAnsi="Calibri Light" w:cs="Arial"/>
          <w:b/>
        </w:rPr>
        <w:t xml:space="preserve">Create/ Update </w:t>
      </w:r>
      <w:r w:rsidRPr="00B12798">
        <w:rPr>
          <w:rFonts w:ascii="Calibri Light" w:hAnsi="Calibri Light" w:cs="Arial"/>
          <w:b/>
        </w:rPr>
        <w:t>Account Assignment:</w:t>
      </w:r>
    </w:p>
    <w:p w14:paraId="78C8AA38" w14:textId="6211766F" w:rsidR="00205F82" w:rsidRDefault="001134A0" w:rsidP="00112665">
      <w:pPr>
        <w:pStyle w:val="Heading2Text"/>
        <w:ind w:left="1260"/>
        <w:jc w:val="both"/>
        <w:rPr>
          <w:rFonts w:ascii="Calibri Light" w:hAnsi="Calibri Light" w:cs="Arial"/>
        </w:rPr>
      </w:pPr>
      <w:r>
        <w:rPr>
          <w:rFonts w:ascii="Calibri Light" w:hAnsi="Calibri Light" w:cs="Arial"/>
        </w:rPr>
        <w:t>Accounts can be assigned to</w:t>
      </w:r>
      <w:ins w:id="29" w:author="Naveen Kuchikulla" w:date="2018-05-28T16:48:00Z">
        <w:r w:rsidR="00B23B17">
          <w:rPr>
            <w:rFonts w:ascii="Calibri Light" w:hAnsi="Calibri Light" w:cs="Arial"/>
          </w:rPr>
          <w:t xml:space="preserve"> a</w:t>
        </w:r>
      </w:ins>
      <w:r>
        <w:rPr>
          <w:rFonts w:ascii="Calibri Light" w:hAnsi="Calibri Light" w:cs="Arial"/>
        </w:rPr>
        <w:t xml:space="preserve"> territor</w:t>
      </w:r>
      <w:ins w:id="30" w:author="Naveen Kuchikulla" w:date="2018-05-28T16:48:00Z">
        <w:r w:rsidR="00B23B17">
          <w:rPr>
            <w:rFonts w:ascii="Calibri Light" w:hAnsi="Calibri Light" w:cs="Arial"/>
          </w:rPr>
          <w:t>y</w:t>
        </w:r>
      </w:ins>
      <w:del w:id="31" w:author="Naveen Kuchikulla" w:date="2018-05-28T16:48:00Z">
        <w:r w:rsidDel="00B23B17">
          <w:rPr>
            <w:rFonts w:ascii="Calibri Light" w:hAnsi="Calibri Light" w:cs="Arial"/>
          </w:rPr>
          <w:delText>ies</w:delText>
        </w:r>
      </w:del>
      <w:r>
        <w:rPr>
          <w:rFonts w:ascii="Calibri Light" w:hAnsi="Calibri Light" w:cs="Arial"/>
        </w:rPr>
        <w:t xml:space="preserve"> </w:t>
      </w:r>
      <w:r w:rsidR="00AB6DF8">
        <w:rPr>
          <w:rFonts w:ascii="Calibri Light" w:hAnsi="Calibri Light" w:cs="Arial"/>
        </w:rPr>
        <w:t xml:space="preserve">or existing assignments can be updated </w:t>
      </w:r>
      <w:r w:rsidR="000311CE">
        <w:rPr>
          <w:rFonts w:ascii="Calibri Light" w:hAnsi="Calibri Light" w:cs="Arial"/>
        </w:rPr>
        <w:t xml:space="preserve">manually </w:t>
      </w:r>
      <w:r w:rsidR="000677C1">
        <w:rPr>
          <w:rFonts w:ascii="Calibri Light" w:hAnsi="Calibri Light" w:cs="Arial"/>
        </w:rPr>
        <w:t>on an individual basis</w:t>
      </w:r>
      <w:r w:rsidR="005F0032">
        <w:rPr>
          <w:rFonts w:ascii="Calibri Light" w:hAnsi="Calibri Light" w:cs="Arial"/>
        </w:rPr>
        <w:t xml:space="preserve"> by</w:t>
      </w:r>
      <w:r w:rsidR="000677C1">
        <w:rPr>
          <w:rFonts w:ascii="Calibri Light" w:hAnsi="Calibri Light" w:cs="Arial"/>
        </w:rPr>
        <w:t xml:space="preserve"> </w:t>
      </w:r>
      <w:r w:rsidR="00EF7E79">
        <w:rPr>
          <w:rFonts w:ascii="Calibri Light" w:hAnsi="Calibri Light" w:cs="Arial"/>
        </w:rPr>
        <w:t>updating</w:t>
      </w:r>
      <w:r w:rsidR="002A5656">
        <w:rPr>
          <w:rFonts w:ascii="Calibri Light" w:hAnsi="Calibri Light" w:cs="Arial"/>
        </w:rPr>
        <w:t xml:space="preserve"> the ‘Territory ID’ field on the</w:t>
      </w:r>
      <w:r w:rsidR="00C043CE">
        <w:rPr>
          <w:rFonts w:ascii="Calibri Light" w:hAnsi="Calibri Light" w:cs="Arial"/>
        </w:rPr>
        <w:t xml:space="preserve"> Account record, or in mass </w:t>
      </w:r>
      <w:r>
        <w:rPr>
          <w:rFonts w:ascii="Calibri Light" w:hAnsi="Calibri Light" w:cs="Arial"/>
        </w:rPr>
        <w:t xml:space="preserve">using the </w:t>
      </w:r>
      <w:r w:rsidR="0031207D">
        <w:rPr>
          <w:rFonts w:ascii="Calibri Light" w:hAnsi="Calibri Light" w:cs="Arial"/>
        </w:rPr>
        <w:t xml:space="preserve">‘Upload Account Mapping’ action </w:t>
      </w:r>
      <w:r w:rsidR="00FF69D1">
        <w:rPr>
          <w:rFonts w:ascii="Calibri Light" w:hAnsi="Calibri Light" w:cs="Arial"/>
        </w:rPr>
        <w:t xml:space="preserve">on the </w:t>
      </w:r>
      <w:r w:rsidR="00DE2B62">
        <w:rPr>
          <w:rFonts w:ascii="Calibri Light" w:hAnsi="Calibri Light" w:cs="Arial"/>
        </w:rPr>
        <w:t>‘</w:t>
      </w:r>
      <w:r w:rsidR="00FF69D1">
        <w:rPr>
          <w:rFonts w:ascii="Calibri Light" w:hAnsi="Calibri Light" w:cs="Arial"/>
        </w:rPr>
        <w:t>Territories</w:t>
      </w:r>
      <w:r w:rsidR="00DE2B62">
        <w:rPr>
          <w:rFonts w:ascii="Calibri Light" w:hAnsi="Calibri Light" w:cs="Arial"/>
        </w:rPr>
        <w:t>’</w:t>
      </w:r>
      <w:r w:rsidR="00FF69D1">
        <w:rPr>
          <w:rFonts w:ascii="Calibri Light" w:hAnsi="Calibri Light" w:cs="Arial"/>
        </w:rPr>
        <w:t xml:space="preserve"> work center</w:t>
      </w:r>
      <w:r w:rsidR="005F0032">
        <w:rPr>
          <w:rFonts w:ascii="Calibri Light" w:hAnsi="Calibri Light" w:cs="Arial"/>
        </w:rPr>
        <w:t xml:space="preserve"> view</w:t>
      </w:r>
      <w:r w:rsidR="00137234">
        <w:rPr>
          <w:rFonts w:ascii="Calibri Light" w:hAnsi="Calibri Light" w:cs="Arial"/>
        </w:rPr>
        <w:t xml:space="preserve">. </w:t>
      </w:r>
      <w:r w:rsidR="00902C7D">
        <w:rPr>
          <w:rFonts w:ascii="Calibri Light" w:hAnsi="Calibri Light" w:cs="Arial"/>
        </w:rPr>
        <w:t xml:space="preserve">New Assignments/ </w:t>
      </w:r>
      <w:r w:rsidR="000677C1">
        <w:rPr>
          <w:rFonts w:ascii="Calibri Light" w:hAnsi="Calibri Light" w:cs="Arial"/>
        </w:rPr>
        <w:t>Updates to</w:t>
      </w:r>
      <w:r w:rsidR="00C500BA">
        <w:rPr>
          <w:rFonts w:ascii="Calibri Light" w:hAnsi="Calibri Light" w:cs="Arial"/>
        </w:rPr>
        <w:t xml:space="preserve"> existing</w:t>
      </w:r>
      <w:r w:rsidR="000677C1">
        <w:rPr>
          <w:rFonts w:ascii="Calibri Light" w:hAnsi="Calibri Light" w:cs="Arial"/>
        </w:rPr>
        <w:t xml:space="preserve"> </w:t>
      </w:r>
      <w:r w:rsidR="00902C7D">
        <w:rPr>
          <w:rFonts w:ascii="Calibri Light" w:hAnsi="Calibri Light" w:cs="Arial"/>
        </w:rPr>
        <w:t>account-territory</w:t>
      </w:r>
      <w:r w:rsidR="000677C1">
        <w:rPr>
          <w:rFonts w:ascii="Calibri Light" w:hAnsi="Calibri Light" w:cs="Arial"/>
        </w:rPr>
        <w:t xml:space="preserve"> relationships will be requested by creating a </w:t>
      </w:r>
      <w:r w:rsidR="006D08B7">
        <w:rPr>
          <w:rFonts w:ascii="Calibri Light" w:hAnsi="Calibri Light" w:cs="Arial"/>
        </w:rPr>
        <w:t>Service Ticket</w:t>
      </w:r>
      <w:r w:rsidR="000677C1">
        <w:rPr>
          <w:rFonts w:ascii="Calibri Light" w:hAnsi="Calibri Light" w:cs="Arial"/>
        </w:rPr>
        <w:t xml:space="preserve"> and assigning it to the Territory Management COE. </w:t>
      </w:r>
      <w:r w:rsidR="00E9324C">
        <w:rPr>
          <w:rFonts w:ascii="Calibri Light" w:hAnsi="Calibri Light" w:cs="Arial"/>
        </w:rPr>
        <w:t xml:space="preserve">Upon </w:t>
      </w:r>
      <w:r w:rsidR="0080026C">
        <w:rPr>
          <w:rFonts w:ascii="Calibri Light" w:hAnsi="Calibri Light" w:cs="Arial"/>
        </w:rPr>
        <w:t>successful verification of all</w:t>
      </w:r>
      <w:r w:rsidR="00E9324C">
        <w:rPr>
          <w:rFonts w:ascii="Calibri Light" w:hAnsi="Calibri Light" w:cs="Arial"/>
        </w:rPr>
        <w:t xml:space="preserve"> approvals, Territory Management COE personnel will </w:t>
      </w:r>
      <w:r w:rsidR="009C4B26">
        <w:rPr>
          <w:rFonts w:ascii="Calibri Light" w:hAnsi="Calibri Light" w:cs="Arial"/>
        </w:rPr>
        <w:t xml:space="preserve">update the ‘Segment Identifier’ on </w:t>
      </w:r>
      <w:r w:rsidR="00C500BA">
        <w:rPr>
          <w:rFonts w:ascii="Calibri Light" w:hAnsi="Calibri Light" w:cs="Arial"/>
        </w:rPr>
        <w:t>the</w:t>
      </w:r>
      <w:r w:rsidR="009C4B26">
        <w:rPr>
          <w:rFonts w:ascii="Calibri Light" w:hAnsi="Calibri Light" w:cs="Arial"/>
        </w:rPr>
        <w:t xml:space="preserve"> Account record if necessary, and then </w:t>
      </w:r>
      <w:r w:rsidR="00E9324C">
        <w:rPr>
          <w:rFonts w:ascii="Calibri Light" w:hAnsi="Calibri Light" w:cs="Arial"/>
        </w:rPr>
        <w:t>use on</w:t>
      </w:r>
      <w:r w:rsidR="00E17257">
        <w:rPr>
          <w:rFonts w:ascii="Calibri Light" w:hAnsi="Calibri Light" w:cs="Arial"/>
        </w:rPr>
        <w:t>e</w:t>
      </w:r>
      <w:r w:rsidR="00E9324C">
        <w:rPr>
          <w:rFonts w:ascii="Calibri Light" w:hAnsi="Calibri Light" w:cs="Arial"/>
        </w:rPr>
        <w:t xml:space="preserve"> of the methods described above to create/ update account-territory relationships.</w:t>
      </w:r>
      <w:r w:rsidR="0080026C">
        <w:rPr>
          <w:rFonts w:ascii="Calibri Light" w:hAnsi="Calibri Light" w:cs="Arial"/>
        </w:rPr>
        <w:t xml:space="preserve"> All approvals will be attached to the </w:t>
      </w:r>
      <w:r w:rsidR="005913D5">
        <w:rPr>
          <w:rFonts w:ascii="Calibri Light" w:hAnsi="Calibri Light" w:cs="Arial"/>
        </w:rPr>
        <w:t>Service Ticket</w:t>
      </w:r>
      <w:r w:rsidR="0080026C">
        <w:rPr>
          <w:rFonts w:ascii="Calibri Light" w:hAnsi="Calibri Light" w:cs="Arial"/>
        </w:rPr>
        <w:t xml:space="preserve"> submitted to the Territory Management COE.</w:t>
      </w:r>
    </w:p>
    <w:p w14:paraId="45371F47" w14:textId="0E7AE310" w:rsidR="006B44A5" w:rsidRDefault="00485CDE" w:rsidP="002B36EA">
      <w:pPr>
        <w:pStyle w:val="Heading2Text"/>
        <w:ind w:left="1260"/>
        <w:jc w:val="both"/>
        <w:rPr>
          <w:rFonts w:ascii="Calibri Light" w:hAnsi="Calibri Light" w:cs="Arial"/>
        </w:rPr>
      </w:pPr>
      <w:r w:rsidRPr="00C500BA">
        <w:rPr>
          <w:rFonts w:ascii="Calibri Light" w:hAnsi="Calibri Light" w:cs="Arial"/>
        </w:rPr>
        <w:lastRenderedPageBreak/>
        <w:t>The ‘Realignment’ process can be used to calculate</w:t>
      </w:r>
      <w:r w:rsidR="00FF69D1" w:rsidRPr="00C500BA">
        <w:rPr>
          <w:rFonts w:ascii="Calibri Light" w:hAnsi="Calibri Light" w:cs="Arial"/>
        </w:rPr>
        <w:t xml:space="preserve"> </w:t>
      </w:r>
      <w:r w:rsidRPr="00C500BA">
        <w:rPr>
          <w:rFonts w:ascii="Calibri Light" w:hAnsi="Calibri Light" w:cs="Arial"/>
        </w:rPr>
        <w:t>account-territory relationships based</w:t>
      </w:r>
      <w:r w:rsidR="00FF69D1" w:rsidRPr="00C500BA">
        <w:rPr>
          <w:rFonts w:ascii="Calibri Light" w:hAnsi="Calibri Light" w:cs="Arial"/>
        </w:rPr>
        <w:t xml:space="preserve"> on the </w:t>
      </w:r>
      <w:r w:rsidR="00DE2B62" w:rsidRPr="00C500BA">
        <w:rPr>
          <w:rFonts w:ascii="Calibri Light" w:hAnsi="Calibri Light" w:cs="Arial"/>
        </w:rPr>
        <w:t>rules for territory r</w:t>
      </w:r>
      <w:r w:rsidR="00FF69D1" w:rsidRPr="00C500BA">
        <w:rPr>
          <w:rFonts w:ascii="Calibri Light" w:hAnsi="Calibri Light" w:cs="Arial"/>
        </w:rPr>
        <w:t xml:space="preserve">ealignment. </w:t>
      </w:r>
      <w:r w:rsidR="00C500BA" w:rsidRPr="00C500BA">
        <w:rPr>
          <w:rFonts w:ascii="Calibri Light" w:hAnsi="Calibri Light" w:cs="Arial"/>
        </w:rPr>
        <w:t>However, the account-territory mapping at SCE could not be represented as rules because of the nature of these assignments. Therefore, it was decided that the</w:t>
      </w:r>
      <w:r w:rsidR="008E1969">
        <w:rPr>
          <w:rFonts w:ascii="Calibri Light" w:hAnsi="Calibri Light" w:cs="Arial"/>
        </w:rPr>
        <w:t xml:space="preserve"> standard</w:t>
      </w:r>
      <w:r w:rsidR="00C500BA" w:rsidRPr="00C500BA">
        <w:rPr>
          <w:rFonts w:ascii="Calibri Light" w:hAnsi="Calibri Light" w:cs="Arial"/>
        </w:rPr>
        <w:t xml:space="preserve"> ‘Realignment’ process will not be used to create/ update these relationships</w:t>
      </w:r>
      <w:r w:rsidR="008F016E">
        <w:rPr>
          <w:rFonts w:ascii="Calibri Light" w:hAnsi="Calibri Light" w:cs="Arial"/>
        </w:rPr>
        <w:t xml:space="preserve"> and associated transactions</w:t>
      </w:r>
      <w:r w:rsidR="00C500BA" w:rsidRPr="00C500BA">
        <w:rPr>
          <w:rFonts w:ascii="Calibri Light" w:hAnsi="Calibri Light" w:cs="Arial"/>
        </w:rPr>
        <w:t>.</w:t>
      </w:r>
    </w:p>
    <w:p w14:paraId="1BDB2002" w14:textId="2CA20ED6" w:rsidR="008E1969" w:rsidRDefault="008E1969" w:rsidP="008E1969">
      <w:pPr>
        <w:pStyle w:val="Heading2Text"/>
        <w:ind w:left="1260"/>
        <w:jc w:val="both"/>
        <w:rPr>
          <w:rFonts w:ascii="Calibri Light" w:hAnsi="Calibri Light" w:cs="Arial"/>
        </w:rPr>
      </w:pPr>
      <w:r>
        <w:rPr>
          <w:rFonts w:ascii="Calibri Light" w:hAnsi="Calibri Light" w:cs="Arial"/>
        </w:rPr>
        <w:t>In order to update all party roles/ partner functions that are determined based on the territory team in all open sales transactions associated with these records, a background job will be scheduled to run on a daily basis. This solution will be realized through an enhancement. Refer to the FS</w:t>
      </w:r>
      <w:r w:rsidRPr="0028717E">
        <w:rPr>
          <w:rFonts w:ascii="Calibri Light" w:hAnsi="Calibri Light" w:cs="Arial"/>
        </w:rPr>
        <w:t xml:space="preserve">: </w:t>
      </w:r>
      <w:r w:rsidRPr="00D70181">
        <w:rPr>
          <w:rFonts w:ascii="Calibri Light" w:hAnsi="Calibri Light" w:cs="Arial"/>
          <w:color w:val="4F81BD" w:themeColor="accent1"/>
        </w:rPr>
        <w:t>E-CIM-CS-15</w:t>
      </w:r>
      <w:r>
        <w:rPr>
          <w:rFonts w:ascii="Calibri Light" w:hAnsi="Calibri Light" w:cs="Arial"/>
          <w:color w:val="4F81BD" w:themeColor="accent1"/>
        </w:rPr>
        <w:t xml:space="preserve"> -</w:t>
      </w:r>
      <w:r w:rsidRPr="00D70181">
        <w:rPr>
          <w:rFonts w:ascii="Calibri Light" w:hAnsi="Calibri Light" w:cs="Arial"/>
          <w:color w:val="4F81BD" w:themeColor="accent1"/>
        </w:rPr>
        <w:t xml:space="preserve"> ‘Enhancement to update all open transactions associated with account or individual customer records for which territory team was updated.</w:t>
      </w:r>
      <w:r w:rsidRPr="0028717E">
        <w:rPr>
          <w:rFonts w:ascii="Calibri Light" w:hAnsi="Calibri Light" w:cs="Arial"/>
        </w:rPr>
        <w:t xml:space="preserve">’ for </w:t>
      </w:r>
      <w:r>
        <w:rPr>
          <w:rFonts w:ascii="Calibri Light" w:hAnsi="Calibri Light" w:cs="Arial"/>
        </w:rPr>
        <w:t>more information about this enhancement.</w:t>
      </w:r>
    </w:p>
    <w:p w14:paraId="4067B063" w14:textId="2C712D21" w:rsidR="008E1969" w:rsidRPr="004A137F" w:rsidRDefault="008E1969" w:rsidP="008E1969">
      <w:pPr>
        <w:pStyle w:val="Heading2Text"/>
        <w:ind w:left="1260"/>
        <w:jc w:val="both"/>
        <w:rPr>
          <w:rFonts w:ascii="Calibri Light" w:hAnsi="Calibri Light" w:cs="Arial"/>
        </w:rPr>
      </w:pPr>
      <w:r>
        <w:rPr>
          <w:rFonts w:ascii="Calibri Light" w:hAnsi="Calibri Light" w:cs="Arial"/>
        </w:rPr>
        <w:t>Note: Open transactions include: Leads (i.e.: not yet converted), Oppo</w:t>
      </w:r>
      <w:r w:rsidR="008E4374">
        <w:rPr>
          <w:rFonts w:ascii="Calibri Light" w:hAnsi="Calibri Light" w:cs="Arial"/>
        </w:rPr>
        <w:t xml:space="preserve">rtunities (with status = </w:t>
      </w:r>
      <w:r>
        <w:rPr>
          <w:rFonts w:ascii="Calibri Light" w:hAnsi="Calibri Light" w:cs="Arial"/>
        </w:rPr>
        <w:t>Open</w:t>
      </w:r>
      <w:r w:rsidR="008E4374">
        <w:rPr>
          <w:rFonts w:ascii="Calibri Light" w:hAnsi="Calibri Light" w:cs="Arial"/>
        </w:rPr>
        <w:t xml:space="preserve"> or In Process or Stopped</w:t>
      </w:r>
      <w:r>
        <w:rPr>
          <w:rFonts w:ascii="Calibri Light" w:hAnsi="Calibri Light" w:cs="Arial"/>
        </w:rPr>
        <w:t>) and Activities (i.e.: Appointments, Phone Calls</w:t>
      </w:r>
      <w:r w:rsidR="009F6320">
        <w:rPr>
          <w:rFonts w:ascii="Calibri Light" w:hAnsi="Calibri Light" w:cs="Arial"/>
        </w:rPr>
        <w:t xml:space="preserve"> and Tasks with status = </w:t>
      </w:r>
      <w:r>
        <w:rPr>
          <w:rFonts w:ascii="Calibri Light" w:hAnsi="Calibri Light" w:cs="Arial"/>
        </w:rPr>
        <w:t>Open</w:t>
      </w:r>
      <w:r w:rsidR="009F6320">
        <w:rPr>
          <w:rFonts w:ascii="Calibri Light" w:hAnsi="Calibri Light" w:cs="Arial"/>
        </w:rPr>
        <w:t xml:space="preserve"> or In Process</w:t>
      </w:r>
      <w:r>
        <w:rPr>
          <w:rFonts w:ascii="Calibri Light" w:hAnsi="Calibri Light" w:cs="Arial"/>
        </w:rPr>
        <w:t>).</w:t>
      </w:r>
    </w:p>
    <w:p w14:paraId="6EB7C739" w14:textId="77777777" w:rsidR="00B12798" w:rsidRPr="00B12798" w:rsidRDefault="00B12798" w:rsidP="00B12798">
      <w:pPr>
        <w:pStyle w:val="Heading2Text"/>
        <w:ind w:left="1260"/>
        <w:jc w:val="both"/>
        <w:rPr>
          <w:rFonts w:ascii="Calibri Light" w:hAnsi="Calibri Light" w:cs="Arial"/>
          <w:b/>
        </w:rPr>
      </w:pPr>
      <w:r w:rsidRPr="00B12798">
        <w:rPr>
          <w:rFonts w:ascii="Calibri Light" w:hAnsi="Calibri Light" w:cs="Arial"/>
          <w:b/>
        </w:rPr>
        <w:t>Create/ Update Employee Assignment:</w:t>
      </w:r>
    </w:p>
    <w:p w14:paraId="1B62CD25" w14:textId="77777777" w:rsidR="00864E7C" w:rsidRDefault="0065504D" w:rsidP="00864E7C">
      <w:pPr>
        <w:pStyle w:val="Heading2Text"/>
        <w:ind w:left="1260"/>
        <w:jc w:val="both"/>
        <w:rPr>
          <w:rFonts w:ascii="Calibri Light" w:hAnsi="Calibri Light" w:cs="Arial"/>
        </w:rPr>
      </w:pPr>
      <w:r>
        <w:rPr>
          <w:rFonts w:ascii="Calibri Light" w:hAnsi="Calibri Light" w:cs="Arial"/>
        </w:rPr>
        <w:t xml:space="preserve">Employees can be assigned to territories or existing assignments can be updated manually on an individual basis using the actions on the ‘Territory Team’ facet of a </w:t>
      </w:r>
      <w:r w:rsidR="00864E7C">
        <w:rPr>
          <w:rFonts w:ascii="Calibri Light" w:hAnsi="Calibri Light" w:cs="Arial"/>
        </w:rPr>
        <w:t>t</w:t>
      </w:r>
      <w:r>
        <w:rPr>
          <w:rFonts w:ascii="Calibri Light" w:hAnsi="Calibri Light" w:cs="Arial"/>
        </w:rPr>
        <w:t>erritory record, or in mass using the ‘Upload Territory Team’ action on the ‘Territories’ work center</w:t>
      </w:r>
      <w:r w:rsidR="00EF0777">
        <w:rPr>
          <w:rFonts w:ascii="Calibri Light" w:hAnsi="Calibri Light" w:cs="Arial"/>
        </w:rPr>
        <w:t xml:space="preserve"> view</w:t>
      </w:r>
      <w:r>
        <w:rPr>
          <w:rFonts w:ascii="Calibri Light" w:hAnsi="Calibri Light" w:cs="Arial"/>
        </w:rPr>
        <w:t xml:space="preserve">.  </w:t>
      </w:r>
      <w:r w:rsidR="00864E7C">
        <w:rPr>
          <w:rFonts w:ascii="Calibri Light" w:hAnsi="Calibri Light" w:cs="Arial"/>
        </w:rPr>
        <w:t xml:space="preserve">Updates to the Territory Team will be requested by creating a </w:t>
      </w:r>
      <w:r w:rsidR="000E2AB5">
        <w:rPr>
          <w:rFonts w:ascii="Calibri Light" w:hAnsi="Calibri Light" w:cs="Arial"/>
        </w:rPr>
        <w:t>Service Ticket</w:t>
      </w:r>
      <w:r w:rsidR="00864E7C">
        <w:rPr>
          <w:rFonts w:ascii="Calibri Light" w:hAnsi="Calibri Light" w:cs="Arial"/>
        </w:rPr>
        <w:t xml:space="preserve"> and assigning it to the Territory Management COE. Upon successful verification of all approvals, Territory Management COE personnel will update the Territory Team using one of the methods described above. All approvals will be attached to the </w:t>
      </w:r>
      <w:r w:rsidR="000E2AB5">
        <w:rPr>
          <w:rFonts w:ascii="Calibri Light" w:hAnsi="Calibri Light" w:cs="Arial"/>
        </w:rPr>
        <w:t>Service Ticket</w:t>
      </w:r>
      <w:r w:rsidR="00864E7C">
        <w:rPr>
          <w:rFonts w:ascii="Calibri Light" w:hAnsi="Calibri Light" w:cs="Arial"/>
        </w:rPr>
        <w:t xml:space="preserve"> submitted to the Territory Management COE.</w:t>
      </w:r>
    </w:p>
    <w:p w14:paraId="0FAA243C" w14:textId="77777777" w:rsidR="008E1969" w:rsidRDefault="008E1969" w:rsidP="008E1969">
      <w:pPr>
        <w:pStyle w:val="Heading2Text"/>
        <w:ind w:left="1260"/>
        <w:jc w:val="both"/>
        <w:rPr>
          <w:rFonts w:ascii="Calibri Light" w:hAnsi="Calibri Light" w:cs="Arial"/>
        </w:rPr>
      </w:pPr>
      <w:r>
        <w:rPr>
          <w:rFonts w:ascii="Calibri Light" w:hAnsi="Calibri Light" w:cs="Arial"/>
        </w:rPr>
        <w:t>In order to update all party roles/ partner functions that are determined based on the territory team in all open sales transactions associated with these records, a background job will be scheduled to run on a daily basis. This solution will be realized through an enhancement. Refer to the FS</w:t>
      </w:r>
      <w:r w:rsidRPr="0028717E">
        <w:rPr>
          <w:rFonts w:ascii="Calibri Light" w:hAnsi="Calibri Light" w:cs="Arial"/>
        </w:rPr>
        <w:t xml:space="preserve">: </w:t>
      </w:r>
      <w:r w:rsidRPr="00D70181">
        <w:rPr>
          <w:rFonts w:ascii="Calibri Light" w:hAnsi="Calibri Light" w:cs="Arial"/>
          <w:color w:val="4F81BD" w:themeColor="accent1"/>
        </w:rPr>
        <w:t>E-CIM-CS-15</w:t>
      </w:r>
      <w:r>
        <w:rPr>
          <w:rFonts w:ascii="Calibri Light" w:hAnsi="Calibri Light" w:cs="Arial"/>
          <w:color w:val="4F81BD" w:themeColor="accent1"/>
        </w:rPr>
        <w:t xml:space="preserve"> -</w:t>
      </w:r>
      <w:r w:rsidRPr="00D70181">
        <w:rPr>
          <w:rFonts w:ascii="Calibri Light" w:hAnsi="Calibri Light" w:cs="Arial"/>
          <w:color w:val="4F81BD" w:themeColor="accent1"/>
        </w:rPr>
        <w:t xml:space="preserve"> ‘Enhancement to update all open transactions associated with account or individual customer records for which territory team was updated.</w:t>
      </w:r>
      <w:r w:rsidRPr="0028717E">
        <w:rPr>
          <w:rFonts w:ascii="Calibri Light" w:hAnsi="Calibri Light" w:cs="Arial"/>
        </w:rPr>
        <w:t xml:space="preserve">’ for </w:t>
      </w:r>
      <w:r>
        <w:rPr>
          <w:rFonts w:ascii="Calibri Light" w:hAnsi="Calibri Light" w:cs="Arial"/>
        </w:rPr>
        <w:t>more information about this enhancement.</w:t>
      </w:r>
    </w:p>
    <w:p w14:paraId="0D3CB936" w14:textId="3C89D74E" w:rsidR="008E1969" w:rsidRPr="004A137F" w:rsidRDefault="008E1969" w:rsidP="008E1969">
      <w:pPr>
        <w:pStyle w:val="Heading2Text"/>
        <w:ind w:left="1260"/>
        <w:jc w:val="both"/>
        <w:rPr>
          <w:rFonts w:ascii="Calibri Light" w:hAnsi="Calibri Light" w:cs="Arial"/>
        </w:rPr>
      </w:pPr>
      <w:r>
        <w:rPr>
          <w:rFonts w:ascii="Calibri Light" w:hAnsi="Calibri Light" w:cs="Arial"/>
        </w:rPr>
        <w:t>Note: Open transactions include: Leads (i.e.: not yet converted), Oppo</w:t>
      </w:r>
      <w:r w:rsidR="008E4374">
        <w:rPr>
          <w:rFonts w:ascii="Calibri Light" w:hAnsi="Calibri Light" w:cs="Arial"/>
        </w:rPr>
        <w:t xml:space="preserve">rtunities (with status = </w:t>
      </w:r>
      <w:r>
        <w:rPr>
          <w:rFonts w:ascii="Calibri Light" w:hAnsi="Calibri Light" w:cs="Arial"/>
        </w:rPr>
        <w:t>Open</w:t>
      </w:r>
      <w:r w:rsidR="008E4374">
        <w:rPr>
          <w:rFonts w:ascii="Calibri Light" w:hAnsi="Calibri Light" w:cs="Arial"/>
        </w:rPr>
        <w:t xml:space="preserve"> or In Process or Stopped</w:t>
      </w:r>
      <w:r>
        <w:rPr>
          <w:rFonts w:ascii="Calibri Light" w:hAnsi="Calibri Light" w:cs="Arial"/>
        </w:rPr>
        <w:t>) and Activities (i.e.: Appointments, Phone Calls</w:t>
      </w:r>
      <w:r w:rsidR="009F6320">
        <w:rPr>
          <w:rFonts w:ascii="Calibri Light" w:hAnsi="Calibri Light" w:cs="Arial"/>
        </w:rPr>
        <w:t xml:space="preserve"> and Tasks with status = </w:t>
      </w:r>
      <w:r>
        <w:rPr>
          <w:rFonts w:ascii="Calibri Light" w:hAnsi="Calibri Light" w:cs="Arial"/>
        </w:rPr>
        <w:t>Open</w:t>
      </w:r>
      <w:r w:rsidR="009F6320">
        <w:rPr>
          <w:rFonts w:ascii="Calibri Light" w:hAnsi="Calibri Light" w:cs="Arial"/>
        </w:rPr>
        <w:t xml:space="preserve"> or In Process</w:t>
      </w:r>
      <w:r>
        <w:rPr>
          <w:rFonts w:ascii="Calibri Light" w:hAnsi="Calibri Light" w:cs="Arial"/>
        </w:rPr>
        <w:t>).</w:t>
      </w:r>
    </w:p>
    <w:p w14:paraId="2BF09D36" w14:textId="77777777" w:rsidR="006D42E3" w:rsidRDefault="006D42E3" w:rsidP="003036CD">
      <w:pPr>
        <w:pStyle w:val="Heading2Text"/>
        <w:ind w:left="1260"/>
        <w:jc w:val="both"/>
        <w:rPr>
          <w:rFonts w:ascii="Calibri Light" w:hAnsi="Calibri Light" w:cs="Arial"/>
          <w:b/>
        </w:rPr>
      </w:pPr>
    </w:p>
    <w:p w14:paraId="48CBE327" w14:textId="77777777" w:rsidR="003036CD" w:rsidRPr="004F1BAC" w:rsidRDefault="003036CD" w:rsidP="00162320">
      <w:pPr>
        <w:pStyle w:val="Heading2Text"/>
        <w:numPr>
          <w:ilvl w:val="2"/>
          <w:numId w:val="12"/>
        </w:numPr>
        <w:jc w:val="both"/>
        <w:rPr>
          <w:rFonts w:ascii="Calibri Light" w:hAnsi="Calibri Light" w:cs="Arial"/>
          <w:b/>
        </w:rPr>
      </w:pPr>
      <w:r>
        <w:rPr>
          <w:rFonts w:ascii="Calibri Light" w:hAnsi="Calibri Light" w:cs="Arial"/>
          <w:b/>
        </w:rPr>
        <w:t>Reports:</w:t>
      </w:r>
    </w:p>
    <w:p w14:paraId="50D63465" w14:textId="77777777" w:rsidR="009241AE" w:rsidRPr="00D958A6" w:rsidRDefault="00152C0E" w:rsidP="00162320">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w:t>
      </w:r>
      <w:r w:rsidR="00421F1A" w:rsidRPr="00D958A6">
        <w:rPr>
          <w:rFonts w:ascii="Calibri Light" w:hAnsi="Calibri Light" w:cs="Arial"/>
          <w:sz w:val="20"/>
          <w:szCs w:val="20"/>
        </w:rPr>
        <w:t>-</w:t>
      </w:r>
      <w:r w:rsidRPr="00D958A6">
        <w:rPr>
          <w:rFonts w:ascii="Calibri Light" w:hAnsi="Calibri Light" w:cs="Arial"/>
          <w:sz w:val="20"/>
          <w:szCs w:val="20"/>
        </w:rPr>
        <w:t>R0</w:t>
      </w:r>
      <w:r w:rsidR="00421F1A" w:rsidRPr="00D958A6">
        <w:rPr>
          <w:rFonts w:ascii="Calibri Light" w:hAnsi="Calibri Light" w:cs="Arial"/>
          <w:sz w:val="20"/>
          <w:szCs w:val="20"/>
        </w:rPr>
        <w:t>064: Ability to generate report based on detailed document flow data (example to demonstrate influence).</w:t>
      </w:r>
      <w:r w:rsidR="00402C9D" w:rsidRPr="00D958A6">
        <w:rPr>
          <w:rFonts w:ascii="Calibri Light" w:hAnsi="Calibri Light" w:cs="Arial"/>
          <w:sz w:val="20"/>
          <w:szCs w:val="20"/>
        </w:rPr>
        <w:t xml:space="preserve"> – Action # 2284.</w:t>
      </w:r>
    </w:p>
    <w:p w14:paraId="44A4EFBE" w14:textId="77777777" w:rsidR="00421F1A" w:rsidRPr="00D958A6" w:rsidRDefault="00370DFF" w:rsidP="00162320">
      <w:pPr>
        <w:pStyle w:val="ListParagraph"/>
        <w:numPr>
          <w:ilvl w:val="3"/>
          <w:numId w:val="12"/>
        </w:numPr>
        <w:ind w:hanging="144"/>
        <w:jc w:val="both"/>
        <w:rPr>
          <w:rFonts w:ascii="Calibri Light" w:hAnsi="Calibri Light" w:cs="Arial"/>
          <w:sz w:val="20"/>
          <w:szCs w:val="20"/>
        </w:rPr>
      </w:pPr>
      <w:r w:rsidRPr="00D958A6">
        <w:rPr>
          <w:rFonts w:ascii="Calibri Light" w:hAnsi="Calibri Light" w:cs="Arial"/>
          <w:sz w:val="20"/>
          <w:szCs w:val="20"/>
        </w:rPr>
        <w:t>CIM</w:t>
      </w:r>
      <w:r w:rsidR="00366061" w:rsidRPr="00D958A6">
        <w:rPr>
          <w:rFonts w:ascii="Calibri Light" w:hAnsi="Calibri Light" w:cs="Arial"/>
          <w:sz w:val="20"/>
          <w:szCs w:val="20"/>
        </w:rPr>
        <w:t>-CS-16</w:t>
      </w:r>
      <w:r w:rsidRPr="00D958A6">
        <w:rPr>
          <w:rFonts w:ascii="Calibri Light" w:hAnsi="Calibri Light" w:cs="Arial"/>
          <w:sz w:val="20"/>
          <w:szCs w:val="20"/>
        </w:rPr>
        <w:t>-</w:t>
      </w:r>
      <w:r w:rsidR="00366061" w:rsidRPr="00D958A6">
        <w:rPr>
          <w:rFonts w:ascii="Calibri Light" w:hAnsi="Calibri Light" w:cs="Arial"/>
          <w:sz w:val="20"/>
          <w:szCs w:val="20"/>
        </w:rPr>
        <w:t>R0</w:t>
      </w:r>
      <w:r w:rsidRPr="00D958A6">
        <w:rPr>
          <w:rFonts w:ascii="Calibri Light" w:hAnsi="Calibri Light" w:cs="Arial"/>
          <w:sz w:val="20"/>
          <w:szCs w:val="20"/>
        </w:rPr>
        <w:t>102: Ability to report on Exceptions for Lead by type (TBD in design).</w:t>
      </w:r>
      <w:r w:rsidR="001666F8" w:rsidRPr="00D958A6">
        <w:rPr>
          <w:rFonts w:ascii="Calibri Light" w:hAnsi="Calibri Light" w:cs="Arial"/>
          <w:sz w:val="20"/>
          <w:szCs w:val="20"/>
        </w:rPr>
        <w:t xml:space="preserve"> – Action # 2316.</w:t>
      </w:r>
    </w:p>
    <w:p w14:paraId="068E18D4" w14:textId="77777777" w:rsidR="001666F8" w:rsidRPr="00D958A6" w:rsidRDefault="001666F8" w:rsidP="00162320">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w:t>
      </w:r>
      <w:r w:rsidR="00F164D5" w:rsidRPr="00D958A6">
        <w:rPr>
          <w:rFonts w:ascii="Calibri Light" w:hAnsi="Calibri Light" w:cs="Arial"/>
          <w:sz w:val="20"/>
          <w:szCs w:val="20"/>
        </w:rPr>
        <w:t>CS-16-R0</w:t>
      </w:r>
      <w:r w:rsidRPr="00D958A6">
        <w:rPr>
          <w:rFonts w:ascii="Calibri Light" w:hAnsi="Calibri Light" w:cs="Arial"/>
          <w:sz w:val="20"/>
          <w:szCs w:val="20"/>
        </w:rPr>
        <w:t>103: Ability to report on Exceptions for Opportunities by type (TBD in design). – Action # 2318.</w:t>
      </w:r>
    </w:p>
    <w:p w14:paraId="145B3776" w14:textId="77777777" w:rsidR="00370DFF" w:rsidRPr="00D958A6" w:rsidRDefault="00F3787B" w:rsidP="00162320">
      <w:pPr>
        <w:pStyle w:val="ListParagraph"/>
        <w:numPr>
          <w:ilvl w:val="3"/>
          <w:numId w:val="12"/>
        </w:numPr>
        <w:ind w:hanging="144"/>
        <w:jc w:val="both"/>
        <w:rPr>
          <w:rFonts w:ascii="Calibri Light" w:hAnsi="Calibri Light" w:cs="Arial"/>
          <w:sz w:val="20"/>
          <w:szCs w:val="20"/>
        </w:rPr>
      </w:pPr>
      <w:r w:rsidRPr="00D958A6">
        <w:rPr>
          <w:rFonts w:ascii="Calibri Light" w:hAnsi="Calibri Light" w:cs="Arial"/>
          <w:sz w:val="20"/>
          <w:szCs w:val="20"/>
        </w:rPr>
        <w:t>CIM</w:t>
      </w:r>
      <w:r w:rsidR="00F164D5" w:rsidRPr="00D958A6">
        <w:rPr>
          <w:rFonts w:ascii="Calibri Light" w:hAnsi="Calibri Light" w:cs="Arial"/>
          <w:sz w:val="20"/>
          <w:szCs w:val="20"/>
        </w:rPr>
        <w:t>-CS-16</w:t>
      </w:r>
      <w:r w:rsidRPr="00D958A6">
        <w:rPr>
          <w:rFonts w:ascii="Calibri Light" w:hAnsi="Calibri Light" w:cs="Arial"/>
          <w:sz w:val="20"/>
          <w:szCs w:val="20"/>
        </w:rPr>
        <w:t>-</w:t>
      </w:r>
      <w:r w:rsidR="00F164D5" w:rsidRPr="00D958A6">
        <w:rPr>
          <w:rFonts w:ascii="Calibri Light" w:hAnsi="Calibri Light" w:cs="Arial"/>
          <w:sz w:val="20"/>
          <w:szCs w:val="20"/>
        </w:rPr>
        <w:t>R0</w:t>
      </w:r>
      <w:r w:rsidRPr="00D958A6">
        <w:rPr>
          <w:rFonts w:ascii="Calibri Light" w:hAnsi="Calibri Light" w:cs="Arial"/>
          <w:sz w:val="20"/>
          <w:szCs w:val="20"/>
        </w:rPr>
        <w:t xml:space="preserve">105: Ability to report on Leads (all details). – Action # </w:t>
      </w:r>
      <w:r w:rsidR="000522EC" w:rsidRPr="00D958A6">
        <w:rPr>
          <w:rFonts w:ascii="Calibri Light" w:hAnsi="Calibri Light" w:cs="Arial"/>
          <w:sz w:val="20"/>
          <w:szCs w:val="20"/>
        </w:rPr>
        <w:t>2327.</w:t>
      </w:r>
    </w:p>
    <w:p w14:paraId="0A6B776C" w14:textId="77777777" w:rsidR="000522EC" w:rsidRPr="00D958A6" w:rsidRDefault="00300DDE" w:rsidP="00162320">
      <w:pPr>
        <w:pStyle w:val="ListParagraph"/>
        <w:numPr>
          <w:ilvl w:val="3"/>
          <w:numId w:val="12"/>
        </w:numPr>
        <w:ind w:hanging="144"/>
        <w:jc w:val="both"/>
        <w:rPr>
          <w:rFonts w:ascii="Calibri Light" w:hAnsi="Calibri Light" w:cs="Arial"/>
          <w:sz w:val="20"/>
          <w:szCs w:val="20"/>
        </w:rPr>
      </w:pPr>
      <w:r w:rsidRPr="00D958A6">
        <w:rPr>
          <w:rFonts w:ascii="Calibri Light" w:hAnsi="Calibri Light" w:cs="Arial"/>
          <w:sz w:val="20"/>
          <w:szCs w:val="20"/>
        </w:rPr>
        <w:t>CIM</w:t>
      </w:r>
      <w:r w:rsidR="00F164D5" w:rsidRPr="00D958A6">
        <w:rPr>
          <w:rFonts w:ascii="Calibri Light" w:hAnsi="Calibri Light" w:cs="Arial"/>
          <w:sz w:val="20"/>
          <w:szCs w:val="20"/>
        </w:rPr>
        <w:t>-CS-16</w:t>
      </w:r>
      <w:r w:rsidRPr="00D958A6">
        <w:rPr>
          <w:rFonts w:ascii="Calibri Light" w:hAnsi="Calibri Light" w:cs="Arial"/>
          <w:sz w:val="20"/>
          <w:szCs w:val="20"/>
        </w:rPr>
        <w:t>-</w:t>
      </w:r>
      <w:r w:rsidR="00F164D5" w:rsidRPr="00D958A6">
        <w:rPr>
          <w:rFonts w:ascii="Calibri Light" w:hAnsi="Calibri Light" w:cs="Arial"/>
          <w:sz w:val="20"/>
          <w:szCs w:val="20"/>
        </w:rPr>
        <w:t>R0</w:t>
      </w:r>
      <w:r w:rsidRPr="00D958A6">
        <w:rPr>
          <w:rFonts w:ascii="Calibri Light" w:hAnsi="Calibri Light" w:cs="Arial"/>
          <w:sz w:val="20"/>
          <w:szCs w:val="20"/>
        </w:rPr>
        <w:t>106: Ability to report on Opportunities (all details). – Action # 2328.</w:t>
      </w:r>
    </w:p>
    <w:p w14:paraId="57D11DA2" w14:textId="77777777" w:rsidR="00690B49" w:rsidRPr="00D958A6" w:rsidRDefault="00690B49" w:rsidP="00690B49">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CIM-CS-16-R0128: Ability to generate a report containing Lead IDs, BP Name, BP ID, Lead Status (Won, Lost, In Process) within a user specified timeframe</w:t>
      </w:r>
      <w:r w:rsidR="00D87CE2" w:rsidRPr="00D958A6">
        <w:rPr>
          <w:rFonts w:ascii="Calibri Light" w:hAnsi="Calibri Light" w:cs="Arial"/>
          <w:sz w:val="20"/>
          <w:szCs w:val="20"/>
        </w:rPr>
        <w:t>.</w:t>
      </w:r>
      <w:r w:rsidRPr="00D958A6">
        <w:rPr>
          <w:rFonts w:ascii="Calibri Light" w:hAnsi="Calibri Light" w:cs="Arial"/>
          <w:sz w:val="20"/>
          <w:szCs w:val="20"/>
        </w:rPr>
        <w:t xml:space="preserve"> – Action # </w:t>
      </w:r>
      <w:r w:rsidR="00A16E5E" w:rsidRPr="00D958A6">
        <w:rPr>
          <w:rFonts w:ascii="Calibri Light" w:hAnsi="Calibri Light" w:cs="Arial"/>
          <w:sz w:val="20"/>
          <w:szCs w:val="20"/>
        </w:rPr>
        <w:t>2873.</w:t>
      </w:r>
    </w:p>
    <w:p w14:paraId="0C6AC0EC" w14:textId="08A0EDC8" w:rsidR="002300B7" w:rsidRPr="00D958A6" w:rsidRDefault="002300B7" w:rsidP="002300B7">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 xml:space="preserve">CIM-CS-16-R0129: All BCD reports should have the capability to include Director name, BP ID, Manager Name, BP ID, Account </w:t>
      </w:r>
      <w:r w:rsidR="00947729" w:rsidRPr="00D958A6">
        <w:rPr>
          <w:rFonts w:ascii="Calibri Light" w:hAnsi="Calibri Light" w:cs="Arial"/>
          <w:sz w:val="20"/>
          <w:szCs w:val="20"/>
        </w:rPr>
        <w:t>Manager Name, BP ID, Account Co</w:t>
      </w:r>
      <w:r w:rsidRPr="00D958A6">
        <w:rPr>
          <w:rFonts w:ascii="Calibri Light" w:hAnsi="Calibri Light" w:cs="Arial"/>
          <w:sz w:val="20"/>
          <w:szCs w:val="20"/>
        </w:rPr>
        <w:t>ordinator Name, BP ID, IDSM Specialist Name, BP ID, Inside Account</w:t>
      </w:r>
      <w:r w:rsidR="006B6E3F">
        <w:rPr>
          <w:rFonts w:ascii="Calibri Light" w:hAnsi="Calibri Light" w:cs="Arial"/>
          <w:sz w:val="20"/>
          <w:szCs w:val="20"/>
        </w:rPr>
        <w:t xml:space="preserve"> Manager Name, BP ID, Economic D</w:t>
      </w:r>
      <w:r w:rsidRPr="00D958A6">
        <w:rPr>
          <w:rFonts w:ascii="Calibri Light" w:hAnsi="Calibri Light" w:cs="Arial"/>
          <w:sz w:val="20"/>
          <w:szCs w:val="20"/>
        </w:rPr>
        <w:t>evelopme</w:t>
      </w:r>
      <w:r w:rsidR="006B6E3F">
        <w:rPr>
          <w:rFonts w:ascii="Calibri Light" w:hAnsi="Calibri Light" w:cs="Arial"/>
          <w:sz w:val="20"/>
          <w:szCs w:val="20"/>
        </w:rPr>
        <w:t>nt consultant, BP ID, Economic D</w:t>
      </w:r>
      <w:r w:rsidRPr="00D958A6">
        <w:rPr>
          <w:rFonts w:ascii="Calibri Light" w:hAnsi="Calibri Light" w:cs="Arial"/>
          <w:sz w:val="20"/>
          <w:szCs w:val="20"/>
        </w:rPr>
        <w:t>evelopment Analyst, BP ID and (other defined personnel) for all transactions reports</w:t>
      </w:r>
      <w:r w:rsidR="00D87CE2" w:rsidRPr="00D958A6">
        <w:rPr>
          <w:rFonts w:ascii="Calibri Light" w:hAnsi="Calibri Light" w:cs="Arial"/>
          <w:sz w:val="20"/>
          <w:szCs w:val="20"/>
        </w:rPr>
        <w:t>.</w:t>
      </w:r>
      <w:r w:rsidR="006A6C01" w:rsidRPr="00D958A6">
        <w:rPr>
          <w:rFonts w:ascii="Calibri Light" w:hAnsi="Calibri Light" w:cs="Arial"/>
          <w:sz w:val="20"/>
          <w:szCs w:val="20"/>
        </w:rPr>
        <w:t xml:space="preserve"> </w:t>
      </w:r>
    </w:p>
    <w:p w14:paraId="7677D4E1" w14:textId="77777777" w:rsidR="00773EDD" w:rsidRPr="00D958A6" w:rsidRDefault="00773EDD" w:rsidP="00773EDD">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lastRenderedPageBreak/>
        <w:t>CIM-CS-16-R0130: Ability to generate a report containing Opportunity IDs, BP Name, BP ID, Estimated kWh Savings, Estimated kW Savings, Estimated Incentive Amount, Opportunity Status (Won, Lost, In Process) within a user specified timeframe</w:t>
      </w:r>
      <w:r w:rsidR="00D87CE2" w:rsidRPr="00D958A6">
        <w:rPr>
          <w:rFonts w:ascii="Calibri Light" w:hAnsi="Calibri Light" w:cs="Arial"/>
          <w:sz w:val="20"/>
          <w:szCs w:val="20"/>
        </w:rPr>
        <w:t>.</w:t>
      </w:r>
      <w:r w:rsidRPr="00D958A6">
        <w:rPr>
          <w:rFonts w:ascii="Calibri Light" w:hAnsi="Calibri Light" w:cs="Arial"/>
          <w:sz w:val="20"/>
          <w:szCs w:val="20"/>
        </w:rPr>
        <w:t xml:space="preserve"> – Action # </w:t>
      </w:r>
      <w:r w:rsidR="00DE5816" w:rsidRPr="00D958A6">
        <w:rPr>
          <w:rFonts w:ascii="Calibri Light" w:hAnsi="Calibri Light" w:cs="Arial"/>
          <w:sz w:val="20"/>
          <w:szCs w:val="20"/>
        </w:rPr>
        <w:t>2874.</w:t>
      </w:r>
    </w:p>
    <w:p w14:paraId="6E2EAFF3" w14:textId="77777777" w:rsidR="00D07F30" w:rsidRPr="00D958A6" w:rsidRDefault="00177922" w:rsidP="00177922">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CIM-CS-16-R0133: Lead report including all fields available on the Lead Transaction:  Director; Manager; Account Manager; Account Manager BPID; Account Coordinator; Territory ID; Inside Account Manager; Inside Account Manager BPID; IDSM Specialist; IDSM Specialist BPID: Customer Name; Organization BPID; Contact Name; Contact BPID; Contract Name; Contract ID: Lead Type; Lead Status; Description (Title); Campaign ID; Qualification Level; Program ID; Origin; Priority; And other fields</w:t>
      </w:r>
      <w:r w:rsidR="00D87CE2" w:rsidRPr="00D958A6">
        <w:rPr>
          <w:rFonts w:ascii="Calibri Light" w:hAnsi="Calibri Light" w:cs="Arial"/>
          <w:sz w:val="20"/>
          <w:szCs w:val="20"/>
        </w:rPr>
        <w:t>.</w:t>
      </w:r>
      <w:r w:rsidR="00E96ACD" w:rsidRPr="00D958A6">
        <w:rPr>
          <w:rFonts w:ascii="Calibri Light" w:hAnsi="Calibri Light" w:cs="Arial"/>
          <w:sz w:val="20"/>
          <w:szCs w:val="20"/>
        </w:rPr>
        <w:t xml:space="preserve"> - Action #</w:t>
      </w:r>
      <w:r w:rsidR="0089561F" w:rsidRPr="00D958A6">
        <w:rPr>
          <w:rFonts w:ascii="Calibri Light" w:hAnsi="Calibri Light" w:cs="Arial"/>
          <w:sz w:val="20"/>
          <w:szCs w:val="20"/>
        </w:rPr>
        <w:t xml:space="preserve"> 2875.</w:t>
      </w:r>
    </w:p>
    <w:p w14:paraId="1020F2FE" w14:textId="77777777" w:rsidR="00BB43B5" w:rsidRPr="00D958A6" w:rsidRDefault="00BB43B5" w:rsidP="00BB43B5">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CIM-CS-16-R0134: Opportunity report including all fields available on the Opportunity Transaction:  Director; Manager; Account Manager; Account Manager BPID; Account Coordinator; Territory ID; Inside Account Manager; Inside Account Manager BPID; IDSM Specialist; IDSM Specialist BPID: Customer Name; Organization BPID; Contact Name; Contact BPID; Contract Name; Contract ID: Opportunity Type; Opportunity Status; Description (Title); Campaign ID; Qualification Level; Program ID; Origin; Priority; and other fields</w:t>
      </w:r>
      <w:r w:rsidR="00D87CE2" w:rsidRPr="00D958A6">
        <w:rPr>
          <w:rFonts w:ascii="Calibri Light" w:hAnsi="Calibri Light" w:cs="Arial"/>
          <w:sz w:val="20"/>
          <w:szCs w:val="20"/>
        </w:rPr>
        <w:t>.</w:t>
      </w:r>
      <w:r w:rsidRPr="00D958A6">
        <w:rPr>
          <w:rFonts w:ascii="Calibri Light" w:hAnsi="Calibri Light" w:cs="Arial"/>
          <w:sz w:val="20"/>
          <w:szCs w:val="20"/>
        </w:rPr>
        <w:t xml:space="preserve"> – Action #</w:t>
      </w:r>
      <w:r w:rsidR="00756E6A" w:rsidRPr="00D958A6">
        <w:rPr>
          <w:rFonts w:ascii="Calibri Light" w:hAnsi="Calibri Light" w:cs="Arial"/>
          <w:sz w:val="20"/>
          <w:szCs w:val="20"/>
        </w:rPr>
        <w:t xml:space="preserve"> 2876.</w:t>
      </w:r>
    </w:p>
    <w:p w14:paraId="5B16BB89" w14:textId="77777777" w:rsidR="003C59E5" w:rsidRPr="00D958A6" w:rsidRDefault="003C59E5" w:rsidP="00AF747E">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CIM-CS-16-R0135:</w:t>
      </w:r>
      <w:r w:rsidR="00D87CE2" w:rsidRPr="00D958A6">
        <w:rPr>
          <w:rFonts w:ascii="Calibri Light" w:hAnsi="Calibri Light" w:cs="Arial"/>
          <w:sz w:val="20"/>
          <w:szCs w:val="20"/>
        </w:rPr>
        <w:t xml:space="preserve"> Ability on report on Lead Conversion to Opportunity to Contract. – Action #</w:t>
      </w:r>
      <w:r w:rsidR="005F0C9B" w:rsidRPr="00D958A6">
        <w:rPr>
          <w:rFonts w:ascii="Calibri Light" w:hAnsi="Calibri Light" w:cs="Arial"/>
          <w:sz w:val="20"/>
          <w:szCs w:val="20"/>
        </w:rPr>
        <w:t xml:space="preserve"> 2877.</w:t>
      </w:r>
    </w:p>
    <w:p w14:paraId="122558A1" w14:textId="77777777" w:rsidR="003C59E5" w:rsidRPr="00D958A6" w:rsidRDefault="003C59E5" w:rsidP="00AF747E">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CIM-CS-16-R0136:</w:t>
      </w:r>
      <w:r w:rsidR="006E2FA9" w:rsidRPr="00D958A6">
        <w:rPr>
          <w:rFonts w:ascii="Calibri Light" w:hAnsi="Calibri Light" w:cs="Arial"/>
          <w:sz w:val="20"/>
          <w:szCs w:val="20"/>
        </w:rPr>
        <w:t xml:space="preserve"> Ability to report on Lead Cycle Time by Status, Sales Stage, Employee Responsible. – Action #</w:t>
      </w:r>
      <w:r w:rsidR="00E82766" w:rsidRPr="00D958A6">
        <w:rPr>
          <w:rFonts w:ascii="Calibri Light" w:hAnsi="Calibri Light" w:cs="Arial"/>
          <w:sz w:val="20"/>
          <w:szCs w:val="20"/>
        </w:rPr>
        <w:t xml:space="preserve"> 2878.</w:t>
      </w:r>
    </w:p>
    <w:p w14:paraId="3DC5D482" w14:textId="77777777" w:rsidR="003C59E5" w:rsidRPr="00D958A6" w:rsidRDefault="003C59E5" w:rsidP="00AF747E">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CIM-CS-16-R0137:</w:t>
      </w:r>
      <w:r w:rsidR="00986979" w:rsidRPr="00D958A6">
        <w:rPr>
          <w:rFonts w:ascii="Calibri Light" w:hAnsi="Calibri Light" w:cs="Arial"/>
          <w:sz w:val="20"/>
          <w:szCs w:val="20"/>
        </w:rPr>
        <w:t xml:space="preserve"> Ability to report on Opportunity Cycle Time by Status, Employee Responsible. – Action #</w:t>
      </w:r>
      <w:r w:rsidR="00A74D95" w:rsidRPr="00D958A6">
        <w:rPr>
          <w:rFonts w:ascii="Calibri Light" w:hAnsi="Calibri Light" w:cs="Arial"/>
          <w:sz w:val="20"/>
          <w:szCs w:val="20"/>
        </w:rPr>
        <w:t xml:space="preserve"> 2880.</w:t>
      </w:r>
    </w:p>
    <w:p w14:paraId="697645A8" w14:textId="77777777" w:rsidR="003C59E5" w:rsidRPr="00D958A6" w:rsidRDefault="003C59E5" w:rsidP="00AF747E">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CIM-CS-16-R0139:</w:t>
      </w:r>
      <w:r w:rsidR="00A65409" w:rsidRPr="00D958A6">
        <w:rPr>
          <w:rFonts w:ascii="Calibri Light" w:hAnsi="Calibri Light" w:cs="Arial"/>
          <w:sz w:val="20"/>
          <w:szCs w:val="20"/>
        </w:rPr>
        <w:t xml:space="preserve"> Ability to generate EE Forecast reporting from DSM Opportunities. – Action #</w:t>
      </w:r>
      <w:r w:rsidR="00A26015" w:rsidRPr="00D958A6">
        <w:rPr>
          <w:rFonts w:ascii="Calibri Light" w:hAnsi="Calibri Light" w:cs="Arial"/>
          <w:sz w:val="20"/>
          <w:szCs w:val="20"/>
        </w:rPr>
        <w:t xml:space="preserve"> 2881.</w:t>
      </w:r>
    </w:p>
    <w:p w14:paraId="795B3457" w14:textId="0DD73300" w:rsidR="003C59E5" w:rsidRPr="00D958A6" w:rsidRDefault="003C59E5" w:rsidP="00AF747E">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CIM-CS-16-R0140:</w:t>
      </w:r>
      <w:r w:rsidR="00CE0844" w:rsidRPr="00D958A6">
        <w:rPr>
          <w:rFonts w:ascii="Calibri Light" w:hAnsi="Calibri Light" w:cs="Arial"/>
          <w:sz w:val="20"/>
          <w:szCs w:val="20"/>
        </w:rPr>
        <w:t xml:space="preserve"> Ability to report on BCD KPI goal for </w:t>
      </w:r>
      <w:r w:rsidR="006B6E3F">
        <w:rPr>
          <w:rFonts w:ascii="Calibri Light" w:hAnsi="Calibri Light" w:cs="Arial"/>
          <w:sz w:val="20"/>
          <w:szCs w:val="20"/>
        </w:rPr>
        <w:t>Economic Development Services</w:t>
      </w:r>
      <w:r w:rsidR="00CE0844" w:rsidRPr="00D958A6">
        <w:rPr>
          <w:rFonts w:ascii="Calibri Light" w:hAnsi="Calibri Light" w:cs="Arial"/>
          <w:sz w:val="20"/>
          <w:szCs w:val="20"/>
        </w:rPr>
        <w:t xml:space="preserve"> Jobs/kWh/kW (see existing </w:t>
      </w:r>
      <w:r w:rsidR="006B6E3F">
        <w:rPr>
          <w:rFonts w:ascii="Calibri Light" w:hAnsi="Calibri Light" w:cs="Arial"/>
          <w:sz w:val="20"/>
          <w:szCs w:val="20"/>
        </w:rPr>
        <w:t>Economic Development Services</w:t>
      </w:r>
      <w:r w:rsidR="00CE0844" w:rsidRPr="00D958A6">
        <w:rPr>
          <w:rFonts w:ascii="Calibri Light" w:hAnsi="Calibri Light" w:cs="Arial"/>
          <w:sz w:val="20"/>
          <w:szCs w:val="20"/>
        </w:rPr>
        <w:t xml:space="preserve"> Opportunity report for detailed requirements). – Action #</w:t>
      </w:r>
      <w:r w:rsidR="000501EF" w:rsidRPr="00D958A6">
        <w:rPr>
          <w:rFonts w:ascii="Calibri Light" w:hAnsi="Calibri Light" w:cs="Arial"/>
          <w:sz w:val="20"/>
          <w:szCs w:val="20"/>
        </w:rPr>
        <w:t xml:space="preserve"> 2882.</w:t>
      </w:r>
    </w:p>
    <w:p w14:paraId="3AF3E68A" w14:textId="77777777" w:rsidR="003C59E5" w:rsidRPr="00D958A6" w:rsidRDefault="003C59E5" w:rsidP="00AF747E">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CIM-CS-16-R0141:</w:t>
      </w:r>
      <w:r w:rsidR="001700CF" w:rsidRPr="00D958A6">
        <w:rPr>
          <w:rFonts w:ascii="Calibri Light" w:hAnsi="Calibri Light" w:cs="Arial"/>
          <w:sz w:val="20"/>
          <w:szCs w:val="20"/>
        </w:rPr>
        <w:t xml:space="preserve"> From AN-CI-01 - R0001 - Provide measure for Energy Efficiency programs (e.g. lighting, HVAC, etc.) For BCD, include information such as Measure Id &amp; Description (reference to legacy system 'BCD EE Score Board Report'). Data is for the complete sales cycle. – Action #</w:t>
      </w:r>
      <w:r w:rsidR="0050652C" w:rsidRPr="00D958A6">
        <w:rPr>
          <w:rFonts w:ascii="Calibri Light" w:hAnsi="Calibri Light" w:cs="Arial"/>
          <w:sz w:val="20"/>
          <w:szCs w:val="20"/>
        </w:rPr>
        <w:t xml:space="preserve"> 2883.</w:t>
      </w:r>
    </w:p>
    <w:p w14:paraId="39E01C91" w14:textId="77777777" w:rsidR="005430FF" w:rsidRPr="00D958A6" w:rsidRDefault="005430FF" w:rsidP="00AF747E">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CIM-CS-16-R0179:</w:t>
      </w:r>
      <w:r w:rsidR="00D25D39" w:rsidRPr="00D958A6">
        <w:rPr>
          <w:rFonts w:ascii="Calibri Light" w:hAnsi="Calibri Light" w:cs="Arial"/>
          <w:sz w:val="20"/>
          <w:szCs w:val="20"/>
        </w:rPr>
        <w:t xml:space="preserve"> Ability to provide authorized users (leads / managers) with visibility, productivity reports, performance tracking both on-line views and printable reports in real time on leads. </w:t>
      </w:r>
    </w:p>
    <w:p w14:paraId="65B4B7BF" w14:textId="77777777" w:rsidR="005430FF" w:rsidRPr="00D958A6" w:rsidRDefault="005430FF" w:rsidP="00AF747E">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CIM-CS-16-R0180:</w:t>
      </w:r>
      <w:r w:rsidR="00840310" w:rsidRPr="00D958A6">
        <w:rPr>
          <w:rFonts w:ascii="Calibri Light" w:hAnsi="Calibri Light" w:cs="Arial"/>
          <w:sz w:val="20"/>
          <w:szCs w:val="20"/>
        </w:rPr>
        <w:t xml:space="preserve"> Ability to evaluate turnaround times from a lead creation to completion and determine days to complete by user, category, etc. – Action #</w:t>
      </w:r>
      <w:r w:rsidR="009261D9" w:rsidRPr="00D958A6">
        <w:rPr>
          <w:rFonts w:ascii="Calibri Light" w:hAnsi="Calibri Light" w:cs="Arial"/>
          <w:sz w:val="20"/>
          <w:szCs w:val="20"/>
        </w:rPr>
        <w:t xml:space="preserve"> 2884. </w:t>
      </w:r>
    </w:p>
    <w:p w14:paraId="60FA08C1" w14:textId="77777777" w:rsidR="005430FF" w:rsidRPr="00D958A6" w:rsidRDefault="005430FF" w:rsidP="00AF747E">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CIM-CS-16-R0187:</w:t>
      </w:r>
      <w:r w:rsidR="00840310" w:rsidRPr="00D958A6">
        <w:rPr>
          <w:rFonts w:ascii="Calibri Light" w:hAnsi="Calibri Light" w:cs="Arial"/>
          <w:sz w:val="20"/>
          <w:szCs w:val="20"/>
        </w:rPr>
        <w:t xml:space="preserve"> Ability to provide authorized users (leads / managers) with visibility, productivity reports, performance tracking both on-line views and printable reports in real time on opportunities. </w:t>
      </w:r>
    </w:p>
    <w:p w14:paraId="732EC34E" w14:textId="77777777" w:rsidR="00D60F25" w:rsidRPr="00D958A6" w:rsidRDefault="005430FF" w:rsidP="00BA6C9A">
      <w:pPr>
        <w:pStyle w:val="ListParagraph"/>
        <w:numPr>
          <w:ilvl w:val="3"/>
          <w:numId w:val="12"/>
        </w:numPr>
        <w:ind w:left="1440" w:hanging="720"/>
        <w:jc w:val="both"/>
        <w:rPr>
          <w:rFonts w:ascii="Calibri Light" w:hAnsi="Calibri Light" w:cs="Arial"/>
          <w:sz w:val="20"/>
          <w:szCs w:val="20"/>
        </w:rPr>
      </w:pPr>
      <w:r w:rsidRPr="00D958A6">
        <w:rPr>
          <w:rFonts w:ascii="Calibri Light" w:hAnsi="Calibri Light" w:cs="Arial"/>
          <w:sz w:val="20"/>
          <w:szCs w:val="20"/>
        </w:rPr>
        <w:t>CIM-CS-16-R0188:</w:t>
      </w:r>
      <w:r w:rsidR="00AF747E" w:rsidRPr="00D958A6">
        <w:rPr>
          <w:rFonts w:ascii="Calibri Light" w:hAnsi="Calibri Light" w:cs="Arial"/>
          <w:sz w:val="20"/>
          <w:szCs w:val="20"/>
        </w:rPr>
        <w:t xml:space="preserve"> Ability to evaluate turnaround times from a lead &amp; opportunity creation to completion and determine days to complete by user, category, etc. – Action #</w:t>
      </w:r>
      <w:r w:rsidR="000963DF" w:rsidRPr="00D958A6">
        <w:rPr>
          <w:rFonts w:ascii="Calibri Light" w:hAnsi="Calibri Light" w:cs="Arial"/>
          <w:sz w:val="20"/>
          <w:szCs w:val="20"/>
        </w:rPr>
        <w:t xml:space="preserve"> 2885.</w:t>
      </w:r>
    </w:p>
    <w:p w14:paraId="64077674" w14:textId="1CD7B566" w:rsidR="00FB0BE7" w:rsidRPr="006B24F0" w:rsidRDefault="00D958A6" w:rsidP="002F58D0">
      <w:pPr>
        <w:pStyle w:val="Heading2Text"/>
        <w:rPr>
          <w:rFonts w:ascii="Calibri Light" w:hAnsi="Calibri Light" w:cs="Arial"/>
        </w:rPr>
      </w:pPr>
      <w:r>
        <w:rPr>
          <w:rFonts w:ascii="Calibri Light" w:hAnsi="Calibri Light" w:cs="Arial"/>
        </w:rPr>
        <w:t xml:space="preserve">Note: Details pertaining to the reports listed above were requested and action Items were created in APSE to track the progress of this request. Based on the short description provided above, it appears that most of these reports have to be built in SAP BW/ BO. </w:t>
      </w:r>
    </w:p>
    <w:p w14:paraId="0D58285F" w14:textId="28AC5F1B" w:rsidR="00D66A8A" w:rsidRPr="00376DC2" w:rsidRDefault="00D66A8A" w:rsidP="002B3AC0">
      <w:pPr>
        <w:pStyle w:val="Heading2"/>
        <w:numPr>
          <w:ilvl w:val="1"/>
          <w:numId w:val="12"/>
        </w:numPr>
        <w:rPr>
          <w:ins w:id="32" w:author="Naveen Kuchikulla" w:date="2018-05-28T16:50:00Z"/>
        </w:rPr>
      </w:pPr>
      <w:bookmarkStart w:id="33" w:name="_Toc517343003"/>
      <w:r w:rsidRPr="00376DC2">
        <w:t xml:space="preserve">Process / Performance Improvement </w:t>
      </w:r>
      <w:bookmarkEnd w:id="33"/>
    </w:p>
    <w:p w14:paraId="32A4CA9A" w14:textId="77777777" w:rsidR="00477047" w:rsidRDefault="00477047" w:rsidP="00477047">
      <w:pPr>
        <w:pStyle w:val="ListParagraph"/>
        <w:numPr>
          <w:ilvl w:val="0"/>
          <w:numId w:val="49"/>
        </w:numPr>
        <w:ind w:left="1440"/>
      </w:pPr>
      <w:r>
        <w:t xml:space="preserve">Customer Care, Economic Development and New Construction Sales Cycle: </w:t>
      </w:r>
    </w:p>
    <w:p w14:paraId="3F52EADB" w14:textId="76FD533A" w:rsidR="00755FE5" w:rsidRDefault="00477047" w:rsidP="00477047">
      <w:pPr>
        <w:pStyle w:val="ListParagraph"/>
        <w:numPr>
          <w:ilvl w:val="2"/>
          <w:numId w:val="49"/>
        </w:numPr>
      </w:pPr>
      <w:r>
        <w:lastRenderedPageBreak/>
        <w:t>Interactions with customers through all channels will be logged in SAP Hybris C4C and as a result, sales personnel will have complete visibility to all customer interactions with SCE.</w:t>
      </w:r>
    </w:p>
    <w:p w14:paraId="5C234D02" w14:textId="577D3EAF" w:rsidR="00477047" w:rsidRDefault="00477047" w:rsidP="00477047">
      <w:pPr>
        <w:pStyle w:val="ListParagraph"/>
        <w:numPr>
          <w:ilvl w:val="2"/>
          <w:numId w:val="49"/>
        </w:numPr>
      </w:pPr>
      <w:r>
        <w:t>Sales Personnel can request COE’s or other departments for assistance creating Service Tickets, which can be assigned to other departments. This ensures a seamless integration between Sales and Service.</w:t>
      </w:r>
    </w:p>
    <w:p w14:paraId="6CE228D8" w14:textId="3205291C" w:rsidR="00477047" w:rsidRDefault="00477047" w:rsidP="00477047">
      <w:pPr>
        <w:pStyle w:val="ListParagraph"/>
        <w:numPr>
          <w:ilvl w:val="0"/>
          <w:numId w:val="49"/>
        </w:numPr>
        <w:ind w:left="1440"/>
      </w:pPr>
      <w:r>
        <w:t xml:space="preserve">Rebate Program Sales Cycle: </w:t>
      </w:r>
    </w:p>
    <w:p w14:paraId="7ADAABFE" w14:textId="5EFBAE21" w:rsidR="00477047" w:rsidRPr="00755FE5" w:rsidRDefault="00477047" w:rsidP="00477047">
      <w:pPr>
        <w:pStyle w:val="ListParagraph"/>
        <w:numPr>
          <w:ilvl w:val="2"/>
          <w:numId w:val="49"/>
        </w:numPr>
      </w:pPr>
      <w:r>
        <w:t>Energy Audit process will be simplified through the use of Work Tickets as opposed to Service Orders and Service Confirmations in LCRM. Moreover, the process to convert Work Tickets to Opportunities will be simplified through the use of Parent and Child Opportunities in SAP Hybris C4C.</w:t>
      </w:r>
    </w:p>
    <w:p w14:paraId="5943ACF4" w14:textId="77777777" w:rsidR="00E0118B" w:rsidRPr="006B24F0" w:rsidRDefault="00E0118B" w:rsidP="002B3AC0">
      <w:pPr>
        <w:pStyle w:val="Heading2"/>
        <w:numPr>
          <w:ilvl w:val="1"/>
          <w:numId w:val="12"/>
        </w:numPr>
      </w:pPr>
      <w:bookmarkStart w:id="34" w:name="_Toc406588305"/>
      <w:bookmarkStart w:id="35" w:name="_Toc491613811"/>
      <w:bookmarkStart w:id="36" w:name="_Toc517343004"/>
      <w:bookmarkEnd w:id="23"/>
      <w:bookmarkEnd w:id="24"/>
      <w:bookmarkEnd w:id="25"/>
      <w:bookmarkEnd w:id="26"/>
      <w:r w:rsidRPr="006B24F0">
        <w:t>Prerequisites and Inputs</w:t>
      </w:r>
      <w:bookmarkEnd w:id="34"/>
      <w:bookmarkEnd w:id="35"/>
      <w:bookmarkEnd w:id="36"/>
    </w:p>
    <w:p w14:paraId="691A0480" w14:textId="04C9AFD9" w:rsidR="00CD2728" w:rsidRDefault="00CD2728" w:rsidP="00CD2728">
      <w:pPr>
        <w:pStyle w:val="Heading1Text"/>
        <w:numPr>
          <w:ilvl w:val="0"/>
          <w:numId w:val="38"/>
        </w:numPr>
        <w:ind w:left="1440"/>
        <w:jc w:val="both"/>
        <w:rPr>
          <w:rFonts w:ascii="Calibri Light" w:hAnsi="Calibri Light" w:cs="Arial"/>
        </w:rPr>
      </w:pPr>
      <w:r>
        <w:rPr>
          <w:rFonts w:ascii="Calibri Light" w:hAnsi="Calibri Light" w:cs="Arial"/>
        </w:rPr>
        <w:t>Master Data: Business Partners, Products, Territories, Prices exist in SAP Hybris C4C.</w:t>
      </w:r>
    </w:p>
    <w:p w14:paraId="38648EDE" w14:textId="486BB91A" w:rsidR="00CD2728" w:rsidRPr="00736434" w:rsidRDefault="00CD2728" w:rsidP="00CD2728">
      <w:pPr>
        <w:pStyle w:val="Heading1Text"/>
        <w:numPr>
          <w:ilvl w:val="0"/>
          <w:numId w:val="38"/>
        </w:numPr>
        <w:ind w:left="1440"/>
        <w:jc w:val="both"/>
        <w:rPr>
          <w:rFonts w:ascii="Calibri Light" w:hAnsi="Calibri Light" w:cs="Arial"/>
        </w:rPr>
      </w:pPr>
      <w:r>
        <w:rPr>
          <w:rFonts w:ascii="Calibri Light" w:hAnsi="Calibri Light" w:cs="Arial"/>
        </w:rPr>
        <w:t>SAP Hybris Marketing is integrated with SAP Hybris C4C to transfer leads.</w:t>
      </w:r>
    </w:p>
    <w:p w14:paraId="262B809D" w14:textId="1815AEE1" w:rsidR="00CD2728" w:rsidRDefault="00CD2728" w:rsidP="00CD2728">
      <w:pPr>
        <w:pStyle w:val="Heading1Text"/>
        <w:numPr>
          <w:ilvl w:val="1"/>
          <w:numId w:val="39"/>
        </w:numPr>
        <w:jc w:val="both"/>
        <w:rPr>
          <w:rFonts w:ascii="Calibri Light" w:hAnsi="Calibri Light" w:cs="Arial"/>
        </w:rPr>
      </w:pPr>
      <w:r>
        <w:rPr>
          <w:rFonts w:ascii="Calibri Light" w:hAnsi="Calibri Light" w:cs="Arial"/>
        </w:rPr>
        <w:t>SAP Hybris C4C is integrated with OASIS to support the Energy Audit process.</w:t>
      </w:r>
    </w:p>
    <w:p w14:paraId="4DD5A487" w14:textId="610FE606" w:rsidR="00CD2728" w:rsidRDefault="00CD2728" w:rsidP="00CD2728">
      <w:pPr>
        <w:pStyle w:val="Heading1Text"/>
        <w:numPr>
          <w:ilvl w:val="1"/>
          <w:numId w:val="39"/>
        </w:numPr>
        <w:jc w:val="both"/>
        <w:rPr>
          <w:rFonts w:ascii="Calibri Light" w:hAnsi="Calibri Light" w:cs="Arial"/>
        </w:rPr>
      </w:pPr>
      <w:r>
        <w:rPr>
          <w:rFonts w:ascii="Calibri Light" w:hAnsi="Calibri Light" w:cs="Arial"/>
        </w:rPr>
        <w:t>SAP Hybris C4C is integrated with iEnergy to support the creation of an application from a rebate program opportunity that is in ‘Won’ status.</w:t>
      </w:r>
    </w:p>
    <w:p w14:paraId="2C8FFE1B" w14:textId="3077A64A" w:rsidR="00755FE5" w:rsidRDefault="00755FE5" w:rsidP="002B3AC0">
      <w:pPr>
        <w:pStyle w:val="Heading2"/>
        <w:numPr>
          <w:ilvl w:val="1"/>
          <w:numId w:val="12"/>
        </w:numPr>
      </w:pPr>
      <w:bookmarkStart w:id="37" w:name="_Toc517343005"/>
      <w:r>
        <w:t>General Assumptions</w:t>
      </w:r>
      <w:bookmarkEnd w:id="37"/>
    </w:p>
    <w:p w14:paraId="1B4C846A" w14:textId="07819133" w:rsidR="002D47EF" w:rsidRDefault="00E17F8C" w:rsidP="00E17F8C">
      <w:pPr>
        <w:pStyle w:val="Heading2TextBulleted"/>
        <w:numPr>
          <w:ilvl w:val="0"/>
          <w:numId w:val="48"/>
        </w:numPr>
        <w:rPr>
          <w:rFonts w:ascii="Calibri Light" w:hAnsi="Calibri Light"/>
        </w:rPr>
      </w:pPr>
      <w:bookmarkStart w:id="38" w:name="_Toc406588307"/>
      <w:bookmarkStart w:id="39" w:name="_Toc491613813"/>
      <w:r>
        <w:rPr>
          <w:rFonts w:ascii="Calibri Light" w:hAnsi="Calibri Light"/>
        </w:rPr>
        <w:t>Service Orders and Service Confirmations that are used in SAP CRM for Energy Audits will not be migrated to SAP Hybris C4C. Any open transactions will be created manually in SAP Hybris C4C during cutover.</w:t>
      </w:r>
    </w:p>
    <w:p w14:paraId="1E70753C" w14:textId="77777777" w:rsidR="00725269" w:rsidRDefault="00E823A4" w:rsidP="002B3AC0">
      <w:pPr>
        <w:pStyle w:val="Heading2"/>
        <w:numPr>
          <w:ilvl w:val="1"/>
          <w:numId w:val="12"/>
        </w:numPr>
      </w:pPr>
      <w:bookmarkStart w:id="40" w:name="_Toc517343006"/>
      <w:r>
        <w:t>Business Process Hierarchy</w:t>
      </w:r>
      <w:bookmarkEnd w:id="40"/>
    </w:p>
    <w:p w14:paraId="5B4E3C76" w14:textId="77777777" w:rsidR="00E823A4" w:rsidRPr="006B24F0" w:rsidRDefault="00E823A4" w:rsidP="00E823A4">
      <w:pPr>
        <w:pStyle w:val="Heading2Text"/>
        <w:rPr>
          <w:rFonts w:ascii="Calibri Light" w:hAnsi="Calibri Light" w:cs="Arial"/>
        </w:rPr>
      </w:pPr>
      <w:r w:rsidRPr="006B24F0">
        <w:rPr>
          <w:rFonts w:ascii="Calibri Light" w:hAnsi="Calibri Light" w:cs="Arial"/>
        </w:rPr>
        <w:t>This B</w:t>
      </w:r>
      <w:r>
        <w:rPr>
          <w:rFonts w:ascii="Calibri Light" w:hAnsi="Calibri Light" w:cs="Arial"/>
        </w:rPr>
        <w:t>usiness Process Hierarchy provid</w:t>
      </w:r>
      <w:r w:rsidR="00A70D64">
        <w:rPr>
          <w:rFonts w:ascii="Calibri Light" w:hAnsi="Calibri Light" w:cs="Arial"/>
        </w:rPr>
        <w:t>es a listing of all scenarios/</w:t>
      </w:r>
      <w:r>
        <w:rPr>
          <w:rFonts w:ascii="Calibri Light" w:hAnsi="Calibri Light" w:cs="Arial"/>
        </w:rPr>
        <w:t xml:space="preserve">business processes, </w:t>
      </w:r>
      <w:r w:rsidR="00A70D64">
        <w:rPr>
          <w:rFonts w:ascii="Calibri Light" w:hAnsi="Calibri Light" w:cs="Arial"/>
        </w:rPr>
        <w:t xml:space="preserve">sub-processes, </w:t>
      </w:r>
      <w:r>
        <w:rPr>
          <w:rFonts w:ascii="Calibri Light" w:hAnsi="Calibri Light" w:cs="Arial"/>
        </w:rPr>
        <w:t xml:space="preserve">and </w:t>
      </w:r>
      <w:r w:rsidR="00A70D64">
        <w:rPr>
          <w:rFonts w:ascii="Calibri Light" w:hAnsi="Calibri Light" w:cs="Arial"/>
        </w:rPr>
        <w:t>SAP Transaction codes</w:t>
      </w:r>
      <w:r>
        <w:rPr>
          <w:rFonts w:ascii="Calibri Light" w:hAnsi="Calibri Light" w:cs="Arial"/>
        </w:rPr>
        <w:t xml:space="preserve"> identified to support this process.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147"/>
        <w:gridCol w:w="3780"/>
        <w:gridCol w:w="2471"/>
        <w:gridCol w:w="2214"/>
      </w:tblGrid>
      <w:tr w:rsidR="00E823A4" w:rsidRPr="006B24F0" w14:paraId="39937316" w14:textId="77777777" w:rsidTr="00E823A4">
        <w:trPr>
          <w:cantSplit/>
          <w:trHeight w:val="432"/>
          <w:tblHeader/>
        </w:trPr>
        <w:tc>
          <w:tcPr>
            <w:tcW w:w="1147" w:type="dxa"/>
            <w:tcBorders>
              <w:top w:val="threeDEmboss" w:sz="6" w:space="0" w:color="auto"/>
              <w:bottom w:val="threeDEmboss" w:sz="6" w:space="0" w:color="auto"/>
            </w:tcBorders>
            <w:shd w:val="clear" w:color="auto" w:fill="F9FBAF"/>
            <w:vAlign w:val="center"/>
          </w:tcPr>
          <w:p w14:paraId="63726783" w14:textId="77777777" w:rsidR="00E823A4" w:rsidRPr="006B24F0" w:rsidRDefault="00E823A4" w:rsidP="007C6087">
            <w:pPr>
              <w:pStyle w:val="TableHeader-Center"/>
              <w:rPr>
                <w:rFonts w:ascii="Calibri Light" w:hAnsi="Calibri Light" w:cs="Arial"/>
              </w:rPr>
            </w:pPr>
            <w:r>
              <w:rPr>
                <w:rFonts w:ascii="Calibri Light" w:hAnsi="Calibri Light" w:cs="Arial"/>
              </w:rPr>
              <w:t>Level 1</w:t>
            </w:r>
          </w:p>
        </w:tc>
        <w:tc>
          <w:tcPr>
            <w:tcW w:w="3780" w:type="dxa"/>
            <w:tcBorders>
              <w:top w:val="threeDEmboss" w:sz="6" w:space="0" w:color="auto"/>
              <w:bottom w:val="threeDEmboss" w:sz="6" w:space="0" w:color="auto"/>
            </w:tcBorders>
            <w:shd w:val="clear" w:color="auto" w:fill="F9FBAF"/>
            <w:vAlign w:val="center"/>
          </w:tcPr>
          <w:p w14:paraId="36F9F4F7" w14:textId="77777777" w:rsidR="00E823A4" w:rsidRPr="006B24F0" w:rsidRDefault="00E823A4" w:rsidP="007C6087">
            <w:pPr>
              <w:pStyle w:val="TableHeader-Left"/>
              <w:rPr>
                <w:rFonts w:ascii="Calibri Light" w:hAnsi="Calibri Light" w:cs="Arial"/>
              </w:rPr>
            </w:pPr>
            <w:r>
              <w:rPr>
                <w:rFonts w:ascii="Calibri Light" w:hAnsi="Calibri Light" w:cs="Arial"/>
              </w:rPr>
              <w:t>Level 2</w:t>
            </w:r>
          </w:p>
        </w:tc>
        <w:tc>
          <w:tcPr>
            <w:tcW w:w="2471" w:type="dxa"/>
            <w:tcBorders>
              <w:top w:val="threeDEmboss" w:sz="6" w:space="0" w:color="auto"/>
              <w:bottom w:val="threeDEmboss" w:sz="6" w:space="0" w:color="auto"/>
            </w:tcBorders>
            <w:shd w:val="clear" w:color="auto" w:fill="F9FBAF"/>
            <w:vAlign w:val="center"/>
          </w:tcPr>
          <w:p w14:paraId="2E37828C" w14:textId="77777777" w:rsidR="00E823A4" w:rsidRPr="006B24F0" w:rsidRDefault="00E823A4" w:rsidP="007C6087">
            <w:pPr>
              <w:pStyle w:val="TableHeader-Left"/>
              <w:rPr>
                <w:rFonts w:ascii="Calibri Light" w:hAnsi="Calibri Light" w:cs="Arial"/>
              </w:rPr>
            </w:pPr>
            <w:r>
              <w:rPr>
                <w:rFonts w:ascii="Calibri Light" w:hAnsi="Calibri Light" w:cs="Arial"/>
              </w:rPr>
              <w:t>Level 3</w:t>
            </w:r>
          </w:p>
        </w:tc>
        <w:tc>
          <w:tcPr>
            <w:tcW w:w="2214" w:type="dxa"/>
            <w:tcBorders>
              <w:top w:val="threeDEmboss" w:sz="6" w:space="0" w:color="auto"/>
              <w:bottom w:val="threeDEmboss" w:sz="6" w:space="0" w:color="auto"/>
            </w:tcBorders>
            <w:shd w:val="clear" w:color="auto" w:fill="F9FBAF"/>
            <w:vAlign w:val="center"/>
          </w:tcPr>
          <w:p w14:paraId="2297EE08" w14:textId="77777777" w:rsidR="00E823A4" w:rsidRPr="006B24F0" w:rsidRDefault="00E823A4" w:rsidP="007C6087">
            <w:pPr>
              <w:pStyle w:val="TableHeader-Left"/>
              <w:rPr>
                <w:rFonts w:ascii="Calibri Light" w:hAnsi="Calibri Light" w:cs="Arial"/>
              </w:rPr>
            </w:pPr>
            <w:r>
              <w:rPr>
                <w:rFonts w:ascii="Calibri Light" w:hAnsi="Calibri Light" w:cs="Arial"/>
              </w:rPr>
              <w:t>Level 4</w:t>
            </w:r>
          </w:p>
        </w:tc>
      </w:tr>
      <w:tr w:rsidR="00E823A4" w:rsidRPr="006B24F0" w14:paraId="4045A462" w14:textId="77777777" w:rsidTr="00E823A4">
        <w:trPr>
          <w:cantSplit/>
          <w:trHeight w:val="432"/>
        </w:trPr>
        <w:tc>
          <w:tcPr>
            <w:tcW w:w="1147" w:type="dxa"/>
            <w:tcBorders>
              <w:top w:val="threeDEmboss" w:sz="6" w:space="0" w:color="auto"/>
            </w:tcBorders>
            <w:vAlign w:val="center"/>
          </w:tcPr>
          <w:p w14:paraId="68B2E616" w14:textId="3EB11F3C" w:rsidR="00E823A4" w:rsidRPr="006B24F0" w:rsidRDefault="00374D1F" w:rsidP="007C6087">
            <w:pPr>
              <w:pStyle w:val="TableField-Center"/>
              <w:rPr>
                <w:rFonts w:ascii="Calibri Light" w:hAnsi="Calibri Light" w:cs="Arial"/>
              </w:rPr>
            </w:pPr>
            <w:r>
              <w:rPr>
                <w:rFonts w:ascii="Calibri Light" w:hAnsi="Calibri Light" w:cs="Arial"/>
              </w:rPr>
              <w:t>FO</w:t>
            </w:r>
          </w:p>
        </w:tc>
        <w:tc>
          <w:tcPr>
            <w:tcW w:w="3780" w:type="dxa"/>
            <w:tcBorders>
              <w:top w:val="threeDEmboss" w:sz="6" w:space="0" w:color="auto"/>
            </w:tcBorders>
            <w:vAlign w:val="center"/>
          </w:tcPr>
          <w:p w14:paraId="3231C4B1" w14:textId="2348E620" w:rsidR="00E823A4" w:rsidRPr="006B24F0" w:rsidRDefault="00374D1F" w:rsidP="007C6087">
            <w:pPr>
              <w:pStyle w:val="TableField-Left"/>
              <w:rPr>
                <w:rFonts w:ascii="Calibri Light" w:hAnsi="Calibri Light" w:cs="Arial"/>
              </w:rPr>
            </w:pPr>
            <w:r>
              <w:rPr>
                <w:rFonts w:ascii="Calibri Light" w:hAnsi="Calibri Light" w:cs="Arial"/>
              </w:rPr>
              <w:t>Manage Leads, Opportunities and Territories</w:t>
            </w:r>
          </w:p>
        </w:tc>
        <w:tc>
          <w:tcPr>
            <w:tcW w:w="2471" w:type="dxa"/>
            <w:tcBorders>
              <w:top w:val="threeDEmboss" w:sz="6" w:space="0" w:color="auto"/>
            </w:tcBorders>
            <w:vAlign w:val="center"/>
          </w:tcPr>
          <w:p w14:paraId="3A5386F4" w14:textId="2C0810D2" w:rsidR="00E823A4" w:rsidRPr="006B24F0" w:rsidRDefault="00374D1F" w:rsidP="007C6087">
            <w:pPr>
              <w:pStyle w:val="TableField-Left"/>
              <w:rPr>
                <w:rFonts w:ascii="Calibri Light" w:hAnsi="Calibri Light" w:cs="Arial"/>
              </w:rPr>
            </w:pPr>
            <w:r>
              <w:rPr>
                <w:rFonts w:ascii="Calibri Light" w:hAnsi="Calibri Light" w:cs="Arial"/>
              </w:rPr>
              <w:t>Manage Leads</w:t>
            </w:r>
          </w:p>
        </w:tc>
        <w:tc>
          <w:tcPr>
            <w:tcW w:w="2214" w:type="dxa"/>
            <w:tcBorders>
              <w:top w:val="threeDEmboss" w:sz="6" w:space="0" w:color="auto"/>
            </w:tcBorders>
            <w:vAlign w:val="center"/>
          </w:tcPr>
          <w:p w14:paraId="316D1183" w14:textId="4C7A21D4" w:rsidR="00E823A4" w:rsidRPr="006B24F0" w:rsidRDefault="00374D1F" w:rsidP="007C6087">
            <w:pPr>
              <w:pStyle w:val="TableField-Left"/>
              <w:rPr>
                <w:rFonts w:ascii="Calibri Light" w:hAnsi="Calibri Light" w:cs="Arial"/>
              </w:rPr>
            </w:pPr>
            <w:r>
              <w:rPr>
                <w:rFonts w:ascii="Calibri Light" w:hAnsi="Calibri Light" w:cs="Arial"/>
              </w:rPr>
              <w:t>Sales -&gt; Leads</w:t>
            </w:r>
          </w:p>
        </w:tc>
      </w:tr>
      <w:tr w:rsidR="00E823A4" w:rsidRPr="006B24F0" w14:paraId="28BB8DE5" w14:textId="77777777" w:rsidTr="00E823A4">
        <w:trPr>
          <w:cantSplit/>
          <w:trHeight w:val="432"/>
        </w:trPr>
        <w:tc>
          <w:tcPr>
            <w:tcW w:w="1147" w:type="dxa"/>
            <w:vAlign w:val="center"/>
          </w:tcPr>
          <w:p w14:paraId="4AC01C9E" w14:textId="7407D4C0" w:rsidR="00E823A4" w:rsidRPr="006B24F0" w:rsidRDefault="00374D1F" w:rsidP="007C6087">
            <w:pPr>
              <w:pStyle w:val="TableField-Center"/>
              <w:rPr>
                <w:rFonts w:ascii="Calibri Light" w:hAnsi="Calibri Light" w:cs="Arial"/>
              </w:rPr>
            </w:pPr>
            <w:r>
              <w:rPr>
                <w:rFonts w:ascii="Calibri Light" w:hAnsi="Calibri Light" w:cs="Arial"/>
              </w:rPr>
              <w:t>FO</w:t>
            </w:r>
          </w:p>
        </w:tc>
        <w:tc>
          <w:tcPr>
            <w:tcW w:w="3780" w:type="dxa"/>
            <w:vAlign w:val="center"/>
          </w:tcPr>
          <w:p w14:paraId="4716AB25" w14:textId="6B79C827" w:rsidR="00E823A4" w:rsidRPr="006B24F0" w:rsidRDefault="00374D1F" w:rsidP="007C6087">
            <w:pPr>
              <w:pStyle w:val="TableField-Left"/>
              <w:rPr>
                <w:rFonts w:ascii="Calibri Light" w:hAnsi="Calibri Light" w:cs="Arial"/>
              </w:rPr>
            </w:pPr>
            <w:r>
              <w:rPr>
                <w:rFonts w:ascii="Calibri Light" w:hAnsi="Calibri Light" w:cs="Arial"/>
              </w:rPr>
              <w:t>Manage Leads, Opportunities and Territories</w:t>
            </w:r>
          </w:p>
        </w:tc>
        <w:tc>
          <w:tcPr>
            <w:tcW w:w="2471" w:type="dxa"/>
            <w:vAlign w:val="center"/>
          </w:tcPr>
          <w:p w14:paraId="4BB08ACC" w14:textId="3A006A7E" w:rsidR="00E823A4" w:rsidRPr="006B24F0" w:rsidRDefault="00374D1F" w:rsidP="007C6087">
            <w:pPr>
              <w:pStyle w:val="TableField-Left"/>
              <w:rPr>
                <w:rFonts w:ascii="Calibri Light" w:hAnsi="Calibri Light" w:cs="Arial"/>
              </w:rPr>
            </w:pPr>
            <w:r>
              <w:rPr>
                <w:rFonts w:ascii="Calibri Light" w:hAnsi="Calibri Light" w:cs="Arial"/>
              </w:rPr>
              <w:t>Manage Opportunities</w:t>
            </w:r>
          </w:p>
        </w:tc>
        <w:tc>
          <w:tcPr>
            <w:tcW w:w="2214" w:type="dxa"/>
            <w:vAlign w:val="center"/>
          </w:tcPr>
          <w:p w14:paraId="4EC9A493" w14:textId="3D023406" w:rsidR="00E823A4" w:rsidRPr="006B24F0" w:rsidRDefault="00374D1F" w:rsidP="007C6087">
            <w:pPr>
              <w:pStyle w:val="TableField-Left"/>
              <w:rPr>
                <w:rFonts w:ascii="Calibri Light" w:hAnsi="Calibri Light" w:cs="Arial"/>
              </w:rPr>
            </w:pPr>
            <w:r>
              <w:rPr>
                <w:rFonts w:ascii="Calibri Light" w:hAnsi="Calibri Light" w:cs="Arial"/>
              </w:rPr>
              <w:t>Sales -&gt; Opportunities</w:t>
            </w:r>
          </w:p>
        </w:tc>
      </w:tr>
      <w:tr w:rsidR="00E823A4" w:rsidRPr="006B24F0" w14:paraId="3691039F" w14:textId="77777777" w:rsidTr="00E823A4">
        <w:trPr>
          <w:cantSplit/>
          <w:trHeight w:val="432"/>
        </w:trPr>
        <w:tc>
          <w:tcPr>
            <w:tcW w:w="1147" w:type="dxa"/>
            <w:vAlign w:val="center"/>
          </w:tcPr>
          <w:p w14:paraId="3E3F52A6" w14:textId="18929243" w:rsidR="00E823A4" w:rsidRPr="006B24F0" w:rsidRDefault="00374D1F" w:rsidP="007C6087">
            <w:pPr>
              <w:pStyle w:val="TableField-Center"/>
              <w:rPr>
                <w:rFonts w:ascii="Calibri Light" w:hAnsi="Calibri Light" w:cs="Arial"/>
              </w:rPr>
            </w:pPr>
            <w:r>
              <w:rPr>
                <w:rFonts w:ascii="Calibri Light" w:hAnsi="Calibri Light" w:cs="Arial"/>
              </w:rPr>
              <w:t>FO</w:t>
            </w:r>
          </w:p>
        </w:tc>
        <w:tc>
          <w:tcPr>
            <w:tcW w:w="3780" w:type="dxa"/>
            <w:vAlign w:val="center"/>
          </w:tcPr>
          <w:p w14:paraId="1E527696" w14:textId="4599FDB6" w:rsidR="00E823A4" w:rsidRPr="006B24F0" w:rsidRDefault="00374D1F" w:rsidP="007C6087">
            <w:pPr>
              <w:pStyle w:val="TableField-Left"/>
              <w:rPr>
                <w:rFonts w:ascii="Calibri Light" w:hAnsi="Calibri Light" w:cs="Arial"/>
              </w:rPr>
            </w:pPr>
            <w:r>
              <w:rPr>
                <w:rFonts w:ascii="Calibri Light" w:hAnsi="Calibri Light" w:cs="Arial"/>
              </w:rPr>
              <w:t>Manage Leads, Opportunities and Territories</w:t>
            </w:r>
          </w:p>
        </w:tc>
        <w:tc>
          <w:tcPr>
            <w:tcW w:w="2471" w:type="dxa"/>
            <w:vAlign w:val="center"/>
          </w:tcPr>
          <w:p w14:paraId="5C9C0885" w14:textId="5FFA73A3" w:rsidR="00E823A4" w:rsidRPr="006B24F0" w:rsidRDefault="001C7421" w:rsidP="007C6087">
            <w:pPr>
              <w:pStyle w:val="TableField-Left"/>
              <w:rPr>
                <w:rFonts w:ascii="Calibri Light" w:hAnsi="Calibri Light" w:cs="Arial"/>
              </w:rPr>
            </w:pPr>
            <w:r>
              <w:rPr>
                <w:rFonts w:ascii="Calibri Light" w:hAnsi="Calibri Light" w:cs="Arial"/>
              </w:rPr>
              <w:t>Manage Appointments</w:t>
            </w:r>
          </w:p>
        </w:tc>
        <w:tc>
          <w:tcPr>
            <w:tcW w:w="2214" w:type="dxa"/>
            <w:vAlign w:val="center"/>
          </w:tcPr>
          <w:p w14:paraId="68FFC0B6" w14:textId="11D6E7EE" w:rsidR="00E823A4" w:rsidRPr="006B24F0" w:rsidRDefault="00D810AE" w:rsidP="007C6087">
            <w:pPr>
              <w:pStyle w:val="TableField-Left"/>
              <w:rPr>
                <w:rFonts w:ascii="Calibri Light" w:hAnsi="Calibri Light" w:cs="Arial"/>
              </w:rPr>
            </w:pPr>
            <w:r>
              <w:rPr>
                <w:rFonts w:ascii="Calibri Light" w:hAnsi="Calibri Light" w:cs="Arial"/>
              </w:rPr>
              <w:t>Activities</w:t>
            </w:r>
            <w:r w:rsidR="001C7421">
              <w:rPr>
                <w:rFonts w:ascii="Calibri Light" w:hAnsi="Calibri Light" w:cs="Arial"/>
              </w:rPr>
              <w:t xml:space="preserve"> -&gt; Appointments</w:t>
            </w:r>
          </w:p>
        </w:tc>
      </w:tr>
      <w:tr w:rsidR="001C7421" w:rsidRPr="006B24F0" w14:paraId="4BFFC87F" w14:textId="77777777" w:rsidTr="00E823A4">
        <w:trPr>
          <w:cantSplit/>
          <w:trHeight w:val="432"/>
        </w:trPr>
        <w:tc>
          <w:tcPr>
            <w:tcW w:w="1147" w:type="dxa"/>
            <w:vAlign w:val="center"/>
          </w:tcPr>
          <w:p w14:paraId="2710E56C" w14:textId="2EBB881B" w:rsidR="001C7421" w:rsidRDefault="001C7421" w:rsidP="001C7421">
            <w:pPr>
              <w:pStyle w:val="TableField-Center"/>
              <w:rPr>
                <w:rFonts w:ascii="Calibri Light" w:hAnsi="Calibri Light" w:cs="Arial"/>
              </w:rPr>
            </w:pPr>
            <w:r>
              <w:rPr>
                <w:rFonts w:ascii="Calibri Light" w:hAnsi="Calibri Light" w:cs="Arial"/>
              </w:rPr>
              <w:t>FO</w:t>
            </w:r>
          </w:p>
        </w:tc>
        <w:tc>
          <w:tcPr>
            <w:tcW w:w="3780" w:type="dxa"/>
            <w:vAlign w:val="center"/>
          </w:tcPr>
          <w:p w14:paraId="4E3E1788" w14:textId="26FB6CE6" w:rsidR="001C7421" w:rsidRDefault="001C7421" w:rsidP="001C7421">
            <w:pPr>
              <w:pStyle w:val="TableField-Left"/>
              <w:rPr>
                <w:rFonts w:ascii="Calibri Light" w:hAnsi="Calibri Light" w:cs="Arial"/>
              </w:rPr>
            </w:pPr>
            <w:r>
              <w:rPr>
                <w:rFonts w:ascii="Calibri Light" w:hAnsi="Calibri Light" w:cs="Arial"/>
              </w:rPr>
              <w:t>Manage Leads, Opportunities and Territories</w:t>
            </w:r>
          </w:p>
        </w:tc>
        <w:tc>
          <w:tcPr>
            <w:tcW w:w="2471" w:type="dxa"/>
            <w:vAlign w:val="center"/>
          </w:tcPr>
          <w:p w14:paraId="3F199832" w14:textId="50578DC6" w:rsidR="001C7421" w:rsidRDefault="001C7421" w:rsidP="001C7421">
            <w:pPr>
              <w:pStyle w:val="TableField-Left"/>
              <w:rPr>
                <w:rFonts w:ascii="Calibri Light" w:hAnsi="Calibri Light" w:cs="Arial"/>
              </w:rPr>
            </w:pPr>
            <w:r>
              <w:rPr>
                <w:rFonts w:ascii="Calibri Light" w:hAnsi="Calibri Light" w:cs="Arial"/>
              </w:rPr>
              <w:t>Manage E-Mails</w:t>
            </w:r>
          </w:p>
        </w:tc>
        <w:tc>
          <w:tcPr>
            <w:tcW w:w="2214" w:type="dxa"/>
            <w:vAlign w:val="center"/>
          </w:tcPr>
          <w:p w14:paraId="53F07D32" w14:textId="64756F3A" w:rsidR="001C7421" w:rsidRDefault="001C7421" w:rsidP="001C7421">
            <w:pPr>
              <w:pStyle w:val="TableField-Left"/>
              <w:rPr>
                <w:rFonts w:ascii="Calibri Light" w:hAnsi="Calibri Light" w:cs="Arial"/>
              </w:rPr>
            </w:pPr>
            <w:r>
              <w:rPr>
                <w:rFonts w:ascii="Calibri Light" w:hAnsi="Calibri Light" w:cs="Arial"/>
              </w:rPr>
              <w:t>Activities -&gt; E-Mails</w:t>
            </w:r>
          </w:p>
        </w:tc>
      </w:tr>
      <w:tr w:rsidR="001C7421" w:rsidRPr="006B24F0" w14:paraId="41D065B1" w14:textId="77777777" w:rsidTr="00E823A4">
        <w:trPr>
          <w:cantSplit/>
          <w:trHeight w:val="432"/>
        </w:trPr>
        <w:tc>
          <w:tcPr>
            <w:tcW w:w="1147" w:type="dxa"/>
            <w:vAlign w:val="center"/>
          </w:tcPr>
          <w:p w14:paraId="3B2D5692" w14:textId="72DA09DE" w:rsidR="001C7421" w:rsidRDefault="001C7421" w:rsidP="001C7421">
            <w:pPr>
              <w:pStyle w:val="TableField-Center"/>
              <w:rPr>
                <w:rFonts w:ascii="Calibri Light" w:hAnsi="Calibri Light" w:cs="Arial"/>
              </w:rPr>
            </w:pPr>
            <w:r>
              <w:rPr>
                <w:rFonts w:ascii="Calibri Light" w:hAnsi="Calibri Light" w:cs="Arial"/>
              </w:rPr>
              <w:t>FO</w:t>
            </w:r>
          </w:p>
        </w:tc>
        <w:tc>
          <w:tcPr>
            <w:tcW w:w="3780" w:type="dxa"/>
            <w:vAlign w:val="center"/>
          </w:tcPr>
          <w:p w14:paraId="555F00E5" w14:textId="34D9399D" w:rsidR="001C7421" w:rsidRDefault="001C7421" w:rsidP="001C7421">
            <w:pPr>
              <w:pStyle w:val="TableField-Left"/>
              <w:rPr>
                <w:rFonts w:ascii="Calibri Light" w:hAnsi="Calibri Light" w:cs="Arial"/>
              </w:rPr>
            </w:pPr>
            <w:r>
              <w:rPr>
                <w:rFonts w:ascii="Calibri Light" w:hAnsi="Calibri Light" w:cs="Arial"/>
              </w:rPr>
              <w:t>Manage Leads, Opportunities and Territories</w:t>
            </w:r>
          </w:p>
        </w:tc>
        <w:tc>
          <w:tcPr>
            <w:tcW w:w="2471" w:type="dxa"/>
            <w:vAlign w:val="center"/>
          </w:tcPr>
          <w:p w14:paraId="38B23393" w14:textId="1083F12A" w:rsidR="001C7421" w:rsidRDefault="001C7421" w:rsidP="001C7421">
            <w:pPr>
              <w:pStyle w:val="TableField-Left"/>
              <w:rPr>
                <w:rFonts w:ascii="Calibri Light" w:hAnsi="Calibri Light" w:cs="Arial"/>
              </w:rPr>
            </w:pPr>
            <w:r>
              <w:rPr>
                <w:rFonts w:ascii="Calibri Light" w:hAnsi="Calibri Light" w:cs="Arial"/>
              </w:rPr>
              <w:t>Manage Phone Calls</w:t>
            </w:r>
          </w:p>
        </w:tc>
        <w:tc>
          <w:tcPr>
            <w:tcW w:w="2214" w:type="dxa"/>
            <w:vAlign w:val="center"/>
          </w:tcPr>
          <w:p w14:paraId="277154D6" w14:textId="3A231BE7" w:rsidR="001C7421" w:rsidRDefault="001C7421" w:rsidP="001C7421">
            <w:pPr>
              <w:pStyle w:val="TableField-Left"/>
              <w:rPr>
                <w:rFonts w:ascii="Calibri Light" w:hAnsi="Calibri Light" w:cs="Arial"/>
              </w:rPr>
            </w:pPr>
            <w:r>
              <w:rPr>
                <w:rFonts w:ascii="Calibri Light" w:hAnsi="Calibri Light" w:cs="Arial"/>
              </w:rPr>
              <w:t>Activities -&gt; Phone Calls</w:t>
            </w:r>
          </w:p>
        </w:tc>
      </w:tr>
      <w:tr w:rsidR="001C7421" w:rsidRPr="006B24F0" w14:paraId="43A2E09D" w14:textId="77777777" w:rsidTr="00E823A4">
        <w:trPr>
          <w:cantSplit/>
          <w:trHeight w:val="432"/>
        </w:trPr>
        <w:tc>
          <w:tcPr>
            <w:tcW w:w="1147" w:type="dxa"/>
            <w:vAlign w:val="center"/>
          </w:tcPr>
          <w:p w14:paraId="2DAF3D29" w14:textId="5A8FD2EE" w:rsidR="001C7421" w:rsidRDefault="001C7421" w:rsidP="001C7421">
            <w:pPr>
              <w:pStyle w:val="TableField-Center"/>
              <w:rPr>
                <w:rFonts w:ascii="Calibri Light" w:hAnsi="Calibri Light" w:cs="Arial"/>
              </w:rPr>
            </w:pPr>
            <w:r>
              <w:rPr>
                <w:rFonts w:ascii="Calibri Light" w:hAnsi="Calibri Light" w:cs="Arial"/>
              </w:rPr>
              <w:t>FO</w:t>
            </w:r>
          </w:p>
        </w:tc>
        <w:tc>
          <w:tcPr>
            <w:tcW w:w="3780" w:type="dxa"/>
            <w:vAlign w:val="center"/>
          </w:tcPr>
          <w:p w14:paraId="36CA1B4C" w14:textId="669B00D4" w:rsidR="001C7421" w:rsidRDefault="001C7421" w:rsidP="001C7421">
            <w:pPr>
              <w:pStyle w:val="TableField-Left"/>
              <w:rPr>
                <w:rFonts w:ascii="Calibri Light" w:hAnsi="Calibri Light" w:cs="Arial"/>
              </w:rPr>
            </w:pPr>
            <w:r>
              <w:rPr>
                <w:rFonts w:ascii="Calibri Light" w:hAnsi="Calibri Light" w:cs="Arial"/>
              </w:rPr>
              <w:t>Manage Leads, Opportunities and Territories</w:t>
            </w:r>
          </w:p>
        </w:tc>
        <w:tc>
          <w:tcPr>
            <w:tcW w:w="2471" w:type="dxa"/>
            <w:vAlign w:val="center"/>
          </w:tcPr>
          <w:p w14:paraId="0285FE71" w14:textId="0204D132" w:rsidR="001C7421" w:rsidRDefault="001C7421" w:rsidP="001C7421">
            <w:pPr>
              <w:pStyle w:val="TableField-Left"/>
              <w:rPr>
                <w:rFonts w:ascii="Calibri Light" w:hAnsi="Calibri Light" w:cs="Arial"/>
              </w:rPr>
            </w:pPr>
            <w:r>
              <w:rPr>
                <w:rFonts w:ascii="Calibri Light" w:hAnsi="Calibri Light" w:cs="Arial"/>
              </w:rPr>
              <w:t>Manage Tasks</w:t>
            </w:r>
          </w:p>
        </w:tc>
        <w:tc>
          <w:tcPr>
            <w:tcW w:w="2214" w:type="dxa"/>
            <w:vAlign w:val="center"/>
          </w:tcPr>
          <w:p w14:paraId="697EE1A2" w14:textId="746BD6EC" w:rsidR="001C7421" w:rsidRDefault="001C7421" w:rsidP="001C7421">
            <w:pPr>
              <w:pStyle w:val="TableField-Left"/>
              <w:rPr>
                <w:rFonts w:ascii="Calibri Light" w:hAnsi="Calibri Light" w:cs="Arial"/>
              </w:rPr>
            </w:pPr>
            <w:r>
              <w:rPr>
                <w:rFonts w:ascii="Calibri Light" w:hAnsi="Calibri Light" w:cs="Arial"/>
              </w:rPr>
              <w:t>Activities -&gt; Tasks</w:t>
            </w:r>
          </w:p>
        </w:tc>
      </w:tr>
      <w:tr w:rsidR="001C7421" w:rsidRPr="006B24F0" w14:paraId="46AF7DD2" w14:textId="77777777" w:rsidTr="00E823A4">
        <w:trPr>
          <w:cantSplit/>
          <w:trHeight w:val="432"/>
        </w:trPr>
        <w:tc>
          <w:tcPr>
            <w:tcW w:w="1147" w:type="dxa"/>
            <w:vAlign w:val="center"/>
          </w:tcPr>
          <w:p w14:paraId="57C3F51A" w14:textId="2CDC00B7" w:rsidR="001C7421" w:rsidRDefault="001C7421" w:rsidP="001C7421">
            <w:pPr>
              <w:pStyle w:val="TableField-Center"/>
              <w:rPr>
                <w:rFonts w:ascii="Calibri Light" w:hAnsi="Calibri Light" w:cs="Arial"/>
              </w:rPr>
            </w:pPr>
            <w:r>
              <w:rPr>
                <w:rFonts w:ascii="Calibri Light" w:hAnsi="Calibri Light" w:cs="Arial"/>
              </w:rPr>
              <w:lastRenderedPageBreak/>
              <w:t>FO</w:t>
            </w:r>
          </w:p>
        </w:tc>
        <w:tc>
          <w:tcPr>
            <w:tcW w:w="3780" w:type="dxa"/>
            <w:vAlign w:val="center"/>
          </w:tcPr>
          <w:p w14:paraId="139EDB30" w14:textId="515291E6" w:rsidR="001C7421" w:rsidRDefault="001C7421" w:rsidP="001C7421">
            <w:pPr>
              <w:pStyle w:val="TableField-Left"/>
              <w:rPr>
                <w:rFonts w:ascii="Calibri Light" w:hAnsi="Calibri Light" w:cs="Arial"/>
              </w:rPr>
            </w:pPr>
            <w:r>
              <w:rPr>
                <w:rFonts w:ascii="Calibri Light" w:hAnsi="Calibri Light" w:cs="Arial"/>
              </w:rPr>
              <w:t>Manage Leads, Opportunities and Territories</w:t>
            </w:r>
          </w:p>
        </w:tc>
        <w:tc>
          <w:tcPr>
            <w:tcW w:w="2471" w:type="dxa"/>
            <w:vAlign w:val="center"/>
          </w:tcPr>
          <w:p w14:paraId="504B73C3" w14:textId="67B40523" w:rsidR="001C7421" w:rsidRDefault="001C7421" w:rsidP="001C7421">
            <w:pPr>
              <w:pStyle w:val="TableField-Left"/>
              <w:rPr>
                <w:rFonts w:ascii="Calibri Light" w:hAnsi="Calibri Light" w:cs="Arial"/>
              </w:rPr>
            </w:pPr>
            <w:r>
              <w:rPr>
                <w:rFonts w:ascii="Calibri Light" w:hAnsi="Calibri Light" w:cs="Arial"/>
              </w:rPr>
              <w:t xml:space="preserve">Manage Territories </w:t>
            </w:r>
          </w:p>
        </w:tc>
        <w:tc>
          <w:tcPr>
            <w:tcW w:w="2214" w:type="dxa"/>
            <w:vAlign w:val="center"/>
          </w:tcPr>
          <w:p w14:paraId="79A4E9EF" w14:textId="5BFE9345" w:rsidR="001C7421" w:rsidRDefault="001C7421" w:rsidP="001C7421">
            <w:pPr>
              <w:pStyle w:val="TableField-Left"/>
              <w:rPr>
                <w:rFonts w:ascii="Calibri Light" w:hAnsi="Calibri Light" w:cs="Arial"/>
              </w:rPr>
            </w:pPr>
            <w:r>
              <w:rPr>
                <w:rFonts w:ascii="Calibri Light" w:hAnsi="Calibri Light" w:cs="Arial"/>
              </w:rPr>
              <w:t>Sales -&gt; Territories</w:t>
            </w:r>
          </w:p>
        </w:tc>
      </w:tr>
      <w:tr w:rsidR="001C7421" w:rsidRPr="006B24F0" w14:paraId="6E551308" w14:textId="77777777" w:rsidTr="00E823A4">
        <w:trPr>
          <w:cantSplit/>
          <w:trHeight w:val="432"/>
        </w:trPr>
        <w:tc>
          <w:tcPr>
            <w:tcW w:w="1147" w:type="dxa"/>
            <w:vAlign w:val="center"/>
          </w:tcPr>
          <w:p w14:paraId="11921143" w14:textId="50C8008F" w:rsidR="001C7421" w:rsidRDefault="001C7421" w:rsidP="001C7421">
            <w:pPr>
              <w:pStyle w:val="TableField-Center"/>
              <w:rPr>
                <w:rFonts w:ascii="Calibri Light" w:hAnsi="Calibri Light" w:cs="Arial"/>
              </w:rPr>
            </w:pPr>
            <w:r>
              <w:rPr>
                <w:rFonts w:ascii="Calibri Light" w:hAnsi="Calibri Light" w:cs="Arial"/>
              </w:rPr>
              <w:t>FO</w:t>
            </w:r>
          </w:p>
        </w:tc>
        <w:tc>
          <w:tcPr>
            <w:tcW w:w="3780" w:type="dxa"/>
            <w:vAlign w:val="center"/>
          </w:tcPr>
          <w:p w14:paraId="2BACE905" w14:textId="23CA4219" w:rsidR="001C7421" w:rsidRDefault="001C7421" w:rsidP="001C7421">
            <w:pPr>
              <w:pStyle w:val="TableField-Left"/>
              <w:rPr>
                <w:rFonts w:ascii="Calibri Light" w:hAnsi="Calibri Light" w:cs="Arial"/>
              </w:rPr>
            </w:pPr>
            <w:r>
              <w:rPr>
                <w:rFonts w:ascii="Calibri Light" w:hAnsi="Calibri Light" w:cs="Arial"/>
              </w:rPr>
              <w:t>Manage Leads, Opportunities and Territories</w:t>
            </w:r>
          </w:p>
        </w:tc>
        <w:tc>
          <w:tcPr>
            <w:tcW w:w="2471" w:type="dxa"/>
            <w:vAlign w:val="center"/>
          </w:tcPr>
          <w:p w14:paraId="23743434" w14:textId="21566BE3" w:rsidR="001C7421" w:rsidRDefault="001C7421" w:rsidP="001C7421">
            <w:pPr>
              <w:pStyle w:val="TableField-Left"/>
              <w:rPr>
                <w:rFonts w:ascii="Calibri Light" w:hAnsi="Calibri Light" w:cs="Arial"/>
              </w:rPr>
            </w:pPr>
            <w:r>
              <w:rPr>
                <w:rFonts w:ascii="Calibri Light" w:hAnsi="Calibri Light" w:cs="Arial"/>
              </w:rPr>
              <w:t>Manage Service Tickets</w:t>
            </w:r>
          </w:p>
        </w:tc>
        <w:tc>
          <w:tcPr>
            <w:tcW w:w="2214" w:type="dxa"/>
            <w:vAlign w:val="center"/>
          </w:tcPr>
          <w:p w14:paraId="3C0386BF" w14:textId="514A4808" w:rsidR="001C7421" w:rsidRDefault="004B1EAE" w:rsidP="001C7421">
            <w:pPr>
              <w:pStyle w:val="TableField-Left"/>
              <w:rPr>
                <w:rFonts w:ascii="Calibri Light" w:hAnsi="Calibri Light" w:cs="Arial"/>
              </w:rPr>
            </w:pPr>
            <w:r>
              <w:rPr>
                <w:rFonts w:ascii="Calibri Light" w:hAnsi="Calibri Light" w:cs="Arial"/>
              </w:rPr>
              <w:t xml:space="preserve">Service -&gt; </w:t>
            </w:r>
            <w:r w:rsidR="001C7421">
              <w:rPr>
                <w:rFonts w:ascii="Calibri Light" w:hAnsi="Calibri Light" w:cs="Arial"/>
              </w:rPr>
              <w:t>Tickets</w:t>
            </w:r>
          </w:p>
        </w:tc>
      </w:tr>
      <w:tr w:rsidR="004B1EAE" w:rsidRPr="006B24F0" w14:paraId="1E2785A4" w14:textId="77777777" w:rsidTr="00E823A4">
        <w:trPr>
          <w:cantSplit/>
          <w:trHeight w:val="432"/>
        </w:trPr>
        <w:tc>
          <w:tcPr>
            <w:tcW w:w="1147" w:type="dxa"/>
            <w:vAlign w:val="center"/>
          </w:tcPr>
          <w:p w14:paraId="278A7585" w14:textId="6D3EAD08" w:rsidR="004B1EAE" w:rsidRDefault="004B1EAE" w:rsidP="004B1EAE">
            <w:pPr>
              <w:pStyle w:val="TableField-Center"/>
              <w:rPr>
                <w:rFonts w:ascii="Calibri Light" w:hAnsi="Calibri Light" w:cs="Arial"/>
              </w:rPr>
            </w:pPr>
            <w:r>
              <w:rPr>
                <w:rFonts w:ascii="Calibri Light" w:hAnsi="Calibri Light" w:cs="Arial"/>
              </w:rPr>
              <w:t>FO</w:t>
            </w:r>
          </w:p>
        </w:tc>
        <w:tc>
          <w:tcPr>
            <w:tcW w:w="3780" w:type="dxa"/>
            <w:vAlign w:val="center"/>
          </w:tcPr>
          <w:p w14:paraId="05CB2A37" w14:textId="15EED041" w:rsidR="004B1EAE" w:rsidRDefault="004B1EAE" w:rsidP="004B1EAE">
            <w:pPr>
              <w:pStyle w:val="TableField-Left"/>
              <w:rPr>
                <w:rFonts w:ascii="Calibri Light" w:hAnsi="Calibri Light" w:cs="Arial"/>
              </w:rPr>
            </w:pPr>
            <w:r>
              <w:rPr>
                <w:rFonts w:ascii="Calibri Light" w:hAnsi="Calibri Light" w:cs="Arial"/>
              </w:rPr>
              <w:t>Manage Leads, Opportunities and Territories</w:t>
            </w:r>
          </w:p>
        </w:tc>
        <w:tc>
          <w:tcPr>
            <w:tcW w:w="2471" w:type="dxa"/>
            <w:vAlign w:val="center"/>
          </w:tcPr>
          <w:p w14:paraId="5E1F2A9D" w14:textId="3FE2120A" w:rsidR="004B1EAE" w:rsidRDefault="004B1EAE" w:rsidP="004B1EAE">
            <w:pPr>
              <w:pStyle w:val="TableField-Left"/>
              <w:rPr>
                <w:rFonts w:ascii="Calibri Light" w:hAnsi="Calibri Light" w:cs="Arial"/>
              </w:rPr>
            </w:pPr>
            <w:r>
              <w:rPr>
                <w:rFonts w:ascii="Calibri Light" w:hAnsi="Calibri Light" w:cs="Arial"/>
              </w:rPr>
              <w:t>Manage Work Tickets</w:t>
            </w:r>
          </w:p>
        </w:tc>
        <w:tc>
          <w:tcPr>
            <w:tcW w:w="2214" w:type="dxa"/>
            <w:vAlign w:val="center"/>
          </w:tcPr>
          <w:p w14:paraId="6CB2B06F" w14:textId="536529E1" w:rsidR="004B1EAE" w:rsidRDefault="004B1EAE" w:rsidP="004B1EAE">
            <w:pPr>
              <w:pStyle w:val="TableField-Left"/>
              <w:rPr>
                <w:rFonts w:ascii="Calibri Light" w:hAnsi="Calibri Light" w:cs="Arial"/>
              </w:rPr>
            </w:pPr>
            <w:r>
              <w:rPr>
                <w:rFonts w:ascii="Calibri Light" w:hAnsi="Calibri Light" w:cs="Arial"/>
              </w:rPr>
              <w:t>Service -&gt; Work Tickets</w:t>
            </w:r>
          </w:p>
        </w:tc>
      </w:tr>
    </w:tbl>
    <w:p w14:paraId="7444CE1D" w14:textId="77777777" w:rsidR="00725269" w:rsidRPr="00725269" w:rsidRDefault="00725269" w:rsidP="00725269"/>
    <w:p w14:paraId="0EA42932" w14:textId="77777777" w:rsidR="00E0118B" w:rsidRPr="006B24F0" w:rsidRDefault="00E0118B" w:rsidP="002B3AC0">
      <w:pPr>
        <w:pStyle w:val="Heading2"/>
        <w:numPr>
          <w:ilvl w:val="1"/>
          <w:numId w:val="12"/>
        </w:numPr>
      </w:pPr>
      <w:bookmarkStart w:id="41" w:name="_Toc517343007"/>
      <w:r w:rsidRPr="006B24F0">
        <w:t>Process Flows</w:t>
      </w:r>
      <w:bookmarkEnd w:id="38"/>
      <w:bookmarkEnd w:id="39"/>
      <w:bookmarkEnd w:id="41"/>
      <w:r w:rsidRPr="006B24F0">
        <w:t xml:space="preserve"> </w:t>
      </w:r>
    </w:p>
    <w:p w14:paraId="4ACD23FA" w14:textId="77777777" w:rsidR="00E0118B" w:rsidRPr="006B24F0" w:rsidRDefault="00E0118B" w:rsidP="00E0118B">
      <w:pPr>
        <w:pStyle w:val="Heading2Text"/>
        <w:rPr>
          <w:rFonts w:ascii="Calibri Light" w:hAnsi="Calibri Light" w:cs="Arial"/>
        </w:rPr>
      </w:pPr>
      <w:r w:rsidRPr="006B24F0">
        <w:rPr>
          <w:rFonts w:ascii="Calibri Light" w:hAnsi="Calibri Light" w:cs="Arial"/>
        </w:rPr>
        <w:t xml:space="preserve">This BPD will cover </w:t>
      </w:r>
      <w:r w:rsidR="007D33D4">
        <w:rPr>
          <w:rFonts w:ascii="Calibri Light" w:hAnsi="Calibri Light" w:cs="Arial"/>
        </w:rPr>
        <w:t>4</w:t>
      </w:r>
      <w:r w:rsidRPr="006B24F0">
        <w:rPr>
          <w:rFonts w:ascii="Calibri Light" w:hAnsi="Calibri Light" w:cs="Arial"/>
        </w:rPr>
        <w:t xml:space="preserve"> processes, including </w:t>
      </w:r>
      <w:r w:rsidR="007D33D4">
        <w:rPr>
          <w:rFonts w:ascii="Calibri Light" w:hAnsi="Calibri Light" w:cs="Arial"/>
        </w:rPr>
        <w:t>Customer Care Sales Cycle, Economic Development Sales Cycle, Demand Side Management Sales Cycle</w:t>
      </w:r>
      <w:r w:rsidR="005D5DAA">
        <w:rPr>
          <w:rFonts w:ascii="Calibri Light" w:hAnsi="Calibri Light" w:cs="Arial"/>
        </w:rPr>
        <w:t xml:space="preserve"> and New Construction Sales Cycle</w:t>
      </w:r>
      <w:r w:rsidRPr="006B24F0">
        <w:rPr>
          <w:rFonts w:ascii="Calibri Light" w:hAnsi="Calibri Light" w:cs="Arial"/>
        </w:rPr>
        <w:t>.  Each subsection where the process is detailed will have a process flow diagram for that process and a table detailing the steps that are taken within that process</w:t>
      </w:r>
      <w:r w:rsidR="000F1011" w:rsidRPr="006B24F0">
        <w:rPr>
          <w:rFonts w:ascii="Calibri Light" w:hAnsi="Calibri Light" w:cs="Arial"/>
        </w:rPr>
        <w:t xml:space="preserve"> including processes handled outside of SAP.</w:t>
      </w:r>
    </w:p>
    <w:p w14:paraId="3AEA0C3B" w14:textId="77777777" w:rsidR="00E0118B" w:rsidRPr="006B24F0" w:rsidRDefault="000F3E29" w:rsidP="00162320">
      <w:pPr>
        <w:pStyle w:val="Heading3"/>
        <w:keepNext/>
        <w:numPr>
          <w:ilvl w:val="2"/>
          <w:numId w:val="5"/>
        </w:numPr>
        <w:tabs>
          <w:tab w:val="left" w:pos="1440"/>
        </w:tabs>
        <w:spacing w:before="120" w:after="120"/>
        <w:ind w:left="1440" w:hanging="900"/>
        <w:rPr>
          <w:rFonts w:ascii="Calibri Light" w:hAnsi="Calibri Light"/>
        </w:rPr>
      </w:pPr>
      <w:bookmarkStart w:id="42" w:name="_Toc517343008"/>
      <w:r>
        <w:rPr>
          <w:rFonts w:ascii="Calibri Light" w:hAnsi="Calibri Light"/>
        </w:rPr>
        <w:lastRenderedPageBreak/>
        <w:t>Customer Care Sales Cycle</w:t>
      </w:r>
      <w:bookmarkEnd w:id="42"/>
    </w:p>
    <w:p w14:paraId="3FE4082E" w14:textId="77777777" w:rsidR="00E0118B" w:rsidRPr="00367326" w:rsidRDefault="00E0118B" w:rsidP="00E0118B">
      <w:pPr>
        <w:pStyle w:val="Heading4"/>
        <w:rPr>
          <w:rFonts w:ascii="Calibri Light" w:hAnsi="Calibri Light" w:cs="Arial"/>
          <w:i w:val="0"/>
        </w:rPr>
      </w:pPr>
      <w:bookmarkStart w:id="43" w:name="_Toc491613815"/>
      <w:r w:rsidRPr="00367326">
        <w:rPr>
          <w:rFonts w:ascii="Calibri Light" w:hAnsi="Calibri Light" w:cs="Arial"/>
          <w:i w:val="0"/>
        </w:rPr>
        <w:t>Process Flow Diagram</w:t>
      </w:r>
      <w:bookmarkEnd w:id="43"/>
      <w:r w:rsidRPr="00367326">
        <w:rPr>
          <w:rFonts w:ascii="Calibri Light" w:hAnsi="Calibri Light" w:cs="Arial"/>
          <w:i w:val="0"/>
        </w:rPr>
        <w:t xml:space="preserve"> </w:t>
      </w:r>
    </w:p>
    <w:p w14:paraId="2A1A90E6" w14:textId="77777777" w:rsidR="00251918" w:rsidRPr="006B24F0" w:rsidRDefault="00761444" w:rsidP="00251918">
      <w:pPr>
        <w:rPr>
          <w:rFonts w:ascii="Calibri Light" w:hAnsi="Calibri Light"/>
        </w:rPr>
      </w:pPr>
      <w:r>
        <w:rPr>
          <w:noProof/>
        </w:rPr>
        <w:lastRenderedPageBreak/>
        <w:drawing>
          <wp:inline distT="0" distB="0" distL="0" distR="0" wp14:anchorId="478B27BA" wp14:editId="407FF56B">
            <wp:extent cx="5817235" cy="8229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17235" cy="8229600"/>
                    </a:xfrm>
                    <a:prstGeom prst="rect">
                      <a:avLst/>
                    </a:prstGeom>
                  </pic:spPr>
                </pic:pic>
              </a:graphicData>
            </a:graphic>
          </wp:inline>
        </w:drawing>
      </w:r>
    </w:p>
    <w:p w14:paraId="58358645" w14:textId="77777777" w:rsidR="00E0118B" w:rsidRPr="006B24F0" w:rsidRDefault="00E0118B" w:rsidP="00E0118B">
      <w:pPr>
        <w:pStyle w:val="Heading4"/>
        <w:rPr>
          <w:rFonts w:ascii="Calibri Light" w:hAnsi="Calibri Light" w:cs="Arial"/>
        </w:rPr>
      </w:pPr>
      <w:bookmarkStart w:id="44" w:name="_Toc491613816"/>
      <w:r w:rsidRPr="00367326">
        <w:rPr>
          <w:rFonts w:ascii="Calibri Light" w:hAnsi="Calibri Light" w:cs="Arial"/>
          <w:i w:val="0"/>
        </w:rPr>
        <w:lastRenderedPageBreak/>
        <w:t>Process Flow Steps</w:t>
      </w:r>
      <w:bookmarkEnd w:id="44"/>
    </w:p>
    <w:p w14:paraId="186CE02F" w14:textId="77777777" w:rsidR="0023101C" w:rsidRPr="006B24F0" w:rsidRDefault="0023101C" w:rsidP="0023101C">
      <w:pPr>
        <w:rPr>
          <w:rFonts w:ascii="Calibri Light" w:hAnsi="Calibri Light"/>
        </w:rPr>
      </w:pPr>
    </w:p>
    <w:tbl>
      <w:tblPr>
        <w:tblW w:w="105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3649"/>
        <w:gridCol w:w="2250"/>
        <w:gridCol w:w="2160"/>
        <w:gridCol w:w="1620"/>
      </w:tblGrid>
      <w:tr w:rsidR="00044697" w:rsidRPr="006B24F0" w14:paraId="5E7A0F87" w14:textId="77777777" w:rsidTr="00044697">
        <w:trPr>
          <w:cantSplit/>
          <w:trHeight w:val="432"/>
          <w:tblHeader/>
        </w:trPr>
        <w:tc>
          <w:tcPr>
            <w:tcW w:w="828" w:type="dxa"/>
            <w:tcBorders>
              <w:top w:val="threeDEmboss" w:sz="6" w:space="0" w:color="auto"/>
              <w:bottom w:val="threeDEmboss" w:sz="6" w:space="0" w:color="auto"/>
            </w:tcBorders>
            <w:shd w:val="clear" w:color="auto" w:fill="F9FBAF"/>
            <w:vAlign w:val="center"/>
          </w:tcPr>
          <w:p w14:paraId="23E119C2" w14:textId="77777777" w:rsidR="00044697" w:rsidRPr="006B24F0" w:rsidRDefault="00044697" w:rsidP="0035091A">
            <w:pPr>
              <w:pStyle w:val="TableHeader-Center"/>
              <w:rPr>
                <w:rFonts w:ascii="Calibri Light" w:hAnsi="Calibri Light" w:cs="Arial"/>
              </w:rPr>
            </w:pPr>
            <w:r w:rsidRPr="006B24F0">
              <w:rPr>
                <w:rFonts w:ascii="Calibri Light" w:hAnsi="Calibri Light" w:cs="Arial"/>
              </w:rPr>
              <w:t>Step</w:t>
            </w:r>
          </w:p>
        </w:tc>
        <w:tc>
          <w:tcPr>
            <w:tcW w:w="3649" w:type="dxa"/>
            <w:tcBorders>
              <w:top w:val="threeDEmboss" w:sz="6" w:space="0" w:color="auto"/>
              <w:bottom w:val="threeDEmboss" w:sz="6" w:space="0" w:color="auto"/>
            </w:tcBorders>
            <w:shd w:val="clear" w:color="auto" w:fill="F9FBAF"/>
            <w:vAlign w:val="center"/>
          </w:tcPr>
          <w:p w14:paraId="0DA5E12D" w14:textId="77777777" w:rsidR="00044697" w:rsidRPr="006B24F0" w:rsidRDefault="00044697" w:rsidP="0035091A">
            <w:pPr>
              <w:pStyle w:val="TableHeader-Left"/>
              <w:rPr>
                <w:rFonts w:ascii="Calibri Light" w:hAnsi="Calibri Light" w:cs="Arial"/>
              </w:rPr>
            </w:pPr>
            <w:r w:rsidRPr="006B24F0">
              <w:rPr>
                <w:rFonts w:ascii="Calibri Light" w:hAnsi="Calibri Light" w:cs="Arial"/>
              </w:rPr>
              <w:t>Description of Step</w:t>
            </w:r>
          </w:p>
        </w:tc>
        <w:tc>
          <w:tcPr>
            <w:tcW w:w="2250" w:type="dxa"/>
            <w:tcBorders>
              <w:top w:val="threeDEmboss" w:sz="6" w:space="0" w:color="auto"/>
              <w:bottom w:val="threeDEmboss" w:sz="6" w:space="0" w:color="auto"/>
            </w:tcBorders>
            <w:shd w:val="clear" w:color="auto" w:fill="F9FBAF"/>
            <w:vAlign w:val="center"/>
          </w:tcPr>
          <w:p w14:paraId="2FBC2994" w14:textId="77777777" w:rsidR="00044697" w:rsidRPr="006B24F0" w:rsidRDefault="004F09F3" w:rsidP="0035091A">
            <w:pPr>
              <w:pStyle w:val="TableHeader-Left"/>
              <w:rPr>
                <w:rFonts w:ascii="Calibri Light" w:hAnsi="Calibri Light" w:cs="Arial"/>
              </w:rPr>
            </w:pPr>
            <w:r>
              <w:rPr>
                <w:rFonts w:ascii="Calibri Light" w:hAnsi="Calibri Light" w:cs="Arial"/>
              </w:rPr>
              <w:t>SAP Hybris C4C View</w:t>
            </w:r>
            <w:r w:rsidR="00044697" w:rsidRPr="006B24F0">
              <w:rPr>
                <w:rFonts w:ascii="Calibri Light" w:hAnsi="Calibri Light" w:cs="Arial"/>
              </w:rPr>
              <w:t xml:space="preserve"> / T-Code</w:t>
            </w:r>
          </w:p>
        </w:tc>
        <w:tc>
          <w:tcPr>
            <w:tcW w:w="2160" w:type="dxa"/>
            <w:tcBorders>
              <w:top w:val="threeDEmboss" w:sz="6" w:space="0" w:color="auto"/>
              <w:bottom w:val="threeDEmboss" w:sz="6" w:space="0" w:color="auto"/>
            </w:tcBorders>
            <w:shd w:val="clear" w:color="auto" w:fill="F9FBAF"/>
            <w:vAlign w:val="center"/>
          </w:tcPr>
          <w:p w14:paraId="6093EF60" w14:textId="77777777" w:rsidR="00044697" w:rsidRPr="006B24F0" w:rsidRDefault="00044697" w:rsidP="0035091A">
            <w:pPr>
              <w:pStyle w:val="TableHeader-Left"/>
              <w:rPr>
                <w:rFonts w:ascii="Calibri Light" w:hAnsi="Calibri Light" w:cs="Arial"/>
              </w:rPr>
            </w:pPr>
            <w:r w:rsidRPr="006B24F0">
              <w:rPr>
                <w:rFonts w:ascii="Calibri Light" w:hAnsi="Calibri Light" w:cs="Arial"/>
              </w:rPr>
              <w:t>Role(s)</w:t>
            </w:r>
          </w:p>
        </w:tc>
        <w:tc>
          <w:tcPr>
            <w:tcW w:w="1620" w:type="dxa"/>
            <w:tcBorders>
              <w:top w:val="threeDEmboss" w:sz="6" w:space="0" w:color="auto"/>
              <w:bottom w:val="threeDEmboss" w:sz="6" w:space="0" w:color="auto"/>
            </w:tcBorders>
            <w:shd w:val="clear" w:color="auto" w:fill="F9FBAF"/>
            <w:vAlign w:val="center"/>
          </w:tcPr>
          <w:p w14:paraId="26532333" w14:textId="77777777" w:rsidR="00044697" w:rsidRPr="006B24F0" w:rsidRDefault="00044697" w:rsidP="0035091A">
            <w:pPr>
              <w:pStyle w:val="TableHeader-Left"/>
              <w:rPr>
                <w:rFonts w:ascii="Calibri Light" w:hAnsi="Calibri Light" w:cs="Arial"/>
              </w:rPr>
            </w:pPr>
            <w:r>
              <w:rPr>
                <w:rFonts w:ascii="Calibri Light" w:hAnsi="Calibri Light" w:cs="Arial"/>
              </w:rPr>
              <w:t>If step is relevant for a Control, add Requirement ID</w:t>
            </w:r>
          </w:p>
        </w:tc>
      </w:tr>
      <w:tr w:rsidR="00044697" w:rsidRPr="006B24F0" w14:paraId="7B8271F2" w14:textId="77777777" w:rsidTr="007507FF">
        <w:trPr>
          <w:cantSplit/>
          <w:trHeight w:val="432"/>
        </w:trPr>
        <w:tc>
          <w:tcPr>
            <w:tcW w:w="828" w:type="dxa"/>
            <w:tcBorders>
              <w:top w:val="threeDEmboss" w:sz="6" w:space="0" w:color="auto"/>
            </w:tcBorders>
            <w:vAlign w:val="center"/>
          </w:tcPr>
          <w:p w14:paraId="0BB28A22" w14:textId="77777777" w:rsidR="00044697" w:rsidRPr="006B24F0" w:rsidRDefault="00044697" w:rsidP="0035091A">
            <w:pPr>
              <w:pStyle w:val="TableField-Center"/>
              <w:rPr>
                <w:rFonts w:ascii="Calibri Light" w:hAnsi="Calibri Light" w:cs="Arial"/>
              </w:rPr>
            </w:pPr>
            <w:r>
              <w:rPr>
                <w:rFonts w:ascii="Calibri Light" w:hAnsi="Calibri Light" w:cs="Arial"/>
              </w:rPr>
              <w:t>10</w:t>
            </w:r>
          </w:p>
        </w:tc>
        <w:tc>
          <w:tcPr>
            <w:tcW w:w="3649" w:type="dxa"/>
            <w:tcBorders>
              <w:top w:val="threeDEmboss" w:sz="6" w:space="0" w:color="auto"/>
            </w:tcBorders>
            <w:vAlign w:val="center"/>
          </w:tcPr>
          <w:p w14:paraId="5B69F6E4" w14:textId="77777777" w:rsidR="00044697" w:rsidRPr="00C7542E" w:rsidRDefault="00044697" w:rsidP="0035091A">
            <w:pPr>
              <w:pStyle w:val="TableField-Left"/>
              <w:rPr>
                <w:rFonts w:ascii="Calibri Light" w:hAnsi="Calibri Light" w:cs="Arial"/>
                <w:b/>
              </w:rPr>
            </w:pPr>
            <w:r w:rsidRPr="00C7542E">
              <w:rPr>
                <w:rFonts w:ascii="Calibri Light" w:hAnsi="Calibri Light" w:cs="Arial"/>
                <w:b/>
              </w:rPr>
              <w:t xml:space="preserve">Contact Certification Needed? </w:t>
            </w:r>
          </w:p>
          <w:p w14:paraId="0B31800B" w14:textId="77777777" w:rsidR="00044697" w:rsidRPr="006B24F0" w:rsidRDefault="000944A6" w:rsidP="0035091A">
            <w:pPr>
              <w:pStyle w:val="TableField-Left"/>
              <w:rPr>
                <w:rFonts w:ascii="Calibri Light" w:hAnsi="Calibri Light" w:cs="Arial"/>
              </w:rPr>
            </w:pPr>
            <w:r>
              <w:rPr>
                <w:rFonts w:ascii="Calibri Light" w:hAnsi="Calibri Light" w:cs="Arial"/>
              </w:rPr>
              <w:t>Project Lead identifies the need for Custome</w:t>
            </w:r>
            <w:r w:rsidR="001260B1">
              <w:rPr>
                <w:rFonts w:ascii="Calibri Light" w:hAnsi="Calibri Light" w:cs="Arial"/>
              </w:rPr>
              <w:t>r Care action by Sales personnel</w:t>
            </w:r>
            <w:r>
              <w:rPr>
                <w:rFonts w:ascii="Calibri Light" w:hAnsi="Calibri Light" w:cs="Arial"/>
              </w:rPr>
              <w:t xml:space="preserve"> and submits a request to the COE to create tasks.</w:t>
            </w:r>
          </w:p>
        </w:tc>
        <w:tc>
          <w:tcPr>
            <w:tcW w:w="2250" w:type="dxa"/>
            <w:tcBorders>
              <w:top w:val="threeDEmboss" w:sz="6" w:space="0" w:color="auto"/>
            </w:tcBorders>
            <w:vAlign w:val="center"/>
          </w:tcPr>
          <w:p w14:paraId="0509D91A" w14:textId="77777777" w:rsidR="00044697" w:rsidRPr="006B24F0" w:rsidRDefault="00570394" w:rsidP="0035091A">
            <w:pPr>
              <w:pStyle w:val="TableField-Left"/>
              <w:rPr>
                <w:rFonts w:ascii="Calibri Light" w:hAnsi="Calibri Light" w:cs="Arial"/>
              </w:rPr>
            </w:pPr>
            <w:r>
              <w:rPr>
                <w:rFonts w:ascii="Calibri Light" w:hAnsi="Calibri Light" w:cs="Arial"/>
              </w:rPr>
              <w:t>N/A</w:t>
            </w:r>
          </w:p>
        </w:tc>
        <w:tc>
          <w:tcPr>
            <w:tcW w:w="2160" w:type="dxa"/>
            <w:tcBorders>
              <w:top w:val="threeDEmboss" w:sz="6" w:space="0" w:color="auto"/>
            </w:tcBorders>
            <w:vAlign w:val="center"/>
          </w:tcPr>
          <w:p w14:paraId="65DA6946" w14:textId="77777777" w:rsidR="00044697" w:rsidRPr="006B24F0" w:rsidRDefault="00570394" w:rsidP="0035091A">
            <w:pPr>
              <w:pStyle w:val="TableField-Left"/>
              <w:rPr>
                <w:rFonts w:ascii="Calibri Light" w:hAnsi="Calibri Light" w:cs="Arial"/>
              </w:rPr>
            </w:pPr>
            <w:r>
              <w:rPr>
                <w:rFonts w:ascii="Calibri Light" w:hAnsi="Calibri Light" w:cs="Arial"/>
              </w:rPr>
              <w:t>N/A</w:t>
            </w:r>
          </w:p>
        </w:tc>
        <w:tc>
          <w:tcPr>
            <w:tcW w:w="1620" w:type="dxa"/>
            <w:tcBorders>
              <w:top w:val="threeDEmboss" w:sz="6" w:space="0" w:color="auto"/>
            </w:tcBorders>
            <w:vAlign w:val="center"/>
          </w:tcPr>
          <w:p w14:paraId="0705906E" w14:textId="77777777" w:rsidR="00044697" w:rsidRPr="006B24F0" w:rsidRDefault="000944A6" w:rsidP="0035091A">
            <w:pPr>
              <w:pStyle w:val="TableField-Left"/>
              <w:rPr>
                <w:rFonts w:ascii="Calibri Light" w:hAnsi="Calibri Light" w:cs="Arial"/>
              </w:rPr>
            </w:pPr>
            <w:r>
              <w:rPr>
                <w:rFonts w:ascii="Calibri Light" w:hAnsi="Calibri Light" w:cs="Arial"/>
              </w:rPr>
              <w:t>N/A</w:t>
            </w:r>
          </w:p>
        </w:tc>
      </w:tr>
      <w:tr w:rsidR="00044697" w:rsidRPr="006B24F0" w14:paraId="32BF2140" w14:textId="77777777" w:rsidTr="007507FF">
        <w:trPr>
          <w:cantSplit/>
          <w:trHeight w:val="432"/>
        </w:trPr>
        <w:tc>
          <w:tcPr>
            <w:tcW w:w="828" w:type="dxa"/>
            <w:vAlign w:val="center"/>
          </w:tcPr>
          <w:p w14:paraId="565A54A3" w14:textId="77777777" w:rsidR="00044697" w:rsidRPr="006B24F0" w:rsidRDefault="000944A6" w:rsidP="0035091A">
            <w:pPr>
              <w:pStyle w:val="TableField-Center"/>
              <w:rPr>
                <w:rFonts w:ascii="Calibri Light" w:hAnsi="Calibri Light" w:cs="Arial"/>
              </w:rPr>
            </w:pPr>
            <w:r>
              <w:rPr>
                <w:rFonts w:ascii="Calibri Light" w:hAnsi="Calibri Light" w:cs="Arial"/>
              </w:rPr>
              <w:t>20</w:t>
            </w:r>
          </w:p>
        </w:tc>
        <w:tc>
          <w:tcPr>
            <w:tcW w:w="3649" w:type="dxa"/>
            <w:vAlign w:val="center"/>
          </w:tcPr>
          <w:p w14:paraId="626DD7A4" w14:textId="77777777" w:rsidR="00044697" w:rsidRDefault="000944A6" w:rsidP="0035091A">
            <w:pPr>
              <w:pStyle w:val="TableField-Left"/>
              <w:rPr>
                <w:rFonts w:ascii="Calibri Light" w:hAnsi="Calibri Light" w:cs="Arial"/>
                <w:b/>
              </w:rPr>
            </w:pPr>
            <w:r w:rsidRPr="000944A6">
              <w:rPr>
                <w:rFonts w:ascii="Calibri Light" w:hAnsi="Calibri Light" w:cs="Arial"/>
                <w:b/>
              </w:rPr>
              <w:t>Create Task List</w:t>
            </w:r>
          </w:p>
          <w:p w14:paraId="2AF69408" w14:textId="77777777" w:rsidR="00457785" w:rsidRPr="000944A6" w:rsidRDefault="000944A6" w:rsidP="0035091A">
            <w:pPr>
              <w:pStyle w:val="TableField-Left"/>
              <w:rPr>
                <w:rFonts w:ascii="Calibri Light" w:hAnsi="Calibri Light" w:cs="Arial"/>
              </w:rPr>
            </w:pPr>
            <w:r w:rsidRPr="000944A6">
              <w:rPr>
                <w:rFonts w:ascii="Calibri Light" w:hAnsi="Calibri Light" w:cs="Arial"/>
              </w:rPr>
              <w:t xml:space="preserve">COE personnel </w:t>
            </w:r>
            <w:r w:rsidR="00663C9D">
              <w:rPr>
                <w:rFonts w:ascii="Calibri Light" w:hAnsi="Calibri Light" w:cs="Arial"/>
              </w:rPr>
              <w:t xml:space="preserve">will </w:t>
            </w:r>
            <w:r w:rsidRPr="000944A6">
              <w:rPr>
                <w:rFonts w:ascii="Calibri Light" w:hAnsi="Calibri Light" w:cs="Arial"/>
              </w:rPr>
              <w:t>create a Task List.</w:t>
            </w:r>
          </w:p>
        </w:tc>
        <w:tc>
          <w:tcPr>
            <w:tcW w:w="2250" w:type="dxa"/>
            <w:vAlign w:val="center"/>
          </w:tcPr>
          <w:p w14:paraId="5099CE7F" w14:textId="77777777" w:rsidR="00044697" w:rsidRPr="006B24F0" w:rsidRDefault="00F231E3" w:rsidP="0035091A">
            <w:pPr>
              <w:pStyle w:val="TableField-Left"/>
              <w:rPr>
                <w:rFonts w:ascii="Calibri Light" w:hAnsi="Calibri Light" w:cs="Arial"/>
              </w:rPr>
            </w:pPr>
            <w:r>
              <w:rPr>
                <w:rFonts w:ascii="Calibri Light" w:hAnsi="Calibri Light" w:cs="Arial"/>
              </w:rPr>
              <w:t xml:space="preserve">Activities </w:t>
            </w:r>
            <w:r w:rsidRPr="00F231E3">
              <w:rPr>
                <w:rFonts w:ascii="Calibri Light" w:hAnsi="Calibri Light" w:cs="Arial"/>
              </w:rPr>
              <w:sym w:font="Wingdings" w:char="F0E0"/>
            </w:r>
            <w:r>
              <w:rPr>
                <w:rFonts w:ascii="Calibri Light" w:hAnsi="Calibri Light" w:cs="Arial"/>
              </w:rPr>
              <w:t xml:space="preserve"> Activity Lists</w:t>
            </w:r>
          </w:p>
        </w:tc>
        <w:tc>
          <w:tcPr>
            <w:tcW w:w="2160" w:type="dxa"/>
            <w:vAlign w:val="center"/>
          </w:tcPr>
          <w:p w14:paraId="3793C4F0" w14:textId="0D93F18A" w:rsidR="00044697" w:rsidRPr="006B24F0" w:rsidRDefault="005302E2" w:rsidP="0035091A">
            <w:pPr>
              <w:pStyle w:val="TableField-Left"/>
              <w:rPr>
                <w:rFonts w:ascii="Calibri Light" w:hAnsi="Calibri Light" w:cs="Arial"/>
              </w:rPr>
            </w:pPr>
            <w:r>
              <w:rPr>
                <w:rFonts w:ascii="Calibri Light" w:hAnsi="Calibri Light" w:cs="Arial"/>
              </w:rPr>
              <w:t xml:space="preserve">Sales Processional </w:t>
            </w:r>
            <w:r w:rsidR="00FF4AC5">
              <w:rPr>
                <w:rFonts w:ascii="Calibri Light" w:hAnsi="Calibri Light" w:cs="Arial"/>
              </w:rPr>
              <w:t>–</w:t>
            </w:r>
            <w:r>
              <w:rPr>
                <w:rFonts w:ascii="Calibri Light" w:hAnsi="Calibri Light" w:cs="Arial"/>
              </w:rPr>
              <w:t xml:space="preserve"> COE</w:t>
            </w:r>
          </w:p>
        </w:tc>
        <w:tc>
          <w:tcPr>
            <w:tcW w:w="1620" w:type="dxa"/>
            <w:vAlign w:val="center"/>
          </w:tcPr>
          <w:p w14:paraId="3AF70D1F" w14:textId="77777777" w:rsidR="00044697" w:rsidRPr="006B24F0" w:rsidRDefault="000944A6" w:rsidP="0035091A">
            <w:pPr>
              <w:pStyle w:val="TableField-Left"/>
              <w:rPr>
                <w:rFonts w:ascii="Calibri Light" w:hAnsi="Calibri Light" w:cs="Arial"/>
              </w:rPr>
            </w:pPr>
            <w:r>
              <w:rPr>
                <w:rFonts w:ascii="Calibri Light" w:hAnsi="Calibri Light" w:cs="Arial"/>
              </w:rPr>
              <w:t>N/A</w:t>
            </w:r>
          </w:p>
        </w:tc>
      </w:tr>
      <w:tr w:rsidR="00044697" w:rsidRPr="006B24F0" w14:paraId="4F42C7FE" w14:textId="77777777" w:rsidTr="007507FF">
        <w:trPr>
          <w:cantSplit/>
          <w:trHeight w:val="432"/>
        </w:trPr>
        <w:tc>
          <w:tcPr>
            <w:tcW w:w="828" w:type="dxa"/>
            <w:vAlign w:val="center"/>
          </w:tcPr>
          <w:p w14:paraId="696B568F" w14:textId="77777777" w:rsidR="00044697" w:rsidRPr="006B24F0" w:rsidRDefault="00082423" w:rsidP="0035091A">
            <w:pPr>
              <w:pStyle w:val="TableField-Center"/>
              <w:rPr>
                <w:rFonts w:ascii="Calibri Light" w:hAnsi="Calibri Light" w:cs="Arial"/>
              </w:rPr>
            </w:pPr>
            <w:r>
              <w:rPr>
                <w:rFonts w:ascii="Calibri Light" w:hAnsi="Calibri Light" w:cs="Arial"/>
              </w:rPr>
              <w:t>30</w:t>
            </w:r>
          </w:p>
        </w:tc>
        <w:tc>
          <w:tcPr>
            <w:tcW w:w="3649" w:type="dxa"/>
            <w:vAlign w:val="center"/>
          </w:tcPr>
          <w:p w14:paraId="55E4A2A2" w14:textId="77777777" w:rsidR="00044697" w:rsidRPr="00082423" w:rsidRDefault="00082423" w:rsidP="0035091A">
            <w:pPr>
              <w:pStyle w:val="TableField-Left"/>
              <w:rPr>
                <w:rFonts w:ascii="Calibri Light" w:hAnsi="Calibri Light" w:cs="Arial"/>
                <w:b/>
              </w:rPr>
            </w:pPr>
            <w:r w:rsidRPr="00082423">
              <w:rPr>
                <w:rFonts w:ascii="Calibri Light" w:hAnsi="Calibri Light" w:cs="Arial"/>
                <w:b/>
              </w:rPr>
              <w:t>Activate Task List</w:t>
            </w:r>
          </w:p>
          <w:p w14:paraId="3F401644" w14:textId="77777777" w:rsidR="00082423" w:rsidRPr="006B24F0" w:rsidRDefault="00082423" w:rsidP="0035091A">
            <w:pPr>
              <w:pStyle w:val="TableField-Left"/>
              <w:rPr>
                <w:rFonts w:ascii="Calibri Light" w:hAnsi="Calibri Light" w:cs="Arial"/>
              </w:rPr>
            </w:pPr>
            <w:r>
              <w:rPr>
                <w:rFonts w:ascii="Calibri Light" w:hAnsi="Calibri Light" w:cs="Arial"/>
              </w:rPr>
              <w:t xml:space="preserve">COE personnel </w:t>
            </w:r>
            <w:r w:rsidR="00663C9D">
              <w:rPr>
                <w:rFonts w:ascii="Calibri Light" w:hAnsi="Calibri Light" w:cs="Arial"/>
              </w:rPr>
              <w:t xml:space="preserve">will </w:t>
            </w:r>
            <w:r>
              <w:rPr>
                <w:rFonts w:ascii="Calibri Light" w:hAnsi="Calibri Light" w:cs="Arial"/>
              </w:rPr>
              <w:t>activate the Task List.</w:t>
            </w:r>
          </w:p>
        </w:tc>
        <w:tc>
          <w:tcPr>
            <w:tcW w:w="2250" w:type="dxa"/>
            <w:vAlign w:val="center"/>
          </w:tcPr>
          <w:p w14:paraId="18A2FA62" w14:textId="77777777" w:rsidR="00044697" w:rsidRPr="006B24F0" w:rsidRDefault="00F231E3" w:rsidP="0035091A">
            <w:pPr>
              <w:pStyle w:val="TableField-Left"/>
              <w:rPr>
                <w:rFonts w:ascii="Calibri Light" w:hAnsi="Calibri Light" w:cs="Arial"/>
              </w:rPr>
            </w:pPr>
            <w:r>
              <w:rPr>
                <w:rFonts w:ascii="Calibri Light" w:hAnsi="Calibri Light" w:cs="Arial"/>
              </w:rPr>
              <w:t xml:space="preserve">Activities </w:t>
            </w:r>
            <w:r w:rsidRPr="00F231E3">
              <w:rPr>
                <w:rFonts w:ascii="Calibri Light" w:hAnsi="Calibri Light" w:cs="Arial"/>
              </w:rPr>
              <w:sym w:font="Wingdings" w:char="F0E0"/>
            </w:r>
            <w:r>
              <w:rPr>
                <w:rFonts w:ascii="Calibri Light" w:hAnsi="Calibri Light" w:cs="Arial"/>
              </w:rPr>
              <w:t xml:space="preserve"> Activity Lists</w:t>
            </w:r>
          </w:p>
        </w:tc>
        <w:tc>
          <w:tcPr>
            <w:tcW w:w="2160" w:type="dxa"/>
            <w:vAlign w:val="center"/>
          </w:tcPr>
          <w:p w14:paraId="3F6C469C" w14:textId="1A6997BC" w:rsidR="00044697" w:rsidRPr="006B24F0" w:rsidRDefault="005302E2" w:rsidP="0035091A">
            <w:pPr>
              <w:pStyle w:val="TableField-Left"/>
              <w:rPr>
                <w:rFonts w:ascii="Calibri Light" w:hAnsi="Calibri Light" w:cs="Arial"/>
              </w:rPr>
            </w:pPr>
            <w:r>
              <w:rPr>
                <w:rFonts w:ascii="Calibri Light" w:hAnsi="Calibri Light" w:cs="Arial"/>
              </w:rPr>
              <w:t xml:space="preserve">Sales Professional </w:t>
            </w:r>
            <w:r w:rsidR="00FF4AC5">
              <w:rPr>
                <w:rFonts w:ascii="Calibri Light" w:hAnsi="Calibri Light" w:cs="Arial"/>
              </w:rPr>
              <w:t>–</w:t>
            </w:r>
            <w:r>
              <w:rPr>
                <w:rFonts w:ascii="Calibri Light" w:hAnsi="Calibri Light" w:cs="Arial"/>
              </w:rPr>
              <w:t xml:space="preserve"> COE</w:t>
            </w:r>
          </w:p>
        </w:tc>
        <w:tc>
          <w:tcPr>
            <w:tcW w:w="1620" w:type="dxa"/>
            <w:vAlign w:val="center"/>
          </w:tcPr>
          <w:p w14:paraId="37DDB3AD" w14:textId="77777777" w:rsidR="00044697" w:rsidRPr="006B24F0" w:rsidRDefault="00082423" w:rsidP="0035091A">
            <w:pPr>
              <w:pStyle w:val="TableField-Left"/>
              <w:rPr>
                <w:rFonts w:ascii="Calibri Light" w:hAnsi="Calibri Light" w:cs="Arial"/>
              </w:rPr>
            </w:pPr>
            <w:r>
              <w:rPr>
                <w:rFonts w:ascii="Calibri Light" w:hAnsi="Calibri Light" w:cs="Arial"/>
              </w:rPr>
              <w:t>N/A</w:t>
            </w:r>
          </w:p>
        </w:tc>
      </w:tr>
      <w:tr w:rsidR="000944A6" w:rsidRPr="006B24F0" w14:paraId="3B36677A" w14:textId="77777777" w:rsidTr="007507FF">
        <w:trPr>
          <w:cantSplit/>
          <w:trHeight w:val="432"/>
        </w:trPr>
        <w:tc>
          <w:tcPr>
            <w:tcW w:w="828" w:type="dxa"/>
            <w:vAlign w:val="center"/>
          </w:tcPr>
          <w:p w14:paraId="4FFF3470" w14:textId="77777777" w:rsidR="000944A6" w:rsidRDefault="000944A6" w:rsidP="0035091A">
            <w:pPr>
              <w:pStyle w:val="TableField-Center"/>
              <w:rPr>
                <w:rFonts w:ascii="Calibri Light" w:hAnsi="Calibri Light" w:cs="Arial"/>
              </w:rPr>
            </w:pPr>
          </w:p>
          <w:p w14:paraId="0C8B8C60" w14:textId="77777777" w:rsidR="00082423" w:rsidRPr="006B24F0" w:rsidRDefault="00082423" w:rsidP="0035091A">
            <w:pPr>
              <w:pStyle w:val="TableField-Center"/>
              <w:rPr>
                <w:rFonts w:ascii="Calibri Light" w:hAnsi="Calibri Light" w:cs="Arial"/>
              </w:rPr>
            </w:pPr>
            <w:r>
              <w:rPr>
                <w:rFonts w:ascii="Calibri Light" w:hAnsi="Calibri Light" w:cs="Arial"/>
              </w:rPr>
              <w:t>40</w:t>
            </w:r>
          </w:p>
        </w:tc>
        <w:tc>
          <w:tcPr>
            <w:tcW w:w="3649" w:type="dxa"/>
            <w:vAlign w:val="center"/>
          </w:tcPr>
          <w:p w14:paraId="6094F0A0" w14:textId="77777777" w:rsidR="000944A6" w:rsidRDefault="00082423" w:rsidP="0035091A">
            <w:pPr>
              <w:pStyle w:val="TableField-Left"/>
              <w:rPr>
                <w:rFonts w:ascii="Calibri Light" w:hAnsi="Calibri Light" w:cs="Arial"/>
                <w:b/>
              </w:rPr>
            </w:pPr>
            <w:r w:rsidRPr="00082423">
              <w:rPr>
                <w:rFonts w:ascii="Calibri Light" w:hAnsi="Calibri Light" w:cs="Arial"/>
                <w:b/>
              </w:rPr>
              <w:t>Create Tasks</w:t>
            </w:r>
          </w:p>
          <w:p w14:paraId="4CE01B57" w14:textId="77777777" w:rsidR="00082423" w:rsidRPr="00082423" w:rsidRDefault="00082423" w:rsidP="0035091A">
            <w:pPr>
              <w:pStyle w:val="TableField-Left"/>
              <w:rPr>
                <w:rFonts w:ascii="Calibri Light" w:hAnsi="Calibri Light" w:cs="Arial"/>
              </w:rPr>
            </w:pPr>
            <w:r w:rsidRPr="00082423">
              <w:rPr>
                <w:rFonts w:ascii="Calibri Light" w:hAnsi="Calibri Light" w:cs="Arial"/>
              </w:rPr>
              <w:t xml:space="preserve">Activation of the Task List </w:t>
            </w:r>
            <w:r>
              <w:rPr>
                <w:rFonts w:ascii="Calibri Light" w:hAnsi="Calibri Light" w:cs="Arial"/>
              </w:rPr>
              <w:t>will trigger the creation of tasks.</w:t>
            </w:r>
          </w:p>
        </w:tc>
        <w:tc>
          <w:tcPr>
            <w:tcW w:w="2250" w:type="dxa"/>
            <w:vAlign w:val="center"/>
          </w:tcPr>
          <w:p w14:paraId="4C85C40D" w14:textId="77777777" w:rsidR="000944A6" w:rsidRPr="006B24F0" w:rsidRDefault="00F231E3" w:rsidP="0035091A">
            <w:pPr>
              <w:pStyle w:val="TableField-Left"/>
              <w:rPr>
                <w:rFonts w:ascii="Calibri Light" w:hAnsi="Calibri Light" w:cs="Arial"/>
              </w:rPr>
            </w:pPr>
            <w:r>
              <w:rPr>
                <w:rFonts w:ascii="Calibri Light" w:hAnsi="Calibri Light" w:cs="Arial"/>
              </w:rPr>
              <w:t xml:space="preserve">Activities </w:t>
            </w:r>
            <w:r w:rsidRPr="00F231E3">
              <w:rPr>
                <w:rFonts w:ascii="Calibri Light" w:hAnsi="Calibri Light" w:cs="Arial"/>
              </w:rPr>
              <w:sym w:font="Wingdings" w:char="F0E0"/>
            </w:r>
            <w:r>
              <w:rPr>
                <w:rFonts w:ascii="Calibri Light" w:hAnsi="Calibri Light" w:cs="Arial"/>
              </w:rPr>
              <w:t xml:space="preserve"> Tasks</w:t>
            </w:r>
          </w:p>
        </w:tc>
        <w:tc>
          <w:tcPr>
            <w:tcW w:w="2160" w:type="dxa"/>
            <w:vAlign w:val="center"/>
          </w:tcPr>
          <w:p w14:paraId="42BF12B2" w14:textId="68F25C63" w:rsidR="000944A6" w:rsidRPr="006B24F0" w:rsidRDefault="005302E2" w:rsidP="0035091A">
            <w:pPr>
              <w:pStyle w:val="TableField-Left"/>
              <w:rPr>
                <w:rFonts w:ascii="Calibri Light" w:hAnsi="Calibri Light" w:cs="Arial"/>
              </w:rPr>
            </w:pPr>
            <w:r>
              <w:rPr>
                <w:rFonts w:ascii="Calibri Light" w:hAnsi="Calibri Light" w:cs="Arial"/>
              </w:rPr>
              <w:t xml:space="preserve">Sales Professional </w:t>
            </w:r>
            <w:r w:rsidR="00FF4AC5">
              <w:rPr>
                <w:rFonts w:ascii="Calibri Light" w:hAnsi="Calibri Light" w:cs="Arial"/>
              </w:rPr>
              <w:t>–</w:t>
            </w:r>
            <w:r>
              <w:rPr>
                <w:rFonts w:ascii="Calibri Light" w:hAnsi="Calibri Light" w:cs="Arial"/>
              </w:rPr>
              <w:t xml:space="preserve"> COE</w:t>
            </w:r>
          </w:p>
        </w:tc>
        <w:tc>
          <w:tcPr>
            <w:tcW w:w="1620" w:type="dxa"/>
            <w:vAlign w:val="center"/>
          </w:tcPr>
          <w:p w14:paraId="373D06B0" w14:textId="77777777" w:rsidR="000944A6" w:rsidRPr="006B24F0" w:rsidRDefault="00082423" w:rsidP="0035091A">
            <w:pPr>
              <w:pStyle w:val="TableField-Left"/>
              <w:rPr>
                <w:rFonts w:ascii="Calibri Light" w:hAnsi="Calibri Light" w:cs="Arial"/>
              </w:rPr>
            </w:pPr>
            <w:r>
              <w:rPr>
                <w:rFonts w:ascii="Calibri Light" w:hAnsi="Calibri Light" w:cs="Arial"/>
              </w:rPr>
              <w:t>N/A</w:t>
            </w:r>
          </w:p>
        </w:tc>
      </w:tr>
      <w:tr w:rsidR="000944A6" w:rsidRPr="006B24F0" w14:paraId="15AE660A" w14:textId="77777777" w:rsidTr="007507FF">
        <w:trPr>
          <w:cantSplit/>
          <w:trHeight w:val="432"/>
        </w:trPr>
        <w:tc>
          <w:tcPr>
            <w:tcW w:w="828" w:type="dxa"/>
            <w:vAlign w:val="center"/>
          </w:tcPr>
          <w:p w14:paraId="312C8F7C" w14:textId="77777777" w:rsidR="000944A6" w:rsidRPr="006B24F0" w:rsidRDefault="001B14C3" w:rsidP="0035091A">
            <w:pPr>
              <w:pStyle w:val="TableField-Center"/>
              <w:rPr>
                <w:rFonts w:ascii="Calibri Light" w:hAnsi="Calibri Light" w:cs="Arial"/>
              </w:rPr>
            </w:pPr>
            <w:r>
              <w:rPr>
                <w:rFonts w:ascii="Calibri Light" w:hAnsi="Calibri Light" w:cs="Arial"/>
              </w:rPr>
              <w:t>5</w:t>
            </w:r>
            <w:r w:rsidR="00852659">
              <w:rPr>
                <w:rFonts w:ascii="Calibri Light" w:hAnsi="Calibri Light" w:cs="Arial"/>
              </w:rPr>
              <w:t>0</w:t>
            </w:r>
          </w:p>
        </w:tc>
        <w:tc>
          <w:tcPr>
            <w:tcW w:w="3649" w:type="dxa"/>
            <w:vAlign w:val="center"/>
          </w:tcPr>
          <w:p w14:paraId="15894B8F" w14:textId="77777777" w:rsidR="000944A6" w:rsidRDefault="00314BC4" w:rsidP="0035091A">
            <w:pPr>
              <w:pStyle w:val="TableField-Left"/>
              <w:rPr>
                <w:rFonts w:ascii="Calibri Light" w:hAnsi="Calibri Light" w:cs="Arial"/>
                <w:b/>
              </w:rPr>
            </w:pPr>
            <w:r w:rsidRPr="00314BC4">
              <w:rPr>
                <w:rFonts w:ascii="Calibri Light" w:hAnsi="Calibri Light" w:cs="Arial"/>
                <w:b/>
              </w:rPr>
              <w:t>Update Task</w:t>
            </w:r>
          </w:p>
          <w:p w14:paraId="4F2479AD" w14:textId="77777777" w:rsidR="00182CFE" w:rsidRPr="00182CFE" w:rsidRDefault="00182CFE" w:rsidP="001D0F9D">
            <w:pPr>
              <w:pStyle w:val="TableField-Left"/>
              <w:rPr>
                <w:rFonts w:ascii="Calibri Light" w:hAnsi="Calibri Light" w:cs="Arial"/>
              </w:rPr>
            </w:pPr>
            <w:r w:rsidRPr="00182CFE">
              <w:rPr>
                <w:rFonts w:ascii="Calibri Light" w:hAnsi="Calibri Light" w:cs="Arial"/>
              </w:rPr>
              <w:t xml:space="preserve">Sales personnel </w:t>
            </w:r>
            <w:r w:rsidR="00663C9D">
              <w:rPr>
                <w:rFonts w:ascii="Calibri Light" w:hAnsi="Calibri Light" w:cs="Arial"/>
              </w:rPr>
              <w:t xml:space="preserve">will </w:t>
            </w:r>
            <w:r w:rsidR="001D0F9D">
              <w:rPr>
                <w:rFonts w:ascii="Calibri Light" w:hAnsi="Calibri Light" w:cs="Arial"/>
              </w:rPr>
              <w:t>capture the actions taken to complete the task and update its status.</w:t>
            </w:r>
          </w:p>
        </w:tc>
        <w:tc>
          <w:tcPr>
            <w:tcW w:w="2250" w:type="dxa"/>
            <w:vAlign w:val="center"/>
          </w:tcPr>
          <w:p w14:paraId="455CBBB0" w14:textId="77777777" w:rsidR="000944A6" w:rsidRPr="006B24F0" w:rsidRDefault="00F231E3" w:rsidP="0035091A">
            <w:pPr>
              <w:pStyle w:val="TableField-Left"/>
              <w:rPr>
                <w:rFonts w:ascii="Calibri Light" w:hAnsi="Calibri Light" w:cs="Arial"/>
              </w:rPr>
            </w:pPr>
            <w:r>
              <w:rPr>
                <w:rFonts w:ascii="Calibri Light" w:hAnsi="Calibri Light" w:cs="Arial"/>
              </w:rPr>
              <w:t xml:space="preserve">Activities </w:t>
            </w:r>
            <w:r w:rsidRPr="00F231E3">
              <w:rPr>
                <w:rFonts w:ascii="Calibri Light" w:hAnsi="Calibri Light" w:cs="Arial"/>
              </w:rPr>
              <w:sym w:font="Wingdings" w:char="F0E0"/>
            </w:r>
            <w:r>
              <w:rPr>
                <w:rFonts w:ascii="Calibri Light" w:hAnsi="Calibri Light" w:cs="Arial"/>
              </w:rPr>
              <w:t xml:space="preserve"> Tasks</w:t>
            </w:r>
          </w:p>
        </w:tc>
        <w:tc>
          <w:tcPr>
            <w:tcW w:w="2160" w:type="dxa"/>
            <w:vAlign w:val="center"/>
          </w:tcPr>
          <w:p w14:paraId="1199209D" w14:textId="13600DD9" w:rsidR="000944A6"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3A84DA10" w14:textId="77777777" w:rsidR="000944A6" w:rsidRPr="006B24F0" w:rsidRDefault="00182CFE" w:rsidP="0035091A">
            <w:pPr>
              <w:pStyle w:val="TableField-Left"/>
              <w:rPr>
                <w:rFonts w:ascii="Calibri Light" w:hAnsi="Calibri Light" w:cs="Arial"/>
              </w:rPr>
            </w:pPr>
            <w:r>
              <w:rPr>
                <w:rFonts w:ascii="Calibri Light" w:hAnsi="Calibri Light" w:cs="Arial"/>
              </w:rPr>
              <w:t>N/A</w:t>
            </w:r>
          </w:p>
        </w:tc>
      </w:tr>
      <w:tr w:rsidR="000944A6" w:rsidRPr="006B24F0" w14:paraId="4315DB28" w14:textId="77777777" w:rsidTr="007507FF">
        <w:trPr>
          <w:cantSplit/>
          <w:trHeight w:val="432"/>
        </w:trPr>
        <w:tc>
          <w:tcPr>
            <w:tcW w:w="828" w:type="dxa"/>
            <w:vAlign w:val="center"/>
          </w:tcPr>
          <w:p w14:paraId="5E8D5962" w14:textId="77777777" w:rsidR="000944A6" w:rsidRPr="006B24F0" w:rsidRDefault="00141A27" w:rsidP="0035091A">
            <w:pPr>
              <w:pStyle w:val="TableField-Center"/>
              <w:rPr>
                <w:rFonts w:ascii="Calibri Light" w:hAnsi="Calibri Light" w:cs="Arial"/>
              </w:rPr>
            </w:pPr>
            <w:r>
              <w:rPr>
                <w:rFonts w:ascii="Calibri Light" w:hAnsi="Calibri Light" w:cs="Arial"/>
              </w:rPr>
              <w:t>60</w:t>
            </w:r>
          </w:p>
        </w:tc>
        <w:tc>
          <w:tcPr>
            <w:tcW w:w="3649" w:type="dxa"/>
            <w:vAlign w:val="center"/>
          </w:tcPr>
          <w:p w14:paraId="6FAAF6F1" w14:textId="77777777" w:rsidR="000944A6" w:rsidRDefault="00141A27" w:rsidP="0035091A">
            <w:pPr>
              <w:pStyle w:val="TableField-Left"/>
              <w:rPr>
                <w:rFonts w:ascii="Calibri Light" w:hAnsi="Calibri Light" w:cs="Arial"/>
                <w:b/>
              </w:rPr>
            </w:pPr>
            <w:r w:rsidRPr="00141A27">
              <w:rPr>
                <w:rFonts w:ascii="Calibri Light" w:hAnsi="Calibri Light" w:cs="Arial"/>
                <w:b/>
              </w:rPr>
              <w:t>Create Lead</w:t>
            </w:r>
            <w:r>
              <w:rPr>
                <w:rFonts w:ascii="Calibri Light" w:hAnsi="Calibri Light" w:cs="Arial"/>
                <w:b/>
              </w:rPr>
              <w:t>?</w:t>
            </w:r>
          </w:p>
          <w:p w14:paraId="0CD05C70" w14:textId="77777777" w:rsidR="00141A27" w:rsidRPr="006B24F0" w:rsidRDefault="001D0F9D" w:rsidP="0035091A">
            <w:pPr>
              <w:pStyle w:val="TableField-Left"/>
              <w:rPr>
                <w:rFonts w:ascii="Calibri Light" w:hAnsi="Calibri Light" w:cs="Arial"/>
              </w:rPr>
            </w:pPr>
            <w:r>
              <w:rPr>
                <w:rFonts w:ascii="Calibri Light" w:hAnsi="Calibri Light" w:cs="Arial"/>
              </w:rPr>
              <w:t>Sales personnel will decide whether or not to create a lead.</w:t>
            </w:r>
            <w:r w:rsidR="00457785">
              <w:rPr>
                <w:rFonts w:ascii="Calibri Light" w:hAnsi="Calibri Light" w:cs="Arial"/>
              </w:rPr>
              <w:t xml:space="preserve"> If a lead is required, proceed to step 70. If not, End.</w:t>
            </w:r>
          </w:p>
        </w:tc>
        <w:tc>
          <w:tcPr>
            <w:tcW w:w="2250" w:type="dxa"/>
            <w:vAlign w:val="center"/>
          </w:tcPr>
          <w:p w14:paraId="3076E2EB" w14:textId="77777777" w:rsidR="000944A6" w:rsidRPr="006B24F0" w:rsidRDefault="00F231E3" w:rsidP="0035091A">
            <w:pPr>
              <w:pStyle w:val="TableField-Left"/>
              <w:rPr>
                <w:rFonts w:ascii="Calibri Light" w:hAnsi="Calibri Light" w:cs="Arial"/>
              </w:rPr>
            </w:pPr>
            <w:r>
              <w:rPr>
                <w:rFonts w:ascii="Calibri Light" w:hAnsi="Calibri Light" w:cs="Arial"/>
              </w:rPr>
              <w:t>N/A</w:t>
            </w:r>
          </w:p>
        </w:tc>
        <w:tc>
          <w:tcPr>
            <w:tcW w:w="2160" w:type="dxa"/>
            <w:vAlign w:val="center"/>
          </w:tcPr>
          <w:p w14:paraId="5BEC2DFB" w14:textId="6700089C" w:rsidR="000944A6"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0EACE382" w14:textId="77777777" w:rsidR="000944A6" w:rsidRDefault="001D0F9D" w:rsidP="0035091A">
            <w:pPr>
              <w:pStyle w:val="TableField-Left"/>
              <w:rPr>
                <w:rFonts w:ascii="Calibri Light" w:hAnsi="Calibri Light" w:cs="Arial"/>
              </w:rPr>
            </w:pPr>
            <w:r>
              <w:rPr>
                <w:rFonts w:ascii="Calibri Light" w:hAnsi="Calibri Light" w:cs="Arial"/>
              </w:rPr>
              <w:t>N/A</w:t>
            </w:r>
          </w:p>
          <w:p w14:paraId="19A0A63B" w14:textId="77777777" w:rsidR="001D0F9D" w:rsidRPr="006B24F0" w:rsidRDefault="001D0F9D" w:rsidP="0035091A">
            <w:pPr>
              <w:pStyle w:val="TableField-Left"/>
              <w:rPr>
                <w:rFonts w:ascii="Calibri Light" w:hAnsi="Calibri Light" w:cs="Arial"/>
              </w:rPr>
            </w:pPr>
          </w:p>
        </w:tc>
      </w:tr>
      <w:tr w:rsidR="000944A6" w:rsidRPr="006B24F0" w14:paraId="3099C39E" w14:textId="77777777" w:rsidTr="007507FF">
        <w:trPr>
          <w:cantSplit/>
          <w:trHeight w:val="432"/>
        </w:trPr>
        <w:tc>
          <w:tcPr>
            <w:tcW w:w="828" w:type="dxa"/>
            <w:vAlign w:val="center"/>
          </w:tcPr>
          <w:p w14:paraId="38857070" w14:textId="77777777" w:rsidR="000944A6" w:rsidRPr="006B24F0" w:rsidRDefault="001D0F9D" w:rsidP="0035091A">
            <w:pPr>
              <w:pStyle w:val="TableField-Center"/>
              <w:rPr>
                <w:rFonts w:ascii="Calibri Light" w:hAnsi="Calibri Light" w:cs="Arial"/>
              </w:rPr>
            </w:pPr>
            <w:r>
              <w:rPr>
                <w:rFonts w:ascii="Calibri Light" w:hAnsi="Calibri Light" w:cs="Arial"/>
              </w:rPr>
              <w:t>70</w:t>
            </w:r>
          </w:p>
        </w:tc>
        <w:tc>
          <w:tcPr>
            <w:tcW w:w="3649" w:type="dxa"/>
            <w:vAlign w:val="center"/>
          </w:tcPr>
          <w:p w14:paraId="72374988" w14:textId="77777777" w:rsidR="000944A6" w:rsidRPr="001D0F9D" w:rsidRDefault="001D0F9D" w:rsidP="0035091A">
            <w:pPr>
              <w:pStyle w:val="TableField-Left"/>
              <w:rPr>
                <w:rFonts w:ascii="Calibri Light" w:hAnsi="Calibri Light" w:cs="Arial"/>
                <w:b/>
              </w:rPr>
            </w:pPr>
            <w:r w:rsidRPr="001D0F9D">
              <w:rPr>
                <w:rFonts w:ascii="Calibri Light" w:hAnsi="Calibri Light" w:cs="Arial"/>
                <w:b/>
              </w:rPr>
              <w:t>Create Lead</w:t>
            </w:r>
          </w:p>
          <w:p w14:paraId="4E0CE63C" w14:textId="25E9E1DB" w:rsidR="001D0F9D" w:rsidRPr="006B24F0" w:rsidRDefault="001D0F9D" w:rsidP="0035091A">
            <w:pPr>
              <w:pStyle w:val="TableField-Left"/>
              <w:rPr>
                <w:rFonts w:ascii="Calibri Light" w:hAnsi="Calibri Light" w:cs="Arial"/>
              </w:rPr>
            </w:pPr>
            <w:r>
              <w:rPr>
                <w:rFonts w:ascii="Calibri Light" w:hAnsi="Calibri Light" w:cs="Arial"/>
              </w:rPr>
              <w:t xml:space="preserve">Sales personnel </w:t>
            </w:r>
            <w:r w:rsidR="00324B3C">
              <w:rPr>
                <w:rFonts w:ascii="Calibri Light" w:hAnsi="Calibri Light" w:cs="Arial"/>
              </w:rPr>
              <w:t>will</w:t>
            </w:r>
            <w:r>
              <w:rPr>
                <w:rFonts w:ascii="Calibri Light" w:hAnsi="Calibri Light" w:cs="Arial"/>
              </w:rPr>
              <w:t xml:space="preserve"> create a lead to capture customers intent to participate in or SCE’s intent to consider a customer for customer care initiatives.</w:t>
            </w:r>
          </w:p>
        </w:tc>
        <w:tc>
          <w:tcPr>
            <w:tcW w:w="2250" w:type="dxa"/>
            <w:vAlign w:val="center"/>
          </w:tcPr>
          <w:p w14:paraId="5FE96123" w14:textId="77777777" w:rsidR="000944A6" w:rsidRPr="006B24F0" w:rsidRDefault="00F231E3" w:rsidP="0035091A">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174077A6" w14:textId="07572D28" w:rsidR="000944A6"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1F3ADF6B" w14:textId="77777777" w:rsidR="000944A6" w:rsidRPr="006B24F0" w:rsidRDefault="001D0F9D" w:rsidP="0035091A">
            <w:pPr>
              <w:pStyle w:val="TableField-Left"/>
              <w:rPr>
                <w:rFonts w:ascii="Calibri Light" w:hAnsi="Calibri Light" w:cs="Arial"/>
              </w:rPr>
            </w:pPr>
            <w:r>
              <w:rPr>
                <w:rFonts w:ascii="Calibri Light" w:hAnsi="Calibri Light" w:cs="Arial"/>
              </w:rPr>
              <w:t>N/A</w:t>
            </w:r>
          </w:p>
        </w:tc>
      </w:tr>
      <w:tr w:rsidR="000944A6" w:rsidRPr="006B24F0" w14:paraId="6C96D752" w14:textId="77777777" w:rsidTr="007507FF">
        <w:trPr>
          <w:cantSplit/>
          <w:trHeight w:val="432"/>
        </w:trPr>
        <w:tc>
          <w:tcPr>
            <w:tcW w:w="828" w:type="dxa"/>
            <w:vAlign w:val="center"/>
          </w:tcPr>
          <w:p w14:paraId="15F263A3" w14:textId="77777777" w:rsidR="000944A6" w:rsidRPr="006B24F0" w:rsidRDefault="001260B1" w:rsidP="0035091A">
            <w:pPr>
              <w:pStyle w:val="TableField-Center"/>
              <w:rPr>
                <w:rFonts w:ascii="Calibri Light" w:hAnsi="Calibri Light" w:cs="Arial"/>
              </w:rPr>
            </w:pPr>
            <w:r>
              <w:rPr>
                <w:rFonts w:ascii="Calibri Light" w:hAnsi="Calibri Light" w:cs="Arial"/>
              </w:rPr>
              <w:t>80</w:t>
            </w:r>
          </w:p>
        </w:tc>
        <w:tc>
          <w:tcPr>
            <w:tcW w:w="3649" w:type="dxa"/>
            <w:vAlign w:val="center"/>
          </w:tcPr>
          <w:p w14:paraId="0EE51286" w14:textId="77777777" w:rsidR="000944A6" w:rsidRPr="001260B1" w:rsidRDefault="001260B1" w:rsidP="0035091A">
            <w:pPr>
              <w:pStyle w:val="TableField-Left"/>
              <w:rPr>
                <w:rFonts w:ascii="Calibri Light" w:hAnsi="Calibri Light" w:cs="Arial"/>
                <w:b/>
              </w:rPr>
            </w:pPr>
            <w:r w:rsidRPr="001260B1">
              <w:rPr>
                <w:rFonts w:ascii="Calibri Light" w:hAnsi="Calibri Light" w:cs="Arial"/>
                <w:b/>
              </w:rPr>
              <w:t>Customer Contact Needed?</w:t>
            </w:r>
          </w:p>
          <w:p w14:paraId="05045BE6" w14:textId="77777777" w:rsidR="001260B1" w:rsidRPr="006B24F0" w:rsidRDefault="001260B1" w:rsidP="0035091A">
            <w:pPr>
              <w:pStyle w:val="TableField-Left"/>
              <w:rPr>
                <w:rFonts w:ascii="Calibri Light" w:hAnsi="Calibri Light" w:cs="Arial"/>
              </w:rPr>
            </w:pPr>
            <w:r>
              <w:rPr>
                <w:rFonts w:ascii="Calibri Light" w:hAnsi="Calibri Light" w:cs="Arial"/>
              </w:rPr>
              <w:t>Sales personnel will decide whether or not to contact the customer.</w:t>
            </w:r>
            <w:r w:rsidR="00457785">
              <w:rPr>
                <w:rFonts w:ascii="Calibri Light" w:hAnsi="Calibri Light" w:cs="Arial"/>
              </w:rPr>
              <w:t xml:space="preserve"> If customer contact is needed, proceed to step 90. If not, proceed to step 100.</w:t>
            </w:r>
          </w:p>
        </w:tc>
        <w:tc>
          <w:tcPr>
            <w:tcW w:w="2250" w:type="dxa"/>
            <w:vAlign w:val="center"/>
          </w:tcPr>
          <w:p w14:paraId="13464965" w14:textId="77777777" w:rsidR="000944A6" w:rsidRPr="006B24F0" w:rsidRDefault="00F231E3" w:rsidP="0035091A">
            <w:pPr>
              <w:pStyle w:val="TableField-Left"/>
              <w:rPr>
                <w:rFonts w:ascii="Calibri Light" w:hAnsi="Calibri Light" w:cs="Arial"/>
              </w:rPr>
            </w:pPr>
            <w:r>
              <w:rPr>
                <w:rFonts w:ascii="Calibri Light" w:hAnsi="Calibri Light" w:cs="Arial"/>
              </w:rPr>
              <w:t>N/A</w:t>
            </w:r>
          </w:p>
        </w:tc>
        <w:tc>
          <w:tcPr>
            <w:tcW w:w="2160" w:type="dxa"/>
            <w:vAlign w:val="center"/>
          </w:tcPr>
          <w:p w14:paraId="0A7A5C12" w14:textId="366BFAE6" w:rsidR="000944A6"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132AD0BE" w14:textId="77777777" w:rsidR="000944A6" w:rsidRPr="006B24F0" w:rsidRDefault="001260B1" w:rsidP="0035091A">
            <w:pPr>
              <w:pStyle w:val="TableField-Left"/>
              <w:rPr>
                <w:rFonts w:ascii="Calibri Light" w:hAnsi="Calibri Light" w:cs="Arial"/>
              </w:rPr>
            </w:pPr>
            <w:r>
              <w:rPr>
                <w:rFonts w:ascii="Calibri Light" w:hAnsi="Calibri Light" w:cs="Arial"/>
              </w:rPr>
              <w:t>N/A</w:t>
            </w:r>
          </w:p>
        </w:tc>
      </w:tr>
      <w:tr w:rsidR="001D0F9D" w:rsidRPr="006B24F0" w14:paraId="0505E4C1" w14:textId="77777777" w:rsidTr="007507FF">
        <w:trPr>
          <w:cantSplit/>
          <w:trHeight w:val="432"/>
        </w:trPr>
        <w:tc>
          <w:tcPr>
            <w:tcW w:w="828" w:type="dxa"/>
            <w:vAlign w:val="center"/>
          </w:tcPr>
          <w:p w14:paraId="71CF5DDF" w14:textId="77777777" w:rsidR="001D0F9D" w:rsidRPr="006B24F0" w:rsidRDefault="001260B1" w:rsidP="0035091A">
            <w:pPr>
              <w:pStyle w:val="TableField-Center"/>
              <w:rPr>
                <w:rFonts w:ascii="Calibri Light" w:hAnsi="Calibri Light" w:cs="Arial"/>
              </w:rPr>
            </w:pPr>
            <w:r>
              <w:rPr>
                <w:rFonts w:ascii="Calibri Light" w:hAnsi="Calibri Light" w:cs="Arial"/>
              </w:rPr>
              <w:t>90</w:t>
            </w:r>
          </w:p>
        </w:tc>
        <w:tc>
          <w:tcPr>
            <w:tcW w:w="3649" w:type="dxa"/>
            <w:vAlign w:val="center"/>
          </w:tcPr>
          <w:p w14:paraId="3B51223B" w14:textId="77777777" w:rsidR="0065347C" w:rsidRPr="001260B1" w:rsidRDefault="0065347C" w:rsidP="0065347C">
            <w:pPr>
              <w:pStyle w:val="TableField-Left"/>
              <w:rPr>
                <w:rFonts w:ascii="Calibri Light" w:hAnsi="Calibri Light" w:cs="Arial"/>
                <w:b/>
              </w:rPr>
            </w:pPr>
            <w:r w:rsidRPr="001260B1">
              <w:rPr>
                <w:rFonts w:ascii="Calibri Light" w:hAnsi="Calibri Light" w:cs="Arial"/>
                <w:b/>
              </w:rPr>
              <w:t>Customer Interested?</w:t>
            </w:r>
          </w:p>
          <w:p w14:paraId="329B12C4" w14:textId="77777777" w:rsidR="001260B1" w:rsidRPr="006B24F0" w:rsidRDefault="0065347C" w:rsidP="0065347C">
            <w:pPr>
              <w:pStyle w:val="TableField-Left"/>
              <w:rPr>
                <w:rFonts w:ascii="Calibri Light" w:hAnsi="Calibri Light" w:cs="Arial"/>
              </w:rPr>
            </w:pPr>
            <w:r>
              <w:rPr>
                <w:rFonts w:ascii="Calibri Light" w:hAnsi="Calibri Light" w:cs="Arial"/>
              </w:rPr>
              <w:t>Sales personnel will determine customer’s level of interest in the Customer Care program. If the customer is interested, proceed to step 110. If not, proceed to step 120.</w:t>
            </w:r>
          </w:p>
        </w:tc>
        <w:tc>
          <w:tcPr>
            <w:tcW w:w="2250" w:type="dxa"/>
            <w:vAlign w:val="center"/>
          </w:tcPr>
          <w:p w14:paraId="022BC12C" w14:textId="77777777" w:rsidR="001D0F9D" w:rsidRPr="006B24F0" w:rsidRDefault="00F231E3" w:rsidP="0035091A">
            <w:pPr>
              <w:pStyle w:val="TableField-Left"/>
              <w:rPr>
                <w:rFonts w:ascii="Calibri Light" w:hAnsi="Calibri Light" w:cs="Arial"/>
              </w:rPr>
            </w:pPr>
            <w:r>
              <w:rPr>
                <w:rFonts w:ascii="Calibri Light" w:hAnsi="Calibri Light" w:cs="Arial"/>
              </w:rPr>
              <w:t>N/A</w:t>
            </w:r>
          </w:p>
        </w:tc>
        <w:tc>
          <w:tcPr>
            <w:tcW w:w="2160" w:type="dxa"/>
            <w:vAlign w:val="center"/>
          </w:tcPr>
          <w:p w14:paraId="639E71E6" w14:textId="67851934" w:rsidR="001D0F9D"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5084783F" w14:textId="77777777" w:rsidR="001D0F9D" w:rsidRPr="006B24F0" w:rsidRDefault="00B536C3" w:rsidP="0035091A">
            <w:pPr>
              <w:pStyle w:val="TableField-Left"/>
              <w:rPr>
                <w:rFonts w:ascii="Calibri Light" w:hAnsi="Calibri Light" w:cs="Arial"/>
              </w:rPr>
            </w:pPr>
            <w:r>
              <w:rPr>
                <w:rFonts w:ascii="Calibri Light" w:hAnsi="Calibri Light" w:cs="Arial"/>
              </w:rPr>
              <w:t>N/A</w:t>
            </w:r>
          </w:p>
        </w:tc>
      </w:tr>
      <w:tr w:rsidR="001D0F9D" w:rsidRPr="006B24F0" w14:paraId="029A1D3E" w14:textId="77777777" w:rsidTr="007507FF">
        <w:trPr>
          <w:cantSplit/>
          <w:trHeight w:val="432"/>
        </w:trPr>
        <w:tc>
          <w:tcPr>
            <w:tcW w:w="828" w:type="dxa"/>
            <w:vAlign w:val="center"/>
          </w:tcPr>
          <w:p w14:paraId="4E2567C0" w14:textId="77777777" w:rsidR="001D0F9D" w:rsidRPr="006B24F0" w:rsidRDefault="00F52849" w:rsidP="0035091A">
            <w:pPr>
              <w:pStyle w:val="TableField-Center"/>
              <w:rPr>
                <w:rFonts w:ascii="Calibri Light" w:hAnsi="Calibri Light" w:cs="Arial"/>
              </w:rPr>
            </w:pPr>
            <w:r>
              <w:rPr>
                <w:rFonts w:ascii="Calibri Light" w:hAnsi="Calibri Light" w:cs="Arial"/>
              </w:rPr>
              <w:t>100</w:t>
            </w:r>
          </w:p>
        </w:tc>
        <w:tc>
          <w:tcPr>
            <w:tcW w:w="3649" w:type="dxa"/>
            <w:vAlign w:val="center"/>
          </w:tcPr>
          <w:p w14:paraId="0C0A0DF7" w14:textId="77777777" w:rsidR="00F50EA2" w:rsidRPr="001260B1" w:rsidRDefault="00F50EA2" w:rsidP="00F50EA2">
            <w:pPr>
              <w:pStyle w:val="TableField-Left"/>
              <w:rPr>
                <w:rFonts w:ascii="Calibri Light" w:hAnsi="Calibri Light" w:cs="Arial"/>
                <w:b/>
              </w:rPr>
            </w:pPr>
            <w:r w:rsidRPr="001260B1">
              <w:rPr>
                <w:rFonts w:ascii="Calibri Light" w:hAnsi="Calibri Light" w:cs="Arial"/>
                <w:b/>
              </w:rPr>
              <w:t>Customer Interested?</w:t>
            </w:r>
          </w:p>
          <w:p w14:paraId="78C66EB4" w14:textId="77777777" w:rsidR="001D0F9D" w:rsidRPr="006B24F0" w:rsidRDefault="00F50EA2" w:rsidP="0065347C">
            <w:pPr>
              <w:pStyle w:val="TableField-Left"/>
              <w:rPr>
                <w:rFonts w:ascii="Calibri Light" w:hAnsi="Calibri Light" w:cs="Arial"/>
              </w:rPr>
            </w:pPr>
            <w:r>
              <w:rPr>
                <w:rFonts w:ascii="Calibri Light" w:hAnsi="Calibri Light" w:cs="Arial"/>
              </w:rPr>
              <w:t xml:space="preserve">Sales personnel will determine customer’s level of interest in the Customer Care program. If the customer is interested, </w:t>
            </w:r>
            <w:r w:rsidR="0065347C">
              <w:rPr>
                <w:rFonts w:ascii="Calibri Light" w:hAnsi="Calibri Light" w:cs="Arial"/>
              </w:rPr>
              <w:t>proceed to step 110</w:t>
            </w:r>
            <w:r>
              <w:rPr>
                <w:rFonts w:ascii="Calibri Light" w:hAnsi="Calibri Light" w:cs="Arial"/>
              </w:rPr>
              <w:t>.</w:t>
            </w:r>
            <w:r w:rsidR="0065347C">
              <w:rPr>
                <w:rFonts w:ascii="Calibri Light" w:hAnsi="Calibri Light" w:cs="Arial"/>
              </w:rPr>
              <w:t xml:space="preserve"> If not, proceed to step 1</w:t>
            </w:r>
            <w:r w:rsidR="00D44FB1">
              <w:rPr>
                <w:rFonts w:ascii="Calibri Light" w:hAnsi="Calibri Light" w:cs="Arial"/>
              </w:rPr>
              <w:t>3</w:t>
            </w:r>
            <w:r w:rsidR="0065347C">
              <w:rPr>
                <w:rFonts w:ascii="Calibri Light" w:hAnsi="Calibri Light" w:cs="Arial"/>
              </w:rPr>
              <w:t>0.</w:t>
            </w:r>
          </w:p>
        </w:tc>
        <w:tc>
          <w:tcPr>
            <w:tcW w:w="2250" w:type="dxa"/>
            <w:vAlign w:val="center"/>
          </w:tcPr>
          <w:p w14:paraId="6F91F582" w14:textId="77777777" w:rsidR="001D0F9D" w:rsidRPr="006B24F0" w:rsidRDefault="00F231E3" w:rsidP="0035091A">
            <w:pPr>
              <w:pStyle w:val="TableField-Left"/>
              <w:rPr>
                <w:rFonts w:ascii="Calibri Light" w:hAnsi="Calibri Light" w:cs="Arial"/>
              </w:rPr>
            </w:pPr>
            <w:r>
              <w:rPr>
                <w:rFonts w:ascii="Calibri Light" w:hAnsi="Calibri Light" w:cs="Arial"/>
              </w:rPr>
              <w:t>N/A</w:t>
            </w:r>
          </w:p>
        </w:tc>
        <w:tc>
          <w:tcPr>
            <w:tcW w:w="2160" w:type="dxa"/>
            <w:vAlign w:val="center"/>
          </w:tcPr>
          <w:p w14:paraId="4D8481D3" w14:textId="7824BCF3" w:rsidR="001D0F9D"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6F755065" w14:textId="77777777" w:rsidR="001D0F9D" w:rsidRPr="006B24F0" w:rsidRDefault="00F50EA2" w:rsidP="0035091A">
            <w:pPr>
              <w:pStyle w:val="TableField-Left"/>
              <w:rPr>
                <w:rFonts w:ascii="Calibri Light" w:hAnsi="Calibri Light" w:cs="Arial"/>
              </w:rPr>
            </w:pPr>
            <w:r>
              <w:rPr>
                <w:rFonts w:ascii="Calibri Light" w:hAnsi="Calibri Light" w:cs="Arial"/>
              </w:rPr>
              <w:t>N/A</w:t>
            </w:r>
          </w:p>
        </w:tc>
      </w:tr>
      <w:tr w:rsidR="001D0F9D" w:rsidRPr="006B24F0" w14:paraId="78C56C5F" w14:textId="77777777" w:rsidTr="007507FF">
        <w:trPr>
          <w:cantSplit/>
          <w:trHeight w:val="432"/>
        </w:trPr>
        <w:tc>
          <w:tcPr>
            <w:tcW w:w="828" w:type="dxa"/>
            <w:vAlign w:val="center"/>
          </w:tcPr>
          <w:p w14:paraId="6D609263" w14:textId="77777777" w:rsidR="001D0F9D" w:rsidRPr="006B24F0" w:rsidRDefault="0065347C" w:rsidP="0035091A">
            <w:pPr>
              <w:pStyle w:val="TableField-Center"/>
              <w:rPr>
                <w:rFonts w:ascii="Calibri Light" w:hAnsi="Calibri Light" w:cs="Arial"/>
              </w:rPr>
            </w:pPr>
            <w:r>
              <w:rPr>
                <w:rFonts w:ascii="Calibri Light" w:hAnsi="Calibri Light" w:cs="Arial"/>
              </w:rPr>
              <w:t>110</w:t>
            </w:r>
          </w:p>
        </w:tc>
        <w:tc>
          <w:tcPr>
            <w:tcW w:w="3649" w:type="dxa"/>
            <w:vAlign w:val="center"/>
          </w:tcPr>
          <w:p w14:paraId="2CDCC905" w14:textId="77777777" w:rsidR="001D0F9D" w:rsidRPr="007459B4" w:rsidRDefault="007459B4" w:rsidP="0035091A">
            <w:pPr>
              <w:pStyle w:val="TableField-Left"/>
              <w:rPr>
                <w:rFonts w:ascii="Calibri Light" w:hAnsi="Calibri Light" w:cs="Arial"/>
                <w:b/>
              </w:rPr>
            </w:pPr>
            <w:r w:rsidRPr="007459B4">
              <w:rPr>
                <w:rFonts w:ascii="Calibri Light" w:hAnsi="Calibri Light" w:cs="Arial"/>
                <w:b/>
              </w:rPr>
              <w:t>Update Lead Status = ‘Accepted’</w:t>
            </w:r>
          </w:p>
          <w:p w14:paraId="2D188256" w14:textId="77777777" w:rsidR="007459B4" w:rsidRPr="006B24F0" w:rsidRDefault="007459B4" w:rsidP="0035091A">
            <w:pPr>
              <w:pStyle w:val="TableField-Left"/>
              <w:rPr>
                <w:rFonts w:ascii="Calibri Light" w:hAnsi="Calibri Light" w:cs="Arial"/>
              </w:rPr>
            </w:pPr>
            <w:r>
              <w:rPr>
                <w:rFonts w:ascii="Calibri Light" w:hAnsi="Calibri Light" w:cs="Arial"/>
              </w:rPr>
              <w:t>Sales personnel will update the lead and set its status to ‘Accepted’.</w:t>
            </w:r>
          </w:p>
        </w:tc>
        <w:tc>
          <w:tcPr>
            <w:tcW w:w="2250" w:type="dxa"/>
            <w:vAlign w:val="center"/>
          </w:tcPr>
          <w:p w14:paraId="204CD597" w14:textId="77777777" w:rsidR="001D0F9D" w:rsidRPr="006B24F0" w:rsidRDefault="00F231E3" w:rsidP="0035091A">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3EAACC1C" w14:textId="3471A70C" w:rsidR="001D0F9D"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3965283D" w14:textId="77777777" w:rsidR="001D0F9D" w:rsidRPr="006B24F0" w:rsidRDefault="007459B4" w:rsidP="0035091A">
            <w:pPr>
              <w:pStyle w:val="TableField-Left"/>
              <w:rPr>
                <w:rFonts w:ascii="Calibri Light" w:hAnsi="Calibri Light" w:cs="Arial"/>
              </w:rPr>
            </w:pPr>
            <w:r>
              <w:rPr>
                <w:rFonts w:ascii="Calibri Light" w:hAnsi="Calibri Light" w:cs="Arial"/>
              </w:rPr>
              <w:t>N/A</w:t>
            </w:r>
          </w:p>
        </w:tc>
      </w:tr>
      <w:tr w:rsidR="00F50EA2" w:rsidRPr="006B24F0" w14:paraId="6F8D27B4" w14:textId="77777777" w:rsidTr="007507FF">
        <w:trPr>
          <w:cantSplit/>
          <w:trHeight w:val="432"/>
        </w:trPr>
        <w:tc>
          <w:tcPr>
            <w:tcW w:w="828" w:type="dxa"/>
            <w:vAlign w:val="center"/>
          </w:tcPr>
          <w:p w14:paraId="48DB6BE7" w14:textId="77777777" w:rsidR="00F50EA2" w:rsidRPr="006B24F0" w:rsidRDefault="00531AE4" w:rsidP="0035091A">
            <w:pPr>
              <w:pStyle w:val="TableField-Center"/>
              <w:rPr>
                <w:rFonts w:ascii="Calibri Light" w:hAnsi="Calibri Light" w:cs="Arial"/>
              </w:rPr>
            </w:pPr>
            <w:r>
              <w:rPr>
                <w:rFonts w:ascii="Calibri Light" w:hAnsi="Calibri Light" w:cs="Arial"/>
              </w:rPr>
              <w:lastRenderedPageBreak/>
              <w:t>120</w:t>
            </w:r>
          </w:p>
        </w:tc>
        <w:tc>
          <w:tcPr>
            <w:tcW w:w="3649" w:type="dxa"/>
            <w:vAlign w:val="center"/>
          </w:tcPr>
          <w:p w14:paraId="24C74C45" w14:textId="77777777" w:rsidR="00F50EA2" w:rsidRPr="00531AE4" w:rsidRDefault="00531AE4" w:rsidP="0035091A">
            <w:pPr>
              <w:pStyle w:val="TableField-Left"/>
              <w:rPr>
                <w:rFonts w:ascii="Calibri Light" w:hAnsi="Calibri Light" w:cs="Arial"/>
                <w:b/>
              </w:rPr>
            </w:pPr>
            <w:r w:rsidRPr="00531AE4">
              <w:rPr>
                <w:rFonts w:ascii="Calibri Light" w:hAnsi="Calibri Light" w:cs="Arial"/>
                <w:b/>
              </w:rPr>
              <w:t>Update Lead Status = ‘Declined’</w:t>
            </w:r>
          </w:p>
          <w:p w14:paraId="0CC5B442" w14:textId="77777777" w:rsidR="00531AE4" w:rsidRPr="006B24F0" w:rsidRDefault="00531AE4" w:rsidP="0035091A">
            <w:pPr>
              <w:pStyle w:val="TableField-Left"/>
              <w:rPr>
                <w:rFonts w:ascii="Calibri Light" w:hAnsi="Calibri Light" w:cs="Arial"/>
              </w:rPr>
            </w:pPr>
            <w:r>
              <w:rPr>
                <w:rFonts w:ascii="Calibri Light" w:hAnsi="Calibri Light" w:cs="Arial"/>
              </w:rPr>
              <w:t>Sales personnel will update the lead and set its status to ‘Declined’.</w:t>
            </w:r>
          </w:p>
        </w:tc>
        <w:tc>
          <w:tcPr>
            <w:tcW w:w="2250" w:type="dxa"/>
            <w:vAlign w:val="center"/>
          </w:tcPr>
          <w:p w14:paraId="17A0FC81" w14:textId="77777777" w:rsidR="00F50EA2" w:rsidRPr="006B24F0" w:rsidRDefault="00F231E3" w:rsidP="0035091A">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1603A101" w14:textId="07223913" w:rsidR="00F50EA2"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2444696C" w14:textId="77777777" w:rsidR="00F50EA2" w:rsidRPr="006B24F0" w:rsidRDefault="00531AE4" w:rsidP="0035091A">
            <w:pPr>
              <w:pStyle w:val="TableField-Left"/>
              <w:rPr>
                <w:rFonts w:ascii="Calibri Light" w:hAnsi="Calibri Light" w:cs="Arial"/>
              </w:rPr>
            </w:pPr>
            <w:r>
              <w:rPr>
                <w:rFonts w:ascii="Calibri Light" w:hAnsi="Calibri Light" w:cs="Arial"/>
              </w:rPr>
              <w:t>N/A</w:t>
            </w:r>
          </w:p>
        </w:tc>
      </w:tr>
      <w:tr w:rsidR="00F50EA2" w:rsidRPr="006B24F0" w14:paraId="026EAA7C" w14:textId="77777777" w:rsidTr="007507FF">
        <w:trPr>
          <w:cantSplit/>
          <w:trHeight w:val="432"/>
        </w:trPr>
        <w:tc>
          <w:tcPr>
            <w:tcW w:w="828" w:type="dxa"/>
            <w:vAlign w:val="center"/>
          </w:tcPr>
          <w:p w14:paraId="15390B92" w14:textId="77777777" w:rsidR="00F50EA2" w:rsidRPr="006B24F0" w:rsidRDefault="00D44FB1" w:rsidP="0035091A">
            <w:pPr>
              <w:pStyle w:val="TableField-Center"/>
              <w:rPr>
                <w:rFonts w:ascii="Calibri Light" w:hAnsi="Calibri Light" w:cs="Arial"/>
              </w:rPr>
            </w:pPr>
            <w:r>
              <w:rPr>
                <w:rFonts w:ascii="Calibri Light" w:hAnsi="Calibri Light" w:cs="Arial"/>
              </w:rPr>
              <w:t>130</w:t>
            </w:r>
          </w:p>
        </w:tc>
        <w:tc>
          <w:tcPr>
            <w:tcW w:w="3649" w:type="dxa"/>
            <w:vAlign w:val="center"/>
          </w:tcPr>
          <w:p w14:paraId="487D9829" w14:textId="77777777" w:rsidR="00D44FB1" w:rsidRPr="00531AE4" w:rsidRDefault="00D44FB1" w:rsidP="00D44FB1">
            <w:pPr>
              <w:pStyle w:val="TableField-Left"/>
              <w:rPr>
                <w:rFonts w:ascii="Calibri Light" w:hAnsi="Calibri Light" w:cs="Arial"/>
                <w:b/>
              </w:rPr>
            </w:pPr>
            <w:r w:rsidRPr="00531AE4">
              <w:rPr>
                <w:rFonts w:ascii="Calibri Light" w:hAnsi="Calibri Light" w:cs="Arial"/>
                <w:b/>
              </w:rPr>
              <w:t>Update Lead Status = ‘Declined’</w:t>
            </w:r>
          </w:p>
          <w:p w14:paraId="1543389C" w14:textId="77777777" w:rsidR="00F50EA2" w:rsidRPr="006B24F0" w:rsidRDefault="00D44FB1" w:rsidP="00D44FB1">
            <w:pPr>
              <w:pStyle w:val="TableField-Left"/>
              <w:rPr>
                <w:rFonts w:ascii="Calibri Light" w:hAnsi="Calibri Light" w:cs="Arial"/>
              </w:rPr>
            </w:pPr>
            <w:r>
              <w:rPr>
                <w:rFonts w:ascii="Calibri Light" w:hAnsi="Calibri Light" w:cs="Arial"/>
              </w:rPr>
              <w:t>Sales personnel will update the lead and set its status to ‘Declined’.</w:t>
            </w:r>
          </w:p>
        </w:tc>
        <w:tc>
          <w:tcPr>
            <w:tcW w:w="2250" w:type="dxa"/>
            <w:vAlign w:val="center"/>
          </w:tcPr>
          <w:p w14:paraId="4EDF78BC" w14:textId="77777777" w:rsidR="00F50EA2" w:rsidRPr="006B24F0" w:rsidRDefault="00F231E3" w:rsidP="0035091A">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6E27A9BF" w14:textId="46F44CD8" w:rsidR="00F50EA2"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02A80258" w14:textId="77777777" w:rsidR="00F50EA2" w:rsidRPr="006B24F0" w:rsidRDefault="00D44FB1" w:rsidP="0035091A">
            <w:pPr>
              <w:pStyle w:val="TableField-Left"/>
              <w:rPr>
                <w:rFonts w:ascii="Calibri Light" w:hAnsi="Calibri Light" w:cs="Arial"/>
              </w:rPr>
            </w:pPr>
            <w:r>
              <w:rPr>
                <w:rFonts w:ascii="Calibri Light" w:hAnsi="Calibri Light" w:cs="Arial"/>
              </w:rPr>
              <w:t>N/A</w:t>
            </w:r>
          </w:p>
        </w:tc>
      </w:tr>
      <w:tr w:rsidR="001D0F9D" w:rsidRPr="006B24F0" w14:paraId="1C215E0A" w14:textId="77777777" w:rsidTr="007507FF">
        <w:trPr>
          <w:cantSplit/>
          <w:trHeight w:val="432"/>
        </w:trPr>
        <w:tc>
          <w:tcPr>
            <w:tcW w:w="828" w:type="dxa"/>
            <w:vAlign w:val="center"/>
          </w:tcPr>
          <w:p w14:paraId="6A8F1995" w14:textId="77777777" w:rsidR="001D0F9D" w:rsidRPr="006B24F0" w:rsidRDefault="00C450A2" w:rsidP="0035091A">
            <w:pPr>
              <w:pStyle w:val="TableField-Center"/>
              <w:rPr>
                <w:rFonts w:ascii="Calibri Light" w:hAnsi="Calibri Light" w:cs="Arial"/>
              </w:rPr>
            </w:pPr>
            <w:r>
              <w:rPr>
                <w:rFonts w:ascii="Calibri Light" w:hAnsi="Calibri Light" w:cs="Arial"/>
              </w:rPr>
              <w:t>140</w:t>
            </w:r>
          </w:p>
        </w:tc>
        <w:tc>
          <w:tcPr>
            <w:tcW w:w="3649" w:type="dxa"/>
            <w:vAlign w:val="center"/>
          </w:tcPr>
          <w:p w14:paraId="0ED5655C" w14:textId="77777777" w:rsidR="001D0F9D" w:rsidRPr="00C450A2" w:rsidRDefault="00C450A2" w:rsidP="0035091A">
            <w:pPr>
              <w:pStyle w:val="TableField-Left"/>
              <w:rPr>
                <w:rFonts w:ascii="Calibri Light" w:hAnsi="Calibri Light" w:cs="Arial"/>
                <w:b/>
              </w:rPr>
            </w:pPr>
            <w:r w:rsidRPr="00C450A2">
              <w:rPr>
                <w:rFonts w:ascii="Calibri Light" w:hAnsi="Calibri Light" w:cs="Arial"/>
                <w:b/>
              </w:rPr>
              <w:t>Require COE Assistance?</w:t>
            </w:r>
          </w:p>
          <w:p w14:paraId="2B9E2C67" w14:textId="77777777" w:rsidR="00C450A2" w:rsidRPr="006B24F0" w:rsidRDefault="00C450A2" w:rsidP="0035091A">
            <w:pPr>
              <w:pStyle w:val="TableField-Left"/>
              <w:rPr>
                <w:rFonts w:ascii="Calibri Light" w:hAnsi="Calibri Light" w:cs="Arial"/>
              </w:rPr>
            </w:pPr>
            <w:r>
              <w:rPr>
                <w:rFonts w:ascii="Calibri Light" w:hAnsi="Calibri Light" w:cs="Arial"/>
              </w:rPr>
              <w:t>Sales personnel will determine whether or not COE assistance is needed. If COE assistance is needed, proceed to step 150. If not, proceed to step 170.</w:t>
            </w:r>
          </w:p>
        </w:tc>
        <w:tc>
          <w:tcPr>
            <w:tcW w:w="2250" w:type="dxa"/>
            <w:vAlign w:val="center"/>
          </w:tcPr>
          <w:p w14:paraId="6E1A24D0" w14:textId="77777777" w:rsidR="001D0F9D" w:rsidRPr="006B24F0" w:rsidRDefault="00F231E3" w:rsidP="0035091A">
            <w:pPr>
              <w:pStyle w:val="TableField-Left"/>
              <w:rPr>
                <w:rFonts w:ascii="Calibri Light" w:hAnsi="Calibri Light" w:cs="Arial"/>
              </w:rPr>
            </w:pPr>
            <w:r>
              <w:rPr>
                <w:rFonts w:ascii="Calibri Light" w:hAnsi="Calibri Light" w:cs="Arial"/>
              </w:rPr>
              <w:t>N/A</w:t>
            </w:r>
          </w:p>
        </w:tc>
        <w:tc>
          <w:tcPr>
            <w:tcW w:w="2160" w:type="dxa"/>
            <w:vAlign w:val="center"/>
          </w:tcPr>
          <w:p w14:paraId="7C031EA5" w14:textId="2534C420" w:rsidR="001D0F9D"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1EBB8D1D" w14:textId="77777777" w:rsidR="001D0F9D" w:rsidRPr="006B24F0" w:rsidRDefault="00C450A2" w:rsidP="0035091A">
            <w:pPr>
              <w:pStyle w:val="TableField-Left"/>
              <w:rPr>
                <w:rFonts w:ascii="Calibri Light" w:hAnsi="Calibri Light" w:cs="Arial"/>
              </w:rPr>
            </w:pPr>
            <w:r>
              <w:rPr>
                <w:rFonts w:ascii="Calibri Light" w:hAnsi="Calibri Light" w:cs="Arial"/>
              </w:rPr>
              <w:t>N/A</w:t>
            </w:r>
          </w:p>
        </w:tc>
      </w:tr>
      <w:tr w:rsidR="00C450A2" w:rsidRPr="006B24F0" w14:paraId="57EA600B" w14:textId="77777777" w:rsidTr="007507FF">
        <w:trPr>
          <w:cantSplit/>
          <w:trHeight w:val="432"/>
        </w:trPr>
        <w:tc>
          <w:tcPr>
            <w:tcW w:w="828" w:type="dxa"/>
            <w:vAlign w:val="center"/>
          </w:tcPr>
          <w:p w14:paraId="47216A91" w14:textId="77777777" w:rsidR="00C450A2" w:rsidRPr="006B24F0" w:rsidRDefault="00C450A2" w:rsidP="0035091A">
            <w:pPr>
              <w:pStyle w:val="TableField-Center"/>
              <w:rPr>
                <w:rFonts w:ascii="Calibri Light" w:hAnsi="Calibri Light" w:cs="Arial"/>
              </w:rPr>
            </w:pPr>
            <w:r>
              <w:rPr>
                <w:rFonts w:ascii="Calibri Light" w:hAnsi="Calibri Light" w:cs="Arial"/>
              </w:rPr>
              <w:t>150</w:t>
            </w:r>
          </w:p>
        </w:tc>
        <w:tc>
          <w:tcPr>
            <w:tcW w:w="3649" w:type="dxa"/>
            <w:vAlign w:val="center"/>
          </w:tcPr>
          <w:p w14:paraId="68021AB5" w14:textId="77777777" w:rsidR="00C450A2" w:rsidRPr="00C450A2" w:rsidRDefault="00C450A2" w:rsidP="0035091A">
            <w:pPr>
              <w:pStyle w:val="TableField-Left"/>
              <w:rPr>
                <w:rFonts w:ascii="Calibri Light" w:hAnsi="Calibri Light" w:cs="Arial"/>
                <w:b/>
              </w:rPr>
            </w:pPr>
            <w:r w:rsidRPr="00C450A2">
              <w:rPr>
                <w:rFonts w:ascii="Calibri Light" w:hAnsi="Calibri Light" w:cs="Arial"/>
                <w:b/>
              </w:rPr>
              <w:t>Create Service Ticket</w:t>
            </w:r>
          </w:p>
          <w:p w14:paraId="33C79062" w14:textId="77777777" w:rsidR="00C450A2" w:rsidRPr="006B24F0" w:rsidRDefault="00C450A2" w:rsidP="0035091A">
            <w:pPr>
              <w:pStyle w:val="TableField-Left"/>
              <w:rPr>
                <w:rFonts w:ascii="Calibri Light" w:hAnsi="Calibri Light" w:cs="Arial"/>
              </w:rPr>
            </w:pPr>
            <w:r>
              <w:rPr>
                <w:rFonts w:ascii="Calibri Light" w:hAnsi="Calibri Light" w:cs="Arial"/>
              </w:rPr>
              <w:t>Sales personnel will create a Service Ticket and assign it to the COE based on the nature of the request.</w:t>
            </w:r>
          </w:p>
        </w:tc>
        <w:tc>
          <w:tcPr>
            <w:tcW w:w="2250" w:type="dxa"/>
            <w:vAlign w:val="center"/>
          </w:tcPr>
          <w:p w14:paraId="09FAD865" w14:textId="77777777" w:rsidR="00C450A2" w:rsidRPr="006B24F0" w:rsidRDefault="00F231E3" w:rsidP="0035091A">
            <w:pPr>
              <w:pStyle w:val="TableField-Left"/>
              <w:rPr>
                <w:rFonts w:ascii="Calibri Light" w:hAnsi="Calibri Light" w:cs="Arial"/>
              </w:rPr>
            </w:pPr>
            <w:r>
              <w:rPr>
                <w:rFonts w:ascii="Calibri Light" w:hAnsi="Calibri Light" w:cs="Arial"/>
              </w:rPr>
              <w:t xml:space="preserve">Service </w:t>
            </w:r>
            <w:r w:rsidRPr="00F231E3">
              <w:rPr>
                <w:rFonts w:ascii="Calibri Light" w:hAnsi="Calibri Light" w:cs="Arial"/>
              </w:rPr>
              <w:sym w:font="Wingdings" w:char="F0E0"/>
            </w:r>
            <w:r>
              <w:rPr>
                <w:rFonts w:ascii="Calibri Light" w:hAnsi="Calibri Light" w:cs="Arial"/>
              </w:rPr>
              <w:t xml:space="preserve"> Tickets</w:t>
            </w:r>
          </w:p>
        </w:tc>
        <w:tc>
          <w:tcPr>
            <w:tcW w:w="2160" w:type="dxa"/>
            <w:vAlign w:val="center"/>
          </w:tcPr>
          <w:p w14:paraId="774C5788" w14:textId="7454C84D" w:rsidR="00C450A2"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46C6E921" w14:textId="77777777" w:rsidR="00C450A2" w:rsidRPr="006B24F0" w:rsidRDefault="00C450A2" w:rsidP="0035091A">
            <w:pPr>
              <w:pStyle w:val="TableField-Left"/>
              <w:rPr>
                <w:rFonts w:ascii="Calibri Light" w:hAnsi="Calibri Light" w:cs="Arial"/>
              </w:rPr>
            </w:pPr>
            <w:r>
              <w:rPr>
                <w:rFonts w:ascii="Calibri Light" w:hAnsi="Calibri Light" w:cs="Arial"/>
              </w:rPr>
              <w:t>N/A</w:t>
            </w:r>
          </w:p>
        </w:tc>
      </w:tr>
      <w:tr w:rsidR="00C450A2" w:rsidRPr="006B24F0" w14:paraId="19458C06" w14:textId="77777777" w:rsidTr="007507FF">
        <w:trPr>
          <w:cantSplit/>
          <w:trHeight w:val="432"/>
        </w:trPr>
        <w:tc>
          <w:tcPr>
            <w:tcW w:w="828" w:type="dxa"/>
            <w:vAlign w:val="center"/>
          </w:tcPr>
          <w:p w14:paraId="557363A8" w14:textId="77777777" w:rsidR="00C450A2" w:rsidRPr="006B24F0" w:rsidRDefault="001A075A" w:rsidP="0035091A">
            <w:pPr>
              <w:pStyle w:val="TableField-Center"/>
              <w:rPr>
                <w:rFonts w:ascii="Calibri Light" w:hAnsi="Calibri Light" w:cs="Arial"/>
              </w:rPr>
            </w:pPr>
            <w:r>
              <w:rPr>
                <w:rFonts w:ascii="Calibri Light" w:hAnsi="Calibri Light" w:cs="Arial"/>
              </w:rPr>
              <w:t>160</w:t>
            </w:r>
          </w:p>
        </w:tc>
        <w:tc>
          <w:tcPr>
            <w:tcW w:w="3649" w:type="dxa"/>
            <w:vAlign w:val="center"/>
          </w:tcPr>
          <w:p w14:paraId="46C2FFD1" w14:textId="77777777" w:rsidR="00C450A2" w:rsidRPr="001A075A" w:rsidRDefault="001A075A" w:rsidP="0035091A">
            <w:pPr>
              <w:pStyle w:val="TableField-Left"/>
              <w:rPr>
                <w:rFonts w:ascii="Calibri Light" w:hAnsi="Calibri Light" w:cs="Arial"/>
                <w:b/>
              </w:rPr>
            </w:pPr>
            <w:r w:rsidRPr="001A075A">
              <w:rPr>
                <w:rFonts w:ascii="Calibri Light" w:hAnsi="Calibri Light" w:cs="Arial"/>
                <w:b/>
              </w:rPr>
              <w:t>Update Service Ticket Status = ‘Completed’</w:t>
            </w:r>
          </w:p>
          <w:p w14:paraId="41DCE252" w14:textId="77777777" w:rsidR="001A075A" w:rsidRPr="006B24F0" w:rsidRDefault="001A075A" w:rsidP="0035091A">
            <w:pPr>
              <w:pStyle w:val="TableField-Left"/>
              <w:rPr>
                <w:rFonts w:ascii="Calibri Light" w:hAnsi="Calibri Light" w:cs="Arial"/>
              </w:rPr>
            </w:pPr>
            <w:r>
              <w:rPr>
                <w:rFonts w:ascii="Calibri Light" w:hAnsi="Calibri Light" w:cs="Arial"/>
              </w:rPr>
              <w:t>COE personnel will update the service ticket and set its status to ‘Completed’.</w:t>
            </w:r>
          </w:p>
        </w:tc>
        <w:tc>
          <w:tcPr>
            <w:tcW w:w="2250" w:type="dxa"/>
            <w:vAlign w:val="center"/>
          </w:tcPr>
          <w:p w14:paraId="51E3451F" w14:textId="77777777" w:rsidR="00C450A2" w:rsidRPr="006B24F0" w:rsidRDefault="00F231E3" w:rsidP="0035091A">
            <w:pPr>
              <w:pStyle w:val="TableField-Left"/>
              <w:rPr>
                <w:rFonts w:ascii="Calibri Light" w:hAnsi="Calibri Light" w:cs="Arial"/>
              </w:rPr>
            </w:pPr>
            <w:r>
              <w:rPr>
                <w:rFonts w:ascii="Calibri Light" w:hAnsi="Calibri Light" w:cs="Arial"/>
              </w:rPr>
              <w:t xml:space="preserve">Service </w:t>
            </w:r>
            <w:r w:rsidRPr="00F231E3">
              <w:rPr>
                <w:rFonts w:ascii="Calibri Light" w:hAnsi="Calibri Light" w:cs="Arial"/>
              </w:rPr>
              <w:sym w:font="Wingdings" w:char="F0E0"/>
            </w:r>
            <w:r>
              <w:rPr>
                <w:rFonts w:ascii="Calibri Light" w:hAnsi="Calibri Light" w:cs="Arial"/>
              </w:rPr>
              <w:t xml:space="preserve"> Tickets</w:t>
            </w:r>
          </w:p>
        </w:tc>
        <w:tc>
          <w:tcPr>
            <w:tcW w:w="2160" w:type="dxa"/>
            <w:vAlign w:val="center"/>
          </w:tcPr>
          <w:p w14:paraId="16DF8E3B" w14:textId="10217F1D" w:rsidR="00C450A2" w:rsidRPr="006B24F0" w:rsidRDefault="005302E2" w:rsidP="0035091A">
            <w:pPr>
              <w:pStyle w:val="TableField-Left"/>
              <w:rPr>
                <w:rFonts w:ascii="Calibri Light" w:hAnsi="Calibri Light" w:cs="Arial"/>
              </w:rPr>
            </w:pPr>
            <w:r>
              <w:rPr>
                <w:rFonts w:ascii="Calibri Light" w:hAnsi="Calibri Light" w:cs="Arial"/>
              </w:rPr>
              <w:t xml:space="preserve">Sales Professional </w:t>
            </w:r>
            <w:r w:rsidR="00FF4AC5">
              <w:rPr>
                <w:rFonts w:ascii="Calibri Light" w:hAnsi="Calibri Light" w:cs="Arial"/>
              </w:rPr>
              <w:t>–</w:t>
            </w:r>
            <w:r>
              <w:rPr>
                <w:rFonts w:ascii="Calibri Light" w:hAnsi="Calibri Light" w:cs="Arial"/>
              </w:rPr>
              <w:t xml:space="preserve"> COE</w:t>
            </w:r>
          </w:p>
        </w:tc>
        <w:tc>
          <w:tcPr>
            <w:tcW w:w="1620" w:type="dxa"/>
            <w:vAlign w:val="center"/>
          </w:tcPr>
          <w:p w14:paraId="19602A5A" w14:textId="77777777" w:rsidR="00C450A2" w:rsidRPr="006B24F0" w:rsidRDefault="001A075A" w:rsidP="0035091A">
            <w:pPr>
              <w:pStyle w:val="TableField-Left"/>
              <w:rPr>
                <w:rFonts w:ascii="Calibri Light" w:hAnsi="Calibri Light" w:cs="Arial"/>
              </w:rPr>
            </w:pPr>
            <w:r>
              <w:rPr>
                <w:rFonts w:ascii="Calibri Light" w:hAnsi="Calibri Light" w:cs="Arial"/>
              </w:rPr>
              <w:t>N/A</w:t>
            </w:r>
          </w:p>
        </w:tc>
      </w:tr>
      <w:tr w:rsidR="001A075A" w:rsidRPr="006B24F0" w14:paraId="24FE297D" w14:textId="77777777" w:rsidTr="007507FF">
        <w:trPr>
          <w:cantSplit/>
          <w:trHeight w:val="432"/>
        </w:trPr>
        <w:tc>
          <w:tcPr>
            <w:tcW w:w="828" w:type="dxa"/>
            <w:vAlign w:val="center"/>
          </w:tcPr>
          <w:p w14:paraId="1C19870B" w14:textId="77777777" w:rsidR="001A075A" w:rsidRDefault="00C055C6" w:rsidP="0035091A">
            <w:pPr>
              <w:pStyle w:val="TableField-Center"/>
              <w:rPr>
                <w:rFonts w:ascii="Calibri Light" w:hAnsi="Calibri Light" w:cs="Arial"/>
              </w:rPr>
            </w:pPr>
            <w:r>
              <w:rPr>
                <w:rFonts w:ascii="Calibri Light" w:hAnsi="Calibri Light" w:cs="Arial"/>
              </w:rPr>
              <w:t>170</w:t>
            </w:r>
          </w:p>
        </w:tc>
        <w:tc>
          <w:tcPr>
            <w:tcW w:w="3649" w:type="dxa"/>
            <w:vAlign w:val="center"/>
          </w:tcPr>
          <w:p w14:paraId="1A5E61B4" w14:textId="77777777" w:rsidR="001A075A" w:rsidRDefault="00C055C6" w:rsidP="0035091A">
            <w:pPr>
              <w:pStyle w:val="TableField-Left"/>
              <w:rPr>
                <w:rFonts w:ascii="Calibri Light" w:hAnsi="Calibri Light" w:cs="Arial"/>
                <w:b/>
              </w:rPr>
            </w:pPr>
            <w:r>
              <w:rPr>
                <w:rFonts w:ascii="Calibri Light" w:hAnsi="Calibri Light" w:cs="Arial"/>
                <w:b/>
              </w:rPr>
              <w:t>Create Opportunity</w:t>
            </w:r>
          </w:p>
          <w:p w14:paraId="31D6EC6A" w14:textId="77777777" w:rsidR="00C055C6" w:rsidRPr="00C055C6" w:rsidRDefault="00C055C6" w:rsidP="0035091A">
            <w:pPr>
              <w:pStyle w:val="TableField-Left"/>
              <w:rPr>
                <w:rFonts w:ascii="Calibri Light" w:hAnsi="Calibri Light" w:cs="Arial"/>
              </w:rPr>
            </w:pPr>
            <w:r w:rsidRPr="00C055C6">
              <w:rPr>
                <w:rFonts w:ascii="Calibri Light" w:hAnsi="Calibri Light" w:cs="Arial"/>
              </w:rPr>
              <w:t>Sales personnel will create an opportunity.</w:t>
            </w:r>
          </w:p>
        </w:tc>
        <w:tc>
          <w:tcPr>
            <w:tcW w:w="2250" w:type="dxa"/>
            <w:vAlign w:val="center"/>
          </w:tcPr>
          <w:p w14:paraId="1D3876ED" w14:textId="77777777" w:rsidR="001A075A" w:rsidRPr="006B24F0" w:rsidRDefault="00F231E3" w:rsidP="0035091A">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1A372277" w14:textId="73953984" w:rsidR="001A075A"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5031E3D4" w14:textId="77777777" w:rsidR="001A075A" w:rsidRDefault="00C055C6" w:rsidP="0035091A">
            <w:pPr>
              <w:pStyle w:val="TableField-Left"/>
              <w:rPr>
                <w:rFonts w:ascii="Calibri Light" w:hAnsi="Calibri Light" w:cs="Arial"/>
              </w:rPr>
            </w:pPr>
            <w:r>
              <w:rPr>
                <w:rFonts w:ascii="Calibri Light" w:hAnsi="Calibri Light" w:cs="Arial"/>
              </w:rPr>
              <w:t>N/A</w:t>
            </w:r>
          </w:p>
        </w:tc>
      </w:tr>
      <w:tr w:rsidR="001A075A" w:rsidRPr="006B24F0" w14:paraId="1E11873A" w14:textId="77777777" w:rsidTr="007507FF">
        <w:trPr>
          <w:cantSplit/>
          <w:trHeight w:val="432"/>
        </w:trPr>
        <w:tc>
          <w:tcPr>
            <w:tcW w:w="828" w:type="dxa"/>
            <w:vAlign w:val="center"/>
          </w:tcPr>
          <w:p w14:paraId="458A6259" w14:textId="77777777" w:rsidR="001A075A" w:rsidRDefault="00C055C6" w:rsidP="0035091A">
            <w:pPr>
              <w:pStyle w:val="TableField-Center"/>
              <w:rPr>
                <w:rFonts w:ascii="Calibri Light" w:hAnsi="Calibri Light" w:cs="Arial"/>
              </w:rPr>
            </w:pPr>
            <w:r>
              <w:rPr>
                <w:rFonts w:ascii="Calibri Light" w:hAnsi="Calibri Light" w:cs="Arial"/>
              </w:rPr>
              <w:t>180</w:t>
            </w:r>
          </w:p>
        </w:tc>
        <w:tc>
          <w:tcPr>
            <w:tcW w:w="3649" w:type="dxa"/>
            <w:vAlign w:val="center"/>
          </w:tcPr>
          <w:p w14:paraId="68EBC42D" w14:textId="77777777" w:rsidR="001A075A" w:rsidRDefault="00C055C6" w:rsidP="0035091A">
            <w:pPr>
              <w:pStyle w:val="TableField-Left"/>
              <w:rPr>
                <w:rFonts w:ascii="Calibri Light" w:hAnsi="Calibri Light" w:cs="Arial"/>
                <w:b/>
              </w:rPr>
            </w:pPr>
            <w:r>
              <w:rPr>
                <w:rFonts w:ascii="Calibri Light" w:hAnsi="Calibri Light" w:cs="Arial"/>
                <w:b/>
              </w:rPr>
              <w:t>Customer Ready?</w:t>
            </w:r>
          </w:p>
          <w:p w14:paraId="37D1D601" w14:textId="77777777" w:rsidR="00C055C6" w:rsidRPr="00C055C6" w:rsidRDefault="00C055C6" w:rsidP="0035091A">
            <w:pPr>
              <w:pStyle w:val="TableField-Left"/>
              <w:rPr>
                <w:rFonts w:ascii="Calibri Light" w:hAnsi="Calibri Light" w:cs="Arial"/>
              </w:rPr>
            </w:pPr>
            <w:r w:rsidRPr="00C055C6">
              <w:rPr>
                <w:rFonts w:ascii="Calibri Light" w:hAnsi="Calibri Light" w:cs="Arial"/>
              </w:rPr>
              <w:t xml:space="preserve">Sales personnel will determine whether or not </w:t>
            </w:r>
            <w:r>
              <w:rPr>
                <w:rFonts w:ascii="Calibri Light" w:hAnsi="Calibri Light" w:cs="Arial"/>
              </w:rPr>
              <w:t>the customer is ready to participate in the customer care initiative. If yes, proceed to step 190. If not, proceed to step 200.</w:t>
            </w:r>
          </w:p>
        </w:tc>
        <w:tc>
          <w:tcPr>
            <w:tcW w:w="2250" w:type="dxa"/>
            <w:vAlign w:val="center"/>
          </w:tcPr>
          <w:p w14:paraId="080BAE2C" w14:textId="77777777" w:rsidR="001A075A" w:rsidRPr="006B24F0" w:rsidRDefault="00F231E3" w:rsidP="0035091A">
            <w:pPr>
              <w:pStyle w:val="TableField-Left"/>
              <w:rPr>
                <w:rFonts w:ascii="Calibri Light" w:hAnsi="Calibri Light" w:cs="Arial"/>
              </w:rPr>
            </w:pPr>
            <w:r>
              <w:rPr>
                <w:rFonts w:ascii="Calibri Light" w:hAnsi="Calibri Light" w:cs="Arial"/>
              </w:rPr>
              <w:t>N/A</w:t>
            </w:r>
          </w:p>
        </w:tc>
        <w:tc>
          <w:tcPr>
            <w:tcW w:w="2160" w:type="dxa"/>
            <w:vAlign w:val="center"/>
          </w:tcPr>
          <w:p w14:paraId="43257E3D" w14:textId="3ECC6D6C" w:rsidR="001A075A"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1068C31A" w14:textId="77777777" w:rsidR="001A075A" w:rsidRDefault="00C055C6" w:rsidP="0035091A">
            <w:pPr>
              <w:pStyle w:val="TableField-Left"/>
              <w:rPr>
                <w:rFonts w:ascii="Calibri Light" w:hAnsi="Calibri Light" w:cs="Arial"/>
              </w:rPr>
            </w:pPr>
            <w:r>
              <w:rPr>
                <w:rFonts w:ascii="Calibri Light" w:hAnsi="Calibri Light" w:cs="Arial"/>
              </w:rPr>
              <w:t>N/A</w:t>
            </w:r>
          </w:p>
        </w:tc>
      </w:tr>
      <w:tr w:rsidR="00C450A2" w:rsidRPr="006B24F0" w14:paraId="24F342DA" w14:textId="77777777" w:rsidTr="007507FF">
        <w:trPr>
          <w:cantSplit/>
          <w:trHeight w:val="432"/>
        </w:trPr>
        <w:tc>
          <w:tcPr>
            <w:tcW w:w="828" w:type="dxa"/>
            <w:vAlign w:val="center"/>
          </w:tcPr>
          <w:p w14:paraId="217D7A30" w14:textId="77777777" w:rsidR="00C450A2" w:rsidRPr="006B24F0" w:rsidRDefault="004E09A7" w:rsidP="0035091A">
            <w:pPr>
              <w:pStyle w:val="TableField-Center"/>
              <w:rPr>
                <w:rFonts w:ascii="Calibri Light" w:hAnsi="Calibri Light" w:cs="Arial"/>
              </w:rPr>
            </w:pPr>
            <w:r>
              <w:rPr>
                <w:rFonts w:ascii="Calibri Light" w:hAnsi="Calibri Light" w:cs="Arial"/>
              </w:rPr>
              <w:t>190</w:t>
            </w:r>
          </w:p>
        </w:tc>
        <w:tc>
          <w:tcPr>
            <w:tcW w:w="3649" w:type="dxa"/>
            <w:vAlign w:val="center"/>
          </w:tcPr>
          <w:p w14:paraId="65C54D2A" w14:textId="77777777" w:rsidR="00C450A2" w:rsidRPr="004E09A7" w:rsidRDefault="004E09A7" w:rsidP="0035091A">
            <w:pPr>
              <w:pStyle w:val="TableField-Left"/>
              <w:rPr>
                <w:rFonts w:ascii="Calibri Light" w:hAnsi="Calibri Light" w:cs="Arial"/>
                <w:b/>
              </w:rPr>
            </w:pPr>
            <w:r w:rsidRPr="004E09A7">
              <w:rPr>
                <w:rFonts w:ascii="Calibri Light" w:hAnsi="Calibri Light" w:cs="Arial"/>
                <w:b/>
              </w:rPr>
              <w:t>Update Opportunity Status = ‘Won’</w:t>
            </w:r>
          </w:p>
          <w:p w14:paraId="5D2E3A45" w14:textId="77777777" w:rsidR="004E09A7" w:rsidRPr="006B24F0" w:rsidRDefault="004E09A7" w:rsidP="0035091A">
            <w:pPr>
              <w:pStyle w:val="TableField-Left"/>
              <w:rPr>
                <w:rFonts w:ascii="Calibri Light" w:hAnsi="Calibri Light" w:cs="Arial"/>
              </w:rPr>
            </w:pPr>
            <w:r>
              <w:rPr>
                <w:rFonts w:ascii="Calibri Light" w:hAnsi="Calibri Light" w:cs="Arial"/>
              </w:rPr>
              <w:t>Sales personnel will update the opportunity and set its status to ‘Won’.</w:t>
            </w:r>
          </w:p>
        </w:tc>
        <w:tc>
          <w:tcPr>
            <w:tcW w:w="2250" w:type="dxa"/>
            <w:vAlign w:val="center"/>
          </w:tcPr>
          <w:p w14:paraId="517E4620" w14:textId="77777777" w:rsidR="00C450A2" w:rsidRPr="006B24F0" w:rsidRDefault="00F231E3" w:rsidP="0035091A">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74552A64" w14:textId="438E9470" w:rsidR="00C450A2"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02482655" w14:textId="77777777" w:rsidR="00C450A2" w:rsidRPr="006B24F0" w:rsidRDefault="004E09A7" w:rsidP="0035091A">
            <w:pPr>
              <w:pStyle w:val="TableField-Left"/>
              <w:rPr>
                <w:rFonts w:ascii="Calibri Light" w:hAnsi="Calibri Light" w:cs="Arial"/>
              </w:rPr>
            </w:pPr>
            <w:r>
              <w:rPr>
                <w:rFonts w:ascii="Calibri Light" w:hAnsi="Calibri Light" w:cs="Arial"/>
              </w:rPr>
              <w:t>N/A</w:t>
            </w:r>
          </w:p>
        </w:tc>
      </w:tr>
      <w:tr w:rsidR="00C450A2" w:rsidRPr="006B24F0" w14:paraId="1CF40368" w14:textId="77777777" w:rsidTr="007507FF">
        <w:trPr>
          <w:cantSplit/>
          <w:trHeight w:val="432"/>
        </w:trPr>
        <w:tc>
          <w:tcPr>
            <w:tcW w:w="828" w:type="dxa"/>
            <w:vAlign w:val="center"/>
          </w:tcPr>
          <w:p w14:paraId="235872FA" w14:textId="77777777" w:rsidR="00C450A2" w:rsidRPr="006B24F0" w:rsidRDefault="0009637A" w:rsidP="0035091A">
            <w:pPr>
              <w:pStyle w:val="TableField-Center"/>
              <w:rPr>
                <w:rFonts w:ascii="Calibri Light" w:hAnsi="Calibri Light" w:cs="Arial"/>
              </w:rPr>
            </w:pPr>
            <w:r>
              <w:rPr>
                <w:rFonts w:ascii="Calibri Light" w:hAnsi="Calibri Light" w:cs="Arial"/>
              </w:rPr>
              <w:t>200</w:t>
            </w:r>
          </w:p>
        </w:tc>
        <w:tc>
          <w:tcPr>
            <w:tcW w:w="3649" w:type="dxa"/>
            <w:vAlign w:val="center"/>
          </w:tcPr>
          <w:p w14:paraId="133F99C5" w14:textId="77777777" w:rsidR="0009637A" w:rsidRPr="004E09A7" w:rsidRDefault="0009637A" w:rsidP="0009637A">
            <w:pPr>
              <w:pStyle w:val="TableField-Left"/>
              <w:rPr>
                <w:rFonts w:ascii="Calibri Light" w:hAnsi="Calibri Light" w:cs="Arial"/>
                <w:b/>
              </w:rPr>
            </w:pPr>
            <w:r w:rsidRPr="004E09A7">
              <w:rPr>
                <w:rFonts w:ascii="Calibri Light" w:hAnsi="Calibri Light" w:cs="Arial"/>
                <w:b/>
              </w:rPr>
              <w:t>Update Opportunity Status = ‘</w:t>
            </w:r>
            <w:r>
              <w:rPr>
                <w:rFonts w:ascii="Calibri Light" w:hAnsi="Calibri Light" w:cs="Arial"/>
                <w:b/>
              </w:rPr>
              <w:t>Lost</w:t>
            </w:r>
            <w:r w:rsidRPr="004E09A7">
              <w:rPr>
                <w:rFonts w:ascii="Calibri Light" w:hAnsi="Calibri Light" w:cs="Arial"/>
                <w:b/>
              </w:rPr>
              <w:t>’</w:t>
            </w:r>
          </w:p>
          <w:p w14:paraId="09FACFD8" w14:textId="77777777" w:rsidR="00C450A2" w:rsidRPr="006B24F0" w:rsidRDefault="0009637A" w:rsidP="0009637A">
            <w:pPr>
              <w:pStyle w:val="TableField-Left"/>
              <w:rPr>
                <w:rFonts w:ascii="Calibri Light" w:hAnsi="Calibri Light" w:cs="Arial"/>
              </w:rPr>
            </w:pPr>
            <w:r>
              <w:rPr>
                <w:rFonts w:ascii="Calibri Light" w:hAnsi="Calibri Light" w:cs="Arial"/>
              </w:rPr>
              <w:t>Sales personnel will update the opportunity and set its status to ‘Lost’.</w:t>
            </w:r>
          </w:p>
        </w:tc>
        <w:tc>
          <w:tcPr>
            <w:tcW w:w="2250" w:type="dxa"/>
            <w:vAlign w:val="center"/>
          </w:tcPr>
          <w:p w14:paraId="76044A90" w14:textId="77777777" w:rsidR="00C450A2" w:rsidRPr="006B24F0" w:rsidRDefault="00F231E3" w:rsidP="0035091A">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1DAD5FE4" w14:textId="4FE15C1C" w:rsidR="00C450A2"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1F445EC2" w14:textId="77777777" w:rsidR="00C450A2" w:rsidRPr="006B24F0" w:rsidRDefault="001C5F67" w:rsidP="0035091A">
            <w:pPr>
              <w:pStyle w:val="TableField-Left"/>
              <w:rPr>
                <w:rFonts w:ascii="Calibri Light" w:hAnsi="Calibri Light" w:cs="Arial"/>
              </w:rPr>
            </w:pPr>
            <w:r>
              <w:rPr>
                <w:rFonts w:ascii="Calibri Light" w:hAnsi="Calibri Light" w:cs="Arial"/>
              </w:rPr>
              <w:t>N/A</w:t>
            </w:r>
          </w:p>
        </w:tc>
      </w:tr>
      <w:tr w:rsidR="000944A6" w:rsidRPr="006B24F0" w14:paraId="53ED415A" w14:textId="77777777" w:rsidTr="007507FF">
        <w:trPr>
          <w:cantSplit/>
          <w:trHeight w:val="432"/>
        </w:trPr>
        <w:tc>
          <w:tcPr>
            <w:tcW w:w="828" w:type="dxa"/>
            <w:vAlign w:val="center"/>
          </w:tcPr>
          <w:p w14:paraId="583378D5" w14:textId="77777777" w:rsidR="000944A6" w:rsidRPr="006B24F0" w:rsidRDefault="001C5F67" w:rsidP="0035091A">
            <w:pPr>
              <w:pStyle w:val="TableField-Center"/>
              <w:rPr>
                <w:rFonts w:ascii="Calibri Light" w:hAnsi="Calibri Light" w:cs="Arial"/>
              </w:rPr>
            </w:pPr>
            <w:r>
              <w:rPr>
                <w:rFonts w:ascii="Calibri Light" w:hAnsi="Calibri Light" w:cs="Arial"/>
              </w:rPr>
              <w:t>210</w:t>
            </w:r>
          </w:p>
        </w:tc>
        <w:tc>
          <w:tcPr>
            <w:tcW w:w="3649" w:type="dxa"/>
            <w:vAlign w:val="center"/>
          </w:tcPr>
          <w:p w14:paraId="49AF6B3B" w14:textId="77777777" w:rsidR="000944A6" w:rsidRPr="001C5F67" w:rsidRDefault="001C5F67" w:rsidP="0035091A">
            <w:pPr>
              <w:pStyle w:val="TableField-Left"/>
              <w:rPr>
                <w:rFonts w:ascii="Calibri Light" w:hAnsi="Calibri Light" w:cs="Arial"/>
                <w:b/>
              </w:rPr>
            </w:pPr>
            <w:r w:rsidRPr="001C5F67">
              <w:rPr>
                <w:rFonts w:ascii="Calibri Light" w:hAnsi="Calibri Light" w:cs="Arial"/>
                <w:b/>
              </w:rPr>
              <w:t>Require COE Assistance?</w:t>
            </w:r>
          </w:p>
          <w:p w14:paraId="69B186D4" w14:textId="77777777" w:rsidR="001C5F67" w:rsidRPr="006B24F0" w:rsidRDefault="001C5F67" w:rsidP="0035091A">
            <w:pPr>
              <w:pStyle w:val="TableField-Left"/>
              <w:rPr>
                <w:rFonts w:ascii="Calibri Light" w:hAnsi="Calibri Light" w:cs="Arial"/>
              </w:rPr>
            </w:pPr>
            <w:r>
              <w:rPr>
                <w:rFonts w:ascii="Calibri Light" w:hAnsi="Calibri Light" w:cs="Arial"/>
              </w:rPr>
              <w:t>Sales personnel will determine whether or not COE assistance is needed. If yes, proceed to step 220. If not, End.</w:t>
            </w:r>
          </w:p>
        </w:tc>
        <w:tc>
          <w:tcPr>
            <w:tcW w:w="2250" w:type="dxa"/>
            <w:vAlign w:val="center"/>
          </w:tcPr>
          <w:p w14:paraId="5A8E6F65" w14:textId="77777777" w:rsidR="000944A6" w:rsidRPr="006B24F0" w:rsidRDefault="00F231E3" w:rsidP="0035091A">
            <w:pPr>
              <w:pStyle w:val="TableField-Left"/>
              <w:rPr>
                <w:rFonts w:ascii="Calibri Light" w:hAnsi="Calibri Light" w:cs="Arial"/>
              </w:rPr>
            </w:pPr>
            <w:r>
              <w:rPr>
                <w:rFonts w:ascii="Calibri Light" w:hAnsi="Calibri Light" w:cs="Arial"/>
              </w:rPr>
              <w:t>N/A</w:t>
            </w:r>
          </w:p>
        </w:tc>
        <w:tc>
          <w:tcPr>
            <w:tcW w:w="2160" w:type="dxa"/>
            <w:vAlign w:val="center"/>
          </w:tcPr>
          <w:p w14:paraId="2554639D" w14:textId="13978CB2" w:rsidR="000944A6"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317E436C" w14:textId="77777777" w:rsidR="000944A6" w:rsidRPr="006B24F0" w:rsidRDefault="003D7AB2" w:rsidP="0035091A">
            <w:pPr>
              <w:pStyle w:val="TableField-Left"/>
              <w:rPr>
                <w:rFonts w:ascii="Calibri Light" w:hAnsi="Calibri Light" w:cs="Arial"/>
              </w:rPr>
            </w:pPr>
            <w:r>
              <w:rPr>
                <w:rFonts w:ascii="Calibri Light" w:hAnsi="Calibri Light" w:cs="Arial"/>
              </w:rPr>
              <w:t>N/A</w:t>
            </w:r>
          </w:p>
        </w:tc>
      </w:tr>
      <w:tr w:rsidR="0030593C" w:rsidRPr="006B24F0" w14:paraId="610C99E5" w14:textId="77777777" w:rsidTr="007507FF">
        <w:trPr>
          <w:cantSplit/>
          <w:trHeight w:val="432"/>
        </w:trPr>
        <w:tc>
          <w:tcPr>
            <w:tcW w:w="828" w:type="dxa"/>
            <w:vAlign w:val="center"/>
          </w:tcPr>
          <w:p w14:paraId="4FF0FF99" w14:textId="77777777" w:rsidR="0030593C" w:rsidRDefault="0030593C" w:rsidP="0035091A">
            <w:pPr>
              <w:pStyle w:val="TableField-Center"/>
              <w:rPr>
                <w:rFonts w:ascii="Calibri Light" w:hAnsi="Calibri Light" w:cs="Arial"/>
              </w:rPr>
            </w:pPr>
            <w:r>
              <w:rPr>
                <w:rFonts w:ascii="Calibri Light" w:hAnsi="Calibri Light" w:cs="Arial"/>
              </w:rPr>
              <w:t>220</w:t>
            </w:r>
          </w:p>
        </w:tc>
        <w:tc>
          <w:tcPr>
            <w:tcW w:w="3649" w:type="dxa"/>
            <w:vAlign w:val="center"/>
          </w:tcPr>
          <w:p w14:paraId="6B8A6B9E" w14:textId="77777777" w:rsidR="0030593C" w:rsidRDefault="0030593C" w:rsidP="0035091A">
            <w:pPr>
              <w:pStyle w:val="TableField-Left"/>
              <w:rPr>
                <w:rFonts w:ascii="Calibri Light" w:hAnsi="Calibri Light" w:cs="Arial"/>
                <w:b/>
              </w:rPr>
            </w:pPr>
            <w:r>
              <w:rPr>
                <w:rFonts w:ascii="Calibri Light" w:hAnsi="Calibri Light" w:cs="Arial"/>
                <w:b/>
              </w:rPr>
              <w:t>Create Service Ticket</w:t>
            </w:r>
          </w:p>
          <w:p w14:paraId="384F80D6" w14:textId="77777777" w:rsidR="0030593C" w:rsidRPr="0030593C" w:rsidRDefault="0030593C" w:rsidP="0035091A">
            <w:pPr>
              <w:pStyle w:val="TableField-Left"/>
              <w:rPr>
                <w:rFonts w:ascii="Calibri Light" w:hAnsi="Calibri Light" w:cs="Arial"/>
              </w:rPr>
            </w:pPr>
            <w:r w:rsidRPr="0030593C">
              <w:rPr>
                <w:rFonts w:ascii="Calibri Light" w:hAnsi="Calibri Light" w:cs="Arial"/>
              </w:rPr>
              <w:t>Sales personnel will create a Service Ticket and assign it to the COE based on the nature of the request.</w:t>
            </w:r>
          </w:p>
        </w:tc>
        <w:tc>
          <w:tcPr>
            <w:tcW w:w="2250" w:type="dxa"/>
            <w:vAlign w:val="center"/>
          </w:tcPr>
          <w:p w14:paraId="5D0E7612" w14:textId="77777777" w:rsidR="0030593C" w:rsidRPr="006B24F0" w:rsidRDefault="00F231E3" w:rsidP="0035091A">
            <w:pPr>
              <w:pStyle w:val="TableField-Left"/>
              <w:rPr>
                <w:rFonts w:ascii="Calibri Light" w:hAnsi="Calibri Light" w:cs="Arial"/>
              </w:rPr>
            </w:pPr>
            <w:r>
              <w:rPr>
                <w:rFonts w:ascii="Calibri Light" w:hAnsi="Calibri Light" w:cs="Arial"/>
              </w:rPr>
              <w:t xml:space="preserve">Service </w:t>
            </w:r>
            <w:r w:rsidRPr="00F231E3">
              <w:rPr>
                <w:rFonts w:ascii="Calibri Light" w:hAnsi="Calibri Light" w:cs="Arial"/>
              </w:rPr>
              <w:sym w:font="Wingdings" w:char="F0E0"/>
            </w:r>
            <w:r>
              <w:rPr>
                <w:rFonts w:ascii="Calibri Light" w:hAnsi="Calibri Light" w:cs="Arial"/>
              </w:rPr>
              <w:t xml:space="preserve"> Tickets</w:t>
            </w:r>
          </w:p>
        </w:tc>
        <w:tc>
          <w:tcPr>
            <w:tcW w:w="2160" w:type="dxa"/>
            <w:vAlign w:val="center"/>
          </w:tcPr>
          <w:p w14:paraId="0ED472B3" w14:textId="37FD3912" w:rsidR="0030593C" w:rsidRPr="006B24F0" w:rsidRDefault="006B0C7D" w:rsidP="003B3435">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0740EE8F" w14:textId="77777777" w:rsidR="0030593C" w:rsidRDefault="0030593C" w:rsidP="0035091A">
            <w:pPr>
              <w:pStyle w:val="TableField-Left"/>
              <w:rPr>
                <w:rFonts w:ascii="Calibri Light" w:hAnsi="Calibri Light" w:cs="Arial"/>
              </w:rPr>
            </w:pPr>
            <w:r>
              <w:rPr>
                <w:rFonts w:ascii="Calibri Light" w:hAnsi="Calibri Light" w:cs="Arial"/>
              </w:rPr>
              <w:t>N/A</w:t>
            </w:r>
          </w:p>
        </w:tc>
      </w:tr>
    </w:tbl>
    <w:p w14:paraId="3B78DE01" w14:textId="77777777" w:rsidR="00425739" w:rsidRPr="00877F3C" w:rsidRDefault="00425739" w:rsidP="00162320">
      <w:pPr>
        <w:pStyle w:val="Heading3"/>
        <w:keepNext/>
        <w:numPr>
          <w:ilvl w:val="2"/>
          <w:numId w:val="5"/>
        </w:numPr>
        <w:tabs>
          <w:tab w:val="left" w:pos="1440"/>
        </w:tabs>
        <w:spacing w:before="120" w:after="120"/>
        <w:rPr>
          <w:rFonts w:ascii="Calibri Light" w:hAnsi="Calibri Light"/>
        </w:rPr>
      </w:pPr>
      <w:bookmarkStart w:id="45" w:name="_Toc517343009"/>
      <w:bookmarkStart w:id="46" w:name="_Toc406588309"/>
      <w:bookmarkStart w:id="47" w:name="_Toc491613817"/>
      <w:r>
        <w:rPr>
          <w:rFonts w:ascii="Calibri Light" w:hAnsi="Calibri Light"/>
        </w:rPr>
        <w:lastRenderedPageBreak/>
        <w:t>Economic Development Sales Cycle</w:t>
      </w:r>
      <w:bookmarkEnd w:id="45"/>
    </w:p>
    <w:p w14:paraId="26E990D9" w14:textId="77777777" w:rsidR="00425739" w:rsidRPr="00367326" w:rsidRDefault="00425739" w:rsidP="00425739">
      <w:pPr>
        <w:pStyle w:val="Heading4"/>
        <w:rPr>
          <w:rFonts w:ascii="Calibri Light" w:hAnsi="Calibri Light" w:cs="Arial"/>
          <w:i w:val="0"/>
        </w:rPr>
      </w:pPr>
      <w:r w:rsidRPr="00367326">
        <w:rPr>
          <w:rFonts w:ascii="Calibri Light" w:hAnsi="Calibri Light" w:cs="Arial"/>
          <w:i w:val="0"/>
        </w:rPr>
        <w:t xml:space="preserve">Process Flow Diagram </w:t>
      </w:r>
    </w:p>
    <w:p w14:paraId="6966AF6B" w14:textId="77777777" w:rsidR="00425739" w:rsidRPr="006B24F0" w:rsidRDefault="00EB52FC" w:rsidP="00425739">
      <w:pPr>
        <w:rPr>
          <w:rFonts w:ascii="Calibri Light" w:hAnsi="Calibri Light"/>
        </w:rPr>
      </w:pPr>
      <w:r>
        <w:rPr>
          <w:noProof/>
        </w:rPr>
        <w:lastRenderedPageBreak/>
        <w:drawing>
          <wp:inline distT="0" distB="0" distL="0" distR="0" wp14:anchorId="07F6E477" wp14:editId="25A74D7F">
            <wp:extent cx="5130800" cy="822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30800" cy="8229600"/>
                    </a:xfrm>
                    <a:prstGeom prst="rect">
                      <a:avLst/>
                    </a:prstGeom>
                  </pic:spPr>
                </pic:pic>
              </a:graphicData>
            </a:graphic>
          </wp:inline>
        </w:drawing>
      </w:r>
    </w:p>
    <w:p w14:paraId="23648CDD" w14:textId="77777777" w:rsidR="00425739" w:rsidRDefault="00425739" w:rsidP="00425739">
      <w:pPr>
        <w:pStyle w:val="Heading4"/>
        <w:rPr>
          <w:rFonts w:ascii="Calibri Light" w:hAnsi="Calibri Light" w:cs="Arial"/>
          <w:i w:val="0"/>
        </w:rPr>
      </w:pPr>
      <w:r w:rsidRPr="00367326">
        <w:rPr>
          <w:rFonts w:ascii="Calibri Light" w:hAnsi="Calibri Light" w:cs="Arial"/>
          <w:i w:val="0"/>
        </w:rPr>
        <w:lastRenderedPageBreak/>
        <w:t>Process Flow Steps</w:t>
      </w:r>
    </w:p>
    <w:p w14:paraId="637CD0D3" w14:textId="77777777" w:rsidR="00044697" w:rsidRPr="00044697" w:rsidRDefault="00044697" w:rsidP="00044697"/>
    <w:tbl>
      <w:tblPr>
        <w:tblW w:w="105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3649"/>
        <w:gridCol w:w="2250"/>
        <w:gridCol w:w="2160"/>
        <w:gridCol w:w="1620"/>
      </w:tblGrid>
      <w:tr w:rsidR="00044697" w:rsidRPr="006B24F0" w14:paraId="5C6CB893" w14:textId="77777777" w:rsidTr="00663C9D">
        <w:trPr>
          <w:cantSplit/>
          <w:trHeight w:val="432"/>
          <w:tblHeader/>
        </w:trPr>
        <w:tc>
          <w:tcPr>
            <w:tcW w:w="828" w:type="dxa"/>
            <w:tcBorders>
              <w:top w:val="threeDEmboss" w:sz="6" w:space="0" w:color="auto"/>
              <w:bottom w:val="threeDEmboss" w:sz="6" w:space="0" w:color="auto"/>
            </w:tcBorders>
            <w:shd w:val="clear" w:color="auto" w:fill="F9FBAF"/>
            <w:vAlign w:val="center"/>
          </w:tcPr>
          <w:p w14:paraId="466426FD" w14:textId="77777777" w:rsidR="00044697" w:rsidRPr="006B24F0" w:rsidRDefault="00044697" w:rsidP="00663C9D">
            <w:pPr>
              <w:pStyle w:val="TableHeader-Center"/>
              <w:rPr>
                <w:rFonts w:ascii="Calibri Light" w:hAnsi="Calibri Light" w:cs="Arial"/>
              </w:rPr>
            </w:pPr>
            <w:r w:rsidRPr="006B24F0">
              <w:rPr>
                <w:rFonts w:ascii="Calibri Light" w:hAnsi="Calibri Light" w:cs="Arial"/>
              </w:rPr>
              <w:t>Step</w:t>
            </w:r>
          </w:p>
        </w:tc>
        <w:tc>
          <w:tcPr>
            <w:tcW w:w="3649" w:type="dxa"/>
            <w:tcBorders>
              <w:top w:val="threeDEmboss" w:sz="6" w:space="0" w:color="auto"/>
              <w:bottom w:val="threeDEmboss" w:sz="6" w:space="0" w:color="auto"/>
            </w:tcBorders>
            <w:shd w:val="clear" w:color="auto" w:fill="F9FBAF"/>
            <w:vAlign w:val="center"/>
          </w:tcPr>
          <w:p w14:paraId="0B3886D0" w14:textId="77777777" w:rsidR="00044697" w:rsidRPr="006B24F0" w:rsidRDefault="00044697" w:rsidP="00663C9D">
            <w:pPr>
              <w:pStyle w:val="TableHeader-Left"/>
              <w:rPr>
                <w:rFonts w:ascii="Calibri Light" w:hAnsi="Calibri Light" w:cs="Arial"/>
              </w:rPr>
            </w:pPr>
            <w:r w:rsidRPr="006B24F0">
              <w:rPr>
                <w:rFonts w:ascii="Calibri Light" w:hAnsi="Calibri Light" w:cs="Arial"/>
              </w:rPr>
              <w:t>Description of Step</w:t>
            </w:r>
          </w:p>
        </w:tc>
        <w:tc>
          <w:tcPr>
            <w:tcW w:w="2250" w:type="dxa"/>
            <w:tcBorders>
              <w:top w:val="threeDEmboss" w:sz="6" w:space="0" w:color="auto"/>
              <w:bottom w:val="threeDEmboss" w:sz="6" w:space="0" w:color="auto"/>
            </w:tcBorders>
            <w:shd w:val="clear" w:color="auto" w:fill="F9FBAF"/>
            <w:vAlign w:val="center"/>
          </w:tcPr>
          <w:p w14:paraId="1298974E" w14:textId="77777777" w:rsidR="00044697" w:rsidRPr="006B24F0" w:rsidRDefault="00AA6B26" w:rsidP="00663C9D">
            <w:pPr>
              <w:pStyle w:val="TableHeader-Left"/>
              <w:rPr>
                <w:rFonts w:ascii="Calibri Light" w:hAnsi="Calibri Light" w:cs="Arial"/>
              </w:rPr>
            </w:pPr>
            <w:r>
              <w:rPr>
                <w:rFonts w:ascii="Calibri Light" w:hAnsi="Calibri Light" w:cs="Arial"/>
              </w:rPr>
              <w:t>SAP Hybris C4C View</w:t>
            </w:r>
            <w:r w:rsidR="00044697" w:rsidRPr="006B24F0">
              <w:rPr>
                <w:rFonts w:ascii="Calibri Light" w:hAnsi="Calibri Light" w:cs="Arial"/>
              </w:rPr>
              <w:t xml:space="preserve"> / T-Code</w:t>
            </w:r>
          </w:p>
        </w:tc>
        <w:tc>
          <w:tcPr>
            <w:tcW w:w="2160" w:type="dxa"/>
            <w:tcBorders>
              <w:top w:val="threeDEmboss" w:sz="6" w:space="0" w:color="auto"/>
              <w:bottom w:val="threeDEmboss" w:sz="6" w:space="0" w:color="auto"/>
            </w:tcBorders>
            <w:shd w:val="clear" w:color="auto" w:fill="F9FBAF"/>
            <w:vAlign w:val="center"/>
          </w:tcPr>
          <w:p w14:paraId="02F15897" w14:textId="77777777" w:rsidR="00044697" w:rsidRPr="006B24F0" w:rsidRDefault="00044697" w:rsidP="00663C9D">
            <w:pPr>
              <w:pStyle w:val="TableHeader-Left"/>
              <w:rPr>
                <w:rFonts w:ascii="Calibri Light" w:hAnsi="Calibri Light" w:cs="Arial"/>
              </w:rPr>
            </w:pPr>
            <w:r w:rsidRPr="006B24F0">
              <w:rPr>
                <w:rFonts w:ascii="Calibri Light" w:hAnsi="Calibri Light" w:cs="Arial"/>
              </w:rPr>
              <w:t>Role(s)</w:t>
            </w:r>
          </w:p>
        </w:tc>
        <w:tc>
          <w:tcPr>
            <w:tcW w:w="1620" w:type="dxa"/>
            <w:tcBorders>
              <w:top w:val="threeDEmboss" w:sz="6" w:space="0" w:color="auto"/>
              <w:bottom w:val="threeDEmboss" w:sz="6" w:space="0" w:color="auto"/>
            </w:tcBorders>
            <w:shd w:val="clear" w:color="auto" w:fill="F9FBAF"/>
            <w:vAlign w:val="center"/>
          </w:tcPr>
          <w:p w14:paraId="7FE056BE" w14:textId="77777777" w:rsidR="00044697" w:rsidRPr="006B24F0" w:rsidRDefault="00044697" w:rsidP="00663C9D">
            <w:pPr>
              <w:pStyle w:val="TableHeader-Left"/>
              <w:rPr>
                <w:rFonts w:ascii="Calibri Light" w:hAnsi="Calibri Light" w:cs="Arial"/>
              </w:rPr>
            </w:pPr>
            <w:r>
              <w:rPr>
                <w:rFonts w:ascii="Calibri Light" w:hAnsi="Calibri Light" w:cs="Arial"/>
              </w:rPr>
              <w:t>If step is relevant for a Control, add Requirement ID</w:t>
            </w:r>
          </w:p>
        </w:tc>
      </w:tr>
      <w:tr w:rsidR="00044697" w:rsidRPr="006B24F0" w14:paraId="4362B333" w14:textId="77777777" w:rsidTr="00AC0E6E">
        <w:trPr>
          <w:cantSplit/>
          <w:trHeight w:val="432"/>
        </w:trPr>
        <w:tc>
          <w:tcPr>
            <w:tcW w:w="828" w:type="dxa"/>
            <w:tcBorders>
              <w:top w:val="threeDEmboss" w:sz="6" w:space="0" w:color="auto"/>
            </w:tcBorders>
            <w:vAlign w:val="center"/>
          </w:tcPr>
          <w:p w14:paraId="51F1D26B" w14:textId="77777777" w:rsidR="00044697" w:rsidRPr="006B24F0" w:rsidRDefault="00044697" w:rsidP="00663C9D">
            <w:pPr>
              <w:pStyle w:val="TableField-Center"/>
              <w:rPr>
                <w:rFonts w:ascii="Calibri Light" w:hAnsi="Calibri Light" w:cs="Arial"/>
              </w:rPr>
            </w:pPr>
            <w:r>
              <w:rPr>
                <w:rFonts w:ascii="Calibri Light" w:hAnsi="Calibri Light" w:cs="Arial"/>
              </w:rPr>
              <w:t>10</w:t>
            </w:r>
          </w:p>
        </w:tc>
        <w:tc>
          <w:tcPr>
            <w:tcW w:w="3649" w:type="dxa"/>
            <w:tcBorders>
              <w:top w:val="threeDEmboss" w:sz="6" w:space="0" w:color="auto"/>
            </w:tcBorders>
            <w:vAlign w:val="center"/>
          </w:tcPr>
          <w:p w14:paraId="452225BE" w14:textId="77777777" w:rsidR="00044697" w:rsidRPr="00C7542E" w:rsidRDefault="003B695E" w:rsidP="00663C9D">
            <w:pPr>
              <w:pStyle w:val="TableField-Left"/>
              <w:rPr>
                <w:rFonts w:ascii="Calibri Light" w:hAnsi="Calibri Light" w:cs="Arial"/>
                <w:b/>
              </w:rPr>
            </w:pPr>
            <w:r>
              <w:rPr>
                <w:rFonts w:ascii="Calibri Light" w:hAnsi="Calibri Light" w:cs="Arial"/>
                <w:b/>
              </w:rPr>
              <w:t>Create Lead</w:t>
            </w:r>
          </w:p>
          <w:p w14:paraId="4A0EBFD1" w14:textId="77777777" w:rsidR="00044697" w:rsidRPr="006B24F0" w:rsidRDefault="003B695E" w:rsidP="00663C9D">
            <w:pPr>
              <w:pStyle w:val="TableField-Left"/>
              <w:rPr>
                <w:rFonts w:ascii="Calibri Light" w:hAnsi="Calibri Light" w:cs="Arial"/>
              </w:rPr>
            </w:pPr>
            <w:r>
              <w:rPr>
                <w:rFonts w:ascii="Calibri Light" w:hAnsi="Calibri Light" w:cs="Arial"/>
              </w:rPr>
              <w:t>Sales personnel create a lead to capture customer’s intent to participate in or SCE’s intent to consider a customer for Economic Development initiatives.</w:t>
            </w:r>
          </w:p>
        </w:tc>
        <w:tc>
          <w:tcPr>
            <w:tcW w:w="2250" w:type="dxa"/>
            <w:tcBorders>
              <w:top w:val="threeDEmboss" w:sz="6" w:space="0" w:color="auto"/>
            </w:tcBorders>
            <w:vAlign w:val="center"/>
          </w:tcPr>
          <w:p w14:paraId="32E18DF1" w14:textId="77777777" w:rsidR="00044697" w:rsidRPr="006B24F0" w:rsidRDefault="001C3E90" w:rsidP="00663C9D">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tcBorders>
              <w:top w:val="threeDEmboss" w:sz="6" w:space="0" w:color="auto"/>
            </w:tcBorders>
            <w:vAlign w:val="center"/>
          </w:tcPr>
          <w:p w14:paraId="120F284D" w14:textId="458A7428" w:rsidR="00044697" w:rsidRPr="006B24F0" w:rsidRDefault="008020F2" w:rsidP="00663C9D">
            <w:pPr>
              <w:pStyle w:val="TableField-Left"/>
              <w:rPr>
                <w:rFonts w:ascii="Calibri Light" w:hAnsi="Calibri Light" w:cs="Arial"/>
              </w:rPr>
            </w:pPr>
            <w:r>
              <w:rPr>
                <w:rFonts w:ascii="Calibri Light" w:hAnsi="Calibri Light" w:cs="Arial"/>
              </w:rPr>
              <w:t>Sales Professional</w:t>
            </w:r>
            <w:r w:rsidR="00693CCC">
              <w:rPr>
                <w:rFonts w:ascii="Calibri Light" w:hAnsi="Calibri Light" w:cs="Arial"/>
              </w:rPr>
              <w:t xml:space="preserve"> </w:t>
            </w:r>
          </w:p>
        </w:tc>
        <w:tc>
          <w:tcPr>
            <w:tcW w:w="1620" w:type="dxa"/>
            <w:tcBorders>
              <w:top w:val="threeDEmboss" w:sz="6" w:space="0" w:color="auto"/>
            </w:tcBorders>
            <w:vAlign w:val="center"/>
          </w:tcPr>
          <w:p w14:paraId="6A89CBF7" w14:textId="77777777" w:rsidR="00044697" w:rsidRPr="006B24F0" w:rsidRDefault="00AA6B26" w:rsidP="00663C9D">
            <w:pPr>
              <w:pStyle w:val="TableField-Left"/>
              <w:rPr>
                <w:rFonts w:ascii="Calibri Light" w:hAnsi="Calibri Light" w:cs="Arial"/>
              </w:rPr>
            </w:pPr>
            <w:r>
              <w:rPr>
                <w:rFonts w:ascii="Calibri Light" w:hAnsi="Calibri Light" w:cs="Arial"/>
              </w:rPr>
              <w:t>N/A</w:t>
            </w:r>
          </w:p>
        </w:tc>
      </w:tr>
      <w:tr w:rsidR="00044697" w:rsidRPr="006B24F0" w14:paraId="751C7C0C" w14:textId="77777777" w:rsidTr="00AC0E6E">
        <w:trPr>
          <w:cantSplit/>
          <w:trHeight w:val="432"/>
        </w:trPr>
        <w:tc>
          <w:tcPr>
            <w:tcW w:w="828" w:type="dxa"/>
            <w:vAlign w:val="center"/>
          </w:tcPr>
          <w:p w14:paraId="3C8177A8" w14:textId="77777777" w:rsidR="00044697" w:rsidRPr="006B24F0" w:rsidRDefault="00483A1B" w:rsidP="00663C9D">
            <w:pPr>
              <w:pStyle w:val="TableField-Center"/>
              <w:rPr>
                <w:rFonts w:ascii="Calibri Light" w:hAnsi="Calibri Light" w:cs="Arial"/>
              </w:rPr>
            </w:pPr>
            <w:r>
              <w:rPr>
                <w:rFonts w:ascii="Calibri Light" w:hAnsi="Calibri Light" w:cs="Arial"/>
              </w:rPr>
              <w:t>20</w:t>
            </w:r>
          </w:p>
        </w:tc>
        <w:tc>
          <w:tcPr>
            <w:tcW w:w="3649" w:type="dxa"/>
            <w:vAlign w:val="center"/>
          </w:tcPr>
          <w:p w14:paraId="4DD8307D" w14:textId="77777777" w:rsidR="00044697" w:rsidRPr="00483A1B" w:rsidRDefault="00483A1B" w:rsidP="00663C9D">
            <w:pPr>
              <w:pStyle w:val="TableField-Left"/>
              <w:rPr>
                <w:rFonts w:ascii="Calibri Light" w:hAnsi="Calibri Light" w:cs="Arial"/>
                <w:b/>
              </w:rPr>
            </w:pPr>
            <w:r w:rsidRPr="00483A1B">
              <w:rPr>
                <w:rFonts w:ascii="Calibri Light" w:hAnsi="Calibri Light" w:cs="Arial"/>
                <w:b/>
              </w:rPr>
              <w:t>Customer Contact Needed?</w:t>
            </w:r>
          </w:p>
          <w:p w14:paraId="79C8F7AF" w14:textId="75F58C1E" w:rsidR="00483A1B" w:rsidRPr="006B24F0" w:rsidRDefault="006B6E3F" w:rsidP="00663C9D">
            <w:pPr>
              <w:pStyle w:val="TableField-Left"/>
              <w:rPr>
                <w:rFonts w:ascii="Calibri Light" w:hAnsi="Calibri Light" w:cs="Arial"/>
              </w:rPr>
            </w:pPr>
            <w:r>
              <w:rPr>
                <w:rFonts w:ascii="Calibri Light" w:hAnsi="Calibri Light" w:cs="Arial"/>
              </w:rPr>
              <w:t>Economic Development Services</w:t>
            </w:r>
            <w:r w:rsidR="00941E7A">
              <w:rPr>
                <w:rFonts w:ascii="Calibri Light" w:hAnsi="Calibri Light" w:cs="Arial"/>
              </w:rPr>
              <w:t xml:space="preserve"> personnel will determine whether or not to contact the customer. If customer contact is needed, proceed to step 30. If not, proceed to step 60.</w:t>
            </w:r>
          </w:p>
        </w:tc>
        <w:tc>
          <w:tcPr>
            <w:tcW w:w="2250" w:type="dxa"/>
            <w:vAlign w:val="center"/>
          </w:tcPr>
          <w:p w14:paraId="2DD2F155" w14:textId="77777777" w:rsidR="00044697" w:rsidRPr="006B24F0" w:rsidRDefault="001C3E90" w:rsidP="00663C9D">
            <w:pPr>
              <w:pStyle w:val="TableField-Left"/>
              <w:rPr>
                <w:rFonts w:ascii="Calibri Light" w:hAnsi="Calibri Light" w:cs="Arial"/>
              </w:rPr>
            </w:pPr>
            <w:r>
              <w:rPr>
                <w:rFonts w:ascii="Calibri Light" w:hAnsi="Calibri Light" w:cs="Arial"/>
              </w:rPr>
              <w:t>N/A</w:t>
            </w:r>
          </w:p>
        </w:tc>
        <w:tc>
          <w:tcPr>
            <w:tcW w:w="2160" w:type="dxa"/>
            <w:vAlign w:val="center"/>
          </w:tcPr>
          <w:p w14:paraId="10810DFE" w14:textId="1CA188BE" w:rsidR="00044697" w:rsidRPr="006B24F0" w:rsidRDefault="00A1391E" w:rsidP="00663C9D">
            <w:pPr>
              <w:pStyle w:val="TableField-Left"/>
              <w:rPr>
                <w:rFonts w:ascii="Calibri Light" w:hAnsi="Calibri Light" w:cs="Arial"/>
              </w:rPr>
            </w:pPr>
            <w:r>
              <w:rPr>
                <w:rFonts w:ascii="Calibri Light" w:hAnsi="Calibri Light" w:cs="Arial"/>
              </w:rPr>
              <w:t>Sales Professional</w:t>
            </w:r>
          </w:p>
        </w:tc>
        <w:tc>
          <w:tcPr>
            <w:tcW w:w="1620" w:type="dxa"/>
            <w:vAlign w:val="center"/>
          </w:tcPr>
          <w:p w14:paraId="42028105" w14:textId="77777777" w:rsidR="00044697" w:rsidRPr="006B24F0" w:rsidRDefault="00483A1B" w:rsidP="00663C9D">
            <w:pPr>
              <w:pStyle w:val="TableField-Left"/>
              <w:rPr>
                <w:rFonts w:ascii="Calibri Light" w:hAnsi="Calibri Light" w:cs="Arial"/>
              </w:rPr>
            </w:pPr>
            <w:r>
              <w:rPr>
                <w:rFonts w:ascii="Calibri Light" w:hAnsi="Calibri Light" w:cs="Arial"/>
              </w:rPr>
              <w:t>N/A</w:t>
            </w:r>
          </w:p>
        </w:tc>
      </w:tr>
      <w:tr w:rsidR="00980ABB" w:rsidRPr="006B24F0" w14:paraId="155F535B" w14:textId="77777777" w:rsidTr="00AC0E6E">
        <w:trPr>
          <w:cantSplit/>
          <w:trHeight w:val="432"/>
        </w:trPr>
        <w:tc>
          <w:tcPr>
            <w:tcW w:w="828" w:type="dxa"/>
            <w:vAlign w:val="center"/>
          </w:tcPr>
          <w:p w14:paraId="60CFD364" w14:textId="77777777" w:rsidR="00980ABB" w:rsidRPr="006B24F0" w:rsidRDefault="00980ABB" w:rsidP="00980ABB">
            <w:pPr>
              <w:pStyle w:val="TableField-Center"/>
              <w:rPr>
                <w:rFonts w:ascii="Calibri Light" w:hAnsi="Calibri Light" w:cs="Arial"/>
              </w:rPr>
            </w:pPr>
            <w:r>
              <w:rPr>
                <w:rFonts w:ascii="Calibri Light" w:hAnsi="Calibri Light" w:cs="Arial"/>
              </w:rPr>
              <w:t>30</w:t>
            </w:r>
          </w:p>
        </w:tc>
        <w:tc>
          <w:tcPr>
            <w:tcW w:w="3649" w:type="dxa"/>
            <w:vAlign w:val="center"/>
          </w:tcPr>
          <w:p w14:paraId="1FED870F" w14:textId="77777777" w:rsidR="00980ABB" w:rsidRPr="001260B1" w:rsidRDefault="00980ABB" w:rsidP="00980ABB">
            <w:pPr>
              <w:pStyle w:val="TableField-Left"/>
              <w:rPr>
                <w:rFonts w:ascii="Calibri Light" w:hAnsi="Calibri Light" w:cs="Arial"/>
                <w:b/>
              </w:rPr>
            </w:pPr>
            <w:r w:rsidRPr="001260B1">
              <w:rPr>
                <w:rFonts w:ascii="Calibri Light" w:hAnsi="Calibri Light" w:cs="Arial"/>
                <w:b/>
              </w:rPr>
              <w:t>Customer Interested?</w:t>
            </w:r>
          </w:p>
          <w:p w14:paraId="76631B38" w14:textId="026F5262" w:rsidR="00980ABB" w:rsidRPr="006B24F0" w:rsidRDefault="006B6E3F" w:rsidP="00980ABB">
            <w:pPr>
              <w:pStyle w:val="TableField-Left"/>
              <w:rPr>
                <w:rFonts w:ascii="Calibri Light" w:hAnsi="Calibri Light" w:cs="Arial"/>
              </w:rPr>
            </w:pPr>
            <w:r>
              <w:rPr>
                <w:rFonts w:ascii="Calibri Light" w:hAnsi="Calibri Light" w:cs="Arial"/>
              </w:rPr>
              <w:t>Economic Development Services</w:t>
            </w:r>
            <w:r w:rsidR="00980ABB">
              <w:rPr>
                <w:rFonts w:ascii="Calibri Light" w:hAnsi="Calibri Light" w:cs="Arial"/>
              </w:rPr>
              <w:t xml:space="preserve"> personnel will determine customer’s level of interest in the Economic Development program. If the customer is interested, proceed to step </w:t>
            </w:r>
            <w:r w:rsidR="00A4772D">
              <w:rPr>
                <w:rFonts w:ascii="Calibri Light" w:hAnsi="Calibri Light" w:cs="Arial"/>
              </w:rPr>
              <w:t>4</w:t>
            </w:r>
            <w:r w:rsidR="00980ABB">
              <w:rPr>
                <w:rFonts w:ascii="Calibri Light" w:hAnsi="Calibri Light" w:cs="Arial"/>
              </w:rPr>
              <w:t xml:space="preserve">0. </w:t>
            </w:r>
            <w:r w:rsidR="00A4772D">
              <w:rPr>
                <w:rFonts w:ascii="Calibri Light" w:hAnsi="Calibri Light" w:cs="Arial"/>
              </w:rPr>
              <w:t>If not, proceed to step 5</w:t>
            </w:r>
            <w:r w:rsidR="00980ABB">
              <w:rPr>
                <w:rFonts w:ascii="Calibri Light" w:hAnsi="Calibri Light" w:cs="Arial"/>
              </w:rPr>
              <w:t>0.</w:t>
            </w:r>
          </w:p>
        </w:tc>
        <w:tc>
          <w:tcPr>
            <w:tcW w:w="2250" w:type="dxa"/>
            <w:vAlign w:val="center"/>
          </w:tcPr>
          <w:p w14:paraId="53182C34" w14:textId="77777777" w:rsidR="00980ABB" w:rsidRPr="006B24F0" w:rsidRDefault="001C3E90" w:rsidP="00980ABB">
            <w:pPr>
              <w:pStyle w:val="TableField-Left"/>
              <w:rPr>
                <w:rFonts w:ascii="Calibri Light" w:hAnsi="Calibri Light" w:cs="Arial"/>
              </w:rPr>
            </w:pPr>
            <w:r>
              <w:rPr>
                <w:rFonts w:ascii="Calibri Light" w:hAnsi="Calibri Light" w:cs="Arial"/>
              </w:rPr>
              <w:t>N/A</w:t>
            </w:r>
          </w:p>
        </w:tc>
        <w:tc>
          <w:tcPr>
            <w:tcW w:w="2160" w:type="dxa"/>
            <w:vAlign w:val="center"/>
          </w:tcPr>
          <w:p w14:paraId="6164A047" w14:textId="3F3EB490" w:rsidR="00980ABB" w:rsidRPr="006B24F0" w:rsidRDefault="00980ABB" w:rsidP="00980ABB">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6C65B861" w14:textId="77777777" w:rsidR="00980ABB" w:rsidRPr="006B24F0" w:rsidRDefault="00980ABB" w:rsidP="00980ABB">
            <w:pPr>
              <w:pStyle w:val="TableField-Left"/>
              <w:rPr>
                <w:rFonts w:ascii="Calibri Light" w:hAnsi="Calibri Light" w:cs="Arial"/>
              </w:rPr>
            </w:pPr>
            <w:r>
              <w:rPr>
                <w:rFonts w:ascii="Calibri Light" w:hAnsi="Calibri Light" w:cs="Arial"/>
              </w:rPr>
              <w:t>N/A</w:t>
            </w:r>
          </w:p>
        </w:tc>
      </w:tr>
      <w:tr w:rsidR="00980ABB" w:rsidRPr="006B24F0" w14:paraId="3A331D91" w14:textId="77777777" w:rsidTr="00AC0E6E">
        <w:trPr>
          <w:cantSplit/>
          <w:trHeight w:val="432"/>
        </w:trPr>
        <w:tc>
          <w:tcPr>
            <w:tcW w:w="828" w:type="dxa"/>
            <w:vAlign w:val="center"/>
          </w:tcPr>
          <w:p w14:paraId="050D961D" w14:textId="77777777" w:rsidR="00980ABB" w:rsidRPr="006B24F0" w:rsidRDefault="00980ABB" w:rsidP="00980ABB">
            <w:pPr>
              <w:pStyle w:val="TableField-Center"/>
              <w:rPr>
                <w:rFonts w:ascii="Calibri Light" w:hAnsi="Calibri Light" w:cs="Arial"/>
              </w:rPr>
            </w:pPr>
            <w:r>
              <w:rPr>
                <w:rFonts w:ascii="Calibri Light" w:hAnsi="Calibri Light" w:cs="Arial"/>
              </w:rPr>
              <w:t>40</w:t>
            </w:r>
          </w:p>
        </w:tc>
        <w:tc>
          <w:tcPr>
            <w:tcW w:w="3649" w:type="dxa"/>
            <w:vAlign w:val="center"/>
          </w:tcPr>
          <w:p w14:paraId="75449805" w14:textId="77777777" w:rsidR="00980ABB" w:rsidRPr="007459B4" w:rsidRDefault="00980ABB" w:rsidP="00980ABB">
            <w:pPr>
              <w:pStyle w:val="TableField-Left"/>
              <w:rPr>
                <w:rFonts w:ascii="Calibri Light" w:hAnsi="Calibri Light" w:cs="Arial"/>
                <w:b/>
              </w:rPr>
            </w:pPr>
            <w:r w:rsidRPr="007459B4">
              <w:rPr>
                <w:rFonts w:ascii="Calibri Light" w:hAnsi="Calibri Light" w:cs="Arial"/>
                <w:b/>
              </w:rPr>
              <w:t>Update Lead Status = ‘Accepted’</w:t>
            </w:r>
          </w:p>
          <w:p w14:paraId="6388EE93" w14:textId="7C20CC9F" w:rsidR="00980ABB" w:rsidRPr="006B24F0" w:rsidRDefault="006B6E3F" w:rsidP="00980ABB">
            <w:pPr>
              <w:pStyle w:val="TableField-Left"/>
              <w:rPr>
                <w:rFonts w:ascii="Calibri Light" w:hAnsi="Calibri Light" w:cs="Arial"/>
              </w:rPr>
            </w:pPr>
            <w:r>
              <w:rPr>
                <w:rFonts w:ascii="Calibri Light" w:hAnsi="Calibri Light" w:cs="Arial"/>
              </w:rPr>
              <w:t>Economic Development Services</w:t>
            </w:r>
            <w:r w:rsidR="00980ABB">
              <w:rPr>
                <w:rFonts w:ascii="Calibri Light" w:hAnsi="Calibri Light" w:cs="Arial"/>
              </w:rPr>
              <w:t xml:space="preserve"> personnel will update the lead and set its status to ‘Accepted’.</w:t>
            </w:r>
          </w:p>
        </w:tc>
        <w:tc>
          <w:tcPr>
            <w:tcW w:w="2250" w:type="dxa"/>
            <w:vAlign w:val="center"/>
          </w:tcPr>
          <w:p w14:paraId="173579DC" w14:textId="77777777" w:rsidR="00980ABB" w:rsidRPr="006B24F0" w:rsidRDefault="001C3E90" w:rsidP="00980ABB">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7990BB72" w14:textId="04E536D1" w:rsidR="00980ABB" w:rsidRPr="006B24F0" w:rsidRDefault="00980ABB" w:rsidP="00980ABB">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4073EC0A" w14:textId="77777777" w:rsidR="00980ABB" w:rsidRPr="006B24F0" w:rsidRDefault="00980ABB" w:rsidP="00980ABB">
            <w:pPr>
              <w:pStyle w:val="TableField-Left"/>
              <w:rPr>
                <w:rFonts w:ascii="Calibri Light" w:hAnsi="Calibri Light" w:cs="Arial"/>
              </w:rPr>
            </w:pPr>
            <w:r>
              <w:rPr>
                <w:rFonts w:ascii="Calibri Light" w:hAnsi="Calibri Light" w:cs="Arial"/>
              </w:rPr>
              <w:t>N/A</w:t>
            </w:r>
          </w:p>
        </w:tc>
      </w:tr>
      <w:tr w:rsidR="00E8617B" w:rsidRPr="006B24F0" w14:paraId="2BDE3B07" w14:textId="77777777" w:rsidTr="00AC0E6E">
        <w:trPr>
          <w:cantSplit/>
          <w:trHeight w:val="432"/>
        </w:trPr>
        <w:tc>
          <w:tcPr>
            <w:tcW w:w="828" w:type="dxa"/>
            <w:vAlign w:val="center"/>
          </w:tcPr>
          <w:p w14:paraId="560206A9" w14:textId="77777777" w:rsidR="00E8617B" w:rsidRPr="006B24F0" w:rsidRDefault="00E8617B" w:rsidP="00E8617B">
            <w:pPr>
              <w:pStyle w:val="TableField-Center"/>
              <w:rPr>
                <w:rFonts w:ascii="Calibri Light" w:hAnsi="Calibri Light" w:cs="Arial"/>
              </w:rPr>
            </w:pPr>
            <w:r>
              <w:rPr>
                <w:rFonts w:ascii="Calibri Light" w:hAnsi="Calibri Light" w:cs="Arial"/>
              </w:rPr>
              <w:t>50</w:t>
            </w:r>
          </w:p>
        </w:tc>
        <w:tc>
          <w:tcPr>
            <w:tcW w:w="3649" w:type="dxa"/>
            <w:vAlign w:val="center"/>
          </w:tcPr>
          <w:p w14:paraId="26C66A12" w14:textId="77777777" w:rsidR="00E8617B" w:rsidRPr="00531AE4" w:rsidRDefault="00E8617B" w:rsidP="00E8617B">
            <w:pPr>
              <w:pStyle w:val="TableField-Left"/>
              <w:rPr>
                <w:rFonts w:ascii="Calibri Light" w:hAnsi="Calibri Light" w:cs="Arial"/>
                <w:b/>
              </w:rPr>
            </w:pPr>
            <w:r w:rsidRPr="00531AE4">
              <w:rPr>
                <w:rFonts w:ascii="Calibri Light" w:hAnsi="Calibri Light" w:cs="Arial"/>
                <w:b/>
              </w:rPr>
              <w:t>Update Lead Status = ‘Declined’</w:t>
            </w:r>
          </w:p>
          <w:p w14:paraId="24E004DD" w14:textId="77777777" w:rsidR="00E8617B" w:rsidRPr="006B24F0" w:rsidRDefault="00E8617B" w:rsidP="00E8617B">
            <w:pPr>
              <w:pStyle w:val="TableField-Left"/>
              <w:rPr>
                <w:rFonts w:ascii="Calibri Light" w:hAnsi="Calibri Light" w:cs="Arial"/>
              </w:rPr>
            </w:pPr>
            <w:r>
              <w:rPr>
                <w:rFonts w:ascii="Calibri Light" w:hAnsi="Calibri Light" w:cs="Arial"/>
              </w:rPr>
              <w:t>Sales personnel will update the lead and set its status to ‘Declined’.</w:t>
            </w:r>
          </w:p>
        </w:tc>
        <w:tc>
          <w:tcPr>
            <w:tcW w:w="2250" w:type="dxa"/>
            <w:vAlign w:val="center"/>
          </w:tcPr>
          <w:p w14:paraId="41276156" w14:textId="77777777" w:rsidR="00E8617B" w:rsidRPr="006B24F0" w:rsidRDefault="001C3E90" w:rsidP="00E8617B">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1ECDEBEC" w14:textId="6E8C7657" w:rsidR="00E8617B" w:rsidRPr="006B24F0" w:rsidRDefault="00E8617B" w:rsidP="00E8617B">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5CE081BE" w14:textId="77777777" w:rsidR="00E8617B" w:rsidRPr="006B24F0" w:rsidRDefault="00E8617B" w:rsidP="00E8617B">
            <w:pPr>
              <w:pStyle w:val="TableField-Left"/>
              <w:rPr>
                <w:rFonts w:ascii="Calibri Light" w:hAnsi="Calibri Light" w:cs="Arial"/>
              </w:rPr>
            </w:pPr>
            <w:r>
              <w:rPr>
                <w:rFonts w:ascii="Calibri Light" w:hAnsi="Calibri Light" w:cs="Arial"/>
              </w:rPr>
              <w:t>N/A</w:t>
            </w:r>
          </w:p>
        </w:tc>
      </w:tr>
      <w:tr w:rsidR="003B7209" w:rsidRPr="006B24F0" w14:paraId="0946BF5E" w14:textId="77777777" w:rsidTr="00AC0E6E">
        <w:trPr>
          <w:cantSplit/>
          <w:trHeight w:val="432"/>
        </w:trPr>
        <w:tc>
          <w:tcPr>
            <w:tcW w:w="828" w:type="dxa"/>
            <w:vAlign w:val="center"/>
          </w:tcPr>
          <w:p w14:paraId="078B4FB1" w14:textId="77777777" w:rsidR="003B7209" w:rsidRPr="006B24F0" w:rsidRDefault="003B7209" w:rsidP="003B7209">
            <w:pPr>
              <w:pStyle w:val="TableField-Center"/>
              <w:rPr>
                <w:rFonts w:ascii="Calibri Light" w:hAnsi="Calibri Light" w:cs="Arial"/>
              </w:rPr>
            </w:pPr>
            <w:r>
              <w:rPr>
                <w:rFonts w:ascii="Calibri Light" w:hAnsi="Calibri Light" w:cs="Arial"/>
              </w:rPr>
              <w:t>60</w:t>
            </w:r>
          </w:p>
        </w:tc>
        <w:tc>
          <w:tcPr>
            <w:tcW w:w="3649" w:type="dxa"/>
            <w:vAlign w:val="center"/>
          </w:tcPr>
          <w:p w14:paraId="067CEC1B" w14:textId="77777777" w:rsidR="003B7209" w:rsidRPr="001260B1" w:rsidRDefault="003B7209" w:rsidP="003B7209">
            <w:pPr>
              <w:pStyle w:val="TableField-Left"/>
              <w:rPr>
                <w:rFonts w:ascii="Calibri Light" w:hAnsi="Calibri Light" w:cs="Arial"/>
                <w:b/>
              </w:rPr>
            </w:pPr>
            <w:r w:rsidRPr="001260B1">
              <w:rPr>
                <w:rFonts w:ascii="Calibri Light" w:hAnsi="Calibri Light" w:cs="Arial"/>
                <w:b/>
              </w:rPr>
              <w:t>Customer Interested?</w:t>
            </w:r>
          </w:p>
          <w:p w14:paraId="017A8122" w14:textId="0A71FD7E" w:rsidR="003B7209" w:rsidRPr="006B24F0" w:rsidRDefault="006B6E3F" w:rsidP="003B7209">
            <w:pPr>
              <w:pStyle w:val="TableField-Left"/>
              <w:rPr>
                <w:rFonts w:ascii="Calibri Light" w:hAnsi="Calibri Light" w:cs="Arial"/>
              </w:rPr>
            </w:pPr>
            <w:r>
              <w:rPr>
                <w:rFonts w:ascii="Calibri Light" w:hAnsi="Calibri Light" w:cs="Arial"/>
              </w:rPr>
              <w:t xml:space="preserve">Economic Development Services </w:t>
            </w:r>
            <w:r w:rsidR="003B7209">
              <w:rPr>
                <w:rFonts w:ascii="Calibri Light" w:hAnsi="Calibri Light" w:cs="Arial"/>
              </w:rPr>
              <w:t>personnel will determine customer’s level of interest in the Economic Development program. If the customer is interested, proceed to step 40. If not, proceed to step 70.</w:t>
            </w:r>
          </w:p>
        </w:tc>
        <w:tc>
          <w:tcPr>
            <w:tcW w:w="2250" w:type="dxa"/>
            <w:vAlign w:val="center"/>
          </w:tcPr>
          <w:p w14:paraId="53B8A71A" w14:textId="77777777" w:rsidR="003B7209" w:rsidRPr="006B24F0" w:rsidRDefault="001C3E90" w:rsidP="003B7209">
            <w:pPr>
              <w:pStyle w:val="TableField-Left"/>
              <w:rPr>
                <w:rFonts w:ascii="Calibri Light" w:hAnsi="Calibri Light" w:cs="Arial"/>
              </w:rPr>
            </w:pPr>
            <w:r>
              <w:rPr>
                <w:rFonts w:ascii="Calibri Light" w:hAnsi="Calibri Light" w:cs="Arial"/>
              </w:rPr>
              <w:t>N/A</w:t>
            </w:r>
          </w:p>
        </w:tc>
        <w:tc>
          <w:tcPr>
            <w:tcW w:w="2160" w:type="dxa"/>
            <w:vAlign w:val="center"/>
          </w:tcPr>
          <w:p w14:paraId="6DEF81A9" w14:textId="42B9190E" w:rsidR="003B7209" w:rsidRPr="006B24F0" w:rsidRDefault="003B7209" w:rsidP="003B7209">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184E274F" w14:textId="77777777" w:rsidR="003B7209" w:rsidRPr="006B24F0" w:rsidRDefault="003B7209" w:rsidP="003B7209">
            <w:pPr>
              <w:pStyle w:val="TableField-Left"/>
              <w:rPr>
                <w:rFonts w:ascii="Calibri Light" w:hAnsi="Calibri Light" w:cs="Arial"/>
              </w:rPr>
            </w:pPr>
            <w:r>
              <w:rPr>
                <w:rFonts w:ascii="Calibri Light" w:hAnsi="Calibri Light" w:cs="Arial"/>
              </w:rPr>
              <w:t>N/A</w:t>
            </w:r>
          </w:p>
        </w:tc>
      </w:tr>
      <w:tr w:rsidR="000A6712" w:rsidRPr="006B24F0" w14:paraId="12AD5C1B" w14:textId="77777777" w:rsidTr="00AC0E6E">
        <w:trPr>
          <w:cantSplit/>
          <w:trHeight w:val="432"/>
        </w:trPr>
        <w:tc>
          <w:tcPr>
            <w:tcW w:w="828" w:type="dxa"/>
            <w:vAlign w:val="center"/>
          </w:tcPr>
          <w:p w14:paraId="7A283F6E" w14:textId="77777777" w:rsidR="000A6712" w:rsidRPr="006B24F0" w:rsidRDefault="000A6712" w:rsidP="000A6712">
            <w:pPr>
              <w:pStyle w:val="TableField-Center"/>
              <w:rPr>
                <w:rFonts w:ascii="Calibri Light" w:hAnsi="Calibri Light" w:cs="Arial"/>
              </w:rPr>
            </w:pPr>
            <w:r>
              <w:rPr>
                <w:rFonts w:ascii="Calibri Light" w:hAnsi="Calibri Light" w:cs="Arial"/>
              </w:rPr>
              <w:t>70</w:t>
            </w:r>
          </w:p>
        </w:tc>
        <w:tc>
          <w:tcPr>
            <w:tcW w:w="3649" w:type="dxa"/>
            <w:vAlign w:val="center"/>
          </w:tcPr>
          <w:p w14:paraId="75164755" w14:textId="77777777" w:rsidR="000A6712" w:rsidRPr="00531AE4" w:rsidRDefault="000A6712" w:rsidP="000A6712">
            <w:pPr>
              <w:pStyle w:val="TableField-Left"/>
              <w:rPr>
                <w:rFonts w:ascii="Calibri Light" w:hAnsi="Calibri Light" w:cs="Arial"/>
                <w:b/>
              </w:rPr>
            </w:pPr>
            <w:r w:rsidRPr="00531AE4">
              <w:rPr>
                <w:rFonts w:ascii="Calibri Light" w:hAnsi="Calibri Light" w:cs="Arial"/>
                <w:b/>
              </w:rPr>
              <w:t>Update Lead Status = ‘Declined’</w:t>
            </w:r>
          </w:p>
          <w:p w14:paraId="72BB8921" w14:textId="77777777" w:rsidR="000A6712" w:rsidRPr="006B24F0" w:rsidRDefault="000A6712" w:rsidP="000A6712">
            <w:pPr>
              <w:pStyle w:val="TableField-Left"/>
              <w:rPr>
                <w:rFonts w:ascii="Calibri Light" w:hAnsi="Calibri Light" w:cs="Arial"/>
              </w:rPr>
            </w:pPr>
            <w:r>
              <w:rPr>
                <w:rFonts w:ascii="Calibri Light" w:hAnsi="Calibri Light" w:cs="Arial"/>
              </w:rPr>
              <w:t>Sales personnel will update the lead and set its status to ‘Declined’.</w:t>
            </w:r>
          </w:p>
        </w:tc>
        <w:tc>
          <w:tcPr>
            <w:tcW w:w="2250" w:type="dxa"/>
            <w:vAlign w:val="center"/>
          </w:tcPr>
          <w:p w14:paraId="1F889D91" w14:textId="77777777" w:rsidR="000A6712" w:rsidRPr="006B24F0" w:rsidRDefault="001C3E90" w:rsidP="000A6712">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571190C7" w14:textId="0D8A518E" w:rsidR="000A6712" w:rsidRPr="006B24F0" w:rsidRDefault="000A6712" w:rsidP="000A6712">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57EBF89C" w14:textId="77777777" w:rsidR="000A6712" w:rsidRPr="006B24F0" w:rsidRDefault="000A6712" w:rsidP="000A6712">
            <w:pPr>
              <w:pStyle w:val="TableField-Left"/>
              <w:rPr>
                <w:rFonts w:ascii="Calibri Light" w:hAnsi="Calibri Light" w:cs="Arial"/>
              </w:rPr>
            </w:pPr>
            <w:r>
              <w:rPr>
                <w:rFonts w:ascii="Calibri Light" w:hAnsi="Calibri Light" w:cs="Arial"/>
              </w:rPr>
              <w:t>N/A</w:t>
            </w:r>
          </w:p>
        </w:tc>
      </w:tr>
      <w:tr w:rsidR="000A0E7C" w:rsidRPr="006B24F0" w14:paraId="22F4D563" w14:textId="77777777" w:rsidTr="00AC0E6E">
        <w:trPr>
          <w:cantSplit/>
          <w:trHeight w:val="432"/>
        </w:trPr>
        <w:tc>
          <w:tcPr>
            <w:tcW w:w="828" w:type="dxa"/>
            <w:vAlign w:val="center"/>
          </w:tcPr>
          <w:p w14:paraId="1FB32CB6" w14:textId="77777777" w:rsidR="000A0E7C" w:rsidRPr="006B24F0" w:rsidRDefault="000A0E7C" w:rsidP="000A0E7C">
            <w:pPr>
              <w:pStyle w:val="TableField-Center"/>
              <w:rPr>
                <w:rFonts w:ascii="Calibri Light" w:hAnsi="Calibri Light" w:cs="Arial"/>
              </w:rPr>
            </w:pPr>
            <w:r>
              <w:rPr>
                <w:rFonts w:ascii="Calibri Light" w:hAnsi="Calibri Light" w:cs="Arial"/>
              </w:rPr>
              <w:t>80</w:t>
            </w:r>
          </w:p>
        </w:tc>
        <w:tc>
          <w:tcPr>
            <w:tcW w:w="3649" w:type="dxa"/>
            <w:vAlign w:val="center"/>
          </w:tcPr>
          <w:p w14:paraId="37C6FEBC" w14:textId="77777777" w:rsidR="000A0E7C" w:rsidRPr="00C450A2" w:rsidRDefault="000A0E7C" w:rsidP="000A0E7C">
            <w:pPr>
              <w:pStyle w:val="TableField-Left"/>
              <w:rPr>
                <w:rFonts w:ascii="Calibri Light" w:hAnsi="Calibri Light" w:cs="Arial"/>
                <w:b/>
              </w:rPr>
            </w:pPr>
            <w:r w:rsidRPr="00C450A2">
              <w:rPr>
                <w:rFonts w:ascii="Calibri Light" w:hAnsi="Calibri Light" w:cs="Arial"/>
                <w:b/>
              </w:rPr>
              <w:t>Require COE Assistance?</w:t>
            </w:r>
          </w:p>
          <w:p w14:paraId="68274A1C" w14:textId="39021D35" w:rsidR="000A0E7C" w:rsidRPr="006B24F0" w:rsidRDefault="006B6E3F" w:rsidP="006B6E3F">
            <w:pPr>
              <w:pStyle w:val="TableField-Left"/>
              <w:rPr>
                <w:rFonts w:ascii="Calibri Light" w:hAnsi="Calibri Light" w:cs="Arial"/>
              </w:rPr>
            </w:pPr>
            <w:r>
              <w:rPr>
                <w:rFonts w:ascii="Calibri Light" w:hAnsi="Calibri Light" w:cs="Arial"/>
              </w:rPr>
              <w:t>Economic Development Services</w:t>
            </w:r>
            <w:r w:rsidR="000A0E7C">
              <w:rPr>
                <w:rFonts w:ascii="Calibri Light" w:hAnsi="Calibri Light" w:cs="Arial"/>
              </w:rPr>
              <w:t xml:space="preserve"> personnel will determine whether or not COE assistance is needed. If COE assistance is needed, proceed to step 140. If not, proceed to step 90.</w:t>
            </w:r>
          </w:p>
        </w:tc>
        <w:tc>
          <w:tcPr>
            <w:tcW w:w="2250" w:type="dxa"/>
            <w:vAlign w:val="center"/>
          </w:tcPr>
          <w:p w14:paraId="46530FE1" w14:textId="77777777" w:rsidR="000A0E7C" w:rsidRPr="006B24F0" w:rsidRDefault="001C3E90" w:rsidP="000A0E7C">
            <w:pPr>
              <w:pStyle w:val="TableField-Left"/>
              <w:rPr>
                <w:rFonts w:ascii="Calibri Light" w:hAnsi="Calibri Light" w:cs="Arial"/>
              </w:rPr>
            </w:pPr>
            <w:r>
              <w:rPr>
                <w:rFonts w:ascii="Calibri Light" w:hAnsi="Calibri Light" w:cs="Arial"/>
              </w:rPr>
              <w:t>N/A</w:t>
            </w:r>
          </w:p>
        </w:tc>
        <w:tc>
          <w:tcPr>
            <w:tcW w:w="2160" w:type="dxa"/>
            <w:vAlign w:val="center"/>
          </w:tcPr>
          <w:p w14:paraId="7B95004E" w14:textId="666CD15E" w:rsidR="000A0E7C" w:rsidRPr="006B24F0" w:rsidRDefault="000A0E7C" w:rsidP="000A0E7C">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1E399AD0" w14:textId="77777777" w:rsidR="000A0E7C" w:rsidRPr="006B24F0" w:rsidRDefault="000A0E7C" w:rsidP="000A0E7C">
            <w:pPr>
              <w:pStyle w:val="TableField-Left"/>
              <w:rPr>
                <w:rFonts w:ascii="Calibri Light" w:hAnsi="Calibri Light" w:cs="Arial"/>
              </w:rPr>
            </w:pPr>
            <w:r>
              <w:rPr>
                <w:rFonts w:ascii="Calibri Light" w:hAnsi="Calibri Light" w:cs="Arial"/>
              </w:rPr>
              <w:t>N/A</w:t>
            </w:r>
          </w:p>
        </w:tc>
      </w:tr>
      <w:tr w:rsidR="009D27DE" w:rsidRPr="006B24F0" w14:paraId="651496C4" w14:textId="77777777" w:rsidTr="00AC0E6E">
        <w:trPr>
          <w:cantSplit/>
          <w:trHeight w:val="432"/>
        </w:trPr>
        <w:tc>
          <w:tcPr>
            <w:tcW w:w="828" w:type="dxa"/>
            <w:vAlign w:val="center"/>
          </w:tcPr>
          <w:p w14:paraId="25AAF6CE" w14:textId="77777777" w:rsidR="009D27DE" w:rsidRPr="006B24F0" w:rsidRDefault="009D27DE" w:rsidP="009D27DE">
            <w:pPr>
              <w:pStyle w:val="TableField-Center"/>
              <w:rPr>
                <w:rFonts w:ascii="Calibri Light" w:hAnsi="Calibri Light" w:cs="Arial"/>
              </w:rPr>
            </w:pPr>
            <w:r>
              <w:rPr>
                <w:rFonts w:ascii="Calibri Light" w:hAnsi="Calibri Light" w:cs="Arial"/>
              </w:rPr>
              <w:t>90</w:t>
            </w:r>
          </w:p>
        </w:tc>
        <w:tc>
          <w:tcPr>
            <w:tcW w:w="3649" w:type="dxa"/>
            <w:vAlign w:val="center"/>
          </w:tcPr>
          <w:p w14:paraId="2ACB0D63" w14:textId="77777777" w:rsidR="009D27DE" w:rsidRDefault="009D27DE" w:rsidP="009D27DE">
            <w:pPr>
              <w:pStyle w:val="TableField-Left"/>
              <w:rPr>
                <w:rFonts w:ascii="Calibri Light" w:hAnsi="Calibri Light" w:cs="Arial"/>
                <w:b/>
              </w:rPr>
            </w:pPr>
            <w:r>
              <w:rPr>
                <w:rFonts w:ascii="Calibri Light" w:hAnsi="Calibri Light" w:cs="Arial"/>
                <w:b/>
              </w:rPr>
              <w:t>Create Opportunity</w:t>
            </w:r>
          </w:p>
          <w:p w14:paraId="4ACD4C8E" w14:textId="71C3AC59" w:rsidR="009D27DE" w:rsidRPr="009D27DE" w:rsidRDefault="006B6E3F" w:rsidP="009D27DE">
            <w:pPr>
              <w:pStyle w:val="TableField-Left"/>
              <w:rPr>
                <w:rFonts w:ascii="Calibri Light" w:hAnsi="Calibri Light" w:cs="Arial"/>
                <w:b/>
              </w:rPr>
            </w:pPr>
            <w:r>
              <w:rPr>
                <w:rFonts w:ascii="Calibri Light" w:hAnsi="Calibri Light" w:cs="Arial"/>
              </w:rPr>
              <w:t>Economic Development Services</w:t>
            </w:r>
            <w:r w:rsidR="009D27DE" w:rsidRPr="009D27DE">
              <w:rPr>
                <w:rFonts w:ascii="Calibri Light" w:hAnsi="Calibri Light" w:cs="Arial"/>
              </w:rPr>
              <w:t xml:space="preserve"> </w:t>
            </w:r>
            <w:r w:rsidR="009D27DE" w:rsidRPr="00C055C6">
              <w:rPr>
                <w:rFonts w:ascii="Calibri Light" w:hAnsi="Calibri Light" w:cs="Arial"/>
              </w:rPr>
              <w:t>personnel will create an opportunity.</w:t>
            </w:r>
          </w:p>
        </w:tc>
        <w:tc>
          <w:tcPr>
            <w:tcW w:w="2250" w:type="dxa"/>
            <w:vAlign w:val="center"/>
          </w:tcPr>
          <w:p w14:paraId="40FEC944" w14:textId="77777777" w:rsidR="009D27DE" w:rsidRPr="006B24F0" w:rsidRDefault="001C3E90" w:rsidP="009D27DE">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097BFBD7" w14:textId="343CEB3D" w:rsidR="009D27DE" w:rsidRPr="006B24F0" w:rsidRDefault="009D27DE" w:rsidP="009D27DE">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74791B2E" w14:textId="77777777" w:rsidR="009D27DE" w:rsidRPr="006B24F0" w:rsidRDefault="009D27DE" w:rsidP="009D27DE">
            <w:pPr>
              <w:pStyle w:val="TableField-Left"/>
              <w:rPr>
                <w:rFonts w:ascii="Calibri Light" w:hAnsi="Calibri Light" w:cs="Arial"/>
              </w:rPr>
            </w:pPr>
            <w:r>
              <w:rPr>
                <w:rFonts w:ascii="Calibri Light" w:hAnsi="Calibri Light" w:cs="Arial"/>
              </w:rPr>
              <w:t>N/A</w:t>
            </w:r>
          </w:p>
        </w:tc>
      </w:tr>
      <w:tr w:rsidR="00AA43C9" w:rsidRPr="006B24F0" w14:paraId="5E7FE2D2" w14:textId="77777777" w:rsidTr="00AC0E6E">
        <w:trPr>
          <w:cantSplit/>
          <w:trHeight w:val="432"/>
        </w:trPr>
        <w:tc>
          <w:tcPr>
            <w:tcW w:w="828" w:type="dxa"/>
            <w:vAlign w:val="center"/>
          </w:tcPr>
          <w:p w14:paraId="61E8BC23" w14:textId="77777777" w:rsidR="00AA43C9" w:rsidRPr="006B24F0" w:rsidRDefault="00AA43C9" w:rsidP="00AA43C9">
            <w:pPr>
              <w:pStyle w:val="TableField-Center"/>
              <w:rPr>
                <w:rFonts w:ascii="Calibri Light" w:hAnsi="Calibri Light" w:cs="Arial"/>
              </w:rPr>
            </w:pPr>
            <w:r>
              <w:rPr>
                <w:rFonts w:ascii="Calibri Light" w:hAnsi="Calibri Light" w:cs="Arial"/>
              </w:rPr>
              <w:lastRenderedPageBreak/>
              <w:t>100</w:t>
            </w:r>
          </w:p>
        </w:tc>
        <w:tc>
          <w:tcPr>
            <w:tcW w:w="3649" w:type="dxa"/>
            <w:vAlign w:val="center"/>
          </w:tcPr>
          <w:p w14:paraId="388669E0" w14:textId="77777777" w:rsidR="00AA43C9" w:rsidRPr="00AA43C9" w:rsidRDefault="00AA43C9" w:rsidP="00AA43C9">
            <w:pPr>
              <w:pStyle w:val="TableField-Left"/>
              <w:rPr>
                <w:rFonts w:ascii="Calibri Light" w:hAnsi="Calibri Light" w:cs="Arial"/>
                <w:b/>
              </w:rPr>
            </w:pPr>
            <w:r w:rsidRPr="00AA43C9">
              <w:rPr>
                <w:rFonts w:ascii="Calibri Light" w:hAnsi="Calibri Light" w:cs="Arial"/>
                <w:b/>
              </w:rPr>
              <w:t>Require Follow-up?</w:t>
            </w:r>
          </w:p>
          <w:p w14:paraId="17988414" w14:textId="02B60952" w:rsidR="00AA43C9" w:rsidRPr="006B24F0" w:rsidRDefault="006B6E3F" w:rsidP="00AA43C9">
            <w:pPr>
              <w:pStyle w:val="TableField-Left"/>
              <w:rPr>
                <w:rFonts w:ascii="Calibri Light" w:hAnsi="Calibri Light" w:cs="Arial"/>
              </w:rPr>
            </w:pPr>
            <w:r>
              <w:rPr>
                <w:rFonts w:ascii="Calibri Light" w:hAnsi="Calibri Light" w:cs="Arial"/>
              </w:rPr>
              <w:t>Economic Development Services</w:t>
            </w:r>
            <w:r w:rsidR="00AA43C9">
              <w:rPr>
                <w:rFonts w:ascii="Calibri Light" w:hAnsi="Calibri Light" w:cs="Arial"/>
              </w:rPr>
              <w:t xml:space="preserve"> personnel will determine whether a follow-up with the customer is needed. If so, proceed to step 110. If not, proceed to step 120.</w:t>
            </w:r>
          </w:p>
        </w:tc>
        <w:tc>
          <w:tcPr>
            <w:tcW w:w="2250" w:type="dxa"/>
            <w:vAlign w:val="center"/>
          </w:tcPr>
          <w:p w14:paraId="510FB49A" w14:textId="77777777" w:rsidR="00AA43C9" w:rsidRPr="006B24F0" w:rsidRDefault="001C3E90" w:rsidP="00AA43C9">
            <w:pPr>
              <w:pStyle w:val="TableField-Left"/>
              <w:rPr>
                <w:rFonts w:ascii="Calibri Light" w:hAnsi="Calibri Light" w:cs="Arial"/>
              </w:rPr>
            </w:pPr>
            <w:r>
              <w:rPr>
                <w:rFonts w:ascii="Calibri Light" w:hAnsi="Calibri Light" w:cs="Arial"/>
              </w:rPr>
              <w:t>N/A</w:t>
            </w:r>
          </w:p>
        </w:tc>
        <w:tc>
          <w:tcPr>
            <w:tcW w:w="2160" w:type="dxa"/>
            <w:vAlign w:val="center"/>
          </w:tcPr>
          <w:p w14:paraId="629060C5" w14:textId="0CD4314C" w:rsidR="00AA43C9" w:rsidRPr="006B24F0" w:rsidRDefault="00AA43C9" w:rsidP="00AA43C9">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57DD43D3" w14:textId="77777777" w:rsidR="00AA43C9" w:rsidRPr="006B24F0" w:rsidRDefault="00AA43C9" w:rsidP="00AA43C9">
            <w:pPr>
              <w:pStyle w:val="TableField-Left"/>
              <w:rPr>
                <w:rFonts w:ascii="Calibri Light" w:hAnsi="Calibri Light" w:cs="Arial"/>
              </w:rPr>
            </w:pPr>
            <w:r>
              <w:rPr>
                <w:rFonts w:ascii="Calibri Light" w:hAnsi="Calibri Light" w:cs="Arial"/>
              </w:rPr>
              <w:t>N/A</w:t>
            </w:r>
          </w:p>
        </w:tc>
      </w:tr>
      <w:tr w:rsidR="00B7764B" w:rsidRPr="006B24F0" w14:paraId="24E13246" w14:textId="77777777" w:rsidTr="00AC0E6E">
        <w:trPr>
          <w:cantSplit/>
          <w:trHeight w:val="432"/>
        </w:trPr>
        <w:tc>
          <w:tcPr>
            <w:tcW w:w="828" w:type="dxa"/>
            <w:vAlign w:val="center"/>
          </w:tcPr>
          <w:p w14:paraId="6B2D8514" w14:textId="77777777" w:rsidR="00B7764B" w:rsidRPr="006B24F0" w:rsidRDefault="00B7764B" w:rsidP="00B7764B">
            <w:pPr>
              <w:pStyle w:val="TableField-Center"/>
              <w:rPr>
                <w:rFonts w:ascii="Calibri Light" w:hAnsi="Calibri Light" w:cs="Arial"/>
              </w:rPr>
            </w:pPr>
            <w:r>
              <w:rPr>
                <w:rFonts w:ascii="Calibri Light" w:hAnsi="Calibri Light" w:cs="Arial"/>
              </w:rPr>
              <w:t>110</w:t>
            </w:r>
          </w:p>
        </w:tc>
        <w:tc>
          <w:tcPr>
            <w:tcW w:w="3649" w:type="dxa"/>
            <w:vAlign w:val="center"/>
          </w:tcPr>
          <w:p w14:paraId="4C573498" w14:textId="77777777" w:rsidR="00B7764B" w:rsidRPr="00B7764B" w:rsidRDefault="00B7764B" w:rsidP="00B7764B">
            <w:pPr>
              <w:pStyle w:val="TableField-Left"/>
              <w:rPr>
                <w:rFonts w:ascii="Calibri Light" w:hAnsi="Calibri Light" w:cs="Arial"/>
                <w:b/>
              </w:rPr>
            </w:pPr>
            <w:r w:rsidRPr="00B7764B">
              <w:rPr>
                <w:rFonts w:ascii="Calibri Light" w:hAnsi="Calibri Light" w:cs="Arial"/>
                <w:b/>
              </w:rPr>
              <w:t>Update Opportunity</w:t>
            </w:r>
          </w:p>
          <w:p w14:paraId="48898D73" w14:textId="70F545A5" w:rsidR="00B7764B" w:rsidRPr="006B24F0" w:rsidRDefault="006B6E3F" w:rsidP="00B7764B">
            <w:pPr>
              <w:pStyle w:val="TableField-Left"/>
              <w:rPr>
                <w:rFonts w:ascii="Calibri Light" w:hAnsi="Calibri Light" w:cs="Arial"/>
              </w:rPr>
            </w:pPr>
            <w:r>
              <w:rPr>
                <w:rFonts w:ascii="Calibri Light" w:hAnsi="Calibri Light" w:cs="Arial"/>
              </w:rPr>
              <w:t>Economic Development Services</w:t>
            </w:r>
            <w:r w:rsidR="00B7764B">
              <w:rPr>
                <w:rFonts w:ascii="Calibri Light" w:hAnsi="Calibri Light" w:cs="Arial"/>
              </w:rPr>
              <w:t xml:space="preserve"> personnel will update the opportunity.</w:t>
            </w:r>
          </w:p>
        </w:tc>
        <w:tc>
          <w:tcPr>
            <w:tcW w:w="2250" w:type="dxa"/>
            <w:vAlign w:val="center"/>
          </w:tcPr>
          <w:p w14:paraId="600453A3" w14:textId="77777777" w:rsidR="00B7764B" w:rsidRPr="006B24F0" w:rsidRDefault="001C3E90" w:rsidP="00B7764B">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21096C68" w14:textId="3DF1A839" w:rsidR="00B7764B" w:rsidRPr="006B24F0" w:rsidRDefault="00B7764B" w:rsidP="00B7764B">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0190A39B" w14:textId="77777777" w:rsidR="00B7764B" w:rsidRPr="006B24F0" w:rsidRDefault="00B7764B" w:rsidP="00B7764B">
            <w:pPr>
              <w:pStyle w:val="TableField-Left"/>
              <w:rPr>
                <w:rFonts w:ascii="Calibri Light" w:hAnsi="Calibri Light" w:cs="Arial"/>
              </w:rPr>
            </w:pPr>
            <w:r>
              <w:rPr>
                <w:rFonts w:ascii="Calibri Light" w:hAnsi="Calibri Light" w:cs="Arial"/>
              </w:rPr>
              <w:t>N/A</w:t>
            </w:r>
          </w:p>
        </w:tc>
      </w:tr>
      <w:tr w:rsidR="00B7764B" w:rsidRPr="006B24F0" w14:paraId="2DD68073" w14:textId="77777777" w:rsidTr="00AC0E6E">
        <w:trPr>
          <w:cantSplit/>
          <w:trHeight w:val="432"/>
        </w:trPr>
        <w:tc>
          <w:tcPr>
            <w:tcW w:w="828" w:type="dxa"/>
            <w:vAlign w:val="center"/>
          </w:tcPr>
          <w:p w14:paraId="6E526D69" w14:textId="77777777" w:rsidR="00B7764B" w:rsidRPr="006B24F0" w:rsidRDefault="00B7764B" w:rsidP="00B7764B">
            <w:pPr>
              <w:pStyle w:val="TableField-Center"/>
              <w:rPr>
                <w:rFonts w:ascii="Calibri Light" w:hAnsi="Calibri Light" w:cs="Arial"/>
              </w:rPr>
            </w:pPr>
            <w:r>
              <w:rPr>
                <w:rFonts w:ascii="Calibri Light" w:hAnsi="Calibri Light" w:cs="Arial"/>
              </w:rPr>
              <w:t>120</w:t>
            </w:r>
          </w:p>
        </w:tc>
        <w:tc>
          <w:tcPr>
            <w:tcW w:w="3649" w:type="dxa"/>
            <w:vAlign w:val="center"/>
          </w:tcPr>
          <w:p w14:paraId="6B3C5382" w14:textId="77777777" w:rsidR="00B7764B" w:rsidRPr="00B7764B" w:rsidRDefault="00B7764B" w:rsidP="00B7764B">
            <w:pPr>
              <w:pStyle w:val="TableField-Left"/>
              <w:rPr>
                <w:rFonts w:ascii="Calibri Light" w:hAnsi="Calibri Light" w:cs="Arial"/>
                <w:b/>
              </w:rPr>
            </w:pPr>
            <w:r w:rsidRPr="00B7764B">
              <w:rPr>
                <w:rFonts w:ascii="Calibri Light" w:hAnsi="Calibri Light" w:cs="Arial"/>
                <w:b/>
              </w:rPr>
              <w:t>Update Opportunity</w:t>
            </w:r>
          </w:p>
          <w:p w14:paraId="045C9C4A" w14:textId="65794BD8" w:rsidR="00B7764B" w:rsidRPr="006B24F0" w:rsidRDefault="006B6E3F" w:rsidP="00B7764B">
            <w:pPr>
              <w:pStyle w:val="TableField-Left"/>
              <w:rPr>
                <w:rFonts w:ascii="Calibri Light" w:hAnsi="Calibri Light" w:cs="Arial"/>
              </w:rPr>
            </w:pPr>
            <w:r>
              <w:rPr>
                <w:rFonts w:ascii="Calibri Light" w:hAnsi="Calibri Light" w:cs="Arial"/>
              </w:rPr>
              <w:t>Economic Development Services</w:t>
            </w:r>
            <w:r w:rsidR="00B7764B">
              <w:rPr>
                <w:rFonts w:ascii="Calibri Light" w:hAnsi="Calibri Light" w:cs="Arial"/>
              </w:rPr>
              <w:t xml:space="preserve"> personnel will update the opportunity.</w:t>
            </w:r>
          </w:p>
        </w:tc>
        <w:tc>
          <w:tcPr>
            <w:tcW w:w="2250" w:type="dxa"/>
            <w:vAlign w:val="center"/>
          </w:tcPr>
          <w:p w14:paraId="6FE4724F" w14:textId="77777777" w:rsidR="00B7764B" w:rsidRPr="006B24F0" w:rsidRDefault="001C3E90" w:rsidP="00B7764B">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2A024014" w14:textId="1CBE9621" w:rsidR="00B7764B" w:rsidRPr="006B24F0" w:rsidRDefault="00B7764B" w:rsidP="00B7764B">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33611103" w14:textId="77777777" w:rsidR="00B7764B" w:rsidRPr="006B24F0" w:rsidRDefault="00B7764B" w:rsidP="00B7764B">
            <w:pPr>
              <w:pStyle w:val="TableField-Left"/>
              <w:rPr>
                <w:rFonts w:ascii="Calibri Light" w:hAnsi="Calibri Light" w:cs="Arial"/>
              </w:rPr>
            </w:pPr>
            <w:r>
              <w:rPr>
                <w:rFonts w:ascii="Calibri Light" w:hAnsi="Calibri Light" w:cs="Arial"/>
              </w:rPr>
              <w:t>N/A</w:t>
            </w:r>
          </w:p>
        </w:tc>
      </w:tr>
      <w:tr w:rsidR="003000D9" w:rsidRPr="006B24F0" w14:paraId="637C643D" w14:textId="77777777" w:rsidTr="00AC0E6E">
        <w:trPr>
          <w:cantSplit/>
          <w:trHeight w:val="432"/>
        </w:trPr>
        <w:tc>
          <w:tcPr>
            <w:tcW w:w="828" w:type="dxa"/>
            <w:vAlign w:val="center"/>
          </w:tcPr>
          <w:p w14:paraId="190A85E2" w14:textId="77777777" w:rsidR="003000D9" w:rsidRPr="006B24F0" w:rsidRDefault="003000D9" w:rsidP="003000D9">
            <w:pPr>
              <w:pStyle w:val="TableField-Center"/>
              <w:rPr>
                <w:rFonts w:ascii="Calibri Light" w:hAnsi="Calibri Light" w:cs="Arial"/>
              </w:rPr>
            </w:pPr>
            <w:r>
              <w:rPr>
                <w:rFonts w:ascii="Calibri Light" w:hAnsi="Calibri Light" w:cs="Arial"/>
              </w:rPr>
              <w:t>130</w:t>
            </w:r>
          </w:p>
        </w:tc>
        <w:tc>
          <w:tcPr>
            <w:tcW w:w="3649" w:type="dxa"/>
            <w:vAlign w:val="center"/>
          </w:tcPr>
          <w:p w14:paraId="43BEFB3B" w14:textId="77777777" w:rsidR="003000D9" w:rsidRPr="001C5F67" w:rsidRDefault="003000D9" w:rsidP="003000D9">
            <w:pPr>
              <w:pStyle w:val="TableField-Left"/>
              <w:rPr>
                <w:rFonts w:ascii="Calibri Light" w:hAnsi="Calibri Light" w:cs="Arial"/>
                <w:b/>
              </w:rPr>
            </w:pPr>
            <w:r w:rsidRPr="001C5F67">
              <w:rPr>
                <w:rFonts w:ascii="Calibri Light" w:hAnsi="Calibri Light" w:cs="Arial"/>
                <w:b/>
              </w:rPr>
              <w:t>Require COE Assistance?</w:t>
            </w:r>
          </w:p>
          <w:p w14:paraId="10B8CEE4" w14:textId="2337F15C" w:rsidR="003000D9" w:rsidRPr="006B24F0" w:rsidRDefault="006B6E3F" w:rsidP="003000D9">
            <w:pPr>
              <w:pStyle w:val="TableField-Left"/>
              <w:rPr>
                <w:rFonts w:ascii="Calibri Light" w:hAnsi="Calibri Light" w:cs="Arial"/>
              </w:rPr>
            </w:pPr>
            <w:r>
              <w:rPr>
                <w:rFonts w:ascii="Calibri Light" w:hAnsi="Calibri Light" w:cs="Arial"/>
              </w:rPr>
              <w:t xml:space="preserve">Economic Development Services </w:t>
            </w:r>
            <w:r w:rsidR="003000D9">
              <w:rPr>
                <w:rFonts w:ascii="Calibri Light" w:hAnsi="Calibri Light" w:cs="Arial"/>
              </w:rPr>
              <w:t>personnel will determine whether or not COE assistance is needed. If yes, proceed to step 140. If not, proceed to step 150.</w:t>
            </w:r>
          </w:p>
        </w:tc>
        <w:tc>
          <w:tcPr>
            <w:tcW w:w="2250" w:type="dxa"/>
            <w:vAlign w:val="center"/>
          </w:tcPr>
          <w:p w14:paraId="1CE5CD1C" w14:textId="77777777" w:rsidR="003000D9" w:rsidRPr="006B24F0" w:rsidRDefault="001C3E90" w:rsidP="003000D9">
            <w:pPr>
              <w:pStyle w:val="TableField-Left"/>
              <w:rPr>
                <w:rFonts w:ascii="Calibri Light" w:hAnsi="Calibri Light" w:cs="Arial"/>
              </w:rPr>
            </w:pPr>
            <w:r>
              <w:rPr>
                <w:rFonts w:ascii="Calibri Light" w:hAnsi="Calibri Light" w:cs="Arial"/>
              </w:rPr>
              <w:t>N/A</w:t>
            </w:r>
          </w:p>
        </w:tc>
        <w:tc>
          <w:tcPr>
            <w:tcW w:w="2160" w:type="dxa"/>
            <w:vAlign w:val="center"/>
          </w:tcPr>
          <w:p w14:paraId="36FA5B34" w14:textId="538E9D52" w:rsidR="003000D9" w:rsidRPr="006B24F0" w:rsidRDefault="003000D9" w:rsidP="003000D9">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3D899DED" w14:textId="77777777" w:rsidR="003000D9" w:rsidRPr="006B24F0" w:rsidRDefault="003000D9" w:rsidP="003000D9">
            <w:pPr>
              <w:pStyle w:val="TableField-Left"/>
              <w:rPr>
                <w:rFonts w:ascii="Calibri Light" w:hAnsi="Calibri Light" w:cs="Arial"/>
              </w:rPr>
            </w:pPr>
            <w:r>
              <w:rPr>
                <w:rFonts w:ascii="Calibri Light" w:hAnsi="Calibri Light" w:cs="Arial"/>
              </w:rPr>
              <w:t>N/A</w:t>
            </w:r>
          </w:p>
        </w:tc>
      </w:tr>
      <w:tr w:rsidR="001C6274" w:rsidRPr="006B24F0" w14:paraId="40B45DDD" w14:textId="77777777" w:rsidTr="00AC0E6E">
        <w:trPr>
          <w:cantSplit/>
          <w:trHeight w:val="432"/>
        </w:trPr>
        <w:tc>
          <w:tcPr>
            <w:tcW w:w="828" w:type="dxa"/>
            <w:vAlign w:val="center"/>
          </w:tcPr>
          <w:p w14:paraId="361E5B84" w14:textId="77777777" w:rsidR="001C6274" w:rsidRPr="006B24F0" w:rsidRDefault="001C6274" w:rsidP="001C6274">
            <w:pPr>
              <w:pStyle w:val="TableField-Center"/>
              <w:rPr>
                <w:rFonts w:ascii="Calibri Light" w:hAnsi="Calibri Light" w:cs="Arial"/>
              </w:rPr>
            </w:pPr>
            <w:r>
              <w:rPr>
                <w:rFonts w:ascii="Calibri Light" w:hAnsi="Calibri Light" w:cs="Arial"/>
              </w:rPr>
              <w:t>140</w:t>
            </w:r>
          </w:p>
        </w:tc>
        <w:tc>
          <w:tcPr>
            <w:tcW w:w="3649" w:type="dxa"/>
            <w:vAlign w:val="center"/>
          </w:tcPr>
          <w:p w14:paraId="45A9AB3F" w14:textId="77777777" w:rsidR="001C6274" w:rsidRPr="00C46AEE" w:rsidRDefault="001C6274" w:rsidP="001C6274">
            <w:pPr>
              <w:pStyle w:val="TableField-Left"/>
              <w:rPr>
                <w:rFonts w:ascii="Calibri Light" w:hAnsi="Calibri Light" w:cs="Arial"/>
                <w:b/>
              </w:rPr>
            </w:pPr>
            <w:r w:rsidRPr="00C46AEE">
              <w:rPr>
                <w:rFonts w:ascii="Calibri Light" w:hAnsi="Calibri Light" w:cs="Arial"/>
                <w:b/>
              </w:rPr>
              <w:t>Create Service Ticket</w:t>
            </w:r>
          </w:p>
          <w:p w14:paraId="191B76FE" w14:textId="25126E19" w:rsidR="001C6274" w:rsidRPr="006B24F0" w:rsidRDefault="006B6E3F" w:rsidP="001C6274">
            <w:pPr>
              <w:pStyle w:val="TableField-Left"/>
              <w:rPr>
                <w:rFonts w:ascii="Calibri Light" w:hAnsi="Calibri Light" w:cs="Arial"/>
              </w:rPr>
            </w:pPr>
            <w:r>
              <w:rPr>
                <w:rFonts w:ascii="Calibri Light" w:hAnsi="Calibri Light" w:cs="Arial"/>
              </w:rPr>
              <w:t xml:space="preserve">Economic Development Services </w:t>
            </w:r>
            <w:r w:rsidR="001C6274">
              <w:rPr>
                <w:rFonts w:ascii="Calibri Light" w:hAnsi="Calibri Light" w:cs="Arial"/>
              </w:rPr>
              <w:t xml:space="preserve">personnel </w:t>
            </w:r>
            <w:r w:rsidR="001C6274" w:rsidRPr="0030593C">
              <w:rPr>
                <w:rFonts w:ascii="Calibri Light" w:hAnsi="Calibri Light" w:cs="Arial"/>
              </w:rPr>
              <w:t>will create a Service Ticket and assign it to the COE based on the nature of the request.</w:t>
            </w:r>
          </w:p>
        </w:tc>
        <w:tc>
          <w:tcPr>
            <w:tcW w:w="2250" w:type="dxa"/>
            <w:vAlign w:val="center"/>
          </w:tcPr>
          <w:p w14:paraId="4DB09F5A" w14:textId="77777777" w:rsidR="001C6274" w:rsidRPr="006B24F0" w:rsidRDefault="001C3E90" w:rsidP="001C6274">
            <w:pPr>
              <w:pStyle w:val="TableField-Left"/>
              <w:rPr>
                <w:rFonts w:ascii="Calibri Light" w:hAnsi="Calibri Light" w:cs="Arial"/>
              </w:rPr>
            </w:pPr>
            <w:r>
              <w:rPr>
                <w:rFonts w:ascii="Calibri Light" w:hAnsi="Calibri Light" w:cs="Arial"/>
              </w:rPr>
              <w:t xml:space="preserve">Service </w:t>
            </w:r>
            <w:r w:rsidRPr="001C3E90">
              <w:rPr>
                <w:rFonts w:ascii="Calibri Light" w:hAnsi="Calibri Light" w:cs="Arial"/>
              </w:rPr>
              <w:sym w:font="Wingdings" w:char="F0E0"/>
            </w:r>
            <w:r>
              <w:rPr>
                <w:rFonts w:ascii="Calibri Light" w:hAnsi="Calibri Light" w:cs="Arial"/>
              </w:rPr>
              <w:t xml:space="preserve"> Tickets</w:t>
            </w:r>
          </w:p>
        </w:tc>
        <w:tc>
          <w:tcPr>
            <w:tcW w:w="2160" w:type="dxa"/>
            <w:vAlign w:val="center"/>
          </w:tcPr>
          <w:p w14:paraId="0BDE1890" w14:textId="2667D03C" w:rsidR="001C6274" w:rsidRPr="006B24F0" w:rsidRDefault="001C6274" w:rsidP="001C6274">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6261101F" w14:textId="77777777" w:rsidR="001C6274" w:rsidRPr="006B24F0" w:rsidRDefault="001C6274" w:rsidP="001C6274">
            <w:pPr>
              <w:pStyle w:val="TableField-Left"/>
              <w:rPr>
                <w:rFonts w:ascii="Calibri Light" w:hAnsi="Calibri Light" w:cs="Arial"/>
              </w:rPr>
            </w:pPr>
            <w:r>
              <w:rPr>
                <w:rFonts w:ascii="Calibri Light" w:hAnsi="Calibri Light" w:cs="Arial"/>
              </w:rPr>
              <w:t>N/A</w:t>
            </w:r>
          </w:p>
        </w:tc>
      </w:tr>
      <w:tr w:rsidR="001C6274" w:rsidRPr="006B24F0" w14:paraId="4736A243" w14:textId="77777777" w:rsidTr="00AC0E6E">
        <w:trPr>
          <w:cantSplit/>
          <w:trHeight w:val="432"/>
        </w:trPr>
        <w:tc>
          <w:tcPr>
            <w:tcW w:w="828" w:type="dxa"/>
            <w:vAlign w:val="center"/>
          </w:tcPr>
          <w:p w14:paraId="6281B0A3" w14:textId="77777777" w:rsidR="001C6274" w:rsidRPr="006B24F0" w:rsidRDefault="001C6274" w:rsidP="001C6274">
            <w:pPr>
              <w:pStyle w:val="TableField-Center"/>
              <w:rPr>
                <w:rFonts w:ascii="Calibri Light" w:hAnsi="Calibri Light" w:cs="Arial"/>
              </w:rPr>
            </w:pPr>
            <w:r>
              <w:rPr>
                <w:rFonts w:ascii="Calibri Light" w:hAnsi="Calibri Light" w:cs="Arial"/>
              </w:rPr>
              <w:t>150</w:t>
            </w:r>
          </w:p>
        </w:tc>
        <w:tc>
          <w:tcPr>
            <w:tcW w:w="3649" w:type="dxa"/>
            <w:vAlign w:val="center"/>
          </w:tcPr>
          <w:p w14:paraId="246256C0" w14:textId="77777777" w:rsidR="001C6274" w:rsidRDefault="001C6274" w:rsidP="001C6274">
            <w:pPr>
              <w:pStyle w:val="TableField-Left"/>
              <w:rPr>
                <w:rFonts w:ascii="Calibri Light" w:hAnsi="Calibri Light" w:cs="Arial"/>
                <w:b/>
              </w:rPr>
            </w:pPr>
            <w:r w:rsidRPr="001C6274">
              <w:rPr>
                <w:rFonts w:ascii="Calibri Light" w:hAnsi="Calibri Light" w:cs="Arial"/>
                <w:b/>
              </w:rPr>
              <w:t>Project Successful?</w:t>
            </w:r>
          </w:p>
          <w:p w14:paraId="6BA6CF0D" w14:textId="77777777" w:rsidR="00664E7D" w:rsidRPr="00664E7D" w:rsidRDefault="00664E7D" w:rsidP="001C6274">
            <w:pPr>
              <w:pStyle w:val="TableField-Left"/>
              <w:rPr>
                <w:rFonts w:ascii="Calibri Light" w:hAnsi="Calibri Light" w:cs="Arial"/>
              </w:rPr>
            </w:pPr>
            <w:r w:rsidRPr="00664E7D">
              <w:rPr>
                <w:rFonts w:ascii="Calibri Light" w:hAnsi="Calibri Light" w:cs="Arial"/>
              </w:rPr>
              <w:t>If the Project was successful, proceed to step 160. If not, proceed to step 170.</w:t>
            </w:r>
          </w:p>
        </w:tc>
        <w:tc>
          <w:tcPr>
            <w:tcW w:w="2250" w:type="dxa"/>
            <w:vAlign w:val="center"/>
          </w:tcPr>
          <w:p w14:paraId="7962149D" w14:textId="77777777" w:rsidR="001C6274" w:rsidRPr="006B24F0" w:rsidRDefault="001C3E90" w:rsidP="001C6274">
            <w:pPr>
              <w:pStyle w:val="TableField-Left"/>
              <w:rPr>
                <w:rFonts w:ascii="Calibri Light" w:hAnsi="Calibri Light" w:cs="Arial"/>
              </w:rPr>
            </w:pPr>
            <w:r>
              <w:rPr>
                <w:rFonts w:ascii="Calibri Light" w:hAnsi="Calibri Light" w:cs="Arial"/>
              </w:rPr>
              <w:t>N/A</w:t>
            </w:r>
          </w:p>
        </w:tc>
        <w:tc>
          <w:tcPr>
            <w:tcW w:w="2160" w:type="dxa"/>
            <w:vAlign w:val="center"/>
          </w:tcPr>
          <w:p w14:paraId="42BDC4A5" w14:textId="5F5DB991" w:rsidR="001C6274" w:rsidRPr="006B24F0" w:rsidRDefault="001C6274" w:rsidP="001C6274">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052DC04B" w14:textId="77777777" w:rsidR="001C6274" w:rsidRPr="006B24F0" w:rsidRDefault="001C6274" w:rsidP="001C6274">
            <w:pPr>
              <w:pStyle w:val="TableField-Left"/>
              <w:rPr>
                <w:rFonts w:ascii="Calibri Light" w:hAnsi="Calibri Light" w:cs="Arial"/>
              </w:rPr>
            </w:pPr>
            <w:r>
              <w:rPr>
                <w:rFonts w:ascii="Calibri Light" w:hAnsi="Calibri Light" w:cs="Arial"/>
              </w:rPr>
              <w:t>N/A</w:t>
            </w:r>
          </w:p>
        </w:tc>
      </w:tr>
      <w:tr w:rsidR="00AF5405" w:rsidRPr="006B24F0" w14:paraId="7BF0B5B2" w14:textId="77777777" w:rsidTr="00AC0E6E">
        <w:trPr>
          <w:cantSplit/>
          <w:trHeight w:val="432"/>
        </w:trPr>
        <w:tc>
          <w:tcPr>
            <w:tcW w:w="828" w:type="dxa"/>
            <w:vAlign w:val="center"/>
          </w:tcPr>
          <w:p w14:paraId="15FBB3D7" w14:textId="77777777" w:rsidR="00AF5405" w:rsidRPr="006B24F0" w:rsidRDefault="00AF5405" w:rsidP="00AF5405">
            <w:pPr>
              <w:pStyle w:val="TableField-Center"/>
              <w:rPr>
                <w:rFonts w:ascii="Calibri Light" w:hAnsi="Calibri Light" w:cs="Arial"/>
              </w:rPr>
            </w:pPr>
            <w:r>
              <w:rPr>
                <w:rFonts w:ascii="Calibri Light" w:hAnsi="Calibri Light" w:cs="Arial"/>
              </w:rPr>
              <w:t>160</w:t>
            </w:r>
          </w:p>
        </w:tc>
        <w:tc>
          <w:tcPr>
            <w:tcW w:w="3649" w:type="dxa"/>
            <w:vAlign w:val="center"/>
          </w:tcPr>
          <w:p w14:paraId="742F0E3A" w14:textId="77777777" w:rsidR="00AF5405" w:rsidRPr="004E09A7" w:rsidRDefault="00AF5405" w:rsidP="00AF5405">
            <w:pPr>
              <w:pStyle w:val="TableField-Left"/>
              <w:rPr>
                <w:rFonts w:ascii="Calibri Light" w:hAnsi="Calibri Light" w:cs="Arial"/>
                <w:b/>
              </w:rPr>
            </w:pPr>
            <w:r w:rsidRPr="004E09A7">
              <w:rPr>
                <w:rFonts w:ascii="Calibri Light" w:hAnsi="Calibri Light" w:cs="Arial"/>
                <w:b/>
              </w:rPr>
              <w:t>Update Opportunity Status = ‘Won’</w:t>
            </w:r>
          </w:p>
          <w:p w14:paraId="4C41C014" w14:textId="2EC66D4C" w:rsidR="00AF5405" w:rsidRPr="006B24F0" w:rsidRDefault="006B6E3F" w:rsidP="00AF5405">
            <w:pPr>
              <w:pStyle w:val="TableField-Left"/>
              <w:rPr>
                <w:rFonts w:ascii="Calibri Light" w:hAnsi="Calibri Light" w:cs="Arial"/>
              </w:rPr>
            </w:pPr>
            <w:r>
              <w:rPr>
                <w:rFonts w:ascii="Calibri Light" w:hAnsi="Calibri Light" w:cs="Arial"/>
              </w:rPr>
              <w:t xml:space="preserve">Economic Development Services </w:t>
            </w:r>
            <w:r w:rsidR="00AF5405">
              <w:rPr>
                <w:rFonts w:ascii="Calibri Light" w:hAnsi="Calibri Light" w:cs="Arial"/>
              </w:rPr>
              <w:t>personnel will update the opportunity and set its status to ‘Won’.</w:t>
            </w:r>
          </w:p>
        </w:tc>
        <w:tc>
          <w:tcPr>
            <w:tcW w:w="2250" w:type="dxa"/>
            <w:vAlign w:val="center"/>
          </w:tcPr>
          <w:p w14:paraId="1172A698" w14:textId="77777777" w:rsidR="00AF5405" w:rsidRPr="006B24F0" w:rsidRDefault="001C3E90" w:rsidP="00AF5405">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766DDB33" w14:textId="0D9B0808" w:rsidR="00AF5405" w:rsidRPr="006B24F0" w:rsidRDefault="00AF5405" w:rsidP="00AF5405">
            <w:pPr>
              <w:pStyle w:val="TableField-Left"/>
              <w:rPr>
                <w:rFonts w:ascii="Calibri Light" w:hAnsi="Calibri Light" w:cs="Arial"/>
              </w:rPr>
            </w:pPr>
            <w:r>
              <w:rPr>
                <w:rFonts w:ascii="Calibri Light" w:hAnsi="Calibri Light" w:cs="Arial"/>
              </w:rPr>
              <w:t>Sales Professional</w:t>
            </w:r>
          </w:p>
        </w:tc>
        <w:tc>
          <w:tcPr>
            <w:tcW w:w="1620" w:type="dxa"/>
            <w:vAlign w:val="center"/>
          </w:tcPr>
          <w:p w14:paraId="6F7F2664" w14:textId="77777777" w:rsidR="00AF5405" w:rsidRPr="006B24F0" w:rsidRDefault="00AF5405" w:rsidP="00AF5405">
            <w:pPr>
              <w:pStyle w:val="TableField-Left"/>
              <w:rPr>
                <w:rFonts w:ascii="Calibri Light" w:hAnsi="Calibri Light" w:cs="Arial"/>
              </w:rPr>
            </w:pPr>
            <w:r>
              <w:rPr>
                <w:rFonts w:ascii="Calibri Light" w:hAnsi="Calibri Light" w:cs="Arial"/>
              </w:rPr>
              <w:t>N/A</w:t>
            </w:r>
          </w:p>
        </w:tc>
      </w:tr>
      <w:tr w:rsidR="00AF5405" w:rsidRPr="006B24F0" w14:paraId="1FA5FD01" w14:textId="77777777" w:rsidTr="00AC0E6E">
        <w:trPr>
          <w:cantSplit/>
          <w:trHeight w:val="432"/>
        </w:trPr>
        <w:tc>
          <w:tcPr>
            <w:tcW w:w="828" w:type="dxa"/>
            <w:vAlign w:val="center"/>
          </w:tcPr>
          <w:p w14:paraId="5C77791B" w14:textId="77777777" w:rsidR="00AF5405" w:rsidRPr="006B24F0" w:rsidRDefault="00AF5405" w:rsidP="00AF5405">
            <w:pPr>
              <w:pStyle w:val="TableField-Center"/>
              <w:rPr>
                <w:rFonts w:ascii="Calibri Light" w:hAnsi="Calibri Light" w:cs="Arial"/>
              </w:rPr>
            </w:pPr>
            <w:r>
              <w:rPr>
                <w:rFonts w:ascii="Calibri Light" w:hAnsi="Calibri Light" w:cs="Arial"/>
              </w:rPr>
              <w:t>170</w:t>
            </w:r>
          </w:p>
        </w:tc>
        <w:tc>
          <w:tcPr>
            <w:tcW w:w="3649" w:type="dxa"/>
            <w:vAlign w:val="center"/>
          </w:tcPr>
          <w:p w14:paraId="6E6DDBFE" w14:textId="77777777" w:rsidR="00AF5405" w:rsidRPr="004E09A7" w:rsidRDefault="00AF5405" w:rsidP="00AF5405">
            <w:pPr>
              <w:pStyle w:val="TableField-Left"/>
              <w:rPr>
                <w:rFonts w:ascii="Calibri Light" w:hAnsi="Calibri Light" w:cs="Arial"/>
                <w:b/>
              </w:rPr>
            </w:pPr>
            <w:r w:rsidRPr="004E09A7">
              <w:rPr>
                <w:rFonts w:ascii="Calibri Light" w:hAnsi="Calibri Light" w:cs="Arial"/>
                <w:b/>
              </w:rPr>
              <w:t>Update Opportunity Status = ‘</w:t>
            </w:r>
            <w:r>
              <w:rPr>
                <w:rFonts w:ascii="Calibri Light" w:hAnsi="Calibri Light" w:cs="Arial"/>
                <w:b/>
              </w:rPr>
              <w:t>Lost</w:t>
            </w:r>
            <w:r w:rsidRPr="004E09A7">
              <w:rPr>
                <w:rFonts w:ascii="Calibri Light" w:hAnsi="Calibri Light" w:cs="Arial"/>
                <w:b/>
              </w:rPr>
              <w:t>’</w:t>
            </w:r>
          </w:p>
          <w:p w14:paraId="079DA1A7" w14:textId="149B49D8" w:rsidR="00AF5405" w:rsidRPr="006B24F0" w:rsidRDefault="006B6E3F" w:rsidP="00AF5405">
            <w:pPr>
              <w:pStyle w:val="TableField-Left"/>
              <w:rPr>
                <w:rFonts w:ascii="Calibri Light" w:hAnsi="Calibri Light" w:cs="Arial"/>
              </w:rPr>
            </w:pPr>
            <w:r>
              <w:rPr>
                <w:rFonts w:ascii="Calibri Light" w:hAnsi="Calibri Light" w:cs="Arial"/>
              </w:rPr>
              <w:t xml:space="preserve">Economic Development Services </w:t>
            </w:r>
            <w:r w:rsidR="00AF5405">
              <w:rPr>
                <w:rFonts w:ascii="Calibri Light" w:hAnsi="Calibri Light" w:cs="Arial"/>
              </w:rPr>
              <w:t>personnel will update the opportunity and set its status to ‘Lost’.</w:t>
            </w:r>
          </w:p>
        </w:tc>
        <w:tc>
          <w:tcPr>
            <w:tcW w:w="2250" w:type="dxa"/>
            <w:vAlign w:val="center"/>
          </w:tcPr>
          <w:p w14:paraId="454F393E" w14:textId="77777777" w:rsidR="00AF5405" w:rsidRPr="006B24F0" w:rsidRDefault="001C3E90" w:rsidP="00AF5405">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0B53D47F" w14:textId="39F270AD" w:rsidR="00AF5405" w:rsidRPr="006B24F0" w:rsidRDefault="00AF5405" w:rsidP="00AF5405">
            <w:pPr>
              <w:pStyle w:val="TableField-Left"/>
              <w:rPr>
                <w:rFonts w:ascii="Calibri Light" w:hAnsi="Calibri Light" w:cs="Arial"/>
              </w:rPr>
            </w:pPr>
            <w:r>
              <w:rPr>
                <w:rFonts w:ascii="Calibri Light" w:hAnsi="Calibri Light" w:cs="Arial"/>
              </w:rPr>
              <w:t>Sales Professional</w:t>
            </w:r>
            <w:r w:rsidR="00807C7A">
              <w:rPr>
                <w:rFonts w:ascii="Calibri Light" w:hAnsi="Calibri Light" w:cs="Arial"/>
              </w:rPr>
              <w:t xml:space="preserve"> </w:t>
            </w:r>
          </w:p>
        </w:tc>
        <w:tc>
          <w:tcPr>
            <w:tcW w:w="1620" w:type="dxa"/>
            <w:vAlign w:val="center"/>
          </w:tcPr>
          <w:p w14:paraId="2A0BBEDD" w14:textId="77777777" w:rsidR="00AF5405" w:rsidRPr="006B24F0" w:rsidRDefault="00AF5405" w:rsidP="00AF5405">
            <w:pPr>
              <w:pStyle w:val="TableField-Left"/>
              <w:rPr>
                <w:rFonts w:ascii="Calibri Light" w:hAnsi="Calibri Light" w:cs="Arial"/>
              </w:rPr>
            </w:pPr>
            <w:r>
              <w:rPr>
                <w:rFonts w:ascii="Calibri Light" w:hAnsi="Calibri Light" w:cs="Arial"/>
              </w:rPr>
              <w:t>N/A</w:t>
            </w:r>
          </w:p>
        </w:tc>
      </w:tr>
      <w:tr w:rsidR="00526378" w:rsidRPr="006B24F0" w14:paraId="795B1462" w14:textId="77777777" w:rsidTr="00AC0E6E">
        <w:trPr>
          <w:cantSplit/>
          <w:trHeight w:val="432"/>
        </w:trPr>
        <w:tc>
          <w:tcPr>
            <w:tcW w:w="828" w:type="dxa"/>
            <w:vAlign w:val="center"/>
          </w:tcPr>
          <w:p w14:paraId="3DE7C53D" w14:textId="77777777" w:rsidR="00526378" w:rsidRPr="006B24F0" w:rsidRDefault="00526378" w:rsidP="00526378">
            <w:pPr>
              <w:pStyle w:val="TableField-Center"/>
              <w:rPr>
                <w:rFonts w:ascii="Calibri Light" w:hAnsi="Calibri Light" w:cs="Arial"/>
              </w:rPr>
            </w:pPr>
            <w:r>
              <w:rPr>
                <w:rFonts w:ascii="Calibri Light" w:hAnsi="Calibri Light" w:cs="Arial"/>
              </w:rPr>
              <w:t>180</w:t>
            </w:r>
          </w:p>
        </w:tc>
        <w:tc>
          <w:tcPr>
            <w:tcW w:w="3649" w:type="dxa"/>
            <w:vAlign w:val="center"/>
          </w:tcPr>
          <w:p w14:paraId="7F867FA3" w14:textId="77777777" w:rsidR="00526378" w:rsidRPr="001C5F67" w:rsidRDefault="00526378" w:rsidP="00526378">
            <w:pPr>
              <w:pStyle w:val="TableField-Left"/>
              <w:rPr>
                <w:rFonts w:ascii="Calibri Light" w:hAnsi="Calibri Light" w:cs="Arial"/>
                <w:b/>
              </w:rPr>
            </w:pPr>
            <w:r w:rsidRPr="001C5F67">
              <w:rPr>
                <w:rFonts w:ascii="Calibri Light" w:hAnsi="Calibri Light" w:cs="Arial"/>
                <w:b/>
              </w:rPr>
              <w:t>Require COE Assistance?</w:t>
            </w:r>
          </w:p>
          <w:p w14:paraId="65DB7F2F" w14:textId="763DA431" w:rsidR="00526378" w:rsidRPr="006B24F0" w:rsidRDefault="006B6E3F" w:rsidP="00526378">
            <w:pPr>
              <w:pStyle w:val="TableField-Left"/>
              <w:rPr>
                <w:rFonts w:ascii="Calibri Light" w:hAnsi="Calibri Light" w:cs="Arial"/>
              </w:rPr>
            </w:pPr>
            <w:r>
              <w:rPr>
                <w:rFonts w:ascii="Calibri Light" w:hAnsi="Calibri Light" w:cs="Arial"/>
              </w:rPr>
              <w:t xml:space="preserve">Economic Development Services </w:t>
            </w:r>
            <w:r w:rsidR="00526378">
              <w:rPr>
                <w:rFonts w:ascii="Calibri Light" w:hAnsi="Calibri Light" w:cs="Arial"/>
              </w:rPr>
              <w:t>personnel will determine whether or not COE assistance is needed. If yes, proceed to step 190. If not, End.</w:t>
            </w:r>
          </w:p>
        </w:tc>
        <w:tc>
          <w:tcPr>
            <w:tcW w:w="2250" w:type="dxa"/>
            <w:vAlign w:val="center"/>
          </w:tcPr>
          <w:p w14:paraId="30AB085D" w14:textId="77777777" w:rsidR="00526378" w:rsidRPr="006B24F0" w:rsidRDefault="001C3E90" w:rsidP="00526378">
            <w:pPr>
              <w:pStyle w:val="TableField-Left"/>
              <w:rPr>
                <w:rFonts w:ascii="Calibri Light" w:hAnsi="Calibri Light" w:cs="Arial"/>
              </w:rPr>
            </w:pPr>
            <w:r>
              <w:rPr>
                <w:rFonts w:ascii="Calibri Light" w:hAnsi="Calibri Light" w:cs="Arial"/>
              </w:rPr>
              <w:t>N/A</w:t>
            </w:r>
          </w:p>
        </w:tc>
        <w:tc>
          <w:tcPr>
            <w:tcW w:w="2160" w:type="dxa"/>
            <w:vAlign w:val="center"/>
          </w:tcPr>
          <w:p w14:paraId="2C6CACE8" w14:textId="214ED250" w:rsidR="00526378" w:rsidRPr="006B24F0" w:rsidRDefault="00526378" w:rsidP="00526378">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603200F1" w14:textId="77777777" w:rsidR="00526378" w:rsidRPr="006B24F0" w:rsidRDefault="00526378" w:rsidP="00526378">
            <w:pPr>
              <w:pStyle w:val="TableField-Left"/>
              <w:rPr>
                <w:rFonts w:ascii="Calibri Light" w:hAnsi="Calibri Light" w:cs="Arial"/>
              </w:rPr>
            </w:pPr>
            <w:r>
              <w:rPr>
                <w:rFonts w:ascii="Calibri Light" w:hAnsi="Calibri Light" w:cs="Arial"/>
              </w:rPr>
              <w:t>N/A</w:t>
            </w:r>
          </w:p>
        </w:tc>
      </w:tr>
      <w:tr w:rsidR="0025533A" w:rsidRPr="006B24F0" w14:paraId="1647FD31" w14:textId="77777777" w:rsidTr="00AC0E6E">
        <w:trPr>
          <w:cantSplit/>
          <w:trHeight w:val="432"/>
        </w:trPr>
        <w:tc>
          <w:tcPr>
            <w:tcW w:w="828" w:type="dxa"/>
            <w:vAlign w:val="center"/>
          </w:tcPr>
          <w:p w14:paraId="3629F6F4" w14:textId="77777777" w:rsidR="0025533A" w:rsidRPr="006B24F0" w:rsidRDefault="0025533A" w:rsidP="0025533A">
            <w:pPr>
              <w:pStyle w:val="TableField-Center"/>
              <w:rPr>
                <w:rFonts w:ascii="Calibri Light" w:hAnsi="Calibri Light" w:cs="Arial"/>
              </w:rPr>
            </w:pPr>
            <w:r>
              <w:rPr>
                <w:rFonts w:ascii="Calibri Light" w:hAnsi="Calibri Light" w:cs="Arial"/>
              </w:rPr>
              <w:t>190</w:t>
            </w:r>
          </w:p>
        </w:tc>
        <w:tc>
          <w:tcPr>
            <w:tcW w:w="3649" w:type="dxa"/>
            <w:vAlign w:val="center"/>
          </w:tcPr>
          <w:p w14:paraId="02F3B228" w14:textId="77777777" w:rsidR="0025533A" w:rsidRDefault="0025533A" w:rsidP="0025533A">
            <w:pPr>
              <w:pStyle w:val="TableField-Left"/>
              <w:rPr>
                <w:rFonts w:ascii="Calibri Light" w:hAnsi="Calibri Light" w:cs="Arial"/>
                <w:b/>
              </w:rPr>
            </w:pPr>
            <w:r>
              <w:rPr>
                <w:rFonts w:ascii="Calibri Light" w:hAnsi="Calibri Light" w:cs="Arial"/>
                <w:b/>
              </w:rPr>
              <w:t>Create Service Ticket</w:t>
            </w:r>
          </w:p>
          <w:p w14:paraId="5A064EE5" w14:textId="2C288675" w:rsidR="0025533A" w:rsidRPr="006B24F0" w:rsidRDefault="006B6E3F" w:rsidP="0025533A">
            <w:pPr>
              <w:pStyle w:val="TableField-Left"/>
              <w:rPr>
                <w:rFonts w:ascii="Calibri Light" w:hAnsi="Calibri Light" w:cs="Arial"/>
              </w:rPr>
            </w:pPr>
            <w:r>
              <w:rPr>
                <w:rFonts w:ascii="Calibri Light" w:hAnsi="Calibri Light" w:cs="Arial"/>
              </w:rPr>
              <w:t xml:space="preserve">Economic Development Services </w:t>
            </w:r>
            <w:r w:rsidR="0025533A" w:rsidRPr="0030593C">
              <w:rPr>
                <w:rFonts w:ascii="Calibri Light" w:hAnsi="Calibri Light" w:cs="Arial"/>
              </w:rPr>
              <w:t>personnel will create a Service Ticket and assign it to the COE based on the nature of the request.</w:t>
            </w:r>
          </w:p>
        </w:tc>
        <w:tc>
          <w:tcPr>
            <w:tcW w:w="2250" w:type="dxa"/>
            <w:vAlign w:val="center"/>
          </w:tcPr>
          <w:p w14:paraId="3F0D8108" w14:textId="77777777" w:rsidR="0025533A" w:rsidRPr="006B24F0" w:rsidRDefault="001C3E90" w:rsidP="0025533A">
            <w:pPr>
              <w:pStyle w:val="TableField-Left"/>
              <w:rPr>
                <w:rFonts w:ascii="Calibri Light" w:hAnsi="Calibri Light" w:cs="Arial"/>
              </w:rPr>
            </w:pPr>
            <w:r>
              <w:rPr>
                <w:rFonts w:ascii="Calibri Light" w:hAnsi="Calibri Light" w:cs="Arial"/>
              </w:rPr>
              <w:t xml:space="preserve">Service </w:t>
            </w:r>
            <w:r w:rsidRPr="001C3E90">
              <w:rPr>
                <w:rFonts w:ascii="Calibri Light" w:hAnsi="Calibri Light" w:cs="Arial"/>
              </w:rPr>
              <w:sym w:font="Wingdings" w:char="F0E0"/>
            </w:r>
            <w:r>
              <w:rPr>
                <w:rFonts w:ascii="Calibri Light" w:hAnsi="Calibri Light" w:cs="Arial"/>
              </w:rPr>
              <w:t xml:space="preserve"> Tickets</w:t>
            </w:r>
          </w:p>
        </w:tc>
        <w:tc>
          <w:tcPr>
            <w:tcW w:w="2160" w:type="dxa"/>
            <w:vAlign w:val="center"/>
          </w:tcPr>
          <w:p w14:paraId="041BF896" w14:textId="764B8A6E" w:rsidR="0025533A" w:rsidRPr="006B24F0" w:rsidRDefault="0025533A" w:rsidP="0025533A">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401C3C74" w14:textId="77777777" w:rsidR="0025533A" w:rsidRPr="006B24F0" w:rsidRDefault="0025533A" w:rsidP="0025533A">
            <w:pPr>
              <w:pStyle w:val="TableField-Left"/>
              <w:rPr>
                <w:rFonts w:ascii="Calibri Light" w:hAnsi="Calibri Light" w:cs="Arial"/>
              </w:rPr>
            </w:pPr>
            <w:r>
              <w:rPr>
                <w:rFonts w:ascii="Calibri Light" w:hAnsi="Calibri Light" w:cs="Arial"/>
              </w:rPr>
              <w:t>N/A</w:t>
            </w:r>
          </w:p>
        </w:tc>
      </w:tr>
      <w:tr w:rsidR="00AD30C3" w:rsidRPr="006B24F0" w14:paraId="5FFE0511" w14:textId="77777777" w:rsidTr="00AC0E6E">
        <w:trPr>
          <w:cantSplit/>
          <w:trHeight w:val="432"/>
        </w:trPr>
        <w:tc>
          <w:tcPr>
            <w:tcW w:w="828" w:type="dxa"/>
            <w:vAlign w:val="center"/>
          </w:tcPr>
          <w:p w14:paraId="62C90C7A" w14:textId="77777777" w:rsidR="00AD30C3" w:rsidRPr="006B24F0" w:rsidRDefault="00AD30C3" w:rsidP="00AD30C3">
            <w:pPr>
              <w:pStyle w:val="TableField-Center"/>
              <w:rPr>
                <w:rFonts w:ascii="Calibri Light" w:hAnsi="Calibri Light" w:cs="Arial"/>
              </w:rPr>
            </w:pPr>
            <w:r>
              <w:rPr>
                <w:rFonts w:ascii="Calibri Light" w:hAnsi="Calibri Light" w:cs="Arial"/>
              </w:rPr>
              <w:t>200</w:t>
            </w:r>
          </w:p>
        </w:tc>
        <w:tc>
          <w:tcPr>
            <w:tcW w:w="3649" w:type="dxa"/>
            <w:vAlign w:val="center"/>
          </w:tcPr>
          <w:p w14:paraId="55F08FB1" w14:textId="77777777" w:rsidR="00AD30C3" w:rsidRPr="001A075A" w:rsidRDefault="00AD30C3" w:rsidP="00AD30C3">
            <w:pPr>
              <w:pStyle w:val="TableField-Left"/>
              <w:rPr>
                <w:rFonts w:ascii="Calibri Light" w:hAnsi="Calibri Light" w:cs="Arial"/>
                <w:b/>
              </w:rPr>
            </w:pPr>
            <w:r w:rsidRPr="001A075A">
              <w:rPr>
                <w:rFonts w:ascii="Calibri Light" w:hAnsi="Calibri Light" w:cs="Arial"/>
                <w:b/>
              </w:rPr>
              <w:t>Update Service Ticket Status = ‘Completed’</w:t>
            </w:r>
          </w:p>
          <w:p w14:paraId="08C55E4F" w14:textId="77777777" w:rsidR="00AD30C3" w:rsidRPr="006B24F0" w:rsidRDefault="00AD30C3" w:rsidP="00AD30C3">
            <w:pPr>
              <w:pStyle w:val="TableField-Left"/>
              <w:rPr>
                <w:rFonts w:ascii="Calibri Light" w:hAnsi="Calibri Light" w:cs="Arial"/>
              </w:rPr>
            </w:pPr>
            <w:r>
              <w:rPr>
                <w:rFonts w:ascii="Calibri Light" w:hAnsi="Calibri Light" w:cs="Arial"/>
              </w:rPr>
              <w:t>COE personnel will update the service ticket and set its status to ‘Completed’.</w:t>
            </w:r>
          </w:p>
        </w:tc>
        <w:tc>
          <w:tcPr>
            <w:tcW w:w="2250" w:type="dxa"/>
            <w:vAlign w:val="center"/>
          </w:tcPr>
          <w:p w14:paraId="16BFAA7C" w14:textId="77777777" w:rsidR="00AD30C3" w:rsidRPr="006B24F0" w:rsidRDefault="001C3E90" w:rsidP="00AD30C3">
            <w:pPr>
              <w:pStyle w:val="TableField-Left"/>
              <w:rPr>
                <w:rFonts w:ascii="Calibri Light" w:hAnsi="Calibri Light" w:cs="Arial"/>
              </w:rPr>
            </w:pPr>
            <w:r>
              <w:rPr>
                <w:rFonts w:ascii="Calibri Light" w:hAnsi="Calibri Light" w:cs="Arial"/>
              </w:rPr>
              <w:t xml:space="preserve">Service </w:t>
            </w:r>
            <w:r w:rsidRPr="001C3E90">
              <w:rPr>
                <w:rFonts w:ascii="Calibri Light" w:hAnsi="Calibri Light" w:cs="Arial"/>
              </w:rPr>
              <w:sym w:font="Wingdings" w:char="F0E0"/>
            </w:r>
            <w:r>
              <w:rPr>
                <w:rFonts w:ascii="Calibri Light" w:hAnsi="Calibri Light" w:cs="Arial"/>
              </w:rPr>
              <w:t xml:space="preserve"> Tickets</w:t>
            </w:r>
          </w:p>
        </w:tc>
        <w:tc>
          <w:tcPr>
            <w:tcW w:w="2160" w:type="dxa"/>
            <w:vAlign w:val="center"/>
          </w:tcPr>
          <w:p w14:paraId="51FC09D9" w14:textId="29152B4C" w:rsidR="00AD30C3" w:rsidRPr="006B24F0" w:rsidRDefault="00AD30C3" w:rsidP="00AD30C3">
            <w:pPr>
              <w:pStyle w:val="TableField-Left"/>
              <w:rPr>
                <w:rFonts w:ascii="Calibri Light" w:hAnsi="Calibri Light" w:cs="Arial"/>
              </w:rPr>
            </w:pPr>
            <w:r>
              <w:rPr>
                <w:rFonts w:ascii="Calibri Light" w:hAnsi="Calibri Light" w:cs="Arial"/>
              </w:rPr>
              <w:t xml:space="preserve">Sales Professional </w:t>
            </w:r>
            <w:r w:rsidR="00FF4AC5">
              <w:rPr>
                <w:rFonts w:ascii="Calibri Light" w:hAnsi="Calibri Light" w:cs="Arial"/>
              </w:rPr>
              <w:t>–</w:t>
            </w:r>
            <w:r>
              <w:rPr>
                <w:rFonts w:ascii="Calibri Light" w:hAnsi="Calibri Light" w:cs="Arial"/>
              </w:rPr>
              <w:t xml:space="preserve"> COE</w:t>
            </w:r>
          </w:p>
        </w:tc>
        <w:tc>
          <w:tcPr>
            <w:tcW w:w="1620" w:type="dxa"/>
            <w:vAlign w:val="center"/>
          </w:tcPr>
          <w:p w14:paraId="4D12A984" w14:textId="77777777" w:rsidR="00AD30C3" w:rsidRPr="006B24F0" w:rsidRDefault="00AD30C3" w:rsidP="00AD30C3">
            <w:pPr>
              <w:pStyle w:val="TableField-Left"/>
              <w:rPr>
                <w:rFonts w:ascii="Calibri Light" w:hAnsi="Calibri Light" w:cs="Arial"/>
              </w:rPr>
            </w:pPr>
            <w:r>
              <w:rPr>
                <w:rFonts w:ascii="Calibri Light" w:hAnsi="Calibri Light" w:cs="Arial"/>
              </w:rPr>
              <w:t>N/A</w:t>
            </w:r>
          </w:p>
        </w:tc>
      </w:tr>
    </w:tbl>
    <w:p w14:paraId="2F154E65" w14:textId="77777777" w:rsidR="00425739" w:rsidRPr="006B24F0" w:rsidRDefault="00425739" w:rsidP="00425739">
      <w:pPr>
        <w:rPr>
          <w:rFonts w:ascii="Calibri Light" w:hAnsi="Calibri Light"/>
        </w:rPr>
      </w:pPr>
    </w:p>
    <w:p w14:paraId="5F6D3DC6" w14:textId="77777777" w:rsidR="00877F3C" w:rsidRPr="00877F3C" w:rsidRDefault="008B44A7" w:rsidP="00162320">
      <w:pPr>
        <w:pStyle w:val="Heading3"/>
        <w:keepNext/>
        <w:numPr>
          <w:ilvl w:val="2"/>
          <w:numId w:val="5"/>
        </w:numPr>
        <w:tabs>
          <w:tab w:val="left" w:pos="1440"/>
        </w:tabs>
        <w:spacing w:before="120" w:after="120"/>
        <w:rPr>
          <w:rFonts w:ascii="Calibri Light" w:hAnsi="Calibri Light"/>
        </w:rPr>
      </w:pPr>
      <w:bookmarkStart w:id="48" w:name="_Toc517343010"/>
      <w:r>
        <w:rPr>
          <w:rFonts w:ascii="Calibri Light" w:hAnsi="Calibri Light"/>
        </w:rPr>
        <w:lastRenderedPageBreak/>
        <w:t>New Construction</w:t>
      </w:r>
      <w:r w:rsidR="00877F3C">
        <w:rPr>
          <w:rFonts w:ascii="Calibri Light" w:hAnsi="Calibri Light"/>
        </w:rPr>
        <w:t xml:space="preserve"> Sales Cycle</w:t>
      </w:r>
      <w:bookmarkEnd w:id="48"/>
    </w:p>
    <w:p w14:paraId="7CE7C0E6" w14:textId="77777777" w:rsidR="00877F3C" w:rsidRPr="00367326" w:rsidRDefault="00877F3C" w:rsidP="00877F3C">
      <w:pPr>
        <w:pStyle w:val="Heading4"/>
        <w:rPr>
          <w:rFonts w:ascii="Calibri Light" w:hAnsi="Calibri Light" w:cs="Arial"/>
          <w:i w:val="0"/>
        </w:rPr>
      </w:pPr>
      <w:r w:rsidRPr="00367326">
        <w:rPr>
          <w:rFonts w:ascii="Calibri Light" w:hAnsi="Calibri Light" w:cs="Arial"/>
          <w:i w:val="0"/>
        </w:rPr>
        <w:t xml:space="preserve">Process Flow Diagram </w:t>
      </w:r>
    </w:p>
    <w:p w14:paraId="61E02DF1" w14:textId="77777777" w:rsidR="00877F3C" w:rsidRPr="006B24F0" w:rsidRDefault="00C01640" w:rsidP="00877F3C">
      <w:pPr>
        <w:rPr>
          <w:rFonts w:ascii="Calibri Light" w:hAnsi="Calibri Light"/>
        </w:rPr>
      </w:pPr>
      <w:r>
        <w:rPr>
          <w:noProof/>
        </w:rPr>
        <w:lastRenderedPageBreak/>
        <w:drawing>
          <wp:inline distT="0" distB="0" distL="0" distR="0" wp14:anchorId="1E54D7AE" wp14:editId="37E3002F">
            <wp:extent cx="5902036" cy="7755880"/>
            <wp:effectExtent l="0" t="0" r="3810" b="0"/>
            <wp:docPr id="50219" name="Picture 5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02036" cy="7755880"/>
                    </a:xfrm>
                    <a:prstGeom prst="rect">
                      <a:avLst/>
                    </a:prstGeom>
                  </pic:spPr>
                </pic:pic>
              </a:graphicData>
            </a:graphic>
          </wp:inline>
        </w:drawing>
      </w:r>
    </w:p>
    <w:p w14:paraId="704F5016" w14:textId="77777777" w:rsidR="00877F3C" w:rsidRPr="006B24F0" w:rsidRDefault="00877F3C" w:rsidP="00877F3C">
      <w:pPr>
        <w:pStyle w:val="Heading4"/>
        <w:rPr>
          <w:rFonts w:ascii="Calibri Light" w:hAnsi="Calibri Light" w:cs="Arial"/>
        </w:rPr>
      </w:pPr>
      <w:r w:rsidRPr="00367326">
        <w:rPr>
          <w:rFonts w:ascii="Calibri Light" w:hAnsi="Calibri Light" w:cs="Arial"/>
          <w:i w:val="0"/>
        </w:rPr>
        <w:t>Process Flow Steps</w:t>
      </w:r>
    </w:p>
    <w:p w14:paraId="2DC05E85" w14:textId="77777777" w:rsidR="006B411A" w:rsidRPr="006B24F0" w:rsidRDefault="006B411A" w:rsidP="006B411A">
      <w:pPr>
        <w:rPr>
          <w:rFonts w:ascii="Calibri Light" w:hAnsi="Calibri Light"/>
        </w:rPr>
      </w:pPr>
    </w:p>
    <w:tbl>
      <w:tblPr>
        <w:tblW w:w="105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3649"/>
        <w:gridCol w:w="2250"/>
        <w:gridCol w:w="2160"/>
        <w:gridCol w:w="1620"/>
      </w:tblGrid>
      <w:tr w:rsidR="006B411A" w:rsidRPr="006B24F0" w14:paraId="24CE73BC" w14:textId="77777777" w:rsidTr="00AC16E3">
        <w:trPr>
          <w:cantSplit/>
          <w:trHeight w:val="432"/>
          <w:tblHeader/>
        </w:trPr>
        <w:tc>
          <w:tcPr>
            <w:tcW w:w="828" w:type="dxa"/>
            <w:tcBorders>
              <w:top w:val="threeDEmboss" w:sz="6" w:space="0" w:color="auto"/>
              <w:bottom w:val="threeDEmboss" w:sz="6" w:space="0" w:color="auto"/>
            </w:tcBorders>
            <w:shd w:val="clear" w:color="auto" w:fill="F9FBAF"/>
            <w:vAlign w:val="center"/>
          </w:tcPr>
          <w:p w14:paraId="47F6D7FA" w14:textId="77777777" w:rsidR="006B411A" w:rsidRPr="006B24F0" w:rsidRDefault="006B411A" w:rsidP="00AC16E3">
            <w:pPr>
              <w:pStyle w:val="TableHeader-Center"/>
              <w:rPr>
                <w:rFonts w:ascii="Calibri Light" w:hAnsi="Calibri Light" w:cs="Arial"/>
              </w:rPr>
            </w:pPr>
            <w:r w:rsidRPr="006B24F0">
              <w:rPr>
                <w:rFonts w:ascii="Calibri Light" w:hAnsi="Calibri Light" w:cs="Arial"/>
              </w:rPr>
              <w:lastRenderedPageBreak/>
              <w:t>Step</w:t>
            </w:r>
          </w:p>
        </w:tc>
        <w:tc>
          <w:tcPr>
            <w:tcW w:w="3649" w:type="dxa"/>
            <w:tcBorders>
              <w:top w:val="threeDEmboss" w:sz="6" w:space="0" w:color="auto"/>
              <w:bottom w:val="threeDEmboss" w:sz="6" w:space="0" w:color="auto"/>
            </w:tcBorders>
            <w:shd w:val="clear" w:color="auto" w:fill="F9FBAF"/>
            <w:vAlign w:val="center"/>
          </w:tcPr>
          <w:p w14:paraId="63C86C7B" w14:textId="77777777" w:rsidR="006B411A" w:rsidRPr="006B24F0" w:rsidRDefault="006B411A" w:rsidP="00AC16E3">
            <w:pPr>
              <w:pStyle w:val="TableHeader-Left"/>
              <w:rPr>
                <w:rFonts w:ascii="Calibri Light" w:hAnsi="Calibri Light" w:cs="Arial"/>
              </w:rPr>
            </w:pPr>
            <w:r w:rsidRPr="006B24F0">
              <w:rPr>
                <w:rFonts w:ascii="Calibri Light" w:hAnsi="Calibri Light" w:cs="Arial"/>
              </w:rPr>
              <w:t>Description of Step</w:t>
            </w:r>
          </w:p>
        </w:tc>
        <w:tc>
          <w:tcPr>
            <w:tcW w:w="2250" w:type="dxa"/>
            <w:tcBorders>
              <w:top w:val="threeDEmboss" w:sz="6" w:space="0" w:color="auto"/>
              <w:bottom w:val="threeDEmboss" w:sz="6" w:space="0" w:color="auto"/>
            </w:tcBorders>
            <w:shd w:val="clear" w:color="auto" w:fill="F9FBAF"/>
            <w:vAlign w:val="center"/>
          </w:tcPr>
          <w:p w14:paraId="1AF6A2A5" w14:textId="77777777" w:rsidR="006B411A" w:rsidRPr="006B24F0" w:rsidRDefault="006B411A" w:rsidP="00AC16E3">
            <w:pPr>
              <w:pStyle w:val="TableHeader-Left"/>
              <w:rPr>
                <w:rFonts w:ascii="Calibri Light" w:hAnsi="Calibri Light" w:cs="Arial"/>
              </w:rPr>
            </w:pPr>
            <w:r>
              <w:rPr>
                <w:rFonts w:ascii="Calibri Light" w:hAnsi="Calibri Light" w:cs="Arial"/>
              </w:rPr>
              <w:t>SAP Hybris C4C View</w:t>
            </w:r>
            <w:r w:rsidRPr="006B24F0">
              <w:rPr>
                <w:rFonts w:ascii="Calibri Light" w:hAnsi="Calibri Light" w:cs="Arial"/>
              </w:rPr>
              <w:t xml:space="preserve"> / T-Code</w:t>
            </w:r>
          </w:p>
        </w:tc>
        <w:tc>
          <w:tcPr>
            <w:tcW w:w="2160" w:type="dxa"/>
            <w:tcBorders>
              <w:top w:val="threeDEmboss" w:sz="6" w:space="0" w:color="auto"/>
              <w:bottom w:val="threeDEmboss" w:sz="6" w:space="0" w:color="auto"/>
            </w:tcBorders>
            <w:shd w:val="clear" w:color="auto" w:fill="F9FBAF"/>
            <w:vAlign w:val="center"/>
          </w:tcPr>
          <w:p w14:paraId="02CA665E" w14:textId="77777777" w:rsidR="006B411A" w:rsidRPr="006B24F0" w:rsidRDefault="006B411A" w:rsidP="00AC16E3">
            <w:pPr>
              <w:pStyle w:val="TableHeader-Left"/>
              <w:rPr>
                <w:rFonts w:ascii="Calibri Light" w:hAnsi="Calibri Light" w:cs="Arial"/>
              </w:rPr>
            </w:pPr>
            <w:r w:rsidRPr="006B24F0">
              <w:rPr>
                <w:rFonts w:ascii="Calibri Light" w:hAnsi="Calibri Light" w:cs="Arial"/>
              </w:rPr>
              <w:t>Role(s)</w:t>
            </w:r>
          </w:p>
        </w:tc>
        <w:tc>
          <w:tcPr>
            <w:tcW w:w="1620" w:type="dxa"/>
            <w:tcBorders>
              <w:top w:val="threeDEmboss" w:sz="6" w:space="0" w:color="auto"/>
              <w:bottom w:val="threeDEmboss" w:sz="6" w:space="0" w:color="auto"/>
            </w:tcBorders>
            <w:shd w:val="clear" w:color="auto" w:fill="F9FBAF"/>
            <w:vAlign w:val="center"/>
          </w:tcPr>
          <w:p w14:paraId="29C5D022" w14:textId="77777777" w:rsidR="006B411A" w:rsidRPr="006B24F0" w:rsidRDefault="006B411A" w:rsidP="00AC16E3">
            <w:pPr>
              <w:pStyle w:val="TableHeader-Left"/>
              <w:rPr>
                <w:rFonts w:ascii="Calibri Light" w:hAnsi="Calibri Light" w:cs="Arial"/>
              </w:rPr>
            </w:pPr>
            <w:r>
              <w:rPr>
                <w:rFonts w:ascii="Calibri Light" w:hAnsi="Calibri Light" w:cs="Arial"/>
              </w:rPr>
              <w:t>If step is relevant for a Control, add Requirement ID</w:t>
            </w:r>
          </w:p>
        </w:tc>
      </w:tr>
      <w:tr w:rsidR="006B411A" w:rsidRPr="006B24F0" w14:paraId="0D9F0BB0" w14:textId="77777777" w:rsidTr="00AC16E3">
        <w:trPr>
          <w:cantSplit/>
          <w:trHeight w:val="432"/>
        </w:trPr>
        <w:tc>
          <w:tcPr>
            <w:tcW w:w="828" w:type="dxa"/>
            <w:vAlign w:val="center"/>
          </w:tcPr>
          <w:p w14:paraId="1F3AB370" w14:textId="77777777" w:rsidR="006B411A" w:rsidRPr="006B24F0" w:rsidRDefault="006B411A" w:rsidP="00AC16E3">
            <w:pPr>
              <w:pStyle w:val="TableField-Center"/>
              <w:rPr>
                <w:rFonts w:ascii="Calibri Light" w:hAnsi="Calibri Light" w:cs="Arial"/>
              </w:rPr>
            </w:pPr>
            <w:r>
              <w:rPr>
                <w:rFonts w:ascii="Calibri Light" w:hAnsi="Calibri Light" w:cs="Arial"/>
              </w:rPr>
              <w:t>10</w:t>
            </w:r>
          </w:p>
        </w:tc>
        <w:tc>
          <w:tcPr>
            <w:tcW w:w="3649" w:type="dxa"/>
            <w:vAlign w:val="center"/>
          </w:tcPr>
          <w:p w14:paraId="2A0295BF" w14:textId="77777777" w:rsidR="006B411A" w:rsidRPr="001D0F9D" w:rsidRDefault="006B411A" w:rsidP="00AC16E3">
            <w:pPr>
              <w:pStyle w:val="TableField-Left"/>
              <w:rPr>
                <w:rFonts w:ascii="Calibri Light" w:hAnsi="Calibri Light" w:cs="Arial"/>
                <w:b/>
              </w:rPr>
            </w:pPr>
            <w:r w:rsidRPr="001D0F9D">
              <w:rPr>
                <w:rFonts w:ascii="Calibri Light" w:hAnsi="Calibri Light" w:cs="Arial"/>
                <w:b/>
              </w:rPr>
              <w:t>Create Lead</w:t>
            </w:r>
          </w:p>
          <w:p w14:paraId="403793DB" w14:textId="635A97B1" w:rsidR="006B411A" w:rsidRPr="006B24F0" w:rsidRDefault="006B411A" w:rsidP="00AC16E3">
            <w:pPr>
              <w:pStyle w:val="TableField-Left"/>
              <w:rPr>
                <w:rFonts w:ascii="Calibri Light" w:hAnsi="Calibri Light" w:cs="Arial"/>
              </w:rPr>
            </w:pPr>
            <w:r>
              <w:rPr>
                <w:rFonts w:ascii="Calibri Light" w:hAnsi="Calibri Light" w:cs="Arial"/>
              </w:rPr>
              <w:t xml:space="preserve">Sales personnel </w:t>
            </w:r>
            <w:r w:rsidR="00625F14">
              <w:rPr>
                <w:rFonts w:ascii="Calibri Light" w:hAnsi="Calibri Light" w:cs="Arial"/>
              </w:rPr>
              <w:t xml:space="preserve">will </w:t>
            </w:r>
            <w:r>
              <w:rPr>
                <w:rFonts w:ascii="Calibri Light" w:hAnsi="Calibri Light" w:cs="Arial"/>
              </w:rPr>
              <w:t>create a lead to capture customers intent to participate in or SCE’s intent to consider a customer for customer care initiatives.</w:t>
            </w:r>
          </w:p>
        </w:tc>
        <w:tc>
          <w:tcPr>
            <w:tcW w:w="2250" w:type="dxa"/>
            <w:vAlign w:val="center"/>
          </w:tcPr>
          <w:p w14:paraId="2F301FBC" w14:textId="77777777" w:rsidR="006B411A" w:rsidRPr="006B24F0" w:rsidRDefault="006B411A" w:rsidP="00AC16E3">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643E4DB4" w14:textId="40CF214D" w:rsidR="006B411A" w:rsidRPr="006B24F0" w:rsidRDefault="00AF6CE4" w:rsidP="008E1B0F">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4537ED7F"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71158BC3" w14:textId="77777777" w:rsidTr="00AC16E3">
        <w:trPr>
          <w:cantSplit/>
          <w:trHeight w:val="432"/>
        </w:trPr>
        <w:tc>
          <w:tcPr>
            <w:tcW w:w="828" w:type="dxa"/>
            <w:vAlign w:val="center"/>
          </w:tcPr>
          <w:p w14:paraId="29901DA7" w14:textId="77777777" w:rsidR="006B411A" w:rsidRPr="006B24F0" w:rsidRDefault="00BB4808" w:rsidP="00AC16E3">
            <w:pPr>
              <w:pStyle w:val="TableField-Center"/>
              <w:rPr>
                <w:rFonts w:ascii="Calibri Light" w:hAnsi="Calibri Light" w:cs="Arial"/>
              </w:rPr>
            </w:pPr>
            <w:r>
              <w:rPr>
                <w:rFonts w:ascii="Calibri Light" w:hAnsi="Calibri Light" w:cs="Arial"/>
              </w:rPr>
              <w:t>2</w:t>
            </w:r>
            <w:r w:rsidR="006B411A">
              <w:rPr>
                <w:rFonts w:ascii="Calibri Light" w:hAnsi="Calibri Light" w:cs="Arial"/>
              </w:rPr>
              <w:t>0</w:t>
            </w:r>
          </w:p>
        </w:tc>
        <w:tc>
          <w:tcPr>
            <w:tcW w:w="3649" w:type="dxa"/>
            <w:vAlign w:val="center"/>
          </w:tcPr>
          <w:p w14:paraId="18CE6AC9" w14:textId="77777777" w:rsidR="006B411A" w:rsidRPr="001260B1" w:rsidRDefault="006B411A" w:rsidP="00AC16E3">
            <w:pPr>
              <w:pStyle w:val="TableField-Left"/>
              <w:rPr>
                <w:rFonts w:ascii="Calibri Light" w:hAnsi="Calibri Light" w:cs="Arial"/>
                <w:b/>
              </w:rPr>
            </w:pPr>
            <w:r w:rsidRPr="001260B1">
              <w:rPr>
                <w:rFonts w:ascii="Calibri Light" w:hAnsi="Calibri Light" w:cs="Arial"/>
                <w:b/>
              </w:rPr>
              <w:t>Customer Contact Needed?</w:t>
            </w:r>
          </w:p>
          <w:p w14:paraId="41E34FB3" w14:textId="77777777" w:rsidR="006B411A" w:rsidRPr="006B24F0" w:rsidRDefault="006B411A" w:rsidP="00AC16E3">
            <w:pPr>
              <w:pStyle w:val="TableField-Left"/>
              <w:rPr>
                <w:rFonts w:ascii="Calibri Light" w:hAnsi="Calibri Light" w:cs="Arial"/>
              </w:rPr>
            </w:pPr>
            <w:r>
              <w:rPr>
                <w:rFonts w:ascii="Calibri Light" w:hAnsi="Calibri Light" w:cs="Arial"/>
              </w:rPr>
              <w:t>Sales personnel will decide whether or not to contact the customer. If customer contact is needed, proceed to step 90. If not, proceed to step 100.</w:t>
            </w:r>
          </w:p>
        </w:tc>
        <w:tc>
          <w:tcPr>
            <w:tcW w:w="2250" w:type="dxa"/>
            <w:vAlign w:val="center"/>
          </w:tcPr>
          <w:p w14:paraId="48756616"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c>
          <w:tcPr>
            <w:tcW w:w="2160" w:type="dxa"/>
            <w:vAlign w:val="center"/>
          </w:tcPr>
          <w:p w14:paraId="5ADA2E96" w14:textId="653D5FD6" w:rsidR="006B411A" w:rsidRPr="006B24F0" w:rsidRDefault="00AF6CE4" w:rsidP="008E1B0F">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7F3A0D1A"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15B83577" w14:textId="77777777" w:rsidTr="00AC16E3">
        <w:trPr>
          <w:cantSplit/>
          <w:trHeight w:val="432"/>
        </w:trPr>
        <w:tc>
          <w:tcPr>
            <w:tcW w:w="828" w:type="dxa"/>
            <w:vAlign w:val="center"/>
          </w:tcPr>
          <w:p w14:paraId="629FB8A4" w14:textId="77777777" w:rsidR="006B411A" w:rsidRPr="006B24F0" w:rsidRDefault="00BB4808" w:rsidP="00AC16E3">
            <w:pPr>
              <w:pStyle w:val="TableField-Center"/>
              <w:rPr>
                <w:rFonts w:ascii="Calibri Light" w:hAnsi="Calibri Light" w:cs="Arial"/>
              </w:rPr>
            </w:pPr>
            <w:r>
              <w:rPr>
                <w:rFonts w:ascii="Calibri Light" w:hAnsi="Calibri Light" w:cs="Arial"/>
              </w:rPr>
              <w:t>3</w:t>
            </w:r>
            <w:r w:rsidR="006B411A">
              <w:rPr>
                <w:rFonts w:ascii="Calibri Light" w:hAnsi="Calibri Light" w:cs="Arial"/>
              </w:rPr>
              <w:t>0</w:t>
            </w:r>
          </w:p>
        </w:tc>
        <w:tc>
          <w:tcPr>
            <w:tcW w:w="3649" w:type="dxa"/>
            <w:vAlign w:val="center"/>
          </w:tcPr>
          <w:p w14:paraId="247B4EB6" w14:textId="77777777" w:rsidR="006B411A" w:rsidRPr="001260B1" w:rsidRDefault="006B411A" w:rsidP="00AC16E3">
            <w:pPr>
              <w:pStyle w:val="TableField-Left"/>
              <w:rPr>
                <w:rFonts w:ascii="Calibri Light" w:hAnsi="Calibri Light" w:cs="Arial"/>
                <w:b/>
              </w:rPr>
            </w:pPr>
            <w:r w:rsidRPr="001260B1">
              <w:rPr>
                <w:rFonts w:ascii="Calibri Light" w:hAnsi="Calibri Light" w:cs="Arial"/>
                <w:b/>
              </w:rPr>
              <w:t>Customer Interested?</w:t>
            </w:r>
          </w:p>
          <w:p w14:paraId="29875B82" w14:textId="77777777" w:rsidR="006B411A" w:rsidRPr="006B24F0" w:rsidRDefault="006B411A" w:rsidP="00AC16E3">
            <w:pPr>
              <w:pStyle w:val="TableField-Left"/>
              <w:rPr>
                <w:rFonts w:ascii="Calibri Light" w:hAnsi="Calibri Light" w:cs="Arial"/>
              </w:rPr>
            </w:pPr>
            <w:r>
              <w:rPr>
                <w:rFonts w:ascii="Calibri Light" w:hAnsi="Calibri Light" w:cs="Arial"/>
              </w:rPr>
              <w:t>Sales personnel will determine customer’s level of interest in the Customer Care program. If the customer is interested, proceed to step 110. If not, proceed to step 120.</w:t>
            </w:r>
          </w:p>
        </w:tc>
        <w:tc>
          <w:tcPr>
            <w:tcW w:w="2250" w:type="dxa"/>
            <w:vAlign w:val="center"/>
          </w:tcPr>
          <w:p w14:paraId="48CE5754"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c>
          <w:tcPr>
            <w:tcW w:w="2160" w:type="dxa"/>
            <w:vAlign w:val="center"/>
          </w:tcPr>
          <w:p w14:paraId="2EF907D6" w14:textId="1A75EFC9" w:rsidR="006B411A" w:rsidRPr="006B24F0" w:rsidRDefault="00AF6CE4" w:rsidP="008E1B0F">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22AE59D0"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2B483DA3" w14:textId="77777777" w:rsidTr="00AC16E3">
        <w:trPr>
          <w:cantSplit/>
          <w:trHeight w:val="432"/>
        </w:trPr>
        <w:tc>
          <w:tcPr>
            <w:tcW w:w="828" w:type="dxa"/>
            <w:vAlign w:val="center"/>
          </w:tcPr>
          <w:p w14:paraId="56E7D2D9" w14:textId="77777777" w:rsidR="006B411A" w:rsidRPr="006B24F0" w:rsidRDefault="00BB4808" w:rsidP="00AC16E3">
            <w:pPr>
              <w:pStyle w:val="TableField-Center"/>
              <w:rPr>
                <w:rFonts w:ascii="Calibri Light" w:hAnsi="Calibri Light" w:cs="Arial"/>
              </w:rPr>
            </w:pPr>
            <w:r>
              <w:rPr>
                <w:rFonts w:ascii="Calibri Light" w:hAnsi="Calibri Light" w:cs="Arial"/>
              </w:rPr>
              <w:t>4</w:t>
            </w:r>
            <w:r w:rsidR="006B411A">
              <w:rPr>
                <w:rFonts w:ascii="Calibri Light" w:hAnsi="Calibri Light" w:cs="Arial"/>
              </w:rPr>
              <w:t>0</w:t>
            </w:r>
          </w:p>
        </w:tc>
        <w:tc>
          <w:tcPr>
            <w:tcW w:w="3649" w:type="dxa"/>
            <w:vAlign w:val="center"/>
          </w:tcPr>
          <w:p w14:paraId="1690A6A7" w14:textId="77777777" w:rsidR="006B411A" w:rsidRPr="001260B1" w:rsidRDefault="006B411A" w:rsidP="00AC16E3">
            <w:pPr>
              <w:pStyle w:val="TableField-Left"/>
              <w:rPr>
                <w:rFonts w:ascii="Calibri Light" w:hAnsi="Calibri Light" w:cs="Arial"/>
                <w:b/>
              </w:rPr>
            </w:pPr>
            <w:r w:rsidRPr="001260B1">
              <w:rPr>
                <w:rFonts w:ascii="Calibri Light" w:hAnsi="Calibri Light" w:cs="Arial"/>
                <w:b/>
              </w:rPr>
              <w:t>Customer Interested?</w:t>
            </w:r>
          </w:p>
          <w:p w14:paraId="465603A6" w14:textId="77777777" w:rsidR="006B411A" w:rsidRPr="006B24F0" w:rsidRDefault="006B411A" w:rsidP="00AC16E3">
            <w:pPr>
              <w:pStyle w:val="TableField-Left"/>
              <w:rPr>
                <w:rFonts w:ascii="Calibri Light" w:hAnsi="Calibri Light" w:cs="Arial"/>
              </w:rPr>
            </w:pPr>
            <w:r>
              <w:rPr>
                <w:rFonts w:ascii="Calibri Light" w:hAnsi="Calibri Light" w:cs="Arial"/>
              </w:rPr>
              <w:t>Sales personnel will determine customer’s level of interest in the Customer Care program. If the customer is interested, proceed to step 110. If not, proceed to step 130.</w:t>
            </w:r>
          </w:p>
        </w:tc>
        <w:tc>
          <w:tcPr>
            <w:tcW w:w="2250" w:type="dxa"/>
            <w:vAlign w:val="center"/>
          </w:tcPr>
          <w:p w14:paraId="6CD6CCDF"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c>
          <w:tcPr>
            <w:tcW w:w="2160" w:type="dxa"/>
            <w:vAlign w:val="center"/>
          </w:tcPr>
          <w:p w14:paraId="077E717D" w14:textId="397CBA8D" w:rsidR="006B411A" w:rsidRPr="006B24F0" w:rsidRDefault="00AF6CE4" w:rsidP="008E1B0F">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18D4803C"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682B4675" w14:textId="77777777" w:rsidTr="00AC16E3">
        <w:trPr>
          <w:cantSplit/>
          <w:trHeight w:val="432"/>
        </w:trPr>
        <w:tc>
          <w:tcPr>
            <w:tcW w:w="828" w:type="dxa"/>
            <w:vAlign w:val="center"/>
          </w:tcPr>
          <w:p w14:paraId="0D7166C4" w14:textId="77777777" w:rsidR="006B411A" w:rsidRPr="006B24F0" w:rsidRDefault="00BB4808" w:rsidP="00AC16E3">
            <w:pPr>
              <w:pStyle w:val="TableField-Center"/>
              <w:rPr>
                <w:rFonts w:ascii="Calibri Light" w:hAnsi="Calibri Light" w:cs="Arial"/>
              </w:rPr>
            </w:pPr>
            <w:r>
              <w:rPr>
                <w:rFonts w:ascii="Calibri Light" w:hAnsi="Calibri Light" w:cs="Arial"/>
              </w:rPr>
              <w:t>5</w:t>
            </w:r>
            <w:r w:rsidR="006B411A">
              <w:rPr>
                <w:rFonts w:ascii="Calibri Light" w:hAnsi="Calibri Light" w:cs="Arial"/>
              </w:rPr>
              <w:t>0</w:t>
            </w:r>
          </w:p>
        </w:tc>
        <w:tc>
          <w:tcPr>
            <w:tcW w:w="3649" w:type="dxa"/>
            <w:vAlign w:val="center"/>
          </w:tcPr>
          <w:p w14:paraId="52802ACB" w14:textId="77777777" w:rsidR="006B411A" w:rsidRPr="007459B4" w:rsidRDefault="006B411A" w:rsidP="00AC16E3">
            <w:pPr>
              <w:pStyle w:val="TableField-Left"/>
              <w:rPr>
                <w:rFonts w:ascii="Calibri Light" w:hAnsi="Calibri Light" w:cs="Arial"/>
                <w:b/>
              </w:rPr>
            </w:pPr>
            <w:r w:rsidRPr="007459B4">
              <w:rPr>
                <w:rFonts w:ascii="Calibri Light" w:hAnsi="Calibri Light" w:cs="Arial"/>
                <w:b/>
              </w:rPr>
              <w:t>Update Lead Status = ‘Accepted’</w:t>
            </w:r>
          </w:p>
          <w:p w14:paraId="19F6936D" w14:textId="77777777" w:rsidR="006B411A" w:rsidRPr="006B24F0" w:rsidRDefault="006B411A" w:rsidP="00AC16E3">
            <w:pPr>
              <w:pStyle w:val="TableField-Left"/>
              <w:rPr>
                <w:rFonts w:ascii="Calibri Light" w:hAnsi="Calibri Light" w:cs="Arial"/>
              </w:rPr>
            </w:pPr>
            <w:r>
              <w:rPr>
                <w:rFonts w:ascii="Calibri Light" w:hAnsi="Calibri Light" w:cs="Arial"/>
              </w:rPr>
              <w:t>Sales personnel will update the lead and set its status to ‘Accepted’.</w:t>
            </w:r>
          </w:p>
        </w:tc>
        <w:tc>
          <w:tcPr>
            <w:tcW w:w="2250" w:type="dxa"/>
            <w:vAlign w:val="center"/>
          </w:tcPr>
          <w:p w14:paraId="238282BC" w14:textId="77777777" w:rsidR="006B411A" w:rsidRPr="006B24F0" w:rsidRDefault="006B411A" w:rsidP="00AC16E3">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60DE1A5F" w14:textId="010D8679" w:rsidR="006B411A" w:rsidRPr="006B24F0" w:rsidRDefault="00AF6CE4" w:rsidP="008E1B0F">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43A69191"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05577E91" w14:textId="77777777" w:rsidTr="00AC16E3">
        <w:trPr>
          <w:cantSplit/>
          <w:trHeight w:val="432"/>
        </w:trPr>
        <w:tc>
          <w:tcPr>
            <w:tcW w:w="828" w:type="dxa"/>
            <w:vAlign w:val="center"/>
          </w:tcPr>
          <w:p w14:paraId="5F3AEE16" w14:textId="77777777" w:rsidR="006B411A" w:rsidRPr="006B24F0" w:rsidRDefault="00BB4808" w:rsidP="00AC16E3">
            <w:pPr>
              <w:pStyle w:val="TableField-Center"/>
              <w:rPr>
                <w:rFonts w:ascii="Calibri Light" w:hAnsi="Calibri Light" w:cs="Arial"/>
              </w:rPr>
            </w:pPr>
            <w:r>
              <w:rPr>
                <w:rFonts w:ascii="Calibri Light" w:hAnsi="Calibri Light" w:cs="Arial"/>
              </w:rPr>
              <w:t>6</w:t>
            </w:r>
            <w:r w:rsidR="006B411A">
              <w:rPr>
                <w:rFonts w:ascii="Calibri Light" w:hAnsi="Calibri Light" w:cs="Arial"/>
              </w:rPr>
              <w:t>0</w:t>
            </w:r>
          </w:p>
        </w:tc>
        <w:tc>
          <w:tcPr>
            <w:tcW w:w="3649" w:type="dxa"/>
            <w:vAlign w:val="center"/>
          </w:tcPr>
          <w:p w14:paraId="72CCBE4C" w14:textId="77777777" w:rsidR="006B411A" w:rsidRPr="00531AE4" w:rsidRDefault="006B411A" w:rsidP="00AC16E3">
            <w:pPr>
              <w:pStyle w:val="TableField-Left"/>
              <w:rPr>
                <w:rFonts w:ascii="Calibri Light" w:hAnsi="Calibri Light" w:cs="Arial"/>
                <w:b/>
              </w:rPr>
            </w:pPr>
            <w:r w:rsidRPr="00531AE4">
              <w:rPr>
                <w:rFonts w:ascii="Calibri Light" w:hAnsi="Calibri Light" w:cs="Arial"/>
                <w:b/>
              </w:rPr>
              <w:t>Update Lead Status = ‘Declined’</w:t>
            </w:r>
          </w:p>
          <w:p w14:paraId="33AD5090" w14:textId="77777777" w:rsidR="006B411A" w:rsidRPr="006B24F0" w:rsidRDefault="006B411A" w:rsidP="00AC16E3">
            <w:pPr>
              <w:pStyle w:val="TableField-Left"/>
              <w:rPr>
                <w:rFonts w:ascii="Calibri Light" w:hAnsi="Calibri Light" w:cs="Arial"/>
              </w:rPr>
            </w:pPr>
            <w:r>
              <w:rPr>
                <w:rFonts w:ascii="Calibri Light" w:hAnsi="Calibri Light" w:cs="Arial"/>
              </w:rPr>
              <w:t>Sales personnel will update the lead and set its status to ‘Declined’.</w:t>
            </w:r>
          </w:p>
        </w:tc>
        <w:tc>
          <w:tcPr>
            <w:tcW w:w="2250" w:type="dxa"/>
            <w:vAlign w:val="center"/>
          </w:tcPr>
          <w:p w14:paraId="1AF86DF8" w14:textId="77777777" w:rsidR="006B411A" w:rsidRPr="006B24F0" w:rsidRDefault="006B411A" w:rsidP="00AC16E3">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479F8BC6" w14:textId="7EEC7BDD" w:rsidR="006B411A" w:rsidRPr="006B24F0" w:rsidRDefault="00AF6CE4" w:rsidP="008E1B0F">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4EC20C1C"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0122F483" w14:textId="77777777" w:rsidTr="00AC16E3">
        <w:trPr>
          <w:cantSplit/>
          <w:trHeight w:val="432"/>
        </w:trPr>
        <w:tc>
          <w:tcPr>
            <w:tcW w:w="828" w:type="dxa"/>
            <w:vAlign w:val="center"/>
          </w:tcPr>
          <w:p w14:paraId="089F45D7" w14:textId="77777777" w:rsidR="006B411A" w:rsidRPr="006B24F0" w:rsidRDefault="00BB4808" w:rsidP="00AC16E3">
            <w:pPr>
              <w:pStyle w:val="TableField-Center"/>
              <w:rPr>
                <w:rFonts w:ascii="Calibri Light" w:hAnsi="Calibri Light" w:cs="Arial"/>
              </w:rPr>
            </w:pPr>
            <w:r>
              <w:rPr>
                <w:rFonts w:ascii="Calibri Light" w:hAnsi="Calibri Light" w:cs="Arial"/>
              </w:rPr>
              <w:t>7</w:t>
            </w:r>
            <w:r w:rsidR="006B411A">
              <w:rPr>
                <w:rFonts w:ascii="Calibri Light" w:hAnsi="Calibri Light" w:cs="Arial"/>
              </w:rPr>
              <w:t>0</w:t>
            </w:r>
          </w:p>
        </w:tc>
        <w:tc>
          <w:tcPr>
            <w:tcW w:w="3649" w:type="dxa"/>
            <w:vAlign w:val="center"/>
          </w:tcPr>
          <w:p w14:paraId="6146EF51" w14:textId="77777777" w:rsidR="006B411A" w:rsidRPr="00531AE4" w:rsidRDefault="006B411A" w:rsidP="00AC16E3">
            <w:pPr>
              <w:pStyle w:val="TableField-Left"/>
              <w:rPr>
                <w:rFonts w:ascii="Calibri Light" w:hAnsi="Calibri Light" w:cs="Arial"/>
                <w:b/>
              </w:rPr>
            </w:pPr>
            <w:r w:rsidRPr="00531AE4">
              <w:rPr>
                <w:rFonts w:ascii="Calibri Light" w:hAnsi="Calibri Light" w:cs="Arial"/>
                <w:b/>
              </w:rPr>
              <w:t>Update Lead Status = ‘Declined’</w:t>
            </w:r>
          </w:p>
          <w:p w14:paraId="7957E8B0" w14:textId="77777777" w:rsidR="006B411A" w:rsidRPr="006B24F0" w:rsidRDefault="006B411A" w:rsidP="00AC16E3">
            <w:pPr>
              <w:pStyle w:val="TableField-Left"/>
              <w:rPr>
                <w:rFonts w:ascii="Calibri Light" w:hAnsi="Calibri Light" w:cs="Arial"/>
              </w:rPr>
            </w:pPr>
            <w:r>
              <w:rPr>
                <w:rFonts w:ascii="Calibri Light" w:hAnsi="Calibri Light" w:cs="Arial"/>
              </w:rPr>
              <w:t>Sales personnel will update the lead and set its status to ‘Declined’.</w:t>
            </w:r>
          </w:p>
        </w:tc>
        <w:tc>
          <w:tcPr>
            <w:tcW w:w="2250" w:type="dxa"/>
            <w:vAlign w:val="center"/>
          </w:tcPr>
          <w:p w14:paraId="3C86A837" w14:textId="77777777" w:rsidR="006B411A" w:rsidRPr="006B24F0" w:rsidRDefault="006B411A" w:rsidP="00AC16E3">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14F01EA0" w14:textId="5158B80F" w:rsidR="006B411A" w:rsidRPr="006B24F0" w:rsidRDefault="00AF6CE4" w:rsidP="008E1B0F">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5AD38F07"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75231D59" w14:textId="77777777" w:rsidTr="00AC16E3">
        <w:trPr>
          <w:cantSplit/>
          <w:trHeight w:val="432"/>
        </w:trPr>
        <w:tc>
          <w:tcPr>
            <w:tcW w:w="828" w:type="dxa"/>
            <w:vAlign w:val="center"/>
          </w:tcPr>
          <w:p w14:paraId="350AE775" w14:textId="77777777" w:rsidR="006B411A" w:rsidRPr="006B24F0" w:rsidRDefault="00BB4808" w:rsidP="00AC16E3">
            <w:pPr>
              <w:pStyle w:val="TableField-Center"/>
              <w:rPr>
                <w:rFonts w:ascii="Calibri Light" w:hAnsi="Calibri Light" w:cs="Arial"/>
              </w:rPr>
            </w:pPr>
            <w:r>
              <w:rPr>
                <w:rFonts w:ascii="Calibri Light" w:hAnsi="Calibri Light" w:cs="Arial"/>
              </w:rPr>
              <w:t>8</w:t>
            </w:r>
            <w:r w:rsidR="006B411A">
              <w:rPr>
                <w:rFonts w:ascii="Calibri Light" w:hAnsi="Calibri Light" w:cs="Arial"/>
              </w:rPr>
              <w:t>0</w:t>
            </w:r>
          </w:p>
        </w:tc>
        <w:tc>
          <w:tcPr>
            <w:tcW w:w="3649" w:type="dxa"/>
            <w:vAlign w:val="center"/>
          </w:tcPr>
          <w:p w14:paraId="7E5E513D" w14:textId="77777777" w:rsidR="006B411A" w:rsidRPr="00C450A2" w:rsidRDefault="006B411A" w:rsidP="00AC16E3">
            <w:pPr>
              <w:pStyle w:val="TableField-Left"/>
              <w:rPr>
                <w:rFonts w:ascii="Calibri Light" w:hAnsi="Calibri Light" w:cs="Arial"/>
                <w:b/>
              </w:rPr>
            </w:pPr>
            <w:r w:rsidRPr="00C450A2">
              <w:rPr>
                <w:rFonts w:ascii="Calibri Light" w:hAnsi="Calibri Light" w:cs="Arial"/>
                <w:b/>
              </w:rPr>
              <w:t>Require COE Assistance?</w:t>
            </w:r>
          </w:p>
          <w:p w14:paraId="035F7F6C" w14:textId="77777777" w:rsidR="006B411A" w:rsidRPr="006B24F0" w:rsidRDefault="006B411A" w:rsidP="00AC16E3">
            <w:pPr>
              <w:pStyle w:val="TableField-Left"/>
              <w:rPr>
                <w:rFonts w:ascii="Calibri Light" w:hAnsi="Calibri Light" w:cs="Arial"/>
              </w:rPr>
            </w:pPr>
            <w:r>
              <w:rPr>
                <w:rFonts w:ascii="Calibri Light" w:hAnsi="Calibri Light" w:cs="Arial"/>
              </w:rPr>
              <w:t>Sales personnel will determine whether or not COE assistance is needed. If COE assistance is needed, proceed to step 150. If not, proceed to step 170.</w:t>
            </w:r>
          </w:p>
        </w:tc>
        <w:tc>
          <w:tcPr>
            <w:tcW w:w="2250" w:type="dxa"/>
            <w:vAlign w:val="center"/>
          </w:tcPr>
          <w:p w14:paraId="01A7FD79"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c>
          <w:tcPr>
            <w:tcW w:w="2160" w:type="dxa"/>
            <w:vAlign w:val="center"/>
          </w:tcPr>
          <w:p w14:paraId="24B3B704" w14:textId="5399F6AF" w:rsidR="006B411A" w:rsidRPr="006B24F0" w:rsidRDefault="00AF6CE4" w:rsidP="008E1B0F">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1D80E6CE"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5C78B9F0" w14:textId="77777777" w:rsidTr="00AC16E3">
        <w:trPr>
          <w:cantSplit/>
          <w:trHeight w:val="432"/>
        </w:trPr>
        <w:tc>
          <w:tcPr>
            <w:tcW w:w="828" w:type="dxa"/>
            <w:vAlign w:val="center"/>
          </w:tcPr>
          <w:p w14:paraId="5F29E3D7" w14:textId="77777777" w:rsidR="006B411A" w:rsidRPr="006B24F0" w:rsidRDefault="00D35909" w:rsidP="00AC16E3">
            <w:pPr>
              <w:pStyle w:val="TableField-Center"/>
              <w:rPr>
                <w:rFonts w:ascii="Calibri Light" w:hAnsi="Calibri Light" w:cs="Arial"/>
              </w:rPr>
            </w:pPr>
            <w:r>
              <w:rPr>
                <w:rFonts w:ascii="Calibri Light" w:hAnsi="Calibri Light" w:cs="Arial"/>
              </w:rPr>
              <w:t>9</w:t>
            </w:r>
            <w:r w:rsidR="006B411A">
              <w:rPr>
                <w:rFonts w:ascii="Calibri Light" w:hAnsi="Calibri Light" w:cs="Arial"/>
              </w:rPr>
              <w:t>0</w:t>
            </w:r>
          </w:p>
        </w:tc>
        <w:tc>
          <w:tcPr>
            <w:tcW w:w="3649" w:type="dxa"/>
            <w:vAlign w:val="center"/>
          </w:tcPr>
          <w:p w14:paraId="6516A51E" w14:textId="77777777" w:rsidR="006B411A" w:rsidRPr="00C450A2" w:rsidRDefault="006B411A" w:rsidP="00AC16E3">
            <w:pPr>
              <w:pStyle w:val="TableField-Left"/>
              <w:rPr>
                <w:rFonts w:ascii="Calibri Light" w:hAnsi="Calibri Light" w:cs="Arial"/>
                <w:b/>
              </w:rPr>
            </w:pPr>
            <w:r w:rsidRPr="00C450A2">
              <w:rPr>
                <w:rFonts w:ascii="Calibri Light" w:hAnsi="Calibri Light" w:cs="Arial"/>
                <w:b/>
              </w:rPr>
              <w:t>Create Service Ticket</w:t>
            </w:r>
          </w:p>
          <w:p w14:paraId="30C94CF6" w14:textId="77777777" w:rsidR="006B411A" w:rsidRPr="006B24F0" w:rsidRDefault="006B411A" w:rsidP="00AC16E3">
            <w:pPr>
              <w:pStyle w:val="TableField-Left"/>
              <w:rPr>
                <w:rFonts w:ascii="Calibri Light" w:hAnsi="Calibri Light" w:cs="Arial"/>
              </w:rPr>
            </w:pPr>
            <w:r>
              <w:rPr>
                <w:rFonts w:ascii="Calibri Light" w:hAnsi="Calibri Light" w:cs="Arial"/>
              </w:rPr>
              <w:t>Sales personnel will create a Service Ticket and assign it to the COE based on the nature of the request.</w:t>
            </w:r>
          </w:p>
        </w:tc>
        <w:tc>
          <w:tcPr>
            <w:tcW w:w="2250" w:type="dxa"/>
            <w:vAlign w:val="center"/>
          </w:tcPr>
          <w:p w14:paraId="359A43C6" w14:textId="77777777" w:rsidR="006B411A" w:rsidRPr="006B24F0" w:rsidRDefault="006B411A" w:rsidP="00AC16E3">
            <w:pPr>
              <w:pStyle w:val="TableField-Left"/>
              <w:rPr>
                <w:rFonts w:ascii="Calibri Light" w:hAnsi="Calibri Light" w:cs="Arial"/>
              </w:rPr>
            </w:pPr>
            <w:r>
              <w:rPr>
                <w:rFonts w:ascii="Calibri Light" w:hAnsi="Calibri Light" w:cs="Arial"/>
              </w:rPr>
              <w:t xml:space="preserve">Service </w:t>
            </w:r>
            <w:r w:rsidRPr="00F231E3">
              <w:rPr>
                <w:rFonts w:ascii="Calibri Light" w:hAnsi="Calibri Light" w:cs="Arial"/>
              </w:rPr>
              <w:sym w:font="Wingdings" w:char="F0E0"/>
            </w:r>
            <w:r>
              <w:rPr>
                <w:rFonts w:ascii="Calibri Light" w:hAnsi="Calibri Light" w:cs="Arial"/>
              </w:rPr>
              <w:t xml:space="preserve"> Tickets</w:t>
            </w:r>
          </w:p>
        </w:tc>
        <w:tc>
          <w:tcPr>
            <w:tcW w:w="2160" w:type="dxa"/>
            <w:vAlign w:val="center"/>
          </w:tcPr>
          <w:p w14:paraId="7A26C490" w14:textId="54996C3E" w:rsidR="006B411A" w:rsidRPr="006B24F0" w:rsidRDefault="00AF6CE4" w:rsidP="008E1B0F">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3C4FCD03"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48361181" w14:textId="77777777" w:rsidTr="00AC16E3">
        <w:trPr>
          <w:cantSplit/>
          <w:trHeight w:val="432"/>
        </w:trPr>
        <w:tc>
          <w:tcPr>
            <w:tcW w:w="828" w:type="dxa"/>
            <w:vAlign w:val="center"/>
          </w:tcPr>
          <w:p w14:paraId="1E8221D4" w14:textId="77777777" w:rsidR="006B411A" w:rsidRPr="006B24F0" w:rsidRDefault="00D35909" w:rsidP="00AC16E3">
            <w:pPr>
              <w:pStyle w:val="TableField-Center"/>
              <w:rPr>
                <w:rFonts w:ascii="Calibri Light" w:hAnsi="Calibri Light" w:cs="Arial"/>
              </w:rPr>
            </w:pPr>
            <w:r>
              <w:rPr>
                <w:rFonts w:ascii="Calibri Light" w:hAnsi="Calibri Light" w:cs="Arial"/>
              </w:rPr>
              <w:t>10</w:t>
            </w:r>
            <w:r w:rsidR="006B411A">
              <w:rPr>
                <w:rFonts w:ascii="Calibri Light" w:hAnsi="Calibri Light" w:cs="Arial"/>
              </w:rPr>
              <w:t>0</w:t>
            </w:r>
          </w:p>
        </w:tc>
        <w:tc>
          <w:tcPr>
            <w:tcW w:w="3649" w:type="dxa"/>
            <w:vAlign w:val="center"/>
          </w:tcPr>
          <w:p w14:paraId="01587C3D" w14:textId="77777777" w:rsidR="006B411A" w:rsidRPr="001A075A" w:rsidRDefault="006B411A" w:rsidP="00AC16E3">
            <w:pPr>
              <w:pStyle w:val="TableField-Left"/>
              <w:rPr>
                <w:rFonts w:ascii="Calibri Light" w:hAnsi="Calibri Light" w:cs="Arial"/>
                <w:b/>
              </w:rPr>
            </w:pPr>
            <w:r w:rsidRPr="001A075A">
              <w:rPr>
                <w:rFonts w:ascii="Calibri Light" w:hAnsi="Calibri Light" w:cs="Arial"/>
                <w:b/>
              </w:rPr>
              <w:t>Update Service Ticket Status = ‘Completed’</w:t>
            </w:r>
          </w:p>
          <w:p w14:paraId="3AA2E8CE" w14:textId="77777777" w:rsidR="006B411A" w:rsidRPr="006B24F0" w:rsidRDefault="006B411A" w:rsidP="00AC16E3">
            <w:pPr>
              <w:pStyle w:val="TableField-Left"/>
              <w:rPr>
                <w:rFonts w:ascii="Calibri Light" w:hAnsi="Calibri Light" w:cs="Arial"/>
              </w:rPr>
            </w:pPr>
            <w:r>
              <w:rPr>
                <w:rFonts w:ascii="Calibri Light" w:hAnsi="Calibri Light" w:cs="Arial"/>
              </w:rPr>
              <w:t>COE personnel will update the service ticket and set its status to ‘Completed’.</w:t>
            </w:r>
          </w:p>
        </w:tc>
        <w:tc>
          <w:tcPr>
            <w:tcW w:w="2250" w:type="dxa"/>
            <w:vAlign w:val="center"/>
          </w:tcPr>
          <w:p w14:paraId="16CA0CF8" w14:textId="77777777" w:rsidR="006B411A" w:rsidRPr="006B24F0" w:rsidRDefault="006B411A" w:rsidP="00AC16E3">
            <w:pPr>
              <w:pStyle w:val="TableField-Left"/>
              <w:rPr>
                <w:rFonts w:ascii="Calibri Light" w:hAnsi="Calibri Light" w:cs="Arial"/>
              </w:rPr>
            </w:pPr>
            <w:r>
              <w:rPr>
                <w:rFonts w:ascii="Calibri Light" w:hAnsi="Calibri Light" w:cs="Arial"/>
              </w:rPr>
              <w:t xml:space="preserve">Service </w:t>
            </w:r>
            <w:r w:rsidRPr="00F231E3">
              <w:rPr>
                <w:rFonts w:ascii="Calibri Light" w:hAnsi="Calibri Light" w:cs="Arial"/>
              </w:rPr>
              <w:sym w:font="Wingdings" w:char="F0E0"/>
            </w:r>
            <w:r>
              <w:rPr>
                <w:rFonts w:ascii="Calibri Light" w:hAnsi="Calibri Light" w:cs="Arial"/>
              </w:rPr>
              <w:t xml:space="preserve"> Tickets</w:t>
            </w:r>
          </w:p>
        </w:tc>
        <w:tc>
          <w:tcPr>
            <w:tcW w:w="2160" w:type="dxa"/>
            <w:vAlign w:val="center"/>
          </w:tcPr>
          <w:p w14:paraId="606034C6" w14:textId="1C55BCF5" w:rsidR="006B411A" w:rsidRPr="006B24F0" w:rsidRDefault="006B411A" w:rsidP="00AC16E3">
            <w:pPr>
              <w:pStyle w:val="TableField-Left"/>
              <w:rPr>
                <w:rFonts w:ascii="Calibri Light" w:hAnsi="Calibri Light" w:cs="Arial"/>
              </w:rPr>
            </w:pPr>
            <w:r>
              <w:rPr>
                <w:rFonts w:ascii="Calibri Light" w:hAnsi="Calibri Light" w:cs="Arial"/>
              </w:rPr>
              <w:t xml:space="preserve">Sales Professional </w:t>
            </w:r>
            <w:r w:rsidR="00FF4AC5">
              <w:rPr>
                <w:rFonts w:ascii="Calibri Light" w:hAnsi="Calibri Light" w:cs="Arial"/>
              </w:rPr>
              <w:t>–</w:t>
            </w:r>
            <w:r>
              <w:rPr>
                <w:rFonts w:ascii="Calibri Light" w:hAnsi="Calibri Light" w:cs="Arial"/>
              </w:rPr>
              <w:t xml:space="preserve"> COE</w:t>
            </w:r>
          </w:p>
        </w:tc>
        <w:tc>
          <w:tcPr>
            <w:tcW w:w="1620" w:type="dxa"/>
            <w:vAlign w:val="center"/>
          </w:tcPr>
          <w:p w14:paraId="65D56FFC"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111C028B" w14:textId="77777777" w:rsidTr="00AC16E3">
        <w:trPr>
          <w:cantSplit/>
          <w:trHeight w:val="432"/>
        </w:trPr>
        <w:tc>
          <w:tcPr>
            <w:tcW w:w="828" w:type="dxa"/>
            <w:vAlign w:val="center"/>
          </w:tcPr>
          <w:p w14:paraId="5D4A5E79" w14:textId="77777777" w:rsidR="006B411A" w:rsidRDefault="00D35909" w:rsidP="00AC16E3">
            <w:pPr>
              <w:pStyle w:val="TableField-Center"/>
              <w:rPr>
                <w:rFonts w:ascii="Calibri Light" w:hAnsi="Calibri Light" w:cs="Arial"/>
              </w:rPr>
            </w:pPr>
            <w:r>
              <w:rPr>
                <w:rFonts w:ascii="Calibri Light" w:hAnsi="Calibri Light" w:cs="Arial"/>
              </w:rPr>
              <w:t>11</w:t>
            </w:r>
            <w:r w:rsidR="006B411A">
              <w:rPr>
                <w:rFonts w:ascii="Calibri Light" w:hAnsi="Calibri Light" w:cs="Arial"/>
              </w:rPr>
              <w:t>0</w:t>
            </w:r>
          </w:p>
        </w:tc>
        <w:tc>
          <w:tcPr>
            <w:tcW w:w="3649" w:type="dxa"/>
            <w:vAlign w:val="center"/>
          </w:tcPr>
          <w:p w14:paraId="09173548" w14:textId="77777777" w:rsidR="006B411A" w:rsidRDefault="006B411A" w:rsidP="00AC16E3">
            <w:pPr>
              <w:pStyle w:val="TableField-Left"/>
              <w:rPr>
                <w:rFonts w:ascii="Calibri Light" w:hAnsi="Calibri Light" w:cs="Arial"/>
                <w:b/>
              </w:rPr>
            </w:pPr>
            <w:r>
              <w:rPr>
                <w:rFonts w:ascii="Calibri Light" w:hAnsi="Calibri Light" w:cs="Arial"/>
                <w:b/>
              </w:rPr>
              <w:t>Create Opportunity</w:t>
            </w:r>
          </w:p>
          <w:p w14:paraId="5A63BF28" w14:textId="77777777" w:rsidR="006B411A" w:rsidRPr="00C055C6" w:rsidRDefault="006B411A" w:rsidP="00AC16E3">
            <w:pPr>
              <w:pStyle w:val="TableField-Left"/>
              <w:rPr>
                <w:rFonts w:ascii="Calibri Light" w:hAnsi="Calibri Light" w:cs="Arial"/>
              </w:rPr>
            </w:pPr>
            <w:r w:rsidRPr="00C055C6">
              <w:rPr>
                <w:rFonts w:ascii="Calibri Light" w:hAnsi="Calibri Light" w:cs="Arial"/>
              </w:rPr>
              <w:t>Sales personnel will create an opportunity.</w:t>
            </w:r>
          </w:p>
        </w:tc>
        <w:tc>
          <w:tcPr>
            <w:tcW w:w="2250" w:type="dxa"/>
            <w:vAlign w:val="center"/>
          </w:tcPr>
          <w:p w14:paraId="3FA93D9E" w14:textId="77777777" w:rsidR="006B411A" w:rsidRPr="006B24F0" w:rsidRDefault="006B411A" w:rsidP="00AC16E3">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5AADB94D" w14:textId="1CDA6A1B" w:rsidR="006B411A" w:rsidRPr="006B24F0" w:rsidRDefault="00AF6CE4" w:rsidP="008E1B0F">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55AAB62F" w14:textId="77777777" w:rsidR="006B411A" w:rsidRDefault="006B411A" w:rsidP="00AC16E3">
            <w:pPr>
              <w:pStyle w:val="TableField-Left"/>
              <w:rPr>
                <w:rFonts w:ascii="Calibri Light" w:hAnsi="Calibri Light" w:cs="Arial"/>
              </w:rPr>
            </w:pPr>
            <w:r>
              <w:rPr>
                <w:rFonts w:ascii="Calibri Light" w:hAnsi="Calibri Light" w:cs="Arial"/>
              </w:rPr>
              <w:t>N/A</w:t>
            </w:r>
          </w:p>
        </w:tc>
      </w:tr>
      <w:tr w:rsidR="006B411A" w:rsidRPr="006B24F0" w14:paraId="5DD71FDB" w14:textId="77777777" w:rsidTr="00AC16E3">
        <w:trPr>
          <w:cantSplit/>
          <w:trHeight w:val="432"/>
        </w:trPr>
        <w:tc>
          <w:tcPr>
            <w:tcW w:w="828" w:type="dxa"/>
            <w:vAlign w:val="center"/>
          </w:tcPr>
          <w:p w14:paraId="7A9A3D53" w14:textId="77777777" w:rsidR="006B411A" w:rsidRDefault="00D35909" w:rsidP="00AC16E3">
            <w:pPr>
              <w:pStyle w:val="TableField-Center"/>
              <w:rPr>
                <w:rFonts w:ascii="Calibri Light" w:hAnsi="Calibri Light" w:cs="Arial"/>
              </w:rPr>
            </w:pPr>
            <w:r>
              <w:rPr>
                <w:rFonts w:ascii="Calibri Light" w:hAnsi="Calibri Light" w:cs="Arial"/>
              </w:rPr>
              <w:lastRenderedPageBreak/>
              <w:t>12</w:t>
            </w:r>
            <w:r w:rsidR="006B411A">
              <w:rPr>
                <w:rFonts w:ascii="Calibri Light" w:hAnsi="Calibri Light" w:cs="Arial"/>
              </w:rPr>
              <w:t>0</w:t>
            </w:r>
          </w:p>
        </w:tc>
        <w:tc>
          <w:tcPr>
            <w:tcW w:w="3649" w:type="dxa"/>
            <w:vAlign w:val="center"/>
          </w:tcPr>
          <w:p w14:paraId="0A2F8727" w14:textId="77777777" w:rsidR="006B411A" w:rsidRDefault="006B411A" w:rsidP="00AC16E3">
            <w:pPr>
              <w:pStyle w:val="TableField-Left"/>
              <w:rPr>
                <w:rFonts w:ascii="Calibri Light" w:hAnsi="Calibri Light" w:cs="Arial"/>
                <w:b/>
              </w:rPr>
            </w:pPr>
            <w:r>
              <w:rPr>
                <w:rFonts w:ascii="Calibri Light" w:hAnsi="Calibri Light" w:cs="Arial"/>
                <w:b/>
              </w:rPr>
              <w:t>Customer Ready?</w:t>
            </w:r>
          </w:p>
          <w:p w14:paraId="5C608928" w14:textId="77777777" w:rsidR="006B411A" w:rsidRPr="00C055C6" w:rsidRDefault="006B411A" w:rsidP="00AC16E3">
            <w:pPr>
              <w:pStyle w:val="TableField-Left"/>
              <w:rPr>
                <w:rFonts w:ascii="Calibri Light" w:hAnsi="Calibri Light" w:cs="Arial"/>
              </w:rPr>
            </w:pPr>
            <w:r w:rsidRPr="00C055C6">
              <w:rPr>
                <w:rFonts w:ascii="Calibri Light" w:hAnsi="Calibri Light" w:cs="Arial"/>
              </w:rPr>
              <w:t xml:space="preserve">Sales personnel will determine whether or not </w:t>
            </w:r>
            <w:r>
              <w:rPr>
                <w:rFonts w:ascii="Calibri Light" w:hAnsi="Calibri Light" w:cs="Arial"/>
              </w:rPr>
              <w:t>the customer is ready to participate in the customer care initiative. If yes, proceed to step 190. If not, proceed to step 200.</w:t>
            </w:r>
          </w:p>
        </w:tc>
        <w:tc>
          <w:tcPr>
            <w:tcW w:w="2250" w:type="dxa"/>
            <w:vAlign w:val="center"/>
          </w:tcPr>
          <w:p w14:paraId="7E7AA0E3"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c>
          <w:tcPr>
            <w:tcW w:w="2160" w:type="dxa"/>
            <w:vAlign w:val="center"/>
          </w:tcPr>
          <w:p w14:paraId="417B311B" w14:textId="4F40297B" w:rsidR="006B411A" w:rsidRPr="006B24F0" w:rsidRDefault="00AF6CE4" w:rsidP="00324607">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2E17B067" w14:textId="77777777" w:rsidR="006B411A" w:rsidRDefault="006B411A" w:rsidP="00AC16E3">
            <w:pPr>
              <w:pStyle w:val="TableField-Left"/>
              <w:rPr>
                <w:rFonts w:ascii="Calibri Light" w:hAnsi="Calibri Light" w:cs="Arial"/>
              </w:rPr>
            </w:pPr>
            <w:r>
              <w:rPr>
                <w:rFonts w:ascii="Calibri Light" w:hAnsi="Calibri Light" w:cs="Arial"/>
              </w:rPr>
              <w:t>N/A</w:t>
            </w:r>
          </w:p>
        </w:tc>
      </w:tr>
      <w:tr w:rsidR="006B411A" w:rsidRPr="006B24F0" w14:paraId="448140E3" w14:textId="77777777" w:rsidTr="00AC16E3">
        <w:trPr>
          <w:cantSplit/>
          <w:trHeight w:val="432"/>
        </w:trPr>
        <w:tc>
          <w:tcPr>
            <w:tcW w:w="828" w:type="dxa"/>
            <w:vAlign w:val="center"/>
          </w:tcPr>
          <w:p w14:paraId="20EDF67E" w14:textId="77777777" w:rsidR="006B411A" w:rsidRPr="006B24F0" w:rsidRDefault="00D35909" w:rsidP="00AC16E3">
            <w:pPr>
              <w:pStyle w:val="TableField-Center"/>
              <w:rPr>
                <w:rFonts w:ascii="Calibri Light" w:hAnsi="Calibri Light" w:cs="Arial"/>
              </w:rPr>
            </w:pPr>
            <w:r>
              <w:rPr>
                <w:rFonts w:ascii="Calibri Light" w:hAnsi="Calibri Light" w:cs="Arial"/>
              </w:rPr>
              <w:t>13</w:t>
            </w:r>
            <w:r w:rsidR="006B411A">
              <w:rPr>
                <w:rFonts w:ascii="Calibri Light" w:hAnsi="Calibri Light" w:cs="Arial"/>
              </w:rPr>
              <w:t>0</w:t>
            </w:r>
          </w:p>
        </w:tc>
        <w:tc>
          <w:tcPr>
            <w:tcW w:w="3649" w:type="dxa"/>
            <w:vAlign w:val="center"/>
          </w:tcPr>
          <w:p w14:paraId="641602C2" w14:textId="77777777" w:rsidR="006B411A" w:rsidRPr="004E09A7" w:rsidRDefault="006B411A" w:rsidP="00AC16E3">
            <w:pPr>
              <w:pStyle w:val="TableField-Left"/>
              <w:rPr>
                <w:rFonts w:ascii="Calibri Light" w:hAnsi="Calibri Light" w:cs="Arial"/>
                <w:b/>
              </w:rPr>
            </w:pPr>
            <w:r w:rsidRPr="004E09A7">
              <w:rPr>
                <w:rFonts w:ascii="Calibri Light" w:hAnsi="Calibri Light" w:cs="Arial"/>
                <w:b/>
              </w:rPr>
              <w:t>Update Opportunity Status = ‘Won’</w:t>
            </w:r>
          </w:p>
          <w:p w14:paraId="3B74B527" w14:textId="77777777" w:rsidR="006B411A" w:rsidRPr="006B24F0" w:rsidRDefault="006B411A" w:rsidP="00AC16E3">
            <w:pPr>
              <w:pStyle w:val="TableField-Left"/>
              <w:rPr>
                <w:rFonts w:ascii="Calibri Light" w:hAnsi="Calibri Light" w:cs="Arial"/>
              </w:rPr>
            </w:pPr>
            <w:r>
              <w:rPr>
                <w:rFonts w:ascii="Calibri Light" w:hAnsi="Calibri Light" w:cs="Arial"/>
              </w:rPr>
              <w:t>Sales personnel will update the opportunity and set its status to ‘Won’.</w:t>
            </w:r>
          </w:p>
        </w:tc>
        <w:tc>
          <w:tcPr>
            <w:tcW w:w="2250" w:type="dxa"/>
            <w:vAlign w:val="center"/>
          </w:tcPr>
          <w:p w14:paraId="0756697F" w14:textId="77777777" w:rsidR="006B411A" w:rsidRPr="006B24F0" w:rsidRDefault="006B411A" w:rsidP="00AC16E3">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1919D5D3" w14:textId="6B842474" w:rsidR="006B411A" w:rsidRPr="006B24F0" w:rsidRDefault="00AF6CE4" w:rsidP="00324607">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0F2CCB55"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32FA34E1" w14:textId="77777777" w:rsidTr="00AC16E3">
        <w:trPr>
          <w:cantSplit/>
          <w:trHeight w:val="432"/>
        </w:trPr>
        <w:tc>
          <w:tcPr>
            <w:tcW w:w="828" w:type="dxa"/>
            <w:vAlign w:val="center"/>
          </w:tcPr>
          <w:p w14:paraId="2DA32978" w14:textId="77777777" w:rsidR="006B411A" w:rsidRPr="006B24F0" w:rsidRDefault="00D35909" w:rsidP="00AC16E3">
            <w:pPr>
              <w:pStyle w:val="TableField-Center"/>
              <w:rPr>
                <w:rFonts w:ascii="Calibri Light" w:hAnsi="Calibri Light" w:cs="Arial"/>
              </w:rPr>
            </w:pPr>
            <w:r>
              <w:rPr>
                <w:rFonts w:ascii="Calibri Light" w:hAnsi="Calibri Light" w:cs="Arial"/>
              </w:rPr>
              <w:t>14</w:t>
            </w:r>
            <w:r w:rsidR="006B411A">
              <w:rPr>
                <w:rFonts w:ascii="Calibri Light" w:hAnsi="Calibri Light" w:cs="Arial"/>
              </w:rPr>
              <w:t>0</w:t>
            </w:r>
          </w:p>
        </w:tc>
        <w:tc>
          <w:tcPr>
            <w:tcW w:w="3649" w:type="dxa"/>
            <w:vAlign w:val="center"/>
          </w:tcPr>
          <w:p w14:paraId="677AB4BC" w14:textId="77777777" w:rsidR="006B411A" w:rsidRPr="004E09A7" w:rsidRDefault="006B411A" w:rsidP="00AC16E3">
            <w:pPr>
              <w:pStyle w:val="TableField-Left"/>
              <w:rPr>
                <w:rFonts w:ascii="Calibri Light" w:hAnsi="Calibri Light" w:cs="Arial"/>
                <w:b/>
              </w:rPr>
            </w:pPr>
            <w:r w:rsidRPr="004E09A7">
              <w:rPr>
                <w:rFonts w:ascii="Calibri Light" w:hAnsi="Calibri Light" w:cs="Arial"/>
                <w:b/>
              </w:rPr>
              <w:t>Update Opportunity Status = ‘</w:t>
            </w:r>
            <w:r>
              <w:rPr>
                <w:rFonts w:ascii="Calibri Light" w:hAnsi="Calibri Light" w:cs="Arial"/>
                <w:b/>
              </w:rPr>
              <w:t>Lost</w:t>
            </w:r>
            <w:r w:rsidRPr="004E09A7">
              <w:rPr>
                <w:rFonts w:ascii="Calibri Light" w:hAnsi="Calibri Light" w:cs="Arial"/>
                <w:b/>
              </w:rPr>
              <w:t>’</w:t>
            </w:r>
          </w:p>
          <w:p w14:paraId="69748FD3" w14:textId="77777777" w:rsidR="006B411A" w:rsidRPr="006B24F0" w:rsidRDefault="006B411A" w:rsidP="00AC16E3">
            <w:pPr>
              <w:pStyle w:val="TableField-Left"/>
              <w:rPr>
                <w:rFonts w:ascii="Calibri Light" w:hAnsi="Calibri Light" w:cs="Arial"/>
              </w:rPr>
            </w:pPr>
            <w:r>
              <w:rPr>
                <w:rFonts w:ascii="Calibri Light" w:hAnsi="Calibri Light" w:cs="Arial"/>
              </w:rPr>
              <w:t>Sales personnel will update the opportunity and set its status to ‘Lost’.</w:t>
            </w:r>
          </w:p>
        </w:tc>
        <w:tc>
          <w:tcPr>
            <w:tcW w:w="2250" w:type="dxa"/>
            <w:vAlign w:val="center"/>
          </w:tcPr>
          <w:p w14:paraId="37BE7156" w14:textId="77777777" w:rsidR="006B411A" w:rsidRPr="006B24F0" w:rsidRDefault="006B411A" w:rsidP="00AC16E3">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200EC85C" w14:textId="47776F00" w:rsidR="006B411A" w:rsidRPr="006B24F0" w:rsidRDefault="00AF6CE4" w:rsidP="00324607">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72293C46"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37F76B67" w14:textId="77777777" w:rsidTr="00AC16E3">
        <w:trPr>
          <w:cantSplit/>
          <w:trHeight w:val="432"/>
        </w:trPr>
        <w:tc>
          <w:tcPr>
            <w:tcW w:w="828" w:type="dxa"/>
            <w:vAlign w:val="center"/>
          </w:tcPr>
          <w:p w14:paraId="43CB617F" w14:textId="77777777" w:rsidR="006B411A" w:rsidRPr="006B24F0" w:rsidRDefault="00D35909" w:rsidP="00AC16E3">
            <w:pPr>
              <w:pStyle w:val="TableField-Center"/>
              <w:rPr>
                <w:rFonts w:ascii="Calibri Light" w:hAnsi="Calibri Light" w:cs="Arial"/>
              </w:rPr>
            </w:pPr>
            <w:r>
              <w:rPr>
                <w:rFonts w:ascii="Calibri Light" w:hAnsi="Calibri Light" w:cs="Arial"/>
              </w:rPr>
              <w:t>15</w:t>
            </w:r>
            <w:r w:rsidR="006B411A">
              <w:rPr>
                <w:rFonts w:ascii="Calibri Light" w:hAnsi="Calibri Light" w:cs="Arial"/>
              </w:rPr>
              <w:t>0</w:t>
            </w:r>
          </w:p>
        </w:tc>
        <w:tc>
          <w:tcPr>
            <w:tcW w:w="3649" w:type="dxa"/>
            <w:vAlign w:val="center"/>
          </w:tcPr>
          <w:p w14:paraId="6C682318" w14:textId="77777777" w:rsidR="006B411A" w:rsidRPr="001C5F67" w:rsidRDefault="006B411A" w:rsidP="00AC16E3">
            <w:pPr>
              <w:pStyle w:val="TableField-Left"/>
              <w:rPr>
                <w:rFonts w:ascii="Calibri Light" w:hAnsi="Calibri Light" w:cs="Arial"/>
                <w:b/>
              </w:rPr>
            </w:pPr>
            <w:r w:rsidRPr="001C5F67">
              <w:rPr>
                <w:rFonts w:ascii="Calibri Light" w:hAnsi="Calibri Light" w:cs="Arial"/>
                <w:b/>
              </w:rPr>
              <w:t>Require COE Assistance?</w:t>
            </w:r>
          </w:p>
          <w:p w14:paraId="72174760" w14:textId="77777777" w:rsidR="006B411A" w:rsidRPr="006B24F0" w:rsidRDefault="006B411A" w:rsidP="00AC16E3">
            <w:pPr>
              <w:pStyle w:val="TableField-Left"/>
              <w:rPr>
                <w:rFonts w:ascii="Calibri Light" w:hAnsi="Calibri Light" w:cs="Arial"/>
              </w:rPr>
            </w:pPr>
            <w:r>
              <w:rPr>
                <w:rFonts w:ascii="Calibri Light" w:hAnsi="Calibri Light" w:cs="Arial"/>
              </w:rPr>
              <w:t>Sales personnel will determine whether or not COE assistance is needed. If yes, proceed to step 220. If not, End.</w:t>
            </w:r>
          </w:p>
        </w:tc>
        <w:tc>
          <w:tcPr>
            <w:tcW w:w="2250" w:type="dxa"/>
            <w:vAlign w:val="center"/>
          </w:tcPr>
          <w:p w14:paraId="021A313A"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c>
          <w:tcPr>
            <w:tcW w:w="2160" w:type="dxa"/>
            <w:vAlign w:val="center"/>
          </w:tcPr>
          <w:p w14:paraId="41DF4195" w14:textId="4BEA2C64" w:rsidR="006B411A" w:rsidRPr="006B24F0" w:rsidRDefault="00AF6CE4" w:rsidP="00324607">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2CE3BDDC" w14:textId="77777777" w:rsidR="006B411A" w:rsidRPr="006B24F0" w:rsidRDefault="006B411A" w:rsidP="00AC16E3">
            <w:pPr>
              <w:pStyle w:val="TableField-Left"/>
              <w:rPr>
                <w:rFonts w:ascii="Calibri Light" w:hAnsi="Calibri Light" w:cs="Arial"/>
              </w:rPr>
            </w:pPr>
            <w:r>
              <w:rPr>
                <w:rFonts w:ascii="Calibri Light" w:hAnsi="Calibri Light" w:cs="Arial"/>
              </w:rPr>
              <w:t>N/A</w:t>
            </w:r>
          </w:p>
        </w:tc>
      </w:tr>
      <w:tr w:rsidR="006B411A" w:rsidRPr="006B24F0" w14:paraId="2D9EC6F3" w14:textId="77777777" w:rsidTr="00AC16E3">
        <w:trPr>
          <w:cantSplit/>
          <w:trHeight w:val="432"/>
        </w:trPr>
        <w:tc>
          <w:tcPr>
            <w:tcW w:w="828" w:type="dxa"/>
            <w:vAlign w:val="center"/>
          </w:tcPr>
          <w:p w14:paraId="29E01706" w14:textId="77777777" w:rsidR="006B411A" w:rsidRDefault="00D35909" w:rsidP="00AC16E3">
            <w:pPr>
              <w:pStyle w:val="TableField-Center"/>
              <w:rPr>
                <w:rFonts w:ascii="Calibri Light" w:hAnsi="Calibri Light" w:cs="Arial"/>
              </w:rPr>
            </w:pPr>
            <w:r>
              <w:rPr>
                <w:rFonts w:ascii="Calibri Light" w:hAnsi="Calibri Light" w:cs="Arial"/>
              </w:rPr>
              <w:t>16</w:t>
            </w:r>
            <w:r w:rsidR="006B411A">
              <w:rPr>
                <w:rFonts w:ascii="Calibri Light" w:hAnsi="Calibri Light" w:cs="Arial"/>
              </w:rPr>
              <w:t>0</w:t>
            </w:r>
          </w:p>
        </w:tc>
        <w:tc>
          <w:tcPr>
            <w:tcW w:w="3649" w:type="dxa"/>
            <w:vAlign w:val="center"/>
          </w:tcPr>
          <w:p w14:paraId="14E01B65" w14:textId="77777777" w:rsidR="006B411A" w:rsidRDefault="006B411A" w:rsidP="00AC16E3">
            <w:pPr>
              <w:pStyle w:val="TableField-Left"/>
              <w:rPr>
                <w:rFonts w:ascii="Calibri Light" w:hAnsi="Calibri Light" w:cs="Arial"/>
                <w:b/>
              </w:rPr>
            </w:pPr>
            <w:r>
              <w:rPr>
                <w:rFonts w:ascii="Calibri Light" w:hAnsi="Calibri Light" w:cs="Arial"/>
                <w:b/>
              </w:rPr>
              <w:t>Create Service Ticket</w:t>
            </w:r>
          </w:p>
          <w:p w14:paraId="7487BFD7" w14:textId="77777777" w:rsidR="006B411A" w:rsidRPr="0030593C" w:rsidRDefault="006B411A" w:rsidP="00AC16E3">
            <w:pPr>
              <w:pStyle w:val="TableField-Left"/>
              <w:rPr>
                <w:rFonts w:ascii="Calibri Light" w:hAnsi="Calibri Light" w:cs="Arial"/>
              </w:rPr>
            </w:pPr>
            <w:r w:rsidRPr="0030593C">
              <w:rPr>
                <w:rFonts w:ascii="Calibri Light" w:hAnsi="Calibri Light" w:cs="Arial"/>
              </w:rPr>
              <w:t>Sales personnel will create a Service Ticket and assign it to the COE based on the nature of the request.</w:t>
            </w:r>
          </w:p>
        </w:tc>
        <w:tc>
          <w:tcPr>
            <w:tcW w:w="2250" w:type="dxa"/>
            <w:vAlign w:val="center"/>
          </w:tcPr>
          <w:p w14:paraId="16D78641" w14:textId="77777777" w:rsidR="006B411A" w:rsidRPr="006B24F0" w:rsidRDefault="006B411A" w:rsidP="00AC16E3">
            <w:pPr>
              <w:pStyle w:val="TableField-Left"/>
              <w:rPr>
                <w:rFonts w:ascii="Calibri Light" w:hAnsi="Calibri Light" w:cs="Arial"/>
              </w:rPr>
            </w:pPr>
            <w:r>
              <w:rPr>
                <w:rFonts w:ascii="Calibri Light" w:hAnsi="Calibri Light" w:cs="Arial"/>
              </w:rPr>
              <w:t xml:space="preserve">Service </w:t>
            </w:r>
            <w:r w:rsidRPr="00F231E3">
              <w:rPr>
                <w:rFonts w:ascii="Calibri Light" w:hAnsi="Calibri Light" w:cs="Arial"/>
              </w:rPr>
              <w:sym w:font="Wingdings" w:char="F0E0"/>
            </w:r>
            <w:r>
              <w:rPr>
                <w:rFonts w:ascii="Calibri Light" w:hAnsi="Calibri Light" w:cs="Arial"/>
              </w:rPr>
              <w:t xml:space="preserve"> Tickets</w:t>
            </w:r>
          </w:p>
        </w:tc>
        <w:tc>
          <w:tcPr>
            <w:tcW w:w="2160" w:type="dxa"/>
            <w:vAlign w:val="center"/>
          </w:tcPr>
          <w:p w14:paraId="65463BDC" w14:textId="71B5C68D" w:rsidR="006B411A" w:rsidRPr="006B24F0" w:rsidRDefault="00AF6CE4" w:rsidP="00324607">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5273555E" w14:textId="77777777" w:rsidR="006B411A" w:rsidRDefault="006B411A" w:rsidP="00AC16E3">
            <w:pPr>
              <w:pStyle w:val="TableField-Left"/>
              <w:rPr>
                <w:rFonts w:ascii="Calibri Light" w:hAnsi="Calibri Light" w:cs="Arial"/>
              </w:rPr>
            </w:pPr>
            <w:r>
              <w:rPr>
                <w:rFonts w:ascii="Calibri Light" w:hAnsi="Calibri Light" w:cs="Arial"/>
              </w:rPr>
              <w:t>N/A</w:t>
            </w:r>
          </w:p>
        </w:tc>
      </w:tr>
    </w:tbl>
    <w:p w14:paraId="3F431CE9" w14:textId="77777777" w:rsidR="00877F3C" w:rsidRPr="006B24F0" w:rsidRDefault="00877F3C" w:rsidP="00877F3C">
      <w:pPr>
        <w:rPr>
          <w:rFonts w:ascii="Calibri Light" w:hAnsi="Calibri Light"/>
        </w:rPr>
      </w:pPr>
    </w:p>
    <w:p w14:paraId="0CB8FF2C" w14:textId="77777777" w:rsidR="00877F3C" w:rsidRPr="00877F3C" w:rsidRDefault="008B44A7" w:rsidP="00162320">
      <w:pPr>
        <w:pStyle w:val="Heading3"/>
        <w:keepNext/>
        <w:numPr>
          <w:ilvl w:val="2"/>
          <w:numId w:val="5"/>
        </w:numPr>
        <w:tabs>
          <w:tab w:val="left" w:pos="1440"/>
        </w:tabs>
        <w:spacing w:before="120" w:after="120"/>
        <w:rPr>
          <w:rFonts w:ascii="Calibri Light" w:hAnsi="Calibri Light"/>
        </w:rPr>
      </w:pPr>
      <w:bookmarkStart w:id="49" w:name="_Toc517343011"/>
      <w:r>
        <w:rPr>
          <w:rFonts w:ascii="Calibri Light" w:hAnsi="Calibri Light"/>
        </w:rPr>
        <w:lastRenderedPageBreak/>
        <w:t>Rebate Program</w:t>
      </w:r>
      <w:r w:rsidR="00877F3C">
        <w:rPr>
          <w:rFonts w:ascii="Calibri Light" w:hAnsi="Calibri Light"/>
        </w:rPr>
        <w:t xml:space="preserve"> Sales Cycle</w:t>
      </w:r>
      <w:bookmarkEnd w:id="49"/>
    </w:p>
    <w:p w14:paraId="3021FD5F" w14:textId="77777777" w:rsidR="00877F3C" w:rsidRPr="00367326" w:rsidRDefault="00877F3C" w:rsidP="00877F3C">
      <w:pPr>
        <w:pStyle w:val="Heading4"/>
        <w:rPr>
          <w:rFonts w:ascii="Calibri Light" w:hAnsi="Calibri Light" w:cs="Arial"/>
          <w:i w:val="0"/>
        </w:rPr>
      </w:pPr>
      <w:r w:rsidRPr="00367326">
        <w:rPr>
          <w:rFonts w:ascii="Calibri Light" w:hAnsi="Calibri Light" w:cs="Arial"/>
          <w:i w:val="0"/>
        </w:rPr>
        <w:t xml:space="preserve">Process Flow Diagram </w:t>
      </w:r>
    </w:p>
    <w:p w14:paraId="2301FCCE" w14:textId="0398E4D5" w:rsidR="00877F3C" w:rsidRPr="006B24F0" w:rsidRDefault="00733587" w:rsidP="00877F3C">
      <w:pPr>
        <w:rPr>
          <w:rFonts w:ascii="Calibri Light" w:hAnsi="Calibri Light"/>
        </w:rPr>
      </w:pPr>
      <w:ins w:id="50" w:author="Naveen Kuchikulla" w:date="2018-05-28T18:21:00Z">
        <w:r>
          <w:rPr>
            <w:noProof/>
          </w:rPr>
          <w:lastRenderedPageBreak/>
          <w:drawing>
            <wp:inline distT="0" distB="0" distL="0" distR="0" wp14:anchorId="1B8F7FBF" wp14:editId="6B2476FC">
              <wp:extent cx="5933440" cy="822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3440" cy="8229600"/>
                      </a:xfrm>
                      <a:prstGeom prst="rect">
                        <a:avLst/>
                      </a:prstGeom>
                    </pic:spPr>
                  </pic:pic>
                </a:graphicData>
              </a:graphic>
            </wp:inline>
          </w:drawing>
        </w:r>
      </w:ins>
    </w:p>
    <w:p w14:paraId="1E4C35C4" w14:textId="77777777" w:rsidR="00877F3C" w:rsidRDefault="00877F3C" w:rsidP="00877F3C">
      <w:pPr>
        <w:pStyle w:val="Heading4"/>
        <w:rPr>
          <w:rFonts w:ascii="Calibri Light" w:hAnsi="Calibri Light" w:cs="Arial"/>
          <w:i w:val="0"/>
        </w:rPr>
      </w:pPr>
      <w:r w:rsidRPr="00367326">
        <w:rPr>
          <w:rFonts w:ascii="Calibri Light" w:hAnsi="Calibri Light" w:cs="Arial"/>
          <w:i w:val="0"/>
        </w:rPr>
        <w:lastRenderedPageBreak/>
        <w:t>Process Flow Steps</w:t>
      </w:r>
    </w:p>
    <w:p w14:paraId="2E5E1FDD" w14:textId="77777777" w:rsidR="009F4770" w:rsidRPr="009F4770" w:rsidRDefault="009F4770" w:rsidP="009F4770"/>
    <w:tbl>
      <w:tblPr>
        <w:tblW w:w="105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3649"/>
        <w:gridCol w:w="2250"/>
        <w:gridCol w:w="2160"/>
        <w:gridCol w:w="1620"/>
      </w:tblGrid>
      <w:tr w:rsidR="009F4770" w:rsidRPr="006B24F0" w14:paraId="4EEBA96C" w14:textId="77777777" w:rsidTr="00F219A9">
        <w:trPr>
          <w:cantSplit/>
          <w:trHeight w:val="432"/>
          <w:tblHeader/>
        </w:trPr>
        <w:tc>
          <w:tcPr>
            <w:tcW w:w="828" w:type="dxa"/>
            <w:tcBorders>
              <w:top w:val="threeDEmboss" w:sz="6" w:space="0" w:color="auto"/>
              <w:bottom w:val="threeDEmboss" w:sz="6" w:space="0" w:color="auto"/>
            </w:tcBorders>
            <w:shd w:val="clear" w:color="auto" w:fill="F9FBAF"/>
            <w:vAlign w:val="center"/>
          </w:tcPr>
          <w:p w14:paraId="4305E6D4" w14:textId="77777777" w:rsidR="009F4770" w:rsidRPr="006B24F0" w:rsidRDefault="009F4770" w:rsidP="00F219A9">
            <w:pPr>
              <w:pStyle w:val="TableHeader-Center"/>
              <w:rPr>
                <w:rFonts w:ascii="Calibri Light" w:hAnsi="Calibri Light" w:cs="Arial"/>
              </w:rPr>
            </w:pPr>
            <w:r w:rsidRPr="006B24F0">
              <w:rPr>
                <w:rFonts w:ascii="Calibri Light" w:hAnsi="Calibri Light" w:cs="Arial"/>
              </w:rPr>
              <w:t>Step</w:t>
            </w:r>
          </w:p>
        </w:tc>
        <w:tc>
          <w:tcPr>
            <w:tcW w:w="3649" w:type="dxa"/>
            <w:tcBorders>
              <w:top w:val="threeDEmboss" w:sz="6" w:space="0" w:color="auto"/>
              <w:bottom w:val="threeDEmboss" w:sz="6" w:space="0" w:color="auto"/>
            </w:tcBorders>
            <w:shd w:val="clear" w:color="auto" w:fill="F9FBAF"/>
            <w:vAlign w:val="center"/>
          </w:tcPr>
          <w:p w14:paraId="547532B3" w14:textId="77777777" w:rsidR="009F4770" w:rsidRPr="006B24F0" w:rsidRDefault="009F4770" w:rsidP="00F219A9">
            <w:pPr>
              <w:pStyle w:val="TableHeader-Left"/>
              <w:rPr>
                <w:rFonts w:ascii="Calibri Light" w:hAnsi="Calibri Light" w:cs="Arial"/>
              </w:rPr>
            </w:pPr>
            <w:r w:rsidRPr="006B24F0">
              <w:rPr>
                <w:rFonts w:ascii="Calibri Light" w:hAnsi="Calibri Light" w:cs="Arial"/>
              </w:rPr>
              <w:t>Description of Step</w:t>
            </w:r>
          </w:p>
        </w:tc>
        <w:tc>
          <w:tcPr>
            <w:tcW w:w="2250" w:type="dxa"/>
            <w:tcBorders>
              <w:top w:val="threeDEmboss" w:sz="6" w:space="0" w:color="auto"/>
              <w:bottom w:val="threeDEmboss" w:sz="6" w:space="0" w:color="auto"/>
            </w:tcBorders>
            <w:shd w:val="clear" w:color="auto" w:fill="F9FBAF"/>
            <w:vAlign w:val="center"/>
          </w:tcPr>
          <w:p w14:paraId="2F26D525" w14:textId="77777777" w:rsidR="009F4770" w:rsidRPr="006B24F0" w:rsidRDefault="009F4770" w:rsidP="00F219A9">
            <w:pPr>
              <w:pStyle w:val="TableHeader-Left"/>
              <w:rPr>
                <w:rFonts w:ascii="Calibri Light" w:hAnsi="Calibri Light" w:cs="Arial"/>
              </w:rPr>
            </w:pPr>
            <w:r>
              <w:rPr>
                <w:rFonts w:ascii="Calibri Light" w:hAnsi="Calibri Light" w:cs="Arial"/>
              </w:rPr>
              <w:t>SAP Hybris C4C View</w:t>
            </w:r>
            <w:r w:rsidRPr="006B24F0">
              <w:rPr>
                <w:rFonts w:ascii="Calibri Light" w:hAnsi="Calibri Light" w:cs="Arial"/>
              </w:rPr>
              <w:t xml:space="preserve"> / T-Code</w:t>
            </w:r>
          </w:p>
        </w:tc>
        <w:tc>
          <w:tcPr>
            <w:tcW w:w="2160" w:type="dxa"/>
            <w:tcBorders>
              <w:top w:val="threeDEmboss" w:sz="6" w:space="0" w:color="auto"/>
              <w:bottom w:val="threeDEmboss" w:sz="6" w:space="0" w:color="auto"/>
            </w:tcBorders>
            <w:shd w:val="clear" w:color="auto" w:fill="F9FBAF"/>
            <w:vAlign w:val="center"/>
          </w:tcPr>
          <w:p w14:paraId="7FCBB74B" w14:textId="77777777" w:rsidR="009F4770" w:rsidRPr="006B24F0" w:rsidRDefault="009F4770" w:rsidP="00F219A9">
            <w:pPr>
              <w:pStyle w:val="TableHeader-Left"/>
              <w:rPr>
                <w:rFonts w:ascii="Calibri Light" w:hAnsi="Calibri Light" w:cs="Arial"/>
              </w:rPr>
            </w:pPr>
            <w:r w:rsidRPr="006B24F0">
              <w:rPr>
                <w:rFonts w:ascii="Calibri Light" w:hAnsi="Calibri Light" w:cs="Arial"/>
              </w:rPr>
              <w:t>Role(s)</w:t>
            </w:r>
          </w:p>
        </w:tc>
        <w:tc>
          <w:tcPr>
            <w:tcW w:w="1620" w:type="dxa"/>
            <w:tcBorders>
              <w:top w:val="threeDEmboss" w:sz="6" w:space="0" w:color="auto"/>
              <w:bottom w:val="threeDEmboss" w:sz="6" w:space="0" w:color="auto"/>
            </w:tcBorders>
            <w:shd w:val="clear" w:color="auto" w:fill="F9FBAF"/>
            <w:vAlign w:val="center"/>
          </w:tcPr>
          <w:p w14:paraId="4543A3B1" w14:textId="77777777" w:rsidR="009F4770" w:rsidRPr="006B24F0" w:rsidRDefault="009F4770" w:rsidP="00F219A9">
            <w:pPr>
              <w:pStyle w:val="TableHeader-Left"/>
              <w:rPr>
                <w:rFonts w:ascii="Calibri Light" w:hAnsi="Calibri Light" w:cs="Arial"/>
              </w:rPr>
            </w:pPr>
            <w:r>
              <w:rPr>
                <w:rFonts w:ascii="Calibri Light" w:hAnsi="Calibri Light" w:cs="Arial"/>
              </w:rPr>
              <w:t>If step is relevant for a Control, add Requirement ID</w:t>
            </w:r>
          </w:p>
        </w:tc>
      </w:tr>
      <w:tr w:rsidR="009F4770" w:rsidRPr="006B24F0" w14:paraId="67D88EFB" w14:textId="77777777" w:rsidTr="00F219A9">
        <w:trPr>
          <w:cantSplit/>
          <w:trHeight w:val="432"/>
        </w:trPr>
        <w:tc>
          <w:tcPr>
            <w:tcW w:w="828" w:type="dxa"/>
            <w:tcBorders>
              <w:top w:val="threeDEmboss" w:sz="6" w:space="0" w:color="auto"/>
            </w:tcBorders>
            <w:vAlign w:val="center"/>
          </w:tcPr>
          <w:p w14:paraId="41CF7232" w14:textId="77777777" w:rsidR="009F4770" w:rsidRPr="006B24F0" w:rsidRDefault="009F4770" w:rsidP="00F219A9">
            <w:pPr>
              <w:pStyle w:val="TableField-Center"/>
              <w:rPr>
                <w:rFonts w:ascii="Calibri Light" w:hAnsi="Calibri Light" w:cs="Arial"/>
              </w:rPr>
            </w:pPr>
            <w:r>
              <w:rPr>
                <w:rFonts w:ascii="Calibri Light" w:hAnsi="Calibri Light" w:cs="Arial"/>
              </w:rPr>
              <w:t>10</w:t>
            </w:r>
          </w:p>
        </w:tc>
        <w:tc>
          <w:tcPr>
            <w:tcW w:w="3649" w:type="dxa"/>
            <w:tcBorders>
              <w:top w:val="threeDEmboss" w:sz="6" w:space="0" w:color="auto"/>
            </w:tcBorders>
            <w:vAlign w:val="center"/>
          </w:tcPr>
          <w:p w14:paraId="4E5CB976" w14:textId="600DF485" w:rsidR="009F4770" w:rsidRPr="00C7542E" w:rsidRDefault="00AB4669" w:rsidP="00F219A9">
            <w:pPr>
              <w:pStyle w:val="TableField-Left"/>
              <w:rPr>
                <w:rFonts w:ascii="Calibri Light" w:hAnsi="Calibri Light" w:cs="Arial"/>
                <w:b/>
              </w:rPr>
            </w:pPr>
            <w:r>
              <w:rPr>
                <w:rFonts w:ascii="Calibri Light" w:hAnsi="Calibri Light" w:cs="Arial"/>
                <w:b/>
              </w:rPr>
              <w:t>Savings Identified?</w:t>
            </w:r>
          </w:p>
          <w:p w14:paraId="5643C0C7" w14:textId="7C0BDCBB" w:rsidR="009F4770" w:rsidRPr="006B24F0" w:rsidRDefault="009F4770" w:rsidP="00AB4669">
            <w:pPr>
              <w:pStyle w:val="TableField-Left"/>
              <w:rPr>
                <w:rFonts w:ascii="Calibri Light" w:hAnsi="Calibri Light" w:cs="Arial"/>
              </w:rPr>
            </w:pPr>
            <w:r>
              <w:rPr>
                <w:rFonts w:ascii="Calibri Light" w:hAnsi="Calibri Light" w:cs="Arial"/>
              </w:rPr>
              <w:t xml:space="preserve">Sales personnel </w:t>
            </w:r>
            <w:r w:rsidR="00AB4669">
              <w:rPr>
                <w:rFonts w:ascii="Calibri Light" w:hAnsi="Calibri Light" w:cs="Arial"/>
              </w:rPr>
              <w:t>will determine whether to create a Lead or an Opportunity. If savings for the rebate program are identified, proceed to step 100. If not, proceed to step 20.</w:t>
            </w:r>
          </w:p>
        </w:tc>
        <w:tc>
          <w:tcPr>
            <w:tcW w:w="2250" w:type="dxa"/>
            <w:tcBorders>
              <w:top w:val="threeDEmboss" w:sz="6" w:space="0" w:color="auto"/>
            </w:tcBorders>
            <w:vAlign w:val="center"/>
          </w:tcPr>
          <w:p w14:paraId="00477521" w14:textId="7547FD95" w:rsidR="009F4770" w:rsidRPr="006B24F0" w:rsidRDefault="006F271C" w:rsidP="00F219A9">
            <w:pPr>
              <w:pStyle w:val="TableField-Left"/>
              <w:rPr>
                <w:rFonts w:ascii="Calibri Light" w:hAnsi="Calibri Light" w:cs="Arial"/>
              </w:rPr>
            </w:pPr>
            <w:r>
              <w:rPr>
                <w:rFonts w:ascii="Calibri Light" w:hAnsi="Calibri Light" w:cs="Arial"/>
              </w:rPr>
              <w:t>N/A</w:t>
            </w:r>
          </w:p>
        </w:tc>
        <w:tc>
          <w:tcPr>
            <w:tcW w:w="2160" w:type="dxa"/>
            <w:tcBorders>
              <w:top w:val="threeDEmboss" w:sz="6" w:space="0" w:color="auto"/>
            </w:tcBorders>
            <w:vAlign w:val="center"/>
          </w:tcPr>
          <w:p w14:paraId="50651681" w14:textId="14112131" w:rsidR="009F4770" w:rsidRPr="006B24F0" w:rsidRDefault="009F4770" w:rsidP="007A7BF1">
            <w:pPr>
              <w:pStyle w:val="TableField-Left"/>
              <w:rPr>
                <w:rFonts w:ascii="Calibri Light" w:hAnsi="Calibri Light" w:cs="Arial"/>
              </w:rPr>
            </w:pPr>
            <w:r>
              <w:rPr>
                <w:rFonts w:ascii="Calibri Light" w:hAnsi="Calibri Light" w:cs="Arial"/>
              </w:rPr>
              <w:t>Sales Professional</w:t>
            </w:r>
            <w:r w:rsidR="006F271C">
              <w:rPr>
                <w:rFonts w:ascii="Calibri Light" w:hAnsi="Calibri Light" w:cs="Arial"/>
              </w:rPr>
              <w:t xml:space="preserve"> </w:t>
            </w:r>
          </w:p>
        </w:tc>
        <w:tc>
          <w:tcPr>
            <w:tcW w:w="1620" w:type="dxa"/>
            <w:tcBorders>
              <w:top w:val="threeDEmboss" w:sz="6" w:space="0" w:color="auto"/>
            </w:tcBorders>
            <w:vAlign w:val="center"/>
          </w:tcPr>
          <w:p w14:paraId="511D3073" w14:textId="77777777" w:rsidR="009F4770" w:rsidRPr="006B24F0" w:rsidRDefault="009F4770" w:rsidP="00F219A9">
            <w:pPr>
              <w:pStyle w:val="TableField-Left"/>
              <w:rPr>
                <w:rFonts w:ascii="Calibri Light" w:hAnsi="Calibri Light" w:cs="Arial"/>
              </w:rPr>
            </w:pPr>
            <w:r>
              <w:rPr>
                <w:rFonts w:ascii="Calibri Light" w:hAnsi="Calibri Light" w:cs="Arial"/>
              </w:rPr>
              <w:t>N/A</w:t>
            </w:r>
          </w:p>
        </w:tc>
      </w:tr>
      <w:tr w:rsidR="00AB4669" w:rsidRPr="006B24F0" w14:paraId="6D9A9936" w14:textId="77777777" w:rsidTr="00F219A9">
        <w:trPr>
          <w:cantSplit/>
          <w:trHeight w:val="432"/>
        </w:trPr>
        <w:tc>
          <w:tcPr>
            <w:tcW w:w="828" w:type="dxa"/>
            <w:tcBorders>
              <w:top w:val="threeDEmboss" w:sz="6" w:space="0" w:color="auto"/>
            </w:tcBorders>
            <w:vAlign w:val="center"/>
          </w:tcPr>
          <w:p w14:paraId="449916B9" w14:textId="23278BC1" w:rsidR="00AB4669" w:rsidRDefault="00D213BE" w:rsidP="00AB4669">
            <w:pPr>
              <w:pStyle w:val="TableField-Center"/>
              <w:rPr>
                <w:rFonts w:ascii="Calibri Light" w:hAnsi="Calibri Light" w:cs="Arial"/>
              </w:rPr>
            </w:pPr>
            <w:r>
              <w:rPr>
                <w:rFonts w:ascii="Calibri Light" w:hAnsi="Calibri Light" w:cs="Arial"/>
              </w:rPr>
              <w:t>20</w:t>
            </w:r>
          </w:p>
        </w:tc>
        <w:tc>
          <w:tcPr>
            <w:tcW w:w="3649" w:type="dxa"/>
            <w:tcBorders>
              <w:top w:val="threeDEmboss" w:sz="6" w:space="0" w:color="auto"/>
            </w:tcBorders>
            <w:vAlign w:val="center"/>
          </w:tcPr>
          <w:p w14:paraId="003624E3" w14:textId="77777777" w:rsidR="00AB4669" w:rsidRPr="00C7542E" w:rsidRDefault="00AB4669" w:rsidP="00AB4669">
            <w:pPr>
              <w:pStyle w:val="TableField-Left"/>
              <w:rPr>
                <w:rFonts w:ascii="Calibri Light" w:hAnsi="Calibri Light" w:cs="Arial"/>
                <w:b/>
              </w:rPr>
            </w:pPr>
            <w:r>
              <w:rPr>
                <w:rFonts w:ascii="Calibri Light" w:hAnsi="Calibri Light" w:cs="Arial"/>
                <w:b/>
              </w:rPr>
              <w:t>Create Lead</w:t>
            </w:r>
          </w:p>
          <w:p w14:paraId="4009880E" w14:textId="07BF2CEF" w:rsidR="00AB4669" w:rsidRDefault="00AB4669" w:rsidP="005647C1">
            <w:pPr>
              <w:pStyle w:val="TableField-Left"/>
              <w:rPr>
                <w:rFonts w:ascii="Calibri Light" w:hAnsi="Calibri Light" w:cs="Arial"/>
                <w:b/>
              </w:rPr>
            </w:pPr>
            <w:r>
              <w:rPr>
                <w:rFonts w:ascii="Calibri Light" w:hAnsi="Calibri Light" w:cs="Arial"/>
              </w:rPr>
              <w:t xml:space="preserve">Sales personnel create a lead to capture customer’s intent to participate in or SCE’s intent to consider a customer for </w:t>
            </w:r>
            <w:r w:rsidR="005647C1">
              <w:rPr>
                <w:rFonts w:ascii="Calibri Light" w:hAnsi="Calibri Light" w:cs="Arial"/>
              </w:rPr>
              <w:t>Rebate Program</w:t>
            </w:r>
            <w:r>
              <w:rPr>
                <w:rFonts w:ascii="Calibri Light" w:hAnsi="Calibri Light" w:cs="Arial"/>
              </w:rPr>
              <w:t xml:space="preserve"> initiatives.</w:t>
            </w:r>
          </w:p>
        </w:tc>
        <w:tc>
          <w:tcPr>
            <w:tcW w:w="2250" w:type="dxa"/>
            <w:tcBorders>
              <w:top w:val="threeDEmboss" w:sz="6" w:space="0" w:color="auto"/>
            </w:tcBorders>
            <w:vAlign w:val="center"/>
          </w:tcPr>
          <w:p w14:paraId="48B55A8D" w14:textId="69B74ABB" w:rsidR="00AB4669" w:rsidRDefault="00AB4669" w:rsidP="00AB4669">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tcBorders>
              <w:top w:val="threeDEmboss" w:sz="6" w:space="0" w:color="auto"/>
            </w:tcBorders>
            <w:vAlign w:val="center"/>
          </w:tcPr>
          <w:p w14:paraId="705FA86A" w14:textId="70332280" w:rsidR="00AB4669" w:rsidRDefault="006F271C" w:rsidP="007A7BF1">
            <w:pPr>
              <w:pStyle w:val="TableField-Left"/>
              <w:rPr>
                <w:rFonts w:ascii="Calibri Light" w:hAnsi="Calibri Light" w:cs="Arial"/>
              </w:rPr>
            </w:pPr>
            <w:r>
              <w:rPr>
                <w:rFonts w:ascii="Calibri Light" w:hAnsi="Calibri Light" w:cs="Arial"/>
              </w:rPr>
              <w:t xml:space="preserve">Sales Professional </w:t>
            </w:r>
          </w:p>
        </w:tc>
        <w:tc>
          <w:tcPr>
            <w:tcW w:w="1620" w:type="dxa"/>
            <w:tcBorders>
              <w:top w:val="threeDEmboss" w:sz="6" w:space="0" w:color="auto"/>
            </w:tcBorders>
            <w:vAlign w:val="center"/>
          </w:tcPr>
          <w:p w14:paraId="20CCD881" w14:textId="1551DBF4" w:rsidR="00AB4669" w:rsidRDefault="00AB4669" w:rsidP="00AB4669">
            <w:pPr>
              <w:pStyle w:val="TableField-Left"/>
              <w:rPr>
                <w:rFonts w:ascii="Calibri Light" w:hAnsi="Calibri Light" w:cs="Arial"/>
              </w:rPr>
            </w:pPr>
            <w:r>
              <w:rPr>
                <w:rFonts w:ascii="Calibri Light" w:hAnsi="Calibri Light" w:cs="Arial"/>
              </w:rPr>
              <w:t>N/A</w:t>
            </w:r>
          </w:p>
        </w:tc>
      </w:tr>
      <w:tr w:rsidR="00AB4669" w:rsidRPr="006B24F0" w14:paraId="00D8037F" w14:textId="77777777" w:rsidTr="00F219A9">
        <w:trPr>
          <w:cantSplit/>
          <w:trHeight w:val="432"/>
        </w:trPr>
        <w:tc>
          <w:tcPr>
            <w:tcW w:w="828" w:type="dxa"/>
            <w:vAlign w:val="center"/>
          </w:tcPr>
          <w:p w14:paraId="79F21FE7" w14:textId="4C2B93B5" w:rsidR="00AB4669" w:rsidRPr="006B24F0" w:rsidRDefault="005647C1" w:rsidP="00AB4669">
            <w:pPr>
              <w:pStyle w:val="TableField-Center"/>
              <w:rPr>
                <w:rFonts w:ascii="Calibri Light" w:hAnsi="Calibri Light" w:cs="Arial"/>
              </w:rPr>
            </w:pPr>
            <w:r>
              <w:rPr>
                <w:rFonts w:ascii="Calibri Light" w:hAnsi="Calibri Light" w:cs="Arial"/>
              </w:rPr>
              <w:t>30</w:t>
            </w:r>
          </w:p>
        </w:tc>
        <w:tc>
          <w:tcPr>
            <w:tcW w:w="3649" w:type="dxa"/>
            <w:vAlign w:val="center"/>
          </w:tcPr>
          <w:p w14:paraId="58BED043" w14:textId="2028F7C6" w:rsidR="00AB4669" w:rsidRPr="00483A1B" w:rsidRDefault="005647C1" w:rsidP="00AB4669">
            <w:pPr>
              <w:pStyle w:val="TableField-Left"/>
              <w:rPr>
                <w:rFonts w:ascii="Calibri Light" w:hAnsi="Calibri Light" w:cs="Arial"/>
                <w:b/>
              </w:rPr>
            </w:pPr>
            <w:r>
              <w:rPr>
                <w:rFonts w:ascii="Calibri Light" w:hAnsi="Calibri Light" w:cs="Arial"/>
                <w:b/>
              </w:rPr>
              <w:t>Create Lead</w:t>
            </w:r>
          </w:p>
          <w:p w14:paraId="2B48712F" w14:textId="5E3711B4" w:rsidR="00AB4669" w:rsidRPr="006B24F0" w:rsidRDefault="005647C1" w:rsidP="00AB4669">
            <w:pPr>
              <w:pStyle w:val="TableField-Left"/>
              <w:rPr>
                <w:rFonts w:ascii="Calibri Light" w:hAnsi="Calibri Light" w:cs="Arial"/>
              </w:rPr>
            </w:pPr>
            <w:r>
              <w:rPr>
                <w:rFonts w:ascii="Calibri Light" w:hAnsi="Calibri Light" w:cs="Arial"/>
              </w:rPr>
              <w:t>Leads generated from Marketing will be transferred to SAP Hybris C4C.</w:t>
            </w:r>
          </w:p>
        </w:tc>
        <w:tc>
          <w:tcPr>
            <w:tcW w:w="2250" w:type="dxa"/>
            <w:vAlign w:val="center"/>
          </w:tcPr>
          <w:p w14:paraId="152ADF8F"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c>
          <w:tcPr>
            <w:tcW w:w="2160" w:type="dxa"/>
            <w:vAlign w:val="center"/>
          </w:tcPr>
          <w:p w14:paraId="28CF2F5E" w14:textId="74BF7033" w:rsidR="00AB4669" w:rsidRPr="006B24F0" w:rsidRDefault="006F271C" w:rsidP="007A7BF1">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2F58E864"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139F8D28" w14:textId="77777777" w:rsidTr="00F219A9">
        <w:trPr>
          <w:cantSplit/>
          <w:trHeight w:val="432"/>
        </w:trPr>
        <w:tc>
          <w:tcPr>
            <w:tcW w:w="828" w:type="dxa"/>
            <w:vAlign w:val="center"/>
          </w:tcPr>
          <w:p w14:paraId="7A0AD754" w14:textId="0DD34CF4" w:rsidR="00AB4669" w:rsidRPr="006B24F0" w:rsidRDefault="00F6307E" w:rsidP="00AB4669">
            <w:pPr>
              <w:pStyle w:val="TableField-Center"/>
              <w:rPr>
                <w:rFonts w:ascii="Calibri Light" w:hAnsi="Calibri Light" w:cs="Arial"/>
              </w:rPr>
            </w:pPr>
            <w:r>
              <w:rPr>
                <w:rFonts w:ascii="Calibri Light" w:hAnsi="Calibri Light" w:cs="Arial"/>
              </w:rPr>
              <w:t>40</w:t>
            </w:r>
          </w:p>
        </w:tc>
        <w:tc>
          <w:tcPr>
            <w:tcW w:w="3649" w:type="dxa"/>
            <w:vAlign w:val="center"/>
          </w:tcPr>
          <w:p w14:paraId="0CF3BA90" w14:textId="77777777" w:rsidR="00AB4669" w:rsidRPr="001260B1" w:rsidRDefault="00AB4669" w:rsidP="00AB4669">
            <w:pPr>
              <w:pStyle w:val="TableField-Left"/>
              <w:rPr>
                <w:rFonts w:ascii="Calibri Light" w:hAnsi="Calibri Light" w:cs="Arial"/>
                <w:b/>
              </w:rPr>
            </w:pPr>
            <w:r w:rsidRPr="001260B1">
              <w:rPr>
                <w:rFonts w:ascii="Calibri Light" w:hAnsi="Calibri Light" w:cs="Arial"/>
                <w:b/>
              </w:rPr>
              <w:t>Customer Interested?</w:t>
            </w:r>
          </w:p>
          <w:p w14:paraId="7D48EDDE" w14:textId="0F8F0628" w:rsidR="00AB4669" w:rsidRPr="006B24F0" w:rsidRDefault="00F6307E" w:rsidP="00F6307E">
            <w:pPr>
              <w:pStyle w:val="TableField-Left"/>
              <w:rPr>
                <w:rFonts w:ascii="Calibri Light" w:hAnsi="Calibri Light" w:cs="Arial"/>
              </w:rPr>
            </w:pPr>
            <w:r>
              <w:rPr>
                <w:rFonts w:ascii="Calibri Light" w:hAnsi="Calibri Light" w:cs="Arial"/>
              </w:rPr>
              <w:t>Sales</w:t>
            </w:r>
            <w:r w:rsidR="00AB4669">
              <w:rPr>
                <w:rFonts w:ascii="Calibri Light" w:hAnsi="Calibri Light" w:cs="Arial"/>
              </w:rPr>
              <w:t xml:space="preserve"> personnel will determine customer’s level of interest in the </w:t>
            </w:r>
            <w:r>
              <w:rPr>
                <w:rFonts w:ascii="Calibri Light" w:hAnsi="Calibri Light" w:cs="Arial"/>
              </w:rPr>
              <w:t>Rebate</w:t>
            </w:r>
            <w:r w:rsidR="00AB4669">
              <w:rPr>
                <w:rFonts w:ascii="Calibri Light" w:hAnsi="Calibri Light" w:cs="Arial"/>
              </w:rPr>
              <w:t xml:space="preserve"> program. If the customer is interested, proceed to step </w:t>
            </w:r>
            <w:r>
              <w:rPr>
                <w:rFonts w:ascii="Calibri Light" w:hAnsi="Calibri Light" w:cs="Arial"/>
              </w:rPr>
              <w:t>5</w:t>
            </w:r>
            <w:r w:rsidR="00AB4669">
              <w:rPr>
                <w:rFonts w:ascii="Calibri Light" w:hAnsi="Calibri Light" w:cs="Arial"/>
              </w:rPr>
              <w:t xml:space="preserve">0. </w:t>
            </w:r>
            <w:r>
              <w:rPr>
                <w:rFonts w:ascii="Calibri Light" w:hAnsi="Calibri Light" w:cs="Arial"/>
              </w:rPr>
              <w:t>If not, proceed to step 6</w:t>
            </w:r>
            <w:r w:rsidR="00AB4669">
              <w:rPr>
                <w:rFonts w:ascii="Calibri Light" w:hAnsi="Calibri Light" w:cs="Arial"/>
              </w:rPr>
              <w:t>0.</w:t>
            </w:r>
          </w:p>
        </w:tc>
        <w:tc>
          <w:tcPr>
            <w:tcW w:w="2250" w:type="dxa"/>
            <w:vAlign w:val="center"/>
          </w:tcPr>
          <w:p w14:paraId="71DA4965"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c>
          <w:tcPr>
            <w:tcW w:w="2160" w:type="dxa"/>
            <w:vAlign w:val="center"/>
          </w:tcPr>
          <w:p w14:paraId="5E3E8952" w14:textId="6F403D59" w:rsidR="00AB4669" w:rsidRPr="006B24F0" w:rsidRDefault="006F271C" w:rsidP="007A7BF1">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202702B5"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780C4B52" w14:textId="77777777" w:rsidTr="00F219A9">
        <w:trPr>
          <w:cantSplit/>
          <w:trHeight w:val="432"/>
        </w:trPr>
        <w:tc>
          <w:tcPr>
            <w:tcW w:w="828" w:type="dxa"/>
            <w:vAlign w:val="center"/>
          </w:tcPr>
          <w:p w14:paraId="6AF7023C" w14:textId="7CEBD54A" w:rsidR="00AB4669" w:rsidRPr="006B24F0" w:rsidRDefault="00F6307E" w:rsidP="00AB4669">
            <w:pPr>
              <w:pStyle w:val="TableField-Center"/>
              <w:rPr>
                <w:rFonts w:ascii="Calibri Light" w:hAnsi="Calibri Light" w:cs="Arial"/>
              </w:rPr>
            </w:pPr>
            <w:r>
              <w:rPr>
                <w:rFonts w:ascii="Calibri Light" w:hAnsi="Calibri Light" w:cs="Arial"/>
              </w:rPr>
              <w:t>50</w:t>
            </w:r>
          </w:p>
        </w:tc>
        <w:tc>
          <w:tcPr>
            <w:tcW w:w="3649" w:type="dxa"/>
            <w:vAlign w:val="center"/>
          </w:tcPr>
          <w:p w14:paraId="211D954F" w14:textId="77777777" w:rsidR="00AB4669" w:rsidRPr="007459B4" w:rsidRDefault="00AB4669" w:rsidP="00AB4669">
            <w:pPr>
              <w:pStyle w:val="TableField-Left"/>
              <w:rPr>
                <w:rFonts w:ascii="Calibri Light" w:hAnsi="Calibri Light" w:cs="Arial"/>
                <w:b/>
              </w:rPr>
            </w:pPr>
            <w:r w:rsidRPr="007459B4">
              <w:rPr>
                <w:rFonts w:ascii="Calibri Light" w:hAnsi="Calibri Light" w:cs="Arial"/>
                <w:b/>
              </w:rPr>
              <w:t>Update Lead Status = ‘Accepted’</w:t>
            </w:r>
          </w:p>
          <w:p w14:paraId="06F5C58E" w14:textId="4CF48A59" w:rsidR="00AB4669" w:rsidRPr="006B24F0" w:rsidRDefault="00F7773E" w:rsidP="00AB4669">
            <w:pPr>
              <w:pStyle w:val="TableField-Left"/>
              <w:rPr>
                <w:rFonts w:ascii="Calibri Light" w:hAnsi="Calibri Light" w:cs="Arial"/>
              </w:rPr>
            </w:pPr>
            <w:r>
              <w:rPr>
                <w:rFonts w:ascii="Calibri Light" w:hAnsi="Calibri Light" w:cs="Arial"/>
              </w:rPr>
              <w:t xml:space="preserve">Sales </w:t>
            </w:r>
            <w:r w:rsidR="00AB4669">
              <w:rPr>
                <w:rFonts w:ascii="Calibri Light" w:hAnsi="Calibri Light" w:cs="Arial"/>
              </w:rPr>
              <w:t>personnel will update the lead and set its status to ‘Accepted’.</w:t>
            </w:r>
          </w:p>
        </w:tc>
        <w:tc>
          <w:tcPr>
            <w:tcW w:w="2250" w:type="dxa"/>
            <w:vAlign w:val="center"/>
          </w:tcPr>
          <w:p w14:paraId="1DA88180" w14:textId="77777777" w:rsidR="00AB4669" w:rsidRPr="006B24F0" w:rsidRDefault="00AB4669" w:rsidP="00AB4669">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647CC5B8" w14:textId="0E7E8409" w:rsidR="00AB4669" w:rsidRPr="006B24F0" w:rsidRDefault="006F271C" w:rsidP="007A7BF1">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21BA02DB"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1D550DC1" w14:textId="77777777" w:rsidTr="00F219A9">
        <w:trPr>
          <w:cantSplit/>
          <w:trHeight w:val="432"/>
        </w:trPr>
        <w:tc>
          <w:tcPr>
            <w:tcW w:w="828" w:type="dxa"/>
            <w:vAlign w:val="center"/>
          </w:tcPr>
          <w:p w14:paraId="0AB278BC" w14:textId="5C6C5325" w:rsidR="00AB4669" w:rsidRPr="006B24F0" w:rsidRDefault="00F7773E" w:rsidP="00AB4669">
            <w:pPr>
              <w:pStyle w:val="TableField-Center"/>
              <w:rPr>
                <w:rFonts w:ascii="Calibri Light" w:hAnsi="Calibri Light" w:cs="Arial"/>
              </w:rPr>
            </w:pPr>
            <w:r>
              <w:rPr>
                <w:rFonts w:ascii="Calibri Light" w:hAnsi="Calibri Light" w:cs="Arial"/>
              </w:rPr>
              <w:t>60</w:t>
            </w:r>
          </w:p>
        </w:tc>
        <w:tc>
          <w:tcPr>
            <w:tcW w:w="3649" w:type="dxa"/>
            <w:vAlign w:val="center"/>
          </w:tcPr>
          <w:p w14:paraId="7BCE8628" w14:textId="77777777" w:rsidR="00AB4669" w:rsidRPr="00531AE4" w:rsidRDefault="00AB4669" w:rsidP="00AB4669">
            <w:pPr>
              <w:pStyle w:val="TableField-Left"/>
              <w:rPr>
                <w:rFonts w:ascii="Calibri Light" w:hAnsi="Calibri Light" w:cs="Arial"/>
                <w:b/>
              </w:rPr>
            </w:pPr>
            <w:r w:rsidRPr="00531AE4">
              <w:rPr>
                <w:rFonts w:ascii="Calibri Light" w:hAnsi="Calibri Light" w:cs="Arial"/>
                <w:b/>
              </w:rPr>
              <w:t>Update Lead Status = ‘Declined’</w:t>
            </w:r>
          </w:p>
          <w:p w14:paraId="3CFD9FC6" w14:textId="77777777" w:rsidR="00AB4669" w:rsidRPr="006B24F0" w:rsidRDefault="00AB4669" w:rsidP="00AB4669">
            <w:pPr>
              <w:pStyle w:val="TableField-Left"/>
              <w:rPr>
                <w:rFonts w:ascii="Calibri Light" w:hAnsi="Calibri Light" w:cs="Arial"/>
              </w:rPr>
            </w:pPr>
            <w:r>
              <w:rPr>
                <w:rFonts w:ascii="Calibri Light" w:hAnsi="Calibri Light" w:cs="Arial"/>
              </w:rPr>
              <w:t>Sales personnel will update the lead and set its status to ‘Declined’.</w:t>
            </w:r>
          </w:p>
        </w:tc>
        <w:tc>
          <w:tcPr>
            <w:tcW w:w="2250" w:type="dxa"/>
            <w:vAlign w:val="center"/>
          </w:tcPr>
          <w:p w14:paraId="68E7307D" w14:textId="77777777" w:rsidR="00AB4669" w:rsidRPr="006B24F0" w:rsidRDefault="00AB4669" w:rsidP="00AB4669">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Leads</w:t>
            </w:r>
          </w:p>
        </w:tc>
        <w:tc>
          <w:tcPr>
            <w:tcW w:w="2160" w:type="dxa"/>
            <w:vAlign w:val="center"/>
          </w:tcPr>
          <w:p w14:paraId="083C2925" w14:textId="269BF4C2" w:rsidR="00AB4669" w:rsidRPr="006B24F0" w:rsidRDefault="006F271C" w:rsidP="007A7BF1">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07031BFB"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588E7CA5" w14:textId="77777777" w:rsidTr="00F219A9">
        <w:trPr>
          <w:cantSplit/>
          <w:trHeight w:val="432"/>
        </w:trPr>
        <w:tc>
          <w:tcPr>
            <w:tcW w:w="828" w:type="dxa"/>
            <w:vAlign w:val="center"/>
          </w:tcPr>
          <w:p w14:paraId="62FD66F9" w14:textId="42BE91FA" w:rsidR="00AB4669" w:rsidRPr="006B24F0" w:rsidRDefault="00F7773E" w:rsidP="00AB4669">
            <w:pPr>
              <w:pStyle w:val="TableField-Center"/>
              <w:rPr>
                <w:rFonts w:ascii="Calibri Light" w:hAnsi="Calibri Light" w:cs="Arial"/>
              </w:rPr>
            </w:pPr>
            <w:r>
              <w:rPr>
                <w:rFonts w:ascii="Calibri Light" w:hAnsi="Calibri Light" w:cs="Arial"/>
              </w:rPr>
              <w:t>70</w:t>
            </w:r>
          </w:p>
        </w:tc>
        <w:tc>
          <w:tcPr>
            <w:tcW w:w="3649" w:type="dxa"/>
            <w:vAlign w:val="center"/>
          </w:tcPr>
          <w:p w14:paraId="2E6451B3" w14:textId="39A14919" w:rsidR="00AB4669" w:rsidRPr="001260B1" w:rsidRDefault="00F7773E" w:rsidP="00AB4669">
            <w:pPr>
              <w:pStyle w:val="TableField-Left"/>
              <w:rPr>
                <w:rFonts w:ascii="Calibri Light" w:hAnsi="Calibri Light" w:cs="Arial"/>
                <w:b/>
              </w:rPr>
            </w:pPr>
            <w:r>
              <w:rPr>
                <w:rFonts w:ascii="Calibri Light" w:hAnsi="Calibri Light" w:cs="Arial"/>
                <w:b/>
              </w:rPr>
              <w:t>Audit Needed</w:t>
            </w:r>
            <w:r w:rsidR="00AB4669" w:rsidRPr="001260B1">
              <w:rPr>
                <w:rFonts w:ascii="Calibri Light" w:hAnsi="Calibri Light" w:cs="Arial"/>
                <w:b/>
              </w:rPr>
              <w:t>?</w:t>
            </w:r>
          </w:p>
          <w:p w14:paraId="599F0170" w14:textId="74860819" w:rsidR="00AB4669" w:rsidRPr="006B24F0" w:rsidRDefault="000842B3" w:rsidP="000842B3">
            <w:pPr>
              <w:pStyle w:val="TableField-Left"/>
              <w:rPr>
                <w:rFonts w:ascii="Calibri Light" w:hAnsi="Calibri Light" w:cs="Arial"/>
              </w:rPr>
            </w:pPr>
            <w:r>
              <w:rPr>
                <w:rFonts w:ascii="Calibri Light" w:hAnsi="Calibri Light" w:cs="Arial"/>
              </w:rPr>
              <w:t>Sales</w:t>
            </w:r>
            <w:r w:rsidR="00AB4669">
              <w:rPr>
                <w:rFonts w:ascii="Calibri Light" w:hAnsi="Calibri Light" w:cs="Arial"/>
              </w:rPr>
              <w:t xml:space="preserve"> personnel will determine </w:t>
            </w:r>
            <w:r>
              <w:rPr>
                <w:rFonts w:ascii="Calibri Light" w:hAnsi="Calibri Light" w:cs="Arial"/>
              </w:rPr>
              <w:t>whether or not an Energy Audit is needed to proceed with the Rebate Program opportunity. If an Energy Audit is needed, proceed to step 80. If not, proceed to step 9</w:t>
            </w:r>
            <w:r w:rsidR="00AB4669">
              <w:rPr>
                <w:rFonts w:ascii="Calibri Light" w:hAnsi="Calibri Light" w:cs="Arial"/>
              </w:rPr>
              <w:t>0.</w:t>
            </w:r>
          </w:p>
        </w:tc>
        <w:tc>
          <w:tcPr>
            <w:tcW w:w="2250" w:type="dxa"/>
            <w:vAlign w:val="center"/>
          </w:tcPr>
          <w:p w14:paraId="4407157B"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c>
          <w:tcPr>
            <w:tcW w:w="2160" w:type="dxa"/>
            <w:vAlign w:val="center"/>
          </w:tcPr>
          <w:p w14:paraId="5ECFE9D2" w14:textId="480985C0" w:rsidR="00AB4669" w:rsidRPr="006B24F0" w:rsidRDefault="006F271C" w:rsidP="007A7BF1">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694A0AD5"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059CF461" w14:textId="77777777" w:rsidTr="00F219A9">
        <w:trPr>
          <w:cantSplit/>
          <w:trHeight w:val="432"/>
        </w:trPr>
        <w:tc>
          <w:tcPr>
            <w:tcW w:w="828" w:type="dxa"/>
            <w:vAlign w:val="center"/>
          </w:tcPr>
          <w:p w14:paraId="6D50BC07" w14:textId="1DA2C6AB" w:rsidR="00AB4669" w:rsidRPr="006B24F0" w:rsidRDefault="00C220DB" w:rsidP="00AB4669">
            <w:pPr>
              <w:pStyle w:val="TableField-Center"/>
              <w:rPr>
                <w:rFonts w:ascii="Calibri Light" w:hAnsi="Calibri Light" w:cs="Arial"/>
              </w:rPr>
            </w:pPr>
            <w:r>
              <w:rPr>
                <w:rFonts w:ascii="Calibri Light" w:hAnsi="Calibri Light" w:cs="Arial"/>
              </w:rPr>
              <w:t>80</w:t>
            </w:r>
          </w:p>
        </w:tc>
        <w:tc>
          <w:tcPr>
            <w:tcW w:w="3649" w:type="dxa"/>
            <w:vAlign w:val="center"/>
          </w:tcPr>
          <w:p w14:paraId="4D4A3C92" w14:textId="240FA141" w:rsidR="00AB4669" w:rsidRPr="00531AE4" w:rsidRDefault="00C220DB" w:rsidP="00AB4669">
            <w:pPr>
              <w:pStyle w:val="TableField-Left"/>
              <w:rPr>
                <w:rFonts w:ascii="Calibri Light" w:hAnsi="Calibri Light" w:cs="Arial"/>
                <w:b/>
              </w:rPr>
            </w:pPr>
            <w:r>
              <w:rPr>
                <w:rFonts w:ascii="Calibri Light" w:hAnsi="Calibri Light" w:cs="Arial"/>
                <w:b/>
              </w:rPr>
              <w:t>Create Work Ticket</w:t>
            </w:r>
          </w:p>
          <w:p w14:paraId="340299C3" w14:textId="5A633A27" w:rsidR="00AB4669" w:rsidRPr="006B24F0" w:rsidRDefault="00AB4669" w:rsidP="00C220DB">
            <w:pPr>
              <w:pStyle w:val="TableField-Left"/>
              <w:rPr>
                <w:rFonts w:ascii="Calibri Light" w:hAnsi="Calibri Light" w:cs="Arial"/>
              </w:rPr>
            </w:pPr>
            <w:r>
              <w:rPr>
                <w:rFonts w:ascii="Calibri Light" w:hAnsi="Calibri Light" w:cs="Arial"/>
              </w:rPr>
              <w:t xml:space="preserve">Sales personnel will </w:t>
            </w:r>
            <w:r w:rsidR="00C220DB">
              <w:rPr>
                <w:rFonts w:ascii="Calibri Light" w:hAnsi="Calibri Light" w:cs="Arial"/>
              </w:rPr>
              <w:t>create a Work Ticket as a follow-up of a Rebate Program Lead transaction</w:t>
            </w:r>
            <w:r>
              <w:rPr>
                <w:rFonts w:ascii="Calibri Light" w:hAnsi="Calibri Light" w:cs="Arial"/>
              </w:rPr>
              <w:t>.</w:t>
            </w:r>
          </w:p>
        </w:tc>
        <w:tc>
          <w:tcPr>
            <w:tcW w:w="2250" w:type="dxa"/>
            <w:vAlign w:val="center"/>
          </w:tcPr>
          <w:p w14:paraId="62D196D1" w14:textId="329BFDB1" w:rsidR="00AB4669" w:rsidRPr="006B24F0" w:rsidRDefault="00AB4669" w:rsidP="00AB4669">
            <w:pPr>
              <w:pStyle w:val="TableField-Left"/>
              <w:rPr>
                <w:rFonts w:ascii="Calibri Light" w:hAnsi="Calibri Light" w:cs="Arial"/>
              </w:rPr>
            </w:pPr>
            <w:r>
              <w:rPr>
                <w:rFonts w:ascii="Calibri Light" w:hAnsi="Calibri Light" w:cs="Arial"/>
              </w:rPr>
              <w:t>S</w:t>
            </w:r>
            <w:r w:rsidR="00C220DB">
              <w:rPr>
                <w:rFonts w:ascii="Calibri Light" w:hAnsi="Calibri Light" w:cs="Arial"/>
              </w:rPr>
              <w:t>ervice</w:t>
            </w:r>
            <w:r>
              <w:rPr>
                <w:rFonts w:ascii="Calibri Light" w:hAnsi="Calibri Light" w:cs="Arial"/>
              </w:rPr>
              <w:t xml:space="preserve"> </w:t>
            </w:r>
            <w:r w:rsidRPr="00F231E3">
              <w:rPr>
                <w:rFonts w:ascii="Calibri Light" w:hAnsi="Calibri Light" w:cs="Arial"/>
              </w:rPr>
              <w:sym w:font="Wingdings" w:char="F0E0"/>
            </w:r>
            <w:r w:rsidR="00C220DB">
              <w:rPr>
                <w:rFonts w:ascii="Calibri Light" w:hAnsi="Calibri Light" w:cs="Arial"/>
              </w:rPr>
              <w:t xml:space="preserve"> Work Ticket</w:t>
            </w:r>
          </w:p>
        </w:tc>
        <w:tc>
          <w:tcPr>
            <w:tcW w:w="2160" w:type="dxa"/>
            <w:vAlign w:val="center"/>
          </w:tcPr>
          <w:p w14:paraId="1D93CCFC" w14:textId="305CF755" w:rsidR="00AB4669" w:rsidRPr="006B24F0" w:rsidRDefault="006F271C" w:rsidP="007A7BF1">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4A2B9917"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6A9AD830" w14:textId="77777777" w:rsidTr="00F219A9">
        <w:trPr>
          <w:cantSplit/>
          <w:trHeight w:val="432"/>
        </w:trPr>
        <w:tc>
          <w:tcPr>
            <w:tcW w:w="828" w:type="dxa"/>
            <w:vAlign w:val="center"/>
          </w:tcPr>
          <w:p w14:paraId="7157EBBA" w14:textId="69E88A03" w:rsidR="00AB4669" w:rsidRPr="006B24F0" w:rsidRDefault="004C1366" w:rsidP="00AB4669">
            <w:pPr>
              <w:pStyle w:val="TableField-Center"/>
              <w:rPr>
                <w:rFonts w:ascii="Calibri Light" w:hAnsi="Calibri Light" w:cs="Arial"/>
              </w:rPr>
            </w:pPr>
            <w:r>
              <w:rPr>
                <w:rFonts w:ascii="Calibri Light" w:hAnsi="Calibri Light" w:cs="Arial"/>
              </w:rPr>
              <w:t>90</w:t>
            </w:r>
          </w:p>
        </w:tc>
        <w:tc>
          <w:tcPr>
            <w:tcW w:w="3649" w:type="dxa"/>
            <w:vAlign w:val="center"/>
          </w:tcPr>
          <w:p w14:paraId="54FB2B24" w14:textId="398EAF67" w:rsidR="00AB4669" w:rsidRPr="00C450A2" w:rsidRDefault="004C1366" w:rsidP="00AB4669">
            <w:pPr>
              <w:pStyle w:val="TableField-Left"/>
              <w:rPr>
                <w:rFonts w:ascii="Calibri Light" w:hAnsi="Calibri Light" w:cs="Arial"/>
                <w:b/>
              </w:rPr>
            </w:pPr>
            <w:r>
              <w:rPr>
                <w:rFonts w:ascii="Calibri Light" w:hAnsi="Calibri Light" w:cs="Arial"/>
                <w:b/>
              </w:rPr>
              <w:t>Create Opportunity</w:t>
            </w:r>
            <w:r w:rsidR="00AB4669" w:rsidRPr="00C450A2">
              <w:rPr>
                <w:rFonts w:ascii="Calibri Light" w:hAnsi="Calibri Light" w:cs="Arial"/>
                <w:b/>
              </w:rPr>
              <w:t>?</w:t>
            </w:r>
          </w:p>
          <w:p w14:paraId="42B2E58F" w14:textId="38138D38" w:rsidR="00AB4669" w:rsidRPr="006B24F0" w:rsidRDefault="004C1366" w:rsidP="004C1366">
            <w:pPr>
              <w:pStyle w:val="TableField-Left"/>
              <w:rPr>
                <w:rFonts w:ascii="Calibri Light" w:hAnsi="Calibri Light" w:cs="Arial"/>
              </w:rPr>
            </w:pPr>
            <w:r>
              <w:rPr>
                <w:rFonts w:ascii="Calibri Light" w:hAnsi="Calibri Light" w:cs="Arial"/>
              </w:rPr>
              <w:t>Sales</w:t>
            </w:r>
            <w:r w:rsidR="00AB4669">
              <w:rPr>
                <w:rFonts w:ascii="Calibri Light" w:hAnsi="Calibri Light" w:cs="Arial"/>
              </w:rPr>
              <w:t xml:space="preserve"> personnel will determine whether or not </w:t>
            </w:r>
            <w:r>
              <w:rPr>
                <w:rFonts w:ascii="Calibri Light" w:hAnsi="Calibri Light" w:cs="Arial"/>
              </w:rPr>
              <w:t>to create an opportunity</w:t>
            </w:r>
            <w:r w:rsidR="00AB4669">
              <w:rPr>
                <w:rFonts w:ascii="Calibri Light" w:hAnsi="Calibri Light" w:cs="Arial"/>
              </w:rPr>
              <w:t>.</w:t>
            </w:r>
            <w:r w:rsidR="00A72B10">
              <w:rPr>
                <w:rFonts w:ascii="Calibri Light" w:hAnsi="Calibri Light" w:cs="Arial"/>
              </w:rPr>
              <w:t xml:space="preserve"> If an opportunity has to be created, proceed to step 100</w:t>
            </w:r>
            <w:r w:rsidR="001730EB">
              <w:rPr>
                <w:rFonts w:ascii="Calibri Light" w:hAnsi="Calibri Light" w:cs="Arial"/>
              </w:rPr>
              <w:t>. If not, End</w:t>
            </w:r>
            <w:r w:rsidR="00AB4669">
              <w:rPr>
                <w:rFonts w:ascii="Calibri Light" w:hAnsi="Calibri Light" w:cs="Arial"/>
              </w:rPr>
              <w:t>.</w:t>
            </w:r>
          </w:p>
        </w:tc>
        <w:tc>
          <w:tcPr>
            <w:tcW w:w="2250" w:type="dxa"/>
            <w:vAlign w:val="center"/>
          </w:tcPr>
          <w:p w14:paraId="641D84DA"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c>
          <w:tcPr>
            <w:tcW w:w="2160" w:type="dxa"/>
            <w:vAlign w:val="center"/>
          </w:tcPr>
          <w:p w14:paraId="5B7E7A3B" w14:textId="798956E3" w:rsidR="00AB4669" w:rsidRPr="006B24F0" w:rsidRDefault="006F271C" w:rsidP="007A7BF1">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1E241DE0"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2B9C8DAE" w14:textId="77777777" w:rsidTr="00F219A9">
        <w:trPr>
          <w:cantSplit/>
          <w:trHeight w:val="432"/>
        </w:trPr>
        <w:tc>
          <w:tcPr>
            <w:tcW w:w="828" w:type="dxa"/>
            <w:vAlign w:val="center"/>
          </w:tcPr>
          <w:p w14:paraId="5164A405" w14:textId="611D619A" w:rsidR="00AB4669" w:rsidRPr="006B24F0" w:rsidRDefault="001730EB" w:rsidP="00AB4669">
            <w:pPr>
              <w:pStyle w:val="TableField-Center"/>
              <w:rPr>
                <w:rFonts w:ascii="Calibri Light" w:hAnsi="Calibri Light" w:cs="Arial"/>
              </w:rPr>
            </w:pPr>
            <w:r>
              <w:rPr>
                <w:rFonts w:ascii="Calibri Light" w:hAnsi="Calibri Light" w:cs="Arial"/>
              </w:rPr>
              <w:t>100</w:t>
            </w:r>
          </w:p>
        </w:tc>
        <w:tc>
          <w:tcPr>
            <w:tcW w:w="3649" w:type="dxa"/>
            <w:vAlign w:val="center"/>
          </w:tcPr>
          <w:p w14:paraId="1CF533F4" w14:textId="77777777" w:rsidR="00AB4669" w:rsidRDefault="00AB4669" w:rsidP="00AB4669">
            <w:pPr>
              <w:pStyle w:val="TableField-Left"/>
              <w:rPr>
                <w:rFonts w:ascii="Calibri Light" w:hAnsi="Calibri Light" w:cs="Arial"/>
                <w:b/>
              </w:rPr>
            </w:pPr>
            <w:r>
              <w:rPr>
                <w:rFonts w:ascii="Calibri Light" w:hAnsi="Calibri Light" w:cs="Arial"/>
                <w:b/>
              </w:rPr>
              <w:t>Create Opportunity</w:t>
            </w:r>
          </w:p>
          <w:p w14:paraId="05D6CCD8" w14:textId="1ECEB344" w:rsidR="00AB4669" w:rsidRPr="009D27DE" w:rsidRDefault="001730EB" w:rsidP="00AB4669">
            <w:pPr>
              <w:pStyle w:val="TableField-Left"/>
              <w:rPr>
                <w:rFonts w:ascii="Calibri Light" w:hAnsi="Calibri Light" w:cs="Arial"/>
                <w:b/>
              </w:rPr>
            </w:pPr>
            <w:r>
              <w:rPr>
                <w:rFonts w:ascii="Calibri Light" w:hAnsi="Calibri Light" w:cs="Arial"/>
              </w:rPr>
              <w:t xml:space="preserve">Sales </w:t>
            </w:r>
            <w:r w:rsidR="00AB4669" w:rsidRPr="00C055C6">
              <w:rPr>
                <w:rFonts w:ascii="Calibri Light" w:hAnsi="Calibri Light" w:cs="Arial"/>
              </w:rPr>
              <w:t>personnel will create an opportunity.</w:t>
            </w:r>
          </w:p>
        </w:tc>
        <w:tc>
          <w:tcPr>
            <w:tcW w:w="2250" w:type="dxa"/>
            <w:vAlign w:val="center"/>
          </w:tcPr>
          <w:p w14:paraId="1C7D2C99" w14:textId="77777777" w:rsidR="00AB4669" w:rsidRPr="006B24F0" w:rsidRDefault="00AB4669" w:rsidP="00AB4669">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0924B0EB" w14:textId="24D72898" w:rsidR="00AB4669" w:rsidRPr="006B24F0" w:rsidRDefault="006F271C" w:rsidP="007A7BF1">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5FA3D7D9"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62AB96FB" w14:textId="77777777" w:rsidTr="00F219A9">
        <w:trPr>
          <w:cantSplit/>
          <w:trHeight w:val="432"/>
        </w:trPr>
        <w:tc>
          <w:tcPr>
            <w:tcW w:w="828" w:type="dxa"/>
            <w:vAlign w:val="center"/>
          </w:tcPr>
          <w:p w14:paraId="2FF40AA1" w14:textId="7AC00D1E" w:rsidR="00AB4669" w:rsidRPr="006B24F0" w:rsidRDefault="001730EB" w:rsidP="00AB4669">
            <w:pPr>
              <w:pStyle w:val="TableField-Center"/>
              <w:rPr>
                <w:rFonts w:ascii="Calibri Light" w:hAnsi="Calibri Light" w:cs="Arial"/>
              </w:rPr>
            </w:pPr>
            <w:r>
              <w:rPr>
                <w:rFonts w:ascii="Calibri Light" w:hAnsi="Calibri Light" w:cs="Arial"/>
              </w:rPr>
              <w:lastRenderedPageBreak/>
              <w:t>110</w:t>
            </w:r>
          </w:p>
        </w:tc>
        <w:tc>
          <w:tcPr>
            <w:tcW w:w="3649" w:type="dxa"/>
            <w:vAlign w:val="center"/>
          </w:tcPr>
          <w:p w14:paraId="404881BA" w14:textId="67108A89" w:rsidR="00AB4669" w:rsidRPr="00AA43C9" w:rsidRDefault="001730EB" w:rsidP="00AB4669">
            <w:pPr>
              <w:pStyle w:val="TableField-Left"/>
              <w:rPr>
                <w:rFonts w:ascii="Calibri Light" w:hAnsi="Calibri Light" w:cs="Arial"/>
                <w:b/>
              </w:rPr>
            </w:pPr>
            <w:r>
              <w:rPr>
                <w:rFonts w:ascii="Calibri Light" w:hAnsi="Calibri Light" w:cs="Arial"/>
                <w:b/>
              </w:rPr>
              <w:t>Customer Ready</w:t>
            </w:r>
            <w:r w:rsidR="00AB4669" w:rsidRPr="00AA43C9">
              <w:rPr>
                <w:rFonts w:ascii="Calibri Light" w:hAnsi="Calibri Light" w:cs="Arial"/>
                <w:b/>
              </w:rPr>
              <w:t>?</w:t>
            </w:r>
          </w:p>
          <w:p w14:paraId="38A5A219" w14:textId="29EE4573" w:rsidR="00AB4669" w:rsidRPr="006B24F0" w:rsidRDefault="001730EB" w:rsidP="001730EB">
            <w:pPr>
              <w:pStyle w:val="TableField-Left"/>
              <w:rPr>
                <w:rFonts w:ascii="Calibri Light" w:hAnsi="Calibri Light" w:cs="Arial"/>
              </w:rPr>
            </w:pPr>
            <w:r>
              <w:rPr>
                <w:rFonts w:ascii="Calibri Light" w:hAnsi="Calibri Light" w:cs="Arial"/>
              </w:rPr>
              <w:t>Sales</w:t>
            </w:r>
            <w:r w:rsidR="00AB4669">
              <w:rPr>
                <w:rFonts w:ascii="Calibri Light" w:hAnsi="Calibri Light" w:cs="Arial"/>
              </w:rPr>
              <w:t xml:space="preserve"> personnel will determine whether </w:t>
            </w:r>
            <w:r>
              <w:rPr>
                <w:rFonts w:ascii="Calibri Light" w:hAnsi="Calibri Light" w:cs="Arial"/>
              </w:rPr>
              <w:t>or not the customer is ready to move forward with the opportunity. If so, proceed to step 120. If not, proceed to step 13</w:t>
            </w:r>
            <w:r w:rsidR="00AB4669">
              <w:rPr>
                <w:rFonts w:ascii="Calibri Light" w:hAnsi="Calibri Light" w:cs="Arial"/>
              </w:rPr>
              <w:t>0.</w:t>
            </w:r>
          </w:p>
        </w:tc>
        <w:tc>
          <w:tcPr>
            <w:tcW w:w="2250" w:type="dxa"/>
            <w:vAlign w:val="center"/>
          </w:tcPr>
          <w:p w14:paraId="454877A4"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c>
          <w:tcPr>
            <w:tcW w:w="2160" w:type="dxa"/>
            <w:vAlign w:val="center"/>
          </w:tcPr>
          <w:p w14:paraId="0822B143" w14:textId="6D3D18DF" w:rsidR="00AB4669" w:rsidRPr="006B24F0" w:rsidRDefault="006F271C" w:rsidP="007A7BF1">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35F71349"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28D43064" w14:textId="77777777" w:rsidTr="00F219A9">
        <w:trPr>
          <w:cantSplit/>
          <w:trHeight w:val="432"/>
        </w:trPr>
        <w:tc>
          <w:tcPr>
            <w:tcW w:w="828" w:type="dxa"/>
            <w:vAlign w:val="center"/>
          </w:tcPr>
          <w:p w14:paraId="6BCC159D" w14:textId="3748B842" w:rsidR="00AB4669" w:rsidRPr="006B24F0" w:rsidRDefault="00210B90" w:rsidP="00AB4669">
            <w:pPr>
              <w:pStyle w:val="TableField-Center"/>
              <w:rPr>
                <w:rFonts w:ascii="Calibri Light" w:hAnsi="Calibri Light" w:cs="Arial"/>
              </w:rPr>
            </w:pPr>
            <w:r>
              <w:rPr>
                <w:rFonts w:ascii="Calibri Light" w:hAnsi="Calibri Light" w:cs="Arial"/>
              </w:rPr>
              <w:t>120</w:t>
            </w:r>
          </w:p>
        </w:tc>
        <w:tc>
          <w:tcPr>
            <w:tcW w:w="3649" w:type="dxa"/>
            <w:vAlign w:val="center"/>
          </w:tcPr>
          <w:p w14:paraId="0F662099" w14:textId="77777777" w:rsidR="00AB4669" w:rsidRPr="00B7764B" w:rsidRDefault="00AB4669" w:rsidP="00AB4669">
            <w:pPr>
              <w:pStyle w:val="TableField-Left"/>
              <w:rPr>
                <w:rFonts w:ascii="Calibri Light" w:hAnsi="Calibri Light" w:cs="Arial"/>
                <w:b/>
              </w:rPr>
            </w:pPr>
            <w:r w:rsidRPr="00B7764B">
              <w:rPr>
                <w:rFonts w:ascii="Calibri Light" w:hAnsi="Calibri Light" w:cs="Arial"/>
                <w:b/>
              </w:rPr>
              <w:t>Update Opportunity</w:t>
            </w:r>
          </w:p>
          <w:p w14:paraId="5BFD4B19" w14:textId="32BC5114" w:rsidR="00AB4669" w:rsidRPr="006B24F0" w:rsidRDefault="00210B90" w:rsidP="00AB4669">
            <w:pPr>
              <w:pStyle w:val="TableField-Left"/>
              <w:rPr>
                <w:rFonts w:ascii="Calibri Light" w:hAnsi="Calibri Light" w:cs="Arial"/>
              </w:rPr>
            </w:pPr>
            <w:r>
              <w:rPr>
                <w:rFonts w:ascii="Calibri Light" w:hAnsi="Calibri Light" w:cs="Arial"/>
              </w:rPr>
              <w:t>Sales</w:t>
            </w:r>
            <w:r w:rsidR="00AB4669">
              <w:rPr>
                <w:rFonts w:ascii="Calibri Light" w:hAnsi="Calibri Light" w:cs="Arial"/>
              </w:rPr>
              <w:t xml:space="preserve"> personnel will update the opportunity.</w:t>
            </w:r>
          </w:p>
        </w:tc>
        <w:tc>
          <w:tcPr>
            <w:tcW w:w="2250" w:type="dxa"/>
            <w:vAlign w:val="center"/>
          </w:tcPr>
          <w:p w14:paraId="1F36DCCB" w14:textId="77777777" w:rsidR="00AB4669" w:rsidRPr="006B24F0" w:rsidRDefault="00AB4669" w:rsidP="00AB4669">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16C12201" w14:textId="5BF0120E" w:rsidR="00AB4669" w:rsidRPr="006B24F0" w:rsidRDefault="006F271C" w:rsidP="007A7BF1">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0A423411"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1BE14F67" w14:textId="77777777" w:rsidTr="00F219A9">
        <w:trPr>
          <w:cantSplit/>
          <w:trHeight w:val="432"/>
        </w:trPr>
        <w:tc>
          <w:tcPr>
            <w:tcW w:w="828" w:type="dxa"/>
            <w:vAlign w:val="center"/>
          </w:tcPr>
          <w:p w14:paraId="6F51395A" w14:textId="7D7F4AE6" w:rsidR="00AB4669" w:rsidRPr="006B24F0" w:rsidRDefault="00210B90" w:rsidP="00AB4669">
            <w:pPr>
              <w:pStyle w:val="TableField-Center"/>
              <w:rPr>
                <w:rFonts w:ascii="Calibri Light" w:hAnsi="Calibri Light" w:cs="Arial"/>
              </w:rPr>
            </w:pPr>
            <w:r>
              <w:rPr>
                <w:rFonts w:ascii="Calibri Light" w:hAnsi="Calibri Light" w:cs="Arial"/>
              </w:rPr>
              <w:t>130</w:t>
            </w:r>
          </w:p>
        </w:tc>
        <w:tc>
          <w:tcPr>
            <w:tcW w:w="3649" w:type="dxa"/>
            <w:vAlign w:val="center"/>
          </w:tcPr>
          <w:p w14:paraId="1A122769" w14:textId="77777777" w:rsidR="00AB4669" w:rsidRPr="00B7764B" w:rsidRDefault="00AB4669" w:rsidP="00AB4669">
            <w:pPr>
              <w:pStyle w:val="TableField-Left"/>
              <w:rPr>
                <w:rFonts w:ascii="Calibri Light" w:hAnsi="Calibri Light" w:cs="Arial"/>
                <w:b/>
              </w:rPr>
            </w:pPr>
            <w:r w:rsidRPr="00B7764B">
              <w:rPr>
                <w:rFonts w:ascii="Calibri Light" w:hAnsi="Calibri Light" w:cs="Arial"/>
                <w:b/>
              </w:rPr>
              <w:t>Update Opportunity</w:t>
            </w:r>
          </w:p>
          <w:p w14:paraId="457EA868" w14:textId="3C44003A" w:rsidR="00AB4669" w:rsidRPr="006B24F0" w:rsidRDefault="00210B90" w:rsidP="00AB4669">
            <w:pPr>
              <w:pStyle w:val="TableField-Left"/>
              <w:rPr>
                <w:rFonts w:ascii="Calibri Light" w:hAnsi="Calibri Light" w:cs="Arial"/>
              </w:rPr>
            </w:pPr>
            <w:r>
              <w:rPr>
                <w:rFonts w:ascii="Calibri Light" w:hAnsi="Calibri Light" w:cs="Arial"/>
              </w:rPr>
              <w:t>Sales</w:t>
            </w:r>
            <w:r w:rsidR="00AB4669">
              <w:rPr>
                <w:rFonts w:ascii="Calibri Light" w:hAnsi="Calibri Light" w:cs="Arial"/>
              </w:rPr>
              <w:t xml:space="preserve"> personnel will update the opportunity.</w:t>
            </w:r>
          </w:p>
        </w:tc>
        <w:tc>
          <w:tcPr>
            <w:tcW w:w="2250" w:type="dxa"/>
            <w:vAlign w:val="center"/>
          </w:tcPr>
          <w:p w14:paraId="270F7FA4" w14:textId="77777777" w:rsidR="00AB4669" w:rsidRPr="006B24F0" w:rsidRDefault="00AB4669" w:rsidP="00AB4669">
            <w:pPr>
              <w:pStyle w:val="TableField-Left"/>
              <w:rPr>
                <w:rFonts w:ascii="Calibri Light" w:hAnsi="Calibri Light" w:cs="Arial"/>
              </w:rPr>
            </w:pPr>
            <w:r>
              <w:rPr>
                <w:rFonts w:ascii="Calibri Light" w:hAnsi="Calibri Light" w:cs="Arial"/>
              </w:rPr>
              <w:t xml:space="preserve">Sales </w:t>
            </w:r>
            <w:r w:rsidRPr="00F231E3">
              <w:rPr>
                <w:rFonts w:ascii="Calibri Light" w:hAnsi="Calibri Light" w:cs="Arial"/>
              </w:rPr>
              <w:sym w:font="Wingdings" w:char="F0E0"/>
            </w:r>
            <w:r>
              <w:rPr>
                <w:rFonts w:ascii="Calibri Light" w:hAnsi="Calibri Light" w:cs="Arial"/>
              </w:rPr>
              <w:t xml:space="preserve"> Opportunities</w:t>
            </w:r>
          </w:p>
        </w:tc>
        <w:tc>
          <w:tcPr>
            <w:tcW w:w="2160" w:type="dxa"/>
            <w:vAlign w:val="center"/>
          </w:tcPr>
          <w:p w14:paraId="18A07299" w14:textId="75433BDD" w:rsidR="00AB4669" w:rsidRPr="006B24F0" w:rsidRDefault="006F271C" w:rsidP="00D22AB4">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5E591E03"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226B3B74" w14:textId="77777777" w:rsidTr="00F219A9">
        <w:trPr>
          <w:cantSplit/>
          <w:trHeight w:val="432"/>
        </w:trPr>
        <w:tc>
          <w:tcPr>
            <w:tcW w:w="828" w:type="dxa"/>
            <w:vAlign w:val="center"/>
          </w:tcPr>
          <w:p w14:paraId="2DAFF4FE" w14:textId="786884EF" w:rsidR="00AB4669" w:rsidRPr="006B24F0" w:rsidRDefault="00BE7071" w:rsidP="00AB4669">
            <w:pPr>
              <w:pStyle w:val="TableField-Center"/>
              <w:rPr>
                <w:rFonts w:ascii="Calibri Light" w:hAnsi="Calibri Light" w:cs="Arial"/>
              </w:rPr>
            </w:pPr>
            <w:r>
              <w:rPr>
                <w:rFonts w:ascii="Calibri Light" w:hAnsi="Calibri Light" w:cs="Arial"/>
              </w:rPr>
              <w:t>140</w:t>
            </w:r>
          </w:p>
        </w:tc>
        <w:tc>
          <w:tcPr>
            <w:tcW w:w="3649" w:type="dxa"/>
            <w:vAlign w:val="center"/>
          </w:tcPr>
          <w:p w14:paraId="52566E31" w14:textId="145ED5ED" w:rsidR="00AB4669" w:rsidRPr="001C5F67" w:rsidRDefault="00BE7071" w:rsidP="00AB4669">
            <w:pPr>
              <w:pStyle w:val="TableField-Left"/>
              <w:rPr>
                <w:rFonts w:ascii="Calibri Light" w:hAnsi="Calibri Light" w:cs="Arial"/>
                <w:b/>
              </w:rPr>
            </w:pPr>
            <w:r>
              <w:rPr>
                <w:rFonts w:ascii="Calibri Light" w:hAnsi="Calibri Light" w:cs="Arial"/>
                <w:b/>
              </w:rPr>
              <w:t>Create Application</w:t>
            </w:r>
            <w:r w:rsidR="00AB4669" w:rsidRPr="001C5F67">
              <w:rPr>
                <w:rFonts w:ascii="Calibri Light" w:hAnsi="Calibri Light" w:cs="Arial"/>
                <w:b/>
              </w:rPr>
              <w:t>?</w:t>
            </w:r>
          </w:p>
          <w:p w14:paraId="58CE374C" w14:textId="75512CE3" w:rsidR="00AB4669" w:rsidRPr="006B24F0" w:rsidRDefault="00BE7071" w:rsidP="00BE7071">
            <w:pPr>
              <w:pStyle w:val="TableField-Left"/>
              <w:rPr>
                <w:rFonts w:ascii="Calibri Light" w:hAnsi="Calibri Light" w:cs="Arial"/>
              </w:rPr>
            </w:pPr>
            <w:r>
              <w:rPr>
                <w:rFonts w:ascii="Calibri Light" w:hAnsi="Calibri Light" w:cs="Arial"/>
              </w:rPr>
              <w:t>Sales</w:t>
            </w:r>
            <w:r w:rsidR="00AB4669">
              <w:rPr>
                <w:rFonts w:ascii="Calibri Light" w:hAnsi="Calibri Light" w:cs="Arial"/>
              </w:rPr>
              <w:t xml:space="preserve"> personnel will determine whether or not </w:t>
            </w:r>
            <w:r>
              <w:rPr>
                <w:rFonts w:ascii="Calibri Light" w:hAnsi="Calibri Light" w:cs="Arial"/>
              </w:rPr>
              <w:t>to create an Application</w:t>
            </w:r>
            <w:r w:rsidR="00AB4669">
              <w:rPr>
                <w:rFonts w:ascii="Calibri Light" w:hAnsi="Calibri Light" w:cs="Arial"/>
              </w:rPr>
              <w:t>. If yes, proce</w:t>
            </w:r>
            <w:r w:rsidR="00345C59">
              <w:rPr>
                <w:rFonts w:ascii="Calibri Light" w:hAnsi="Calibri Light" w:cs="Arial"/>
              </w:rPr>
              <w:t>ed to step 15</w:t>
            </w:r>
            <w:r w:rsidR="00AB4669">
              <w:rPr>
                <w:rFonts w:ascii="Calibri Light" w:hAnsi="Calibri Light" w:cs="Arial"/>
              </w:rPr>
              <w:t>0. If</w:t>
            </w:r>
            <w:r w:rsidR="00345C59">
              <w:rPr>
                <w:rFonts w:ascii="Calibri Light" w:hAnsi="Calibri Light" w:cs="Arial"/>
              </w:rPr>
              <w:t xml:space="preserve"> not, End.</w:t>
            </w:r>
          </w:p>
        </w:tc>
        <w:tc>
          <w:tcPr>
            <w:tcW w:w="2250" w:type="dxa"/>
            <w:vAlign w:val="center"/>
          </w:tcPr>
          <w:p w14:paraId="7A2C5538"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c>
          <w:tcPr>
            <w:tcW w:w="2160" w:type="dxa"/>
            <w:vAlign w:val="center"/>
          </w:tcPr>
          <w:p w14:paraId="11CE33CB" w14:textId="2F5C7B35" w:rsidR="00AB4669" w:rsidRPr="006B24F0" w:rsidRDefault="006F271C" w:rsidP="00D22AB4">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2EA59C55"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2962E8F6" w14:textId="77777777" w:rsidTr="00F219A9">
        <w:trPr>
          <w:cantSplit/>
          <w:trHeight w:val="432"/>
        </w:trPr>
        <w:tc>
          <w:tcPr>
            <w:tcW w:w="828" w:type="dxa"/>
            <w:vAlign w:val="center"/>
          </w:tcPr>
          <w:p w14:paraId="06D48B10" w14:textId="41796B25" w:rsidR="00AB4669" w:rsidRPr="006B24F0" w:rsidRDefault="00550011" w:rsidP="00AB4669">
            <w:pPr>
              <w:pStyle w:val="TableField-Center"/>
              <w:rPr>
                <w:rFonts w:ascii="Calibri Light" w:hAnsi="Calibri Light" w:cs="Arial"/>
              </w:rPr>
            </w:pPr>
            <w:r>
              <w:rPr>
                <w:rFonts w:ascii="Calibri Light" w:hAnsi="Calibri Light" w:cs="Arial"/>
              </w:rPr>
              <w:t>150</w:t>
            </w:r>
          </w:p>
        </w:tc>
        <w:tc>
          <w:tcPr>
            <w:tcW w:w="3649" w:type="dxa"/>
            <w:vAlign w:val="center"/>
          </w:tcPr>
          <w:p w14:paraId="22E7A7F3" w14:textId="64E1C44F" w:rsidR="00AB4669" w:rsidRPr="00C46AEE" w:rsidRDefault="00AB4669" w:rsidP="00AB4669">
            <w:pPr>
              <w:pStyle w:val="TableField-Left"/>
              <w:rPr>
                <w:rFonts w:ascii="Calibri Light" w:hAnsi="Calibri Light" w:cs="Arial"/>
                <w:b/>
              </w:rPr>
            </w:pPr>
            <w:r w:rsidRPr="00C46AEE">
              <w:rPr>
                <w:rFonts w:ascii="Calibri Light" w:hAnsi="Calibri Light" w:cs="Arial"/>
                <w:b/>
              </w:rPr>
              <w:t xml:space="preserve">Create </w:t>
            </w:r>
            <w:r w:rsidR="00550011">
              <w:rPr>
                <w:rFonts w:ascii="Calibri Light" w:hAnsi="Calibri Light" w:cs="Arial"/>
                <w:b/>
              </w:rPr>
              <w:t>an Application in iEnergy</w:t>
            </w:r>
          </w:p>
          <w:p w14:paraId="2C22E587" w14:textId="4F4E6FEE" w:rsidR="00AB4669" w:rsidRPr="006B24F0" w:rsidRDefault="00550011" w:rsidP="00550011">
            <w:pPr>
              <w:pStyle w:val="TableField-Left"/>
              <w:rPr>
                <w:rFonts w:ascii="Calibri Light" w:hAnsi="Calibri Light" w:cs="Arial"/>
              </w:rPr>
            </w:pPr>
            <w:r>
              <w:rPr>
                <w:rFonts w:ascii="Calibri Light" w:hAnsi="Calibri Light" w:cs="Arial"/>
              </w:rPr>
              <w:t>Sales</w:t>
            </w:r>
            <w:r w:rsidR="00AB4669">
              <w:rPr>
                <w:rFonts w:ascii="Calibri Light" w:hAnsi="Calibri Light" w:cs="Arial"/>
              </w:rPr>
              <w:t xml:space="preserve"> personnel </w:t>
            </w:r>
            <w:r w:rsidR="00AB4669" w:rsidRPr="0030593C">
              <w:rPr>
                <w:rFonts w:ascii="Calibri Light" w:hAnsi="Calibri Light" w:cs="Arial"/>
              </w:rPr>
              <w:t xml:space="preserve">will </w:t>
            </w:r>
            <w:r>
              <w:rPr>
                <w:rFonts w:ascii="Calibri Light" w:hAnsi="Calibri Light" w:cs="Arial"/>
              </w:rPr>
              <w:t>execute an action on the opportunity transaction in SAP Hybris C4C to trigger the creation of an application in iEnergy</w:t>
            </w:r>
            <w:r w:rsidR="00AB4669" w:rsidRPr="0030593C">
              <w:rPr>
                <w:rFonts w:ascii="Calibri Light" w:hAnsi="Calibri Light" w:cs="Arial"/>
              </w:rPr>
              <w:t>.</w:t>
            </w:r>
          </w:p>
        </w:tc>
        <w:tc>
          <w:tcPr>
            <w:tcW w:w="2250" w:type="dxa"/>
            <w:vAlign w:val="center"/>
          </w:tcPr>
          <w:p w14:paraId="51CC3420" w14:textId="15212EDB" w:rsidR="00AB4669" w:rsidRPr="006B24F0" w:rsidRDefault="00AB4669" w:rsidP="00AB4669">
            <w:pPr>
              <w:pStyle w:val="TableField-Left"/>
              <w:rPr>
                <w:rFonts w:ascii="Calibri Light" w:hAnsi="Calibri Light" w:cs="Arial"/>
              </w:rPr>
            </w:pPr>
            <w:r>
              <w:rPr>
                <w:rFonts w:ascii="Calibri Light" w:hAnsi="Calibri Light" w:cs="Arial"/>
              </w:rPr>
              <w:t>S</w:t>
            </w:r>
            <w:r w:rsidR="00550011">
              <w:rPr>
                <w:rFonts w:ascii="Calibri Light" w:hAnsi="Calibri Light" w:cs="Arial"/>
              </w:rPr>
              <w:t>ales</w:t>
            </w:r>
            <w:r>
              <w:rPr>
                <w:rFonts w:ascii="Calibri Light" w:hAnsi="Calibri Light" w:cs="Arial"/>
              </w:rPr>
              <w:t xml:space="preserve"> </w:t>
            </w:r>
            <w:r w:rsidRPr="001C3E90">
              <w:rPr>
                <w:rFonts w:ascii="Calibri Light" w:hAnsi="Calibri Light" w:cs="Arial"/>
              </w:rPr>
              <w:sym w:font="Wingdings" w:char="F0E0"/>
            </w:r>
            <w:r w:rsidR="00550011">
              <w:rPr>
                <w:rFonts w:ascii="Calibri Light" w:hAnsi="Calibri Light" w:cs="Arial"/>
              </w:rPr>
              <w:t xml:space="preserve"> Opportunitie</w:t>
            </w:r>
            <w:r>
              <w:rPr>
                <w:rFonts w:ascii="Calibri Light" w:hAnsi="Calibri Light" w:cs="Arial"/>
              </w:rPr>
              <w:t>s</w:t>
            </w:r>
          </w:p>
        </w:tc>
        <w:tc>
          <w:tcPr>
            <w:tcW w:w="2160" w:type="dxa"/>
            <w:vAlign w:val="center"/>
          </w:tcPr>
          <w:p w14:paraId="21F87F6D" w14:textId="09EF65B7" w:rsidR="00AB4669" w:rsidRPr="006B24F0" w:rsidRDefault="006F271C" w:rsidP="00D22AB4">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553D3D3B"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AB4669" w:rsidRPr="006B24F0" w14:paraId="11681414" w14:textId="77777777" w:rsidTr="00F219A9">
        <w:trPr>
          <w:cantSplit/>
          <w:trHeight w:val="432"/>
        </w:trPr>
        <w:tc>
          <w:tcPr>
            <w:tcW w:w="828" w:type="dxa"/>
            <w:vAlign w:val="center"/>
          </w:tcPr>
          <w:p w14:paraId="528FE7C1" w14:textId="142B03EE" w:rsidR="00AB4669" w:rsidRPr="006B24F0" w:rsidRDefault="00A779C4" w:rsidP="00AB4669">
            <w:pPr>
              <w:pStyle w:val="TableField-Center"/>
              <w:rPr>
                <w:rFonts w:ascii="Calibri Light" w:hAnsi="Calibri Light" w:cs="Arial"/>
              </w:rPr>
            </w:pPr>
            <w:r>
              <w:rPr>
                <w:rFonts w:ascii="Calibri Light" w:hAnsi="Calibri Light" w:cs="Arial"/>
              </w:rPr>
              <w:t>160</w:t>
            </w:r>
          </w:p>
        </w:tc>
        <w:tc>
          <w:tcPr>
            <w:tcW w:w="3649" w:type="dxa"/>
            <w:vAlign w:val="center"/>
          </w:tcPr>
          <w:p w14:paraId="75BAAE67" w14:textId="76237337" w:rsidR="00AB4669" w:rsidRDefault="00A779C4" w:rsidP="00AB4669">
            <w:pPr>
              <w:pStyle w:val="TableField-Left"/>
              <w:rPr>
                <w:rFonts w:ascii="Calibri Light" w:hAnsi="Calibri Light" w:cs="Arial"/>
                <w:b/>
              </w:rPr>
            </w:pPr>
            <w:r>
              <w:rPr>
                <w:rFonts w:ascii="Calibri Light" w:hAnsi="Calibri Light" w:cs="Arial"/>
                <w:b/>
              </w:rPr>
              <w:t>Send Open Work Tickets from SAP Hybris C4C to OASIS in response to a request from OASIS</w:t>
            </w:r>
          </w:p>
          <w:p w14:paraId="15C196B6" w14:textId="6039F8D6" w:rsidR="00AB4669" w:rsidRPr="00664E7D" w:rsidRDefault="00244DCC" w:rsidP="00AB4669">
            <w:pPr>
              <w:pStyle w:val="TableField-Left"/>
              <w:rPr>
                <w:rFonts w:ascii="Calibri Light" w:hAnsi="Calibri Light" w:cs="Arial"/>
              </w:rPr>
            </w:pPr>
            <w:r>
              <w:rPr>
                <w:rFonts w:ascii="Calibri Light" w:hAnsi="Calibri Light" w:cs="Arial"/>
              </w:rPr>
              <w:t xml:space="preserve">Upon receiving </w:t>
            </w:r>
            <w:r w:rsidR="00A779C4">
              <w:rPr>
                <w:rFonts w:ascii="Calibri Light" w:hAnsi="Calibri Light" w:cs="Arial"/>
              </w:rPr>
              <w:t>a request from OASIS, all Wor</w:t>
            </w:r>
            <w:r>
              <w:rPr>
                <w:rFonts w:ascii="Calibri Light" w:hAnsi="Calibri Light" w:cs="Arial"/>
              </w:rPr>
              <w:t>k Tickets matching the criteria specified in the request</w:t>
            </w:r>
            <w:r w:rsidR="00A779C4">
              <w:rPr>
                <w:rFonts w:ascii="Calibri Light" w:hAnsi="Calibri Light" w:cs="Arial"/>
              </w:rPr>
              <w:t xml:space="preserve"> will be sent from SAP Hybris C4C to OASIS.</w:t>
            </w:r>
          </w:p>
        </w:tc>
        <w:tc>
          <w:tcPr>
            <w:tcW w:w="2250" w:type="dxa"/>
            <w:vAlign w:val="center"/>
          </w:tcPr>
          <w:p w14:paraId="3EBF902B"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c>
          <w:tcPr>
            <w:tcW w:w="2160" w:type="dxa"/>
            <w:vAlign w:val="center"/>
          </w:tcPr>
          <w:p w14:paraId="560AA978" w14:textId="401DDF91" w:rsidR="00AB4669" w:rsidRPr="006B24F0" w:rsidRDefault="006F271C" w:rsidP="00D22AB4">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7214575A" w14:textId="77777777" w:rsidR="00AB4669" w:rsidRPr="006B24F0" w:rsidRDefault="00AB4669" w:rsidP="00AB4669">
            <w:pPr>
              <w:pStyle w:val="TableField-Left"/>
              <w:rPr>
                <w:rFonts w:ascii="Calibri Light" w:hAnsi="Calibri Light" w:cs="Arial"/>
              </w:rPr>
            </w:pPr>
            <w:r>
              <w:rPr>
                <w:rFonts w:ascii="Calibri Light" w:hAnsi="Calibri Light" w:cs="Arial"/>
              </w:rPr>
              <w:t>N/A</w:t>
            </w:r>
          </w:p>
        </w:tc>
      </w:tr>
      <w:tr w:rsidR="00CF63A2" w:rsidRPr="006B24F0" w14:paraId="557FE897" w14:textId="77777777" w:rsidTr="00F219A9">
        <w:trPr>
          <w:cantSplit/>
          <w:trHeight w:val="432"/>
        </w:trPr>
        <w:tc>
          <w:tcPr>
            <w:tcW w:w="828" w:type="dxa"/>
            <w:vAlign w:val="center"/>
          </w:tcPr>
          <w:p w14:paraId="0D775DCF" w14:textId="270AB9B4" w:rsidR="00CF63A2" w:rsidRDefault="00CF63A2" w:rsidP="00CF63A2">
            <w:pPr>
              <w:pStyle w:val="TableField-Center"/>
              <w:rPr>
                <w:rFonts w:ascii="Calibri Light" w:hAnsi="Calibri Light" w:cs="Arial"/>
              </w:rPr>
            </w:pPr>
            <w:r>
              <w:rPr>
                <w:rFonts w:ascii="Calibri Light" w:hAnsi="Calibri Light" w:cs="Arial"/>
              </w:rPr>
              <w:t>170</w:t>
            </w:r>
          </w:p>
        </w:tc>
        <w:tc>
          <w:tcPr>
            <w:tcW w:w="3649" w:type="dxa"/>
            <w:vAlign w:val="center"/>
          </w:tcPr>
          <w:p w14:paraId="7F196A0B" w14:textId="028356DB" w:rsidR="00CF63A2" w:rsidRDefault="00CF63A2" w:rsidP="00CF63A2">
            <w:pPr>
              <w:pStyle w:val="TableField-Left"/>
              <w:rPr>
                <w:rFonts w:ascii="Calibri Light" w:hAnsi="Calibri Light" w:cs="Arial"/>
                <w:b/>
              </w:rPr>
            </w:pPr>
            <w:r>
              <w:rPr>
                <w:rFonts w:ascii="Calibri Light" w:hAnsi="Calibri Light" w:cs="Arial"/>
                <w:b/>
              </w:rPr>
              <w:t xml:space="preserve">Send Completed Work Tickets from SAP OASIS to SAP Hybris C4C </w:t>
            </w:r>
          </w:p>
          <w:p w14:paraId="37568473" w14:textId="134BCA66" w:rsidR="00CF63A2" w:rsidRDefault="00CF63A2" w:rsidP="00CF63A2">
            <w:pPr>
              <w:pStyle w:val="TableField-Left"/>
              <w:rPr>
                <w:rFonts w:ascii="Calibri Light" w:hAnsi="Calibri Light" w:cs="Arial"/>
                <w:b/>
              </w:rPr>
            </w:pPr>
            <w:r>
              <w:rPr>
                <w:rFonts w:ascii="Calibri Light" w:hAnsi="Calibri Light" w:cs="Arial"/>
              </w:rPr>
              <w:t>Work Tickets that have been completed will be sent from OASIS to SAP Hybris C4C.</w:t>
            </w:r>
          </w:p>
        </w:tc>
        <w:tc>
          <w:tcPr>
            <w:tcW w:w="2250" w:type="dxa"/>
            <w:vAlign w:val="center"/>
          </w:tcPr>
          <w:p w14:paraId="0D23F6BD" w14:textId="41B3CD84" w:rsidR="00CF63A2" w:rsidRDefault="00CF63A2" w:rsidP="00CF63A2">
            <w:pPr>
              <w:pStyle w:val="TableField-Left"/>
              <w:rPr>
                <w:rFonts w:ascii="Calibri Light" w:hAnsi="Calibri Light" w:cs="Arial"/>
              </w:rPr>
            </w:pPr>
            <w:r>
              <w:rPr>
                <w:rFonts w:ascii="Calibri Light" w:hAnsi="Calibri Light" w:cs="Arial"/>
              </w:rPr>
              <w:t>N/A</w:t>
            </w:r>
          </w:p>
        </w:tc>
        <w:tc>
          <w:tcPr>
            <w:tcW w:w="2160" w:type="dxa"/>
            <w:vAlign w:val="center"/>
          </w:tcPr>
          <w:p w14:paraId="37BD64A9" w14:textId="55169F75" w:rsidR="00CF63A2" w:rsidRDefault="00CF63A2" w:rsidP="00D22AB4">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77CB837A" w14:textId="163146C2" w:rsidR="00CF63A2" w:rsidRDefault="00CF63A2" w:rsidP="00CF63A2">
            <w:pPr>
              <w:pStyle w:val="TableField-Left"/>
              <w:rPr>
                <w:rFonts w:ascii="Calibri Light" w:hAnsi="Calibri Light" w:cs="Arial"/>
              </w:rPr>
            </w:pPr>
            <w:r>
              <w:rPr>
                <w:rFonts w:ascii="Calibri Light" w:hAnsi="Calibri Light" w:cs="Arial"/>
              </w:rPr>
              <w:t>N/A</w:t>
            </w:r>
          </w:p>
        </w:tc>
      </w:tr>
      <w:tr w:rsidR="00CF63A2" w:rsidRPr="006B24F0" w14:paraId="3BBAAA32" w14:textId="77777777" w:rsidTr="00F219A9">
        <w:trPr>
          <w:cantSplit/>
          <w:trHeight w:val="432"/>
        </w:trPr>
        <w:tc>
          <w:tcPr>
            <w:tcW w:w="828" w:type="dxa"/>
            <w:vAlign w:val="center"/>
          </w:tcPr>
          <w:p w14:paraId="60D70AD2" w14:textId="2D45DD5B" w:rsidR="00CF63A2" w:rsidRPr="006B24F0" w:rsidRDefault="00A21468" w:rsidP="00CF63A2">
            <w:pPr>
              <w:pStyle w:val="TableField-Center"/>
              <w:rPr>
                <w:rFonts w:ascii="Calibri Light" w:hAnsi="Calibri Light" w:cs="Arial"/>
              </w:rPr>
            </w:pPr>
            <w:r>
              <w:rPr>
                <w:rFonts w:ascii="Calibri Light" w:hAnsi="Calibri Light" w:cs="Arial"/>
              </w:rPr>
              <w:t>180</w:t>
            </w:r>
          </w:p>
        </w:tc>
        <w:tc>
          <w:tcPr>
            <w:tcW w:w="3649" w:type="dxa"/>
            <w:vAlign w:val="center"/>
          </w:tcPr>
          <w:p w14:paraId="34C70609" w14:textId="3E9A4F1C" w:rsidR="00CF63A2" w:rsidRPr="004E09A7" w:rsidRDefault="00CF63A2" w:rsidP="00CF63A2">
            <w:pPr>
              <w:pStyle w:val="TableField-Left"/>
              <w:rPr>
                <w:rFonts w:ascii="Calibri Light" w:hAnsi="Calibri Light" w:cs="Arial"/>
                <w:b/>
              </w:rPr>
            </w:pPr>
            <w:r w:rsidRPr="004E09A7">
              <w:rPr>
                <w:rFonts w:ascii="Calibri Light" w:hAnsi="Calibri Light" w:cs="Arial"/>
                <w:b/>
              </w:rPr>
              <w:t xml:space="preserve">Update </w:t>
            </w:r>
            <w:r w:rsidR="00A21468">
              <w:rPr>
                <w:rFonts w:ascii="Calibri Light" w:hAnsi="Calibri Light" w:cs="Arial"/>
                <w:b/>
              </w:rPr>
              <w:t>Work Ticket</w:t>
            </w:r>
          </w:p>
          <w:p w14:paraId="523F68C0" w14:textId="3F824BE1" w:rsidR="00CF63A2" w:rsidRPr="006B24F0" w:rsidRDefault="00AF0134" w:rsidP="00AF0134">
            <w:pPr>
              <w:pStyle w:val="TableField-Left"/>
              <w:rPr>
                <w:rFonts w:ascii="Calibri Light" w:hAnsi="Calibri Light" w:cs="Arial"/>
              </w:rPr>
            </w:pPr>
            <w:r>
              <w:rPr>
                <w:rFonts w:ascii="Calibri Light" w:hAnsi="Calibri Light" w:cs="Arial"/>
              </w:rPr>
              <w:t>Sales</w:t>
            </w:r>
            <w:r w:rsidR="00CF63A2">
              <w:rPr>
                <w:rFonts w:ascii="Calibri Light" w:hAnsi="Calibri Light" w:cs="Arial"/>
              </w:rPr>
              <w:t xml:space="preserve"> personnel will update the </w:t>
            </w:r>
            <w:r>
              <w:rPr>
                <w:rFonts w:ascii="Calibri Light" w:hAnsi="Calibri Light" w:cs="Arial"/>
              </w:rPr>
              <w:t>Work Ticket as needed</w:t>
            </w:r>
          </w:p>
        </w:tc>
        <w:tc>
          <w:tcPr>
            <w:tcW w:w="2250" w:type="dxa"/>
            <w:vAlign w:val="center"/>
          </w:tcPr>
          <w:p w14:paraId="65A273A7" w14:textId="5EAE5846" w:rsidR="00CF63A2" w:rsidRPr="006B24F0" w:rsidRDefault="00CF63A2" w:rsidP="00AF0134">
            <w:pPr>
              <w:pStyle w:val="TableField-Left"/>
              <w:rPr>
                <w:rFonts w:ascii="Calibri Light" w:hAnsi="Calibri Light" w:cs="Arial"/>
              </w:rPr>
            </w:pPr>
            <w:r>
              <w:rPr>
                <w:rFonts w:ascii="Calibri Light" w:hAnsi="Calibri Light" w:cs="Arial"/>
              </w:rPr>
              <w:t>S</w:t>
            </w:r>
            <w:r w:rsidR="00AF0134">
              <w:rPr>
                <w:rFonts w:ascii="Calibri Light" w:hAnsi="Calibri Light" w:cs="Arial"/>
              </w:rPr>
              <w:t>ervice</w:t>
            </w:r>
            <w:r>
              <w:rPr>
                <w:rFonts w:ascii="Calibri Light" w:hAnsi="Calibri Light" w:cs="Arial"/>
              </w:rPr>
              <w:t xml:space="preserve"> </w:t>
            </w:r>
            <w:r w:rsidRPr="00F231E3">
              <w:rPr>
                <w:rFonts w:ascii="Calibri Light" w:hAnsi="Calibri Light" w:cs="Arial"/>
              </w:rPr>
              <w:sym w:font="Wingdings" w:char="F0E0"/>
            </w:r>
            <w:r>
              <w:rPr>
                <w:rFonts w:ascii="Calibri Light" w:hAnsi="Calibri Light" w:cs="Arial"/>
              </w:rPr>
              <w:t xml:space="preserve"> </w:t>
            </w:r>
            <w:r w:rsidR="00AF0134">
              <w:rPr>
                <w:rFonts w:ascii="Calibri Light" w:hAnsi="Calibri Light" w:cs="Arial"/>
              </w:rPr>
              <w:t>Work Ticket</w:t>
            </w:r>
          </w:p>
        </w:tc>
        <w:tc>
          <w:tcPr>
            <w:tcW w:w="2160" w:type="dxa"/>
            <w:vAlign w:val="center"/>
          </w:tcPr>
          <w:p w14:paraId="243BA8B5" w14:textId="5FF026EA" w:rsidR="00CF63A2" w:rsidRPr="006B24F0" w:rsidRDefault="00CF63A2" w:rsidP="00D22AB4">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1FC3F5D5" w14:textId="77777777" w:rsidR="00CF63A2" w:rsidRPr="006B24F0" w:rsidRDefault="00CF63A2" w:rsidP="00CF63A2">
            <w:pPr>
              <w:pStyle w:val="TableField-Left"/>
              <w:rPr>
                <w:rFonts w:ascii="Calibri Light" w:hAnsi="Calibri Light" w:cs="Arial"/>
              </w:rPr>
            </w:pPr>
            <w:r>
              <w:rPr>
                <w:rFonts w:ascii="Calibri Light" w:hAnsi="Calibri Light" w:cs="Arial"/>
              </w:rPr>
              <w:t>N/A</w:t>
            </w:r>
          </w:p>
        </w:tc>
      </w:tr>
      <w:tr w:rsidR="001A31DF" w:rsidRPr="006B24F0" w14:paraId="4286003D" w14:textId="77777777" w:rsidTr="00F219A9">
        <w:trPr>
          <w:cantSplit/>
          <w:trHeight w:val="432"/>
        </w:trPr>
        <w:tc>
          <w:tcPr>
            <w:tcW w:w="828" w:type="dxa"/>
            <w:vAlign w:val="center"/>
          </w:tcPr>
          <w:p w14:paraId="03201463" w14:textId="6FFEE458" w:rsidR="001A31DF" w:rsidRPr="006B24F0" w:rsidRDefault="001A31DF" w:rsidP="001A31DF">
            <w:pPr>
              <w:pStyle w:val="TableField-Center"/>
              <w:rPr>
                <w:rFonts w:ascii="Calibri Light" w:hAnsi="Calibri Light" w:cs="Arial"/>
              </w:rPr>
            </w:pPr>
            <w:r>
              <w:rPr>
                <w:rFonts w:ascii="Calibri Light" w:hAnsi="Calibri Light" w:cs="Arial"/>
              </w:rPr>
              <w:t>190</w:t>
            </w:r>
          </w:p>
        </w:tc>
        <w:tc>
          <w:tcPr>
            <w:tcW w:w="3649" w:type="dxa"/>
            <w:vAlign w:val="center"/>
          </w:tcPr>
          <w:p w14:paraId="45E7CA3F" w14:textId="77777777" w:rsidR="001A31DF" w:rsidRPr="001260B1" w:rsidRDefault="001A31DF" w:rsidP="001A31DF">
            <w:pPr>
              <w:pStyle w:val="TableField-Left"/>
              <w:rPr>
                <w:rFonts w:ascii="Calibri Light" w:hAnsi="Calibri Light" w:cs="Arial"/>
                <w:b/>
              </w:rPr>
            </w:pPr>
            <w:r w:rsidRPr="001260B1">
              <w:rPr>
                <w:rFonts w:ascii="Calibri Light" w:hAnsi="Calibri Light" w:cs="Arial"/>
                <w:b/>
              </w:rPr>
              <w:t>Customer Interested?</w:t>
            </w:r>
          </w:p>
          <w:p w14:paraId="1A59AEDD" w14:textId="099FD56B" w:rsidR="001A31DF" w:rsidRPr="006B24F0" w:rsidRDefault="001A31DF" w:rsidP="001A31DF">
            <w:pPr>
              <w:pStyle w:val="TableField-Left"/>
              <w:rPr>
                <w:rFonts w:ascii="Calibri Light" w:hAnsi="Calibri Light" w:cs="Arial"/>
              </w:rPr>
            </w:pPr>
            <w:r>
              <w:rPr>
                <w:rFonts w:ascii="Calibri Light" w:hAnsi="Calibri Light" w:cs="Arial"/>
              </w:rPr>
              <w:t>Sales personnel will determine customer’s level of interest in the Rebate program. If the customer is interested, proceed to step 100. If not, End.</w:t>
            </w:r>
          </w:p>
        </w:tc>
        <w:tc>
          <w:tcPr>
            <w:tcW w:w="2250" w:type="dxa"/>
            <w:vAlign w:val="center"/>
          </w:tcPr>
          <w:p w14:paraId="7D961D68" w14:textId="184DCAD1" w:rsidR="001A31DF" w:rsidRPr="006B24F0" w:rsidRDefault="001A31DF" w:rsidP="001A31DF">
            <w:pPr>
              <w:pStyle w:val="TableField-Left"/>
              <w:rPr>
                <w:rFonts w:ascii="Calibri Light" w:hAnsi="Calibri Light" w:cs="Arial"/>
              </w:rPr>
            </w:pPr>
            <w:r>
              <w:rPr>
                <w:rFonts w:ascii="Calibri Light" w:hAnsi="Calibri Light" w:cs="Arial"/>
              </w:rPr>
              <w:t>N/A</w:t>
            </w:r>
          </w:p>
        </w:tc>
        <w:tc>
          <w:tcPr>
            <w:tcW w:w="2160" w:type="dxa"/>
            <w:vAlign w:val="center"/>
          </w:tcPr>
          <w:p w14:paraId="02F316A7" w14:textId="1B11CFED" w:rsidR="001A31DF" w:rsidRPr="006B24F0" w:rsidRDefault="001A31DF" w:rsidP="00D22AB4">
            <w:pPr>
              <w:pStyle w:val="TableField-Left"/>
              <w:rPr>
                <w:rFonts w:ascii="Calibri Light" w:hAnsi="Calibri Light" w:cs="Arial"/>
              </w:rPr>
            </w:pPr>
            <w:r>
              <w:rPr>
                <w:rFonts w:ascii="Calibri Light" w:hAnsi="Calibri Light" w:cs="Arial"/>
              </w:rPr>
              <w:t xml:space="preserve">Sales Professional </w:t>
            </w:r>
          </w:p>
        </w:tc>
        <w:tc>
          <w:tcPr>
            <w:tcW w:w="1620" w:type="dxa"/>
            <w:vAlign w:val="center"/>
          </w:tcPr>
          <w:p w14:paraId="42B8B1B3" w14:textId="52264E40" w:rsidR="001A31DF" w:rsidRPr="006B24F0" w:rsidRDefault="001A31DF" w:rsidP="001A31DF">
            <w:pPr>
              <w:pStyle w:val="TableField-Left"/>
              <w:rPr>
                <w:rFonts w:ascii="Calibri Light" w:hAnsi="Calibri Light" w:cs="Arial"/>
              </w:rPr>
            </w:pPr>
            <w:r>
              <w:rPr>
                <w:rFonts w:ascii="Calibri Light" w:hAnsi="Calibri Light" w:cs="Arial"/>
              </w:rPr>
              <w:t>N/A</w:t>
            </w:r>
          </w:p>
        </w:tc>
      </w:tr>
    </w:tbl>
    <w:p w14:paraId="6CB76C41" w14:textId="77777777" w:rsidR="00877F3C" w:rsidRPr="006B24F0" w:rsidRDefault="00877F3C" w:rsidP="00877F3C">
      <w:pPr>
        <w:rPr>
          <w:rFonts w:ascii="Calibri Light" w:hAnsi="Calibri Light"/>
        </w:rPr>
      </w:pPr>
    </w:p>
    <w:p w14:paraId="798CFCCE" w14:textId="77777777" w:rsidR="00626952" w:rsidRDefault="00626952" w:rsidP="002B3AC0">
      <w:pPr>
        <w:pStyle w:val="Heading2"/>
        <w:numPr>
          <w:ilvl w:val="1"/>
          <w:numId w:val="12"/>
        </w:numPr>
      </w:pPr>
      <w:bookmarkStart w:id="51" w:name="_Toc517343012"/>
      <w:r>
        <w:t>3</w:t>
      </w:r>
      <w:r w:rsidRPr="00626952">
        <w:rPr>
          <w:vertAlign w:val="superscript"/>
        </w:rPr>
        <w:t>rd</w:t>
      </w:r>
      <w:r>
        <w:t xml:space="preserve"> Party and </w:t>
      </w:r>
      <w:r w:rsidR="003950F7">
        <w:t xml:space="preserve">SCE </w:t>
      </w:r>
      <w:r>
        <w:t>Legacy</w:t>
      </w:r>
      <w:r w:rsidR="003950F7">
        <w:t xml:space="preserve"> System</w:t>
      </w:r>
      <w:r>
        <w:t xml:space="preserve"> Integrations</w:t>
      </w:r>
      <w:bookmarkEnd w:id="51"/>
    </w:p>
    <w:p w14:paraId="04832B14" w14:textId="77777777" w:rsidR="00475112" w:rsidRPr="00475112" w:rsidRDefault="00475112" w:rsidP="00475112"/>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6B24F0" w14:paraId="2C654BA1" w14:textId="77777777" w:rsidTr="00801424">
        <w:trPr>
          <w:cantSplit/>
          <w:trHeight w:val="432"/>
          <w:tblHeader/>
        </w:trPr>
        <w:tc>
          <w:tcPr>
            <w:tcW w:w="3397" w:type="dxa"/>
            <w:tcBorders>
              <w:top w:val="threeDEmboss" w:sz="6" w:space="0" w:color="auto"/>
              <w:bottom w:val="threeDEmboss" w:sz="6" w:space="0" w:color="auto"/>
            </w:tcBorders>
            <w:shd w:val="clear" w:color="auto" w:fill="F9FBAF"/>
            <w:vAlign w:val="center"/>
          </w:tcPr>
          <w:p w14:paraId="37185A5C" w14:textId="77777777" w:rsidR="002F54D6" w:rsidRPr="006B24F0" w:rsidRDefault="00AF1CB5" w:rsidP="007C6087">
            <w:pPr>
              <w:pStyle w:val="TableHeader-Left"/>
              <w:rPr>
                <w:rFonts w:ascii="Calibri Light" w:hAnsi="Calibri Light" w:cs="Arial"/>
              </w:rPr>
            </w:pPr>
            <w:r>
              <w:rPr>
                <w:rFonts w:ascii="Calibri Light" w:hAnsi="Calibri Light" w:cs="Arial"/>
              </w:rPr>
              <w:lastRenderedPageBreak/>
              <w:t>3</w:t>
            </w:r>
            <w:r w:rsidRPr="00AF1CB5">
              <w:rPr>
                <w:rFonts w:ascii="Calibri Light" w:hAnsi="Calibri Light" w:cs="Arial"/>
                <w:vertAlign w:val="superscript"/>
              </w:rPr>
              <w:t>rd</w:t>
            </w:r>
            <w:r>
              <w:rPr>
                <w:rFonts w:ascii="Calibri Light" w:hAnsi="Calibri Light" w:cs="Arial"/>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3C4F48D3" w14:textId="77777777" w:rsidR="002F54D6" w:rsidRPr="006B24F0" w:rsidRDefault="00AF1CB5" w:rsidP="007C6087">
            <w:pPr>
              <w:pStyle w:val="TableHeader-Left"/>
              <w:rPr>
                <w:rFonts w:ascii="Calibri Light" w:hAnsi="Calibri Light" w:cs="Arial"/>
              </w:rPr>
            </w:pPr>
            <w:r>
              <w:rPr>
                <w:rFonts w:ascii="Calibri Light" w:hAnsi="Calibri Light" w:cs="Arial"/>
              </w:rPr>
              <w:t xml:space="preserve">Description of </w:t>
            </w:r>
            <w:r w:rsidR="00694D05">
              <w:rPr>
                <w:rFonts w:ascii="Calibri Light" w:hAnsi="Calibri Light" w:cs="Arial"/>
              </w:rPr>
              <w:t xml:space="preserve">Integration and </w:t>
            </w:r>
            <w:r>
              <w:rPr>
                <w:rFonts w:ascii="Calibri Light" w:hAnsi="Calibri Light" w:cs="Arial"/>
              </w:rPr>
              <w:t>Required Change to 3</w:t>
            </w:r>
            <w:r w:rsidRPr="00AF1CB5">
              <w:rPr>
                <w:rFonts w:ascii="Calibri Light" w:hAnsi="Calibri Light" w:cs="Arial"/>
                <w:vertAlign w:val="superscript"/>
              </w:rPr>
              <w:t>rd</w:t>
            </w:r>
            <w:r>
              <w:rPr>
                <w:rFonts w:ascii="Calibri Light" w:hAnsi="Calibri Light" w:cs="Arial"/>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48A9927B" w14:textId="77777777" w:rsidR="002F54D6" w:rsidRPr="006B24F0" w:rsidRDefault="00AF1CB5" w:rsidP="007C6087">
            <w:pPr>
              <w:pStyle w:val="TableHeader-Left"/>
              <w:rPr>
                <w:rFonts w:ascii="Calibri Light" w:hAnsi="Calibri Light" w:cs="Arial"/>
              </w:rPr>
            </w:pPr>
            <w:r>
              <w:rPr>
                <w:rFonts w:ascii="Calibri Light" w:hAnsi="Calibri Light" w:cs="Arial"/>
              </w:rPr>
              <w:t>Estimated Complexity of 3</w:t>
            </w:r>
            <w:r w:rsidRPr="00AF1CB5">
              <w:rPr>
                <w:rFonts w:ascii="Calibri Light" w:hAnsi="Calibri Light" w:cs="Arial"/>
                <w:vertAlign w:val="superscript"/>
              </w:rPr>
              <w:t>rd</w:t>
            </w:r>
            <w:r>
              <w:rPr>
                <w:rFonts w:ascii="Calibri Light" w:hAnsi="Calibri Light" w:cs="Arial"/>
              </w:rPr>
              <w:t xml:space="preserve"> Party or SCE Legacy system change</w:t>
            </w:r>
          </w:p>
        </w:tc>
      </w:tr>
      <w:tr w:rsidR="008B1BC9" w:rsidRPr="006B24F0" w14:paraId="554345F3" w14:textId="77777777" w:rsidTr="00801424">
        <w:trPr>
          <w:cantSplit/>
          <w:trHeight w:val="318"/>
        </w:trPr>
        <w:tc>
          <w:tcPr>
            <w:tcW w:w="3397" w:type="dxa"/>
            <w:vAlign w:val="center"/>
          </w:tcPr>
          <w:p w14:paraId="49CA4F59" w14:textId="3D24EEED" w:rsidR="008B1BC9" w:rsidRDefault="008B1BC9" w:rsidP="00574F66">
            <w:pPr>
              <w:pStyle w:val="TableField-Left"/>
              <w:rPr>
                <w:rFonts w:ascii="Calibri Light" w:hAnsi="Calibri Light" w:cs="Arial"/>
              </w:rPr>
            </w:pPr>
            <w:r>
              <w:rPr>
                <w:rFonts w:ascii="Calibri Light" w:hAnsi="Calibri Light" w:cs="Arial"/>
              </w:rPr>
              <w:t>SAP Hybris C4C and MMDB</w:t>
            </w:r>
          </w:p>
        </w:tc>
        <w:tc>
          <w:tcPr>
            <w:tcW w:w="3173" w:type="dxa"/>
            <w:vAlign w:val="center"/>
          </w:tcPr>
          <w:p w14:paraId="21416113" w14:textId="773C0E5D" w:rsidR="008B1BC9" w:rsidRPr="008B1BC9" w:rsidRDefault="008B1BC9" w:rsidP="008B1BC9">
            <w:pPr>
              <w:pStyle w:val="TableField-Left"/>
              <w:rPr>
                <w:rFonts w:ascii="Calibri Light" w:hAnsi="Calibri Light" w:cs="Arial"/>
                <w:b/>
              </w:rPr>
            </w:pPr>
            <w:r w:rsidRPr="008B1BC9">
              <w:rPr>
                <w:rFonts w:ascii="Calibri Light" w:hAnsi="Calibri Light" w:cs="Arial"/>
                <w:b/>
              </w:rPr>
              <w:t>Initial Load of Measures from MMDB to SAP Hybris C4C</w:t>
            </w:r>
          </w:p>
          <w:p w14:paraId="5E98EDF8" w14:textId="5482A78B" w:rsidR="008B1BC9" w:rsidRDefault="008B1BC9" w:rsidP="008B1BC9">
            <w:pPr>
              <w:pStyle w:val="TableField-Left"/>
              <w:rPr>
                <w:rFonts w:ascii="Calibri Light" w:hAnsi="Calibri Light" w:cs="Arial"/>
              </w:rPr>
            </w:pPr>
            <w:r>
              <w:rPr>
                <w:rFonts w:ascii="Calibri Light" w:hAnsi="Calibri Light" w:cs="Arial"/>
              </w:rPr>
              <w:t>File structure has to be changed to conform to the ‘Products’ Data Migration Template</w:t>
            </w:r>
            <w:r w:rsidR="00B71179">
              <w:rPr>
                <w:rFonts w:ascii="Calibri Light" w:hAnsi="Calibri Light" w:cs="Arial"/>
              </w:rPr>
              <w:t>.</w:t>
            </w:r>
          </w:p>
          <w:p w14:paraId="6435E45A" w14:textId="77777777" w:rsidR="008B1BC9" w:rsidRDefault="008B1BC9" w:rsidP="00574F66">
            <w:pPr>
              <w:pStyle w:val="TableField-Left"/>
              <w:rPr>
                <w:rFonts w:ascii="Calibri Light" w:hAnsi="Calibri Light" w:cs="Arial"/>
              </w:rPr>
            </w:pPr>
          </w:p>
          <w:p w14:paraId="71202FAC" w14:textId="7BFDCEF3" w:rsidR="008B1BC9" w:rsidRPr="008B1BC9" w:rsidRDefault="008B1BC9" w:rsidP="008B1BC9">
            <w:pPr>
              <w:pStyle w:val="TableField-Left"/>
              <w:rPr>
                <w:rFonts w:ascii="Calibri Light" w:hAnsi="Calibri Light" w:cs="Arial"/>
                <w:b/>
              </w:rPr>
            </w:pPr>
            <w:r w:rsidRPr="008B1BC9">
              <w:rPr>
                <w:rFonts w:ascii="Calibri Light" w:hAnsi="Calibri Light" w:cs="Arial"/>
                <w:b/>
              </w:rPr>
              <w:t>Delta Load of Measures from MMDB to SAP Hybris C4C</w:t>
            </w:r>
          </w:p>
          <w:p w14:paraId="7AD1BB7D" w14:textId="3362750F" w:rsidR="008B1BC9" w:rsidRDefault="008B1BC9" w:rsidP="00574F66">
            <w:pPr>
              <w:pStyle w:val="TableField-Left"/>
              <w:rPr>
                <w:rFonts w:ascii="Calibri Light" w:hAnsi="Calibri Light" w:cs="Arial"/>
              </w:rPr>
            </w:pPr>
            <w:r>
              <w:rPr>
                <w:rFonts w:ascii="Calibri Light" w:hAnsi="Calibri Light" w:cs="Arial"/>
              </w:rPr>
              <w:t>File structure has to be changed to conform to the ‘Products’ Data Migration Template</w:t>
            </w:r>
            <w:r w:rsidR="00B71179">
              <w:rPr>
                <w:rFonts w:ascii="Calibri Light" w:hAnsi="Calibri Light" w:cs="Arial"/>
              </w:rPr>
              <w:t>.</w:t>
            </w:r>
          </w:p>
          <w:p w14:paraId="7152EE8F" w14:textId="0286315B" w:rsidR="008B1BC9" w:rsidRDefault="008B1BC9" w:rsidP="00574F66">
            <w:pPr>
              <w:pStyle w:val="TableField-Left"/>
              <w:rPr>
                <w:rFonts w:ascii="Calibri Light" w:hAnsi="Calibri Light" w:cs="Arial"/>
              </w:rPr>
            </w:pPr>
          </w:p>
        </w:tc>
        <w:tc>
          <w:tcPr>
            <w:tcW w:w="3037" w:type="dxa"/>
            <w:vAlign w:val="center"/>
          </w:tcPr>
          <w:p w14:paraId="1596CD00" w14:textId="016F863A" w:rsidR="008B1BC9" w:rsidRDefault="008B1BC9" w:rsidP="007C6087">
            <w:pPr>
              <w:pStyle w:val="TableField-Left"/>
              <w:rPr>
                <w:rFonts w:ascii="Calibri Light" w:hAnsi="Calibri Light" w:cs="Arial"/>
              </w:rPr>
            </w:pPr>
            <w:r>
              <w:rPr>
                <w:rFonts w:ascii="Calibri Light" w:hAnsi="Calibri Light" w:cs="Arial"/>
              </w:rPr>
              <w:t>Medium</w:t>
            </w:r>
          </w:p>
        </w:tc>
      </w:tr>
      <w:tr w:rsidR="00574F66" w:rsidRPr="006B24F0" w14:paraId="7FA69EC3" w14:textId="77777777" w:rsidTr="00801424">
        <w:trPr>
          <w:cantSplit/>
          <w:trHeight w:val="318"/>
        </w:trPr>
        <w:tc>
          <w:tcPr>
            <w:tcW w:w="3397" w:type="dxa"/>
            <w:vAlign w:val="center"/>
          </w:tcPr>
          <w:p w14:paraId="3FAB30DE" w14:textId="4AD03C2F" w:rsidR="00574F66" w:rsidRPr="00B71179" w:rsidRDefault="008B1BC9" w:rsidP="007C6087">
            <w:pPr>
              <w:pStyle w:val="TableField-Left"/>
              <w:rPr>
                <w:rFonts w:ascii="Calibri Light" w:hAnsi="Calibri Light" w:cs="Arial"/>
              </w:rPr>
            </w:pPr>
            <w:r w:rsidRPr="00B71179">
              <w:rPr>
                <w:rFonts w:ascii="Calibri Light" w:hAnsi="Calibri Light" w:cs="Arial"/>
              </w:rPr>
              <w:lastRenderedPageBreak/>
              <w:t>SAP Hybris C4C and OASIS</w:t>
            </w:r>
          </w:p>
        </w:tc>
        <w:tc>
          <w:tcPr>
            <w:tcW w:w="3173" w:type="dxa"/>
            <w:vAlign w:val="center"/>
          </w:tcPr>
          <w:p w14:paraId="651E3BF2" w14:textId="77777777" w:rsidR="00574F66" w:rsidRPr="00B71179" w:rsidRDefault="008B1BC9" w:rsidP="007C6087">
            <w:pPr>
              <w:pStyle w:val="TableField-Left"/>
              <w:rPr>
                <w:rFonts w:ascii="Calibri Light" w:hAnsi="Calibri Light" w:cs="Arial"/>
                <w:b/>
              </w:rPr>
            </w:pPr>
            <w:r w:rsidRPr="00B71179">
              <w:rPr>
                <w:rFonts w:ascii="Calibri Light" w:hAnsi="Calibri Light" w:cs="Arial"/>
                <w:b/>
              </w:rPr>
              <w:t>Replication of Work Tickets from SAP Hybris C4C to OASIS</w:t>
            </w:r>
          </w:p>
          <w:p w14:paraId="53EE9299" w14:textId="1FC81E71" w:rsidR="008B1BC9" w:rsidRDefault="00B71179" w:rsidP="007C6087">
            <w:pPr>
              <w:pStyle w:val="TableField-Left"/>
              <w:rPr>
                <w:rFonts w:ascii="Calibri Light" w:hAnsi="Calibri Light" w:cs="Arial"/>
              </w:rPr>
            </w:pPr>
            <w:r>
              <w:rPr>
                <w:rFonts w:ascii="Calibri Light" w:hAnsi="Calibri Light" w:cs="Arial"/>
              </w:rPr>
              <w:t>Existing interface has to be updated to facilitate the replication of Energy Audits from SAP Hybris C4C to OASIS.</w:t>
            </w:r>
          </w:p>
          <w:p w14:paraId="698D12B5" w14:textId="77777777" w:rsidR="00B71179" w:rsidRPr="00B71179" w:rsidRDefault="00B71179" w:rsidP="007C6087">
            <w:pPr>
              <w:pStyle w:val="TableField-Left"/>
              <w:rPr>
                <w:rFonts w:ascii="Calibri Light" w:hAnsi="Calibri Light" w:cs="Arial"/>
              </w:rPr>
            </w:pPr>
          </w:p>
          <w:p w14:paraId="7F5ADAAD" w14:textId="77777777" w:rsidR="008B1BC9" w:rsidRDefault="008B1BC9" w:rsidP="007C6087">
            <w:pPr>
              <w:pStyle w:val="TableField-Left"/>
              <w:rPr>
                <w:rFonts w:ascii="Calibri Light" w:hAnsi="Calibri Light" w:cs="Arial"/>
                <w:b/>
              </w:rPr>
            </w:pPr>
            <w:r w:rsidRPr="00B71179">
              <w:rPr>
                <w:rFonts w:ascii="Calibri Light" w:hAnsi="Calibri Light" w:cs="Arial"/>
                <w:b/>
              </w:rPr>
              <w:t>Replication of Energy Audits from OASIS to SAP Hybris C4C</w:t>
            </w:r>
          </w:p>
          <w:p w14:paraId="7E822BD3" w14:textId="2300106B" w:rsidR="00B71179" w:rsidRDefault="00B71179" w:rsidP="00B71179">
            <w:pPr>
              <w:pStyle w:val="TableField-Left"/>
              <w:rPr>
                <w:rFonts w:ascii="Calibri Light" w:hAnsi="Calibri Light" w:cs="Arial"/>
              </w:rPr>
            </w:pPr>
            <w:r>
              <w:rPr>
                <w:rFonts w:ascii="Calibri Light" w:hAnsi="Calibri Light" w:cs="Arial"/>
              </w:rPr>
              <w:t>Existing interface has to be updated to facilitate the replication of Energy Audit Results from OASIS to SAP Hybris C4C.</w:t>
            </w:r>
          </w:p>
          <w:p w14:paraId="5B841F93" w14:textId="77777777" w:rsidR="008B1BC9" w:rsidRPr="00B71179" w:rsidRDefault="008B1BC9" w:rsidP="007C6087">
            <w:pPr>
              <w:pStyle w:val="TableField-Left"/>
              <w:rPr>
                <w:rFonts w:ascii="Calibri Light" w:hAnsi="Calibri Light" w:cs="Arial"/>
                <w:b/>
              </w:rPr>
            </w:pPr>
          </w:p>
          <w:p w14:paraId="54D4270A" w14:textId="69EA970D" w:rsidR="008B1BC9" w:rsidRDefault="008B1BC9" w:rsidP="007C6087">
            <w:pPr>
              <w:pStyle w:val="TableField-Left"/>
              <w:rPr>
                <w:rFonts w:ascii="Calibri Light" w:hAnsi="Calibri Light" w:cs="Arial"/>
                <w:b/>
              </w:rPr>
            </w:pPr>
            <w:r w:rsidRPr="00B71179">
              <w:rPr>
                <w:rFonts w:ascii="Calibri Light" w:hAnsi="Calibri Light" w:cs="Arial"/>
                <w:b/>
              </w:rPr>
              <w:t>Interface to download the contents of some custom master data tables from SAP Hybris C4C upon request from OASIS</w:t>
            </w:r>
          </w:p>
          <w:p w14:paraId="77737743" w14:textId="409F34E1" w:rsidR="00B71179" w:rsidRDefault="00B71179" w:rsidP="00B71179">
            <w:pPr>
              <w:pStyle w:val="TableField-Left"/>
              <w:rPr>
                <w:rFonts w:ascii="Calibri Light" w:hAnsi="Calibri Light" w:cs="Arial"/>
              </w:rPr>
            </w:pPr>
            <w:r>
              <w:rPr>
                <w:rFonts w:ascii="Calibri Light" w:hAnsi="Calibri Light" w:cs="Arial"/>
              </w:rPr>
              <w:t>Existing interface has to be updated to facilitate the download of contents of some custom master data tables from SAP Hybris C4C to OASIS.</w:t>
            </w:r>
          </w:p>
          <w:p w14:paraId="67B1C78E" w14:textId="77777777" w:rsidR="008B1BC9" w:rsidRPr="00B71179" w:rsidRDefault="008B1BC9" w:rsidP="007C6087">
            <w:pPr>
              <w:pStyle w:val="TableField-Left"/>
              <w:rPr>
                <w:rFonts w:ascii="Calibri Light" w:hAnsi="Calibri Light" w:cs="Arial"/>
                <w:b/>
              </w:rPr>
            </w:pPr>
          </w:p>
          <w:p w14:paraId="395DCA62" w14:textId="58D01DA3" w:rsidR="008B1BC9" w:rsidRDefault="008B1BC9" w:rsidP="007C6087">
            <w:pPr>
              <w:pStyle w:val="TableField-Left"/>
              <w:rPr>
                <w:rFonts w:ascii="Calibri Light" w:hAnsi="Calibri Light" w:cs="Arial"/>
                <w:b/>
              </w:rPr>
            </w:pPr>
            <w:r w:rsidRPr="00B71179">
              <w:rPr>
                <w:rFonts w:ascii="Calibri Light" w:hAnsi="Calibri Light" w:cs="Arial"/>
                <w:b/>
              </w:rPr>
              <w:t>Interface to download the contents of some tables from SAP Hybris C4C upon request from OASIS to support the Wizard</w:t>
            </w:r>
          </w:p>
          <w:p w14:paraId="432DE33C" w14:textId="2C5797FE" w:rsidR="00B71179" w:rsidRDefault="00B71179" w:rsidP="00B71179">
            <w:pPr>
              <w:pStyle w:val="TableField-Left"/>
              <w:rPr>
                <w:rFonts w:ascii="Calibri Light" w:hAnsi="Calibri Light" w:cs="Arial"/>
              </w:rPr>
            </w:pPr>
            <w:r>
              <w:rPr>
                <w:rFonts w:ascii="Calibri Light" w:hAnsi="Calibri Light" w:cs="Arial"/>
              </w:rPr>
              <w:t>Existing interface has to be updated to facilitate the download of contents of some custom master data tables from SAP Hybris C4C to OASIS to support the Wizard capabilities in OASIS.</w:t>
            </w:r>
          </w:p>
          <w:p w14:paraId="2A9D6D4B" w14:textId="77777777" w:rsidR="008B1BC9" w:rsidRPr="00B71179" w:rsidRDefault="008B1BC9" w:rsidP="007C6087">
            <w:pPr>
              <w:pStyle w:val="TableField-Left"/>
              <w:rPr>
                <w:rFonts w:ascii="Calibri Light" w:hAnsi="Calibri Light" w:cs="Arial"/>
                <w:b/>
              </w:rPr>
            </w:pPr>
          </w:p>
          <w:p w14:paraId="083FAE50" w14:textId="77777777" w:rsidR="008B1BC9" w:rsidRDefault="008B1BC9" w:rsidP="007C6087">
            <w:pPr>
              <w:pStyle w:val="TableField-Left"/>
              <w:rPr>
                <w:rFonts w:ascii="Calibri Light" w:hAnsi="Calibri Light" w:cs="Arial"/>
                <w:b/>
              </w:rPr>
            </w:pPr>
            <w:r w:rsidRPr="00B71179">
              <w:rPr>
                <w:rFonts w:ascii="Calibri Light" w:hAnsi="Calibri Light" w:cs="Arial"/>
                <w:b/>
              </w:rPr>
              <w:t>Interface to download ‘Pump Test’ data from SAP Hybris C4C to OASIS on a monthly basis</w:t>
            </w:r>
          </w:p>
          <w:p w14:paraId="23E6E5EB" w14:textId="5DE76343" w:rsidR="00B71179" w:rsidRDefault="00B71179" w:rsidP="00B71179">
            <w:pPr>
              <w:pStyle w:val="TableField-Left"/>
              <w:rPr>
                <w:rFonts w:ascii="Calibri Light" w:hAnsi="Calibri Light" w:cs="Arial"/>
              </w:rPr>
            </w:pPr>
            <w:r>
              <w:rPr>
                <w:rFonts w:ascii="Calibri Light" w:hAnsi="Calibri Light" w:cs="Arial"/>
              </w:rPr>
              <w:t>Existing interface has to be updated to facilitate the download of ‘Pump Test’ data from SAP Hybris C4C to OASIS.</w:t>
            </w:r>
          </w:p>
          <w:p w14:paraId="257E887F" w14:textId="7476AFB5" w:rsidR="008B1BC9" w:rsidRPr="00B71179" w:rsidRDefault="008B1BC9" w:rsidP="007C6087">
            <w:pPr>
              <w:pStyle w:val="TableField-Left"/>
              <w:rPr>
                <w:rFonts w:ascii="Calibri Light" w:hAnsi="Calibri Light" w:cs="Arial"/>
                <w:b/>
              </w:rPr>
            </w:pPr>
          </w:p>
        </w:tc>
        <w:tc>
          <w:tcPr>
            <w:tcW w:w="3037" w:type="dxa"/>
            <w:vAlign w:val="center"/>
          </w:tcPr>
          <w:p w14:paraId="02472D6F" w14:textId="5F8CEA82" w:rsidR="00574F66" w:rsidRDefault="00574F66" w:rsidP="007C6087">
            <w:pPr>
              <w:pStyle w:val="TableField-Left"/>
              <w:rPr>
                <w:rFonts w:ascii="Calibri Light" w:hAnsi="Calibri Light" w:cs="Arial"/>
              </w:rPr>
            </w:pPr>
            <w:r>
              <w:rPr>
                <w:rFonts w:ascii="Calibri Light" w:hAnsi="Calibri Light" w:cs="Arial"/>
              </w:rPr>
              <w:t>High</w:t>
            </w:r>
          </w:p>
        </w:tc>
      </w:tr>
      <w:tr w:rsidR="002F54D6" w:rsidRPr="006B24F0" w14:paraId="118C0F02" w14:textId="77777777" w:rsidTr="00801424">
        <w:trPr>
          <w:cantSplit/>
          <w:trHeight w:val="165"/>
        </w:trPr>
        <w:tc>
          <w:tcPr>
            <w:tcW w:w="3397" w:type="dxa"/>
            <w:vAlign w:val="center"/>
          </w:tcPr>
          <w:p w14:paraId="4B095FAB" w14:textId="641395E0" w:rsidR="002F54D6" w:rsidRPr="006B24F0" w:rsidRDefault="008B1BC9" w:rsidP="007C6087">
            <w:pPr>
              <w:pStyle w:val="TableField-Left"/>
              <w:rPr>
                <w:rFonts w:ascii="Calibri Light" w:hAnsi="Calibri Light" w:cs="Arial"/>
              </w:rPr>
            </w:pPr>
            <w:r>
              <w:rPr>
                <w:rFonts w:ascii="Calibri Light" w:hAnsi="Calibri Light" w:cs="Arial"/>
              </w:rPr>
              <w:t>SAP Hybris C4C and iEnergy</w:t>
            </w:r>
          </w:p>
        </w:tc>
        <w:tc>
          <w:tcPr>
            <w:tcW w:w="3173" w:type="dxa"/>
            <w:vAlign w:val="center"/>
          </w:tcPr>
          <w:p w14:paraId="41A7FC49" w14:textId="6EB68817" w:rsidR="002F54D6" w:rsidRPr="006B24F0" w:rsidRDefault="00441E3F" w:rsidP="00A60C04">
            <w:pPr>
              <w:pStyle w:val="TableField-Left"/>
              <w:rPr>
                <w:rFonts w:ascii="Calibri Light" w:hAnsi="Calibri Light" w:cs="Arial"/>
              </w:rPr>
            </w:pPr>
            <w:r>
              <w:rPr>
                <w:rFonts w:ascii="Calibri Light" w:hAnsi="Calibri Light" w:cs="Arial"/>
              </w:rPr>
              <w:t xml:space="preserve">Interface has to be developed to facilitate the </w:t>
            </w:r>
            <w:r w:rsidR="00A60C04">
              <w:rPr>
                <w:rFonts w:ascii="Calibri Light" w:hAnsi="Calibri Light" w:cs="Arial"/>
              </w:rPr>
              <w:t>creation of applications in iEnergy as follow-up transactions of opportunities in SAP Hybris C4C.</w:t>
            </w:r>
          </w:p>
        </w:tc>
        <w:tc>
          <w:tcPr>
            <w:tcW w:w="3037" w:type="dxa"/>
            <w:vAlign w:val="center"/>
          </w:tcPr>
          <w:p w14:paraId="64865C33" w14:textId="28DC32AA" w:rsidR="002F54D6" w:rsidRPr="006B24F0" w:rsidRDefault="00415EE7" w:rsidP="007C6087">
            <w:pPr>
              <w:pStyle w:val="TableField-Left"/>
              <w:rPr>
                <w:rFonts w:ascii="Calibri Light" w:hAnsi="Calibri Light" w:cs="Arial"/>
              </w:rPr>
            </w:pPr>
            <w:r>
              <w:rPr>
                <w:rFonts w:ascii="Calibri Light" w:hAnsi="Calibri Light" w:cs="Arial"/>
              </w:rPr>
              <w:t>High</w:t>
            </w:r>
          </w:p>
        </w:tc>
      </w:tr>
    </w:tbl>
    <w:p w14:paraId="45288A94" w14:textId="77777777" w:rsidR="0079574E" w:rsidRPr="0079574E" w:rsidRDefault="0079574E" w:rsidP="0079574E"/>
    <w:p w14:paraId="3F593B37" w14:textId="77777777" w:rsidR="00D66A8A" w:rsidRPr="006B24F0" w:rsidRDefault="00D66A8A" w:rsidP="002B3AC0">
      <w:pPr>
        <w:pStyle w:val="Heading2"/>
        <w:numPr>
          <w:ilvl w:val="1"/>
          <w:numId w:val="12"/>
        </w:numPr>
      </w:pPr>
      <w:bookmarkStart w:id="52" w:name="_Toc517343013"/>
      <w:r w:rsidRPr="006B24F0">
        <w:lastRenderedPageBreak/>
        <w:t>Data Elements</w:t>
      </w:r>
      <w:bookmarkEnd w:id="52"/>
    </w:p>
    <w:p w14:paraId="5D417296" w14:textId="2FC67590" w:rsidR="00D66A8A" w:rsidRPr="006B24F0" w:rsidRDefault="00D66A8A" w:rsidP="00D66A8A">
      <w:pPr>
        <w:pStyle w:val="Heading2Text"/>
        <w:rPr>
          <w:rFonts w:ascii="Calibri Light" w:hAnsi="Calibri Light" w:cs="Arial"/>
        </w:rPr>
      </w:pPr>
      <w:r w:rsidRPr="006B24F0">
        <w:rPr>
          <w:rFonts w:ascii="Calibri Light" w:hAnsi="Calibri Light" w:cs="Arial"/>
        </w:rPr>
        <w:t xml:space="preserve">The information that will be captured for </w:t>
      </w:r>
      <w:r w:rsidR="005C6055">
        <w:rPr>
          <w:rFonts w:ascii="Calibri Light" w:hAnsi="Calibri Light" w:cs="Arial"/>
        </w:rPr>
        <w:t>Leads, Opportunities,</w:t>
      </w:r>
      <w:r w:rsidR="00CA6D07">
        <w:rPr>
          <w:rFonts w:ascii="Calibri Light" w:hAnsi="Calibri Light" w:cs="Arial"/>
        </w:rPr>
        <w:t xml:space="preserve"> Activities and </w:t>
      </w:r>
      <w:r w:rsidR="005C6055">
        <w:rPr>
          <w:rFonts w:ascii="Calibri Light" w:hAnsi="Calibri Light" w:cs="Arial"/>
        </w:rPr>
        <w:t>Work Tickets</w:t>
      </w:r>
      <w:r w:rsidRPr="006B24F0">
        <w:rPr>
          <w:rFonts w:ascii="Calibri Light" w:hAnsi="Calibri Light" w:cs="Arial"/>
        </w:rPr>
        <w:t xml:space="preserve"> (either as part of migration or in the course of normal processing) will be defined </w:t>
      </w:r>
      <w:r w:rsidR="00CA6D07">
        <w:rPr>
          <w:rFonts w:ascii="Calibri Light" w:hAnsi="Calibri Light" w:cs="Arial"/>
        </w:rPr>
        <w:t>in this section of the BPD.</w:t>
      </w:r>
    </w:p>
    <w:p w14:paraId="513AC347" w14:textId="77777777" w:rsidR="00D66A8A" w:rsidRPr="006B24F0" w:rsidRDefault="001A0BA8" w:rsidP="00162320">
      <w:pPr>
        <w:pStyle w:val="Heading3"/>
        <w:keepNext/>
        <w:numPr>
          <w:ilvl w:val="3"/>
          <w:numId w:val="5"/>
        </w:numPr>
        <w:tabs>
          <w:tab w:val="left" w:pos="1440"/>
        </w:tabs>
        <w:spacing w:before="120" w:after="120"/>
        <w:ind w:hanging="324"/>
        <w:rPr>
          <w:rFonts w:ascii="Calibri Light" w:hAnsi="Calibri Light"/>
        </w:rPr>
      </w:pPr>
      <w:bookmarkStart w:id="53" w:name="_Toc517343014"/>
      <w:r>
        <w:rPr>
          <w:rFonts w:ascii="Calibri Light" w:hAnsi="Calibri Light"/>
        </w:rPr>
        <w:t>Manual Entry</w:t>
      </w:r>
      <w:bookmarkEnd w:id="53"/>
    </w:p>
    <w:p w14:paraId="566256F4" w14:textId="63B10CC0" w:rsidR="00D66A8A" w:rsidRPr="006B24F0" w:rsidRDefault="00D66A8A" w:rsidP="00D66A8A">
      <w:pPr>
        <w:pStyle w:val="Heading3Text"/>
        <w:rPr>
          <w:rFonts w:ascii="Calibri Light" w:hAnsi="Calibri Light"/>
        </w:rPr>
      </w:pPr>
      <w:r w:rsidRPr="006B24F0">
        <w:rPr>
          <w:rFonts w:ascii="Calibri Light" w:hAnsi="Calibri Light"/>
        </w:rPr>
        <w:t>The followi</w:t>
      </w:r>
      <w:r w:rsidR="00E67283">
        <w:rPr>
          <w:rFonts w:ascii="Calibri Light" w:hAnsi="Calibri Light"/>
        </w:rPr>
        <w:t>ng data elements will be available for maintenance in</w:t>
      </w:r>
      <w:r w:rsidR="00D178B8">
        <w:rPr>
          <w:rFonts w:ascii="Calibri Light" w:hAnsi="Calibri Light"/>
        </w:rPr>
        <w:t xml:space="preserve"> a</w:t>
      </w:r>
      <w:r w:rsidRPr="006B24F0">
        <w:rPr>
          <w:rFonts w:ascii="Calibri Light" w:hAnsi="Calibri Light"/>
        </w:rPr>
        <w:t xml:space="preserve"> </w:t>
      </w:r>
      <w:r w:rsidR="00207E4D">
        <w:rPr>
          <w:rFonts w:ascii="Calibri Light" w:hAnsi="Calibri Light"/>
        </w:rPr>
        <w:t>Lead transaction:</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42"/>
        <w:gridCol w:w="1676"/>
        <w:gridCol w:w="4696"/>
      </w:tblGrid>
      <w:tr w:rsidR="00D810DB" w:rsidRPr="006B24F0" w14:paraId="1962A979" w14:textId="77777777" w:rsidTr="0050507D">
        <w:trPr>
          <w:cantSplit/>
          <w:trHeight w:val="432"/>
          <w:tblHeader/>
        </w:trPr>
        <w:tc>
          <w:tcPr>
            <w:tcW w:w="2942" w:type="dxa"/>
            <w:tcBorders>
              <w:top w:val="threeDEmboss" w:sz="6" w:space="0" w:color="auto"/>
              <w:bottom w:val="threeDEmboss" w:sz="6" w:space="0" w:color="auto"/>
            </w:tcBorders>
            <w:shd w:val="clear" w:color="auto" w:fill="F9FBAF"/>
            <w:vAlign w:val="center"/>
          </w:tcPr>
          <w:p w14:paraId="15AEB884" w14:textId="77777777" w:rsidR="00D810DB" w:rsidRPr="006B24F0" w:rsidRDefault="00D810DB" w:rsidP="00086A87">
            <w:pPr>
              <w:pStyle w:val="TableHeader-Left"/>
              <w:rPr>
                <w:rFonts w:ascii="Calibri Light" w:hAnsi="Calibri Light" w:cs="Arial"/>
              </w:rPr>
            </w:pPr>
            <w:r w:rsidRPr="006B24F0">
              <w:rPr>
                <w:rFonts w:ascii="Calibri Light" w:hAnsi="Calibri Light" w:cs="Arial"/>
              </w:rPr>
              <w:t>Field</w:t>
            </w:r>
          </w:p>
        </w:tc>
        <w:tc>
          <w:tcPr>
            <w:tcW w:w="1676" w:type="dxa"/>
            <w:tcBorders>
              <w:top w:val="threeDEmboss" w:sz="6" w:space="0" w:color="auto"/>
              <w:bottom w:val="threeDEmboss" w:sz="6" w:space="0" w:color="auto"/>
            </w:tcBorders>
            <w:shd w:val="clear" w:color="auto" w:fill="F9FBAF"/>
            <w:vAlign w:val="center"/>
          </w:tcPr>
          <w:p w14:paraId="6AE96CAD" w14:textId="77777777" w:rsidR="00D810DB" w:rsidRPr="006B24F0" w:rsidRDefault="00D810DB" w:rsidP="00086A87">
            <w:pPr>
              <w:pStyle w:val="TableHeader-Left"/>
              <w:rPr>
                <w:rFonts w:ascii="Calibri Light" w:hAnsi="Calibri Light" w:cs="Arial"/>
              </w:rPr>
            </w:pPr>
            <w:r w:rsidRPr="006B24F0">
              <w:rPr>
                <w:rFonts w:ascii="Calibri Light" w:hAnsi="Calibri Light" w:cs="Arial"/>
              </w:rPr>
              <w:t>Type</w:t>
            </w:r>
          </w:p>
        </w:tc>
        <w:tc>
          <w:tcPr>
            <w:tcW w:w="4696" w:type="dxa"/>
            <w:tcBorders>
              <w:top w:val="threeDEmboss" w:sz="6" w:space="0" w:color="auto"/>
              <w:bottom w:val="threeDEmboss" w:sz="6" w:space="0" w:color="auto"/>
            </w:tcBorders>
            <w:shd w:val="clear" w:color="auto" w:fill="F9FBAF"/>
            <w:vAlign w:val="center"/>
          </w:tcPr>
          <w:p w14:paraId="17FB290E" w14:textId="77777777" w:rsidR="00D810DB" w:rsidRPr="006B24F0" w:rsidRDefault="00D810DB" w:rsidP="00086A87">
            <w:pPr>
              <w:pStyle w:val="TableHeader-Left"/>
              <w:rPr>
                <w:rFonts w:ascii="Calibri Light" w:hAnsi="Calibri Light" w:cs="Arial"/>
              </w:rPr>
            </w:pPr>
            <w:r w:rsidRPr="006B24F0">
              <w:rPr>
                <w:rFonts w:ascii="Calibri Light" w:hAnsi="Calibri Light" w:cs="Arial"/>
              </w:rPr>
              <w:t>Comments</w:t>
            </w:r>
          </w:p>
        </w:tc>
      </w:tr>
      <w:tr w:rsidR="00D810DB" w:rsidRPr="006B24F0" w14:paraId="3D803948" w14:textId="77777777" w:rsidTr="0050507D">
        <w:trPr>
          <w:cantSplit/>
          <w:trHeight w:val="432"/>
        </w:trPr>
        <w:tc>
          <w:tcPr>
            <w:tcW w:w="2942" w:type="dxa"/>
            <w:tcBorders>
              <w:top w:val="threeDEmboss" w:sz="6" w:space="0" w:color="auto"/>
            </w:tcBorders>
            <w:vAlign w:val="center"/>
          </w:tcPr>
          <w:p w14:paraId="790C40F3" w14:textId="77777777" w:rsidR="0032513B" w:rsidRPr="0032513B" w:rsidRDefault="0032513B" w:rsidP="0032513B">
            <w:pPr>
              <w:pStyle w:val="TableField-Left"/>
              <w:rPr>
                <w:rFonts w:ascii="Calibri Light" w:hAnsi="Calibri Light" w:cs="Arial"/>
                <w:b/>
              </w:rPr>
            </w:pPr>
            <w:r w:rsidRPr="0032513B">
              <w:rPr>
                <w:rFonts w:ascii="Calibri Light" w:hAnsi="Calibri Light" w:cs="Arial"/>
                <w:b/>
              </w:rPr>
              <w:t>Overview</w:t>
            </w:r>
          </w:p>
        </w:tc>
        <w:tc>
          <w:tcPr>
            <w:tcW w:w="1676" w:type="dxa"/>
            <w:tcBorders>
              <w:top w:val="threeDEmboss" w:sz="6" w:space="0" w:color="auto"/>
            </w:tcBorders>
            <w:vAlign w:val="center"/>
          </w:tcPr>
          <w:p w14:paraId="66249ABE" w14:textId="77777777" w:rsidR="00D810DB" w:rsidRPr="006B24F0" w:rsidRDefault="00D810DB" w:rsidP="00086A87">
            <w:pPr>
              <w:pStyle w:val="TableField-Left"/>
              <w:rPr>
                <w:rFonts w:ascii="Calibri Light" w:hAnsi="Calibri Light" w:cs="Arial"/>
              </w:rPr>
            </w:pPr>
          </w:p>
        </w:tc>
        <w:tc>
          <w:tcPr>
            <w:tcW w:w="4696" w:type="dxa"/>
            <w:tcBorders>
              <w:top w:val="threeDEmboss" w:sz="6" w:space="0" w:color="auto"/>
            </w:tcBorders>
            <w:vAlign w:val="center"/>
          </w:tcPr>
          <w:p w14:paraId="25515D97" w14:textId="77777777" w:rsidR="00D810DB" w:rsidRPr="006B24F0" w:rsidRDefault="00D810DB" w:rsidP="00086A87">
            <w:pPr>
              <w:pStyle w:val="TableField-Left"/>
              <w:rPr>
                <w:rFonts w:ascii="Calibri Light" w:hAnsi="Calibri Light" w:cs="Arial"/>
              </w:rPr>
            </w:pPr>
          </w:p>
        </w:tc>
      </w:tr>
      <w:tr w:rsidR="00D810DB" w:rsidRPr="006B24F0" w14:paraId="5739008B" w14:textId="77777777" w:rsidTr="0050507D">
        <w:trPr>
          <w:cantSplit/>
          <w:trHeight w:val="432"/>
        </w:trPr>
        <w:tc>
          <w:tcPr>
            <w:tcW w:w="2942" w:type="dxa"/>
            <w:vAlign w:val="center"/>
          </w:tcPr>
          <w:p w14:paraId="7B22474F" w14:textId="77777777" w:rsidR="00D810DB" w:rsidRPr="006B24F0" w:rsidRDefault="0032513B" w:rsidP="0032513B">
            <w:pPr>
              <w:pStyle w:val="TableField-Left"/>
              <w:ind w:left="720"/>
              <w:rPr>
                <w:rFonts w:ascii="Calibri Light" w:hAnsi="Calibri Light" w:cs="Arial"/>
              </w:rPr>
            </w:pPr>
            <w:r>
              <w:rPr>
                <w:rFonts w:ascii="Calibri Light" w:hAnsi="Calibri Light" w:cs="Arial"/>
              </w:rPr>
              <w:t>Name</w:t>
            </w:r>
          </w:p>
        </w:tc>
        <w:tc>
          <w:tcPr>
            <w:tcW w:w="1676" w:type="dxa"/>
            <w:vAlign w:val="center"/>
          </w:tcPr>
          <w:p w14:paraId="6D169ED4" w14:textId="77777777" w:rsidR="00D810DB" w:rsidRPr="006B24F0" w:rsidRDefault="0032513B" w:rsidP="00086A87">
            <w:pPr>
              <w:pStyle w:val="TableField-Left"/>
              <w:rPr>
                <w:rFonts w:ascii="Calibri Light" w:hAnsi="Calibri Light" w:cs="Arial"/>
              </w:rPr>
            </w:pPr>
            <w:r>
              <w:rPr>
                <w:rFonts w:ascii="Calibri Light" w:hAnsi="Calibri Light" w:cs="Arial"/>
              </w:rPr>
              <w:t>Required</w:t>
            </w:r>
          </w:p>
        </w:tc>
        <w:tc>
          <w:tcPr>
            <w:tcW w:w="4696" w:type="dxa"/>
            <w:vAlign w:val="center"/>
          </w:tcPr>
          <w:p w14:paraId="17D8120B" w14:textId="77777777" w:rsidR="00D810DB" w:rsidRPr="006B24F0" w:rsidRDefault="00FD084F" w:rsidP="00086A87">
            <w:pPr>
              <w:pStyle w:val="TableField-Left"/>
              <w:rPr>
                <w:rFonts w:ascii="Calibri Light" w:hAnsi="Calibri Light" w:cs="Arial"/>
              </w:rPr>
            </w:pPr>
            <w:r>
              <w:rPr>
                <w:rFonts w:ascii="Calibri Light" w:hAnsi="Calibri Light" w:cs="Arial"/>
              </w:rPr>
              <w:t>Input Field</w:t>
            </w:r>
          </w:p>
        </w:tc>
      </w:tr>
      <w:tr w:rsidR="0032513B" w:rsidRPr="006B24F0" w14:paraId="48B21EA7" w14:textId="77777777" w:rsidTr="0050507D">
        <w:trPr>
          <w:cantSplit/>
          <w:trHeight w:val="432"/>
        </w:trPr>
        <w:tc>
          <w:tcPr>
            <w:tcW w:w="2942" w:type="dxa"/>
            <w:vAlign w:val="center"/>
          </w:tcPr>
          <w:p w14:paraId="40D6B873" w14:textId="77777777" w:rsidR="0032513B" w:rsidRPr="006B24F0" w:rsidRDefault="00FD084F" w:rsidP="00FD084F">
            <w:pPr>
              <w:pStyle w:val="TableField-Left"/>
              <w:ind w:left="720"/>
              <w:rPr>
                <w:rFonts w:ascii="Calibri Light" w:hAnsi="Calibri Light" w:cs="Arial"/>
              </w:rPr>
            </w:pPr>
            <w:r>
              <w:rPr>
                <w:rFonts w:ascii="Calibri Light" w:hAnsi="Calibri Light" w:cs="Arial"/>
              </w:rPr>
              <w:t>Account</w:t>
            </w:r>
          </w:p>
        </w:tc>
        <w:tc>
          <w:tcPr>
            <w:tcW w:w="1676" w:type="dxa"/>
            <w:vAlign w:val="center"/>
          </w:tcPr>
          <w:p w14:paraId="086EF975" w14:textId="1865DF64" w:rsidR="00B21F76" w:rsidRPr="006B24F0" w:rsidRDefault="00B21F76" w:rsidP="00086A87">
            <w:pPr>
              <w:pStyle w:val="TableField-Left"/>
              <w:rPr>
                <w:rFonts w:ascii="Calibri Light" w:hAnsi="Calibri Light" w:cs="Arial"/>
              </w:rPr>
            </w:pPr>
            <w:r>
              <w:rPr>
                <w:rFonts w:ascii="Calibri Light" w:hAnsi="Calibri Light" w:cs="Arial"/>
              </w:rPr>
              <w:t>Required</w:t>
            </w:r>
          </w:p>
        </w:tc>
        <w:tc>
          <w:tcPr>
            <w:tcW w:w="4696" w:type="dxa"/>
            <w:vAlign w:val="center"/>
          </w:tcPr>
          <w:p w14:paraId="2464C3A4" w14:textId="77777777" w:rsidR="0032513B" w:rsidRPr="006B24F0" w:rsidRDefault="00172EB3" w:rsidP="00086A87">
            <w:pPr>
              <w:pStyle w:val="TableField-Left"/>
              <w:rPr>
                <w:rFonts w:ascii="Calibri Light" w:hAnsi="Calibri Light" w:cs="Arial"/>
              </w:rPr>
            </w:pPr>
            <w:r>
              <w:rPr>
                <w:rFonts w:ascii="Calibri Light" w:hAnsi="Calibri Light" w:cs="Arial"/>
              </w:rPr>
              <w:t>Input Field with Standard Search Help</w:t>
            </w:r>
          </w:p>
        </w:tc>
      </w:tr>
      <w:tr w:rsidR="0032513B" w:rsidRPr="006B24F0" w14:paraId="71A014F3" w14:textId="77777777" w:rsidTr="0050507D">
        <w:trPr>
          <w:cantSplit/>
          <w:trHeight w:val="432"/>
        </w:trPr>
        <w:tc>
          <w:tcPr>
            <w:tcW w:w="2942" w:type="dxa"/>
            <w:vAlign w:val="center"/>
          </w:tcPr>
          <w:p w14:paraId="744ECFB8" w14:textId="3AFD0998" w:rsidR="0032513B" w:rsidRPr="006B24F0" w:rsidRDefault="00FD084F" w:rsidP="00FD084F">
            <w:pPr>
              <w:pStyle w:val="TableField-Left"/>
              <w:ind w:left="720"/>
              <w:rPr>
                <w:rFonts w:ascii="Calibri Light" w:hAnsi="Calibri Light" w:cs="Arial"/>
              </w:rPr>
            </w:pPr>
            <w:r>
              <w:rPr>
                <w:rFonts w:ascii="Calibri Light" w:hAnsi="Calibri Light" w:cs="Arial"/>
              </w:rPr>
              <w:t>Contact</w:t>
            </w:r>
          </w:p>
        </w:tc>
        <w:tc>
          <w:tcPr>
            <w:tcW w:w="1676" w:type="dxa"/>
            <w:vAlign w:val="center"/>
          </w:tcPr>
          <w:p w14:paraId="0E83CAFF" w14:textId="1737CAA2" w:rsidR="0032513B" w:rsidRPr="006B24F0" w:rsidRDefault="00B21F76" w:rsidP="00086A87">
            <w:pPr>
              <w:pStyle w:val="TableField-Left"/>
              <w:rPr>
                <w:rFonts w:ascii="Calibri Light" w:hAnsi="Calibri Light" w:cs="Arial"/>
              </w:rPr>
            </w:pPr>
            <w:r>
              <w:rPr>
                <w:rFonts w:ascii="Calibri Light" w:hAnsi="Calibri Light" w:cs="Arial"/>
              </w:rPr>
              <w:t>Optional</w:t>
            </w:r>
          </w:p>
        </w:tc>
        <w:tc>
          <w:tcPr>
            <w:tcW w:w="4696" w:type="dxa"/>
            <w:vAlign w:val="center"/>
          </w:tcPr>
          <w:p w14:paraId="710F4391" w14:textId="77777777" w:rsidR="0032513B" w:rsidRPr="006B24F0" w:rsidRDefault="00172EB3" w:rsidP="00086A87">
            <w:pPr>
              <w:pStyle w:val="TableField-Left"/>
              <w:rPr>
                <w:rFonts w:ascii="Calibri Light" w:hAnsi="Calibri Light" w:cs="Arial"/>
              </w:rPr>
            </w:pPr>
            <w:r>
              <w:rPr>
                <w:rFonts w:ascii="Calibri Light" w:hAnsi="Calibri Light" w:cs="Arial"/>
              </w:rPr>
              <w:t>Input Field with Standard Search Help</w:t>
            </w:r>
          </w:p>
        </w:tc>
      </w:tr>
      <w:tr w:rsidR="0032513B" w:rsidRPr="006B24F0" w14:paraId="7F48C5BE" w14:textId="77777777" w:rsidTr="0050507D">
        <w:trPr>
          <w:cantSplit/>
          <w:trHeight w:val="432"/>
        </w:trPr>
        <w:tc>
          <w:tcPr>
            <w:tcW w:w="2942" w:type="dxa"/>
            <w:vAlign w:val="center"/>
          </w:tcPr>
          <w:p w14:paraId="2550911C" w14:textId="77777777" w:rsidR="0032513B" w:rsidRPr="006B24F0" w:rsidRDefault="00FD084F" w:rsidP="00FD084F">
            <w:pPr>
              <w:pStyle w:val="TableField-Left"/>
              <w:ind w:left="720"/>
              <w:rPr>
                <w:rFonts w:ascii="Calibri Light" w:hAnsi="Calibri Light" w:cs="Arial"/>
              </w:rPr>
            </w:pPr>
            <w:r>
              <w:rPr>
                <w:rFonts w:ascii="Calibri Light" w:hAnsi="Calibri Light" w:cs="Arial"/>
              </w:rPr>
              <w:t>Qualification</w:t>
            </w:r>
          </w:p>
        </w:tc>
        <w:tc>
          <w:tcPr>
            <w:tcW w:w="1676" w:type="dxa"/>
            <w:vAlign w:val="center"/>
          </w:tcPr>
          <w:p w14:paraId="1EDBA921" w14:textId="52657162" w:rsidR="0032513B" w:rsidRPr="006B24F0" w:rsidRDefault="00B21F76" w:rsidP="00086A87">
            <w:pPr>
              <w:pStyle w:val="TableField-Left"/>
              <w:rPr>
                <w:rFonts w:ascii="Calibri Light" w:hAnsi="Calibri Light" w:cs="Arial"/>
              </w:rPr>
            </w:pPr>
            <w:r>
              <w:rPr>
                <w:rFonts w:ascii="Calibri Light" w:hAnsi="Calibri Light" w:cs="Arial"/>
              </w:rPr>
              <w:t>Optional</w:t>
            </w:r>
          </w:p>
        </w:tc>
        <w:tc>
          <w:tcPr>
            <w:tcW w:w="4696" w:type="dxa"/>
            <w:vAlign w:val="center"/>
          </w:tcPr>
          <w:p w14:paraId="0DDD5669" w14:textId="664F29B2" w:rsidR="00172EB3" w:rsidRPr="006B24F0" w:rsidRDefault="00172EB3" w:rsidP="00086A87">
            <w:pPr>
              <w:pStyle w:val="TableField-Left"/>
              <w:rPr>
                <w:rFonts w:ascii="Calibri Light" w:hAnsi="Calibri Light" w:cs="Arial"/>
              </w:rPr>
            </w:pPr>
            <w:r>
              <w:rPr>
                <w:rFonts w:ascii="Calibri Light" w:hAnsi="Calibri Light" w:cs="Arial"/>
              </w:rPr>
              <w:t>Input Field with Dropdown List</w:t>
            </w:r>
          </w:p>
        </w:tc>
      </w:tr>
      <w:tr w:rsidR="0032513B" w:rsidRPr="006B24F0" w14:paraId="04D79D15" w14:textId="77777777" w:rsidTr="0050507D">
        <w:trPr>
          <w:cantSplit/>
          <w:trHeight w:val="432"/>
        </w:trPr>
        <w:tc>
          <w:tcPr>
            <w:tcW w:w="2942" w:type="dxa"/>
            <w:vAlign w:val="center"/>
          </w:tcPr>
          <w:p w14:paraId="25D714CB" w14:textId="77777777" w:rsidR="0032513B" w:rsidRPr="006B24F0" w:rsidRDefault="00FD084F" w:rsidP="00FD084F">
            <w:pPr>
              <w:pStyle w:val="TableField-Left"/>
              <w:ind w:left="720"/>
              <w:rPr>
                <w:rFonts w:ascii="Calibri Light" w:hAnsi="Calibri Light" w:cs="Arial"/>
              </w:rPr>
            </w:pPr>
            <w:r>
              <w:rPr>
                <w:rFonts w:ascii="Calibri Light" w:hAnsi="Calibri Light" w:cs="Arial"/>
              </w:rPr>
              <w:t>Status</w:t>
            </w:r>
          </w:p>
        </w:tc>
        <w:tc>
          <w:tcPr>
            <w:tcW w:w="1676" w:type="dxa"/>
            <w:vAlign w:val="center"/>
          </w:tcPr>
          <w:p w14:paraId="47457282" w14:textId="18BB8FDA" w:rsidR="0032513B" w:rsidRPr="006B24F0" w:rsidRDefault="00B21F76" w:rsidP="00086A87">
            <w:pPr>
              <w:pStyle w:val="TableField-Left"/>
              <w:rPr>
                <w:rFonts w:ascii="Calibri Light" w:hAnsi="Calibri Light" w:cs="Arial"/>
              </w:rPr>
            </w:pPr>
            <w:r>
              <w:rPr>
                <w:rFonts w:ascii="Calibri Light" w:hAnsi="Calibri Light" w:cs="Arial"/>
              </w:rPr>
              <w:t>Required</w:t>
            </w:r>
          </w:p>
        </w:tc>
        <w:tc>
          <w:tcPr>
            <w:tcW w:w="4696" w:type="dxa"/>
            <w:vAlign w:val="center"/>
          </w:tcPr>
          <w:p w14:paraId="0A33EB54" w14:textId="346CD2C9" w:rsidR="0032513B" w:rsidRPr="006B24F0" w:rsidRDefault="0034310F" w:rsidP="0034310F">
            <w:pPr>
              <w:pStyle w:val="TableField-Left"/>
              <w:rPr>
                <w:rFonts w:ascii="Calibri Light" w:hAnsi="Calibri Light" w:cs="Arial"/>
              </w:rPr>
            </w:pPr>
            <w:r>
              <w:rPr>
                <w:rFonts w:ascii="Calibri Light" w:hAnsi="Calibri Light" w:cs="Arial"/>
              </w:rPr>
              <w:t>Input Field with Dropdown List</w:t>
            </w:r>
          </w:p>
        </w:tc>
      </w:tr>
      <w:tr w:rsidR="005E03D7" w:rsidRPr="006B24F0" w14:paraId="1C3E6208" w14:textId="77777777" w:rsidTr="0050507D">
        <w:trPr>
          <w:cantSplit/>
          <w:trHeight w:val="432"/>
        </w:trPr>
        <w:tc>
          <w:tcPr>
            <w:tcW w:w="2942" w:type="dxa"/>
            <w:vAlign w:val="center"/>
          </w:tcPr>
          <w:p w14:paraId="5EB1DE82" w14:textId="77777777" w:rsidR="005E03D7" w:rsidRPr="00144663" w:rsidRDefault="005E03D7" w:rsidP="00FD084F">
            <w:pPr>
              <w:pStyle w:val="TableField-Left"/>
              <w:ind w:left="720"/>
              <w:rPr>
                <w:rFonts w:ascii="Calibri Light" w:hAnsi="Calibri Light" w:cs="Arial"/>
              </w:rPr>
            </w:pPr>
            <w:r w:rsidRPr="00144663">
              <w:rPr>
                <w:rFonts w:ascii="Calibri Light" w:hAnsi="Calibri Light" w:cs="Arial"/>
              </w:rPr>
              <w:t>R</w:t>
            </w:r>
            <w:r w:rsidRPr="00144663">
              <w:rPr>
                <w:rFonts w:ascii="Calibri Light" w:eastAsia="Calibri" w:hAnsi="Calibri Light" w:cs="Arial"/>
                <w:lang w:eastAsia="en-US"/>
              </w:rPr>
              <w:t>eason Code</w:t>
            </w:r>
          </w:p>
        </w:tc>
        <w:tc>
          <w:tcPr>
            <w:tcW w:w="1676" w:type="dxa"/>
            <w:vAlign w:val="center"/>
          </w:tcPr>
          <w:p w14:paraId="68B1FDB0" w14:textId="6E8A4A1A" w:rsidR="005E03D7" w:rsidRPr="006B24F0" w:rsidRDefault="00B21F76" w:rsidP="00086A87">
            <w:pPr>
              <w:pStyle w:val="TableField-Left"/>
              <w:rPr>
                <w:rFonts w:ascii="Calibri Light" w:hAnsi="Calibri Light" w:cs="Arial"/>
              </w:rPr>
            </w:pPr>
            <w:r>
              <w:rPr>
                <w:rFonts w:ascii="Calibri Light" w:hAnsi="Calibri Light" w:cs="Arial"/>
              </w:rPr>
              <w:t>Optional</w:t>
            </w:r>
          </w:p>
        </w:tc>
        <w:tc>
          <w:tcPr>
            <w:tcW w:w="4696" w:type="dxa"/>
            <w:vAlign w:val="center"/>
          </w:tcPr>
          <w:p w14:paraId="2A3DB465" w14:textId="05B38A86" w:rsidR="005E03D7" w:rsidRDefault="005E03D7" w:rsidP="0034310F">
            <w:pPr>
              <w:pStyle w:val="TableField-Left"/>
              <w:rPr>
                <w:rFonts w:ascii="Calibri Light" w:hAnsi="Calibri Light" w:cs="Arial"/>
              </w:rPr>
            </w:pPr>
            <w:r>
              <w:rPr>
                <w:rFonts w:ascii="Calibri Light" w:hAnsi="Calibri Light" w:cs="Arial"/>
              </w:rPr>
              <w:t>Input Field with Dropdown List</w:t>
            </w:r>
          </w:p>
        </w:tc>
      </w:tr>
      <w:tr w:rsidR="0032513B" w:rsidRPr="006B24F0" w14:paraId="2B67CC07" w14:textId="77777777" w:rsidTr="0050507D">
        <w:trPr>
          <w:cantSplit/>
          <w:trHeight w:val="432"/>
        </w:trPr>
        <w:tc>
          <w:tcPr>
            <w:tcW w:w="2942" w:type="dxa"/>
            <w:vAlign w:val="center"/>
          </w:tcPr>
          <w:p w14:paraId="2043907E" w14:textId="77777777" w:rsidR="0032513B" w:rsidRPr="006B24F0" w:rsidRDefault="00FD084F" w:rsidP="00FD084F">
            <w:pPr>
              <w:pStyle w:val="TableField-Left"/>
              <w:ind w:left="720"/>
              <w:rPr>
                <w:rFonts w:ascii="Calibri Light" w:hAnsi="Calibri Light" w:cs="Arial"/>
              </w:rPr>
            </w:pPr>
            <w:r>
              <w:rPr>
                <w:rFonts w:ascii="Calibri Light" w:hAnsi="Calibri Light" w:cs="Arial"/>
              </w:rPr>
              <w:t>Source</w:t>
            </w:r>
          </w:p>
        </w:tc>
        <w:tc>
          <w:tcPr>
            <w:tcW w:w="1676" w:type="dxa"/>
            <w:vAlign w:val="center"/>
          </w:tcPr>
          <w:p w14:paraId="5B0B0578" w14:textId="4A49B238" w:rsidR="0032513B" w:rsidRPr="006B24F0" w:rsidRDefault="00B21F76" w:rsidP="00086A87">
            <w:pPr>
              <w:pStyle w:val="TableField-Left"/>
              <w:rPr>
                <w:rFonts w:ascii="Calibri Light" w:hAnsi="Calibri Light" w:cs="Arial"/>
              </w:rPr>
            </w:pPr>
            <w:r>
              <w:rPr>
                <w:rFonts w:ascii="Calibri Light" w:hAnsi="Calibri Light" w:cs="Arial"/>
              </w:rPr>
              <w:t>Optional</w:t>
            </w:r>
          </w:p>
        </w:tc>
        <w:tc>
          <w:tcPr>
            <w:tcW w:w="4696" w:type="dxa"/>
            <w:vAlign w:val="center"/>
          </w:tcPr>
          <w:p w14:paraId="41F692BA" w14:textId="525F1CDD" w:rsidR="00A24E73" w:rsidRPr="006B24F0" w:rsidRDefault="00993FA4" w:rsidP="00E9356E">
            <w:pPr>
              <w:pStyle w:val="TableField-Left"/>
              <w:rPr>
                <w:rFonts w:ascii="Calibri Light" w:hAnsi="Calibri Light" w:cs="Arial"/>
              </w:rPr>
            </w:pPr>
            <w:r>
              <w:rPr>
                <w:rFonts w:ascii="Calibri Light" w:hAnsi="Calibri Light" w:cs="Arial"/>
              </w:rPr>
              <w:t>Input Field with Dropdown List</w:t>
            </w:r>
          </w:p>
        </w:tc>
      </w:tr>
      <w:tr w:rsidR="0032513B" w:rsidRPr="006B24F0" w14:paraId="438AD5DB" w14:textId="77777777" w:rsidTr="0050507D">
        <w:trPr>
          <w:cantSplit/>
          <w:trHeight w:val="432"/>
        </w:trPr>
        <w:tc>
          <w:tcPr>
            <w:tcW w:w="2942" w:type="dxa"/>
            <w:vAlign w:val="center"/>
          </w:tcPr>
          <w:p w14:paraId="480AF5F2" w14:textId="77777777" w:rsidR="0032513B" w:rsidRPr="006B24F0" w:rsidRDefault="00FD084F" w:rsidP="00FD084F">
            <w:pPr>
              <w:pStyle w:val="TableField-Left"/>
              <w:ind w:left="720"/>
              <w:rPr>
                <w:rFonts w:ascii="Calibri Light" w:hAnsi="Calibri Light" w:cs="Arial"/>
              </w:rPr>
            </w:pPr>
            <w:r>
              <w:rPr>
                <w:rFonts w:ascii="Calibri Light" w:hAnsi="Calibri Light" w:cs="Arial"/>
              </w:rPr>
              <w:t>Start Date</w:t>
            </w:r>
          </w:p>
        </w:tc>
        <w:tc>
          <w:tcPr>
            <w:tcW w:w="1676" w:type="dxa"/>
            <w:vAlign w:val="center"/>
          </w:tcPr>
          <w:p w14:paraId="678A10BD" w14:textId="0846E20B" w:rsidR="0032513B" w:rsidRPr="006B24F0" w:rsidRDefault="00B21F76" w:rsidP="00086A87">
            <w:pPr>
              <w:pStyle w:val="TableField-Left"/>
              <w:rPr>
                <w:rFonts w:ascii="Calibri Light" w:hAnsi="Calibri Light" w:cs="Arial"/>
              </w:rPr>
            </w:pPr>
            <w:r>
              <w:rPr>
                <w:rFonts w:ascii="Calibri Light" w:hAnsi="Calibri Light" w:cs="Arial"/>
              </w:rPr>
              <w:t>Required</w:t>
            </w:r>
          </w:p>
        </w:tc>
        <w:tc>
          <w:tcPr>
            <w:tcW w:w="4696" w:type="dxa"/>
            <w:vAlign w:val="center"/>
          </w:tcPr>
          <w:p w14:paraId="36B11BF8" w14:textId="77777777" w:rsidR="0032513B" w:rsidRPr="006B24F0" w:rsidRDefault="00B0157F" w:rsidP="00086A87">
            <w:pPr>
              <w:pStyle w:val="TableField-Left"/>
              <w:rPr>
                <w:rFonts w:ascii="Calibri Light" w:hAnsi="Calibri Light" w:cs="Arial"/>
              </w:rPr>
            </w:pPr>
            <w:r>
              <w:rPr>
                <w:rFonts w:ascii="Calibri Light" w:hAnsi="Calibri Light" w:cs="Arial"/>
              </w:rPr>
              <w:t>Input Field with Standard Search Help</w:t>
            </w:r>
          </w:p>
        </w:tc>
      </w:tr>
      <w:tr w:rsidR="0032513B" w:rsidRPr="006B24F0" w14:paraId="5F697C35" w14:textId="77777777" w:rsidTr="0050507D">
        <w:trPr>
          <w:cantSplit/>
          <w:trHeight w:val="432"/>
        </w:trPr>
        <w:tc>
          <w:tcPr>
            <w:tcW w:w="2942" w:type="dxa"/>
            <w:vAlign w:val="center"/>
          </w:tcPr>
          <w:p w14:paraId="403B0774" w14:textId="77777777" w:rsidR="0032513B" w:rsidRPr="006B24F0" w:rsidRDefault="00FD084F" w:rsidP="00FD084F">
            <w:pPr>
              <w:pStyle w:val="TableField-Left"/>
              <w:ind w:left="720"/>
              <w:rPr>
                <w:rFonts w:ascii="Calibri Light" w:hAnsi="Calibri Light" w:cs="Arial"/>
              </w:rPr>
            </w:pPr>
            <w:r>
              <w:rPr>
                <w:rFonts w:ascii="Calibri Light" w:hAnsi="Calibri Light" w:cs="Arial"/>
              </w:rPr>
              <w:t>End Date</w:t>
            </w:r>
          </w:p>
        </w:tc>
        <w:tc>
          <w:tcPr>
            <w:tcW w:w="1676" w:type="dxa"/>
            <w:vAlign w:val="center"/>
          </w:tcPr>
          <w:p w14:paraId="3399BF43" w14:textId="225A6F5A" w:rsidR="0032513B" w:rsidRPr="006B24F0" w:rsidRDefault="00B21F76" w:rsidP="00086A87">
            <w:pPr>
              <w:pStyle w:val="TableField-Left"/>
              <w:rPr>
                <w:rFonts w:ascii="Calibri Light" w:hAnsi="Calibri Light" w:cs="Arial"/>
              </w:rPr>
            </w:pPr>
            <w:r>
              <w:rPr>
                <w:rFonts w:ascii="Calibri Light" w:hAnsi="Calibri Light" w:cs="Arial"/>
              </w:rPr>
              <w:t>Optional</w:t>
            </w:r>
          </w:p>
        </w:tc>
        <w:tc>
          <w:tcPr>
            <w:tcW w:w="4696" w:type="dxa"/>
            <w:vAlign w:val="center"/>
          </w:tcPr>
          <w:p w14:paraId="2C4B4A2D" w14:textId="77777777" w:rsidR="0032513B" w:rsidRPr="006B24F0" w:rsidRDefault="00B0157F" w:rsidP="00086A87">
            <w:pPr>
              <w:pStyle w:val="TableField-Left"/>
              <w:rPr>
                <w:rFonts w:ascii="Calibri Light" w:hAnsi="Calibri Light" w:cs="Arial"/>
              </w:rPr>
            </w:pPr>
            <w:r>
              <w:rPr>
                <w:rFonts w:ascii="Calibri Light" w:hAnsi="Calibri Light" w:cs="Arial"/>
              </w:rPr>
              <w:t>Input Field with Standard Search Help</w:t>
            </w:r>
          </w:p>
        </w:tc>
      </w:tr>
      <w:tr w:rsidR="0032513B" w:rsidRPr="006B24F0" w14:paraId="072661EB" w14:textId="77777777" w:rsidTr="0050507D">
        <w:trPr>
          <w:cantSplit/>
          <w:trHeight w:val="432"/>
        </w:trPr>
        <w:tc>
          <w:tcPr>
            <w:tcW w:w="2942" w:type="dxa"/>
            <w:vAlign w:val="center"/>
          </w:tcPr>
          <w:p w14:paraId="6CCEF19D" w14:textId="77777777" w:rsidR="0032513B" w:rsidRPr="006B24F0" w:rsidRDefault="00FD084F" w:rsidP="00FD084F">
            <w:pPr>
              <w:pStyle w:val="TableField-Left"/>
              <w:ind w:left="720"/>
              <w:rPr>
                <w:rFonts w:ascii="Calibri Light" w:hAnsi="Calibri Light" w:cs="Arial"/>
              </w:rPr>
            </w:pPr>
            <w:r>
              <w:rPr>
                <w:rFonts w:ascii="Calibri Light" w:hAnsi="Calibri Light" w:cs="Arial"/>
              </w:rPr>
              <w:t>Campaign</w:t>
            </w:r>
          </w:p>
        </w:tc>
        <w:tc>
          <w:tcPr>
            <w:tcW w:w="1676" w:type="dxa"/>
            <w:vAlign w:val="center"/>
          </w:tcPr>
          <w:p w14:paraId="5A18179C" w14:textId="026EA1BF" w:rsidR="0032513B" w:rsidRPr="006B24F0" w:rsidRDefault="00B21F76" w:rsidP="00086A87">
            <w:pPr>
              <w:pStyle w:val="TableField-Left"/>
              <w:rPr>
                <w:rFonts w:ascii="Calibri Light" w:hAnsi="Calibri Light" w:cs="Arial"/>
              </w:rPr>
            </w:pPr>
            <w:r>
              <w:rPr>
                <w:rFonts w:ascii="Calibri Light" w:hAnsi="Calibri Light" w:cs="Arial"/>
              </w:rPr>
              <w:t>Optional</w:t>
            </w:r>
          </w:p>
        </w:tc>
        <w:tc>
          <w:tcPr>
            <w:tcW w:w="4696" w:type="dxa"/>
            <w:vAlign w:val="center"/>
          </w:tcPr>
          <w:p w14:paraId="069116DA" w14:textId="4A3E53B7" w:rsidR="00B0157F" w:rsidRPr="006B24F0" w:rsidRDefault="00B0157F" w:rsidP="00086A87">
            <w:pPr>
              <w:pStyle w:val="TableField-Left"/>
              <w:rPr>
                <w:rFonts w:ascii="Calibri Light" w:hAnsi="Calibri Light" w:cs="Arial"/>
              </w:rPr>
            </w:pPr>
            <w:r>
              <w:rPr>
                <w:rFonts w:ascii="Calibri Light" w:hAnsi="Calibri Light" w:cs="Arial"/>
              </w:rPr>
              <w:t>Input Field with Standard Search Help</w:t>
            </w:r>
          </w:p>
        </w:tc>
      </w:tr>
      <w:tr w:rsidR="0032513B" w:rsidRPr="006B24F0" w14:paraId="1CD21B6F" w14:textId="77777777" w:rsidTr="0050507D">
        <w:trPr>
          <w:cantSplit/>
          <w:trHeight w:val="432"/>
        </w:trPr>
        <w:tc>
          <w:tcPr>
            <w:tcW w:w="2942" w:type="dxa"/>
            <w:vAlign w:val="center"/>
          </w:tcPr>
          <w:p w14:paraId="66873B1A" w14:textId="77777777" w:rsidR="0032513B" w:rsidRPr="006B24F0" w:rsidRDefault="00FD084F" w:rsidP="00FD084F">
            <w:pPr>
              <w:pStyle w:val="TableField-Left"/>
              <w:ind w:left="720"/>
              <w:rPr>
                <w:rFonts w:ascii="Calibri Light" w:hAnsi="Calibri Light" w:cs="Arial"/>
              </w:rPr>
            </w:pPr>
            <w:r>
              <w:rPr>
                <w:rFonts w:ascii="Calibri Light" w:hAnsi="Calibri Light" w:cs="Arial"/>
              </w:rPr>
              <w:t>Category</w:t>
            </w:r>
          </w:p>
        </w:tc>
        <w:tc>
          <w:tcPr>
            <w:tcW w:w="1676" w:type="dxa"/>
            <w:vAlign w:val="center"/>
          </w:tcPr>
          <w:p w14:paraId="6CF34044" w14:textId="693FCBE4" w:rsidR="0032513B" w:rsidRPr="006B24F0" w:rsidRDefault="00B21F76" w:rsidP="00086A87">
            <w:pPr>
              <w:pStyle w:val="TableField-Left"/>
              <w:rPr>
                <w:rFonts w:ascii="Calibri Light" w:hAnsi="Calibri Light" w:cs="Arial"/>
              </w:rPr>
            </w:pPr>
            <w:r>
              <w:rPr>
                <w:rFonts w:ascii="Calibri Light" w:hAnsi="Calibri Light" w:cs="Arial"/>
              </w:rPr>
              <w:t>Optional</w:t>
            </w:r>
          </w:p>
        </w:tc>
        <w:tc>
          <w:tcPr>
            <w:tcW w:w="4696" w:type="dxa"/>
            <w:vAlign w:val="center"/>
          </w:tcPr>
          <w:p w14:paraId="416A0F19" w14:textId="1771BFD7" w:rsidR="0032513B" w:rsidRPr="006B24F0" w:rsidRDefault="000F4948" w:rsidP="000F4948">
            <w:pPr>
              <w:pStyle w:val="TableField-Left"/>
              <w:rPr>
                <w:rFonts w:ascii="Calibri Light" w:hAnsi="Calibri Light" w:cs="Arial"/>
              </w:rPr>
            </w:pPr>
            <w:r>
              <w:rPr>
                <w:rFonts w:ascii="Calibri Light" w:hAnsi="Calibri Light" w:cs="Arial"/>
              </w:rPr>
              <w:t>Input Field with Dropdown List</w:t>
            </w:r>
          </w:p>
        </w:tc>
      </w:tr>
      <w:tr w:rsidR="0032513B" w:rsidRPr="006B24F0" w14:paraId="1A2A23C1" w14:textId="77777777" w:rsidTr="0050507D">
        <w:trPr>
          <w:cantSplit/>
          <w:trHeight w:val="432"/>
        </w:trPr>
        <w:tc>
          <w:tcPr>
            <w:tcW w:w="2942" w:type="dxa"/>
            <w:vAlign w:val="center"/>
          </w:tcPr>
          <w:p w14:paraId="437333A3" w14:textId="77777777" w:rsidR="0032513B" w:rsidRPr="006B24F0" w:rsidRDefault="00FD084F" w:rsidP="00FD084F">
            <w:pPr>
              <w:pStyle w:val="TableField-Left"/>
              <w:ind w:left="720"/>
              <w:rPr>
                <w:rFonts w:ascii="Calibri Light" w:hAnsi="Calibri Light" w:cs="Arial"/>
              </w:rPr>
            </w:pPr>
            <w:r>
              <w:rPr>
                <w:rFonts w:ascii="Calibri Light" w:hAnsi="Calibri Light" w:cs="Arial"/>
              </w:rPr>
              <w:t>Owner</w:t>
            </w:r>
          </w:p>
        </w:tc>
        <w:tc>
          <w:tcPr>
            <w:tcW w:w="1676" w:type="dxa"/>
            <w:vAlign w:val="center"/>
          </w:tcPr>
          <w:p w14:paraId="3590C48A" w14:textId="4F7DC9D0" w:rsidR="0032513B" w:rsidRPr="006B24F0" w:rsidRDefault="00B21F76" w:rsidP="00086A87">
            <w:pPr>
              <w:pStyle w:val="TableField-Left"/>
              <w:rPr>
                <w:rFonts w:ascii="Calibri Light" w:hAnsi="Calibri Light" w:cs="Arial"/>
              </w:rPr>
            </w:pPr>
            <w:r>
              <w:rPr>
                <w:rFonts w:ascii="Calibri Light" w:hAnsi="Calibri Light" w:cs="Arial"/>
              </w:rPr>
              <w:t>Optional</w:t>
            </w:r>
          </w:p>
        </w:tc>
        <w:tc>
          <w:tcPr>
            <w:tcW w:w="4696" w:type="dxa"/>
            <w:vAlign w:val="center"/>
          </w:tcPr>
          <w:p w14:paraId="0DD0B130" w14:textId="77777777" w:rsidR="0032513B" w:rsidRPr="006B24F0" w:rsidRDefault="000F4948" w:rsidP="00086A87">
            <w:pPr>
              <w:pStyle w:val="TableField-Left"/>
              <w:rPr>
                <w:rFonts w:ascii="Calibri Light" w:hAnsi="Calibri Light" w:cs="Arial"/>
              </w:rPr>
            </w:pPr>
            <w:r>
              <w:rPr>
                <w:rFonts w:ascii="Calibri Light" w:hAnsi="Calibri Light" w:cs="Arial"/>
              </w:rPr>
              <w:t>Input Field with Standard Search Help</w:t>
            </w:r>
          </w:p>
        </w:tc>
      </w:tr>
      <w:tr w:rsidR="0032513B" w:rsidRPr="006B24F0" w14:paraId="345D3413" w14:textId="77777777" w:rsidTr="0050507D">
        <w:trPr>
          <w:cantSplit/>
          <w:trHeight w:val="432"/>
        </w:trPr>
        <w:tc>
          <w:tcPr>
            <w:tcW w:w="2942" w:type="dxa"/>
            <w:vAlign w:val="center"/>
          </w:tcPr>
          <w:p w14:paraId="5DAA681F" w14:textId="77777777" w:rsidR="0032513B" w:rsidRPr="006B24F0" w:rsidRDefault="00FD084F" w:rsidP="00FD084F">
            <w:pPr>
              <w:pStyle w:val="TableField-Left"/>
              <w:ind w:left="720"/>
              <w:rPr>
                <w:rFonts w:ascii="Calibri Light" w:hAnsi="Calibri Light" w:cs="Arial"/>
              </w:rPr>
            </w:pPr>
            <w:r>
              <w:rPr>
                <w:rFonts w:ascii="Calibri Light" w:hAnsi="Calibri Light" w:cs="Arial"/>
              </w:rPr>
              <w:t>Sales Territory ID</w:t>
            </w:r>
          </w:p>
        </w:tc>
        <w:tc>
          <w:tcPr>
            <w:tcW w:w="1676" w:type="dxa"/>
            <w:vAlign w:val="center"/>
          </w:tcPr>
          <w:p w14:paraId="6D695243" w14:textId="27B41531" w:rsidR="0032513B" w:rsidRPr="006B24F0" w:rsidRDefault="00B21F76" w:rsidP="00086A87">
            <w:pPr>
              <w:pStyle w:val="TableField-Left"/>
              <w:rPr>
                <w:rFonts w:ascii="Calibri Light" w:hAnsi="Calibri Light" w:cs="Arial"/>
              </w:rPr>
            </w:pPr>
            <w:r>
              <w:rPr>
                <w:rFonts w:ascii="Calibri Light" w:hAnsi="Calibri Light" w:cs="Arial"/>
              </w:rPr>
              <w:t>Optional</w:t>
            </w:r>
          </w:p>
        </w:tc>
        <w:tc>
          <w:tcPr>
            <w:tcW w:w="4696" w:type="dxa"/>
            <w:vAlign w:val="center"/>
          </w:tcPr>
          <w:p w14:paraId="7C85CED8" w14:textId="77777777" w:rsidR="0032513B" w:rsidRPr="006B24F0" w:rsidRDefault="000F4948" w:rsidP="00086A87">
            <w:pPr>
              <w:pStyle w:val="TableField-Left"/>
              <w:rPr>
                <w:rFonts w:ascii="Calibri Light" w:hAnsi="Calibri Light" w:cs="Arial"/>
              </w:rPr>
            </w:pPr>
            <w:r>
              <w:rPr>
                <w:rFonts w:ascii="Calibri Light" w:hAnsi="Calibri Light" w:cs="Arial"/>
              </w:rPr>
              <w:t>Input Field with Standard Search Help</w:t>
            </w:r>
          </w:p>
        </w:tc>
      </w:tr>
      <w:tr w:rsidR="0032513B" w:rsidRPr="006B24F0" w14:paraId="3A68D830" w14:textId="77777777" w:rsidTr="0050507D">
        <w:trPr>
          <w:cantSplit/>
          <w:trHeight w:val="432"/>
        </w:trPr>
        <w:tc>
          <w:tcPr>
            <w:tcW w:w="2942" w:type="dxa"/>
            <w:vAlign w:val="center"/>
          </w:tcPr>
          <w:p w14:paraId="76A37D43" w14:textId="77777777" w:rsidR="0032513B" w:rsidRPr="006B24F0" w:rsidRDefault="0050507D" w:rsidP="00086A87">
            <w:pPr>
              <w:pStyle w:val="TableField-Left"/>
              <w:rPr>
                <w:rFonts w:ascii="Calibri Light" w:hAnsi="Calibri Light" w:cs="Arial"/>
              </w:rPr>
            </w:pPr>
            <w:r>
              <w:rPr>
                <w:rFonts w:ascii="Calibri Light" w:hAnsi="Calibri Light" w:cs="Arial"/>
                <w:b/>
              </w:rPr>
              <w:t>Products</w:t>
            </w:r>
          </w:p>
        </w:tc>
        <w:tc>
          <w:tcPr>
            <w:tcW w:w="1676" w:type="dxa"/>
            <w:vAlign w:val="center"/>
          </w:tcPr>
          <w:p w14:paraId="790974AA" w14:textId="77777777" w:rsidR="0032513B" w:rsidRPr="006B24F0" w:rsidRDefault="0032513B" w:rsidP="00086A87">
            <w:pPr>
              <w:pStyle w:val="TableField-Left"/>
              <w:rPr>
                <w:rFonts w:ascii="Calibri Light" w:hAnsi="Calibri Light" w:cs="Arial"/>
              </w:rPr>
            </w:pPr>
          </w:p>
        </w:tc>
        <w:tc>
          <w:tcPr>
            <w:tcW w:w="4696" w:type="dxa"/>
            <w:vAlign w:val="center"/>
          </w:tcPr>
          <w:p w14:paraId="7ACD8B60" w14:textId="77777777" w:rsidR="0032513B" w:rsidRPr="006B24F0" w:rsidRDefault="0032513B" w:rsidP="00086A87">
            <w:pPr>
              <w:pStyle w:val="TableField-Left"/>
              <w:rPr>
                <w:rFonts w:ascii="Calibri Light" w:hAnsi="Calibri Light" w:cs="Arial"/>
              </w:rPr>
            </w:pPr>
          </w:p>
        </w:tc>
      </w:tr>
      <w:tr w:rsidR="0050507D" w:rsidRPr="006B24F0" w14:paraId="47C83085" w14:textId="77777777" w:rsidTr="0050507D">
        <w:trPr>
          <w:cantSplit/>
          <w:trHeight w:val="432"/>
        </w:trPr>
        <w:tc>
          <w:tcPr>
            <w:tcW w:w="2942" w:type="dxa"/>
            <w:vAlign w:val="center"/>
          </w:tcPr>
          <w:p w14:paraId="633A7C15" w14:textId="77777777" w:rsidR="0050507D" w:rsidRPr="00FC487A" w:rsidRDefault="00FC487A" w:rsidP="0050507D">
            <w:pPr>
              <w:pStyle w:val="TableField-Left"/>
              <w:ind w:left="720"/>
              <w:rPr>
                <w:rFonts w:ascii="Calibri Light" w:hAnsi="Calibri Light" w:cs="Arial"/>
                <w:b/>
              </w:rPr>
            </w:pPr>
            <w:r w:rsidRPr="00FC487A">
              <w:rPr>
                <w:rFonts w:ascii="Calibri Light" w:hAnsi="Calibri Light" w:cs="Arial"/>
                <w:b/>
              </w:rPr>
              <w:t>Products</w:t>
            </w:r>
          </w:p>
        </w:tc>
        <w:tc>
          <w:tcPr>
            <w:tcW w:w="1676" w:type="dxa"/>
            <w:vAlign w:val="center"/>
          </w:tcPr>
          <w:p w14:paraId="55B718E1" w14:textId="77777777" w:rsidR="0050507D" w:rsidRPr="006B24F0" w:rsidRDefault="0050507D" w:rsidP="0050507D">
            <w:pPr>
              <w:pStyle w:val="TableField-Left"/>
              <w:rPr>
                <w:rFonts w:ascii="Calibri Light" w:hAnsi="Calibri Light" w:cs="Arial"/>
              </w:rPr>
            </w:pPr>
          </w:p>
        </w:tc>
        <w:tc>
          <w:tcPr>
            <w:tcW w:w="4696" w:type="dxa"/>
            <w:vAlign w:val="center"/>
          </w:tcPr>
          <w:p w14:paraId="07784C42" w14:textId="77777777" w:rsidR="0050507D" w:rsidRDefault="0024440F" w:rsidP="0050507D">
            <w:pPr>
              <w:pStyle w:val="TableField-Left"/>
              <w:rPr>
                <w:rFonts w:ascii="Calibri Light" w:hAnsi="Calibri Light" w:cs="Arial"/>
              </w:rPr>
            </w:pPr>
            <w:r>
              <w:rPr>
                <w:rFonts w:ascii="Calibri Light" w:hAnsi="Calibri Light" w:cs="Arial"/>
              </w:rPr>
              <w:t>Table View:</w:t>
            </w:r>
          </w:p>
          <w:p w14:paraId="6C42551D" w14:textId="2E07BDEB" w:rsidR="0024440F" w:rsidRPr="006B24F0" w:rsidRDefault="0024440F" w:rsidP="0050507D">
            <w:pPr>
              <w:pStyle w:val="TableField-Left"/>
              <w:rPr>
                <w:rFonts w:ascii="Calibri Light" w:hAnsi="Calibri Light" w:cs="Arial"/>
              </w:rPr>
            </w:pPr>
            <w:r>
              <w:rPr>
                <w:rFonts w:ascii="Calibri Light" w:hAnsi="Calibri Light" w:cs="Arial"/>
              </w:rPr>
              <w:t>(Product, Product Description, Product Category, Quantity and Unit of Measure)</w:t>
            </w:r>
          </w:p>
        </w:tc>
      </w:tr>
      <w:tr w:rsidR="0050507D" w:rsidRPr="006B24F0" w14:paraId="1DFC8C63" w14:textId="77777777" w:rsidTr="0050507D">
        <w:trPr>
          <w:cantSplit/>
          <w:trHeight w:val="432"/>
        </w:trPr>
        <w:tc>
          <w:tcPr>
            <w:tcW w:w="2942" w:type="dxa"/>
            <w:vAlign w:val="center"/>
          </w:tcPr>
          <w:p w14:paraId="7362CE78" w14:textId="77777777" w:rsidR="0050507D" w:rsidRPr="006B24F0" w:rsidRDefault="00842863" w:rsidP="0050507D">
            <w:pPr>
              <w:pStyle w:val="TableField-Left"/>
              <w:rPr>
                <w:rFonts w:ascii="Calibri Light" w:hAnsi="Calibri Light" w:cs="Arial"/>
              </w:rPr>
            </w:pPr>
            <w:r>
              <w:rPr>
                <w:rFonts w:ascii="Calibri Light" w:hAnsi="Calibri Light" w:cs="Arial"/>
                <w:b/>
              </w:rPr>
              <w:t>Activities</w:t>
            </w:r>
          </w:p>
        </w:tc>
        <w:tc>
          <w:tcPr>
            <w:tcW w:w="1676" w:type="dxa"/>
            <w:vAlign w:val="center"/>
          </w:tcPr>
          <w:p w14:paraId="3097D2D9" w14:textId="77777777" w:rsidR="0050507D" w:rsidRPr="006B24F0" w:rsidRDefault="0050507D" w:rsidP="0050507D">
            <w:pPr>
              <w:pStyle w:val="TableField-Left"/>
              <w:rPr>
                <w:rFonts w:ascii="Calibri Light" w:hAnsi="Calibri Light" w:cs="Arial"/>
              </w:rPr>
            </w:pPr>
          </w:p>
        </w:tc>
        <w:tc>
          <w:tcPr>
            <w:tcW w:w="4696" w:type="dxa"/>
            <w:vAlign w:val="center"/>
          </w:tcPr>
          <w:p w14:paraId="4B808F0C" w14:textId="77777777" w:rsidR="0050507D" w:rsidRPr="006B24F0" w:rsidRDefault="0050507D" w:rsidP="0050507D">
            <w:pPr>
              <w:pStyle w:val="TableField-Left"/>
              <w:rPr>
                <w:rFonts w:ascii="Calibri Light" w:hAnsi="Calibri Light" w:cs="Arial"/>
              </w:rPr>
            </w:pPr>
          </w:p>
        </w:tc>
      </w:tr>
      <w:tr w:rsidR="0050507D" w:rsidRPr="006B24F0" w14:paraId="349F6B77" w14:textId="77777777" w:rsidTr="0050507D">
        <w:trPr>
          <w:cantSplit/>
          <w:trHeight w:val="432"/>
        </w:trPr>
        <w:tc>
          <w:tcPr>
            <w:tcW w:w="2942" w:type="dxa"/>
            <w:vAlign w:val="center"/>
          </w:tcPr>
          <w:p w14:paraId="7CA2814F" w14:textId="77777777" w:rsidR="0050507D" w:rsidRPr="00842863" w:rsidRDefault="00842863" w:rsidP="00842863">
            <w:pPr>
              <w:pStyle w:val="TableField-Left"/>
              <w:ind w:left="720"/>
              <w:rPr>
                <w:rFonts w:ascii="Calibri Light" w:hAnsi="Calibri Light" w:cs="Arial"/>
                <w:b/>
              </w:rPr>
            </w:pPr>
            <w:r w:rsidRPr="00842863">
              <w:rPr>
                <w:rFonts w:ascii="Calibri Light" w:hAnsi="Calibri Light" w:cs="Arial"/>
                <w:b/>
              </w:rPr>
              <w:t>Appointments</w:t>
            </w:r>
          </w:p>
        </w:tc>
        <w:tc>
          <w:tcPr>
            <w:tcW w:w="1676" w:type="dxa"/>
            <w:vAlign w:val="center"/>
          </w:tcPr>
          <w:p w14:paraId="0147C19E" w14:textId="77777777" w:rsidR="0050507D" w:rsidRPr="006B24F0" w:rsidRDefault="0050507D" w:rsidP="0050507D">
            <w:pPr>
              <w:pStyle w:val="TableField-Left"/>
              <w:rPr>
                <w:rFonts w:ascii="Calibri Light" w:hAnsi="Calibri Light" w:cs="Arial"/>
              </w:rPr>
            </w:pPr>
          </w:p>
        </w:tc>
        <w:tc>
          <w:tcPr>
            <w:tcW w:w="4696" w:type="dxa"/>
            <w:vAlign w:val="center"/>
          </w:tcPr>
          <w:p w14:paraId="38DB7F13" w14:textId="7F0C451A" w:rsidR="004A691B" w:rsidRPr="004A691B" w:rsidRDefault="0024440F" w:rsidP="004A691B">
            <w:pPr>
              <w:pStyle w:val="TableField-Left"/>
              <w:rPr>
                <w:rFonts w:ascii="Calibri Light" w:hAnsi="Calibri Light" w:cs="Arial"/>
              </w:rPr>
            </w:pPr>
            <w:r>
              <w:rPr>
                <w:rFonts w:ascii="Calibri Light" w:hAnsi="Calibri Light" w:cs="Arial"/>
              </w:rPr>
              <w:t>Table View</w:t>
            </w:r>
            <w:r w:rsidR="004A691B" w:rsidRPr="004A691B">
              <w:rPr>
                <w:rFonts w:ascii="Calibri Light" w:hAnsi="Calibri Light" w:cs="Arial"/>
              </w:rPr>
              <w:t>:</w:t>
            </w:r>
          </w:p>
          <w:p w14:paraId="57A6C9FA" w14:textId="4B8AFCD7" w:rsidR="0050507D" w:rsidRPr="006B24F0" w:rsidRDefault="004A691B" w:rsidP="0024440F">
            <w:pPr>
              <w:pStyle w:val="TableField-Left"/>
              <w:rPr>
                <w:rFonts w:ascii="Calibri Light" w:hAnsi="Calibri Light" w:cs="Arial"/>
              </w:rPr>
            </w:pPr>
            <w:r w:rsidRPr="004A691B">
              <w:rPr>
                <w:rFonts w:ascii="Calibri Light" w:hAnsi="Calibri Light" w:cs="Arial"/>
              </w:rPr>
              <w:t xml:space="preserve">(Subject, Status, Start Date/ </w:t>
            </w:r>
            <w:r w:rsidR="000102B2">
              <w:rPr>
                <w:rFonts w:ascii="Calibri Light" w:hAnsi="Calibri Light" w:cs="Arial"/>
              </w:rPr>
              <w:t>Time and Owner)</w:t>
            </w:r>
          </w:p>
        </w:tc>
      </w:tr>
      <w:tr w:rsidR="0050507D" w:rsidRPr="006B24F0" w14:paraId="05E26C3D" w14:textId="77777777" w:rsidTr="0050507D">
        <w:trPr>
          <w:cantSplit/>
          <w:trHeight w:val="432"/>
        </w:trPr>
        <w:tc>
          <w:tcPr>
            <w:tcW w:w="2942" w:type="dxa"/>
            <w:vAlign w:val="center"/>
          </w:tcPr>
          <w:p w14:paraId="62EA806E" w14:textId="77777777" w:rsidR="0050507D" w:rsidRPr="00842863" w:rsidRDefault="00842863" w:rsidP="00842863">
            <w:pPr>
              <w:pStyle w:val="TableField-Left"/>
              <w:ind w:left="720"/>
              <w:rPr>
                <w:rFonts w:ascii="Calibri Light" w:hAnsi="Calibri Light" w:cs="Arial"/>
                <w:b/>
              </w:rPr>
            </w:pPr>
            <w:r w:rsidRPr="00842863">
              <w:rPr>
                <w:rFonts w:ascii="Calibri Light" w:hAnsi="Calibri Light" w:cs="Arial"/>
                <w:b/>
              </w:rPr>
              <w:t>Tasks</w:t>
            </w:r>
          </w:p>
        </w:tc>
        <w:tc>
          <w:tcPr>
            <w:tcW w:w="1676" w:type="dxa"/>
            <w:vAlign w:val="center"/>
          </w:tcPr>
          <w:p w14:paraId="594DF1BF" w14:textId="77777777" w:rsidR="0050507D" w:rsidRPr="006B24F0" w:rsidRDefault="0050507D" w:rsidP="0050507D">
            <w:pPr>
              <w:pStyle w:val="TableField-Left"/>
              <w:rPr>
                <w:rFonts w:ascii="Calibri Light" w:hAnsi="Calibri Light" w:cs="Arial"/>
              </w:rPr>
            </w:pPr>
          </w:p>
        </w:tc>
        <w:tc>
          <w:tcPr>
            <w:tcW w:w="4696" w:type="dxa"/>
            <w:vAlign w:val="center"/>
          </w:tcPr>
          <w:p w14:paraId="1E401AE9" w14:textId="3C61557C" w:rsidR="003E69FC" w:rsidRPr="004A691B" w:rsidRDefault="0024440F" w:rsidP="003E69FC">
            <w:pPr>
              <w:pStyle w:val="TableField-Left"/>
              <w:rPr>
                <w:rFonts w:ascii="Calibri Light" w:hAnsi="Calibri Light" w:cs="Arial"/>
              </w:rPr>
            </w:pPr>
            <w:r>
              <w:rPr>
                <w:rFonts w:ascii="Calibri Light" w:hAnsi="Calibri Light" w:cs="Arial"/>
              </w:rPr>
              <w:t>Table View</w:t>
            </w:r>
            <w:r w:rsidR="003E69FC" w:rsidRPr="004A691B">
              <w:rPr>
                <w:rFonts w:ascii="Calibri Light" w:hAnsi="Calibri Light" w:cs="Arial"/>
              </w:rPr>
              <w:t>:</w:t>
            </w:r>
          </w:p>
          <w:p w14:paraId="1C550D0D" w14:textId="71A7D26B" w:rsidR="0050507D" w:rsidRPr="006B24F0" w:rsidRDefault="003E69FC" w:rsidP="0024440F">
            <w:pPr>
              <w:pStyle w:val="TableField-Left"/>
              <w:rPr>
                <w:rFonts w:ascii="Calibri Light" w:hAnsi="Calibri Light" w:cs="Arial"/>
              </w:rPr>
            </w:pPr>
            <w:r w:rsidRPr="004A691B">
              <w:rPr>
                <w:rFonts w:ascii="Calibri Light" w:hAnsi="Calibri Light" w:cs="Arial"/>
              </w:rPr>
              <w:t xml:space="preserve">(Subject, Status, Start Date/ </w:t>
            </w:r>
            <w:r>
              <w:rPr>
                <w:rFonts w:ascii="Calibri Light" w:hAnsi="Calibri Light" w:cs="Arial"/>
              </w:rPr>
              <w:t>Time</w:t>
            </w:r>
            <w:r w:rsidR="000102B2">
              <w:rPr>
                <w:rFonts w:ascii="Calibri Light" w:hAnsi="Calibri Light" w:cs="Arial"/>
              </w:rPr>
              <w:t xml:space="preserve"> and Owner)</w:t>
            </w:r>
          </w:p>
        </w:tc>
      </w:tr>
      <w:tr w:rsidR="0050507D" w:rsidRPr="006B24F0" w14:paraId="6B0304F0" w14:textId="77777777" w:rsidTr="0050507D">
        <w:trPr>
          <w:cantSplit/>
          <w:trHeight w:val="432"/>
        </w:trPr>
        <w:tc>
          <w:tcPr>
            <w:tcW w:w="2942" w:type="dxa"/>
            <w:vAlign w:val="center"/>
          </w:tcPr>
          <w:p w14:paraId="5A5F22B2" w14:textId="77777777" w:rsidR="0050507D" w:rsidRPr="00842863" w:rsidRDefault="00842863" w:rsidP="00842863">
            <w:pPr>
              <w:pStyle w:val="TableField-Left"/>
              <w:ind w:left="720"/>
              <w:rPr>
                <w:rFonts w:ascii="Calibri Light" w:hAnsi="Calibri Light" w:cs="Arial"/>
                <w:b/>
              </w:rPr>
            </w:pPr>
            <w:r w:rsidRPr="00842863">
              <w:rPr>
                <w:rFonts w:ascii="Calibri Light" w:hAnsi="Calibri Light" w:cs="Arial"/>
                <w:b/>
              </w:rPr>
              <w:t>Phone Calls</w:t>
            </w:r>
          </w:p>
        </w:tc>
        <w:tc>
          <w:tcPr>
            <w:tcW w:w="1676" w:type="dxa"/>
            <w:vAlign w:val="center"/>
          </w:tcPr>
          <w:p w14:paraId="0EC2EBE5" w14:textId="77777777" w:rsidR="0050507D" w:rsidRPr="006B24F0" w:rsidRDefault="0050507D" w:rsidP="0050507D">
            <w:pPr>
              <w:pStyle w:val="TableField-Left"/>
              <w:rPr>
                <w:rFonts w:ascii="Calibri Light" w:hAnsi="Calibri Light" w:cs="Arial"/>
              </w:rPr>
            </w:pPr>
          </w:p>
        </w:tc>
        <w:tc>
          <w:tcPr>
            <w:tcW w:w="4696" w:type="dxa"/>
            <w:vAlign w:val="center"/>
          </w:tcPr>
          <w:p w14:paraId="66E072E0" w14:textId="11367101" w:rsidR="003E69FC" w:rsidRPr="004A691B" w:rsidRDefault="0024440F" w:rsidP="003E69FC">
            <w:pPr>
              <w:pStyle w:val="TableField-Left"/>
              <w:rPr>
                <w:rFonts w:ascii="Calibri Light" w:hAnsi="Calibri Light" w:cs="Arial"/>
              </w:rPr>
            </w:pPr>
            <w:r>
              <w:rPr>
                <w:rFonts w:ascii="Calibri Light" w:hAnsi="Calibri Light" w:cs="Arial"/>
              </w:rPr>
              <w:t>Table View</w:t>
            </w:r>
            <w:r w:rsidR="003E69FC" w:rsidRPr="004A691B">
              <w:rPr>
                <w:rFonts w:ascii="Calibri Light" w:hAnsi="Calibri Light" w:cs="Arial"/>
              </w:rPr>
              <w:t>:</w:t>
            </w:r>
          </w:p>
          <w:p w14:paraId="4BA3EE8A" w14:textId="51A278F0" w:rsidR="0050507D" w:rsidRPr="006B24F0" w:rsidRDefault="003E69FC" w:rsidP="0024440F">
            <w:pPr>
              <w:pStyle w:val="TableField-Left"/>
              <w:rPr>
                <w:rFonts w:ascii="Calibri Light" w:hAnsi="Calibri Light" w:cs="Arial"/>
              </w:rPr>
            </w:pPr>
            <w:r w:rsidRPr="004A691B">
              <w:rPr>
                <w:rFonts w:ascii="Calibri Light" w:hAnsi="Calibri Light" w:cs="Arial"/>
              </w:rPr>
              <w:t xml:space="preserve">(Subject, Status, Start Date/ </w:t>
            </w:r>
            <w:r w:rsidR="000102B2">
              <w:rPr>
                <w:rFonts w:ascii="Calibri Light" w:hAnsi="Calibri Light" w:cs="Arial"/>
              </w:rPr>
              <w:t>Time and Owner)</w:t>
            </w:r>
          </w:p>
        </w:tc>
      </w:tr>
      <w:tr w:rsidR="0050507D" w:rsidRPr="006B24F0" w14:paraId="389DD8DD" w14:textId="77777777" w:rsidTr="0050507D">
        <w:trPr>
          <w:cantSplit/>
          <w:trHeight w:val="432"/>
        </w:trPr>
        <w:tc>
          <w:tcPr>
            <w:tcW w:w="2942" w:type="dxa"/>
            <w:vAlign w:val="center"/>
          </w:tcPr>
          <w:p w14:paraId="6DE15F19" w14:textId="77777777" w:rsidR="0050507D" w:rsidRPr="00842863" w:rsidRDefault="00842863" w:rsidP="00842863">
            <w:pPr>
              <w:pStyle w:val="TableField-Left"/>
              <w:ind w:left="720"/>
              <w:rPr>
                <w:rFonts w:ascii="Calibri Light" w:hAnsi="Calibri Light" w:cs="Arial"/>
                <w:b/>
              </w:rPr>
            </w:pPr>
            <w:r w:rsidRPr="00842863">
              <w:rPr>
                <w:rFonts w:ascii="Calibri Light" w:hAnsi="Calibri Light" w:cs="Arial"/>
                <w:b/>
              </w:rPr>
              <w:t>E-Mails</w:t>
            </w:r>
          </w:p>
        </w:tc>
        <w:tc>
          <w:tcPr>
            <w:tcW w:w="1676" w:type="dxa"/>
            <w:vAlign w:val="center"/>
          </w:tcPr>
          <w:p w14:paraId="7A0A4248" w14:textId="77777777" w:rsidR="0050507D" w:rsidRPr="006B24F0" w:rsidRDefault="0050507D" w:rsidP="0050507D">
            <w:pPr>
              <w:pStyle w:val="TableField-Left"/>
              <w:rPr>
                <w:rFonts w:ascii="Calibri Light" w:hAnsi="Calibri Light" w:cs="Arial"/>
              </w:rPr>
            </w:pPr>
          </w:p>
        </w:tc>
        <w:tc>
          <w:tcPr>
            <w:tcW w:w="4696" w:type="dxa"/>
            <w:vAlign w:val="center"/>
          </w:tcPr>
          <w:p w14:paraId="769DBC43" w14:textId="1DEF54B0" w:rsidR="003E69FC" w:rsidRPr="004A691B" w:rsidRDefault="0024440F" w:rsidP="003E69FC">
            <w:pPr>
              <w:pStyle w:val="TableField-Left"/>
              <w:rPr>
                <w:rFonts w:ascii="Calibri Light" w:hAnsi="Calibri Light" w:cs="Arial"/>
              </w:rPr>
            </w:pPr>
            <w:r>
              <w:rPr>
                <w:rFonts w:ascii="Calibri Light" w:hAnsi="Calibri Light" w:cs="Arial"/>
              </w:rPr>
              <w:t>Table View</w:t>
            </w:r>
            <w:r w:rsidR="003E69FC" w:rsidRPr="004A691B">
              <w:rPr>
                <w:rFonts w:ascii="Calibri Light" w:hAnsi="Calibri Light" w:cs="Arial"/>
              </w:rPr>
              <w:t>:</w:t>
            </w:r>
          </w:p>
          <w:p w14:paraId="1C4C5D23" w14:textId="5933CC9B" w:rsidR="0050507D" w:rsidRPr="006B24F0" w:rsidRDefault="003E69FC" w:rsidP="0024440F">
            <w:pPr>
              <w:pStyle w:val="TableField-Left"/>
              <w:rPr>
                <w:rFonts w:ascii="Calibri Light" w:hAnsi="Calibri Light" w:cs="Arial"/>
              </w:rPr>
            </w:pPr>
            <w:r w:rsidRPr="004A691B">
              <w:rPr>
                <w:rFonts w:ascii="Calibri Light" w:hAnsi="Calibri Light" w:cs="Arial"/>
              </w:rPr>
              <w:t xml:space="preserve">(Subject, Status, Start Date/ </w:t>
            </w:r>
            <w:r w:rsidR="000102B2">
              <w:rPr>
                <w:rFonts w:ascii="Calibri Light" w:hAnsi="Calibri Light" w:cs="Arial"/>
              </w:rPr>
              <w:t>Time and Owner)</w:t>
            </w:r>
          </w:p>
        </w:tc>
      </w:tr>
      <w:tr w:rsidR="0050507D" w:rsidRPr="006B24F0" w14:paraId="26D7FED3" w14:textId="77777777" w:rsidTr="0050507D">
        <w:trPr>
          <w:cantSplit/>
          <w:trHeight w:val="432"/>
        </w:trPr>
        <w:tc>
          <w:tcPr>
            <w:tcW w:w="2942" w:type="dxa"/>
            <w:vAlign w:val="center"/>
          </w:tcPr>
          <w:p w14:paraId="1A956543" w14:textId="77777777" w:rsidR="0050507D" w:rsidRPr="009D0054" w:rsidRDefault="009D0054" w:rsidP="0050507D">
            <w:pPr>
              <w:pStyle w:val="TableField-Left"/>
              <w:rPr>
                <w:rFonts w:ascii="Calibri Light" w:hAnsi="Calibri Light" w:cs="Arial"/>
                <w:b/>
              </w:rPr>
            </w:pPr>
            <w:r w:rsidRPr="009D0054">
              <w:rPr>
                <w:rFonts w:ascii="Calibri Light" w:hAnsi="Calibri Light" w:cs="Arial"/>
                <w:b/>
              </w:rPr>
              <w:t>Contacts</w:t>
            </w:r>
          </w:p>
        </w:tc>
        <w:tc>
          <w:tcPr>
            <w:tcW w:w="1676" w:type="dxa"/>
            <w:vAlign w:val="center"/>
          </w:tcPr>
          <w:p w14:paraId="705A800C" w14:textId="77777777" w:rsidR="0050507D" w:rsidRPr="006B24F0" w:rsidRDefault="0050507D" w:rsidP="0050507D">
            <w:pPr>
              <w:pStyle w:val="TableField-Left"/>
              <w:rPr>
                <w:rFonts w:ascii="Calibri Light" w:hAnsi="Calibri Light" w:cs="Arial"/>
              </w:rPr>
            </w:pPr>
          </w:p>
        </w:tc>
        <w:tc>
          <w:tcPr>
            <w:tcW w:w="4696" w:type="dxa"/>
            <w:vAlign w:val="center"/>
          </w:tcPr>
          <w:p w14:paraId="5AEF3BDA" w14:textId="77777777" w:rsidR="0050507D" w:rsidRPr="006B24F0" w:rsidRDefault="0050507D" w:rsidP="0050507D">
            <w:pPr>
              <w:pStyle w:val="TableField-Left"/>
              <w:rPr>
                <w:rFonts w:ascii="Calibri Light" w:hAnsi="Calibri Light" w:cs="Arial"/>
              </w:rPr>
            </w:pPr>
          </w:p>
        </w:tc>
      </w:tr>
      <w:tr w:rsidR="0050507D" w:rsidRPr="006B24F0" w14:paraId="51EB4E2E" w14:textId="77777777" w:rsidTr="0050507D">
        <w:trPr>
          <w:cantSplit/>
          <w:trHeight w:val="432"/>
        </w:trPr>
        <w:tc>
          <w:tcPr>
            <w:tcW w:w="2942" w:type="dxa"/>
            <w:vAlign w:val="center"/>
          </w:tcPr>
          <w:p w14:paraId="4757BC51" w14:textId="77777777" w:rsidR="0050507D" w:rsidRPr="009D0054" w:rsidRDefault="009D0054" w:rsidP="009D0054">
            <w:pPr>
              <w:pStyle w:val="TableField-Left"/>
              <w:ind w:left="720"/>
              <w:rPr>
                <w:rFonts w:ascii="Calibri Light" w:hAnsi="Calibri Light" w:cs="Arial"/>
                <w:b/>
              </w:rPr>
            </w:pPr>
            <w:r w:rsidRPr="009D0054">
              <w:rPr>
                <w:rFonts w:ascii="Calibri Light" w:hAnsi="Calibri Light" w:cs="Arial"/>
                <w:b/>
              </w:rPr>
              <w:lastRenderedPageBreak/>
              <w:t>Contacts</w:t>
            </w:r>
          </w:p>
        </w:tc>
        <w:tc>
          <w:tcPr>
            <w:tcW w:w="1676" w:type="dxa"/>
            <w:vAlign w:val="center"/>
          </w:tcPr>
          <w:p w14:paraId="0BE05D33" w14:textId="77777777" w:rsidR="0050507D" w:rsidRPr="006B24F0" w:rsidRDefault="0050507D" w:rsidP="0050507D">
            <w:pPr>
              <w:pStyle w:val="TableField-Left"/>
              <w:rPr>
                <w:rFonts w:ascii="Calibri Light" w:hAnsi="Calibri Light" w:cs="Arial"/>
              </w:rPr>
            </w:pPr>
          </w:p>
        </w:tc>
        <w:tc>
          <w:tcPr>
            <w:tcW w:w="4696" w:type="dxa"/>
            <w:vAlign w:val="center"/>
          </w:tcPr>
          <w:p w14:paraId="2BA77CD2" w14:textId="77777777" w:rsidR="0050507D" w:rsidRDefault="0024440F" w:rsidP="0050507D">
            <w:pPr>
              <w:pStyle w:val="TableField-Left"/>
              <w:rPr>
                <w:rFonts w:ascii="Calibri Light" w:hAnsi="Calibri Light" w:cs="Arial"/>
              </w:rPr>
            </w:pPr>
            <w:r>
              <w:rPr>
                <w:rFonts w:ascii="Calibri Light" w:hAnsi="Calibri Light" w:cs="Arial"/>
              </w:rPr>
              <w:t>Table View:</w:t>
            </w:r>
          </w:p>
          <w:p w14:paraId="396424FA" w14:textId="1FFAA75E" w:rsidR="0024440F" w:rsidRPr="006B24F0" w:rsidRDefault="0024440F" w:rsidP="0050507D">
            <w:pPr>
              <w:pStyle w:val="TableField-Left"/>
              <w:rPr>
                <w:rFonts w:ascii="Calibri Light" w:hAnsi="Calibri Light" w:cs="Arial"/>
              </w:rPr>
            </w:pPr>
            <w:r>
              <w:rPr>
                <w:rFonts w:ascii="Calibri Light" w:hAnsi="Calibri Light" w:cs="Arial"/>
              </w:rPr>
              <w:t>(Name and Primary Contact)</w:t>
            </w:r>
          </w:p>
        </w:tc>
      </w:tr>
      <w:tr w:rsidR="0050507D" w:rsidRPr="006B24F0" w14:paraId="6011FD6B" w14:textId="77777777" w:rsidTr="0050507D">
        <w:trPr>
          <w:cantSplit/>
          <w:trHeight w:val="432"/>
        </w:trPr>
        <w:tc>
          <w:tcPr>
            <w:tcW w:w="2942" w:type="dxa"/>
            <w:vAlign w:val="center"/>
          </w:tcPr>
          <w:p w14:paraId="5F423492" w14:textId="77777777" w:rsidR="0050507D" w:rsidRPr="006B24F0" w:rsidRDefault="00796498" w:rsidP="0050507D">
            <w:pPr>
              <w:pStyle w:val="TableField-Left"/>
              <w:rPr>
                <w:rFonts w:ascii="Calibri Light" w:hAnsi="Calibri Light" w:cs="Arial"/>
              </w:rPr>
            </w:pPr>
            <w:r>
              <w:rPr>
                <w:rFonts w:ascii="Calibri Light" w:hAnsi="Calibri Light" w:cs="Arial"/>
                <w:b/>
              </w:rPr>
              <w:t>Sales &amp; Marketing Team</w:t>
            </w:r>
          </w:p>
        </w:tc>
        <w:tc>
          <w:tcPr>
            <w:tcW w:w="1676" w:type="dxa"/>
            <w:vAlign w:val="center"/>
          </w:tcPr>
          <w:p w14:paraId="09E7B177" w14:textId="77777777" w:rsidR="0050507D" w:rsidRPr="006B24F0" w:rsidRDefault="0050507D" w:rsidP="0050507D">
            <w:pPr>
              <w:pStyle w:val="TableField-Left"/>
              <w:rPr>
                <w:rFonts w:ascii="Calibri Light" w:hAnsi="Calibri Light" w:cs="Arial"/>
              </w:rPr>
            </w:pPr>
          </w:p>
        </w:tc>
        <w:tc>
          <w:tcPr>
            <w:tcW w:w="4696" w:type="dxa"/>
            <w:vAlign w:val="center"/>
          </w:tcPr>
          <w:p w14:paraId="188FCF57" w14:textId="77777777" w:rsidR="0050507D" w:rsidRPr="006B24F0" w:rsidRDefault="0050507D" w:rsidP="0050507D">
            <w:pPr>
              <w:pStyle w:val="TableField-Left"/>
              <w:rPr>
                <w:rFonts w:ascii="Calibri Light" w:hAnsi="Calibri Light" w:cs="Arial"/>
              </w:rPr>
            </w:pPr>
          </w:p>
        </w:tc>
      </w:tr>
      <w:tr w:rsidR="0050507D" w:rsidRPr="006B24F0" w14:paraId="67878286" w14:textId="77777777" w:rsidTr="0050507D">
        <w:trPr>
          <w:cantSplit/>
          <w:trHeight w:val="432"/>
        </w:trPr>
        <w:tc>
          <w:tcPr>
            <w:tcW w:w="2942" w:type="dxa"/>
            <w:vAlign w:val="center"/>
          </w:tcPr>
          <w:p w14:paraId="2D33D048" w14:textId="77777777" w:rsidR="0050507D" w:rsidRPr="00796498" w:rsidRDefault="00796498" w:rsidP="00796498">
            <w:pPr>
              <w:pStyle w:val="TableField-Left"/>
              <w:ind w:left="720"/>
              <w:rPr>
                <w:rFonts w:ascii="Calibri Light" w:hAnsi="Calibri Light" w:cs="Arial"/>
                <w:b/>
              </w:rPr>
            </w:pPr>
            <w:r w:rsidRPr="00796498">
              <w:rPr>
                <w:rFonts w:ascii="Calibri Light" w:hAnsi="Calibri Light" w:cs="Arial"/>
                <w:b/>
              </w:rPr>
              <w:t>Sales &amp; Marketing Team</w:t>
            </w:r>
          </w:p>
        </w:tc>
        <w:tc>
          <w:tcPr>
            <w:tcW w:w="1676" w:type="dxa"/>
            <w:vAlign w:val="center"/>
          </w:tcPr>
          <w:p w14:paraId="37CA2EE7" w14:textId="77777777" w:rsidR="0050507D" w:rsidRPr="006B24F0" w:rsidRDefault="0050507D" w:rsidP="0050507D">
            <w:pPr>
              <w:pStyle w:val="TableField-Left"/>
              <w:rPr>
                <w:rFonts w:ascii="Calibri Light" w:hAnsi="Calibri Light" w:cs="Arial"/>
              </w:rPr>
            </w:pPr>
          </w:p>
        </w:tc>
        <w:tc>
          <w:tcPr>
            <w:tcW w:w="4696" w:type="dxa"/>
            <w:vAlign w:val="center"/>
          </w:tcPr>
          <w:p w14:paraId="567C065D" w14:textId="77777777" w:rsidR="0050507D" w:rsidRDefault="0024440F" w:rsidP="0050507D">
            <w:pPr>
              <w:pStyle w:val="TableField-Left"/>
              <w:rPr>
                <w:rFonts w:ascii="Calibri Light" w:hAnsi="Calibri Light" w:cs="Arial"/>
              </w:rPr>
            </w:pPr>
            <w:r>
              <w:rPr>
                <w:rFonts w:ascii="Calibri Light" w:hAnsi="Calibri Light" w:cs="Arial"/>
              </w:rPr>
              <w:t>Table View:</w:t>
            </w:r>
          </w:p>
          <w:p w14:paraId="6276181A" w14:textId="6DF3881A" w:rsidR="0024440F" w:rsidRPr="006B24F0" w:rsidRDefault="0024440F" w:rsidP="0050507D">
            <w:pPr>
              <w:pStyle w:val="TableField-Left"/>
              <w:rPr>
                <w:rFonts w:ascii="Calibri Light" w:hAnsi="Calibri Light" w:cs="Arial"/>
              </w:rPr>
            </w:pPr>
            <w:r>
              <w:rPr>
                <w:rFonts w:ascii="Calibri Light" w:hAnsi="Calibri Light" w:cs="Arial"/>
              </w:rPr>
              <w:t>(Party Role, Name and Primary)</w:t>
            </w:r>
          </w:p>
        </w:tc>
      </w:tr>
      <w:tr w:rsidR="0050507D" w:rsidRPr="006B24F0" w14:paraId="34E18A56" w14:textId="77777777" w:rsidTr="0050507D">
        <w:trPr>
          <w:cantSplit/>
          <w:trHeight w:val="432"/>
        </w:trPr>
        <w:tc>
          <w:tcPr>
            <w:tcW w:w="2942" w:type="dxa"/>
            <w:vAlign w:val="center"/>
          </w:tcPr>
          <w:p w14:paraId="05DB6E26" w14:textId="77777777" w:rsidR="0050507D" w:rsidRPr="00706F49" w:rsidRDefault="00706F49" w:rsidP="0050507D">
            <w:pPr>
              <w:pStyle w:val="TableField-Left"/>
              <w:rPr>
                <w:rFonts w:ascii="Calibri Light" w:hAnsi="Calibri Light" w:cs="Arial"/>
                <w:b/>
              </w:rPr>
            </w:pPr>
            <w:r w:rsidRPr="00706F49">
              <w:rPr>
                <w:rFonts w:ascii="Calibri Light" w:hAnsi="Calibri Light" w:cs="Arial"/>
                <w:b/>
              </w:rPr>
              <w:t>Involved Parties</w:t>
            </w:r>
          </w:p>
        </w:tc>
        <w:tc>
          <w:tcPr>
            <w:tcW w:w="1676" w:type="dxa"/>
            <w:vAlign w:val="center"/>
          </w:tcPr>
          <w:p w14:paraId="4E1D4EFE" w14:textId="77777777" w:rsidR="0050507D" w:rsidRPr="006B24F0" w:rsidRDefault="0050507D" w:rsidP="0050507D">
            <w:pPr>
              <w:pStyle w:val="TableField-Left"/>
              <w:rPr>
                <w:rFonts w:ascii="Calibri Light" w:hAnsi="Calibri Light" w:cs="Arial"/>
              </w:rPr>
            </w:pPr>
          </w:p>
        </w:tc>
        <w:tc>
          <w:tcPr>
            <w:tcW w:w="4696" w:type="dxa"/>
            <w:vAlign w:val="center"/>
          </w:tcPr>
          <w:p w14:paraId="556C4009" w14:textId="77777777" w:rsidR="0050507D" w:rsidRPr="006B24F0" w:rsidRDefault="0050507D" w:rsidP="0050507D">
            <w:pPr>
              <w:pStyle w:val="TableField-Left"/>
              <w:rPr>
                <w:rFonts w:ascii="Calibri Light" w:hAnsi="Calibri Light" w:cs="Arial"/>
              </w:rPr>
            </w:pPr>
          </w:p>
        </w:tc>
      </w:tr>
      <w:tr w:rsidR="0050507D" w:rsidRPr="006B24F0" w14:paraId="19F858F3" w14:textId="77777777" w:rsidTr="0050507D">
        <w:trPr>
          <w:cantSplit/>
          <w:trHeight w:val="432"/>
        </w:trPr>
        <w:tc>
          <w:tcPr>
            <w:tcW w:w="2942" w:type="dxa"/>
            <w:vAlign w:val="center"/>
          </w:tcPr>
          <w:p w14:paraId="4B84E2C1" w14:textId="77777777" w:rsidR="0050507D" w:rsidRPr="00706F49" w:rsidRDefault="00706F49" w:rsidP="00706F49">
            <w:pPr>
              <w:pStyle w:val="TableField-Left"/>
              <w:ind w:left="720"/>
              <w:rPr>
                <w:rFonts w:ascii="Calibri Light" w:hAnsi="Calibri Light" w:cs="Arial"/>
                <w:b/>
              </w:rPr>
            </w:pPr>
            <w:r w:rsidRPr="00706F49">
              <w:rPr>
                <w:rFonts w:ascii="Calibri Light" w:hAnsi="Calibri Light" w:cs="Arial"/>
                <w:b/>
              </w:rPr>
              <w:t>Involved Parties</w:t>
            </w:r>
          </w:p>
        </w:tc>
        <w:tc>
          <w:tcPr>
            <w:tcW w:w="1676" w:type="dxa"/>
            <w:vAlign w:val="center"/>
          </w:tcPr>
          <w:p w14:paraId="43FBD3F7" w14:textId="77777777" w:rsidR="0050507D" w:rsidRPr="006B24F0" w:rsidRDefault="0050507D" w:rsidP="0050507D">
            <w:pPr>
              <w:pStyle w:val="TableField-Left"/>
              <w:rPr>
                <w:rFonts w:ascii="Calibri Light" w:hAnsi="Calibri Light" w:cs="Arial"/>
              </w:rPr>
            </w:pPr>
          </w:p>
        </w:tc>
        <w:tc>
          <w:tcPr>
            <w:tcW w:w="4696" w:type="dxa"/>
            <w:vAlign w:val="center"/>
          </w:tcPr>
          <w:p w14:paraId="2872B730" w14:textId="77777777" w:rsidR="0050507D" w:rsidRDefault="0024440F" w:rsidP="0050507D">
            <w:pPr>
              <w:pStyle w:val="TableField-Left"/>
              <w:rPr>
                <w:rFonts w:ascii="Calibri Light" w:hAnsi="Calibri Light" w:cs="Arial"/>
              </w:rPr>
            </w:pPr>
            <w:r>
              <w:rPr>
                <w:rFonts w:ascii="Calibri Light" w:hAnsi="Calibri Light" w:cs="Arial"/>
              </w:rPr>
              <w:t>Table View:</w:t>
            </w:r>
          </w:p>
          <w:p w14:paraId="2EFF7A02" w14:textId="64990135" w:rsidR="0024440F" w:rsidRPr="006B24F0" w:rsidRDefault="0024440F" w:rsidP="0050507D">
            <w:pPr>
              <w:pStyle w:val="TableField-Left"/>
              <w:rPr>
                <w:rFonts w:ascii="Calibri Light" w:hAnsi="Calibri Light" w:cs="Arial"/>
              </w:rPr>
            </w:pPr>
            <w:r>
              <w:rPr>
                <w:rFonts w:ascii="Calibri Light" w:hAnsi="Calibri Light" w:cs="Arial"/>
              </w:rPr>
              <w:t>(Party Role, Name and Primary)</w:t>
            </w:r>
          </w:p>
        </w:tc>
      </w:tr>
      <w:tr w:rsidR="00706F49" w:rsidRPr="006B24F0" w14:paraId="1A75D4DF" w14:textId="77777777" w:rsidTr="0050507D">
        <w:trPr>
          <w:cantSplit/>
          <w:trHeight w:val="432"/>
        </w:trPr>
        <w:tc>
          <w:tcPr>
            <w:tcW w:w="2942" w:type="dxa"/>
            <w:vAlign w:val="center"/>
          </w:tcPr>
          <w:p w14:paraId="7D687412" w14:textId="77777777" w:rsidR="00706F49" w:rsidRPr="00277627" w:rsidRDefault="00277627" w:rsidP="00706F49">
            <w:pPr>
              <w:pStyle w:val="TableField-Left"/>
              <w:rPr>
                <w:rFonts w:ascii="Calibri Light" w:hAnsi="Calibri Light" w:cs="Arial"/>
                <w:b/>
              </w:rPr>
            </w:pPr>
            <w:r w:rsidRPr="00277627">
              <w:rPr>
                <w:rFonts w:ascii="Calibri Light" w:hAnsi="Calibri Light" w:cs="Arial"/>
                <w:b/>
              </w:rPr>
              <w:t>Attachments</w:t>
            </w:r>
          </w:p>
        </w:tc>
        <w:tc>
          <w:tcPr>
            <w:tcW w:w="1676" w:type="dxa"/>
            <w:vAlign w:val="center"/>
          </w:tcPr>
          <w:p w14:paraId="2B39E26F" w14:textId="77777777" w:rsidR="00706F49" w:rsidRPr="006B24F0" w:rsidRDefault="00706F49" w:rsidP="00706F49">
            <w:pPr>
              <w:pStyle w:val="TableField-Left"/>
              <w:rPr>
                <w:rFonts w:ascii="Calibri Light" w:hAnsi="Calibri Light" w:cs="Arial"/>
              </w:rPr>
            </w:pPr>
          </w:p>
        </w:tc>
        <w:tc>
          <w:tcPr>
            <w:tcW w:w="4696" w:type="dxa"/>
            <w:vAlign w:val="center"/>
          </w:tcPr>
          <w:p w14:paraId="66B07498" w14:textId="77777777" w:rsidR="00706F49" w:rsidRPr="006B24F0" w:rsidRDefault="00706F49" w:rsidP="00706F49">
            <w:pPr>
              <w:pStyle w:val="TableField-Left"/>
              <w:rPr>
                <w:rFonts w:ascii="Calibri Light" w:hAnsi="Calibri Light" w:cs="Arial"/>
              </w:rPr>
            </w:pPr>
          </w:p>
        </w:tc>
      </w:tr>
      <w:tr w:rsidR="007C4858" w:rsidRPr="006B24F0" w14:paraId="24B4BBCE" w14:textId="77777777" w:rsidTr="0050507D">
        <w:trPr>
          <w:cantSplit/>
          <w:trHeight w:val="432"/>
        </w:trPr>
        <w:tc>
          <w:tcPr>
            <w:tcW w:w="2942" w:type="dxa"/>
            <w:vAlign w:val="center"/>
          </w:tcPr>
          <w:p w14:paraId="357426D6" w14:textId="77777777" w:rsidR="007C4858" w:rsidRPr="00277627" w:rsidRDefault="00277627" w:rsidP="00277627">
            <w:pPr>
              <w:pStyle w:val="TableField-Left"/>
              <w:ind w:left="720"/>
              <w:rPr>
                <w:rFonts w:ascii="Calibri Light" w:hAnsi="Calibri Light" w:cs="Arial"/>
                <w:b/>
              </w:rPr>
            </w:pPr>
            <w:r w:rsidRPr="00277627">
              <w:rPr>
                <w:rFonts w:ascii="Calibri Light" w:hAnsi="Calibri Light" w:cs="Arial"/>
                <w:b/>
              </w:rPr>
              <w:t>Attachments</w:t>
            </w:r>
          </w:p>
        </w:tc>
        <w:tc>
          <w:tcPr>
            <w:tcW w:w="1676" w:type="dxa"/>
            <w:vAlign w:val="center"/>
          </w:tcPr>
          <w:p w14:paraId="44029F95" w14:textId="77777777" w:rsidR="007C4858" w:rsidRPr="006B24F0" w:rsidRDefault="007C4858" w:rsidP="00706F49">
            <w:pPr>
              <w:pStyle w:val="TableField-Left"/>
              <w:rPr>
                <w:rFonts w:ascii="Calibri Light" w:hAnsi="Calibri Light" w:cs="Arial"/>
              </w:rPr>
            </w:pPr>
          </w:p>
        </w:tc>
        <w:tc>
          <w:tcPr>
            <w:tcW w:w="4696" w:type="dxa"/>
            <w:vAlign w:val="center"/>
          </w:tcPr>
          <w:p w14:paraId="5CD042C4" w14:textId="77777777" w:rsidR="007C4858" w:rsidRDefault="0024440F" w:rsidP="00706F49">
            <w:pPr>
              <w:pStyle w:val="TableField-Left"/>
              <w:rPr>
                <w:rFonts w:ascii="Calibri Light" w:hAnsi="Calibri Light" w:cs="Arial"/>
              </w:rPr>
            </w:pPr>
            <w:r>
              <w:rPr>
                <w:rFonts w:ascii="Calibri Light" w:hAnsi="Calibri Light" w:cs="Arial"/>
              </w:rPr>
              <w:t xml:space="preserve">Table View: </w:t>
            </w:r>
          </w:p>
          <w:p w14:paraId="33B0E7AE" w14:textId="1EB100CC" w:rsidR="0024440F" w:rsidRPr="006B24F0" w:rsidRDefault="0024440F" w:rsidP="00706F49">
            <w:pPr>
              <w:pStyle w:val="TableField-Left"/>
              <w:rPr>
                <w:rFonts w:ascii="Calibri Light" w:hAnsi="Calibri Light" w:cs="Arial"/>
              </w:rPr>
            </w:pPr>
            <w:r>
              <w:rPr>
                <w:rFonts w:ascii="Calibri Light" w:hAnsi="Calibri Light" w:cs="Arial"/>
              </w:rPr>
              <w:t>(File Name and Attachment Type)</w:t>
            </w:r>
          </w:p>
        </w:tc>
      </w:tr>
      <w:tr w:rsidR="00706F49" w:rsidRPr="006B24F0" w14:paraId="6E486611" w14:textId="77777777" w:rsidTr="0050507D">
        <w:trPr>
          <w:cantSplit/>
          <w:trHeight w:val="432"/>
        </w:trPr>
        <w:tc>
          <w:tcPr>
            <w:tcW w:w="2942" w:type="dxa"/>
            <w:vAlign w:val="center"/>
          </w:tcPr>
          <w:p w14:paraId="6BFE2BDA" w14:textId="77777777" w:rsidR="00706F49" w:rsidRPr="00F2556D" w:rsidRDefault="00F2556D" w:rsidP="00706F49">
            <w:pPr>
              <w:pStyle w:val="TableField-Left"/>
              <w:rPr>
                <w:rFonts w:ascii="Calibri Light" w:hAnsi="Calibri Light" w:cs="Arial"/>
                <w:b/>
              </w:rPr>
            </w:pPr>
            <w:r w:rsidRPr="00F2556D">
              <w:rPr>
                <w:rFonts w:ascii="Calibri Light" w:hAnsi="Calibri Light" w:cs="Arial"/>
                <w:b/>
              </w:rPr>
              <w:t>Notes</w:t>
            </w:r>
          </w:p>
        </w:tc>
        <w:tc>
          <w:tcPr>
            <w:tcW w:w="1676" w:type="dxa"/>
            <w:vAlign w:val="center"/>
          </w:tcPr>
          <w:p w14:paraId="10E5339F" w14:textId="77777777" w:rsidR="00706F49" w:rsidRPr="006B24F0" w:rsidRDefault="00706F49" w:rsidP="00706F49">
            <w:pPr>
              <w:pStyle w:val="TableField-Left"/>
              <w:rPr>
                <w:rFonts w:ascii="Calibri Light" w:hAnsi="Calibri Light" w:cs="Arial"/>
              </w:rPr>
            </w:pPr>
          </w:p>
        </w:tc>
        <w:tc>
          <w:tcPr>
            <w:tcW w:w="4696" w:type="dxa"/>
            <w:vAlign w:val="center"/>
          </w:tcPr>
          <w:p w14:paraId="43FA241E" w14:textId="77777777" w:rsidR="00706F49" w:rsidRPr="006B24F0" w:rsidRDefault="00706F49" w:rsidP="00706F49">
            <w:pPr>
              <w:pStyle w:val="TableField-Left"/>
              <w:rPr>
                <w:rFonts w:ascii="Calibri Light" w:hAnsi="Calibri Light" w:cs="Arial"/>
              </w:rPr>
            </w:pPr>
          </w:p>
        </w:tc>
      </w:tr>
      <w:tr w:rsidR="00706F49" w:rsidRPr="006B24F0" w14:paraId="1BB0AA0D" w14:textId="77777777" w:rsidTr="0050507D">
        <w:trPr>
          <w:cantSplit/>
          <w:trHeight w:val="432"/>
        </w:trPr>
        <w:tc>
          <w:tcPr>
            <w:tcW w:w="2942" w:type="dxa"/>
            <w:vAlign w:val="center"/>
          </w:tcPr>
          <w:p w14:paraId="6A808BD7" w14:textId="77777777" w:rsidR="00706F49" w:rsidRPr="00F2556D" w:rsidRDefault="00F2556D" w:rsidP="00F2556D">
            <w:pPr>
              <w:pStyle w:val="TableField-Left"/>
              <w:ind w:left="720"/>
              <w:rPr>
                <w:rFonts w:ascii="Calibri Light" w:hAnsi="Calibri Light" w:cs="Arial"/>
                <w:b/>
              </w:rPr>
            </w:pPr>
            <w:r w:rsidRPr="00F2556D">
              <w:rPr>
                <w:rFonts w:ascii="Calibri Light" w:hAnsi="Calibri Light" w:cs="Arial"/>
                <w:b/>
              </w:rPr>
              <w:t>Notes</w:t>
            </w:r>
          </w:p>
        </w:tc>
        <w:tc>
          <w:tcPr>
            <w:tcW w:w="1676" w:type="dxa"/>
            <w:vAlign w:val="center"/>
          </w:tcPr>
          <w:p w14:paraId="6081A613" w14:textId="77777777" w:rsidR="00706F49" w:rsidRPr="006B24F0" w:rsidRDefault="00706F49" w:rsidP="00706F49">
            <w:pPr>
              <w:pStyle w:val="TableField-Left"/>
              <w:rPr>
                <w:rFonts w:ascii="Calibri Light" w:hAnsi="Calibri Light" w:cs="Arial"/>
              </w:rPr>
            </w:pPr>
          </w:p>
        </w:tc>
        <w:tc>
          <w:tcPr>
            <w:tcW w:w="4696" w:type="dxa"/>
            <w:vAlign w:val="center"/>
          </w:tcPr>
          <w:p w14:paraId="68CD011D" w14:textId="77777777" w:rsidR="00706F49" w:rsidRPr="006B24F0" w:rsidRDefault="00F2556D" w:rsidP="00706F49">
            <w:pPr>
              <w:pStyle w:val="TableField-Left"/>
              <w:rPr>
                <w:rFonts w:ascii="Calibri Light" w:hAnsi="Calibri Light" w:cs="Arial"/>
              </w:rPr>
            </w:pPr>
            <w:r>
              <w:rPr>
                <w:rFonts w:ascii="Calibri Light" w:hAnsi="Calibri Light" w:cs="Arial"/>
              </w:rPr>
              <w:t>Text Box</w:t>
            </w:r>
          </w:p>
        </w:tc>
      </w:tr>
    </w:tbl>
    <w:p w14:paraId="2A903B93" w14:textId="77777777" w:rsidR="00D810DB" w:rsidRPr="006B24F0" w:rsidRDefault="00D810DB" w:rsidP="00D66A8A">
      <w:pPr>
        <w:pStyle w:val="Heading3Text"/>
        <w:rPr>
          <w:rFonts w:ascii="Calibri Light" w:hAnsi="Calibri Light"/>
        </w:rPr>
      </w:pPr>
    </w:p>
    <w:p w14:paraId="7A4A3F9B" w14:textId="77777777" w:rsidR="00D810DB" w:rsidRPr="006B24F0" w:rsidRDefault="00D810DB" w:rsidP="00162320">
      <w:pPr>
        <w:pStyle w:val="Heading1Text"/>
        <w:numPr>
          <w:ilvl w:val="3"/>
          <w:numId w:val="5"/>
        </w:numPr>
        <w:ind w:hanging="324"/>
        <w:rPr>
          <w:rFonts w:ascii="Calibri Light" w:hAnsi="Calibri Light" w:cs="Arial"/>
          <w:b/>
          <w:sz w:val="24"/>
        </w:rPr>
      </w:pPr>
      <w:bookmarkStart w:id="54" w:name="_Toc496015728"/>
      <w:r w:rsidRPr="006B24F0">
        <w:rPr>
          <w:rFonts w:ascii="Calibri Light" w:hAnsi="Calibri Light" w:cs="Arial"/>
          <w:b/>
          <w:sz w:val="24"/>
        </w:rPr>
        <w:t>Source Systems and Data Volumes</w:t>
      </w:r>
      <w:bookmarkEnd w:id="54"/>
    </w:p>
    <w:p w14:paraId="0D7708E9" w14:textId="77777777" w:rsidR="00D810DB" w:rsidRDefault="00D810DB" w:rsidP="00B155CF">
      <w:pPr>
        <w:pStyle w:val="Heading3Text"/>
        <w:rPr>
          <w:rFonts w:ascii="Calibri Light" w:hAnsi="Calibri Light"/>
        </w:rPr>
      </w:pPr>
      <w:r w:rsidRPr="006B24F0">
        <w:rPr>
          <w:rFonts w:ascii="Calibri Light" w:hAnsi="Calibri Light"/>
        </w:rPr>
        <w:t xml:space="preserve">Identify the historical amount, volume, and Southern California Edison source systems for data objects supporting this process.  The expected annual growth rate is </w:t>
      </w:r>
      <w:r w:rsidRPr="006B24F0">
        <w:rPr>
          <w:rFonts w:ascii="Calibri Light" w:hAnsi="Calibri Light"/>
        </w:rPr>
        <w:fldChar w:fldCharType="begin">
          <w:ffData>
            <w:name w:val=""/>
            <w:enabled/>
            <w:calcOnExit w:val="0"/>
            <w:textInput>
              <w:default w:val="[percent growth]"/>
            </w:textInput>
          </w:ffData>
        </w:fldChar>
      </w:r>
      <w:r w:rsidRPr="006B24F0">
        <w:rPr>
          <w:rFonts w:ascii="Calibri Light" w:hAnsi="Calibri Light"/>
        </w:rPr>
        <w:instrText xml:space="preserve"> FORMTEXT </w:instrText>
      </w:r>
      <w:r w:rsidRPr="006B24F0">
        <w:rPr>
          <w:rFonts w:ascii="Calibri Light" w:hAnsi="Calibri Light"/>
        </w:rPr>
      </w:r>
      <w:r w:rsidRPr="006B24F0">
        <w:rPr>
          <w:rFonts w:ascii="Calibri Light" w:hAnsi="Calibri Light"/>
        </w:rPr>
        <w:fldChar w:fldCharType="separate"/>
      </w:r>
      <w:r w:rsidRPr="006B24F0">
        <w:rPr>
          <w:rFonts w:ascii="Calibri Light" w:hAnsi="Calibri Light"/>
          <w:noProof/>
        </w:rPr>
        <w:t>[percent growth]</w:t>
      </w:r>
      <w:r w:rsidRPr="006B24F0">
        <w:rPr>
          <w:rFonts w:ascii="Calibri Light" w:hAnsi="Calibri Light"/>
        </w:rPr>
        <w:fldChar w:fldCharType="end"/>
      </w:r>
      <w:r w:rsidRPr="006B24F0">
        <w:rPr>
          <w:rFonts w:ascii="Calibri Light" w:hAnsi="Calibri Light"/>
        </w:rPr>
        <w:t xml:space="preserve">%, for another </w:t>
      </w:r>
      <w:r w:rsidRPr="006B24F0">
        <w:rPr>
          <w:rFonts w:ascii="Calibri Light" w:hAnsi="Calibri Light"/>
        </w:rPr>
        <w:fldChar w:fldCharType="begin">
          <w:ffData>
            <w:name w:val=""/>
            <w:enabled/>
            <w:calcOnExit w:val="0"/>
            <w:textInput>
              <w:default w:val="[number of records]"/>
            </w:textInput>
          </w:ffData>
        </w:fldChar>
      </w:r>
      <w:r w:rsidRPr="006B24F0">
        <w:rPr>
          <w:rFonts w:ascii="Calibri Light" w:hAnsi="Calibri Light"/>
        </w:rPr>
        <w:instrText xml:space="preserve"> FORMTEXT </w:instrText>
      </w:r>
      <w:r w:rsidRPr="006B24F0">
        <w:rPr>
          <w:rFonts w:ascii="Calibri Light" w:hAnsi="Calibri Light"/>
        </w:rPr>
      </w:r>
      <w:r w:rsidRPr="006B24F0">
        <w:rPr>
          <w:rFonts w:ascii="Calibri Light" w:hAnsi="Calibri Light"/>
        </w:rPr>
        <w:fldChar w:fldCharType="separate"/>
      </w:r>
      <w:r w:rsidRPr="006B24F0">
        <w:rPr>
          <w:rFonts w:ascii="Calibri Light" w:hAnsi="Calibri Light"/>
          <w:noProof/>
        </w:rPr>
        <w:t>[number of records]</w:t>
      </w:r>
      <w:r w:rsidRPr="006B24F0">
        <w:rPr>
          <w:rFonts w:ascii="Calibri Light" w:hAnsi="Calibri Light"/>
        </w:rPr>
        <w:fldChar w:fldCharType="end"/>
      </w:r>
      <w:r w:rsidRPr="006B24F0">
        <w:rPr>
          <w:rFonts w:ascii="Calibri Light" w:hAnsi="Calibri Light"/>
        </w:rPr>
        <w:t xml:space="preserve"> to be added to SAP per annum.</w:t>
      </w:r>
    </w:p>
    <w:p w14:paraId="76AF1325" w14:textId="357E6C93" w:rsidR="00CB70EA" w:rsidRDefault="00CB70EA" w:rsidP="00B155CF">
      <w:pPr>
        <w:pStyle w:val="Heading3Text"/>
        <w:rPr>
          <w:rFonts w:ascii="Calibri Light" w:hAnsi="Calibri Light"/>
        </w:rPr>
      </w:pPr>
      <w:r>
        <w:rPr>
          <w:rFonts w:ascii="Calibri Light" w:hAnsi="Calibri Light"/>
        </w:rPr>
        <w:t>N/A</w:t>
      </w:r>
    </w:p>
    <w:p w14:paraId="4A7971D5" w14:textId="77777777" w:rsidR="005C6055" w:rsidRPr="006B24F0" w:rsidRDefault="005C6055" w:rsidP="005C6055">
      <w:pPr>
        <w:pStyle w:val="Heading3"/>
        <w:keepNext/>
        <w:numPr>
          <w:ilvl w:val="3"/>
          <w:numId w:val="5"/>
        </w:numPr>
        <w:tabs>
          <w:tab w:val="left" w:pos="1440"/>
        </w:tabs>
        <w:spacing w:before="120" w:after="120"/>
        <w:ind w:hanging="324"/>
        <w:rPr>
          <w:rFonts w:ascii="Calibri Light" w:hAnsi="Calibri Light"/>
        </w:rPr>
      </w:pPr>
      <w:bookmarkStart w:id="55" w:name="_Toc517343015"/>
      <w:r>
        <w:rPr>
          <w:rFonts w:ascii="Calibri Light" w:hAnsi="Calibri Light"/>
        </w:rPr>
        <w:t>Manual Entry</w:t>
      </w:r>
      <w:bookmarkEnd w:id="55"/>
    </w:p>
    <w:p w14:paraId="21E8ED26" w14:textId="1665C7D0" w:rsidR="005C6055" w:rsidRPr="006B24F0" w:rsidRDefault="005C6055" w:rsidP="005C6055">
      <w:pPr>
        <w:pStyle w:val="Heading3Text"/>
        <w:rPr>
          <w:rFonts w:ascii="Calibri Light" w:hAnsi="Calibri Light"/>
        </w:rPr>
      </w:pPr>
      <w:r w:rsidRPr="006B24F0">
        <w:rPr>
          <w:rFonts w:ascii="Calibri Light" w:hAnsi="Calibri Light"/>
        </w:rPr>
        <w:t>The following da</w:t>
      </w:r>
      <w:r w:rsidR="00D178B8">
        <w:rPr>
          <w:rFonts w:ascii="Calibri Light" w:hAnsi="Calibri Light"/>
        </w:rPr>
        <w:t>ta elements will be available for mai</w:t>
      </w:r>
      <w:r w:rsidR="000444A4">
        <w:rPr>
          <w:rFonts w:ascii="Calibri Light" w:hAnsi="Calibri Light"/>
        </w:rPr>
        <w:t>ntenance in Customer Care and Economic Development Opportunities</w:t>
      </w:r>
      <w:r w:rsidR="00D178B8">
        <w:rPr>
          <w:rFonts w:ascii="Calibri Light" w:hAnsi="Calibri Light"/>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42"/>
        <w:gridCol w:w="1676"/>
        <w:gridCol w:w="4696"/>
      </w:tblGrid>
      <w:tr w:rsidR="005C6055" w:rsidRPr="006B24F0" w14:paraId="48DB04E3" w14:textId="77777777" w:rsidTr="009725E3">
        <w:trPr>
          <w:cantSplit/>
          <w:trHeight w:val="432"/>
          <w:tblHeader/>
        </w:trPr>
        <w:tc>
          <w:tcPr>
            <w:tcW w:w="2942" w:type="dxa"/>
            <w:tcBorders>
              <w:top w:val="threeDEmboss" w:sz="6" w:space="0" w:color="auto"/>
              <w:bottom w:val="threeDEmboss" w:sz="6" w:space="0" w:color="auto"/>
            </w:tcBorders>
            <w:shd w:val="clear" w:color="auto" w:fill="F9FBAF"/>
            <w:vAlign w:val="center"/>
          </w:tcPr>
          <w:p w14:paraId="7FDE90B6" w14:textId="77777777" w:rsidR="005C6055" w:rsidRPr="006B24F0" w:rsidRDefault="005C6055" w:rsidP="009725E3">
            <w:pPr>
              <w:pStyle w:val="TableHeader-Left"/>
              <w:rPr>
                <w:rFonts w:ascii="Calibri Light" w:hAnsi="Calibri Light" w:cs="Arial"/>
              </w:rPr>
            </w:pPr>
            <w:r w:rsidRPr="006B24F0">
              <w:rPr>
                <w:rFonts w:ascii="Calibri Light" w:hAnsi="Calibri Light" w:cs="Arial"/>
              </w:rPr>
              <w:t>Field</w:t>
            </w:r>
          </w:p>
        </w:tc>
        <w:tc>
          <w:tcPr>
            <w:tcW w:w="1676" w:type="dxa"/>
            <w:tcBorders>
              <w:top w:val="threeDEmboss" w:sz="6" w:space="0" w:color="auto"/>
              <w:bottom w:val="threeDEmboss" w:sz="6" w:space="0" w:color="auto"/>
            </w:tcBorders>
            <w:shd w:val="clear" w:color="auto" w:fill="F9FBAF"/>
            <w:vAlign w:val="center"/>
          </w:tcPr>
          <w:p w14:paraId="18628204" w14:textId="77777777" w:rsidR="005C6055" w:rsidRPr="006B24F0" w:rsidRDefault="005C6055" w:rsidP="009725E3">
            <w:pPr>
              <w:pStyle w:val="TableHeader-Left"/>
              <w:rPr>
                <w:rFonts w:ascii="Calibri Light" w:hAnsi="Calibri Light" w:cs="Arial"/>
              </w:rPr>
            </w:pPr>
            <w:r w:rsidRPr="006B24F0">
              <w:rPr>
                <w:rFonts w:ascii="Calibri Light" w:hAnsi="Calibri Light" w:cs="Arial"/>
              </w:rPr>
              <w:t>Type</w:t>
            </w:r>
          </w:p>
        </w:tc>
        <w:tc>
          <w:tcPr>
            <w:tcW w:w="4696" w:type="dxa"/>
            <w:tcBorders>
              <w:top w:val="threeDEmboss" w:sz="6" w:space="0" w:color="auto"/>
              <w:bottom w:val="threeDEmboss" w:sz="6" w:space="0" w:color="auto"/>
            </w:tcBorders>
            <w:shd w:val="clear" w:color="auto" w:fill="F9FBAF"/>
            <w:vAlign w:val="center"/>
          </w:tcPr>
          <w:p w14:paraId="16229C83" w14:textId="77777777" w:rsidR="005C6055" w:rsidRPr="006B24F0" w:rsidRDefault="005C6055" w:rsidP="009725E3">
            <w:pPr>
              <w:pStyle w:val="TableHeader-Left"/>
              <w:rPr>
                <w:rFonts w:ascii="Calibri Light" w:hAnsi="Calibri Light" w:cs="Arial"/>
              </w:rPr>
            </w:pPr>
            <w:r w:rsidRPr="006B24F0">
              <w:rPr>
                <w:rFonts w:ascii="Calibri Light" w:hAnsi="Calibri Light" w:cs="Arial"/>
              </w:rPr>
              <w:t>Comments</w:t>
            </w:r>
          </w:p>
        </w:tc>
      </w:tr>
      <w:tr w:rsidR="005C6055" w:rsidRPr="006B24F0" w14:paraId="4D38EC65" w14:textId="77777777" w:rsidTr="009725E3">
        <w:trPr>
          <w:cantSplit/>
          <w:trHeight w:val="432"/>
        </w:trPr>
        <w:tc>
          <w:tcPr>
            <w:tcW w:w="2942" w:type="dxa"/>
            <w:tcBorders>
              <w:top w:val="threeDEmboss" w:sz="6" w:space="0" w:color="auto"/>
            </w:tcBorders>
            <w:vAlign w:val="center"/>
          </w:tcPr>
          <w:p w14:paraId="15575441" w14:textId="77777777" w:rsidR="005C6055" w:rsidRPr="0032513B" w:rsidRDefault="005C6055" w:rsidP="009725E3">
            <w:pPr>
              <w:pStyle w:val="TableField-Left"/>
              <w:rPr>
                <w:rFonts w:ascii="Calibri Light" w:hAnsi="Calibri Light" w:cs="Arial"/>
                <w:b/>
              </w:rPr>
            </w:pPr>
            <w:r w:rsidRPr="0032513B">
              <w:rPr>
                <w:rFonts w:ascii="Calibri Light" w:hAnsi="Calibri Light" w:cs="Arial"/>
                <w:b/>
              </w:rPr>
              <w:t>Overview</w:t>
            </w:r>
          </w:p>
        </w:tc>
        <w:tc>
          <w:tcPr>
            <w:tcW w:w="1676" w:type="dxa"/>
            <w:tcBorders>
              <w:top w:val="threeDEmboss" w:sz="6" w:space="0" w:color="auto"/>
            </w:tcBorders>
            <w:vAlign w:val="center"/>
          </w:tcPr>
          <w:p w14:paraId="524808A5" w14:textId="77777777" w:rsidR="005C6055" w:rsidRPr="006B24F0" w:rsidRDefault="005C6055" w:rsidP="009725E3">
            <w:pPr>
              <w:pStyle w:val="TableField-Left"/>
              <w:rPr>
                <w:rFonts w:ascii="Calibri Light" w:hAnsi="Calibri Light" w:cs="Arial"/>
              </w:rPr>
            </w:pPr>
          </w:p>
        </w:tc>
        <w:tc>
          <w:tcPr>
            <w:tcW w:w="4696" w:type="dxa"/>
            <w:tcBorders>
              <w:top w:val="threeDEmboss" w:sz="6" w:space="0" w:color="auto"/>
            </w:tcBorders>
            <w:vAlign w:val="center"/>
          </w:tcPr>
          <w:p w14:paraId="30808346" w14:textId="77777777" w:rsidR="005C6055" w:rsidRPr="006B24F0" w:rsidRDefault="005C6055" w:rsidP="009725E3">
            <w:pPr>
              <w:pStyle w:val="TableField-Left"/>
              <w:rPr>
                <w:rFonts w:ascii="Calibri Light" w:hAnsi="Calibri Light" w:cs="Arial"/>
              </w:rPr>
            </w:pPr>
          </w:p>
        </w:tc>
      </w:tr>
      <w:tr w:rsidR="005C6055" w:rsidRPr="006B24F0" w14:paraId="51178FCE" w14:textId="77777777" w:rsidTr="009725E3">
        <w:trPr>
          <w:cantSplit/>
          <w:trHeight w:val="432"/>
        </w:trPr>
        <w:tc>
          <w:tcPr>
            <w:tcW w:w="2942" w:type="dxa"/>
            <w:vAlign w:val="center"/>
          </w:tcPr>
          <w:p w14:paraId="1BD1C1F9" w14:textId="77777777" w:rsidR="005C6055" w:rsidRPr="006B24F0" w:rsidRDefault="005C6055" w:rsidP="009725E3">
            <w:pPr>
              <w:pStyle w:val="TableField-Left"/>
              <w:ind w:left="720"/>
              <w:rPr>
                <w:rFonts w:ascii="Calibri Light" w:hAnsi="Calibri Light" w:cs="Arial"/>
              </w:rPr>
            </w:pPr>
            <w:r>
              <w:rPr>
                <w:rFonts w:ascii="Calibri Light" w:hAnsi="Calibri Light" w:cs="Arial"/>
              </w:rPr>
              <w:t>Name</w:t>
            </w:r>
          </w:p>
        </w:tc>
        <w:tc>
          <w:tcPr>
            <w:tcW w:w="1676" w:type="dxa"/>
            <w:vAlign w:val="center"/>
          </w:tcPr>
          <w:p w14:paraId="590B3AC8" w14:textId="77777777" w:rsidR="005C6055" w:rsidRPr="006B24F0" w:rsidRDefault="005C6055" w:rsidP="009725E3">
            <w:pPr>
              <w:pStyle w:val="TableField-Left"/>
              <w:rPr>
                <w:rFonts w:ascii="Calibri Light" w:hAnsi="Calibri Light" w:cs="Arial"/>
              </w:rPr>
            </w:pPr>
            <w:r>
              <w:rPr>
                <w:rFonts w:ascii="Calibri Light" w:hAnsi="Calibri Light" w:cs="Arial"/>
              </w:rPr>
              <w:t>Required</w:t>
            </w:r>
          </w:p>
        </w:tc>
        <w:tc>
          <w:tcPr>
            <w:tcW w:w="4696" w:type="dxa"/>
            <w:vAlign w:val="center"/>
          </w:tcPr>
          <w:p w14:paraId="1EDAF5E2" w14:textId="77777777" w:rsidR="005C6055" w:rsidRPr="006B24F0" w:rsidRDefault="005C6055" w:rsidP="009725E3">
            <w:pPr>
              <w:pStyle w:val="TableField-Left"/>
              <w:rPr>
                <w:rFonts w:ascii="Calibri Light" w:hAnsi="Calibri Light" w:cs="Arial"/>
              </w:rPr>
            </w:pPr>
            <w:r>
              <w:rPr>
                <w:rFonts w:ascii="Calibri Light" w:hAnsi="Calibri Light" w:cs="Arial"/>
              </w:rPr>
              <w:t>Input Field</w:t>
            </w:r>
          </w:p>
        </w:tc>
      </w:tr>
      <w:tr w:rsidR="005C6055" w:rsidRPr="006B24F0" w14:paraId="57CD64DF" w14:textId="77777777" w:rsidTr="009725E3">
        <w:trPr>
          <w:cantSplit/>
          <w:trHeight w:val="432"/>
        </w:trPr>
        <w:tc>
          <w:tcPr>
            <w:tcW w:w="2942" w:type="dxa"/>
            <w:vAlign w:val="center"/>
          </w:tcPr>
          <w:p w14:paraId="0FF4AE3A" w14:textId="77777777" w:rsidR="005C6055" w:rsidRPr="006B24F0" w:rsidRDefault="005C6055" w:rsidP="009725E3">
            <w:pPr>
              <w:pStyle w:val="TableField-Left"/>
              <w:ind w:left="720"/>
              <w:rPr>
                <w:rFonts w:ascii="Calibri Light" w:hAnsi="Calibri Light" w:cs="Arial"/>
              </w:rPr>
            </w:pPr>
            <w:r>
              <w:rPr>
                <w:rFonts w:ascii="Calibri Light" w:hAnsi="Calibri Light" w:cs="Arial"/>
              </w:rPr>
              <w:t>Account</w:t>
            </w:r>
          </w:p>
        </w:tc>
        <w:tc>
          <w:tcPr>
            <w:tcW w:w="1676" w:type="dxa"/>
            <w:vAlign w:val="center"/>
          </w:tcPr>
          <w:p w14:paraId="38CC9920" w14:textId="3262FD4E" w:rsidR="005C6055" w:rsidRPr="006B24F0" w:rsidRDefault="00242828" w:rsidP="009725E3">
            <w:pPr>
              <w:pStyle w:val="TableField-Left"/>
              <w:rPr>
                <w:rFonts w:ascii="Calibri Light" w:hAnsi="Calibri Light" w:cs="Arial"/>
              </w:rPr>
            </w:pPr>
            <w:r>
              <w:rPr>
                <w:rFonts w:ascii="Calibri Light" w:hAnsi="Calibri Light" w:cs="Arial"/>
              </w:rPr>
              <w:t>Required</w:t>
            </w:r>
          </w:p>
        </w:tc>
        <w:tc>
          <w:tcPr>
            <w:tcW w:w="4696" w:type="dxa"/>
            <w:vAlign w:val="center"/>
          </w:tcPr>
          <w:p w14:paraId="1C1B20FE" w14:textId="77777777" w:rsidR="005C6055" w:rsidRPr="006B24F0" w:rsidRDefault="005C6055" w:rsidP="009725E3">
            <w:pPr>
              <w:pStyle w:val="TableField-Left"/>
              <w:rPr>
                <w:rFonts w:ascii="Calibri Light" w:hAnsi="Calibri Light" w:cs="Arial"/>
              </w:rPr>
            </w:pPr>
            <w:r>
              <w:rPr>
                <w:rFonts w:ascii="Calibri Light" w:hAnsi="Calibri Light" w:cs="Arial"/>
              </w:rPr>
              <w:t>Input Field with Standard Search Help</w:t>
            </w:r>
          </w:p>
        </w:tc>
      </w:tr>
      <w:tr w:rsidR="005C6055" w:rsidRPr="006B24F0" w14:paraId="2D919CFC" w14:textId="77777777" w:rsidTr="009725E3">
        <w:trPr>
          <w:cantSplit/>
          <w:trHeight w:val="432"/>
        </w:trPr>
        <w:tc>
          <w:tcPr>
            <w:tcW w:w="2942" w:type="dxa"/>
            <w:vAlign w:val="center"/>
          </w:tcPr>
          <w:p w14:paraId="7DA3AC7A" w14:textId="77777777" w:rsidR="005C6055" w:rsidRPr="006B24F0" w:rsidRDefault="005C6055" w:rsidP="009725E3">
            <w:pPr>
              <w:pStyle w:val="TableField-Left"/>
              <w:ind w:left="720"/>
              <w:rPr>
                <w:rFonts w:ascii="Calibri Light" w:hAnsi="Calibri Light" w:cs="Arial"/>
              </w:rPr>
            </w:pPr>
            <w:r>
              <w:rPr>
                <w:rFonts w:ascii="Calibri Light" w:hAnsi="Calibri Light" w:cs="Arial"/>
              </w:rPr>
              <w:t>Contact</w:t>
            </w:r>
          </w:p>
        </w:tc>
        <w:tc>
          <w:tcPr>
            <w:tcW w:w="1676" w:type="dxa"/>
            <w:vAlign w:val="center"/>
          </w:tcPr>
          <w:p w14:paraId="0B1CD2FD" w14:textId="1A9C6637" w:rsidR="005C6055" w:rsidRPr="006B24F0" w:rsidRDefault="00242828"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6BD6E164" w14:textId="77777777" w:rsidR="005C6055" w:rsidRPr="006B24F0" w:rsidRDefault="005C6055" w:rsidP="009725E3">
            <w:pPr>
              <w:pStyle w:val="TableField-Left"/>
              <w:rPr>
                <w:rFonts w:ascii="Calibri Light" w:hAnsi="Calibri Light" w:cs="Arial"/>
              </w:rPr>
            </w:pPr>
            <w:r>
              <w:rPr>
                <w:rFonts w:ascii="Calibri Light" w:hAnsi="Calibri Light" w:cs="Arial"/>
              </w:rPr>
              <w:t>Input Field with Standard Search Help</w:t>
            </w:r>
          </w:p>
        </w:tc>
      </w:tr>
      <w:tr w:rsidR="005C6055" w:rsidRPr="006B24F0" w14:paraId="50C7AB82" w14:textId="77777777" w:rsidTr="009725E3">
        <w:trPr>
          <w:cantSplit/>
          <w:trHeight w:val="432"/>
        </w:trPr>
        <w:tc>
          <w:tcPr>
            <w:tcW w:w="2942" w:type="dxa"/>
            <w:vAlign w:val="center"/>
          </w:tcPr>
          <w:p w14:paraId="2C5F317E" w14:textId="77777777" w:rsidR="005C6055" w:rsidRPr="006B24F0" w:rsidRDefault="005C6055" w:rsidP="009725E3">
            <w:pPr>
              <w:pStyle w:val="TableField-Left"/>
              <w:ind w:left="720"/>
              <w:rPr>
                <w:rFonts w:ascii="Calibri Light" w:hAnsi="Calibri Light" w:cs="Arial"/>
              </w:rPr>
            </w:pPr>
            <w:r>
              <w:rPr>
                <w:rFonts w:ascii="Calibri Light" w:hAnsi="Calibri Light" w:cs="Arial"/>
              </w:rPr>
              <w:t>Status</w:t>
            </w:r>
          </w:p>
        </w:tc>
        <w:tc>
          <w:tcPr>
            <w:tcW w:w="1676" w:type="dxa"/>
            <w:vAlign w:val="center"/>
          </w:tcPr>
          <w:p w14:paraId="5AFA822B" w14:textId="7D0A0D64" w:rsidR="005C6055" w:rsidRPr="006B24F0" w:rsidRDefault="00242828" w:rsidP="009725E3">
            <w:pPr>
              <w:pStyle w:val="TableField-Left"/>
              <w:rPr>
                <w:rFonts w:ascii="Calibri Light" w:hAnsi="Calibri Light" w:cs="Arial"/>
              </w:rPr>
            </w:pPr>
            <w:r>
              <w:rPr>
                <w:rFonts w:ascii="Calibri Light" w:hAnsi="Calibri Light" w:cs="Arial"/>
              </w:rPr>
              <w:t>Required</w:t>
            </w:r>
          </w:p>
        </w:tc>
        <w:tc>
          <w:tcPr>
            <w:tcW w:w="4696" w:type="dxa"/>
            <w:vAlign w:val="center"/>
          </w:tcPr>
          <w:p w14:paraId="2F9A62A9" w14:textId="64BB7066" w:rsidR="005C6055" w:rsidRPr="006B24F0" w:rsidRDefault="005C6055" w:rsidP="009725E3">
            <w:pPr>
              <w:pStyle w:val="TableField-Left"/>
              <w:rPr>
                <w:rFonts w:ascii="Calibri Light" w:hAnsi="Calibri Light" w:cs="Arial"/>
              </w:rPr>
            </w:pPr>
            <w:r>
              <w:rPr>
                <w:rFonts w:ascii="Calibri Light" w:hAnsi="Calibri Light" w:cs="Arial"/>
              </w:rPr>
              <w:t>Input Field with Dropdown List</w:t>
            </w:r>
          </w:p>
        </w:tc>
      </w:tr>
      <w:tr w:rsidR="005C6055" w:rsidRPr="006B24F0" w14:paraId="5F9AC42B" w14:textId="77777777" w:rsidTr="009725E3">
        <w:trPr>
          <w:cantSplit/>
          <w:trHeight w:val="432"/>
        </w:trPr>
        <w:tc>
          <w:tcPr>
            <w:tcW w:w="2942" w:type="dxa"/>
            <w:vAlign w:val="center"/>
          </w:tcPr>
          <w:p w14:paraId="170B8A52" w14:textId="327AE0B4" w:rsidR="005C6055" w:rsidRPr="00144663" w:rsidRDefault="005C6055" w:rsidP="009725E3">
            <w:pPr>
              <w:pStyle w:val="TableField-Left"/>
              <w:ind w:left="720"/>
              <w:rPr>
                <w:rFonts w:ascii="Calibri Light" w:hAnsi="Calibri Light" w:cs="Arial"/>
              </w:rPr>
            </w:pPr>
            <w:r w:rsidRPr="00144663">
              <w:rPr>
                <w:rFonts w:ascii="Calibri Light" w:hAnsi="Calibri Light" w:cs="Arial"/>
              </w:rPr>
              <w:t>R</w:t>
            </w:r>
            <w:r w:rsidR="00242828">
              <w:rPr>
                <w:rFonts w:ascii="Calibri Light" w:eastAsia="Calibri" w:hAnsi="Calibri Light" w:cs="Arial"/>
                <w:lang w:eastAsia="en-US"/>
              </w:rPr>
              <w:t>eason for Status</w:t>
            </w:r>
          </w:p>
        </w:tc>
        <w:tc>
          <w:tcPr>
            <w:tcW w:w="1676" w:type="dxa"/>
            <w:vAlign w:val="center"/>
          </w:tcPr>
          <w:p w14:paraId="30C63B70" w14:textId="2DD2F2C4" w:rsidR="005C6055" w:rsidRPr="006B24F0" w:rsidRDefault="00242828"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059FD428" w14:textId="19043F49" w:rsidR="005C6055" w:rsidRDefault="005C6055" w:rsidP="009725E3">
            <w:pPr>
              <w:pStyle w:val="TableField-Left"/>
              <w:rPr>
                <w:rFonts w:ascii="Calibri Light" w:hAnsi="Calibri Light" w:cs="Arial"/>
              </w:rPr>
            </w:pPr>
            <w:r>
              <w:rPr>
                <w:rFonts w:ascii="Calibri Light" w:hAnsi="Calibri Light" w:cs="Arial"/>
              </w:rPr>
              <w:t>Input Field with Dropdown List</w:t>
            </w:r>
          </w:p>
        </w:tc>
      </w:tr>
      <w:tr w:rsidR="005C6055" w:rsidRPr="006B24F0" w14:paraId="49FF8D45" w14:textId="77777777" w:rsidTr="009725E3">
        <w:trPr>
          <w:cantSplit/>
          <w:trHeight w:val="432"/>
        </w:trPr>
        <w:tc>
          <w:tcPr>
            <w:tcW w:w="2942" w:type="dxa"/>
            <w:vAlign w:val="center"/>
          </w:tcPr>
          <w:p w14:paraId="4F6483F5" w14:textId="77777777" w:rsidR="005C6055" w:rsidRPr="006B24F0" w:rsidRDefault="005C6055" w:rsidP="009725E3">
            <w:pPr>
              <w:pStyle w:val="TableField-Left"/>
              <w:ind w:left="720"/>
              <w:rPr>
                <w:rFonts w:ascii="Calibri Light" w:hAnsi="Calibri Light" w:cs="Arial"/>
              </w:rPr>
            </w:pPr>
            <w:r>
              <w:rPr>
                <w:rFonts w:ascii="Calibri Light" w:hAnsi="Calibri Light" w:cs="Arial"/>
              </w:rPr>
              <w:t>Source</w:t>
            </w:r>
          </w:p>
        </w:tc>
        <w:tc>
          <w:tcPr>
            <w:tcW w:w="1676" w:type="dxa"/>
            <w:vAlign w:val="center"/>
          </w:tcPr>
          <w:p w14:paraId="5E271BC7" w14:textId="10B81376" w:rsidR="005C6055" w:rsidRPr="006B24F0" w:rsidRDefault="00242828"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0E7F7030" w14:textId="416E4149" w:rsidR="005C6055" w:rsidRPr="006B24F0" w:rsidRDefault="005C6055" w:rsidP="00F82BE2">
            <w:pPr>
              <w:pStyle w:val="TableField-Left"/>
              <w:rPr>
                <w:rFonts w:ascii="Calibri Light" w:hAnsi="Calibri Light" w:cs="Arial"/>
              </w:rPr>
            </w:pPr>
            <w:r>
              <w:rPr>
                <w:rFonts w:ascii="Calibri Light" w:hAnsi="Calibri Light" w:cs="Arial"/>
              </w:rPr>
              <w:t>Input Field with Dropdown List</w:t>
            </w:r>
          </w:p>
        </w:tc>
      </w:tr>
      <w:tr w:rsidR="00242828" w:rsidRPr="006B24F0" w14:paraId="77F81BAB" w14:textId="77777777" w:rsidTr="009725E3">
        <w:trPr>
          <w:cantSplit/>
          <w:trHeight w:val="432"/>
        </w:trPr>
        <w:tc>
          <w:tcPr>
            <w:tcW w:w="2942" w:type="dxa"/>
            <w:vAlign w:val="center"/>
          </w:tcPr>
          <w:p w14:paraId="6640B345" w14:textId="044A691C" w:rsidR="00242828" w:rsidRDefault="00242828" w:rsidP="009725E3">
            <w:pPr>
              <w:pStyle w:val="TableField-Left"/>
              <w:ind w:left="720"/>
              <w:rPr>
                <w:rFonts w:ascii="Calibri Light" w:hAnsi="Calibri Light" w:cs="Arial"/>
              </w:rPr>
            </w:pPr>
            <w:r>
              <w:rPr>
                <w:rFonts w:ascii="Calibri Light" w:hAnsi="Calibri Light" w:cs="Arial"/>
              </w:rPr>
              <w:t>Sales Cycle</w:t>
            </w:r>
          </w:p>
        </w:tc>
        <w:tc>
          <w:tcPr>
            <w:tcW w:w="1676" w:type="dxa"/>
            <w:vAlign w:val="center"/>
          </w:tcPr>
          <w:p w14:paraId="5B2A57AC" w14:textId="00CF4992" w:rsidR="00242828" w:rsidRPr="006B24F0" w:rsidRDefault="00242828" w:rsidP="009725E3">
            <w:pPr>
              <w:pStyle w:val="TableField-Left"/>
              <w:rPr>
                <w:rFonts w:ascii="Calibri Light" w:hAnsi="Calibri Light" w:cs="Arial"/>
              </w:rPr>
            </w:pPr>
            <w:r>
              <w:rPr>
                <w:rFonts w:ascii="Calibri Light" w:hAnsi="Calibri Light" w:cs="Arial"/>
              </w:rPr>
              <w:t>Required</w:t>
            </w:r>
          </w:p>
        </w:tc>
        <w:tc>
          <w:tcPr>
            <w:tcW w:w="4696" w:type="dxa"/>
            <w:vAlign w:val="center"/>
          </w:tcPr>
          <w:p w14:paraId="02725A1F" w14:textId="25B80F4A" w:rsidR="00242828" w:rsidRDefault="00242828" w:rsidP="009725E3">
            <w:pPr>
              <w:pStyle w:val="TableField-Left"/>
              <w:rPr>
                <w:rFonts w:ascii="Calibri Light" w:hAnsi="Calibri Light" w:cs="Arial"/>
              </w:rPr>
            </w:pPr>
            <w:r>
              <w:rPr>
                <w:rFonts w:ascii="Calibri Light" w:hAnsi="Calibri Light" w:cs="Arial"/>
              </w:rPr>
              <w:t>Input Field with Dropdown List</w:t>
            </w:r>
          </w:p>
        </w:tc>
      </w:tr>
      <w:tr w:rsidR="00242828" w:rsidRPr="006B24F0" w14:paraId="0531DBE9" w14:textId="77777777" w:rsidTr="009725E3">
        <w:trPr>
          <w:cantSplit/>
          <w:trHeight w:val="432"/>
        </w:trPr>
        <w:tc>
          <w:tcPr>
            <w:tcW w:w="2942" w:type="dxa"/>
            <w:vAlign w:val="center"/>
          </w:tcPr>
          <w:p w14:paraId="18615AB9" w14:textId="64CE221B" w:rsidR="00242828" w:rsidRDefault="00242828" w:rsidP="009725E3">
            <w:pPr>
              <w:pStyle w:val="TableField-Left"/>
              <w:ind w:left="720"/>
              <w:rPr>
                <w:rFonts w:ascii="Calibri Light" w:hAnsi="Calibri Light" w:cs="Arial"/>
              </w:rPr>
            </w:pPr>
            <w:r>
              <w:rPr>
                <w:rFonts w:ascii="Calibri Light" w:hAnsi="Calibri Light" w:cs="Arial"/>
              </w:rPr>
              <w:t>Sales Phase</w:t>
            </w:r>
          </w:p>
        </w:tc>
        <w:tc>
          <w:tcPr>
            <w:tcW w:w="1676" w:type="dxa"/>
            <w:vAlign w:val="center"/>
          </w:tcPr>
          <w:p w14:paraId="69E22679" w14:textId="2B462641" w:rsidR="00242828" w:rsidRPr="006B24F0" w:rsidRDefault="00242828" w:rsidP="009725E3">
            <w:pPr>
              <w:pStyle w:val="TableField-Left"/>
              <w:rPr>
                <w:rFonts w:ascii="Calibri Light" w:hAnsi="Calibri Light" w:cs="Arial"/>
              </w:rPr>
            </w:pPr>
            <w:r>
              <w:rPr>
                <w:rFonts w:ascii="Calibri Light" w:hAnsi="Calibri Light" w:cs="Arial"/>
              </w:rPr>
              <w:t>Required</w:t>
            </w:r>
          </w:p>
        </w:tc>
        <w:tc>
          <w:tcPr>
            <w:tcW w:w="4696" w:type="dxa"/>
            <w:vAlign w:val="center"/>
          </w:tcPr>
          <w:p w14:paraId="23EAE3CC" w14:textId="212F4767" w:rsidR="00242828" w:rsidRDefault="00242828" w:rsidP="009725E3">
            <w:pPr>
              <w:pStyle w:val="TableField-Left"/>
              <w:rPr>
                <w:rFonts w:ascii="Calibri Light" w:hAnsi="Calibri Light" w:cs="Arial"/>
              </w:rPr>
            </w:pPr>
            <w:r>
              <w:rPr>
                <w:rFonts w:ascii="Calibri Light" w:hAnsi="Calibri Light" w:cs="Arial"/>
              </w:rPr>
              <w:t>Input Field with Dropdown List</w:t>
            </w:r>
          </w:p>
        </w:tc>
      </w:tr>
      <w:tr w:rsidR="005C6055" w:rsidRPr="006B24F0" w14:paraId="3D1417F8" w14:textId="77777777" w:rsidTr="009725E3">
        <w:trPr>
          <w:cantSplit/>
          <w:trHeight w:val="432"/>
        </w:trPr>
        <w:tc>
          <w:tcPr>
            <w:tcW w:w="2942" w:type="dxa"/>
            <w:vAlign w:val="center"/>
          </w:tcPr>
          <w:p w14:paraId="6BDB73DE" w14:textId="77777777" w:rsidR="005C6055" w:rsidRPr="006B24F0" w:rsidRDefault="005C6055" w:rsidP="009725E3">
            <w:pPr>
              <w:pStyle w:val="TableField-Left"/>
              <w:ind w:left="720"/>
              <w:rPr>
                <w:rFonts w:ascii="Calibri Light" w:hAnsi="Calibri Light" w:cs="Arial"/>
              </w:rPr>
            </w:pPr>
            <w:r>
              <w:rPr>
                <w:rFonts w:ascii="Calibri Light" w:hAnsi="Calibri Light" w:cs="Arial"/>
              </w:rPr>
              <w:t>Start Date</w:t>
            </w:r>
          </w:p>
        </w:tc>
        <w:tc>
          <w:tcPr>
            <w:tcW w:w="1676" w:type="dxa"/>
            <w:vAlign w:val="center"/>
          </w:tcPr>
          <w:p w14:paraId="5CF909C0" w14:textId="3D3658A4" w:rsidR="005C6055" w:rsidRPr="006B24F0" w:rsidRDefault="00242828" w:rsidP="009725E3">
            <w:pPr>
              <w:pStyle w:val="TableField-Left"/>
              <w:rPr>
                <w:rFonts w:ascii="Calibri Light" w:hAnsi="Calibri Light" w:cs="Arial"/>
              </w:rPr>
            </w:pPr>
            <w:r>
              <w:rPr>
                <w:rFonts w:ascii="Calibri Light" w:hAnsi="Calibri Light" w:cs="Arial"/>
              </w:rPr>
              <w:t>Required</w:t>
            </w:r>
          </w:p>
        </w:tc>
        <w:tc>
          <w:tcPr>
            <w:tcW w:w="4696" w:type="dxa"/>
            <w:vAlign w:val="center"/>
          </w:tcPr>
          <w:p w14:paraId="58F7FF90" w14:textId="77777777" w:rsidR="005C6055" w:rsidRPr="006B24F0" w:rsidRDefault="005C6055" w:rsidP="009725E3">
            <w:pPr>
              <w:pStyle w:val="TableField-Left"/>
              <w:rPr>
                <w:rFonts w:ascii="Calibri Light" w:hAnsi="Calibri Light" w:cs="Arial"/>
              </w:rPr>
            </w:pPr>
            <w:r>
              <w:rPr>
                <w:rFonts w:ascii="Calibri Light" w:hAnsi="Calibri Light" w:cs="Arial"/>
              </w:rPr>
              <w:t>Input Field with Standard Search Help</w:t>
            </w:r>
          </w:p>
        </w:tc>
      </w:tr>
      <w:tr w:rsidR="005C6055" w:rsidRPr="006B24F0" w14:paraId="4C298F1E" w14:textId="77777777" w:rsidTr="009725E3">
        <w:trPr>
          <w:cantSplit/>
          <w:trHeight w:val="432"/>
        </w:trPr>
        <w:tc>
          <w:tcPr>
            <w:tcW w:w="2942" w:type="dxa"/>
            <w:vAlign w:val="center"/>
          </w:tcPr>
          <w:p w14:paraId="46E86B12" w14:textId="015C3259" w:rsidR="005C6055" w:rsidRPr="006B24F0" w:rsidRDefault="00242828" w:rsidP="009725E3">
            <w:pPr>
              <w:pStyle w:val="TableField-Left"/>
              <w:ind w:left="720"/>
              <w:rPr>
                <w:rFonts w:ascii="Calibri Light" w:hAnsi="Calibri Light" w:cs="Arial"/>
              </w:rPr>
            </w:pPr>
            <w:r>
              <w:rPr>
                <w:rFonts w:ascii="Calibri Light" w:hAnsi="Calibri Light" w:cs="Arial"/>
              </w:rPr>
              <w:lastRenderedPageBreak/>
              <w:t>Close</w:t>
            </w:r>
            <w:r w:rsidR="005C6055">
              <w:rPr>
                <w:rFonts w:ascii="Calibri Light" w:hAnsi="Calibri Light" w:cs="Arial"/>
              </w:rPr>
              <w:t xml:space="preserve"> Date</w:t>
            </w:r>
          </w:p>
        </w:tc>
        <w:tc>
          <w:tcPr>
            <w:tcW w:w="1676" w:type="dxa"/>
            <w:vAlign w:val="center"/>
          </w:tcPr>
          <w:p w14:paraId="5D60738B" w14:textId="68F3666D" w:rsidR="005C6055" w:rsidRPr="006B24F0" w:rsidRDefault="00242828"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583D8BD0" w14:textId="77777777" w:rsidR="005C6055" w:rsidRPr="006B24F0" w:rsidRDefault="005C6055" w:rsidP="009725E3">
            <w:pPr>
              <w:pStyle w:val="TableField-Left"/>
              <w:rPr>
                <w:rFonts w:ascii="Calibri Light" w:hAnsi="Calibri Light" w:cs="Arial"/>
              </w:rPr>
            </w:pPr>
            <w:r>
              <w:rPr>
                <w:rFonts w:ascii="Calibri Light" w:hAnsi="Calibri Light" w:cs="Arial"/>
              </w:rPr>
              <w:t>Input Field with Standard Search Help</w:t>
            </w:r>
          </w:p>
        </w:tc>
      </w:tr>
      <w:tr w:rsidR="005C6055" w:rsidRPr="006B24F0" w14:paraId="73288BFA" w14:textId="77777777" w:rsidTr="009725E3">
        <w:trPr>
          <w:cantSplit/>
          <w:trHeight w:val="432"/>
        </w:trPr>
        <w:tc>
          <w:tcPr>
            <w:tcW w:w="2942" w:type="dxa"/>
            <w:vAlign w:val="center"/>
          </w:tcPr>
          <w:p w14:paraId="71644298" w14:textId="77777777" w:rsidR="005C6055" w:rsidRPr="006B24F0" w:rsidRDefault="005C6055" w:rsidP="009725E3">
            <w:pPr>
              <w:pStyle w:val="TableField-Left"/>
              <w:ind w:left="720"/>
              <w:rPr>
                <w:rFonts w:ascii="Calibri Light" w:hAnsi="Calibri Light" w:cs="Arial"/>
              </w:rPr>
            </w:pPr>
            <w:r>
              <w:rPr>
                <w:rFonts w:ascii="Calibri Light" w:hAnsi="Calibri Light" w:cs="Arial"/>
              </w:rPr>
              <w:t>Campaign</w:t>
            </w:r>
          </w:p>
        </w:tc>
        <w:tc>
          <w:tcPr>
            <w:tcW w:w="1676" w:type="dxa"/>
            <w:vAlign w:val="center"/>
          </w:tcPr>
          <w:p w14:paraId="2E5BB31C" w14:textId="339A6B73" w:rsidR="005C6055" w:rsidRPr="006B24F0" w:rsidRDefault="00242828"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1EB7258E" w14:textId="55CBAFCC" w:rsidR="005C6055" w:rsidRPr="006B24F0" w:rsidRDefault="005C6055" w:rsidP="009725E3">
            <w:pPr>
              <w:pStyle w:val="TableField-Left"/>
              <w:rPr>
                <w:rFonts w:ascii="Calibri Light" w:hAnsi="Calibri Light" w:cs="Arial"/>
              </w:rPr>
            </w:pPr>
            <w:r>
              <w:rPr>
                <w:rFonts w:ascii="Calibri Light" w:hAnsi="Calibri Light" w:cs="Arial"/>
              </w:rPr>
              <w:t>Input Field with Standard Search Help</w:t>
            </w:r>
          </w:p>
        </w:tc>
      </w:tr>
      <w:tr w:rsidR="005C6055" w:rsidRPr="006B24F0" w14:paraId="14758001" w14:textId="77777777" w:rsidTr="009725E3">
        <w:trPr>
          <w:cantSplit/>
          <w:trHeight w:val="432"/>
        </w:trPr>
        <w:tc>
          <w:tcPr>
            <w:tcW w:w="2942" w:type="dxa"/>
            <w:vAlign w:val="center"/>
          </w:tcPr>
          <w:p w14:paraId="758EFC63" w14:textId="77777777" w:rsidR="005C6055" w:rsidRPr="006B24F0" w:rsidRDefault="005C6055" w:rsidP="009725E3">
            <w:pPr>
              <w:pStyle w:val="TableField-Left"/>
              <w:ind w:left="720"/>
              <w:rPr>
                <w:rFonts w:ascii="Calibri Light" w:hAnsi="Calibri Light" w:cs="Arial"/>
              </w:rPr>
            </w:pPr>
            <w:r>
              <w:rPr>
                <w:rFonts w:ascii="Calibri Light" w:hAnsi="Calibri Light" w:cs="Arial"/>
              </w:rPr>
              <w:t>Category</w:t>
            </w:r>
          </w:p>
        </w:tc>
        <w:tc>
          <w:tcPr>
            <w:tcW w:w="1676" w:type="dxa"/>
            <w:vAlign w:val="center"/>
          </w:tcPr>
          <w:p w14:paraId="09756ADD" w14:textId="4618EF72" w:rsidR="005C6055" w:rsidRPr="006B24F0" w:rsidRDefault="00242828"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79783AD2" w14:textId="42D9ABA3" w:rsidR="005C6055" w:rsidRPr="006B24F0" w:rsidRDefault="005C6055" w:rsidP="009725E3">
            <w:pPr>
              <w:pStyle w:val="TableField-Left"/>
              <w:rPr>
                <w:rFonts w:ascii="Calibri Light" w:hAnsi="Calibri Light" w:cs="Arial"/>
              </w:rPr>
            </w:pPr>
            <w:r>
              <w:rPr>
                <w:rFonts w:ascii="Calibri Light" w:hAnsi="Calibri Light" w:cs="Arial"/>
              </w:rPr>
              <w:t>Input Field with Dropdown List</w:t>
            </w:r>
          </w:p>
        </w:tc>
      </w:tr>
      <w:tr w:rsidR="005C6055" w:rsidRPr="006B24F0" w14:paraId="611F59D9" w14:textId="77777777" w:rsidTr="009725E3">
        <w:trPr>
          <w:cantSplit/>
          <w:trHeight w:val="432"/>
        </w:trPr>
        <w:tc>
          <w:tcPr>
            <w:tcW w:w="2942" w:type="dxa"/>
            <w:vAlign w:val="center"/>
          </w:tcPr>
          <w:p w14:paraId="7ABC679F" w14:textId="77777777" w:rsidR="005C6055" w:rsidRPr="006B24F0" w:rsidRDefault="005C6055" w:rsidP="009725E3">
            <w:pPr>
              <w:pStyle w:val="TableField-Left"/>
              <w:ind w:left="720"/>
              <w:rPr>
                <w:rFonts w:ascii="Calibri Light" w:hAnsi="Calibri Light" w:cs="Arial"/>
              </w:rPr>
            </w:pPr>
            <w:r>
              <w:rPr>
                <w:rFonts w:ascii="Calibri Light" w:hAnsi="Calibri Light" w:cs="Arial"/>
              </w:rPr>
              <w:t>Owner</w:t>
            </w:r>
          </w:p>
        </w:tc>
        <w:tc>
          <w:tcPr>
            <w:tcW w:w="1676" w:type="dxa"/>
            <w:vAlign w:val="center"/>
          </w:tcPr>
          <w:p w14:paraId="28E046FC" w14:textId="45A6CBFE" w:rsidR="005C6055" w:rsidRPr="006B24F0" w:rsidRDefault="00242828"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3F0FEDB7" w14:textId="77777777" w:rsidR="005C6055" w:rsidRPr="006B24F0" w:rsidRDefault="005C6055" w:rsidP="009725E3">
            <w:pPr>
              <w:pStyle w:val="TableField-Left"/>
              <w:rPr>
                <w:rFonts w:ascii="Calibri Light" w:hAnsi="Calibri Light" w:cs="Arial"/>
              </w:rPr>
            </w:pPr>
            <w:r>
              <w:rPr>
                <w:rFonts w:ascii="Calibri Light" w:hAnsi="Calibri Light" w:cs="Arial"/>
              </w:rPr>
              <w:t>Input Field with Standard Search Help</w:t>
            </w:r>
          </w:p>
        </w:tc>
      </w:tr>
      <w:tr w:rsidR="005C6055" w:rsidRPr="006B24F0" w14:paraId="69ADB4B4" w14:textId="77777777" w:rsidTr="009725E3">
        <w:trPr>
          <w:cantSplit/>
          <w:trHeight w:val="432"/>
        </w:trPr>
        <w:tc>
          <w:tcPr>
            <w:tcW w:w="2942" w:type="dxa"/>
            <w:vAlign w:val="center"/>
          </w:tcPr>
          <w:p w14:paraId="0AC6C7E8" w14:textId="77777777" w:rsidR="005C6055" w:rsidRPr="006B24F0" w:rsidRDefault="005C6055" w:rsidP="009725E3">
            <w:pPr>
              <w:pStyle w:val="TableField-Left"/>
              <w:ind w:left="720"/>
              <w:rPr>
                <w:rFonts w:ascii="Calibri Light" w:hAnsi="Calibri Light" w:cs="Arial"/>
              </w:rPr>
            </w:pPr>
            <w:r>
              <w:rPr>
                <w:rFonts w:ascii="Calibri Light" w:hAnsi="Calibri Light" w:cs="Arial"/>
              </w:rPr>
              <w:t>Sales Territory ID</w:t>
            </w:r>
          </w:p>
        </w:tc>
        <w:tc>
          <w:tcPr>
            <w:tcW w:w="1676" w:type="dxa"/>
            <w:vAlign w:val="center"/>
          </w:tcPr>
          <w:p w14:paraId="06EFBC3E" w14:textId="2AECB879" w:rsidR="005C6055" w:rsidRPr="006B24F0" w:rsidRDefault="00242828"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36154967" w14:textId="77777777" w:rsidR="005C6055" w:rsidRPr="006B24F0" w:rsidRDefault="005C6055" w:rsidP="009725E3">
            <w:pPr>
              <w:pStyle w:val="TableField-Left"/>
              <w:rPr>
                <w:rFonts w:ascii="Calibri Light" w:hAnsi="Calibri Light" w:cs="Arial"/>
              </w:rPr>
            </w:pPr>
            <w:r>
              <w:rPr>
                <w:rFonts w:ascii="Calibri Light" w:hAnsi="Calibri Light" w:cs="Arial"/>
              </w:rPr>
              <w:t>Input Field with Standard Search Help</w:t>
            </w:r>
          </w:p>
        </w:tc>
      </w:tr>
      <w:tr w:rsidR="00242828" w:rsidRPr="006B24F0" w14:paraId="36977906" w14:textId="77777777" w:rsidTr="009725E3">
        <w:trPr>
          <w:cantSplit/>
          <w:trHeight w:val="432"/>
        </w:trPr>
        <w:tc>
          <w:tcPr>
            <w:tcW w:w="2942" w:type="dxa"/>
            <w:vAlign w:val="center"/>
          </w:tcPr>
          <w:p w14:paraId="1C818105" w14:textId="6C0A9C37" w:rsidR="00242828" w:rsidRDefault="00242828" w:rsidP="009725E3">
            <w:pPr>
              <w:pStyle w:val="TableField-Left"/>
              <w:ind w:left="720"/>
              <w:rPr>
                <w:rFonts w:ascii="Calibri Light" w:hAnsi="Calibri Light" w:cs="Arial"/>
              </w:rPr>
            </w:pPr>
            <w:r>
              <w:rPr>
                <w:rFonts w:ascii="Calibri Light" w:hAnsi="Calibri Light" w:cs="Arial"/>
              </w:rPr>
              <w:t>Probability</w:t>
            </w:r>
          </w:p>
        </w:tc>
        <w:tc>
          <w:tcPr>
            <w:tcW w:w="1676" w:type="dxa"/>
            <w:vAlign w:val="center"/>
          </w:tcPr>
          <w:p w14:paraId="2F3F64AD" w14:textId="68FF6A92" w:rsidR="00242828" w:rsidRDefault="00242828"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2E05FBBE" w14:textId="38875AA4" w:rsidR="00242828" w:rsidRDefault="00242828" w:rsidP="009725E3">
            <w:pPr>
              <w:pStyle w:val="TableField-Left"/>
              <w:rPr>
                <w:rFonts w:ascii="Calibri Light" w:hAnsi="Calibri Light" w:cs="Arial"/>
              </w:rPr>
            </w:pPr>
            <w:r>
              <w:rPr>
                <w:rFonts w:ascii="Calibri Light" w:hAnsi="Calibri Light" w:cs="Arial"/>
              </w:rPr>
              <w:t>Input Field</w:t>
            </w:r>
          </w:p>
        </w:tc>
      </w:tr>
      <w:tr w:rsidR="00242828" w:rsidRPr="006B24F0" w14:paraId="727CEA53" w14:textId="77777777" w:rsidTr="009725E3">
        <w:trPr>
          <w:cantSplit/>
          <w:trHeight w:val="432"/>
        </w:trPr>
        <w:tc>
          <w:tcPr>
            <w:tcW w:w="2942" w:type="dxa"/>
            <w:vAlign w:val="center"/>
          </w:tcPr>
          <w:p w14:paraId="1B59ED68" w14:textId="3D3658F4" w:rsidR="00242828" w:rsidRDefault="00242828" w:rsidP="009725E3">
            <w:pPr>
              <w:pStyle w:val="TableField-Left"/>
              <w:ind w:left="720"/>
              <w:rPr>
                <w:rFonts w:ascii="Calibri Light" w:hAnsi="Calibri Light" w:cs="Arial"/>
              </w:rPr>
            </w:pPr>
            <w:r>
              <w:rPr>
                <w:rFonts w:ascii="Calibri Light" w:hAnsi="Calibri Light" w:cs="Arial"/>
              </w:rPr>
              <w:t>Expected Value</w:t>
            </w:r>
          </w:p>
        </w:tc>
        <w:tc>
          <w:tcPr>
            <w:tcW w:w="1676" w:type="dxa"/>
            <w:vAlign w:val="center"/>
          </w:tcPr>
          <w:p w14:paraId="63F56ED8" w14:textId="29A84C64" w:rsidR="00242828" w:rsidRDefault="00242828"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59AA39EC" w14:textId="3BAD15E7" w:rsidR="00242828" w:rsidRDefault="00242828" w:rsidP="009725E3">
            <w:pPr>
              <w:pStyle w:val="TableField-Left"/>
              <w:rPr>
                <w:rFonts w:ascii="Calibri Light" w:hAnsi="Calibri Light" w:cs="Arial"/>
              </w:rPr>
            </w:pPr>
            <w:r>
              <w:rPr>
                <w:rFonts w:ascii="Calibri Light" w:hAnsi="Calibri Light" w:cs="Arial"/>
              </w:rPr>
              <w:t>Input Field</w:t>
            </w:r>
          </w:p>
        </w:tc>
      </w:tr>
      <w:tr w:rsidR="00236372" w:rsidRPr="006B24F0" w14:paraId="06DD89CA" w14:textId="77777777" w:rsidTr="009725E3">
        <w:trPr>
          <w:cantSplit/>
          <w:trHeight w:val="432"/>
        </w:trPr>
        <w:tc>
          <w:tcPr>
            <w:tcW w:w="2942" w:type="dxa"/>
            <w:vAlign w:val="center"/>
          </w:tcPr>
          <w:p w14:paraId="4A0D579A" w14:textId="7BFBAE32" w:rsidR="00236372" w:rsidRDefault="00236372" w:rsidP="009725E3">
            <w:pPr>
              <w:pStyle w:val="TableField-Left"/>
              <w:ind w:left="720"/>
              <w:rPr>
                <w:rFonts w:ascii="Calibri Light" w:hAnsi="Calibri Light" w:cs="Arial"/>
              </w:rPr>
            </w:pPr>
            <w:r>
              <w:rPr>
                <w:rFonts w:ascii="Calibri Light" w:hAnsi="Calibri Light" w:cs="Arial"/>
              </w:rPr>
              <w:t>Utilities Contracts</w:t>
            </w:r>
          </w:p>
        </w:tc>
        <w:tc>
          <w:tcPr>
            <w:tcW w:w="1676" w:type="dxa"/>
            <w:vAlign w:val="center"/>
          </w:tcPr>
          <w:p w14:paraId="7CE68E40" w14:textId="7C30DB88" w:rsidR="00236372" w:rsidRDefault="00236372"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335F43D6" w14:textId="77777777" w:rsidR="00236372" w:rsidRDefault="00236372" w:rsidP="009725E3">
            <w:pPr>
              <w:pStyle w:val="TableField-Left"/>
              <w:rPr>
                <w:rFonts w:ascii="Calibri Light" w:hAnsi="Calibri Light" w:cs="Arial"/>
              </w:rPr>
            </w:pPr>
            <w:r>
              <w:rPr>
                <w:rFonts w:ascii="Calibri Light" w:hAnsi="Calibri Light" w:cs="Arial"/>
              </w:rPr>
              <w:t>Table View:</w:t>
            </w:r>
          </w:p>
          <w:p w14:paraId="33EC2F40" w14:textId="4A1DDC62" w:rsidR="00236372" w:rsidRDefault="00236372" w:rsidP="009725E3">
            <w:pPr>
              <w:pStyle w:val="TableField-Left"/>
              <w:rPr>
                <w:rFonts w:ascii="Calibri Light" w:hAnsi="Calibri Light" w:cs="Arial"/>
              </w:rPr>
            </w:pPr>
            <w:r>
              <w:rPr>
                <w:rFonts w:ascii="Calibri Light" w:hAnsi="Calibri Light" w:cs="Arial"/>
              </w:rPr>
              <w:t>(Utilities Contract ID)</w:t>
            </w:r>
          </w:p>
        </w:tc>
      </w:tr>
      <w:tr w:rsidR="00236372" w:rsidRPr="006B24F0" w14:paraId="5BAFF9A8" w14:textId="77777777" w:rsidTr="009725E3">
        <w:trPr>
          <w:cantSplit/>
          <w:trHeight w:val="432"/>
        </w:trPr>
        <w:tc>
          <w:tcPr>
            <w:tcW w:w="2942" w:type="dxa"/>
            <w:vAlign w:val="center"/>
          </w:tcPr>
          <w:p w14:paraId="70B4749D" w14:textId="68BA3205" w:rsidR="00236372" w:rsidRDefault="00236372" w:rsidP="009725E3">
            <w:pPr>
              <w:pStyle w:val="TableField-Left"/>
              <w:ind w:left="720"/>
              <w:rPr>
                <w:rFonts w:ascii="Calibri Light" w:hAnsi="Calibri Light" w:cs="Arial"/>
              </w:rPr>
            </w:pPr>
            <w:r>
              <w:rPr>
                <w:rFonts w:ascii="Calibri Light" w:hAnsi="Calibri Light" w:cs="Arial"/>
              </w:rPr>
              <w:t>Topics Covered</w:t>
            </w:r>
          </w:p>
        </w:tc>
        <w:tc>
          <w:tcPr>
            <w:tcW w:w="1676" w:type="dxa"/>
            <w:vAlign w:val="center"/>
          </w:tcPr>
          <w:p w14:paraId="55EAA684" w14:textId="7962D8DA" w:rsidR="00236372" w:rsidRDefault="00236372"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30B2227F" w14:textId="77777777" w:rsidR="00236372" w:rsidRDefault="00236372" w:rsidP="00236372">
            <w:pPr>
              <w:pStyle w:val="TableField-Left"/>
              <w:rPr>
                <w:rFonts w:ascii="Calibri Light" w:hAnsi="Calibri Light" w:cs="Arial"/>
              </w:rPr>
            </w:pPr>
            <w:r>
              <w:rPr>
                <w:rFonts w:ascii="Calibri Light" w:hAnsi="Calibri Light" w:cs="Arial"/>
              </w:rPr>
              <w:t>Table View:</w:t>
            </w:r>
          </w:p>
          <w:p w14:paraId="2602FCFB" w14:textId="7F24A5F5" w:rsidR="00236372" w:rsidRDefault="00236372" w:rsidP="00236372">
            <w:pPr>
              <w:pStyle w:val="TableField-Left"/>
              <w:rPr>
                <w:rFonts w:ascii="Calibri Light" w:hAnsi="Calibri Light" w:cs="Arial"/>
              </w:rPr>
            </w:pPr>
            <w:r>
              <w:rPr>
                <w:rFonts w:ascii="Calibri Light" w:hAnsi="Calibri Light" w:cs="Arial"/>
              </w:rPr>
              <w:t>(Topic, Sub-Topic)</w:t>
            </w:r>
          </w:p>
        </w:tc>
      </w:tr>
      <w:tr w:rsidR="00236372" w:rsidRPr="006B24F0" w14:paraId="7C038677" w14:textId="77777777" w:rsidTr="009725E3">
        <w:trPr>
          <w:cantSplit/>
          <w:trHeight w:val="432"/>
        </w:trPr>
        <w:tc>
          <w:tcPr>
            <w:tcW w:w="2942" w:type="dxa"/>
            <w:vAlign w:val="center"/>
          </w:tcPr>
          <w:p w14:paraId="3BAC7E41" w14:textId="2E4A872F" w:rsidR="00236372" w:rsidRDefault="00236372" w:rsidP="009725E3">
            <w:pPr>
              <w:pStyle w:val="TableField-Left"/>
              <w:ind w:left="720"/>
              <w:rPr>
                <w:rFonts w:ascii="Calibri Light" w:hAnsi="Calibri Light" w:cs="Arial"/>
              </w:rPr>
            </w:pPr>
            <w:r>
              <w:rPr>
                <w:rFonts w:ascii="Calibri Light" w:hAnsi="Calibri Light" w:cs="Arial"/>
              </w:rPr>
              <w:t>Additional Details</w:t>
            </w:r>
          </w:p>
        </w:tc>
        <w:tc>
          <w:tcPr>
            <w:tcW w:w="1676" w:type="dxa"/>
            <w:vAlign w:val="center"/>
          </w:tcPr>
          <w:p w14:paraId="63746086" w14:textId="60262B7D" w:rsidR="00236372" w:rsidRDefault="00236372" w:rsidP="009725E3">
            <w:pPr>
              <w:pStyle w:val="TableField-Left"/>
              <w:rPr>
                <w:rFonts w:ascii="Calibri Light" w:hAnsi="Calibri Light" w:cs="Arial"/>
              </w:rPr>
            </w:pPr>
            <w:r>
              <w:rPr>
                <w:rFonts w:ascii="Calibri Light" w:hAnsi="Calibri Light" w:cs="Arial"/>
              </w:rPr>
              <w:t>Optional</w:t>
            </w:r>
          </w:p>
        </w:tc>
        <w:tc>
          <w:tcPr>
            <w:tcW w:w="4696" w:type="dxa"/>
            <w:vAlign w:val="center"/>
          </w:tcPr>
          <w:p w14:paraId="4E06CB70" w14:textId="77777777" w:rsidR="00236372" w:rsidRDefault="00236372" w:rsidP="00236372">
            <w:pPr>
              <w:pStyle w:val="TableField-Left"/>
              <w:rPr>
                <w:rFonts w:ascii="Calibri Light" w:hAnsi="Calibri Light" w:cs="Arial"/>
              </w:rPr>
            </w:pPr>
            <w:r>
              <w:rPr>
                <w:rFonts w:ascii="Calibri Light" w:hAnsi="Calibri Light" w:cs="Arial"/>
              </w:rPr>
              <w:t>Table View:</w:t>
            </w:r>
          </w:p>
          <w:p w14:paraId="02A7D784" w14:textId="31D94D34" w:rsidR="00236372" w:rsidRDefault="00236372" w:rsidP="00236372">
            <w:pPr>
              <w:pStyle w:val="TableField-Left"/>
              <w:rPr>
                <w:rFonts w:ascii="Calibri Light" w:hAnsi="Calibri Light" w:cs="Arial"/>
              </w:rPr>
            </w:pPr>
            <w:r>
              <w:rPr>
                <w:rFonts w:ascii="Calibri Light" w:hAnsi="Calibri Light" w:cs="Arial"/>
              </w:rPr>
              <w:t>(Value, Description)</w:t>
            </w:r>
          </w:p>
        </w:tc>
      </w:tr>
      <w:tr w:rsidR="005C6055" w:rsidRPr="006B24F0" w14:paraId="1A375FC1" w14:textId="77777777" w:rsidTr="009725E3">
        <w:trPr>
          <w:cantSplit/>
          <w:trHeight w:val="432"/>
        </w:trPr>
        <w:tc>
          <w:tcPr>
            <w:tcW w:w="2942" w:type="dxa"/>
            <w:vAlign w:val="center"/>
          </w:tcPr>
          <w:p w14:paraId="47FA57C0" w14:textId="77777777" w:rsidR="005C6055" w:rsidRPr="006B24F0" w:rsidRDefault="005C6055" w:rsidP="009725E3">
            <w:pPr>
              <w:pStyle w:val="TableField-Left"/>
              <w:rPr>
                <w:rFonts w:ascii="Calibri Light" w:hAnsi="Calibri Light" w:cs="Arial"/>
              </w:rPr>
            </w:pPr>
            <w:r>
              <w:rPr>
                <w:rFonts w:ascii="Calibri Light" w:hAnsi="Calibri Light" w:cs="Arial"/>
                <w:b/>
              </w:rPr>
              <w:t>Products</w:t>
            </w:r>
          </w:p>
        </w:tc>
        <w:tc>
          <w:tcPr>
            <w:tcW w:w="1676" w:type="dxa"/>
            <w:vAlign w:val="center"/>
          </w:tcPr>
          <w:p w14:paraId="6A052BFA" w14:textId="77777777" w:rsidR="005C6055" w:rsidRPr="006B24F0" w:rsidRDefault="005C6055" w:rsidP="009725E3">
            <w:pPr>
              <w:pStyle w:val="TableField-Left"/>
              <w:rPr>
                <w:rFonts w:ascii="Calibri Light" w:hAnsi="Calibri Light" w:cs="Arial"/>
              </w:rPr>
            </w:pPr>
          </w:p>
        </w:tc>
        <w:tc>
          <w:tcPr>
            <w:tcW w:w="4696" w:type="dxa"/>
            <w:vAlign w:val="center"/>
          </w:tcPr>
          <w:p w14:paraId="6374FDBE" w14:textId="77777777" w:rsidR="005C6055" w:rsidRPr="006B24F0" w:rsidRDefault="005C6055" w:rsidP="009725E3">
            <w:pPr>
              <w:pStyle w:val="TableField-Left"/>
              <w:rPr>
                <w:rFonts w:ascii="Calibri Light" w:hAnsi="Calibri Light" w:cs="Arial"/>
              </w:rPr>
            </w:pPr>
          </w:p>
        </w:tc>
      </w:tr>
      <w:tr w:rsidR="005C6055" w:rsidRPr="006B24F0" w14:paraId="499512E0" w14:textId="77777777" w:rsidTr="009725E3">
        <w:trPr>
          <w:cantSplit/>
          <w:trHeight w:val="432"/>
        </w:trPr>
        <w:tc>
          <w:tcPr>
            <w:tcW w:w="2942" w:type="dxa"/>
            <w:vAlign w:val="center"/>
          </w:tcPr>
          <w:p w14:paraId="59614102" w14:textId="77777777" w:rsidR="005C6055" w:rsidRPr="00FC487A" w:rsidRDefault="005C6055" w:rsidP="009725E3">
            <w:pPr>
              <w:pStyle w:val="TableField-Left"/>
              <w:ind w:left="720"/>
              <w:rPr>
                <w:rFonts w:ascii="Calibri Light" w:hAnsi="Calibri Light" w:cs="Arial"/>
                <w:b/>
              </w:rPr>
            </w:pPr>
            <w:r w:rsidRPr="00FC487A">
              <w:rPr>
                <w:rFonts w:ascii="Calibri Light" w:hAnsi="Calibri Light" w:cs="Arial"/>
                <w:b/>
              </w:rPr>
              <w:t>Products</w:t>
            </w:r>
          </w:p>
        </w:tc>
        <w:tc>
          <w:tcPr>
            <w:tcW w:w="1676" w:type="dxa"/>
            <w:vAlign w:val="center"/>
          </w:tcPr>
          <w:p w14:paraId="0307D806" w14:textId="77777777" w:rsidR="005C6055" w:rsidRPr="006B24F0" w:rsidRDefault="005C6055" w:rsidP="009725E3">
            <w:pPr>
              <w:pStyle w:val="TableField-Left"/>
              <w:rPr>
                <w:rFonts w:ascii="Calibri Light" w:hAnsi="Calibri Light" w:cs="Arial"/>
              </w:rPr>
            </w:pPr>
          </w:p>
        </w:tc>
        <w:tc>
          <w:tcPr>
            <w:tcW w:w="4696" w:type="dxa"/>
            <w:vAlign w:val="center"/>
          </w:tcPr>
          <w:p w14:paraId="0376F994" w14:textId="77777777" w:rsidR="006B22A4" w:rsidRDefault="006B22A4" w:rsidP="006B22A4">
            <w:pPr>
              <w:pStyle w:val="TableField-Left"/>
              <w:rPr>
                <w:rFonts w:ascii="Calibri Light" w:hAnsi="Calibri Light" w:cs="Arial"/>
              </w:rPr>
            </w:pPr>
            <w:r>
              <w:rPr>
                <w:rFonts w:ascii="Calibri Light" w:hAnsi="Calibri Light" w:cs="Arial"/>
              </w:rPr>
              <w:t>Table View:</w:t>
            </w:r>
          </w:p>
          <w:p w14:paraId="5EF7200A" w14:textId="06515472" w:rsidR="005C6055" w:rsidRPr="006B24F0" w:rsidRDefault="006B22A4" w:rsidP="006B22A4">
            <w:pPr>
              <w:pStyle w:val="TableField-Left"/>
              <w:rPr>
                <w:rFonts w:ascii="Calibri Light" w:hAnsi="Calibri Light" w:cs="Arial"/>
              </w:rPr>
            </w:pPr>
            <w:r>
              <w:rPr>
                <w:rFonts w:ascii="Calibri Light" w:hAnsi="Calibri Light" w:cs="Arial"/>
              </w:rPr>
              <w:t>(Product, Product Description, Product Category, Quantity and Unit of Measure)</w:t>
            </w:r>
          </w:p>
        </w:tc>
      </w:tr>
      <w:tr w:rsidR="005C6055" w:rsidRPr="006B24F0" w14:paraId="4BC13914" w14:textId="77777777" w:rsidTr="009725E3">
        <w:trPr>
          <w:cantSplit/>
          <w:trHeight w:val="432"/>
        </w:trPr>
        <w:tc>
          <w:tcPr>
            <w:tcW w:w="2942" w:type="dxa"/>
            <w:vAlign w:val="center"/>
          </w:tcPr>
          <w:p w14:paraId="3920401D" w14:textId="3F117029" w:rsidR="005C6055" w:rsidRPr="006B24F0" w:rsidRDefault="000D561C" w:rsidP="009725E3">
            <w:pPr>
              <w:pStyle w:val="TableField-Left"/>
              <w:rPr>
                <w:rFonts w:ascii="Calibri Light" w:hAnsi="Calibri Light" w:cs="Arial"/>
              </w:rPr>
            </w:pPr>
            <w:r>
              <w:rPr>
                <w:rFonts w:ascii="Calibri Light" w:hAnsi="Calibri Light" w:cs="Arial"/>
                <w:b/>
              </w:rPr>
              <w:t xml:space="preserve">Sales </w:t>
            </w:r>
            <w:r w:rsidR="005C6055">
              <w:rPr>
                <w:rFonts w:ascii="Calibri Light" w:hAnsi="Calibri Light" w:cs="Arial"/>
                <w:b/>
              </w:rPr>
              <w:t>Activities</w:t>
            </w:r>
          </w:p>
        </w:tc>
        <w:tc>
          <w:tcPr>
            <w:tcW w:w="1676" w:type="dxa"/>
            <w:vAlign w:val="center"/>
          </w:tcPr>
          <w:p w14:paraId="2548748D" w14:textId="77777777" w:rsidR="005C6055" w:rsidRPr="006B24F0" w:rsidRDefault="005C6055" w:rsidP="009725E3">
            <w:pPr>
              <w:pStyle w:val="TableField-Left"/>
              <w:rPr>
                <w:rFonts w:ascii="Calibri Light" w:hAnsi="Calibri Light" w:cs="Arial"/>
              </w:rPr>
            </w:pPr>
          </w:p>
        </w:tc>
        <w:tc>
          <w:tcPr>
            <w:tcW w:w="4696" w:type="dxa"/>
            <w:vAlign w:val="center"/>
          </w:tcPr>
          <w:p w14:paraId="67ABFACB" w14:textId="77777777" w:rsidR="005C6055" w:rsidRPr="006B24F0" w:rsidRDefault="005C6055" w:rsidP="009725E3">
            <w:pPr>
              <w:pStyle w:val="TableField-Left"/>
              <w:rPr>
                <w:rFonts w:ascii="Calibri Light" w:hAnsi="Calibri Light" w:cs="Arial"/>
              </w:rPr>
            </w:pPr>
          </w:p>
        </w:tc>
      </w:tr>
      <w:tr w:rsidR="005C6055" w:rsidRPr="006B24F0" w14:paraId="54F6A5EC" w14:textId="77777777" w:rsidTr="009725E3">
        <w:trPr>
          <w:cantSplit/>
          <w:trHeight w:val="432"/>
        </w:trPr>
        <w:tc>
          <w:tcPr>
            <w:tcW w:w="2942" w:type="dxa"/>
            <w:vAlign w:val="center"/>
          </w:tcPr>
          <w:p w14:paraId="4EB78D5B" w14:textId="77777777" w:rsidR="005C6055" w:rsidRPr="00842863" w:rsidRDefault="005C6055" w:rsidP="009725E3">
            <w:pPr>
              <w:pStyle w:val="TableField-Left"/>
              <w:ind w:left="720"/>
              <w:rPr>
                <w:rFonts w:ascii="Calibri Light" w:hAnsi="Calibri Light" w:cs="Arial"/>
                <w:b/>
              </w:rPr>
            </w:pPr>
            <w:r w:rsidRPr="00842863">
              <w:rPr>
                <w:rFonts w:ascii="Calibri Light" w:hAnsi="Calibri Light" w:cs="Arial"/>
                <w:b/>
              </w:rPr>
              <w:t>Appointments</w:t>
            </w:r>
          </w:p>
        </w:tc>
        <w:tc>
          <w:tcPr>
            <w:tcW w:w="1676" w:type="dxa"/>
            <w:vAlign w:val="center"/>
          </w:tcPr>
          <w:p w14:paraId="72B6B4C5" w14:textId="77777777" w:rsidR="005C6055" w:rsidRPr="006B24F0" w:rsidRDefault="005C6055" w:rsidP="009725E3">
            <w:pPr>
              <w:pStyle w:val="TableField-Left"/>
              <w:rPr>
                <w:rFonts w:ascii="Calibri Light" w:hAnsi="Calibri Light" w:cs="Arial"/>
              </w:rPr>
            </w:pPr>
          </w:p>
        </w:tc>
        <w:tc>
          <w:tcPr>
            <w:tcW w:w="4696" w:type="dxa"/>
            <w:vAlign w:val="center"/>
          </w:tcPr>
          <w:p w14:paraId="6641EC2A" w14:textId="10051C2E" w:rsidR="005C6055" w:rsidRPr="004A691B" w:rsidRDefault="006B22A4" w:rsidP="009725E3">
            <w:pPr>
              <w:pStyle w:val="TableField-Left"/>
              <w:rPr>
                <w:rFonts w:ascii="Calibri Light" w:hAnsi="Calibri Light" w:cs="Arial"/>
              </w:rPr>
            </w:pPr>
            <w:r>
              <w:rPr>
                <w:rFonts w:ascii="Calibri Light" w:hAnsi="Calibri Light" w:cs="Arial"/>
              </w:rPr>
              <w:t>Table View</w:t>
            </w:r>
            <w:r w:rsidR="005C6055" w:rsidRPr="004A691B">
              <w:rPr>
                <w:rFonts w:ascii="Calibri Light" w:hAnsi="Calibri Light" w:cs="Arial"/>
              </w:rPr>
              <w:t>:</w:t>
            </w:r>
          </w:p>
          <w:p w14:paraId="0A0DF82E" w14:textId="3C04F223" w:rsidR="005C6055" w:rsidRPr="006B24F0" w:rsidRDefault="005C6055" w:rsidP="0024440F">
            <w:pPr>
              <w:pStyle w:val="TableField-Left"/>
              <w:rPr>
                <w:rFonts w:ascii="Calibri Light" w:hAnsi="Calibri Light" w:cs="Arial"/>
              </w:rPr>
            </w:pPr>
            <w:r w:rsidRPr="004A691B">
              <w:rPr>
                <w:rFonts w:ascii="Calibri Light" w:hAnsi="Calibri Light" w:cs="Arial"/>
              </w:rPr>
              <w:t xml:space="preserve">(Subject, Status, Start Date/ </w:t>
            </w:r>
            <w:r>
              <w:rPr>
                <w:rFonts w:ascii="Calibri Light" w:hAnsi="Calibri Light" w:cs="Arial"/>
              </w:rPr>
              <w:t>Time and Owner</w:t>
            </w:r>
            <w:r w:rsidR="0024440F">
              <w:rPr>
                <w:rFonts w:ascii="Calibri Light" w:hAnsi="Calibri Light" w:cs="Arial"/>
              </w:rPr>
              <w:t>)</w:t>
            </w:r>
          </w:p>
        </w:tc>
      </w:tr>
      <w:tr w:rsidR="005C6055" w:rsidRPr="006B24F0" w14:paraId="61068368" w14:textId="77777777" w:rsidTr="009725E3">
        <w:trPr>
          <w:cantSplit/>
          <w:trHeight w:val="432"/>
        </w:trPr>
        <w:tc>
          <w:tcPr>
            <w:tcW w:w="2942" w:type="dxa"/>
            <w:vAlign w:val="center"/>
          </w:tcPr>
          <w:p w14:paraId="154824D4" w14:textId="77777777" w:rsidR="005C6055" w:rsidRPr="00842863" w:rsidRDefault="005C6055" w:rsidP="009725E3">
            <w:pPr>
              <w:pStyle w:val="TableField-Left"/>
              <w:ind w:left="720"/>
              <w:rPr>
                <w:rFonts w:ascii="Calibri Light" w:hAnsi="Calibri Light" w:cs="Arial"/>
                <w:b/>
              </w:rPr>
            </w:pPr>
            <w:r w:rsidRPr="00842863">
              <w:rPr>
                <w:rFonts w:ascii="Calibri Light" w:hAnsi="Calibri Light" w:cs="Arial"/>
                <w:b/>
              </w:rPr>
              <w:t>Tasks</w:t>
            </w:r>
          </w:p>
        </w:tc>
        <w:tc>
          <w:tcPr>
            <w:tcW w:w="1676" w:type="dxa"/>
            <w:vAlign w:val="center"/>
          </w:tcPr>
          <w:p w14:paraId="0BB9A78B" w14:textId="77777777" w:rsidR="005C6055" w:rsidRPr="006B24F0" w:rsidRDefault="005C6055" w:rsidP="009725E3">
            <w:pPr>
              <w:pStyle w:val="TableField-Left"/>
              <w:rPr>
                <w:rFonts w:ascii="Calibri Light" w:hAnsi="Calibri Light" w:cs="Arial"/>
              </w:rPr>
            </w:pPr>
          </w:p>
        </w:tc>
        <w:tc>
          <w:tcPr>
            <w:tcW w:w="4696" w:type="dxa"/>
            <w:vAlign w:val="center"/>
          </w:tcPr>
          <w:p w14:paraId="6C5D40C2" w14:textId="1A1D5855" w:rsidR="005C6055" w:rsidRPr="004A691B" w:rsidRDefault="006B22A4" w:rsidP="009725E3">
            <w:pPr>
              <w:pStyle w:val="TableField-Left"/>
              <w:rPr>
                <w:rFonts w:ascii="Calibri Light" w:hAnsi="Calibri Light" w:cs="Arial"/>
              </w:rPr>
            </w:pPr>
            <w:r>
              <w:rPr>
                <w:rFonts w:ascii="Calibri Light" w:hAnsi="Calibri Light" w:cs="Arial"/>
              </w:rPr>
              <w:t>Table View</w:t>
            </w:r>
            <w:r w:rsidR="005C6055" w:rsidRPr="004A691B">
              <w:rPr>
                <w:rFonts w:ascii="Calibri Light" w:hAnsi="Calibri Light" w:cs="Arial"/>
              </w:rPr>
              <w:t>:</w:t>
            </w:r>
          </w:p>
          <w:p w14:paraId="508A3455" w14:textId="0DACA8B3" w:rsidR="005C6055" w:rsidRPr="006B24F0" w:rsidRDefault="005C6055" w:rsidP="0024440F">
            <w:pPr>
              <w:pStyle w:val="TableField-Left"/>
              <w:rPr>
                <w:rFonts w:ascii="Calibri Light" w:hAnsi="Calibri Light" w:cs="Arial"/>
              </w:rPr>
            </w:pPr>
            <w:r w:rsidRPr="004A691B">
              <w:rPr>
                <w:rFonts w:ascii="Calibri Light" w:hAnsi="Calibri Light" w:cs="Arial"/>
              </w:rPr>
              <w:t xml:space="preserve">(Subject, Status, Start Date/ </w:t>
            </w:r>
            <w:r w:rsidR="000102B2">
              <w:rPr>
                <w:rFonts w:ascii="Calibri Light" w:hAnsi="Calibri Light" w:cs="Arial"/>
              </w:rPr>
              <w:t>Time and Owner)</w:t>
            </w:r>
          </w:p>
        </w:tc>
      </w:tr>
      <w:tr w:rsidR="005C6055" w:rsidRPr="006B24F0" w14:paraId="61E1027E" w14:textId="77777777" w:rsidTr="009725E3">
        <w:trPr>
          <w:cantSplit/>
          <w:trHeight w:val="432"/>
        </w:trPr>
        <w:tc>
          <w:tcPr>
            <w:tcW w:w="2942" w:type="dxa"/>
            <w:vAlign w:val="center"/>
          </w:tcPr>
          <w:p w14:paraId="51EC2783" w14:textId="77777777" w:rsidR="005C6055" w:rsidRPr="00842863" w:rsidRDefault="005C6055" w:rsidP="009725E3">
            <w:pPr>
              <w:pStyle w:val="TableField-Left"/>
              <w:ind w:left="720"/>
              <w:rPr>
                <w:rFonts w:ascii="Calibri Light" w:hAnsi="Calibri Light" w:cs="Arial"/>
                <w:b/>
              </w:rPr>
            </w:pPr>
            <w:r w:rsidRPr="00842863">
              <w:rPr>
                <w:rFonts w:ascii="Calibri Light" w:hAnsi="Calibri Light" w:cs="Arial"/>
                <w:b/>
              </w:rPr>
              <w:t>Phone Calls</w:t>
            </w:r>
          </w:p>
        </w:tc>
        <w:tc>
          <w:tcPr>
            <w:tcW w:w="1676" w:type="dxa"/>
            <w:vAlign w:val="center"/>
          </w:tcPr>
          <w:p w14:paraId="6BB4BAA8" w14:textId="77777777" w:rsidR="005C6055" w:rsidRPr="006B24F0" w:rsidRDefault="005C6055" w:rsidP="009725E3">
            <w:pPr>
              <w:pStyle w:val="TableField-Left"/>
              <w:rPr>
                <w:rFonts w:ascii="Calibri Light" w:hAnsi="Calibri Light" w:cs="Arial"/>
              </w:rPr>
            </w:pPr>
          </w:p>
        </w:tc>
        <w:tc>
          <w:tcPr>
            <w:tcW w:w="4696" w:type="dxa"/>
            <w:vAlign w:val="center"/>
          </w:tcPr>
          <w:p w14:paraId="0F69B8B8" w14:textId="0F6720CD" w:rsidR="005C6055" w:rsidRPr="004A691B" w:rsidRDefault="006B22A4" w:rsidP="009725E3">
            <w:pPr>
              <w:pStyle w:val="TableField-Left"/>
              <w:rPr>
                <w:rFonts w:ascii="Calibri Light" w:hAnsi="Calibri Light" w:cs="Arial"/>
              </w:rPr>
            </w:pPr>
            <w:r>
              <w:rPr>
                <w:rFonts w:ascii="Calibri Light" w:hAnsi="Calibri Light" w:cs="Arial"/>
              </w:rPr>
              <w:t>Table View</w:t>
            </w:r>
            <w:r w:rsidR="005C6055" w:rsidRPr="004A691B">
              <w:rPr>
                <w:rFonts w:ascii="Calibri Light" w:hAnsi="Calibri Light" w:cs="Arial"/>
              </w:rPr>
              <w:t>:</w:t>
            </w:r>
          </w:p>
          <w:p w14:paraId="65E01DB8" w14:textId="4D1F15B4" w:rsidR="005C6055" w:rsidRPr="006B24F0" w:rsidRDefault="005C6055" w:rsidP="0024440F">
            <w:pPr>
              <w:pStyle w:val="TableField-Left"/>
              <w:rPr>
                <w:rFonts w:ascii="Calibri Light" w:hAnsi="Calibri Light" w:cs="Arial"/>
              </w:rPr>
            </w:pPr>
            <w:r w:rsidRPr="004A691B">
              <w:rPr>
                <w:rFonts w:ascii="Calibri Light" w:hAnsi="Calibri Light" w:cs="Arial"/>
              </w:rPr>
              <w:t xml:space="preserve">(Subject, Status, Start Date/ </w:t>
            </w:r>
            <w:r w:rsidR="000102B2">
              <w:rPr>
                <w:rFonts w:ascii="Calibri Light" w:hAnsi="Calibri Light" w:cs="Arial"/>
              </w:rPr>
              <w:t>Time and Owner)</w:t>
            </w:r>
          </w:p>
        </w:tc>
      </w:tr>
      <w:tr w:rsidR="005C6055" w:rsidRPr="006B24F0" w14:paraId="774C9D04" w14:textId="77777777" w:rsidTr="009725E3">
        <w:trPr>
          <w:cantSplit/>
          <w:trHeight w:val="432"/>
        </w:trPr>
        <w:tc>
          <w:tcPr>
            <w:tcW w:w="2942" w:type="dxa"/>
            <w:vAlign w:val="center"/>
          </w:tcPr>
          <w:p w14:paraId="10299622" w14:textId="77777777" w:rsidR="005C6055" w:rsidRPr="00842863" w:rsidRDefault="005C6055" w:rsidP="009725E3">
            <w:pPr>
              <w:pStyle w:val="TableField-Left"/>
              <w:ind w:left="720"/>
              <w:rPr>
                <w:rFonts w:ascii="Calibri Light" w:hAnsi="Calibri Light" w:cs="Arial"/>
                <w:b/>
              </w:rPr>
            </w:pPr>
            <w:r w:rsidRPr="00842863">
              <w:rPr>
                <w:rFonts w:ascii="Calibri Light" w:hAnsi="Calibri Light" w:cs="Arial"/>
                <w:b/>
              </w:rPr>
              <w:t>E-Mails</w:t>
            </w:r>
          </w:p>
        </w:tc>
        <w:tc>
          <w:tcPr>
            <w:tcW w:w="1676" w:type="dxa"/>
            <w:vAlign w:val="center"/>
          </w:tcPr>
          <w:p w14:paraId="26716195" w14:textId="77777777" w:rsidR="005C6055" w:rsidRPr="006B24F0" w:rsidRDefault="005C6055" w:rsidP="009725E3">
            <w:pPr>
              <w:pStyle w:val="TableField-Left"/>
              <w:rPr>
                <w:rFonts w:ascii="Calibri Light" w:hAnsi="Calibri Light" w:cs="Arial"/>
              </w:rPr>
            </w:pPr>
          </w:p>
        </w:tc>
        <w:tc>
          <w:tcPr>
            <w:tcW w:w="4696" w:type="dxa"/>
            <w:vAlign w:val="center"/>
          </w:tcPr>
          <w:p w14:paraId="66B952B0" w14:textId="053AC8EC" w:rsidR="005C6055" w:rsidRPr="004A691B" w:rsidRDefault="006B22A4" w:rsidP="009725E3">
            <w:pPr>
              <w:pStyle w:val="TableField-Left"/>
              <w:rPr>
                <w:rFonts w:ascii="Calibri Light" w:hAnsi="Calibri Light" w:cs="Arial"/>
              </w:rPr>
            </w:pPr>
            <w:r>
              <w:rPr>
                <w:rFonts w:ascii="Calibri Light" w:hAnsi="Calibri Light" w:cs="Arial"/>
              </w:rPr>
              <w:t>Table View</w:t>
            </w:r>
            <w:r w:rsidR="005C6055" w:rsidRPr="004A691B">
              <w:rPr>
                <w:rFonts w:ascii="Calibri Light" w:hAnsi="Calibri Light" w:cs="Arial"/>
              </w:rPr>
              <w:t>:</w:t>
            </w:r>
          </w:p>
          <w:p w14:paraId="6EA627AA" w14:textId="64D5602E" w:rsidR="005C6055" w:rsidRPr="006B24F0" w:rsidRDefault="005C6055" w:rsidP="000102B2">
            <w:pPr>
              <w:pStyle w:val="TableField-Left"/>
              <w:rPr>
                <w:rFonts w:ascii="Calibri Light" w:hAnsi="Calibri Light" w:cs="Arial"/>
              </w:rPr>
            </w:pPr>
            <w:r w:rsidRPr="004A691B">
              <w:rPr>
                <w:rFonts w:ascii="Calibri Light" w:hAnsi="Calibri Light" w:cs="Arial"/>
              </w:rPr>
              <w:t xml:space="preserve">(Subject, Status, Start Date/ </w:t>
            </w:r>
            <w:r w:rsidR="000102B2">
              <w:rPr>
                <w:rFonts w:ascii="Calibri Light" w:hAnsi="Calibri Light" w:cs="Arial"/>
              </w:rPr>
              <w:t>Time and Owner)</w:t>
            </w:r>
          </w:p>
        </w:tc>
      </w:tr>
      <w:tr w:rsidR="005C6055" w:rsidRPr="006B24F0" w14:paraId="38FF8284" w14:textId="77777777" w:rsidTr="009725E3">
        <w:trPr>
          <w:cantSplit/>
          <w:trHeight w:val="432"/>
        </w:trPr>
        <w:tc>
          <w:tcPr>
            <w:tcW w:w="2942" w:type="dxa"/>
            <w:vAlign w:val="center"/>
          </w:tcPr>
          <w:p w14:paraId="513090D2" w14:textId="77777777" w:rsidR="005C6055" w:rsidRPr="009D0054" w:rsidRDefault="005C6055" w:rsidP="009725E3">
            <w:pPr>
              <w:pStyle w:val="TableField-Left"/>
              <w:rPr>
                <w:rFonts w:ascii="Calibri Light" w:hAnsi="Calibri Light" w:cs="Arial"/>
                <w:b/>
              </w:rPr>
            </w:pPr>
            <w:r w:rsidRPr="009D0054">
              <w:rPr>
                <w:rFonts w:ascii="Calibri Light" w:hAnsi="Calibri Light" w:cs="Arial"/>
                <w:b/>
              </w:rPr>
              <w:t>Contacts</w:t>
            </w:r>
          </w:p>
        </w:tc>
        <w:tc>
          <w:tcPr>
            <w:tcW w:w="1676" w:type="dxa"/>
            <w:vAlign w:val="center"/>
          </w:tcPr>
          <w:p w14:paraId="4F30B78F" w14:textId="77777777" w:rsidR="005C6055" w:rsidRPr="006B24F0" w:rsidRDefault="005C6055" w:rsidP="009725E3">
            <w:pPr>
              <w:pStyle w:val="TableField-Left"/>
              <w:rPr>
                <w:rFonts w:ascii="Calibri Light" w:hAnsi="Calibri Light" w:cs="Arial"/>
              </w:rPr>
            </w:pPr>
          </w:p>
        </w:tc>
        <w:tc>
          <w:tcPr>
            <w:tcW w:w="4696" w:type="dxa"/>
            <w:vAlign w:val="center"/>
          </w:tcPr>
          <w:p w14:paraId="1AFEB8AD" w14:textId="77777777" w:rsidR="005C6055" w:rsidRPr="006B24F0" w:rsidRDefault="005C6055" w:rsidP="009725E3">
            <w:pPr>
              <w:pStyle w:val="TableField-Left"/>
              <w:rPr>
                <w:rFonts w:ascii="Calibri Light" w:hAnsi="Calibri Light" w:cs="Arial"/>
              </w:rPr>
            </w:pPr>
          </w:p>
        </w:tc>
      </w:tr>
      <w:tr w:rsidR="005C6055" w:rsidRPr="006B24F0" w14:paraId="73A159A4" w14:textId="77777777" w:rsidTr="009725E3">
        <w:trPr>
          <w:cantSplit/>
          <w:trHeight w:val="432"/>
        </w:trPr>
        <w:tc>
          <w:tcPr>
            <w:tcW w:w="2942" w:type="dxa"/>
            <w:vAlign w:val="center"/>
          </w:tcPr>
          <w:p w14:paraId="3D3EC83D" w14:textId="77777777" w:rsidR="005C6055" w:rsidRPr="009D0054" w:rsidRDefault="005C6055" w:rsidP="009725E3">
            <w:pPr>
              <w:pStyle w:val="TableField-Left"/>
              <w:ind w:left="720"/>
              <w:rPr>
                <w:rFonts w:ascii="Calibri Light" w:hAnsi="Calibri Light" w:cs="Arial"/>
                <w:b/>
              </w:rPr>
            </w:pPr>
            <w:r w:rsidRPr="009D0054">
              <w:rPr>
                <w:rFonts w:ascii="Calibri Light" w:hAnsi="Calibri Light" w:cs="Arial"/>
                <w:b/>
              </w:rPr>
              <w:t>Contacts</w:t>
            </w:r>
          </w:p>
        </w:tc>
        <w:tc>
          <w:tcPr>
            <w:tcW w:w="1676" w:type="dxa"/>
            <w:vAlign w:val="center"/>
          </w:tcPr>
          <w:p w14:paraId="2C948E2C" w14:textId="77777777" w:rsidR="005C6055" w:rsidRPr="006B24F0" w:rsidRDefault="005C6055" w:rsidP="009725E3">
            <w:pPr>
              <w:pStyle w:val="TableField-Left"/>
              <w:rPr>
                <w:rFonts w:ascii="Calibri Light" w:hAnsi="Calibri Light" w:cs="Arial"/>
              </w:rPr>
            </w:pPr>
          </w:p>
        </w:tc>
        <w:tc>
          <w:tcPr>
            <w:tcW w:w="4696" w:type="dxa"/>
            <w:vAlign w:val="center"/>
          </w:tcPr>
          <w:p w14:paraId="7501D155" w14:textId="77777777" w:rsidR="008F763A" w:rsidRDefault="008F763A" w:rsidP="008F763A">
            <w:pPr>
              <w:pStyle w:val="TableField-Left"/>
              <w:rPr>
                <w:rFonts w:ascii="Calibri Light" w:hAnsi="Calibri Light" w:cs="Arial"/>
              </w:rPr>
            </w:pPr>
            <w:r>
              <w:rPr>
                <w:rFonts w:ascii="Calibri Light" w:hAnsi="Calibri Light" w:cs="Arial"/>
              </w:rPr>
              <w:t>Table View:</w:t>
            </w:r>
          </w:p>
          <w:p w14:paraId="5A1F08CC" w14:textId="61C89A32" w:rsidR="005C6055" w:rsidRPr="006B24F0" w:rsidRDefault="008F763A" w:rsidP="008F763A">
            <w:pPr>
              <w:pStyle w:val="TableField-Left"/>
              <w:rPr>
                <w:rFonts w:ascii="Calibri Light" w:hAnsi="Calibri Light" w:cs="Arial"/>
              </w:rPr>
            </w:pPr>
            <w:r>
              <w:rPr>
                <w:rFonts w:ascii="Calibri Light" w:hAnsi="Calibri Light" w:cs="Arial"/>
              </w:rPr>
              <w:t>(Name and Primary Contact)</w:t>
            </w:r>
          </w:p>
        </w:tc>
      </w:tr>
      <w:tr w:rsidR="005C6055" w:rsidRPr="006B24F0" w14:paraId="41C1DEF6" w14:textId="77777777" w:rsidTr="009725E3">
        <w:trPr>
          <w:cantSplit/>
          <w:trHeight w:val="432"/>
        </w:trPr>
        <w:tc>
          <w:tcPr>
            <w:tcW w:w="2942" w:type="dxa"/>
            <w:vAlign w:val="center"/>
          </w:tcPr>
          <w:p w14:paraId="55CDA84E" w14:textId="37B10DA2" w:rsidR="005C6055" w:rsidRPr="006B24F0" w:rsidRDefault="000D561C" w:rsidP="009725E3">
            <w:pPr>
              <w:pStyle w:val="TableField-Left"/>
              <w:rPr>
                <w:rFonts w:ascii="Calibri Light" w:hAnsi="Calibri Light" w:cs="Arial"/>
              </w:rPr>
            </w:pPr>
            <w:r>
              <w:rPr>
                <w:rFonts w:ascii="Calibri Light" w:hAnsi="Calibri Light" w:cs="Arial"/>
                <w:b/>
              </w:rPr>
              <w:t xml:space="preserve">Sales </w:t>
            </w:r>
            <w:r w:rsidR="005C6055">
              <w:rPr>
                <w:rFonts w:ascii="Calibri Light" w:hAnsi="Calibri Light" w:cs="Arial"/>
                <w:b/>
              </w:rPr>
              <w:t>Team</w:t>
            </w:r>
          </w:p>
        </w:tc>
        <w:tc>
          <w:tcPr>
            <w:tcW w:w="1676" w:type="dxa"/>
            <w:vAlign w:val="center"/>
          </w:tcPr>
          <w:p w14:paraId="4DBE9A91" w14:textId="77777777" w:rsidR="005C6055" w:rsidRPr="006B24F0" w:rsidRDefault="005C6055" w:rsidP="009725E3">
            <w:pPr>
              <w:pStyle w:val="TableField-Left"/>
              <w:rPr>
                <w:rFonts w:ascii="Calibri Light" w:hAnsi="Calibri Light" w:cs="Arial"/>
              </w:rPr>
            </w:pPr>
          </w:p>
        </w:tc>
        <w:tc>
          <w:tcPr>
            <w:tcW w:w="4696" w:type="dxa"/>
            <w:vAlign w:val="center"/>
          </w:tcPr>
          <w:p w14:paraId="243C8B89" w14:textId="77777777" w:rsidR="005C6055" w:rsidRPr="006B24F0" w:rsidRDefault="005C6055" w:rsidP="009725E3">
            <w:pPr>
              <w:pStyle w:val="TableField-Left"/>
              <w:rPr>
                <w:rFonts w:ascii="Calibri Light" w:hAnsi="Calibri Light" w:cs="Arial"/>
              </w:rPr>
            </w:pPr>
          </w:p>
        </w:tc>
      </w:tr>
      <w:tr w:rsidR="005C6055" w:rsidRPr="006B24F0" w14:paraId="40A8EFF1" w14:textId="77777777" w:rsidTr="009725E3">
        <w:trPr>
          <w:cantSplit/>
          <w:trHeight w:val="432"/>
        </w:trPr>
        <w:tc>
          <w:tcPr>
            <w:tcW w:w="2942" w:type="dxa"/>
            <w:vAlign w:val="center"/>
          </w:tcPr>
          <w:p w14:paraId="45935530" w14:textId="1C6ADF36" w:rsidR="005C6055" w:rsidRPr="00796498" w:rsidRDefault="000D561C" w:rsidP="009725E3">
            <w:pPr>
              <w:pStyle w:val="TableField-Left"/>
              <w:ind w:left="720"/>
              <w:rPr>
                <w:rFonts w:ascii="Calibri Light" w:hAnsi="Calibri Light" w:cs="Arial"/>
                <w:b/>
              </w:rPr>
            </w:pPr>
            <w:r>
              <w:rPr>
                <w:rFonts w:ascii="Calibri Light" w:hAnsi="Calibri Light" w:cs="Arial"/>
                <w:b/>
              </w:rPr>
              <w:t xml:space="preserve">Sales </w:t>
            </w:r>
            <w:r w:rsidR="005C6055" w:rsidRPr="00796498">
              <w:rPr>
                <w:rFonts w:ascii="Calibri Light" w:hAnsi="Calibri Light" w:cs="Arial"/>
                <w:b/>
              </w:rPr>
              <w:t>Team</w:t>
            </w:r>
          </w:p>
        </w:tc>
        <w:tc>
          <w:tcPr>
            <w:tcW w:w="1676" w:type="dxa"/>
            <w:vAlign w:val="center"/>
          </w:tcPr>
          <w:p w14:paraId="4037F9C4" w14:textId="77777777" w:rsidR="005C6055" w:rsidRPr="006B24F0" w:rsidRDefault="005C6055" w:rsidP="009725E3">
            <w:pPr>
              <w:pStyle w:val="TableField-Left"/>
              <w:rPr>
                <w:rFonts w:ascii="Calibri Light" w:hAnsi="Calibri Light" w:cs="Arial"/>
              </w:rPr>
            </w:pPr>
          </w:p>
        </w:tc>
        <w:tc>
          <w:tcPr>
            <w:tcW w:w="4696" w:type="dxa"/>
            <w:vAlign w:val="center"/>
          </w:tcPr>
          <w:p w14:paraId="424045A6" w14:textId="77777777" w:rsidR="008F763A" w:rsidRDefault="008F763A" w:rsidP="008F763A">
            <w:pPr>
              <w:pStyle w:val="TableField-Left"/>
              <w:rPr>
                <w:rFonts w:ascii="Calibri Light" w:hAnsi="Calibri Light" w:cs="Arial"/>
              </w:rPr>
            </w:pPr>
            <w:r>
              <w:rPr>
                <w:rFonts w:ascii="Calibri Light" w:hAnsi="Calibri Light" w:cs="Arial"/>
              </w:rPr>
              <w:t>Table View:</w:t>
            </w:r>
          </w:p>
          <w:p w14:paraId="3E759A30" w14:textId="36BCD689" w:rsidR="005C6055" w:rsidRPr="006B24F0" w:rsidRDefault="008F763A" w:rsidP="008F763A">
            <w:pPr>
              <w:pStyle w:val="TableField-Left"/>
              <w:rPr>
                <w:rFonts w:ascii="Calibri Light" w:hAnsi="Calibri Light" w:cs="Arial"/>
              </w:rPr>
            </w:pPr>
            <w:r>
              <w:rPr>
                <w:rFonts w:ascii="Calibri Light" w:hAnsi="Calibri Light" w:cs="Arial"/>
              </w:rPr>
              <w:t>(Party Role, Name and Primary)</w:t>
            </w:r>
          </w:p>
        </w:tc>
      </w:tr>
      <w:tr w:rsidR="005C6055" w:rsidRPr="006B24F0" w14:paraId="0F59E015" w14:textId="77777777" w:rsidTr="009725E3">
        <w:trPr>
          <w:cantSplit/>
          <w:trHeight w:val="432"/>
        </w:trPr>
        <w:tc>
          <w:tcPr>
            <w:tcW w:w="2942" w:type="dxa"/>
            <w:vAlign w:val="center"/>
          </w:tcPr>
          <w:p w14:paraId="124F3009" w14:textId="77777777" w:rsidR="005C6055" w:rsidRPr="00706F49" w:rsidRDefault="005C6055" w:rsidP="009725E3">
            <w:pPr>
              <w:pStyle w:val="TableField-Left"/>
              <w:rPr>
                <w:rFonts w:ascii="Calibri Light" w:hAnsi="Calibri Light" w:cs="Arial"/>
                <w:b/>
              </w:rPr>
            </w:pPr>
            <w:r w:rsidRPr="00706F49">
              <w:rPr>
                <w:rFonts w:ascii="Calibri Light" w:hAnsi="Calibri Light" w:cs="Arial"/>
                <w:b/>
              </w:rPr>
              <w:t>Involved Parties</w:t>
            </w:r>
          </w:p>
        </w:tc>
        <w:tc>
          <w:tcPr>
            <w:tcW w:w="1676" w:type="dxa"/>
            <w:vAlign w:val="center"/>
          </w:tcPr>
          <w:p w14:paraId="02F28212" w14:textId="77777777" w:rsidR="005C6055" w:rsidRPr="006B24F0" w:rsidRDefault="005C6055" w:rsidP="009725E3">
            <w:pPr>
              <w:pStyle w:val="TableField-Left"/>
              <w:rPr>
                <w:rFonts w:ascii="Calibri Light" w:hAnsi="Calibri Light" w:cs="Arial"/>
              </w:rPr>
            </w:pPr>
          </w:p>
        </w:tc>
        <w:tc>
          <w:tcPr>
            <w:tcW w:w="4696" w:type="dxa"/>
            <w:vAlign w:val="center"/>
          </w:tcPr>
          <w:p w14:paraId="2C7493E1" w14:textId="77777777" w:rsidR="005C6055" w:rsidRPr="006B24F0" w:rsidRDefault="005C6055" w:rsidP="009725E3">
            <w:pPr>
              <w:pStyle w:val="TableField-Left"/>
              <w:rPr>
                <w:rFonts w:ascii="Calibri Light" w:hAnsi="Calibri Light" w:cs="Arial"/>
              </w:rPr>
            </w:pPr>
          </w:p>
        </w:tc>
      </w:tr>
      <w:tr w:rsidR="005C6055" w:rsidRPr="006B24F0" w14:paraId="155CE01E" w14:textId="77777777" w:rsidTr="009725E3">
        <w:trPr>
          <w:cantSplit/>
          <w:trHeight w:val="432"/>
        </w:trPr>
        <w:tc>
          <w:tcPr>
            <w:tcW w:w="2942" w:type="dxa"/>
            <w:vAlign w:val="center"/>
          </w:tcPr>
          <w:p w14:paraId="05F638BC" w14:textId="77777777" w:rsidR="005C6055" w:rsidRPr="00706F49" w:rsidRDefault="005C6055" w:rsidP="009725E3">
            <w:pPr>
              <w:pStyle w:val="TableField-Left"/>
              <w:ind w:left="720"/>
              <w:rPr>
                <w:rFonts w:ascii="Calibri Light" w:hAnsi="Calibri Light" w:cs="Arial"/>
                <w:b/>
              </w:rPr>
            </w:pPr>
            <w:r w:rsidRPr="00706F49">
              <w:rPr>
                <w:rFonts w:ascii="Calibri Light" w:hAnsi="Calibri Light" w:cs="Arial"/>
                <w:b/>
              </w:rPr>
              <w:t>Involved Parties</w:t>
            </w:r>
          </w:p>
        </w:tc>
        <w:tc>
          <w:tcPr>
            <w:tcW w:w="1676" w:type="dxa"/>
            <w:vAlign w:val="center"/>
          </w:tcPr>
          <w:p w14:paraId="51EB3320" w14:textId="77777777" w:rsidR="005C6055" w:rsidRPr="006B24F0" w:rsidRDefault="005C6055" w:rsidP="009725E3">
            <w:pPr>
              <w:pStyle w:val="TableField-Left"/>
              <w:rPr>
                <w:rFonts w:ascii="Calibri Light" w:hAnsi="Calibri Light" w:cs="Arial"/>
              </w:rPr>
            </w:pPr>
          </w:p>
        </w:tc>
        <w:tc>
          <w:tcPr>
            <w:tcW w:w="4696" w:type="dxa"/>
            <w:vAlign w:val="center"/>
          </w:tcPr>
          <w:p w14:paraId="2430EC0A" w14:textId="77777777" w:rsidR="008F763A" w:rsidRDefault="008F763A" w:rsidP="008F763A">
            <w:pPr>
              <w:pStyle w:val="TableField-Left"/>
              <w:rPr>
                <w:rFonts w:ascii="Calibri Light" w:hAnsi="Calibri Light" w:cs="Arial"/>
              </w:rPr>
            </w:pPr>
            <w:r>
              <w:rPr>
                <w:rFonts w:ascii="Calibri Light" w:hAnsi="Calibri Light" w:cs="Arial"/>
              </w:rPr>
              <w:t>Table View:</w:t>
            </w:r>
          </w:p>
          <w:p w14:paraId="4715409F" w14:textId="03DC0657" w:rsidR="005C6055" w:rsidRPr="006B24F0" w:rsidRDefault="008F763A" w:rsidP="008F763A">
            <w:pPr>
              <w:pStyle w:val="TableField-Left"/>
              <w:rPr>
                <w:rFonts w:ascii="Calibri Light" w:hAnsi="Calibri Light" w:cs="Arial"/>
              </w:rPr>
            </w:pPr>
            <w:r>
              <w:rPr>
                <w:rFonts w:ascii="Calibri Light" w:hAnsi="Calibri Light" w:cs="Arial"/>
              </w:rPr>
              <w:t>(Party Role, Name and Primary)</w:t>
            </w:r>
          </w:p>
        </w:tc>
      </w:tr>
      <w:tr w:rsidR="005C6055" w:rsidRPr="006B24F0" w14:paraId="1A25EA03" w14:textId="77777777" w:rsidTr="009725E3">
        <w:trPr>
          <w:cantSplit/>
          <w:trHeight w:val="432"/>
        </w:trPr>
        <w:tc>
          <w:tcPr>
            <w:tcW w:w="2942" w:type="dxa"/>
            <w:vAlign w:val="center"/>
          </w:tcPr>
          <w:p w14:paraId="02D5E55C" w14:textId="77777777" w:rsidR="005C6055" w:rsidRPr="00277627" w:rsidRDefault="005C6055" w:rsidP="009725E3">
            <w:pPr>
              <w:pStyle w:val="TableField-Left"/>
              <w:rPr>
                <w:rFonts w:ascii="Calibri Light" w:hAnsi="Calibri Light" w:cs="Arial"/>
                <w:b/>
              </w:rPr>
            </w:pPr>
            <w:r w:rsidRPr="00277627">
              <w:rPr>
                <w:rFonts w:ascii="Calibri Light" w:hAnsi="Calibri Light" w:cs="Arial"/>
                <w:b/>
              </w:rPr>
              <w:t>Attachments</w:t>
            </w:r>
          </w:p>
        </w:tc>
        <w:tc>
          <w:tcPr>
            <w:tcW w:w="1676" w:type="dxa"/>
            <w:vAlign w:val="center"/>
          </w:tcPr>
          <w:p w14:paraId="62CCAD85" w14:textId="77777777" w:rsidR="005C6055" w:rsidRPr="006B24F0" w:rsidRDefault="005C6055" w:rsidP="009725E3">
            <w:pPr>
              <w:pStyle w:val="TableField-Left"/>
              <w:rPr>
                <w:rFonts w:ascii="Calibri Light" w:hAnsi="Calibri Light" w:cs="Arial"/>
              </w:rPr>
            </w:pPr>
          </w:p>
        </w:tc>
        <w:tc>
          <w:tcPr>
            <w:tcW w:w="4696" w:type="dxa"/>
            <w:vAlign w:val="center"/>
          </w:tcPr>
          <w:p w14:paraId="6129C2E0" w14:textId="77777777" w:rsidR="005C6055" w:rsidRPr="006B24F0" w:rsidRDefault="005C6055" w:rsidP="009725E3">
            <w:pPr>
              <w:pStyle w:val="TableField-Left"/>
              <w:rPr>
                <w:rFonts w:ascii="Calibri Light" w:hAnsi="Calibri Light" w:cs="Arial"/>
              </w:rPr>
            </w:pPr>
          </w:p>
        </w:tc>
      </w:tr>
      <w:tr w:rsidR="005C6055" w:rsidRPr="006B24F0" w14:paraId="4B136937" w14:textId="77777777" w:rsidTr="009725E3">
        <w:trPr>
          <w:cantSplit/>
          <w:trHeight w:val="432"/>
        </w:trPr>
        <w:tc>
          <w:tcPr>
            <w:tcW w:w="2942" w:type="dxa"/>
            <w:vAlign w:val="center"/>
          </w:tcPr>
          <w:p w14:paraId="3B8F3860" w14:textId="77777777" w:rsidR="005C6055" w:rsidRPr="00277627" w:rsidRDefault="005C6055" w:rsidP="009725E3">
            <w:pPr>
              <w:pStyle w:val="TableField-Left"/>
              <w:ind w:left="720"/>
              <w:rPr>
                <w:rFonts w:ascii="Calibri Light" w:hAnsi="Calibri Light" w:cs="Arial"/>
                <w:b/>
              </w:rPr>
            </w:pPr>
            <w:r w:rsidRPr="00277627">
              <w:rPr>
                <w:rFonts w:ascii="Calibri Light" w:hAnsi="Calibri Light" w:cs="Arial"/>
                <w:b/>
              </w:rPr>
              <w:t>Attachments</w:t>
            </w:r>
          </w:p>
        </w:tc>
        <w:tc>
          <w:tcPr>
            <w:tcW w:w="1676" w:type="dxa"/>
            <w:vAlign w:val="center"/>
          </w:tcPr>
          <w:p w14:paraId="00729910" w14:textId="77777777" w:rsidR="005C6055" w:rsidRPr="006B24F0" w:rsidRDefault="005C6055" w:rsidP="009725E3">
            <w:pPr>
              <w:pStyle w:val="TableField-Left"/>
              <w:rPr>
                <w:rFonts w:ascii="Calibri Light" w:hAnsi="Calibri Light" w:cs="Arial"/>
              </w:rPr>
            </w:pPr>
          </w:p>
        </w:tc>
        <w:tc>
          <w:tcPr>
            <w:tcW w:w="4696" w:type="dxa"/>
            <w:vAlign w:val="center"/>
          </w:tcPr>
          <w:p w14:paraId="5C5B94F2" w14:textId="77777777" w:rsidR="008F763A" w:rsidRDefault="008F763A" w:rsidP="008F763A">
            <w:pPr>
              <w:pStyle w:val="TableField-Left"/>
              <w:rPr>
                <w:rFonts w:ascii="Calibri Light" w:hAnsi="Calibri Light" w:cs="Arial"/>
              </w:rPr>
            </w:pPr>
            <w:r>
              <w:rPr>
                <w:rFonts w:ascii="Calibri Light" w:hAnsi="Calibri Light" w:cs="Arial"/>
              </w:rPr>
              <w:t xml:space="preserve">Table View: </w:t>
            </w:r>
          </w:p>
          <w:p w14:paraId="4766BAA7" w14:textId="406DE6EC" w:rsidR="005C6055" w:rsidRPr="006B24F0" w:rsidRDefault="008F763A" w:rsidP="008F763A">
            <w:pPr>
              <w:pStyle w:val="TableField-Left"/>
              <w:rPr>
                <w:rFonts w:ascii="Calibri Light" w:hAnsi="Calibri Light" w:cs="Arial"/>
              </w:rPr>
            </w:pPr>
            <w:r>
              <w:rPr>
                <w:rFonts w:ascii="Calibri Light" w:hAnsi="Calibri Light" w:cs="Arial"/>
              </w:rPr>
              <w:t>(File Name and Attachment Type)</w:t>
            </w:r>
          </w:p>
        </w:tc>
      </w:tr>
      <w:tr w:rsidR="005C6055" w:rsidRPr="006B24F0" w14:paraId="3B959293" w14:textId="77777777" w:rsidTr="009725E3">
        <w:trPr>
          <w:cantSplit/>
          <w:trHeight w:val="432"/>
        </w:trPr>
        <w:tc>
          <w:tcPr>
            <w:tcW w:w="2942" w:type="dxa"/>
            <w:vAlign w:val="center"/>
          </w:tcPr>
          <w:p w14:paraId="79FCC021" w14:textId="77777777" w:rsidR="005C6055" w:rsidRPr="00F2556D" w:rsidRDefault="005C6055" w:rsidP="009725E3">
            <w:pPr>
              <w:pStyle w:val="TableField-Left"/>
              <w:rPr>
                <w:rFonts w:ascii="Calibri Light" w:hAnsi="Calibri Light" w:cs="Arial"/>
                <w:b/>
              </w:rPr>
            </w:pPr>
            <w:r w:rsidRPr="00F2556D">
              <w:rPr>
                <w:rFonts w:ascii="Calibri Light" w:hAnsi="Calibri Light" w:cs="Arial"/>
                <w:b/>
              </w:rPr>
              <w:lastRenderedPageBreak/>
              <w:t>Notes</w:t>
            </w:r>
          </w:p>
        </w:tc>
        <w:tc>
          <w:tcPr>
            <w:tcW w:w="1676" w:type="dxa"/>
            <w:vAlign w:val="center"/>
          </w:tcPr>
          <w:p w14:paraId="7063B4BC" w14:textId="77777777" w:rsidR="005C6055" w:rsidRPr="006B24F0" w:rsidRDefault="005C6055" w:rsidP="009725E3">
            <w:pPr>
              <w:pStyle w:val="TableField-Left"/>
              <w:rPr>
                <w:rFonts w:ascii="Calibri Light" w:hAnsi="Calibri Light" w:cs="Arial"/>
              </w:rPr>
            </w:pPr>
          </w:p>
        </w:tc>
        <w:tc>
          <w:tcPr>
            <w:tcW w:w="4696" w:type="dxa"/>
            <w:vAlign w:val="center"/>
          </w:tcPr>
          <w:p w14:paraId="3C198F27" w14:textId="77777777" w:rsidR="005C6055" w:rsidRPr="006B24F0" w:rsidRDefault="005C6055" w:rsidP="009725E3">
            <w:pPr>
              <w:pStyle w:val="TableField-Left"/>
              <w:rPr>
                <w:rFonts w:ascii="Calibri Light" w:hAnsi="Calibri Light" w:cs="Arial"/>
              </w:rPr>
            </w:pPr>
          </w:p>
        </w:tc>
      </w:tr>
      <w:tr w:rsidR="005C6055" w:rsidRPr="006B24F0" w14:paraId="6D97BE6D" w14:textId="77777777" w:rsidTr="009725E3">
        <w:trPr>
          <w:cantSplit/>
          <w:trHeight w:val="432"/>
        </w:trPr>
        <w:tc>
          <w:tcPr>
            <w:tcW w:w="2942" w:type="dxa"/>
            <w:vAlign w:val="center"/>
          </w:tcPr>
          <w:p w14:paraId="7424EF36" w14:textId="77777777" w:rsidR="005C6055" w:rsidRPr="00F2556D" w:rsidRDefault="005C6055" w:rsidP="009725E3">
            <w:pPr>
              <w:pStyle w:val="TableField-Left"/>
              <w:ind w:left="720"/>
              <w:rPr>
                <w:rFonts w:ascii="Calibri Light" w:hAnsi="Calibri Light" w:cs="Arial"/>
                <w:b/>
              </w:rPr>
            </w:pPr>
            <w:r w:rsidRPr="00F2556D">
              <w:rPr>
                <w:rFonts w:ascii="Calibri Light" w:hAnsi="Calibri Light" w:cs="Arial"/>
                <w:b/>
              </w:rPr>
              <w:t>Notes</w:t>
            </w:r>
          </w:p>
        </w:tc>
        <w:tc>
          <w:tcPr>
            <w:tcW w:w="1676" w:type="dxa"/>
            <w:vAlign w:val="center"/>
          </w:tcPr>
          <w:p w14:paraId="47F9D457" w14:textId="77777777" w:rsidR="005C6055" w:rsidRPr="006B24F0" w:rsidRDefault="005C6055" w:rsidP="009725E3">
            <w:pPr>
              <w:pStyle w:val="TableField-Left"/>
              <w:rPr>
                <w:rFonts w:ascii="Calibri Light" w:hAnsi="Calibri Light" w:cs="Arial"/>
              </w:rPr>
            </w:pPr>
          </w:p>
        </w:tc>
        <w:tc>
          <w:tcPr>
            <w:tcW w:w="4696" w:type="dxa"/>
            <w:vAlign w:val="center"/>
          </w:tcPr>
          <w:p w14:paraId="5653F2D5" w14:textId="77777777" w:rsidR="005C6055" w:rsidRPr="006B24F0" w:rsidRDefault="005C6055" w:rsidP="009725E3">
            <w:pPr>
              <w:pStyle w:val="TableField-Left"/>
              <w:rPr>
                <w:rFonts w:ascii="Calibri Light" w:hAnsi="Calibri Light" w:cs="Arial"/>
              </w:rPr>
            </w:pPr>
            <w:r>
              <w:rPr>
                <w:rFonts w:ascii="Calibri Light" w:hAnsi="Calibri Light" w:cs="Arial"/>
              </w:rPr>
              <w:t>Text Box</w:t>
            </w:r>
          </w:p>
        </w:tc>
      </w:tr>
    </w:tbl>
    <w:p w14:paraId="20BE4376" w14:textId="77777777" w:rsidR="00053F3F" w:rsidRDefault="00053F3F" w:rsidP="00053F3F">
      <w:pPr>
        <w:pStyle w:val="Heading1Text"/>
        <w:ind w:left="864"/>
        <w:rPr>
          <w:rFonts w:ascii="Calibri Light" w:hAnsi="Calibri Light" w:cs="Arial"/>
          <w:b/>
          <w:sz w:val="24"/>
        </w:rPr>
      </w:pPr>
    </w:p>
    <w:p w14:paraId="697A2BA3" w14:textId="77777777" w:rsidR="005C6055" w:rsidRPr="006B24F0" w:rsidRDefault="005C6055" w:rsidP="005C6055">
      <w:pPr>
        <w:pStyle w:val="Heading1Text"/>
        <w:numPr>
          <w:ilvl w:val="3"/>
          <w:numId w:val="5"/>
        </w:numPr>
        <w:ind w:hanging="324"/>
        <w:rPr>
          <w:rFonts w:ascii="Calibri Light" w:hAnsi="Calibri Light" w:cs="Arial"/>
          <w:b/>
          <w:sz w:val="24"/>
        </w:rPr>
      </w:pPr>
      <w:r w:rsidRPr="006B24F0">
        <w:rPr>
          <w:rFonts w:ascii="Calibri Light" w:hAnsi="Calibri Light" w:cs="Arial"/>
          <w:b/>
          <w:sz w:val="24"/>
        </w:rPr>
        <w:t>Source Systems and Data Volumes</w:t>
      </w:r>
    </w:p>
    <w:p w14:paraId="0EE90EAB" w14:textId="77777777" w:rsidR="005C6055" w:rsidRDefault="005C6055" w:rsidP="005C6055">
      <w:pPr>
        <w:pStyle w:val="Heading3Text"/>
        <w:rPr>
          <w:rFonts w:ascii="Calibri Light" w:hAnsi="Calibri Light"/>
        </w:rPr>
      </w:pPr>
      <w:r w:rsidRPr="006B24F0">
        <w:rPr>
          <w:rFonts w:ascii="Calibri Light" w:hAnsi="Calibri Light"/>
        </w:rPr>
        <w:t xml:space="preserve">Identify the historical amount, volume, and Southern California Edison source systems for data objects supporting this process.  The expected annual growth rate is </w:t>
      </w:r>
      <w:r w:rsidRPr="006B24F0">
        <w:rPr>
          <w:rFonts w:ascii="Calibri Light" w:hAnsi="Calibri Light"/>
        </w:rPr>
        <w:fldChar w:fldCharType="begin">
          <w:ffData>
            <w:name w:val=""/>
            <w:enabled/>
            <w:calcOnExit w:val="0"/>
            <w:textInput>
              <w:default w:val="[percent growth]"/>
            </w:textInput>
          </w:ffData>
        </w:fldChar>
      </w:r>
      <w:r w:rsidRPr="006B24F0">
        <w:rPr>
          <w:rFonts w:ascii="Calibri Light" w:hAnsi="Calibri Light"/>
        </w:rPr>
        <w:instrText xml:space="preserve"> FORMTEXT </w:instrText>
      </w:r>
      <w:r w:rsidRPr="006B24F0">
        <w:rPr>
          <w:rFonts w:ascii="Calibri Light" w:hAnsi="Calibri Light"/>
        </w:rPr>
      </w:r>
      <w:r w:rsidRPr="006B24F0">
        <w:rPr>
          <w:rFonts w:ascii="Calibri Light" w:hAnsi="Calibri Light"/>
        </w:rPr>
        <w:fldChar w:fldCharType="separate"/>
      </w:r>
      <w:r w:rsidRPr="006B24F0">
        <w:rPr>
          <w:rFonts w:ascii="Calibri Light" w:hAnsi="Calibri Light"/>
          <w:noProof/>
        </w:rPr>
        <w:t>[percent growth]</w:t>
      </w:r>
      <w:r w:rsidRPr="006B24F0">
        <w:rPr>
          <w:rFonts w:ascii="Calibri Light" w:hAnsi="Calibri Light"/>
        </w:rPr>
        <w:fldChar w:fldCharType="end"/>
      </w:r>
      <w:r w:rsidRPr="006B24F0">
        <w:rPr>
          <w:rFonts w:ascii="Calibri Light" w:hAnsi="Calibri Light"/>
        </w:rPr>
        <w:t xml:space="preserve">%, for another </w:t>
      </w:r>
      <w:r w:rsidRPr="006B24F0">
        <w:rPr>
          <w:rFonts w:ascii="Calibri Light" w:hAnsi="Calibri Light"/>
        </w:rPr>
        <w:fldChar w:fldCharType="begin">
          <w:ffData>
            <w:name w:val=""/>
            <w:enabled/>
            <w:calcOnExit w:val="0"/>
            <w:textInput>
              <w:default w:val="[number of records]"/>
            </w:textInput>
          </w:ffData>
        </w:fldChar>
      </w:r>
      <w:r w:rsidRPr="006B24F0">
        <w:rPr>
          <w:rFonts w:ascii="Calibri Light" w:hAnsi="Calibri Light"/>
        </w:rPr>
        <w:instrText xml:space="preserve"> FORMTEXT </w:instrText>
      </w:r>
      <w:r w:rsidRPr="006B24F0">
        <w:rPr>
          <w:rFonts w:ascii="Calibri Light" w:hAnsi="Calibri Light"/>
        </w:rPr>
      </w:r>
      <w:r w:rsidRPr="006B24F0">
        <w:rPr>
          <w:rFonts w:ascii="Calibri Light" w:hAnsi="Calibri Light"/>
        </w:rPr>
        <w:fldChar w:fldCharType="separate"/>
      </w:r>
      <w:r w:rsidRPr="006B24F0">
        <w:rPr>
          <w:rFonts w:ascii="Calibri Light" w:hAnsi="Calibri Light"/>
          <w:noProof/>
        </w:rPr>
        <w:t>[number of records]</w:t>
      </w:r>
      <w:r w:rsidRPr="006B24F0">
        <w:rPr>
          <w:rFonts w:ascii="Calibri Light" w:hAnsi="Calibri Light"/>
        </w:rPr>
        <w:fldChar w:fldCharType="end"/>
      </w:r>
      <w:r w:rsidRPr="006B24F0">
        <w:rPr>
          <w:rFonts w:ascii="Calibri Light" w:hAnsi="Calibri Light"/>
        </w:rPr>
        <w:t xml:space="preserve"> to be added to SAP per annum.</w:t>
      </w:r>
    </w:p>
    <w:p w14:paraId="4E18203D" w14:textId="0E99A007" w:rsidR="00CB70EA" w:rsidRDefault="00CB70EA" w:rsidP="005C6055">
      <w:pPr>
        <w:pStyle w:val="Heading3Text"/>
        <w:rPr>
          <w:rFonts w:ascii="Calibri Light" w:hAnsi="Calibri Light"/>
        </w:rPr>
      </w:pPr>
      <w:r>
        <w:rPr>
          <w:rFonts w:ascii="Calibri Light" w:hAnsi="Calibri Light"/>
        </w:rPr>
        <w:t>N/A</w:t>
      </w:r>
    </w:p>
    <w:p w14:paraId="6B678FC4" w14:textId="77777777" w:rsidR="000D561C" w:rsidRPr="006B24F0" w:rsidRDefault="000D561C" w:rsidP="000D561C">
      <w:pPr>
        <w:pStyle w:val="Heading3"/>
        <w:keepNext/>
        <w:numPr>
          <w:ilvl w:val="3"/>
          <w:numId w:val="5"/>
        </w:numPr>
        <w:tabs>
          <w:tab w:val="left" w:pos="1440"/>
        </w:tabs>
        <w:spacing w:before="120" w:after="120"/>
        <w:ind w:hanging="324"/>
        <w:rPr>
          <w:rFonts w:ascii="Calibri Light" w:hAnsi="Calibri Light"/>
        </w:rPr>
      </w:pPr>
      <w:bookmarkStart w:id="56" w:name="_Toc517343016"/>
      <w:r>
        <w:rPr>
          <w:rFonts w:ascii="Calibri Light" w:hAnsi="Calibri Light"/>
        </w:rPr>
        <w:t>Manual Entry</w:t>
      </w:r>
      <w:bookmarkEnd w:id="56"/>
    </w:p>
    <w:p w14:paraId="7F034C5F" w14:textId="159A0721" w:rsidR="000D561C" w:rsidRPr="006B24F0" w:rsidRDefault="000D561C" w:rsidP="000D561C">
      <w:pPr>
        <w:pStyle w:val="Heading3Text"/>
        <w:rPr>
          <w:rFonts w:ascii="Calibri Light" w:hAnsi="Calibri Light"/>
        </w:rPr>
      </w:pPr>
      <w:r w:rsidRPr="006B24F0">
        <w:rPr>
          <w:rFonts w:ascii="Calibri Light" w:hAnsi="Calibri Light"/>
        </w:rPr>
        <w:t>The following da</w:t>
      </w:r>
      <w:r>
        <w:rPr>
          <w:rFonts w:ascii="Calibri Light" w:hAnsi="Calibri Light"/>
        </w:rPr>
        <w:t>ta elements will be available for maintenance in New Construction and Rebate Program Opportunities:</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42"/>
        <w:gridCol w:w="1676"/>
        <w:gridCol w:w="4696"/>
      </w:tblGrid>
      <w:tr w:rsidR="000D561C" w:rsidRPr="006B24F0" w14:paraId="06D79699" w14:textId="77777777" w:rsidTr="00156D5C">
        <w:trPr>
          <w:cantSplit/>
          <w:trHeight w:val="432"/>
          <w:tblHeader/>
        </w:trPr>
        <w:tc>
          <w:tcPr>
            <w:tcW w:w="2942" w:type="dxa"/>
            <w:tcBorders>
              <w:top w:val="threeDEmboss" w:sz="6" w:space="0" w:color="auto"/>
              <w:bottom w:val="threeDEmboss" w:sz="6" w:space="0" w:color="auto"/>
            </w:tcBorders>
            <w:shd w:val="clear" w:color="auto" w:fill="F9FBAF"/>
            <w:vAlign w:val="center"/>
          </w:tcPr>
          <w:p w14:paraId="3C95CBFA" w14:textId="77777777" w:rsidR="000D561C" w:rsidRPr="006B24F0" w:rsidRDefault="000D561C" w:rsidP="00156D5C">
            <w:pPr>
              <w:pStyle w:val="TableHeader-Left"/>
              <w:rPr>
                <w:rFonts w:ascii="Calibri Light" w:hAnsi="Calibri Light" w:cs="Arial"/>
              </w:rPr>
            </w:pPr>
            <w:r w:rsidRPr="006B24F0">
              <w:rPr>
                <w:rFonts w:ascii="Calibri Light" w:hAnsi="Calibri Light" w:cs="Arial"/>
              </w:rPr>
              <w:t>Field</w:t>
            </w:r>
          </w:p>
        </w:tc>
        <w:tc>
          <w:tcPr>
            <w:tcW w:w="1676" w:type="dxa"/>
            <w:tcBorders>
              <w:top w:val="threeDEmboss" w:sz="6" w:space="0" w:color="auto"/>
              <w:bottom w:val="threeDEmboss" w:sz="6" w:space="0" w:color="auto"/>
            </w:tcBorders>
            <w:shd w:val="clear" w:color="auto" w:fill="F9FBAF"/>
            <w:vAlign w:val="center"/>
          </w:tcPr>
          <w:p w14:paraId="59BF0C36" w14:textId="77777777" w:rsidR="000D561C" w:rsidRPr="006B24F0" w:rsidRDefault="000D561C" w:rsidP="00156D5C">
            <w:pPr>
              <w:pStyle w:val="TableHeader-Left"/>
              <w:rPr>
                <w:rFonts w:ascii="Calibri Light" w:hAnsi="Calibri Light" w:cs="Arial"/>
              </w:rPr>
            </w:pPr>
            <w:r w:rsidRPr="006B24F0">
              <w:rPr>
                <w:rFonts w:ascii="Calibri Light" w:hAnsi="Calibri Light" w:cs="Arial"/>
              </w:rPr>
              <w:t>Type</w:t>
            </w:r>
          </w:p>
        </w:tc>
        <w:tc>
          <w:tcPr>
            <w:tcW w:w="4696" w:type="dxa"/>
            <w:tcBorders>
              <w:top w:val="threeDEmboss" w:sz="6" w:space="0" w:color="auto"/>
              <w:bottom w:val="threeDEmboss" w:sz="6" w:space="0" w:color="auto"/>
            </w:tcBorders>
            <w:shd w:val="clear" w:color="auto" w:fill="F9FBAF"/>
            <w:vAlign w:val="center"/>
          </w:tcPr>
          <w:p w14:paraId="11445E05" w14:textId="77777777" w:rsidR="000D561C" w:rsidRPr="006B24F0" w:rsidRDefault="000D561C" w:rsidP="00156D5C">
            <w:pPr>
              <w:pStyle w:val="TableHeader-Left"/>
              <w:rPr>
                <w:rFonts w:ascii="Calibri Light" w:hAnsi="Calibri Light" w:cs="Arial"/>
              </w:rPr>
            </w:pPr>
            <w:r w:rsidRPr="006B24F0">
              <w:rPr>
                <w:rFonts w:ascii="Calibri Light" w:hAnsi="Calibri Light" w:cs="Arial"/>
              </w:rPr>
              <w:t>Comments</w:t>
            </w:r>
          </w:p>
        </w:tc>
      </w:tr>
      <w:tr w:rsidR="000D561C" w:rsidRPr="006B24F0" w14:paraId="5D4758A5" w14:textId="77777777" w:rsidTr="00156D5C">
        <w:trPr>
          <w:cantSplit/>
          <w:trHeight w:val="432"/>
        </w:trPr>
        <w:tc>
          <w:tcPr>
            <w:tcW w:w="2942" w:type="dxa"/>
            <w:tcBorders>
              <w:top w:val="threeDEmboss" w:sz="6" w:space="0" w:color="auto"/>
            </w:tcBorders>
            <w:vAlign w:val="center"/>
          </w:tcPr>
          <w:p w14:paraId="17B92894" w14:textId="77777777" w:rsidR="000D561C" w:rsidRPr="0032513B" w:rsidRDefault="000D561C" w:rsidP="00156D5C">
            <w:pPr>
              <w:pStyle w:val="TableField-Left"/>
              <w:rPr>
                <w:rFonts w:ascii="Calibri Light" w:hAnsi="Calibri Light" w:cs="Arial"/>
                <w:b/>
              </w:rPr>
            </w:pPr>
            <w:r w:rsidRPr="0032513B">
              <w:rPr>
                <w:rFonts w:ascii="Calibri Light" w:hAnsi="Calibri Light" w:cs="Arial"/>
                <w:b/>
              </w:rPr>
              <w:t>Overview</w:t>
            </w:r>
          </w:p>
        </w:tc>
        <w:tc>
          <w:tcPr>
            <w:tcW w:w="1676" w:type="dxa"/>
            <w:tcBorders>
              <w:top w:val="threeDEmboss" w:sz="6" w:space="0" w:color="auto"/>
            </w:tcBorders>
            <w:vAlign w:val="center"/>
          </w:tcPr>
          <w:p w14:paraId="355663B3" w14:textId="77777777" w:rsidR="000D561C" w:rsidRPr="006B24F0" w:rsidRDefault="000D561C" w:rsidP="00156D5C">
            <w:pPr>
              <w:pStyle w:val="TableField-Left"/>
              <w:rPr>
                <w:rFonts w:ascii="Calibri Light" w:hAnsi="Calibri Light" w:cs="Arial"/>
              </w:rPr>
            </w:pPr>
          </w:p>
        </w:tc>
        <w:tc>
          <w:tcPr>
            <w:tcW w:w="4696" w:type="dxa"/>
            <w:tcBorders>
              <w:top w:val="threeDEmboss" w:sz="6" w:space="0" w:color="auto"/>
            </w:tcBorders>
            <w:vAlign w:val="center"/>
          </w:tcPr>
          <w:p w14:paraId="4E3B8AC4" w14:textId="77777777" w:rsidR="000D561C" w:rsidRPr="006B24F0" w:rsidRDefault="000D561C" w:rsidP="00156D5C">
            <w:pPr>
              <w:pStyle w:val="TableField-Left"/>
              <w:rPr>
                <w:rFonts w:ascii="Calibri Light" w:hAnsi="Calibri Light" w:cs="Arial"/>
              </w:rPr>
            </w:pPr>
          </w:p>
        </w:tc>
      </w:tr>
      <w:tr w:rsidR="000D561C" w:rsidRPr="006B24F0" w14:paraId="17FC23E0" w14:textId="77777777" w:rsidTr="00156D5C">
        <w:trPr>
          <w:cantSplit/>
          <w:trHeight w:val="432"/>
        </w:trPr>
        <w:tc>
          <w:tcPr>
            <w:tcW w:w="2942" w:type="dxa"/>
            <w:vAlign w:val="center"/>
          </w:tcPr>
          <w:p w14:paraId="15208ACF" w14:textId="77777777" w:rsidR="000D561C" w:rsidRPr="006B24F0" w:rsidRDefault="000D561C" w:rsidP="00156D5C">
            <w:pPr>
              <w:pStyle w:val="TableField-Left"/>
              <w:ind w:left="720"/>
              <w:rPr>
                <w:rFonts w:ascii="Calibri Light" w:hAnsi="Calibri Light" w:cs="Arial"/>
              </w:rPr>
            </w:pPr>
            <w:r>
              <w:rPr>
                <w:rFonts w:ascii="Calibri Light" w:hAnsi="Calibri Light" w:cs="Arial"/>
              </w:rPr>
              <w:t>Name</w:t>
            </w:r>
          </w:p>
        </w:tc>
        <w:tc>
          <w:tcPr>
            <w:tcW w:w="1676" w:type="dxa"/>
            <w:vAlign w:val="center"/>
          </w:tcPr>
          <w:p w14:paraId="1C79EB03" w14:textId="77777777" w:rsidR="000D561C" w:rsidRPr="006B24F0" w:rsidRDefault="000D561C" w:rsidP="00156D5C">
            <w:pPr>
              <w:pStyle w:val="TableField-Left"/>
              <w:rPr>
                <w:rFonts w:ascii="Calibri Light" w:hAnsi="Calibri Light" w:cs="Arial"/>
              </w:rPr>
            </w:pPr>
            <w:r>
              <w:rPr>
                <w:rFonts w:ascii="Calibri Light" w:hAnsi="Calibri Light" w:cs="Arial"/>
              </w:rPr>
              <w:t>Required</w:t>
            </w:r>
          </w:p>
        </w:tc>
        <w:tc>
          <w:tcPr>
            <w:tcW w:w="4696" w:type="dxa"/>
            <w:vAlign w:val="center"/>
          </w:tcPr>
          <w:p w14:paraId="0C399454" w14:textId="77777777" w:rsidR="000D561C" w:rsidRPr="006B24F0" w:rsidRDefault="000D561C" w:rsidP="00156D5C">
            <w:pPr>
              <w:pStyle w:val="TableField-Left"/>
              <w:rPr>
                <w:rFonts w:ascii="Calibri Light" w:hAnsi="Calibri Light" w:cs="Arial"/>
              </w:rPr>
            </w:pPr>
            <w:r>
              <w:rPr>
                <w:rFonts w:ascii="Calibri Light" w:hAnsi="Calibri Light" w:cs="Arial"/>
              </w:rPr>
              <w:t>Input Field</w:t>
            </w:r>
          </w:p>
        </w:tc>
      </w:tr>
      <w:tr w:rsidR="000D561C" w:rsidRPr="006B24F0" w14:paraId="3CF294D0" w14:textId="77777777" w:rsidTr="00156D5C">
        <w:trPr>
          <w:cantSplit/>
          <w:trHeight w:val="432"/>
        </w:trPr>
        <w:tc>
          <w:tcPr>
            <w:tcW w:w="2942" w:type="dxa"/>
            <w:vAlign w:val="center"/>
          </w:tcPr>
          <w:p w14:paraId="3EF8F52F" w14:textId="77777777" w:rsidR="000D561C" w:rsidRPr="006B24F0" w:rsidRDefault="000D561C" w:rsidP="00156D5C">
            <w:pPr>
              <w:pStyle w:val="TableField-Left"/>
              <w:ind w:left="720"/>
              <w:rPr>
                <w:rFonts w:ascii="Calibri Light" w:hAnsi="Calibri Light" w:cs="Arial"/>
              </w:rPr>
            </w:pPr>
            <w:r>
              <w:rPr>
                <w:rFonts w:ascii="Calibri Light" w:hAnsi="Calibri Light" w:cs="Arial"/>
              </w:rPr>
              <w:t>Account</w:t>
            </w:r>
          </w:p>
        </w:tc>
        <w:tc>
          <w:tcPr>
            <w:tcW w:w="1676" w:type="dxa"/>
            <w:vAlign w:val="center"/>
          </w:tcPr>
          <w:p w14:paraId="6FE2D760" w14:textId="77777777" w:rsidR="000D561C" w:rsidRPr="006B24F0" w:rsidRDefault="000D561C" w:rsidP="00156D5C">
            <w:pPr>
              <w:pStyle w:val="TableField-Left"/>
              <w:rPr>
                <w:rFonts w:ascii="Calibri Light" w:hAnsi="Calibri Light" w:cs="Arial"/>
              </w:rPr>
            </w:pPr>
            <w:r>
              <w:rPr>
                <w:rFonts w:ascii="Calibri Light" w:hAnsi="Calibri Light" w:cs="Arial"/>
              </w:rPr>
              <w:t>Required</w:t>
            </w:r>
          </w:p>
        </w:tc>
        <w:tc>
          <w:tcPr>
            <w:tcW w:w="4696" w:type="dxa"/>
            <w:vAlign w:val="center"/>
          </w:tcPr>
          <w:p w14:paraId="6C6D6CC4" w14:textId="77777777" w:rsidR="000D561C" w:rsidRPr="006B24F0" w:rsidRDefault="000D561C" w:rsidP="00156D5C">
            <w:pPr>
              <w:pStyle w:val="TableField-Left"/>
              <w:rPr>
                <w:rFonts w:ascii="Calibri Light" w:hAnsi="Calibri Light" w:cs="Arial"/>
              </w:rPr>
            </w:pPr>
            <w:r>
              <w:rPr>
                <w:rFonts w:ascii="Calibri Light" w:hAnsi="Calibri Light" w:cs="Arial"/>
              </w:rPr>
              <w:t>Input Field with Standard Search Help</w:t>
            </w:r>
          </w:p>
        </w:tc>
      </w:tr>
      <w:tr w:rsidR="000D561C" w:rsidRPr="006B24F0" w14:paraId="1BEE4E56" w14:textId="77777777" w:rsidTr="00156D5C">
        <w:trPr>
          <w:cantSplit/>
          <w:trHeight w:val="432"/>
        </w:trPr>
        <w:tc>
          <w:tcPr>
            <w:tcW w:w="2942" w:type="dxa"/>
            <w:vAlign w:val="center"/>
          </w:tcPr>
          <w:p w14:paraId="4143C1E9" w14:textId="77777777" w:rsidR="000D561C" w:rsidRPr="006B24F0" w:rsidRDefault="000D561C" w:rsidP="00156D5C">
            <w:pPr>
              <w:pStyle w:val="TableField-Left"/>
              <w:ind w:left="720"/>
              <w:rPr>
                <w:rFonts w:ascii="Calibri Light" w:hAnsi="Calibri Light" w:cs="Arial"/>
              </w:rPr>
            </w:pPr>
            <w:r>
              <w:rPr>
                <w:rFonts w:ascii="Calibri Light" w:hAnsi="Calibri Light" w:cs="Arial"/>
              </w:rPr>
              <w:t>Contact</w:t>
            </w:r>
          </w:p>
        </w:tc>
        <w:tc>
          <w:tcPr>
            <w:tcW w:w="1676" w:type="dxa"/>
            <w:vAlign w:val="center"/>
          </w:tcPr>
          <w:p w14:paraId="5F72D305" w14:textId="77777777" w:rsidR="000D561C" w:rsidRPr="006B24F0" w:rsidRDefault="000D561C"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53165CAE" w14:textId="77777777" w:rsidR="000D561C" w:rsidRPr="006B24F0" w:rsidRDefault="000D561C" w:rsidP="00156D5C">
            <w:pPr>
              <w:pStyle w:val="TableField-Left"/>
              <w:rPr>
                <w:rFonts w:ascii="Calibri Light" w:hAnsi="Calibri Light" w:cs="Arial"/>
              </w:rPr>
            </w:pPr>
            <w:r>
              <w:rPr>
                <w:rFonts w:ascii="Calibri Light" w:hAnsi="Calibri Light" w:cs="Arial"/>
              </w:rPr>
              <w:t>Input Field with Standard Search Help</w:t>
            </w:r>
          </w:p>
        </w:tc>
      </w:tr>
      <w:tr w:rsidR="000D561C" w:rsidRPr="006B24F0" w14:paraId="0006EF8D" w14:textId="77777777" w:rsidTr="00156D5C">
        <w:trPr>
          <w:cantSplit/>
          <w:trHeight w:val="432"/>
        </w:trPr>
        <w:tc>
          <w:tcPr>
            <w:tcW w:w="2942" w:type="dxa"/>
            <w:vAlign w:val="center"/>
          </w:tcPr>
          <w:p w14:paraId="20400BE4" w14:textId="77777777" w:rsidR="000D561C" w:rsidRPr="006B24F0" w:rsidRDefault="000D561C" w:rsidP="00156D5C">
            <w:pPr>
              <w:pStyle w:val="TableField-Left"/>
              <w:ind w:left="720"/>
              <w:rPr>
                <w:rFonts w:ascii="Calibri Light" w:hAnsi="Calibri Light" w:cs="Arial"/>
              </w:rPr>
            </w:pPr>
            <w:r>
              <w:rPr>
                <w:rFonts w:ascii="Calibri Light" w:hAnsi="Calibri Light" w:cs="Arial"/>
              </w:rPr>
              <w:t>Status</w:t>
            </w:r>
          </w:p>
        </w:tc>
        <w:tc>
          <w:tcPr>
            <w:tcW w:w="1676" w:type="dxa"/>
            <w:vAlign w:val="center"/>
          </w:tcPr>
          <w:p w14:paraId="5414EAB7" w14:textId="77777777" w:rsidR="000D561C" w:rsidRPr="006B24F0" w:rsidRDefault="000D561C" w:rsidP="00156D5C">
            <w:pPr>
              <w:pStyle w:val="TableField-Left"/>
              <w:rPr>
                <w:rFonts w:ascii="Calibri Light" w:hAnsi="Calibri Light" w:cs="Arial"/>
              </w:rPr>
            </w:pPr>
            <w:r>
              <w:rPr>
                <w:rFonts w:ascii="Calibri Light" w:hAnsi="Calibri Light" w:cs="Arial"/>
              </w:rPr>
              <w:t>Required</w:t>
            </w:r>
          </w:p>
        </w:tc>
        <w:tc>
          <w:tcPr>
            <w:tcW w:w="4696" w:type="dxa"/>
            <w:vAlign w:val="center"/>
          </w:tcPr>
          <w:p w14:paraId="417D53DC" w14:textId="77777777" w:rsidR="000D561C" w:rsidRPr="006B24F0" w:rsidRDefault="000D561C" w:rsidP="00156D5C">
            <w:pPr>
              <w:pStyle w:val="TableField-Left"/>
              <w:rPr>
                <w:rFonts w:ascii="Calibri Light" w:hAnsi="Calibri Light" w:cs="Arial"/>
              </w:rPr>
            </w:pPr>
            <w:r>
              <w:rPr>
                <w:rFonts w:ascii="Calibri Light" w:hAnsi="Calibri Light" w:cs="Arial"/>
              </w:rPr>
              <w:t>Input Field with Dropdown List</w:t>
            </w:r>
          </w:p>
        </w:tc>
      </w:tr>
      <w:tr w:rsidR="000D561C" w:rsidRPr="006B24F0" w14:paraId="08BF890D" w14:textId="77777777" w:rsidTr="00156D5C">
        <w:trPr>
          <w:cantSplit/>
          <w:trHeight w:val="432"/>
        </w:trPr>
        <w:tc>
          <w:tcPr>
            <w:tcW w:w="2942" w:type="dxa"/>
            <w:vAlign w:val="center"/>
          </w:tcPr>
          <w:p w14:paraId="2520926C" w14:textId="77777777" w:rsidR="000D561C" w:rsidRPr="00144663" w:rsidRDefault="000D561C" w:rsidP="00156D5C">
            <w:pPr>
              <w:pStyle w:val="TableField-Left"/>
              <w:ind w:left="720"/>
              <w:rPr>
                <w:rFonts w:ascii="Calibri Light" w:hAnsi="Calibri Light" w:cs="Arial"/>
              </w:rPr>
            </w:pPr>
            <w:r w:rsidRPr="00144663">
              <w:rPr>
                <w:rFonts w:ascii="Calibri Light" w:hAnsi="Calibri Light" w:cs="Arial"/>
              </w:rPr>
              <w:t>R</w:t>
            </w:r>
            <w:r>
              <w:rPr>
                <w:rFonts w:ascii="Calibri Light" w:eastAsia="Calibri" w:hAnsi="Calibri Light" w:cs="Arial"/>
                <w:lang w:eastAsia="en-US"/>
              </w:rPr>
              <w:t>eason for Status</w:t>
            </w:r>
          </w:p>
        </w:tc>
        <w:tc>
          <w:tcPr>
            <w:tcW w:w="1676" w:type="dxa"/>
            <w:vAlign w:val="center"/>
          </w:tcPr>
          <w:p w14:paraId="6D9DF46D" w14:textId="77777777" w:rsidR="000D561C" w:rsidRPr="006B24F0" w:rsidRDefault="000D561C"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5FB6F41B" w14:textId="77777777" w:rsidR="000D561C" w:rsidRDefault="000D561C" w:rsidP="00156D5C">
            <w:pPr>
              <w:pStyle w:val="TableField-Left"/>
              <w:rPr>
                <w:rFonts w:ascii="Calibri Light" w:hAnsi="Calibri Light" w:cs="Arial"/>
              </w:rPr>
            </w:pPr>
            <w:r>
              <w:rPr>
                <w:rFonts w:ascii="Calibri Light" w:hAnsi="Calibri Light" w:cs="Arial"/>
              </w:rPr>
              <w:t>Input Field with Dropdown List</w:t>
            </w:r>
          </w:p>
        </w:tc>
      </w:tr>
      <w:tr w:rsidR="000D561C" w:rsidRPr="006B24F0" w14:paraId="37CEBE45" w14:textId="77777777" w:rsidTr="00156D5C">
        <w:trPr>
          <w:cantSplit/>
          <w:trHeight w:val="432"/>
        </w:trPr>
        <w:tc>
          <w:tcPr>
            <w:tcW w:w="2942" w:type="dxa"/>
            <w:vAlign w:val="center"/>
          </w:tcPr>
          <w:p w14:paraId="36F97803" w14:textId="77777777" w:rsidR="000D561C" w:rsidRPr="006B24F0" w:rsidRDefault="000D561C" w:rsidP="00156D5C">
            <w:pPr>
              <w:pStyle w:val="TableField-Left"/>
              <w:ind w:left="720"/>
              <w:rPr>
                <w:rFonts w:ascii="Calibri Light" w:hAnsi="Calibri Light" w:cs="Arial"/>
              </w:rPr>
            </w:pPr>
            <w:r>
              <w:rPr>
                <w:rFonts w:ascii="Calibri Light" w:hAnsi="Calibri Light" w:cs="Arial"/>
              </w:rPr>
              <w:t>Source</w:t>
            </w:r>
          </w:p>
        </w:tc>
        <w:tc>
          <w:tcPr>
            <w:tcW w:w="1676" w:type="dxa"/>
            <w:vAlign w:val="center"/>
          </w:tcPr>
          <w:p w14:paraId="1B7DDF16" w14:textId="77777777" w:rsidR="000D561C" w:rsidRPr="006B24F0" w:rsidRDefault="000D561C"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46E41A38" w14:textId="77777777" w:rsidR="000D561C" w:rsidRPr="006B24F0" w:rsidRDefault="000D561C" w:rsidP="00156D5C">
            <w:pPr>
              <w:pStyle w:val="TableField-Left"/>
              <w:rPr>
                <w:rFonts w:ascii="Calibri Light" w:hAnsi="Calibri Light" w:cs="Arial"/>
              </w:rPr>
            </w:pPr>
            <w:r>
              <w:rPr>
                <w:rFonts w:ascii="Calibri Light" w:hAnsi="Calibri Light" w:cs="Arial"/>
              </w:rPr>
              <w:t>Input Field with Dropdown List</w:t>
            </w:r>
          </w:p>
        </w:tc>
      </w:tr>
      <w:tr w:rsidR="000D561C" w:rsidRPr="006B24F0" w14:paraId="3C733771" w14:textId="77777777" w:rsidTr="00156D5C">
        <w:trPr>
          <w:cantSplit/>
          <w:trHeight w:val="432"/>
        </w:trPr>
        <w:tc>
          <w:tcPr>
            <w:tcW w:w="2942" w:type="dxa"/>
            <w:vAlign w:val="center"/>
          </w:tcPr>
          <w:p w14:paraId="11663470" w14:textId="77777777" w:rsidR="000D561C" w:rsidRDefault="000D561C" w:rsidP="00156D5C">
            <w:pPr>
              <w:pStyle w:val="TableField-Left"/>
              <w:ind w:left="720"/>
              <w:rPr>
                <w:rFonts w:ascii="Calibri Light" w:hAnsi="Calibri Light" w:cs="Arial"/>
              </w:rPr>
            </w:pPr>
            <w:r>
              <w:rPr>
                <w:rFonts w:ascii="Calibri Light" w:hAnsi="Calibri Light" w:cs="Arial"/>
              </w:rPr>
              <w:t>Sales Cycle</w:t>
            </w:r>
          </w:p>
        </w:tc>
        <w:tc>
          <w:tcPr>
            <w:tcW w:w="1676" w:type="dxa"/>
            <w:vAlign w:val="center"/>
          </w:tcPr>
          <w:p w14:paraId="18F65839" w14:textId="77777777" w:rsidR="000D561C" w:rsidRPr="006B24F0" w:rsidRDefault="000D561C" w:rsidP="00156D5C">
            <w:pPr>
              <w:pStyle w:val="TableField-Left"/>
              <w:rPr>
                <w:rFonts w:ascii="Calibri Light" w:hAnsi="Calibri Light" w:cs="Arial"/>
              </w:rPr>
            </w:pPr>
            <w:r>
              <w:rPr>
                <w:rFonts w:ascii="Calibri Light" w:hAnsi="Calibri Light" w:cs="Arial"/>
              </w:rPr>
              <w:t>Required</w:t>
            </w:r>
          </w:p>
        </w:tc>
        <w:tc>
          <w:tcPr>
            <w:tcW w:w="4696" w:type="dxa"/>
            <w:vAlign w:val="center"/>
          </w:tcPr>
          <w:p w14:paraId="3DA34AA3" w14:textId="77777777" w:rsidR="000D561C" w:rsidRDefault="000D561C" w:rsidP="00156D5C">
            <w:pPr>
              <w:pStyle w:val="TableField-Left"/>
              <w:rPr>
                <w:rFonts w:ascii="Calibri Light" w:hAnsi="Calibri Light" w:cs="Arial"/>
              </w:rPr>
            </w:pPr>
            <w:r>
              <w:rPr>
                <w:rFonts w:ascii="Calibri Light" w:hAnsi="Calibri Light" w:cs="Arial"/>
              </w:rPr>
              <w:t>Input Field with Dropdown List</w:t>
            </w:r>
          </w:p>
        </w:tc>
      </w:tr>
      <w:tr w:rsidR="000D561C" w:rsidRPr="006B24F0" w14:paraId="413EFBFA" w14:textId="77777777" w:rsidTr="00156D5C">
        <w:trPr>
          <w:cantSplit/>
          <w:trHeight w:val="432"/>
        </w:trPr>
        <w:tc>
          <w:tcPr>
            <w:tcW w:w="2942" w:type="dxa"/>
            <w:vAlign w:val="center"/>
          </w:tcPr>
          <w:p w14:paraId="2B22B6EE" w14:textId="77777777" w:rsidR="000D561C" w:rsidRDefault="000D561C" w:rsidP="00156D5C">
            <w:pPr>
              <w:pStyle w:val="TableField-Left"/>
              <w:ind w:left="720"/>
              <w:rPr>
                <w:rFonts w:ascii="Calibri Light" w:hAnsi="Calibri Light" w:cs="Arial"/>
              </w:rPr>
            </w:pPr>
            <w:r>
              <w:rPr>
                <w:rFonts w:ascii="Calibri Light" w:hAnsi="Calibri Light" w:cs="Arial"/>
              </w:rPr>
              <w:t>Sales Phase</w:t>
            </w:r>
          </w:p>
        </w:tc>
        <w:tc>
          <w:tcPr>
            <w:tcW w:w="1676" w:type="dxa"/>
            <w:vAlign w:val="center"/>
          </w:tcPr>
          <w:p w14:paraId="6DD089DF" w14:textId="77777777" w:rsidR="000D561C" w:rsidRPr="006B24F0" w:rsidRDefault="000D561C" w:rsidP="00156D5C">
            <w:pPr>
              <w:pStyle w:val="TableField-Left"/>
              <w:rPr>
                <w:rFonts w:ascii="Calibri Light" w:hAnsi="Calibri Light" w:cs="Arial"/>
              </w:rPr>
            </w:pPr>
            <w:r>
              <w:rPr>
                <w:rFonts w:ascii="Calibri Light" w:hAnsi="Calibri Light" w:cs="Arial"/>
              </w:rPr>
              <w:t>Required</w:t>
            </w:r>
          </w:p>
        </w:tc>
        <w:tc>
          <w:tcPr>
            <w:tcW w:w="4696" w:type="dxa"/>
            <w:vAlign w:val="center"/>
          </w:tcPr>
          <w:p w14:paraId="74461FCD" w14:textId="77777777" w:rsidR="000D561C" w:rsidRDefault="000D561C" w:rsidP="00156D5C">
            <w:pPr>
              <w:pStyle w:val="TableField-Left"/>
              <w:rPr>
                <w:rFonts w:ascii="Calibri Light" w:hAnsi="Calibri Light" w:cs="Arial"/>
              </w:rPr>
            </w:pPr>
            <w:r>
              <w:rPr>
                <w:rFonts w:ascii="Calibri Light" w:hAnsi="Calibri Light" w:cs="Arial"/>
              </w:rPr>
              <w:t>Input Field with Dropdown List</w:t>
            </w:r>
          </w:p>
        </w:tc>
      </w:tr>
      <w:tr w:rsidR="000D561C" w:rsidRPr="006B24F0" w14:paraId="5DF20FB0" w14:textId="77777777" w:rsidTr="00156D5C">
        <w:trPr>
          <w:cantSplit/>
          <w:trHeight w:val="432"/>
        </w:trPr>
        <w:tc>
          <w:tcPr>
            <w:tcW w:w="2942" w:type="dxa"/>
            <w:vAlign w:val="center"/>
          </w:tcPr>
          <w:p w14:paraId="28556D14" w14:textId="77777777" w:rsidR="000D561C" w:rsidRPr="006B24F0" w:rsidRDefault="000D561C" w:rsidP="00156D5C">
            <w:pPr>
              <w:pStyle w:val="TableField-Left"/>
              <w:ind w:left="720"/>
              <w:rPr>
                <w:rFonts w:ascii="Calibri Light" w:hAnsi="Calibri Light" w:cs="Arial"/>
              </w:rPr>
            </w:pPr>
            <w:r>
              <w:rPr>
                <w:rFonts w:ascii="Calibri Light" w:hAnsi="Calibri Light" w:cs="Arial"/>
              </w:rPr>
              <w:t>Start Date</w:t>
            </w:r>
          </w:p>
        </w:tc>
        <w:tc>
          <w:tcPr>
            <w:tcW w:w="1676" w:type="dxa"/>
            <w:vAlign w:val="center"/>
          </w:tcPr>
          <w:p w14:paraId="70466823" w14:textId="77777777" w:rsidR="000D561C" w:rsidRPr="006B24F0" w:rsidRDefault="000D561C" w:rsidP="00156D5C">
            <w:pPr>
              <w:pStyle w:val="TableField-Left"/>
              <w:rPr>
                <w:rFonts w:ascii="Calibri Light" w:hAnsi="Calibri Light" w:cs="Arial"/>
              </w:rPr>
            </w:pPr>
            <w:r>
              <w:rPr>
                <w:rFonts w:ascii="Calibri Light" w:hAnsi="Calibri Light" w:cs="Arial"/>
              </w:rPr>
              <w:t>Required</w:t>
            </w:r>
          </w:p>
        </w:tc>
        <w:tc>
          <w:tcPr>
            <w:tcW w:w="4696" w:type="dxa"/>
            <w:vAlign w:val="center"/>
          </w:tcPr>
          <w:p w14:paraId="5815F8AE" w14:textId="77777777" w:rsidR="000D561C" w:rsidRPr="006B24F0" w:rsidRDefault="000D561C" w:rsidP="00156D5C">
            <w:pPr>
              <w:pStyle w:val="TableField-Left"/>
              <w:rPr>
                <w:rFonts w:ascii="Calibri Light" w:hAnsi="Calibri Light" w:cs="Arial"/>
              </w:rPr>
            </w:pPr>
            <w:r>
              <w:rPr>
                <w:rFonts w:ascii="Calibri Light" w:hAnsi="Calibri Light" w:cs="Arial"/>
              </w:rPr>
              <w:t>Input Field with Standard Search Help</w:t>
            </w:r>
          </w:p>
        </w:tc>
      </w:tr>
      <w:tr w:rsidR="000D561C" w:rsidRPr="006B24F0" w14:paraId="404A1FDC" w14:textId="77777777" w:rsidTr="00156D5C">
        <w:trPr>
          <w:cantSplit/>
          <w:trHeight w:val="432"/>
        </w:trPr>
        <w:tc>
          <w:tcPr>
            <w:tcW w:w="2942" w:type="dxa"/>
            <w:vAlign w:val="center"/>
          </w:tcPr>
          <w:p w14:paraId="2A50C308" w14:textId="77777777" w:rsidR="000D561C" w:rsidRPr="006B24F0" w:rsidRDefault="000D561C" w:rsidP="00156D5C">
            <w:pPr>
              <w:pStyle w:val="TableField-Left"/>
              <w:ind w:left="720"/>
              <w:rPr>
                <w:rFonts w:ascii="Calibri Light" w:hAnsi="Calibri Light" w:cs="Arial"/>
              </w:rPr>
            </w:pPr>
            <w:r>
              <w:rPr>
                <w:rFonts w:ascii="Calibri Light" w:hAnsi="Calibri Light" w:cs="Arial"/>
              </w:rPr>
              <w:t>Close Date</w:t>
            </w:r>
          </w:p>
        </w:tc>
        <w:tc>
          <w:tcPr>
            <w:tcW w:w="1676" w:type="dxa"/>
            <w:vAlign w:val="center"/>
          </w:tcPr>
          <w:p w14:paraId="7756D98D" w14:textId="77777777" w:rsidR="000D561C" w:rsidRPr="006B24F0" w:rsidRDefault="000D561C"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59E4F9A5" w14:textId="77777777" w:rsidR="000D561C" w:rsidRPr="006B24F0" w:rsidRDefault="000D561C" w:rsidP="00156D5C">
            <w:pPr>
              <w:pStyle w:val="TableField-Left"/>
              <w:rPr>
                <w:rFonts w:ascii="Calibri Light" w:hAnsi="Calibri Light" w:cs="Arial"/>
              </w:rPr>
            </w:pPr>
            <w:r>
              <w:rPr>
                <w:rFonts w:ascii="Calibri Light" w:hAnsi="Calibri Light" w:cs="Arial"/>
              </w:rPr>
              <w:t>Input Field with Standard Search Help</w:t>
            </w:r>
          </w:p>
        </w:tc>
      </w:tr>
      <w:tr w:rsidR="000D561C" w:rsidRPr="006B24F0" w14:paraId="1CD3EF81" w14:textId="77777777" w:rsidTr="00156D5C">
        <w:trPr>
          <w:cantSplit/>
          <w:trHeight w:val="432"/>
        </w:trPr>
        <w:tc>
          <w:tcPr>
            <w:tcW w:w="2942" w:type="dxa"/>
            <w:vAlign w:val="center"/>
          </w:tcPr>
          <w:p w14:paraId="76B50A7E" w14:textId="77777777" w:rsidR="000D561C" w:rsidRPr="006B24F0" w:rsidRDefault="000D561C" w:rsidP="00156D5C">
            <w:pPr>
              <w:pStyle w:val="TableField-Left"/>
              <w:ind w:left="720"/>
              <w:rPr>
                <w:rFonts w:ascii="Calibri Light" w:hAnsi="Calibri Light" w:cs="Arial"/>
              </w:rPr>
            </w:pPr>
            <w:r>
              <w:rPr>
                <w:rFonts w:ascii="Calibri Light" w:hAnsi="Calibri Light" w:cs="Arial"/>
              </w:rPr>
              <w:t>Campaign</w:t>
            </w:r>
          </w:p>
        </w:tc>
        <w:tc>
          <w:tcPr>
            <w:tcW w:w="1676" w:type="dxa"/>
            <w:vAlign w:val="center"/>
          </w:tcPr>
          <w:p w14:paraId="1A60803B" w14:textId="77777777" w:rsidR="000D561C" w:rsidRPr="006B24F0" w:rsidRDefault="000D561C"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0324260A" w14:textId="77777777" w:rsidR="000D561C" w:rsidRPr="006B24F0" w:rsidRDefault="000D561C" w:rsidP="00156D5C">
            <w:pPr>
              <w:pStyle w:val="TableField-Left"/>
              <w:rPr>
                <w:rFonts w:ascii="Calibri Light" w:hAnsi="Calibri Light" w:cs="Arial"/>
              </w:rPr>
            </w:pPr>
            <w:r>
              <w:rPr>
                <w:rFonts w:ascii="Calibri Light" w:hAnsi="Calibri Light" w:cs="Arial"/>
              </w:rPr>
              <w:t>Input Field with Standard Search Help</w:t>
            </w:r>
          </w:p>
        </w:tc>
      </w:tr>
      <w:tr w:rsidR="000D561C" w:rsidRPr="006B24F0" w14:paraId="7026C346" w14:textId="77777777" w:rsidTr="00156D5C">
        <w:trPr>
          <w:cantSplit/>
          <w:trHeight w:val="432"/>
        </w:trPr>
        <w:tc>
          <w:tcPr>
            <w:tcW w:w="2942" w:type="dxa"/>
            <w:vAlign w:val="center"/>
          </w:tcPr>
          <w:p w14:paraId="0997DF3E" w14:textId="77777777" w:rsidR="000D561C" w:rsidRPr="006B24F0" w:rsidRDefault="000D561C" w:rsidP="00156D5C">
            <w:pPr>
              <w:pStyle w:val="TableField-Left"/>
              <w:ind w:left="720"/>
              <w:rPr>
                <w:rFonts w:ascii="Calibri Light" w:hAnsi="Calibri Light" w:cs="Arial"/>
              </w:rPr>
            </w:pPr>
            <w:r>
              <w:rPr>
                <w:rFonts w:ascii="Calibri Light" w:hAnsi="Calibri Light" w:cs="Arial"/>
              </w:rPr>
              <w:t>Category</w:t>
            </w:r>
          </w:p>
        </w:tc>
        <w:tc>
          <w:tcPr>
            <w:tcW w:w="1676" w:type="dxa"/>
            <w:vAlign w:val="center"/>
          </w:tcPr>
          <w:p w14:paraId="225BFA8F" w14:textId="77777777" w:rsidR="000D561C" w:rsidRPr="006B24F0" w:rsidRDefault="000D561C"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3DA7F9CB" w14:textId="77777777" w:rsidR="000D561C" w:rsidRPr="006B24F0" w:rsidRDefault="000D561C" w:rsidP="00156D5C">
            <w:pPr>
              <w:pStyle w:val="TableField-Left"/>
              <w:rPr>
                <w:rFonts w:ascii="Calibri Light" w:hAnsi="Calibri Light" w:cs="Arial"/>
              </w:rPr>
            </w:pPr>
            <w:r>
              <w:rPr>
                <w:rFonts w:ascii="Calibri Light" w:hAnsi="Calibri Light" w:cs="Arial"/>
              </w:rPr>
              <w:t>Input Field with Dropdown List</w:t>
            </w:r>
          </w:p>
        </w:tc>
      </w:tr>
      <w:tr w:rsidR="000D561C" w:rsidRPr="006B24F0" w14:paraId="503367BE" w14:textId="77777777" w:rsidTr="00156D5C">
        <w:trPr>
          <w:cantSplit/>
          <w:trHeight w:val="432"/>
        </w:trPr>
        <w:tc>
          <w:tcPr>
            <w:tcW w:w="2942" w:type="dxa"/>
            <w:vAlign w:val="center"/>
          </w:tcPr>
          <w:p w14:paraId="1A1E4F2A" w14:textId="77777777" w:rsidR="000D561C" w:rsidRPr="006B24F0" w:rsidRDefault="000D561C" w:rsidP="00156D5C">
            <w:pPr>
              <w:pStyle w:val="TableField-Left"/>
              <w:ind w:left="720"/>
              <w:rPr>
                <w:rFonts w:ascii="Calibri Light" w:hAnsi="Calibri Light" w:cs="Arial"/>
              </w:rPr>
            </w:pPr>
            <w:r>
              <w:rPr>
                <w:rFonts w:ascii="Calibri Light" w:hAnsi="Calibri Light" w:cs="Arial"/>
              </w:rPr>
              <w:t>Owner</w:t>
            </w:r>
          </w:p>
        </w:tc>
        <w:tc>
          <w:tcPr>
            <w:tcW w:w="1676" w:type="dxa"/>
            <w:vAlign w:val="center"/>
          </w:tcPr>
          <w:p w14:paraId="17CFC61E" w14:textId="77777777" w:rsidR="000D561C" w:rsidRPr="006B24F0" w:rsidRDefault="000D561C"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18F027CB" w14:textId="77777777" w:rsidR="000D561C" w:rsidRPr="006B24F0" w:rsidRDefault="000D561C" w:rsidP="00156D5C">
            <w:pPr>
              <w:pStyle w:val="TableField-Left"/>
              <w:rPr>
                <w:rFonts w:ascii="Calibri Light" w:hAnsi="Calibri Light" w:cs="Arial"/>
              </w:rPr>
            </w:pPr>
            <w:r>
              <w:rPr>
                <w:rFonts w:ascii="Calibri Light" w:hAnsi="Calibri Light" w:cs="Arial"/>
              </w:rPr>
              <w:t>Input Field with Standard Search Help</w:t>
            </w:r>
          </w:p>
        </w:tc>
      </w:tr>
      <w:tr w:rsidR="000D561C" w:rsidRPr="006B24F0" w14:paraId="2C3C4D9E" w14:textId="77777777" w:rsidTr="00156D5C">
        <w:trPr>
          <w:cantSplit/>
          <w:trHeight w:val="432"/>
        </w:trPr>
        <w:tc>
          <w:tcPr>
            <w:tcW w:w="2942" w:type="dxa"/>
            <w:vAlign w:val="center"/>
          </w:tcPr>
          <w:p w14:paraId="5F1FCB6C" w14:textId="77777777" w:rsidR="000D561C" w:rsidRPr="006B24F0" w:rsidRDefault="000D561C" w:rsidP="00156D5C">
            <w:pPr>
              <w:pStyle w:val="TableField-Left"/>
              <w:ind w:left="720"/>
              <w:rPr>
                <w:rFonts w:ascii="Calibri Light" w:hAnsi="Calibri Light" w:cs="Arial"/>
              </w:rPr>
            </w:pPr>
            <w:r>
              <w:rPr>
                <w:rFonts w:ascii="Calibri Light" w:hAnsi="Calibri Light" w:cs="Arial"/>
              </w:rPr>
              <w:t>Sales Territory ID</w:t>
            </w:r>
          </w:p>
        </w:tc>
        <w:tc>
          <w:tcPr>
            <w:tcW w:w="1676" w:type="dxa"/>
            <w:vAlign w:val="center"/>
          </w:tcPr>
          <w:p w14:paraId="61CBE18C" w14:textId="77777777" w:rsidR="000D561C" w:rsidRPr="006B24F0" w:rsidRDefault="000D561C"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6598A69A" w14:textId="77777777" w:rsidR="000D561C" w:rsidRPr="006B24F0" w:rsidRDefault="000D561C" w:rsidP="00156D5C">
            <w:pPr>
              <w:pStyle w:val="TableField-Left"/>
              <w:rPr>
                <w:rFonts w:ascii="Calibri Light" w:hAnsi="Calibri Light" w:cs="Arial"/>
              </w:rPr>
            </w:pPr>
            <w:r>
              <w:rPr>
                <w:rFonts w:ascii="Calibri Light" w:hAnsi="Calibri Light" w:cs="Arial"/>
              </w:rPr>
              <w:t>Input Field with Standard Search Help</w:t>
            </w:r>
          </w:p>
        </w:tc>
      </w:tr>
      <w:tr w:rsidR="000D561C" w:rsidRPr="006B24F0" w14:paraId="58B7369E" w14:textId="77777777" w:rsidTr="00156D5C">
        <w:trPr>
          <w:cantSplit/>
          <w:trHeight w:val="432"/>
        </w:trPr>
        <w:tc>
          <w:tcPr>
            <w:tcW w:w="2942" w:type="dxa"/>
            <w:vAlign w:val="center"/>
          </w:tcPr>
          <w:p w14:paraId="207A80EA" w14:textId="77777777" w:rsidR="000D561C" w:rsidRDefault="000D561C" w:rsidP="00156D5C">
            <w:pPr>
              <w:pStyle w:val="TableField-Left"/>
              <w:ind w:left="720"/>
              <w:rPr>
                <w:rFonts w:ascii="Calibri Light" w:hAnsi="Calibri Light" w:cs="Arial"/>
              </w:rPr>
            </w:pPr>
            <w:r>
              <w:rPr>
                <w:rFonts w:ascii="Calibri Light" w:hAnsi="Calibri Light" w:cs="Arial"/>
              </w:rPr>
              <w:t>Probability</w:t>
            </w:r>
          </w:p>
        </w:tc>
        <w:tc>
          <w:tcPr>
            <w:tcW w:w="1676" w:type="dxa"/>
            <w:vAlign w:val="center"/>
          </w:tcPr>
          <w:p w14:paraId="16B054AC" w14:textId="77777777" w:rsidR="000D561C" w:rsidRDefault="000D561C"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05ACFECA" w14:textId="77777777" w:rsidR="000D561C" w:rsidRDefault="000D561C" w:rsidP="00156D5C">
            <w:pPr>
              <w:pStyle w:val="TableField-Left"/>
              <w:rPr>
                <w:rFonts w:ascii="Calibri Light" w:hAnsi="Calibri Light" w:cs="Arial"/>
              </w:rPr>
            </w:pPr>
            <w:r>
              <w:rPr>
                <w:rFonts w:ascii="Calibri Light" w:hAnsi="Calibri Light" w:cs="Arial"/>
              </w:rPr>
              <w:t>Input Field</w:t>
            </w:r>
          </w:p>
        </w:tc>
      </w:tr>
      <w:tr w:rsidR="000D561C" w:rsidRPr="006B24F0" w14:paraId="589C99B7" w14:textId="77777777" w:rsidTr="00156D5C">
        <w:trPr>
          <w:cantSplit/>
          <w:trHeight w:val="432"/>
        </w:trPr>
        <w:tc>
          <w:tcPr>
            <w:tcW w:w="2942" w:type="dxa"/>
            <w:vAlign w:val="center"/>
          </w:tcPr>
          <w:p w14:paraId="07B71DD3" w14:textId="77777777" w:rsidR="000D561C" w:rsidRDefault="000D561C" w:rsidP="00156D5C">
            <w:pPr>
              <w:pStyle w:val="TableField-Left"/>
              <w:ind w:left="720"/>
              <w:rPr>
                <w:rFonts w:ascii="Calibri Light" w:hAnsi="Calibri Light" w:cs="Arial"/>
              </w:rPr>
            </w:pPr>
            <w:r>
              <w:rPr>
                <w:rFonts w:ascii="Calibri Light" w:hAnsi="Calibri Light" w:cs="Arial"/>
              </w:rPr>
              <w:t>Expected Value</w:t>
            </w:r>
          </w:p>
        </w:tc>
        <w:tc>
          <w:tcPr>
            <w:tcW w:w="1676" w:type="dxa"/>
            <w:vAlign w:val="center"/>
          </w:tcPr>
          <w:p w14:paraId="16FFD3A3" w14:textId="77777777" w:rsidR="000D561C" w:rsidRDefault="000D561C"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6F66DF97" w14:textId="77777777" w:rsidR="000D561C" w:rsidRDefault="000D561C" w:rsidP="00156D5C">
            <w:pPr>
              <w:pStyle w:val="TableField-Left"/>
              <w:rPr>
                <w:rFonts w:ascii="Calibri Light" w:hAnsi="Calibri Light" w:cs="Arial"/>
              </w:rPr>
            </w:pPr>
            <w:r>
              <w:rPr>
                <w:rFonts w:ascii="Calibri Light" w:hAnsi="Calibri Light" w:cs="Arial"/>
              </w:rPr>
              <w:t>Input Field</w:t>
            </w:r>
          </w:p>
        </w:tc>
      </w:tr>
      <w:tr w:rsidR="00C87996" w:rsidRPr="006B24F0" w14:paraId="18E24C7F" w14:textId="77777777" w:rsidTr="00156D5C">
        <w:trPr>
          <w:cantSplit/>
          <w:trHeight w:val="432"/>
        </w:trPr>
        <w:tc>
          <w:tcPr>
            <w:tcW w:w="2942" w:type="dxa"/>
            <w:vAlign w:val="center"/>
          </w:tcPr>
          <w:p w14:paraId="52C8E14D" w14:textId="3C9D63FA" w:rsidR="00C87996" w:rsidRDefault="00C87996" w:rsidP="00156D5C">
            <w:pPr>
              <w:pStyle w:val="TableField-Left"/>
              <w:ind w:left="720"/>
              <w:rPr>
                <w:rFonts w:ascii="Calibri Light" w:hAnsi="Calibri Light" w:cs="Arial"/>
              </w:rPr>
            </w:pPr>
            <w:r>
              <w:rPr>
                <w:rFonts w:ascii="Calibri Light" w:hAnsi="Calibri Light" w:cs="Arial"/>
              </w:rPr>
              <w:lastRenderedPageBreak/>
              <w:t>Influence</w:t>
            </w:r>
          </w:p>
        </w:tc>
        <w:tc>
          <w:tcPr>
            <w:tcW w:w="1676" w:type="dxa"/>
            <w:vAlign w:val="center"/>
          </w:tcPr>
          <w:p w14:paraId="7F781C8A" w14:textId="55CF9631" w:rsidR="00C87996" w:rsidRDefault="00C87996"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3DEBC49B" w14:textId="17C1B496" w:rsidR="00C87996" w:rsidRDefault="00C87996" w:rsidP="00156D5C">
            <w:pPr>
              <w:pStyle w:val="TableField-Left"/>
              <w:rPr>
                <w:rFonts w:ascii="Calibri Light" w:hAnsi="Calibri Light" w:cs="Arial"/>
              </w:rPr>
            </w:pPr>
            <w:r>
              <w:rPr>
                <w:rFonts w:ascii="Calibri Light" w:hAnsi="Calibri Light" w:cs="Arial"/>
              </w:rPr>
              <w:t>Input Field with Dropdown List</w:t>
            </w:r>
          </w:p>
        </w:tc>
      </w:tr>
      <w:tr w:rsidR="00C87996" w:rsidRPr="006B24F0" w14:paraId="42BDF356" w14:textId="77777777" w:rsidTr="00156D5C">
        <w:trPr>
          <w:cantSplit/>
          <w:trHeight w:val="432"/>
        </w:trPr>
        <w:tc>
          <w:tcPr>
            <w:tcW w:w="2942" w:type="dxa"/>
            <w:vAlign w:val="center"/>
          </w:tcPr>
          <w:p w14:paraId="2AD99080" w14:textId="0C2CF89F" w:rsidR="00C87996" w:rsidRDefault="00C87996" w:rsidP="00156D5C">
            <w:pPr>
              <w:pStyle w:val="TableField-Left"/>
              <w:ind w:left="720"/>
              <w:rPr>
                <w:rFonts w:ascii="Calibri Light" w:hAnsi="Calibri Light" w:cs="Arial"/>
              </w:rPr>
            </w:pPr>
            <w:r>
              <w:rPr>
                <w:rFonts w:ascii="Calibri Light" w:hAnsi="Calibri Light" w:cs="Arial"/>
              </w:rPr>
              <w:t>Market Identifier</w:t>
            </w:r>
          </w:p>
        </w:tc>
        <w:tc>
          <w:tcPr>
            <w:tcW w:w="1676" w:type="dxa"/>
            <w:vAlign w:val="center"/>
          </w:tcPr>
          <w:p w14:paraId="778950B1" w14:textId="7D39AFB6" w:rsidR="00C87996" w:rsidRDefault="00C87996"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69E9A077" w14:textId="6C067742" w:rsidR="00C87996" w:rsidRDefault="00C87996" w:rsidP="00156D5C">
            <w:pPr>
              <w:pStyle w:val="TableField-Left"/>
              <w:rPr>
                <w:rFonts w:ascii="Calibri Light" w:hAnsi="Calibri Light" w:cs="Arial"/>
              </w:rPr>
            </w:pPr>
            <w:r>
              <w:rPr>
                <w:rFonts w:ascii="Calibri Light" w:hAnsi="Calibri Light" w:cs="Arial"/>
              </w:rPr>
              <w:t>Input Field with Dropdown List</w:t>
            </w:r>
          </w:p>
        </w:tc>
      </w:tr>
      <w:tr w:rsidR="00C87996" w:rsidRPr="006B24F0" w14:paraId="4905A4E5" w14:textId="77777777" w:rsidTr="00156D5C">
        <w:trPr>
          <w:cantSplit/>
          <w:trHeight w:val="432"/>
        </w:trPr>
        <w:tc>
          <w:tcPr>
            <w:tcW w:w="2942" w:type="dxa"/>
            <w:vAlign w:val="center"/>
          </w:tcPr>
          <w:p w14:paraId="3CB85F63" w14:textId="7893B68F" w:rsidR="00C87996" w:rsidRDefault="00C87996" w:rsidP="00156D5C">
            <w:pPr>
              <w:pStyle w:val="TableField-Left"/>
              <w:ind w:left="720"/>
              <w:rPr>
                <w:rFonts w:ascii="Calibri Light" w:hAnsi="Calibri Light" w:cs="Arial"/>
              </w:rPr>
            </w:pPr>
            <w:r>
              <w:rPr>
                <w:rFonts w:ascii="Calibri Light" w:hAnsi="Calibri Light" w:cs="Arial"/>
              </w:rPr>
              <w:t>Program ID</w:t>
            </w:r>
          </w:p>
        </w:tc>
        <w:tc>
          <w:tcPr>
            <w:tcW w:w="1676" w:type="dxa"/>
            <w:vAlign w:val="center"/>
          </w:tcPr>
          <w:p w14:paraId="08302BC4" w14:textId="58DF7568" w:rsidR="00C87996" w:rsidRDefault="00CE03BA" w:rsidP="00156D5C">
            <w:pPr>
              <w:pStyle w:val="TableField-Left"/>
              <w:rPr>
                <w:rFonts w:ascii="Calibri Light" w:hAnsi="Calibri Light" w:cs="Arial"/>
              </w:rPr>
            </w:pPr>
            <w:r>
              <w:rPr>
                <w:rFonts w:ascii="Calibri Light" w:hAnsi="Calibri Light" w:cs="Arial"/>
              </w:rPr>
              <w:t>Optional</w:t>
            </w:r>
          </w:p>
        </w:tc>
        <w:tc>
          <w:tcPr>
            <w:tcW w:w="4696" w:type="dxa"/>
            <w:vAlign w:val="center"/>
          </w:tcPr>
          <w:p w14:paraId="3B0BA6AA" w14:textId="0FA8012F" w:rsidR="00C87996" w:rsidRDefault="00CE03BA" w:rsidP="00156D5C">
            <w:pPr>
              <w:pStyle w:val="TableField-Left"/>
              <w:rPr>
                <w:rFonts w:ascii="Calibri Light" w:hAnsi="Calibri Light" w:cs="Arial"/>
              </w:rPr>
            </w:pPr>
            <w:r>
              <w:rPr>
                <w:rFonts w:ascii="Calibri Light" w:hAnsi="Calibri Light" w:cs="Arial"/>
              </w:rPr>
              <w:t>Input Field with Search Help</w:t>
            </w:r>
          </w:p>
        </w:tc>
      </w:tr>
      <w:tr w:rsidR="00236372" w:rsidRPr="006B24F0" w14:paraId="4B2E0A32" w14:textId="77777777" w:rsidTr="00156D5C">
        <w:trPr>
          <w:cantSplit/>
          <w:trHeight w:val="432"/>
        </w:trPr>
        <w:tc>
          <w:tcPr>
            <w:tcW w:w="2942" w:type="dxa"/>
            <w:vAlign w:val="center"/>
          </w:tcPr>
          <w:p w14:paraId="3214D29B" w14:textId="2FD109A0" w:rsidR="00236372" w:rsidRDefault="00236372" w:rsidP="00236372">
            <w:pPr>
              <w:pStyle w:val="TableField-Left"/>
              <w:ind w:left="720"/>
              <w:rPr>
                <w:rFonts w:ascii="Calibri Light" w:hAnsi="Calibri Light" w:cs="Arial"/>
              </w:rPr>
            </w:pPr>
            <w:r>
              <w:rPr>
                <w:rFonts w:ascii="Calibri Light" w:hAnsi="Calibri Light" w:cs="Arial"/>
              </w:rPr>
              <w:t>Utilities Contracts</w:t>
            </w:r>
          </w:p>
        </w:tc>
        <w:tc>
          <w:tcPr>
            <w:tcW w:w="1676" w:type="dxa"/>
            <w:vAlign w:val="center"/>
          </w:tcPr>
          <w:p w14:paraId="63E05FDE" w14:textId="016B1991" w:rsidR="00236372" w:rsidRDefault="00236372" w:rsidP="00236372">
            <w:pPr>
              <w:pStyle w:val="TableField-Left"/>
              <w:rPr>
                <w:rFonts w:ascii="Calibri Light" w:hAnsi="Calibri Light" w:cs="Arial"/>
              </w:rPr>
            </w:pPr>
            <w:r>
              <w:rPr>
                <w:rFonts w:ascii="Calibri Light" w:hAnsi="Calibri Light" w:cs="Arial"/>
              </w:rPr>
              <w:t>Optional</w:t>
            </w:r>
          </w:p>
        </w:tc>
        <w:tc>
          <w:tcPr>
            <w:tcW w:w="4696" w:type="dxa"/>
            <w:vAlign w:val="center"/>
          </w:tcPr>
          <w:p w14:paraId="04C08C5F" w14:textId="77777777" w:rsidR="00236372" w:rsidRDefault="00236372" w:rsidP="00236372">
            <w:pPr>
              <w:pStyle w:val="TableField-Left"/>
              <w:rPr>
                <w:rFonts w:ascii="Calibri Light" w:hAnsi="Calibri Light" w:cs="Arial"/>
              </w:rPr>
            </w:pPr>
            <w:r>
              <w:rPr>
                <w:rFonts w:ascii="Calibri Light" w:hAnsi="Calibri Light" w:cs="Arial"/>
              </w:rPr>
              <w:t>Table View:</w:t>
            </w:r>
          </w:p>
          <w:p w14:paraId="31CAC681" w14:textId="69D5D0EF" w:rsidR="00236372" w:rsidRDefault="00236372" w:rsidP="00236372">
            <w:pPr>
              <w:pStyle w:val="TableField-Left"/>
              <w:rPr>
                <w:rFonts w:ascii="Calibri Light" w:hAnsi="Calibri Light" w:cs="Arial"/>
              </w:rPr>
            </w:pPr>
            <w:r>
              <w:rPr>
                <w:rFonts w:ascii="Calibri Light" w:hAnsi="Calibri Light" w:cs="Arial"/>
              </w:rPr>
              <w:t>(Utilities Contract ID)</w:t>
            </w:r>
          </w:p>
        </w:tc>
      </w:tr>
      <w:tr w:rsidR="00236372" w:rsidRPr="006B24F0" w14:paraId="4D9B8335" w14:textId="77777777" w:rsidTr="00156D5C">
        <w:trPr>
          <w:cantSplit/>
          <w:trHeight w:val="432"/>
        </w:trPr>
        <w:tc>
          <w:tcPr>
            <w:tcW w:w="2942" w:type="dxa"/>
            <w:vAlign w:val="center"/>
          </w:tcPr>
          <w:p w14:paraId="3610D47C" w14:textId="4ABD3D8B" w:rsidR="00236372" w:rsidRDefault="00236372" w:rsidP="00236372">
            <w:pPr>
              <w:pStyle w:val="TableField-Left"/>
              <w:ind w:left="720"/>
              <w:rPr>
                <w:rFonts w:ascii="Calibri Light" w:hAnsi="Calibri Light" w:cs="Arial"/>
              </w:rPr>
            </w:pPr>
            <w:r>
              <w:rPr>
                <w:rFonts w:ascii="Calibri Light" w:hAnsi="Calibri Light" w:cs="Arial"/>
              </w:rPr>
              <w:t>Topics Covered</w:t>
            </w:r>
          </w:p>
        </w:tc>
        <w:tc>
          <w:tcPr>
            <w:tcW w:w="1676" w:type="dxa"/>
            <w:vAlign w:val="center"/>
          </w:tcPr>
          <w:p w14:paraId="3EB4646D" w14:textId="58EEDA7B" w:rsidR="00236372" w:rsidRDefault="00236372" w:rsidP="00236372">
            <w:pPr>
              <w:pStyle w:val="TableField-Left"/>
              <w:rPr>
                <w:rFonts w:ascii="Calibri Light" w:hAnsi="Calibri Light" w:cs="Arial"/>
              </w:rPr>
            </w:pPr>
            <w:r>
              <w:rPr>
                <w:rFonts w:ascii="Calibri Light" w:hAnsi="Calibri Light" w:cs="Arial"/>
              </w:rPr>
              <w:t>Optional</w:t>
            </w:r>
          </w:p>
        </w:tc>
        <w:tc>
          <w:tcPr>
            <w:tcW w:w="4696" w:type="dxa"/>
            <w:vAlign w:val="center"/>
          </w:tcPr>
          <w:p w14:paraId="5E408A7B" w14:textId="77777777" w:rsidR="00236372" w:rsidRDefault="00236372" w:rsidP="00236372">
            <w:pPr>
              <w:pStyle w:val="TableField-Left"/>
              <w:rPr>
                <w:rFonts w:ascii="Calibri Light" w:hAnsi="Calibri Light" w:cs="Arial"/>
              </w:rPr>
            </w:pPr>
            <w:r>
              <w:rPr>
                <w:rFonts w:ascii="Calibri Light" w:hAnsi="Calibri Light" w:cs="Arial"/>
              </w:rPr>
              <w:t>Table View:</w:t>
            </w:r>
          </w:p>
          <w:p w14:paraId="297D7919" w14:textId="6D0D7CCD" w:rsidR="00236372" w:rsidRDefault="00236372" w:rsidP="00236372">
            <w:pPr>
              <w:pStyle w:val="TableField-Left"/>
              <w:rPr>
                <w:rFonts w:ascii="Calibri Light" w:hAnsi="Calibri Light" w:cs="Arial"/>
              </w:rPr>
            </w:pPr>
            <w:r>
              <w:rPr>
                <w:rFonts w:ascii="Calibri Light" w:hAnsi="Calibri Light" w:cs="Arial"/>
              </w:rPr>
              <w:t>(Topic, Sub-Topic)</w:t>
            </w:r>
          </w:p>
        </w:tc>
      </w:tr>
      <w:tr w:rsidR="00236372" w:rsidRPr="006B24F0" w14:paraId="45C12734" w14:textId="77777777" w:rsidTr="00156D5C">
        <w:trPr>
          <w:cantSplit/>
          <w:trHeight w:val="432"/>
        </w:trPr>
        <w:tc>
          <w:tcPr>
            <w:tcW w:w="2942" w:type="dxa"/>
            <w:vAlign w:val="center"/>
          </w:tcPr>
          <w:p w14:paraId="270232C1" w14:textId="3979C8CC" w:rsidR="00236372" w:rsidRDefault="00236372" w:rsidP="00236372">
            <w:pPr>
              <w:pStyle w:val="TableField-Left"/>
              <w:ind w:left="720"/>
              <w:rPr>
                <w:rFonts w:ascii="Calibri Light" w:hAnsi="Calibri Light" w:cs="Arial"/>
              </w:rPr>
            </w:pPr>
            <w:r>
              <w:rPr>
                <w:rFonts w:ascii="Calibri Light" w:hAnsi="Calibri Light" w:cs="Arial"/>
              </w:rPr>
              <w:t>Additional Details</w:t>
            </w:r>
          </w:p>
        </w:tc>
        <w:tc>
          <w:tcPr>
            <w:tcW w:w="1676" w:type="dxa"/>
            <w:vAlign w:val="center"/>
          </w:tcPr>
          <w:p w14:paraId="1A61E31B" w14:textId="10190B8F" w:rsidR="00236372" w:rsidRDefault="00236372" w:rsidP="00236372">
            <w:pPr>
              <w:pStyle w:val="TableField-Left"/>
              <w:rPr>
                <w:rFonts w:ascii="Calibri Light" w:hAnsi="Calibri Light" w:cs="Arial"/>
              </w:rPr>
            </w:pPr>
            <w:r>
              <w:rPr>
                <w:rFonts w:ascii="Calibri Light" w:hAnsi="Calibri Light" w:cs="Arial"/>
              </w:rPr>
              <w:t>Optional</w:t>
            </w:r>
          </w:p>
        </w:tc>
        <w:tc>
          <w:tcPr>
            <w:tcW w:w="4696" w:type="dxa"/>
            <w:vAlign w:val="center"/>
          </w:tcPr>
          <w:p w14:paraId="2BDD316F" w14:textId="77777777" w:rsidR="00236372" w:rsidRDefault="00236372" w:rsidP="00236372">
            <w:pPr>
              <w:pStyle w:val="TableField-Left"/>
              <w:rPr>
                <w:rFonts w:ascii="Calibri Light" w:hAnsi="Calibri Light" w:cs="Arial"/>
              </w:rPr>
            </w:pPr>
            <w:r>
              <w:rPr>
                <w:rFonts w:ascii="Calibri Light" w:hAnsi="Calibri Light" w:cs="Arial"/>
              </w:rPr>
              <w:t>Table View:</w:t>
            </w:r>
          </w:p>
          <w:p w14:paraId="38523B7E" w14:textId="5FBE49E9" w:rsidR="00236372" w:rsidRDefault="00236372" w:rsidP="00236372">
            <w:pPr>
              <w:pStyle w:val="TableField-Left"/>
              <w:rPr>
                <w:rFonts w:ascii="Calibri Light" w:hAnsi="Calibri Light" w:cs="Arial"/>
              </w:rPr>
            </w:pPr>
            <w:r>
              <w:rPr>
                <w:rFonts w:ascii="Calibri Light" w:hAnsi="Calibri Light" w:cs="Arial"/>
              </w:rPr>
              <w:t>(Value, Description)</w:t>
            </w:r>
          </w:p>
        </w:tc>
      </w:tr>
      <w:tr w:rsidR="00236372" w:rsidRPr="006B24F0" w14:paraId="60307F39" w14:textId="77777777" w:rsidTr="00156D5C">
        <w:trPr>
          <w:cantSplit/>
          <w:trHeight w:val="432"/>
        </w:trPr>
        <w:tc>
          <w:tcPr>
            <w:tcW w:w="2942" w:type="dxa"/>
            <w:vAlign w:val="center"/>
          </w:tcPr>
          <w:p w14:paraId="0AC1F70C" w14:textId="77777777" w:rsidR="00236372" w:rsidRPr="006B24F0" w:rsidRDefault="00236372" w:rsidP="00236372">
            <w:pPr>
              <w:pStyle w:val="TableField-Left"/>
              <w:rPr>
                <w:rFonts w:ascii="Calibri Light" w:hAnsi="Calibri Light" w:cs="Arial"/>
              </w:rPr>
            </w:pPr>
            <w:r>
              <w:rPr>
                <w:rFonts w:ascii="Calibri Light" w:hAnsi="Calibri Light" w:cs="Arial"/>
                <w:b/>
              </w:rPr>
              <w:t>Products</w:t>
            </w:r>
          </w:p>
        </w:tc>
        <w:tc>
          <w:tcPr>
            <w:tcW w:w="1676" w:type="dxa"/>
            <w:vAlign w:val="center"/>
          </w:tcPr>
          <w:p w14:paraId="4E2F3A9C" w14:textId="77777777" w:rsidR="00236372" w:rsidRPr="006B24F0" w:rsidRDefault="00236372" w:rsidP="00236372">
            <w:pPr>
              <w:pStyle w:val="TableField-Left"/>
              <w:rPr>
                <w:rFonts w:ascii="Calibri Light" w:hAnsi="Calibri Light" w:cs="Arial"/>
              </w:rPr>
            </w:pPr>
          </w:p>
        </w:tc>
        <w:tc>
          <w:tcPr>
            <w:tcW w:w="4696" w:type="dxa"/>
            <w:vAlign w:val="center"/>
          </w:tcPr>
          <w:p w14:paraId="04E855CE" w14:textId="77777777" w:rsidR="00236372" w:rsidRPr="006B24F0" w:rsidRDefault="00236372" w:rsidP="00236372">
            <w:pPr>
              <w:pStyle w:val="TableField-Left"/>
              <w:rPr>
                <w:rFonts w:ascii="Calibri Light" w:hAnsi="Calibri Light" w:cs="Arial"/>
              </w:rPr>
            </w:pPr>
          </w:p>
        </w:tc>
      </w:tr>
      <w:tr w:rsidR="00236372" w:rsidRPr="006B24F0" w14:paraId="26C90431" w14:textId="77777777" w:rsidTr="00156D5C">
        <w:trPr>
          <w:cantSplit/>
          <w:trHeight w:val="432"/>
        </w:trPr>
        <w:tc>
          <w:tcPr>
            <w:tcW w:w="2942" w:type="dxa"/>
            <w:vAlign w:val="center"/>
          </w:tcPr>
          <w:p w14:paraId="3F8DA12C" w14:textId="77777777" w:rsidR="00236372" w:rsidRPr="00FC487A" w:rsidRDefault="00236372" w:rsidP="00236372">
            <w:pPr>
              <w:pStyle w:val="TableField-Left"/>
              <w:ind w:left="720"/>
              <w:rPr>
                <w:rFonts w:ascii="Calibri Light" w:hAnsi="Calibri Light" w:cs="Arial"/>
                <w:b/>
              </w:rPr>
            </w:pPr>
            <w:r w:rsidRPr="00FC487A">
              <w:rPr>
                <w:rFonts w:ascii="Calibri Light" w:hAnsi="Calibri Light" w:cs="Arial"/>
                <w:b/>
              </w:rPr>
              <w:t>Products</w:t>
            </w:r>
          </w:p>
        </w:tc>
        <w:tc>
          <w:tcPr>
            <w:tcW w:w="1676" w:type="dxa"/>
            <w:vAlign w:val="center"/>
          </w:tcPr>
          <w:p w14:paraId="376CEB4D" w14:textId="77777777" w:rsidR="00236372" w:rsidRPr="006B24F0" w:rsidRDefault="00236372" w:rsidP="00236372">
            <w:pPr>
              <w:pStyle w:val="TableField-Left"/>
              <w:rPr>
                <w:rFonts w:ascii="Calibri Light" w:hAnsi="Calibri Light" w:cs="Arial"/>
              </w:rPr>
            </w:pPr>
          </w:p>
        </w:tc>
        <w:tc>
          <w:tcPr>
            <w:tcW w:w="4696" w:type="dxa"/>
            <w:vAlign w:val="center"/>
          </w:tcPr>
          <w:p w14:paraId="688BCC66" w14:textId="77777777" w:rsidR="00236372" w:rsidRDefault="00236372" w:rsidP="00236372">
            <w:pPr>
              <w:pStyle w:val="TableField-Left"/>
              <w:rPr>
                <w:rFonts w:ascii="Calibri Light" w:hAnsi="Calibri Light" w:cs="Arial"/>
              </w:rPr>
            </w:pPr>
            <w:r>
              <w:rPr>
                <w:rFonts w:ascii="Calibri Light" w:hAnsi="Calibri Light" w:cs="Arial"/>
              </w:rPr>
              <w:t>Table View:</w:t>
            </w:r>
          </w:p>
          <w:p w14:paraId="562D66AE" w14:textId="77777777" w:rsidR="00236372" w:rsidRPr="006B24F0" w:rsidRDefault="00236372" w:rsidP="00236372">
            <w:pPr>
              <w:pStyle w:val="TableField-Left"/>
              <w:rPr>
                <w:rFonts w:ascii="Calibri Light" w:hAnsi="Calibri Light" w:cs="Arial"/>
              </w:rPr>
            </w:pPr>
            <w:r>
              <w:rPr>
                <w:rFonts w:ascii="Calibri Light" w:hAnsi="Calibri Light" w:cs="Arial"/>
              </w:rPr>
              <w:t>(Product, Product Description, Product Category, Quantity and Unit of Measure)</w:t>
            </w:r>
          </w:p>
        </w:tc>
      </w:tr>
      <w:tr w:rsidR="00236372" w:rsidRPr="006B24F0" w14:paraId="70322253" w14:textId="77777777" w:rsidTr="00156D5C">
        <w:trPr>
          <w:cantSplit/>
          <w:trHeight w:val="432"/>
        </w:trPr>
        <w:tc>
          <w:tcPr>
            <w:tcW w:w="2942" w:type="dxa"/>
            <w:vAlign w:val="center"/>
          </w:tcPr>
          <w:p w14:paraId="08B2A39F" w14:textId="77777777" w:rsidR="00236372" w:rsidRPr="006B24F0" w:rsidRDefault="00236372" w:rsidP="00236372">
            <w:pPr>
              <w:pStyle w:val="TableField-Left"/>
              <w:rPr>
                <w:rFonts w:ascii="Calibri Light" w:hAnsi="Calibri Light" w:cs="Arial"/>
              </w:rPr>
            </w:pPr>
            <w:r>
              <w:rPr>
                <w:rFonts w:ascii="Calibri Light" w:hAnsi="Calibri Light" w:cs="Arial"/>
                <w:b/>
              </w:rPr>
              <w:t>Sales Activities</w:t>
            </w:r>
          </w:p>
        </w:tc>
        <w:tc>
          <w:tcPr>
            <w:tcW w:w="1676" w:type="dxa"/>
            <w:vAlign w:val="center"/>
          </w:tcPr>
          <w:p w14:paraId="483BB9BE" w14:textId="77777777" w:rsidR="00236372" w:rsidRPr="006B24F0" w:rsidRDefault="00236372" w:rsidP="00236372">
            <w:pPr>
              <w:pStyle w:val="TableField-Left"/>
              <w:rPr>
                <w:rFonts w:ascii="Calibri Light" w:hAnsi="Calibri Light" w:cs="Arial"/>
              </w:rPr>
            </w:pPr>
          </w:p>
        </w:tc>
        <w:tc>
          <w:tcPr>
            <w:tcW w:w="4696" w:type="dxa"/>
            <w:vAlign w:val="center"/>
          </w:tcPr>
          <w:p w14:paraId="36518398" w14:textId="77777777" w:rsidR="00236372" w:rsidRPr="006B24F0" w:rsidRDefault="00236372" w:rsidP="00236372">
            <w:pPr>
              <w:pStyle w:val="TableField-Left"/>
              <w:rPr>
                <w:rFonts w:ascii="Calibri Light" w:hAnsi="Calibri Light" w:cs="Arial"/>
              </w:rPr>
            </w:pPr>
          </w:p>
        </w:tc>
      </w:tr>
      <w:tr w:rsidR="00236372" w:rsidRPr="006B24F0" w14:paraId="025F141A" w14:textId="77777777" w:rsidTr="00156D5C">
        <w:trPr>
          <w:cantSplit/>
          <w:trHeight w:val="432"/>
        </w:trPr>
        <w:tc>
          <w:tcPr>
            <w:tcW w:w="2942" w:type="dxa"/>
            <w:vAlign w:val="center"/>
          </w:tcPr>
          <w:p w14:paraId="4E5BCEA0" w14:textId="77777777" w:rsidR="00236372" w:rsidRPr="00842863" w:rsidRDefault="00236372" w:rsidP="00236372">
            <w:pPr>
              <w:pStyle w:val="TableField-Left"/>
              <w:ind w:left="720"/>
              <w:rPr>
                <w:rFonts w:ascii="Calibri Light" w:hAnsi="Calibri Light" w:cs="Arial"/>
                <w:b/>
              </w:rPr>
            </w:pPr>
            <w:r w:rsidRPr="00842863">
              <w:rPr>
                <w:rFonts w:ascii="Calibri Light" w:hAnsi="Calibri Light" w:cs="Arial"/>
                <w:b/>
              </w:rPr>
              <w:t>Appointments</w:t>
            </w:r>
          </w:p>
        </w:tc>
        <w:tc>
          <w:tcPr>
            <w:tcW w:w="1676" w:type="dxa"/>
            <w:vAlign w:val="center"/>
          </w:tcPr>
          <w:p w14:paraId="3312AF5C" w14:textId="77777777" w:rsidR="00236372" w:rsidRPr="006B24F0" w:rsidRDefault="00236372" w:rsidP="00236372">
            <w:pPr>
              <w:pStyle w:val="TableField-Left"/>
              <w:rPr>
                <w:rFonts w:ascii="Calibri Light" w:hAnsi="Calibri Light" w:cs="Arial"/>
              </w:rPr>
            </w:pPr>
          </w:p>
        </w:tc>
        <w:tc>
          <w:tcPr>
            <w:tcW w:w="4696" w:type="dxa"/>
            <w:vAlign w:val="center"/>
          </w:tcPr>
          <w:p w14:paraId="6EDE3117" w14:textId="77777777" w:rsidR="00236372" w:rsidRPr="004A691B" w:rsidRDefault="00236372" w:rsidP="00236372">
            <w:pPr>
              <w:pStyle w:val="TableField-Left"/>
              <w:rPr>
                <w:rFonts w:ascii="Calibri Light" w:hAnsi="Calibri Light" w:cs="Arial"/>
              </w:rPr>
            </w:pPr>
            <w:r>
              <w:rPr>
                <w:rFonts w:ascii="Calibri Light" w:hAnsi="Calibri Light" w:cs="Arial"/>
              </w:rPr>
              <w:t>Table View</w:t>
            </w:r>
            <w:r w:rsidRPr="004A691B">
              <w:rPr>
                <w:rFonts w:ascii="Calibri Light" w:hAnsi="Calibri Light" w:cs="Arial"/>
              </w:rPr>
              <w:t>:</w:t>
            </w:r>
          </w:p>
          <w:p w14:paraId="5D0E22EF" w14:textId="77777777" w:rsidR="00236372" w:rsidRPr="006B24F0" w:rsidRDefault="00236372" w:rsidP="00236372">
            <w:pPr>
              <w:pStyle w:val="TableField-Left"/>
              <w:rPr>
                <w:rFonts w:ascii="Calibri Light" w:hAnsi="Calibri Light" w:cs="Arial"/>
              </w:rPr>
            </w:pPr>
            <w:r w:rsidRPr="004A691B">
              <w:rPr>
                <w:rFonts w:ascii="Calibri Light" w:hAnsi="Calibri Light" w:cs="Arial"/>
              </w:rPr>
              <w:t xml:space="preserve">(Subject, Status, Start Date/ </w:t>
            </w:r>
            <w:r>
              <w:rPr>
                <w:rFonts w:ascii="Calibri Light" w:hAnsi="Calibri Light" w:cs="Arial"/>
              </w:rPr>
              <w:t>Time and Owner)</w:t>
            </w:r>
          </w:p>
        </w:tc>
      </w:tr>
      <w:tr w:rsidR="00236372" w:rsidRPr="006B24F0" w14:paraId="2D06F18D" w14:textId="77777777" w:rsidTr="00156D5C">
        <w:trPr>
          <w:cantSplit/>
          <w:trHeight w:val="432"/>
        </w:trPr>
        <w:tc>
          <w:tcPr>
            <w:tcW w:w="2942" w:type="dxa"/>
            <w:vAlign w:val="center"/>
          </w:tcPr>
          <w:p w14:paraId="1492E4CB" w14:textId="77777777" w:rsidR="00236372" w:rsidRPr="00842863" w:rsidRDefault="00236372" w:rsidP="00236372">
            <w:pPr>
              <w:pStyle w:val="TableField-Left"/>
              <w:ind w:left="720"/>
              <w:rPr>
                <w:rFonts w:ascii="Calibri Light" w:hAnsi="Calibri Light" w:cs="Arial"/>
                <w:b/>
              </w:rPr>
            </w:pPr>
            <w:r w:rsidRPr="00842863">
              <w:rPr>
                <w:rFonts w:ascii="Calibri Light" w:hAnsi="Calibri Light" w:cs="Arial"/>
                <w:b/>
              </w:rPr>
              <w:t>Tasks</w:t>
            </w:r>
          </w:p>
        </w:tc>
        <w:tc>
          <w:tcPr>
            <w:tcW w:w="1676" w:type="dxa"/>
            <w:vAlign w:val="center"/>
          </w:tcPr>
          <w:p w14:paraId="625FEDD4" w14:textId="77777777" w:rsidR="00236372" w:rsidRPr="006B24F0" w:rsidRDefault="00236372" w:rsidP="00236372">
            <w:pPr>
              <w:pStyle w:val="TableField-Left"/>
              <w:rPr>
                <w:rFonts w:ascii="Calibri Light" w:hAnsi="Calibri Light" w:cs="Arial"/>
              </w:rPr>
            </w:pPr>
          </w:p>
        </w:tc>
        <w:tc>
          <w:tcPr>
            <w:tcW w:w="4696" w:type="dxa"/>
            <w:vAlign w:val="center"/>
          </w:tcPr>
          <w:p w14:paraId="1533C3B2" w14:textId="77777777" w:rsidR="00236372" w:rsidRPr="004A691B" w:rsidRDefault="00236372" w:rsidP="00236372">
            <w:pPr>
              <w:pStyle w:val="TableField-Left"/>
              <w:rPr>
                <w:rFonts w:ascii="Calibri Light" w:hAnsi="Calibri Light" w:cs="Arial"/>
              </w:rPr>
            </w:pPr>
            <w:r>
              <w:rPr>
                <w:rFonts w:ascii="Calibri Light" w:hAnsi="Calibri Light" w:cs="Arial"/>
              </w:rPr>
              <w:t>Table View</w:t>
            </w:r>
            <w:r w:rsidRPr="004A691B">
              <w:rPr>
                <w:rFonts w:ascii="Calibri Light" w:hAnsi="Calibri Light" w:cs="Arial"/>
              </w:rPr>
              <w:t>:</w:t>
            </w:r>
          </w:p>
          <w:p w14:paraId="7DE749CB" w14:textId="055F61C8" w:rsidR="00236372" w:rsidRPr="006B24F0" w:rsidRDefault="00236372" w:rsidP="00236372">
            <w:pPr>
              <w:pStyle w:val="TableField-Left"/>
              <w:rPr>
                <w:rFonts w:ascii="Calibri Light" w:hAnsi="Calibri Light" w:cs="Arial"/>
              </w:rPr>
            </w:pPr>
            <w:r w:rsidRPr="004A691B">
              <w:rPr>
                <w:rFonts w:ascii="Calibri Light" w:hAnsi="Calibri Light" w:cs="Arial"/>
              </w:rPr>
              <w:t xml:space="preserve">(Subject, Status, Start Date/ </w:t>
            </w:r>
            <w:r>
              <w:rPr>
                <w:rFonts w:ascii="Calibri Light" w:hAnsi="Calibri Light" w:cs="Arial"/>
              </w:rPr>
              <w:t>Time and Owner)</w:t>
            </w:r>
          </w:p>
        </w:tc>
      </w:tr>
      <w:tr w:rsidR="00236372" w:rsidRPr="006B24F0" w14:paraId="44453C5F" w14:textId="77777777" w:rsidTr="00156D5C">
        <w:trPr>
          <w:cantSplit/>
          <w:trHeight w:val="432"/>
        </w:trPr>
        <w:tc>
          <w:tcPr>
            <w:tcW w:w="2942" w:type="dxa"/>
            <w:vAlign w:val="center"/>
          </w:tcPr>
          <w:p w14:paraId="7E6D6AFC" w14:textId="77777777" w:rsidR="00236372" w:rsidRPr="00842863" w:rsidRDefault="00236372" w:rsidP="00236372">
            <w:pPr>
              <w:pStyle w:val="TableField-Left"/>
              <w:ind w:left="720"/>
              <w:rPr>
                <w:rFonts w:ascii="Calibri Light" w:hAnsi="Calibri Light" w:cs="Arial"/>
                <w:b/>
              </w:rPr>
            </w:pPr>
            <w:r w:rsidRPr="00842863">
              <w:rPr>
                <w:rFonts w:ascii="Calibri Light" w:hAnsi="Calibri Light" w:cs="Arial"/>
                <w:b/>
              </w:rPr>
              <w:t>Phone Calls</w:t>
            </w:r>
          </w:p>
        </w:tc>
        <w:tc>
          <w:tcPr>
            <w:tcW w:w="1676" w:type="dxa"/>
            <w:vAlign w:val="center"/>
          </w:tcPr>
          <w:p w14:paraId="46AE51AA" w14:textId="77777777" w:rsidR="00236372" w:rsidRPr="006B24F0" w:rsidRDefault="00236372" w:rsidP="00236372">
            <w:pPr>
              <w:pStyle w:val="TableField-Left"/>
              <w:rPr>
                <w:rFonts w:ascii="Calibri Light" w:hAnsi="Calibri Light" w:cs="Arial"/>
              </w:rPr>
            </w:pPr>
          </w:p>
        </w:tc>
        <w:tc>
          <w:tcPr>
            <w:tcW w:w="4696" w:type="dxa"/>
            <w:vAlign w:val="center"/>
          </w:tcPr>
          <w:p w14:paraId="287FB403" w14:textId="77777777" w:rsidR="00236372" w:rsidRPr="004A691B" w:rsidRDefault="00236372" w:rsidP="00236372">
            <w:pPr>
              <w:pStyle w:val="TableField-Left"/>
              <w:rPr>
                <w:rFonts w:ascii="Calibri Light" w:hAnsi="Calibri Light" w:cs="Arial"/>
              </w:rPr>
            </w:pPr>
            <w:r>
              <w:rPr>
                <w:rFonts w:ascii="Calibri Light" w:hAnsi="Calibri Light" w:cs="Arial"/>
              </w:rPr>
              <w:t>Table View</w:t>
            </w:r>
            <w:r w:rsidRPr="004A691B">
              <w:rPr>
                <w:rFonts w:ascii="Calibri Light" w:hAnsi="Calibri Light" w:cs="Arial"/>
              </w:rPr>
              <w:t>:</w:t>
            </w:r>
          </w:p>
          <w:p w14:paraId="462994FB" w14:textId="6C394C30" w:rsidR="00236372" w:rsidRPr="006B24F0" w:rsidRDefault="00236372" w:rsidP="00236372">
            <w:pPr>
              <w:pStyle w:val="TableField-Left"/>
              <w:rPr>
                <w:rFonts w:ascii="Calibri Light" w:hAnsi="Calibri Light" w:cs="Arial"/>
              </w:rPr>
            </w:pPr>
            <w:r w:rsidRPr="004A691B">
              <w:rPr>
                <w:rFonts w:ascii="Calibri Light" w:hAnsi="Calibri Light" w:cs="Arial"/>
              </w:rPr>
              <w:t xml:space="preserve">(Subject, Status, Start Date/ </w:t>
            </w:r>
            <w:r>
              <w:rPr>
                <w:rFonts w:ascii="Calibri Light" w:hAnsi="Calibri Light" w:cs="Arial"/>
              </w:rPr>
              <w:t>Time and Owner)</w:t>
            </w:r>
          </w:p>
        </w:tc>
      </w:tr>
      <w:tr w:rsidR="00236372" w:rsidRPr="006B24F0" w14:paraId="241675B2" w14:textId="77777777" w:rsidTr="00156D5C">
        <w:trPr>
          <w:cantSplit/>
          <w:trHeight w:val="432"/>
        </w:trPr>
        <w:tc>
          <w:tcPr>
            <w:tcW w:w="2942" w:type="dxa"/>
            <w:vAlign w:val="center"/>
          </w:tcPr>
          <w:p w14:paraId="2F29E486" w14:textId="77777777" w:rsidR="00236372" w:rsidRPr="00842863" w:rsidRDefault="00236372" w:rsidP="00236372">
            <w:pPr>
              <w:pStyle w:val="TableField-Left"/>
              <w:ind w:left="720"/>
              <w:rPr>
                <w:rFonts w:ascii="Calibri Light" w:hAnsi="Calibri Light" w:cs="Arial"/>
                <w:b/>
              </w:rPr>
            </w:pPr>
            <w:r w:rsidRPr="00842863">
              <w:rPr>
                <w:rFonts w:ascii="Calibri Light" w:hAnsi="Calibri Light" w:cs="Arial"/>
                <w:b/>
              </w:rPr>
              <w:t>E-Mails</w:t>
            </w:r>
          </w:p>
        </w:tc>
        <w:tc>
          <w:tcPr>
            <w:tcW w:w="1676" w:type="dxa"/>
            <w:vAlign w:val="center"/>
          </w:tcPr>
          <w:p w14:paraId="7530C49D" w14:textId="77777777" w:rsidR="00236372" w:rsidRPr="006B24F0" w:rsidRDefault="00236372" w:rsidP="00236372">
            <w:pPr>
              <w:pStyle w:val="TableField-Left"/>
              <w:rPr>
                <w:rFonts w:ascii="Calibri Light" w:hAnsi="Calibri Light" w:cs="Arial"/>
              </w:rPr>
            </w:pPr>
          </w:p>
        </w:tc>
        <w:tc>
          <w:tcPr>
            <w:tcW w:w="4696" w:type="dxa"/>
            <w:vAlign w:val="center"/>
          </w:tcPr>
          <w:p w14:paraId="6AF3B65D" w14:textId="77777777" w:rsidR="00236372" w:rsidRPr="004A691B" w:rsidRDefault="00236372" w:rsidP="00236372">
            <w:pPr>
              <w:pStyle w:val="TableField-Left"/>
              <w:rPr>
                <w:rFonts w:ascii="Calibri Light" w:hAnsi="Calibri Light" w:cs="Arial"/>
              </w:rPr>
            </w:pPr>
            <w:r>
              <w:rPr>
                <w:rFonts w:ascii="Calibri Light" w:hAnsi="Calibri Light" w:cs="Arial"/>
              </w:rPr>
              <w:t>Table View</w:t>
            </w:r>
            <w:r w:rsidRPr="004A691B">
              <w:rPr>
                <w:rFonts w:ascii="Calibri Light" w:hAnsi="Calibri Light" w:cs="Arial"/>
              </w:rPr>
              <w:t>:</w:t>
            </w:r>
          </w:p>
          <w:p w14:paraId="22A80D64" w14:textId="025BC1CB" w:rsidR="00236372" w:rsidRPr="006B24F0" w:rsidRDefault="00236372" w:rsidP="00236372">
            <w:pPr>
              <w:pStyle w:val="TableField-Left"/>
              <w:rPr>
                <w:rFonts w:ascii="Calibri Light" w:hAnsi="Calibri Light" w:cs="Arial"/>
              </w:rPr>
            </w:pPr>
            <w:r w:rsidRPr="004A691B">
              <w:rPr>
                <w:rFonts w:ascii="Calibri Light" w:hAnsi="Calibri Light" w:cs="Arial"/>
              </w:rPr>
              <w:t xml:space="preserve">(Subject, Status, Start Date/ </w:t>
            </w:r>
            <w:r>
              <w:rPr>
                <w:rFonts w:ascii="Calibri Light" w:hAnsi="Calibri Light" w:cs="Arial"/>
              </w:rPr>
              <w:t>Time and Owner)</w:t>
            </w:r>
          </w:p>
        </w:tc>
      </w:tr>
      <w:tr w:rsidR="00236372" w:rsidRPr="006B24F0" w14:paraId="5F9B7458" w14:textId="77777777" w:rsidTr="00156D5C">
        <w:trPr>
          <w:cantSplit/>
          <w:trHeight w:val="432"/>
        </w:trPr>
        <w:tc>
          <w:tcPr>
            <w:tcW w:w="2942" w:type="dxa"/>
            <w:vAlign w:val="center"/>
          </w:tcPr>
          <w:p w14:paraId="0CADE244" w14:textId="77777777" w:rsidR="00236372" w:rsidRPr="009D0054" w:rsidRDefault="00236372" w:rsidP="00236372">
            <w:pPr>
              <w:pStyle w:val="TableField-Left"/>
              <w:rPr>
                <w:rFonts w:ascii="Calibri Light" w:hAnsi="Calibri Light" w:cs="Arial"/>
                <w:b/>
              </w:rPr>
            </w:pPr>
            <w:r w:rsidRPr="009D0054">
              <w:rPr>
                <w:rFonts w:ascii="Calibri Light" w:hAnsi="Calibri Light" w:cs="Arial"/>
                <w:b/>
              </w:rPr>
              <w:t>Contacts</w:t>
            </w:r>
          </w:p>
        </w:tc>
        <w:tc>
          <w:tcPr>
            <w:tcW w:w="1676" w:type="dxa"/>
            <w:vAlign w:val="center"/>
          </w:tcPr>
          <w:p w14:paraId="05CE11D0" w14:textId="77777777" w:rsidR="00236372" w:rsidRPr="006B24F0" w:rsidRDefault="00236372" w:rsidP="00236372">
            <w:pPr>
              <w:pStyle w:val="TableField-Left"/>
              <w:rPr>
                <w:rFonts w:ascii="Calibri Light" w:hAnsi="Calibri Light" w:cs="Arial"/>
              </w:rPr>
            </w:pPr>
          </w:p>
        </w:tc>
        <w:tc>
          <w:tcPr>
            <w:tcW w:w="4696" w:type="dxa"/>
            <w:vAlign w:val="center"/>
          </w:tcPr>
          <w:p w14:paraId="4D8E1A80" w14:textId="77777777" w:rsidR="00236372" w:rsidRPr="006B24F0" w:rsidRDefault="00236372" w:rsidP="00236372">
            <w:pPr>
              <w:pStyle w:val="TableField-Left"/>
              <w:rPr>
                <w:rFonts w:ascii="Calibri Light" w:hAnsi="Calibri Light" w:cs="Arial"/>
              </w:rPr>
            </w:pPr>
          </w:p>
        </w:tc>
      </w:tr>
      <w:tr w:rsidR="00236372" w:rsidRPr="006B24F0" w14:paraId="2C513309" w14:textId="77777777" w:rsidTr="00156D5C">
        <w:trPr>
          <w:cantSplit/>
          <w:trHeight w:val="432"/>
        </w:trPr>
        <w:tc>
          <w:tcPr>
            <w:tcW w:w="2942" w:type="dxa"/>
            <w:vAlign w:val="center"/>
          </w:tcPr>
          <w:p w14:paraId="69CB379F" w14:textId="77777777" w:rsidR="00236372" w:rsidRPr="009D0054" w:rsidRDefault="00236372" w:rsidP="00236372">
            <w:pPr>
              <w:pStyle w:val="TableField-Left"/>
              <w:ind w:left="720"/>
              <w:rPr>
                <w:rFonts w:ascii="Calibri Light" w:hAnsi="Calibri Light" w:cs="Arial"/>
                <w:b/>
              </w:rPr>
            </w:pPr>
            <w:r w:rsidRPr="009D0054">
              <w:rPr>
                <w:rFonts w:ascii="Calibri Light" w:hAnsi="Calibri Light" w:cs="Arial"/>
                <w:b/>
              </w:rPr>
              <w:t>Contacts</w:t>
            </w:r>
          </w:p>
        </w:tc>
        <w:tc>
          <w:tcPr>
            <w:tcW w:w="1676" w:type="dxa"/>
            <w:vAlign w:val="center"/>
          </w:tcPr>
          <w:p w14:paraId="3421BEEE" w14:textId="77777777" w:rsidR="00236372" w:rsidRPr="006B24F0" w:rsidRDefault="00236372" w:rsidP="00236372">
            <w:pPr>
              <w:pStyle w:val="TableField-Left"/>
              <w:rPr>
                <w:rFonts w:ascii="Calibri Light" w:hAnsi="Calibri Light" w:cs="Arial"/>
              </w:rPr>
            </w:pPr>
          </w:p>
        </w:tc>
        <w:tc>
          <w:tcPr>
            <w:tcW w:w="4696" w:type="dxa"/>
            <w:vAlign w:val="center"/>
          </w:tcPr>
          <w:p w14:paraId="0DA68715" w14:textId="77777777" w:rsidR="00236372" w:rsidRDefault="00236372" w:rsidP="00236372">
            <w:pPr>
              <w:pStyle w:val="TableField-Left"/>
              <w:rPr>
                <w:rFonts w:ascii="Calibri Light" w:hAnsi="Calibri Light" w:cs="Arial"/>
              </w:rPr>
            </w:pPr>
            <w:r>
              <w:rPr>
                <w:rFonts w:ascii="Calibri Light" w:hAnsi="Calibri Light" w:cs="Arial"/>
              </w:rPr>
              <w:t>Table View:</w:t>
            </w:r>
          </w:p>
          <w:p w14:paraId="4898E335" w14:textId="77777777" w:rsidR="00236372" w:rsidRPr="006B24F0" w:rsidRDefault="00236372" w:rsidP="00236372">
            <w:pPr>
              <w:pStyle w:val="TableField-Left"/>
              <w:rPr>
                <w:rFonts w:ascii="Calibri Light" w:hAnsi="Calibri Light" w:cs="Arial"/>
              </w:rPr>
            </w:pPr>
            <w:r>
              <w:rPr>
                <w:rFonts w:ascii="Calibri Light" w:hAnsi="Calibri Light" w:cs="Arial"/>
              </w:rPr>
              <w:t>(Name and Primary Contact)</w:t>
            </w:r>
          </w:p>
        </w:tc>
      </w:tr>
      <w:tr w:rsidR="00236372" w:rsidRPr="006B24F0" w14:paraId="5AF9D31F" w14:textId="77777777" w:rsidTr="00156D5C">
        <w:trPr>
          <w:cantSplit/>
          <w:trHeight w:val="432"/>
        </w:trPr>
        <w:tc>
          <w:tcPr>
            <w:tcW w:w="2942" w:type="dxa"/>
            <w:vAlign w:val="center"/>
          </w:tcPr>
          <w:p w14:paraId="421F9E63" w14:textId="77777777" w:rsidR="00236372" w:rsidRPr="006B24F0" w:rsidRDefault="00236372" w:rsidP="00236372">
            <w:pPr>
              <w:pStyle w:val="TableField-Left"/>
              <w:rPr>
                <w:rFonts w:ascii="Calibri Light" w:hAnsi="Calibri Light" w:cs="Arial"/>
              </w:rPr>
            </w:pPr>
            <w:r>
              <w:rPr>
                <w:rFonts w:ascii="Calibri Light" w:hAnsi="Calibri Light" w:cs="Arial"/>
                <w:b/>
              </w:rPr>
              <w:t>Sales Team</w:t>
            </w:r>
          </w:p>
        </w:tc>
        <w:tc>
          <w:tcPr>
            <w:tcW w:w="1676" w:type="dxa"/>
            <w:vAlign w:val="center"/>
          </w:tcPr>
          <w:p w14:paraId="520C05B2" w14:textId="77777777" w:rsidR="00236372" w:rsidRPr="006B24F0" w:rsidRDefault="00236372" w:rsidP="00236372">
            <w:pPr>
              <w:pStyle w:val="TableField-Left"/>
              <w:rPr>
                <w:rFonts w:ascii="Calibri Light" w:hAnsi="Calibri Light" w:cs="Arial"/>
              </w:rPr>
            </w:pPr>
          </w:p>
        </w:tc>
        <w:tc>
          <w:tcPr>
            <w:tcW w:w="4696" w:type="dxa"/>
            <w:vAlign w:val="center"/>
          </w:tcPr>
          <w:p w14:paraId="32434D50" w14:textId="77777777" w:rsidR="00236372" w:rsidRPr="006B24F0" w:rsidRDefault="00236372" w:rsidP="00236372">
            <w:pPr>
              <w:pStyle w:val="TableField-Left"/>
              <w:rPr>
                <w:rFonts w:ascii="Calibri Light" w:hAnsi="Calibri Light" w:cs="Arial"/>
              </w:rPr>
            </w:pPr>
          </w:p>
        </w:tc>
      </w:tr>
      <w:tr w:rsidR="00236372" w:rsidRPr="006B24F0" w14:paraId="2A7E4ED7" w14:textId="77777777" w:rsidTr="00156D5C">
        <w:trPr>
          <w:cantSplit/>
          <w:trHeight w:val="432"/>
        </w:trPr>
        <w:tc>
          <w:tcPr>
            <w:tcW w:w="2942" w:type="dxa"/>
            <w:vAlign w:val="center"/>
          </w:tcPr>
          <w:p w14:paraId="3D253D07" w14:textId="77777777" w:rsidR="00236372" w:rsidRPr="00796498" w:rsidRDefault="00236372" w:rsidP="00236372">
            <w:pPr>
              <w:pStyle w:val="TableField-Left"/>
              <w:ind w:left="720"/>
              <w:rPr>
                <w:rFonts w:ascii="Calibri Light" w:hAnsi="Calibri Light" w:cs="Arial"/>
                <w:b/>
              </w:rPr>
            </w:pPr>
            <w:r>
              <w:rPr>
                <w:rFonts w:ascii="Calibri Light" w:hAnsi="Calibri Light" w:cs="Arial"/>
                <w:b/>
              </w:rPr>
              <w:t xml:space="preserve">Sales </w:t>
            </w:r>
            <w:r w:rsidRPr="00796498">
              <w:rPr>
                <w:rFonts w:ascii="Calibri Light" w:hAnsi="Calibri Light" w:cs="Arial"/>
                <w:b/>
              </w:rPr>
              <w:t>Team</w:t>
            </w:r>
          </w:p>
        </w:tc>
        <w:tc>
          <w:tcPr>
            <w:tcW w:w="1676" w:type="dxa"/>
            <w:vAlign w:val="center"/>
          </w:tcPr>
          <w:p w14:paraId="58A31D8B" w14:textId="77777777" w:rsidR="00236372" w:rsidRPr="006B24F0" w:rsidRDefault="00236372" w:rsidP="00236372">
            <w:pPr>
              <w:pStyle w:val="TableField-Left"/>
              <w:rPr>
                <w:rFonts w:ascii="Calibri Light" w:hAnsi="Calibri Light" w:cs="Arial"/>
              </w:rPr>
            </w:pPr>
          </w:p>
        </w:tc>
        <w:tc>
          <w:tcPr>
            <w:tcW w:w="4696" w:type="dxa"/>
            <w:vAlign w:val="center"/>
          </w:tcPr>
          <w:p w14:paraId="04B13BD6" w14:textId="77777777" w:rsidR="00236372" w:rsidRDefault="00236372" w:rsidP="00236372">
            <w:pPr>
              <w:pStyle w:val="TableField-Left"/>
              <w:rPr>
                <w:rFonts w:ascii="Calibri Light" w:hAnsi="Calibri Light" w:cs="Arial"/>
              </w:rPr>
            </w:pPr>
            <w:r>
              <w:rPr>
                <w:rFonts w:ascii="Calibri Light" w:hAnsi="Calibri Light" w:cs="Arial"/>
              </w:rPr>
              <w:t>Table View:</w:t>
            </w:r>
          </w:p>
          <w:p w14:paraId="1E512828" w14:textId="77777777" w:rsidR="00236372" w:rsidRPr="006B24F0" w:rsidRDefault="00236372" w:rsidP="00236372">
            <w:pPr>
              <w:pStyle w:val="TableField-Left"/>
              <w:rPr>
                <w:rFonts w:ascii="Calibri Light" w:hAnsi="Calibri Light" w:cs="Arial"/>
              </w:rPr>
            </w:pPr>
            <w:r>
              <w:rPr>
                <w:rFonts w:ascii="Calibri Light" w:hAnsi="Calibri Light" w:cs="Arial"/>
              </w:rPr>
              <w:t>(Party Role, Name and Primary)</w:t>
            </w:r>
          </w:p>
        </w:tc>
      </w:tr>
      <w:tr w:rsidR="00236372" w:rsidRPr="006B24F0" w14:paraId="3EA25910" w14:textId="77777777" w:rsidTr="00156D5C">
        <w:trPr>
          <w:cantSplit/>
          <w:trHeight w:val="432"/>
        </w:trPr>
        <w:tc>
          <w:tcPr>
            <w:tcW w:w="2942" w:type="dxa"/>
            <w:vAlign w:val="center"/>
          </w:tcPr>
          <w:p w14:paraId="4AA34C72" w14:textId="77777777" w:rsidR="00236372" w:rsidRPr="00706F49" w:rsidRDefault="00236372" w:rsidP="00236372">
            <w:pPr>
              <w:pStyle w:val="TableField-Left"/>
              <w:rPr>
                <w:rFonts w:ascii="Calibri Light" w:hAnsi="Calibri Light" w:cs="Arial"/>
                <w:b/>
              </w:rPr>
            </w:pPr>
            <w:r w:rsidRPr="00706F49">
              <w:rPr>
                <w:rFonts w:ascii="Calibri Light" w:hAnsi="Calibri Light" w:cs="Arial"/>
                <w:b/>
              </w:rPr>
              <w:t>Involved Parties</w:t>
            </w:r>
          </w:p>
        </w:tc>
        <w:tc>
          <w:tcPr>
            <w:tcW w:w="1676" w:type="dxa"/>
            <w:vAlign w:val="center"/>
          </w:tcPr>
          <w:p w14:paraId="75B8900C" w14:textId="77777777" w:rsidR="00236372" w:rsidRPr="006B24F0" w:rsidRDefault="00236372" w:rsidP="00236372">
            <w:pPr>
              <w:pStyle w:val="TableField-Left"/>
              <w:rPr>
                <w:rFonts w:ascii="Calibri Light" w:hAnsi="Calibri Light" w:cs="Arial"/>
              </w:rPr>
            </w:pPr>
          </w:p>
        </w:tc>
        <w:tc>
          <w:tcPr>
            <w:tcW w:w="4696" w:type="dxa"/>
            <w:vAlign w:val="center"/>
          </w:tcPr>
          <w:p w14:paraId="447B0602" w14:textId="77777777" w:rsidR="00236372" w:rsidRPr="006B24F0" w:rsidRDefault="00236372" w:rsidP="00236372">
            <w:pPr>
              <w:pStyle w:val="TableField-Left"/>
              <w:rPr>
                <w:rFonts w:ascii="Calibri Light" w:hAnsi="Calibri Light" w:cs="Arial"/>
              </w:rPr>
            </w:pPr>
          </w:p>
        </w:tc>
      </w:tr>
      <w:tr w:rsidR="00236372" w:rsidRPr="006B24F0" w14:paraId="418AD385" w14:textId="77777777" w:rsidTr="00156D5C">
        <w:trPr>
          <w:cantSplit/>
          <w:trHeight w:val="432"/>
        </w:trPr>
        <w:tc>
          <w:tcPr>
            <w:tcW w:w="2942" w:type="dxa"/>
            <w:vAlign w:val="center"/>
          </w:tcPr>
          <w:p w14:paraId="753F8896" w14:textId="77777777" w:rsidR="00236372" w:rsidRPr="00706F49" w:rsidRDefault="00236372" w:rsidP="00236372">
            <w:pPr>
              <w:pStyle w:val="TableField-Left"/>
              <w:ind w:left="720"/>
              <w:rPr>
                <w:rFonts w:ascii="Calibri Light" w:hAnsi="Calibri Light" w:cs="Arial"/>
                <w:b/>
              </w:rPr>
            </w:pPr>
            <w:r w:rsidRPr="00706F49">
              <w:rPr>
                <w:rFonts w:ascii="Calibri Light" w:hAnsi="Calibri Light" w:cs="Arial"/>
                <w:b/>
              </w:rPr>
              <w:t>Involved Parties</w:t>
            </w:r>
          </w:p>
        </w:tc>
        <w:tc>
          <w:tcPr>
            <w:tcW w:w="1676" w:type="dxa"/>
            <w:vAlign w:val="center"/>
          </w:tcPr>
          <w:p w14:paraId="2167D12A" w14:textId="77777777" w:rsidR="00236372" w:rsidRPr="006B24F0" w:rsidRDefault="00236372" w:rsidP="00236372">
            <w:pPr>
              <w:pStyle w:val="TableField-Left"/>
              <w:rPr>
                <w:rFonts w:ascii="Calibri Light" w:hAnsi="Calibri Light" w:cs="Arial"/>
              </w:rPr>
            </w:pPr>
          </w:p>
        </w:tc>
        <w:tc>
          <w:tcPr>
            <w:tcW w:w="4696" w:type="dxa"/>
            <w:vAlign w:val="center"/>
          </w:tcPr>
          <w:p w14:paraId="26CFF6AD" w14:textId="77777777" w:rsidR="00236372" w:rsidRDefault="00236372" w:rsidP="00236372">
            <w:pPr>
              <w:pStyle w:val="TableField-Left"/>
              <w:rPr>
                <w:rFonts w:ascii="Calibri Light" w:hAnsi="Calibri Light" w:cs="Arial"/>
              </w:rPr>
            </w:pPr>
            <w:r>
              <w:rPr>
                <w:rFonts w:ascii="Calibri Light" w:hAnsi="Calibri Light" w:cs="Arial"/>
              </w:rPr>
              <w:t>Table View:</w:t>
            </w:r>
          </w:p>
          <w:p w14:paraId="13370A17" w14:textId="77777777" w:rsidR="00236372" w:rsidRPr="006B24F0" w:rsidRDefault="00236372" w:rsidP="00236372">
            <w:pPr>
              <w:pStyle w:val="TableField-Left"/>
              <w:rPr>
                <w:rFonts w:ascii="Calibri Light" w:hAnsi="Calibri Light" w:cs="Arial"/>
              </w:rPr>
            </w:pPr>
            <w:r>
              <w:rPr>
                <w:rFonts w:ascii="Calibri Light" w:hAnsi="Calibri Light" w:cs="Arial"/>
              </w:rPr>
              <w:t>(Party Role, Name and Primary)</w:t>
            </w:r>
          </w:p>
        </w:tc>
      </w:tr>
      <w:tr w:rsidR="00236372" w:rsidRPr="006B24F0" w14:paraId="602B6427" w14:textId="77777777" w:rsidTr="00156D5C">
        <w:trPr>
          <w:cantSplit/>
          <w:trHeight w:val="432"/>
        </w:trPr>
        <w:tc>
          <w:tcPr>
            <w:tcW w:w="2942" w:type="dxa"/>
            <w:vAlign w:val="center"/>
          </w:tcPr>
          <w:p w14:paraId="05E173E1" w14:textId="77777777" w:rsidR="00236372" w:rsidRPr="00277627" w:rsidRDefault="00236372" w:rsidP="00236372">
            <w:pPr>
              <w:pStyle w:val="TableField-Left"/>
              <w:rPr>
                <w:rFonts w:ascii="Calibri Light" w:hAnsi="Calibri Light" w:cs="Arial"/>
                <w:b/>
              </w:rPr>
            </w:pPr>
            <w:r w:rsidRPr="00277627">
              <w:rPr>
                <w:rFonts w:ascii="Calibri Light" w:hAnsi="Calibri Light" w:cs="Arial"/>
                <w:b/>
              </w:rPr>
              <w:t>Attachments</w:t>
            </w:r>
          </w:p>
        </w:tc>
        <w:tc>
          <w:tcPr>
            <w:tcW w:w="1676" w:type="dxa"/>
            <w:vAlign w:val="center"/>
          </w:tcPr>
          <w:p w14:paraId="35273B0E" w14:textId="77777777" w:rsidR="00236372" w:rsidRPr="006B24F0" w:rsidRDefault="00236372" w:rsidP="00236372">
            <w:pPr>
              <w:pStyle w:val="TableField-Left"/>
              <w:rPr>
                <w:rFonts w:ascii="Calibri Light" w:hAnsi="Calibri Light" w:cs="Arial"/>
              </w:rPr>
            </w:pPr>
          </w:p>
        </w:tc>
        <w:tc>
          <w:tcPr>
            <w:tcW w:w="4696" w:type="dxa"/>
            <w:vAlign w:val="center"/>
          </w:tcPr>
          <w:p w14:paraId="3D116A64" w14:textId="77777777" w:rsidR="00236372" w:rsidRPr="006B24F0" w:rsidRDefault="00236372" w:rsidP="00236372">
            <w:pPr>
              <w:pStyle w:val="TableField-Left"/>
              <w:rPr>
                <w:rFonts w:ascii="Calibri Light" w:hAnsi="Calibri Light" w:cs="Arial"/>
              </w:rPr>
            </w:pPr>
          </w:p>
        </w:tc>
      </w:tr>
      <w:tr w:rsidR="00236372" w:rsidRPr="006B24F0" w14:paraId="40A663BC" w14:textId="77777777" w:rsidTr="00156D5C">
        <w:trPr>
          <w:cantSplit/>
          <w:trHeight w:val="432"/>
        </w:trPr>
        <w:tc>
          <w:tcPr>
            <w:tcW w:w="2942" w:type="dxa"/>
            <w:vAlign w:val="center"/>
          </w:tcPr>
          <w:p w14:paraId="7BAE2699" w14:textId="77777777" w:rsidR="00236372" w:rsidRPr="00277627" w:rsidRDefault="00236372" w:rsidP="00236372">
            <w:pPr>
              <w:pStyle w:val="TableField-Left"/>
              <w:ind w:left="720"/>
              <w:rPr>
                <w:rFonts w:ascii="Calibri Light" w:hAnsi="Calibri Light" w:cs="Arial"/>
                <w:b/>
              </w:rPr>
            </w:pPr>
            <w:r w:rsidRPr="00277627">
              <w:rPr>
                <w:rFonts w:ascii="Calibri Light" w:hAnsi="Calibri Light" w:cs="Arial"/>
                <w:b/>
              </w:rPr>
              <w:t>Attachments</w:t>
            </w:r>
          </w:p>
        </w:tc>
        <w:tc>
          <w:tcPr>
            <w:tcW w:w="1676" w:type="dxa"/>
            <w:vAlign w:val="center"/>
          </w:tcPr>
          <w:p w14:paraId="630BB424" w14:textId="77777777" w:rsidR="00236372" w:rsidRPr="006B24F0" w:rsidRDefault="00236372" w:rsidP="00236372">
            <w:pPr>
              <w:pStyle w:val="TableField-Left"/>
              <w:rPr>
                <w:rFonts w:ascii="Calibri Light" w:hAnsi="Calibri Light" w:cs="Arial"/>
              </w:rPr>
            </w:pPr>
          </w:p>
        </w:tc>
        <w:tc>
          <w:tcPr>
            <w:tcW w:w="4696" w:type="dxa"/>
            <w:vAlign w:val="center"/>
          </w:tcPr>
          <w:p w14:paraId="530AACF5" w14:textId="77777777" w:rsidR="00236372" w:rsidRDefault="00236372" w:rsidP="00236372">
            <w:pPr>
              <w:pStyle w:val="TableField-Left"/>
              <w:rPr>
                <w:rFonts w:ascii="Calibri Light" w:hAnsi="Calibri Light" w:cs="Arial"/>
              </w:rPr>
            </w:pPr>
            <w:r>
              <w:rPr>
                <w:rFonts w:ascii="Calibri Light" w:hAnsi="Calibri Light" w:cs="Arial"/>
              </w:rPr>
              <w:t xml:space="preserve">Table View: </w:t>
            </w:r>
          </w:p>
          <w:p w14:paraId="5B9A11B6" w14:textId="77777777" w:rsidR="00236372" w:rsidRPr="006B24F0" w:rsidRDefault="00236372" w:rsidP="00236372">
            <w:pPr>
              <w:pStyle w:val="TableField-Left"/>
              <w:rPr>
                <w:rFonts w:ascii="Calibri Light" w:hAnsi="Calibri Light" w:cs="Arial"/>
              </w:rPr>
            </w:pPr>
            <w:r>
              <w:rPr>
                <w:rFonts w:ascii="Calibri Light" w:hAnsi="Calibri Light" w:cs="Arial"/>
              </w:rPr>
              <w:t>(File Name and Attachment Type)</w:t>
            </w:r>
          </w:p>
        </w:tc>
      </w:tr>
      <w:tr w:rsidR="00236372" w:rsidRPr="006B24F0" w14:paraId="412F75E4" w14:textId="77777777" w:rsidTr="00156D5C">
        <w:trPr>
          <w:cantSplit/>
          <w:trHeight w:val="432"/>
        </w:trPr>
        <w:tc>
          <w:tcPr>
            <w:tcW w:w="2942" w:type="dxa"/>
            <w:vAlign w:val="center"/>
          </w:tcPr>
          <w:p w14:paraId="4A4CFD5C" w14:textId="77777777" w:rsidR="00236372" w:rsidRPr="00F2556D" w:rsidRDefault="00236372" w:rsidP="00236372">
            <w:pPr>
              <w:pStyle w:val="TableField-Left"/>
              <w:rPr>
                <w:rFonts w:ascii="Calibri Light" w:hAnsi="Calibri Light" w:cs="Arial"/>
                <w:b/>
              </w:rPr>
            </w:pPr>
            <w:r w:rsidRPr="00F2556D">
              <w:rPr>
                <w:rFonts w:ascii="Calibri Light" w:hAnsi="Calibri Light" w:cs="Arial"/>
                <w:b/>
              </w:rPr>
              <w:t>Notes</w:t>
            </w:r>
          </w:p>
        </w:tc>
        <w:tc>
          <w:tcPr>
            <w:tcW w:w="1676" w:type="dxa"/>
            <w:vAlign w:val="center"/>
          </w:tcPr>
          <w:p w14:paraId="06A09901" w14:textId="77777777" w:rsidR="00236372" w:rsidRPr="006B24F0" w:rsidRDefault="00236372" w:rsidP="00236372">
            <w:pPr>
              <w:pStyle w:val="TableField-Left"/>
              <w:rPr>
                <w:rFonts w:ascii="Calibri Light" w:hAnsi="Calibri Light" w:cs="Arial"/>
              </w:rPr>
            </w:pPr>
          </w:p>
        </w:tc>
        <w:tc>
          <w:tcPr>
            <w:tcW w:w="4696" w:type="dxa"/>
            <w:vAlign w:val="center"/>
          </w:tcPr>
          <w:p w14:paraId="5A1A6206" w14:textId="77777777" w:rsidR="00236372" w:rsidRPr="006B24F0" w:rsidRDefault="00236372" w:rsidP="00236372">
            <w:pPr>
              <w:pStyle w:val="TableField-Left"/>
              <w:rPr>
                <w:rFonts w:ascii="Calibri Light" w:hAnsi="Calibri Light" w:cs="Arial"/>
              </w:rPr>
            </w:pPr>
          </w:p>
        </w:tc>
      </w:tr>
      <w:tr w:rsidR="00236372" w:rsidRPr="006B24F0" w14:paraId="420DC50C" w14:textId="77777777" w:rsidTr="00156D5C">
        <w:trPr>
          <w:cantSplit/>
          <w:trHeight w:val="432"/>
        </w:trPr>
        <w:tc>
          <w:tcPr>
            <w:tcW w:w="2942" w:type="dxa"/>
            <w:vAlign w:val="center"/>
          </w:tcPr>
          <w:p w14:paraId="54CA9361" w14:textId="77777777" w:rsidR="00236372" w:rsidRPr="00F2556D" w:rsidRDefault="00236372" w:rsidP="00236372">
            <w:pPr>
              <w:pStyle w:val="TableField-Left"/>
              <w:ind w:left="720"/>
              <w:rPr>
                <w:rFonts w:ascii="Calibri Light" w:hAnsi="Calibri Light" w:cs="Arial"/>
                <w:b/>
              </w:rPr>
            </w:pPr>
            <w:r w:rsidRPr="00F2556D">
              <w:rPr>
                <w:rFonts w:ascii="Calibri Light" w:hAnsi="Calibri Light" w:cs="Arial"/>
                <w:b/>
              </w:rPr>
              <w:t>Notes</w:t>
            </w:r>
          </w:p>
        </w:tc>
        <w:tc>
          <w:tcPr>
            <w:tcW w:w="1676" w:type="dxa"/>
            <w:vAlign w:val="center"/>
          </w:tcPr>
          <w:p w14:paraId="7A84CB20" w14:textId="77777777" w:rsidR="00236372" w:rsidRPr="006B24F0" w:rsidRDefault="00236372" w:rsidP="00236372">
            <w:pPr>
              <w:pStyle w:val="TableField-Left"/>
              <w:rPr>
                <w:rFonts w:ascii="Calibri Light" w:hAnsi="Calibri Light" w:cs="Arial"/>
              </w:rPr>
            </w:pPr>
          </w:p>
        </w:tc>
        <w:tc>
          <w:tcPr>
            <w:tcW w:w="4696" w:type="dxa"/>
            <w:vAlign w:val="center"/>
          </w:tcPr>
          <w:p w14:paraId="53717120" w14:textId="77777777" w:rsidR="00236372" w:rsidRPr="006B24F0" w:rsidRDefault="00236372" w:rsidP="00236372">
            <w:pPr>
              <w:pStyle w:val="TableField-Left"/>
              <w:rPr>
                <w:rFonts w:ascii="Calibri Light" w:hAnsi="Calibri Light" w:cs="Arial"/>
              </w:rPr>
            </w:pPr>
            <w:r>
              <w:rPr>
                <w:rFonts w:ascii="Calibri Light" w:hAnsi="Calibri Light" w:cs="Arial"/>
              </w:rPr>
              <w:t>Text Box</w:t>
            </w:r>
          </w:p>
        </w:tc>
      </w:tr>
    </w:tbl>
    <w:p w14:paraId="254D30D5" w14:textId="77777777" w:rsidR="000D561C" w:rsidRDefault="000D561C" w:rsidP="000D561C">
      <w:pPr>
        <w:pStyle w:val="Heading1Text"/>
        <w:ind w:left="864"/>
        <w:rPr>
          <w:rFonts w:ascii="Calibri Light" w:hAnsi="Calibri Light" w:cs="Arial"/>
          <w:b/>
          <w:sz w:val="24"/>
        </w:rPr>
      </w:pPr>
    </w:p>
    <w:p w14:paraId="1D571C32" w14:textId="77777777" w:rsidR="000D561C" w:rsidRPr="006B24F0" w:rsidRDefault="000D561C" w:rsidP="000D561C">
      <w:pPr>
        <w:pStyle w:val="Heading1Text"/>
        <w:numPr>
          <w:ilvl w:val="3"/>
          <w:numId w:val="5"/>
        </w:numPr>
        <w:ind w:hanging="324"/>
        <w:rPr>
          <w:rFonts w:ascii="Calibri Light" w:hAnsi="Calibri Light" w:cs="Arial"/>
          <w:b/>
          <w:sz w:val="24"/>
        </w:rPr>
      </w:pPr>
      <w:r w:rsidRPr="006B24F0">
        <w:rPr>
          <w:rFonts w:ascii="Calibri Light" w:hAnsi="Calibri Light" w:cs="Arial"/>
          <w:b/>
          <w:sz w:val="24"/>
        </w:rPr>
        <w:t>Source Systems and Data Volumes</w:t>
      </w:r>
    </w:p>
    <w:p w14:paraId="31E16236" w14:textId="77777777" w:rsidR="000D561C" w:rsidRDefault="000D561C" w:rsidP="000D561C">
      <w:pPr>
        <w:pStyle w:val="Heading3Text"/>
        <w:rPr>
          <w:rFonts w:ascii="Calibri Light" w:hAnsi="Calibri Light"/>
        </w:rPr>
      </w:pPr>
      <w:r w:rsidRPr="006B24F0">
        <w:rPr>
          <w:rFonts w:ascii="Calibri Light" w:hAnsi="Calibri Light"/>
        </w:rPr>
        <w:lastRenderedPageBreak/>
        <w:t xml:space="preserve">Identify the historical amount, volume, and Southern California Edison source systems for data objects supporting this process.  The expected annual growth rate is </w:t>
      </w:r>
      <w:r w:rsidRPr="006B24F0">
        <w:rPr>
          <w:rFonts w:ascii="Calibri Light" w:hAnsi="Calibri Light"/>
        </w:rPr>
        <w:fldChar w:fldCharType="begin">
          <w:ffData>
            <w:name w:val=""/>
            <w:enabled/>
            <w:calcOnExit w:val="0"/>
            <w:textInput>
              <w:default w:val="[percent growth]"/>
            </w:textInput>
          </w:ffData>
        </w:fldChar>
      </w:r>
      <w:r w:rsidRPr="006B24F0">
        <w:rPr>
          <w:rFonts w:ascii="Calibri Light" w:hAnsi="Calibri Light"/>
        </w:rPr>
        <w:instrText xml:space="preserve"> FORMTEXT </w:instrText>
      </w:r>
      <w:r w:rsidRPr="006B24F0">
        <w:rPr>
          <w:rFonts w:ascii="Calibri Light" w:hAnsi="Calibri Light"/>
        </w:rPr>
      </w:r>
      <w:r w:rsidRPr="006B24F0">
        <w:rPr>
          <w:rFonts w:ascii="Calibri Light" w:hAnsi="Calibri Light"/>
        </w:rPr>
        <w:fldChar w:fldCharType="separate"/>
      </w:r>
      <w:r w:rsidRPr="006B24F0">
        <w:rPr>
          <w:rFonts w:ascii="Calibri Light" w:hAnsi="Calibri Light"/>
          <w:noProof/>
        </w:rPr>
        <w:t>[percent growth]</w:t>
      </w:r>
      <w:r w:rsidRPr="006B24F0">
        <w:rPr>
          <w:rFonts w:ascii="Calibri Light" w:hAnsi="Calibri Light"/>
        </w:rPr>
        <w:fldChar w:fldCharType="end"/>
      </w:r>
      <w:r w:rsidRPr="006B24F0">
        <w:rPr>
          <w:rFonts w:ascii="Calibri Light" w:hAnsi="Calibri Light"/>
        </w:rPr>
        <w:t xml:space="preserve">%, for another </w:t>
      </w:r>
      <w:r w:rsidRPr="006B24F0">
        <w:rPr>
          <w:rFonts w:ascii="Calibri Light" w:hAnsi="Calibri Light"/>
        </w:rPr>
        <w:fldChar w:fldCharType="begin">
          <w:ffData>
            <w:name w:val=""/>
            <w:enabled/>
            <w:calcOnExit w:val="0"/>
            <w:textInput>
              <w:default w:val="[number of records]"/>
            </w:textInput>
          </w:ffData>
        </w:fldChar>
      </w:r>
      <w:r w:rsidRPr="006B24F0">
        <w:rPr>
          <w:rFonts w:ascii="Calibri Light" w:hAnsi="Calibri Light"/>
        </w:rPr>
        <w:instrText xml:space="preserve"> FORMTEXT </w:instrText>
      </w:r>
      <w:r w:rsidRPr="006B24F0">
        <w:rPr>
          <w:rFonts w:ascii="Calibri Light" w:hAnsi="Calibri Light"/>
        </w:rPr>
      </w:r>
      <w:r w:rsidRPr="006B24F0">
        <w:rPr>
          <w:rFonts w:ascii="Calibri Light" w:hAnsi="Calibri Light"/>
        </w:rPr>
        <w:fldChar w:fldCharType="separate"/>
      </w:r>
      <w:r w:rsidRPr="006B24F0">
        <w:rPr>
          <w:rFonts w:ascii="Calibri Light" w:hAnsi="Calibri Light"/>
          <w:noProof/>
        </w:rPr>
        <w:t>[number of records]</w:t>
      </w:r>
      <w:r w:rsidRPr="006B24F0">
        <w:rPr>
          <w:rFonts w:ascii="Calibri Light" w:hAnsi="Calibri Light"/>
        </w:rPr>
        <w:fldChar w:fldCharType="end"/>
      </w:r>
      <w:r w:rsidRPr="006B24F0">
        <w:rPr>
          <w:rFonts w:ascii="Calibri Light" w:hAnsi="Calibri Light"/>
        </w:rPr>
        <w:t xml:space="preserve"> to be added to SAP per annum.</w:t>
      </w:r>
    </w:p>
    <w:p w14:paraId="369CD42E" w14:textId="3984C5EC" w:rsidR="00CB70EA" w:rsidRPr="006B24F0" w:rsidRDefault="00CB70EA" w:rsidP="000D561C">
      <w:pPr>
        <w:pStyle w:val="Heading3Text"/>
        <w:rPr>
          <w:rFonts w:ascii="Calibri Light" w:hAnsi="Calibri Light"/>
        </w:rPr>
      </w:pPr>
      <w:r>
        <w:rPr>
          <w:rFonts w:ascii="Calibri Light" w:hAnsi="Calibri Light"/>
        </w:rPr>
        <w:t>N/A</w:t>
      </w:r>
    </w:p>
    <w:p w14:paraId="2A9D7FD4" w14:textId="77777777" w:rsidR="00E0118B" w:rsidRPr="006B24F0" w:rsidRDefault="008E1E7A" w:rsidP="002B3AC0">
      <w:pPr>
        <w:pStyle w:val="Heading2"/>
        <w:numPr>
          <w:ilvl w:val="1"/>
          <w:numId w:val="12"/>
        </w:numPr>
      </w:pPr>
      <w:bookmarkStart w:id="57" w:name="_Toc517343017"/>
      <w:r>
        <w:t>Cloud for Customer (C4C)</w:t>
      </w:r>
      <w:r w:rsidR="00E0118B" w:rsidRPr="006B24F0">
        <w:t xml:space="preserve"> </w:t>
      </w:r>
      <w:bookmarkEnd w:id="46"/>
      <w:bookmarkEnd w:id="47"/>
      <w:r w:rsidR="00584616">
        <w:t>Integration</w:t>
      </w:r>
      <w:bookmarkEnd w:id="57"/>
    </w:p>
    <w:p w14:paraId="773DAFCB" w14:textId="77777777" w:rsidR="00E0118B" w:rsidRDefault="00E0118B" w:rsidP="00162320">
      <w:pPr>
        <w:pStyle w:val="Heading3"/>
        <w:keepNext/>
        <w:numPr>
          <w:ilvl w:val="2"/>
          <w:numId w:val="5"/>
        </w:numPr>
        <w:tabs>
          <w:tab w:val="left" w:pos="1440"/>
        </w:tabs>
        <w:spacing w:before="120" w:after="120"/>
        <w:ind w:left="1440" w:hanging="900"/>
        <w:rPr>
          <w:rFonts w:ascii="Calibri Light" w:hAnsi="Calibri Light"/>
        </w:rPr>
      </w:pPr>
      <w:bookmarkStart w:id="58" w:name="_Toc406588310"/>
      <w:bookmarkStart w:id="59" w:name="_Toc491613818"/>
      <w:bookmarkStart w:id="60" w:name="_Toc517343018"/>
      <w:r w:rsidRPr="006B24F0">
        <w:rPr>
          <w:rFonts w:ascii="Calibri Light" w:hAnsi="Calibri Light"/>
        </w:rPr>
        <w:t>Processes</w:t>
      </w:r>
      <w:bookmarkEnd w:id="58"/>
      <w:bookmarkEnd w:id="59"/>
      <w:bookmarkEnd w:id="60"/>
    </w:p>
    <w:p w14:paraId="3EC81996" w14:textId="7D85019F" w:rsidR="00267383" w:rsidRPr="00267383" w:rsidRDefault="00267383" w:rsidP="00267383">
      <w:pPr>
        <w:pStyle w:val="ListParagraph"/>
        <w:numPr>
          <w:ilvl w:val="0"/>
          <w:numId w:val="36"/>
        </w:numPr>
        <w:ind w:left="1800"/>
        <w:rPr>
          <w:rFonts w:ascii="Calibri Light" w:hAnsi="Calibri Light"/>
          <w:sz w:val="20"/>
          <w:szCs w:val="20"/>
        </w:rPr>
      </w:pPr>
      <w:r w:rsidRPr="00267383">
        <w:rPr>
          <w:rFonts w:ascii="Calibri Light" w:hAnsi="Calibri Light"/>
          <w:sz w:val="20"/>
          <w:szCs w:val="20"/>
        </w:rPr>
        <w:t>Manage Leads</w:t>
      </w:r>
    </w:p>
    <w:p w14:paraId="79D1B7CC" w14:textId="60E5685E" w:rsidR="00267383" w:rsidRPr="00267383" w:rsidRDefault="00267383" w:rsidP="00267383">
      <w:pPr>
        <w:pStyle w:val="ListParagraph"/>
        <w:numPr>
          <w:ilvl w:val="0"/>
          <w:numId w:val="36"/>
        </w:numPr>
        <w:ind w:left="1800"/>
        <w:rPr>
          <w:rFonts w:ascii="Calibri Light" w:hAnsi="Calibri Light"/>
          <w:sz w:val="20"/>
          <w:szCs w:val="20"/>
        </w:rPr>
      </w:pPr>
      <w:r w:rsidRPr="00267383">
        <w:rPr>
          <w:rFonts w:ascii="Calibri Light" w:hAnsi="Calibri Light"/>
          <w:sz w:val="20"/>
          <w:szCs w:val="20"/>
        </w:rPr>
        <w:t>Manage Opportunities</w:t>
      </w:r>
    </w:p>
    <w:p w14:paraId="28B24B43" w14:textId="5F56D2E3" w:rsidR="00267383" w:rsidRPr="00267383" w:rsidRDefault="00267383" w:rsidP="00267383">
      <w:pPr>
        <w:pStyle w:val="ListParagraph"/>
        <w:numPr>
          <w:ilvl w:val="0"/>
          <w:numId w:val="36"/>
        </w:numPr>
        <w:ind w:left="1800"/>
        <w:rPr>
          <w:rFonts w:ascii="Calibri Light" w:hAnsi="Calibri Light"/>
          <w:sz w:val="20"/>
          <w:szCs w:val="20"/>
        </w:rPr>
      </w:pPr>
      <w:r w:rsidRPr="00267383">
        <w:rPr>
          <w:rFonts w:ascii="Calibri Light" w:hAnsi="Calibri Light"/>
          <w:sz w:val="20"/>
          <w:szCs w:val="20"/>
        </w:rPr>
        <w:t>Manage Activities</w:t>
      </w:r>
    </w:p>
    <w:p w14:paraId="5AFE0D73" w14:textId="131700B3" w:rsidR="00267383" w:rsidRPr="00267383" w:rsidRDefault="00267383" w:rsidP="00267383">
      <w:pPr>
        <w:pStyle w:val="ListParagraph"/>
        <w:numPr>
          <w:ilvl w:val="0"/>
          <w:numId w:val="36"/>
        </w:numPr>
        <w:ind w:left="1800"/>
        <w:rPr>
          <w:rFonts w:ascii="Calibri Light" w:hAnsi="Calibri Light"/>
          <w:sz w:val="20"/>
          <w:szCs w:val="20"/>
        </w:rPr>
      </w:pPr>
      <w:r w:rsidRPr="00267383">
        <w:rPr>
          <w:rFonts w:ascii="Calibri Light" w:hAnsi="Calibri Light"/>
          <w:sz w:val="20"/>
          <w:szCs w:val="20"/>
        </w:rPr>
        <w:t>Manage Territories</w:t>
      </w:r>
    </w:p>
    <w:p w14:paraId="20E52DB3" w14:textId="4FE483B9" w:rsidR="00267383" w:rsidRPr="00267383" w:rsidRDefault="00267383" w:rsidP="00267383">
      <w:pPr>
        <w:pStyle w:val="ListParagraph"/>
        <w:numPr>
          <w:ilvl w:val="0"/>
          <w:numId w:val="36"/>
        </w:numPr>
        <w:ind w:left="1800"/>
        <w:rPr>
          <w:rFonts w:ascii="Calibri Light" w:hAnsi="Calibri Light"/>
          <w:sz w:val="20"/>
          <w:szCs w:val="20"/>
        </w:rPr>
      </w:pPr>
      <w:r w:rsidRPr="00267383">
        <w:rPr>
          <w:rFonts w:ascii="Calibri Light" w:hAnsi="Calibri Light"/>
          <w:sz w:val="20"/>
          <w:szCs w:val="20"/>
        </w:rPr>
        <w:t>Manage Service Tickets</w:t>
      </w:r>
    </w:p>
    <w:p w14:paraId="7482903E" w14:textId="0C9E2AF3" w:rsidR="00267383" w:rsidRPr="00267383" w:rsidRDefault="00267383" w:rsidP="00267383">
      <w:pPr>
        <w:pStyle w:val="ListParagraph"/>
        <w:numPr>
          <w:ilvl w:val="0"/>
          <w:numId w:val="36"/>
        </w:numPr>
        <w:ind w:left="1800"/>
        <w:rPr>
          <w:rFonts w:ascii="Calibri Light" w:hAnsi="Calibri Light"/>
          <w:sz w:val="20"/>
          <w:szCs w:val="20"/>
        </w:rPr>
      </w:pPr>
      <w:r w:rsidRPr="00267383">
        <w:rPr>
          <w:rFonts w:ascii="Calibri Light" w:hAnsi="Calibri Light"/>
          <w:sz w:val="20"/>
          <w:szCs w:val="20"/>
        </w:rPr>
        <w:t>Manage Work Tickets</w:t>
      </w:r>
    </w:p>
    <w:p w14:paraId="268BC140" w14:textId="77777777" w:rsidR="00E0118B" w:rsidRDefault="00337129" w:rsidP="00162320">
      <w:pPr>
        <w:pStyle w:val="Heading3"/>
        <w:keepNext/>
        <w:numPr>
          <w:ilvl w:val="2"/>
          <w:numId w:val="5"/>
        </w:numPr>
        <w:tabs>
          <w:tab w:val="left" w:pos="1440"/>
        </w:tabs>
        <w:spacing w:before="120" w:after="120"/>
        <w:ind w:left="1440" w:hanging="900"/>
        <w:rPr>
          <w:rFonts w:ascii="Calibri Light" w:hAnsi="Calibri Light"/>
        </w:rPr>
      </w:pPr>
      <w:bookmarkStart w:id="61" w:name="_Toc406588311"/>
      <w:bookmarkStart w:id="62" w:name="_Toc491613819"/>
      <w:bookmarkStart w:id="63" w:name="_Toc517343019"/>
      <w:r>
        <w:rPr>
          <w:rFonts w:ascii="Calibri Light" w:hAnsi="Calibri Light"/>
        </w:rPr>
        <w:t xml:space="preserve">C4C </w:t>
      </w:r>
      <w:r w:rsidR="00E0118B" w:rsidRPr="006B24F0">
        <w:rPr>
          <w:rFonts w:ascii="Calibri Light" w:hAnsi="Calibri Light"/>
        </w:rPr>
        <w:t>Views</w:t>
      </w:r>
      <w:bookmarkEnd w:id="61"/>
      <w:bookmarkEnd w:id="62"/>
      <w:bookmarkEnd w:id="63"/>
    </w:p>
    <w:p w14:paraId="47698EEC" w14:textId="770AE3C0" w:rsidR="00267383" w:rsidRDefault="00267383" w:rsidP="00267383">
      <w:pPr>
        <w:pStyle w:val="ListParagraph"/>
        <w:numPr>
          <w:ilvl w:val="0"/>
          <w:numId w:val="37"/>
        </w:numPr>
        <w:ind w:left="1800"/>
        <w:rPr>
          <w:rFonts w:ascii="Calibri Light" w:hAnsi="Calibri Light"/>
          <w:sz w:val="20"/>
          <w:szCs w:val="20"/>
        </w:rPr>
      </w:pPr>
      <w:r w:rsidRPr="00267383">
        <w:rPr>
          <w:rFonts w:ascii="Calibri Light" w:hAnsi="Calibri Light"/>
          <w:sz w:val="20"/>
          <w:szCs w:val="20"/>
        </w:rPr>
        <w:t xml:space="preserve">Sales </w:t>
      </w:r>
      <w:r w:rsidRPr="00267383">
        <w:rPr>
          <w:rFonts w:ascii="Calibri Light" w:hAnsi="Calibri Light"/>
          <w:sz w:val="20"/>
          <w:szCs w:val="20"/>
        </w:rPr>
        <w:sym w:font="Wingdings" w:char="F0E0"/>
      </w:r>
      <w:r>
        <w:rPr>
          <w:rFonts w:ascii="Calibri Light" w:hAnsi="Calibri Light"/>
          <w:sz w:val="20"/>
          <w:szCs w:val="20"/>
        </w:rPr>
        <w:t xml:space="preserve"> Leads</w:t>
      </w:r>
    </w:p>
    <w:p w14:paraId="64E70E6B" w14:textId="705E7555" w:rsidR="00267383" w:rsidRDefault="00267383" w:rsidP="00267383">
      <w:pPr>
        <w:pStyle w:val="ListParagraph"/>
        <w:numPr>
          <w:ilvl w:val="0"/>
          <w:numId w:val="37"/>
        </w:numPr>
        <w:ind w:left="1800"/>
        <w:rPr>
          <w:rFonts w:ascii="Calibri Light" w:hAnsi="Calibri Light"/>
          <w:sz w:val="20"/>
          <w:szCs w:val="20"/>
        </w:rPr>
      </w:pPr>
      <w:r>
        <w:rPr>
          <w:rFonts w:ascii="Calibri Light" w:hAnsi="Calibri Light"/>
          <w:sz w:val="20"/>
          <w:szCs w:val="20"/>
        </w:rPr>
        <w:t xml:space="preserve">Sales </w:t>
      </w:r>
      <w:r w:rsidRPr="00267383">
        <w:rPr>
          <w:rFonts w:ascii="Calibri Light" w:hAnsi="Calibri Light"/>
          <w:sz w:val="20"/>
          <w:szCs w:val="20"/>
        </w:rPr>
        <w:sym w:font="Wingdings" w:char="F0E0"/>
      </w:r>
      <w:r>
        <w:rPr>
          <w:rFonts w:ascii="Calibri Light" w:hAnsi="Calibri Light"/>
          <w:sz w:val="20"/>
          <w:szCs w:val="20"/>
        </w:rPr>
        <w:t xml:space="preserve"> Opportunities</w:t>
      </w:r>
    </w:p>
    <w:p w14:paraId="0437EBD1" w14:textId="31347E65" w:rsidR="00267383" w:rsidRDefault="00267383" w:rsidP="00267383">
      <w:pPr>
        <w:pStyle w:val="ListParagraph"/>
        <w:numPr>
          <w:ilvl w:val="0"/>
          <w:numId w:val="37"/>
        </w:numPr>
        <w:ind w:left="1800"/>
        <w:rPr>
          <w:rFonts w:ascii="Calibri Light" w:hAnsi="Calibri Light"/>
          <w:sz w:val="20"/>
          <w:szCs w:val="20"/>
        </w:rPr>
      </w:pPr>
      <w:r>
        <w:rPr>
          <w:rFonts w:ascii="Calibri Light" w:hAnsi="Calibri Light"/>
          <w:sz w:val="20"/>
          <w:szCs w:val="20"/>
        </w:rPr>
        <w:t xml:space="preserve">Sales </w:t>
      </w:r>
      <w:r w:rsidRPr="00267383">
        <w:rPr>
          <w:rFonts w:ascii="Calibri Light" w:hAnsi="Calibri Light"/>
          <w:sz w:val="20"/>
          <w:szCs w:val="20"/>
        </w:rPr>
        <w:sym w:font="Wingdings" w:char="F0E0"/>
      </w:r>
      <w:r>
        <w:rPr>
          <w:rFonts w:ascii="Calibri Light" w:hAnsi="Calibri Light"/>
          <w:sz w:val="20"/>
          <w:szCs w:val="20"/>
        </w:rPr>
        <w:t xml:space="preserve"> Activities</w:t>
      </w:r>
    </w:p>
    <w:p w14:paraId="479EC691" w14:textId="4C7CBFCB" w:rsidR="00267383" w:rsidRDefault="00267383" w:rsidP="00267383">
      <w:pPr>
        <w:pStyle w:val="ListParagraph"/>
        <w:numPr>
          <w:ilvl w:val="0"/>
          <w:numId w:val="37"/>
        </w:numPr>
        <w:ind w:left="1800"/>
        <w:rPr>
          <w:rFonts w:ascii="Calibri Light" w:hAnsi="Calibri Light"/>
          <w:sz w:val="20"/>
          <w:szCs w:val="20"/>
        </w:rPr>
      </w:pPr>
      <w:r>
        <w:rPr>
          <w:rFonts w:ascii="Calibri Light" w:hAnsi="Calibri Light"/>
          <w:sz w:val="20"/>
          <w:szCs w:val="20"/>
        </w:rPr>
        <w:t xml:space="preserve">Sales </w:t>
      </w:r>
      <w:r w:rsidRPr="00267383">
        <w:rPr>
          <w:rFonts w:ascii="Calibri Light" w:hAnsi="Calibri Light"/>
          <w:sz w:val="20"/>
          <w:szCs w:val="20"/>
        </w:rPr>
        <w:sym w:font="Wingdings" w:char="F0E0"/>
      </w:r>
      <w:r>
        <w:rPr>
          <w:rFonts w:ascii="Calibri Light" w:hAnsi="Calibri Light"/>
          <w:sz w:val="20"/>
          <w:szCs w:val="20"/>
        </w:rPr>
        <w:t xml:space="preserve"> Territories</w:t>
      </w:r>
    </w:p>
    <w:p w14:paraId="5919C3E3" w14:textId="01890D6E" w:rsidR="00267383" w:rsidRDefault="00267383" w:rsidP="00267383">
      <w:pPr>
        <w:pStyle w:val="ListParagraph"/>
        <w:numPr>
          <w:ilvl w:val="0"/>
          <w:numId w:val="37"/>
        </w:numPr>
        <w:ind w:left="1800"/>
        <w:rPr>
          <w:rFonts w:ascii="Calibri Light" w:hAnsi="Calibri Light"/>
          <w:sz w:val="20"/>
          <w:szCs w:val="20"/>
        </w:rPr>
      </w:pPr>
      <w:r>
        <w:rPr>
          <w:rFonts w:ascii="Calibri Light" w:hAnsi="Calibri Light"/>
          <w:sz w:val="20"/>
          <w:szCs w:val="20"/>
        </w:rPr>
        <w:t xml:space="preserve">Service </w:t>
      </w:r>
      <w:r w:rsidRPr="00267383">
        <w:rPr>
          <w:rFonts w:ascii="Calibri Light" w:hAnsi="Calibri Light"/>
          <w:sz w:val="20"/>
          <w:szCs w:val="20"/>
        </w:rPr>
        <w:sym w:font="Wingdings" w:char="F0E0"/>
      </w:r>
      <w:r>
        <w:rPr>
          <w:rFonts w:ascii="Calibri Light" w:hAnsi="Calibri Light"/>
          <w:sz w:val="20"/>
          <w:szCs w:val="20"/>
        </w:rPr>
        <w:t xml:space="preserve"> Service Tickets </w:t>
      </w:r>
    </w:p>
    <w:p w14:paraId="01D4EFDC" w14:textId="017486CA" w:rsidR="00267383" w:rsidRPr="00267383" w:rsidRDefault="00267383" w:rsidP="00267383">
      <w:pPr>
        <w:pStyle w:val="ListParagraph"/>
        <w:numPr>
          <w:ilvl w:val="0"/>
          <w:numId w:val="37"/>
        </w:numPr>
        <w:ind w:left="1800"/>
        <w:rPr>
          <w:rFonts w:ascii="Calibri Light" w:hAnsi="Calibri Light"/>
          <w:sz w:val="20"/>
          <w:szCs w:val="20"/>
        </w:rPr>
      </w:pPr>
      <w:r>
        <w:rPr>
          <w:rFonts w:ascii="Calibri Light" w:hAnsi="Calibri Light"/>
          <w:sz w:val="20"/>
          <w:szCs w:val="20"/>
        </w:rPr>
        <w:t xml:space="preserve">Service </w:t>
      </w:r>
      <w:r w:rsidRPr="00267383">
        <w:rPr>
          <w:rFonts w:ascii="Calibri Light" w:hAnsi="Calibri Light"/>
          <w:sz w:val="20"/>
          <w:szCs w:val="20"/>
        </w:rPr>
        <w:sym w:font="Wingdings" w:char="F0E0"/>
      </w:r>
      <w:r>
        <w:rPr>
          <w:rFonts w:ascii="Calibri Light" w:hAnsi="Calibri Light"/>
          <w:sz w:val="20"/>
          <w:szCs w:val="20"/>
        </w:rPr>
        <w:t xml:space="preserve"> Work Tickets</w:t>
      </w:r>
    </w:p>
    <w:p w14:paraId="347A5974" w14:textId="77777777" w:rsidR="00E0118B" w:rsidRPr="006B24F0" w:rsidRDefault="00E0118B" w:rsidP="00162320">
      <w:pPr>
        <w:pStyle w:val="Heading3"/>
        <w:keepNext/>
        <w:numPr>
          <w:ilvl w:val="2"/>
          <w:numId w:val="5"/>
        </w:numPr>
        <w:tabs>
          <w:tab w:val="left" w:pos="1440"/>
        </w:tabs>
        <w:spacing w:before="120" w:after="120"/>
        <w:ind w:left="1440" w:hanging="900"/>
        <w:rPr>
          <w:rFonts w:ascii="Calibri Light" w:hAnsi="Calibri Light"/>
        </w:rPr>
      </w:pPr>
      <w:bookmarkStart w:id="64" w:name="_Toc406588312"/>
      <w:bookmarkStart w:id="65" w:name="_Toc491613820"/>
      <w:bookmarkStart w:id="66" w:name="_Toc517343020"/>
      <w:r w:rsidRPr="006B24F0">
        <w:rPr>
          <w:rFonts w:ascii="Calibri Light" w:hAnsi="Calibri Light"/>
        </w:rPr>
        <w:t>Interaction Records</w:t>
      </w:r>
      <w:bookmarkEnd w:id="64"/>
      <w:bookmarkEnd w:id="65"/>
      <w:bookmarkEnd w:id="66"/>
    </w:p>
    <w:p w14:paraId="54C69480" w14:textId="77777777" w:rsidR="00173B47" w:rsidRPr="006B24F0" w:rsidRDefault="00E71F5E" w:rsidP="00B155CF">
      <w:pPr>
        <w:pStyle w:val="Heading3TextBulleted"/>
        <w:numPr>
          <w:ilvl w:val="0"/>
          <w:numId w:val="0"/>
        </w:numPr>
        <w:ind w:left="1440"/>
        <w:rPr>
          <w:rFonts w:ascii="Calibri Light" w:hAnsi="Calibri Light"/>
        </w:rPr>
      </w:pPr>
      <w:r>
        <w:rPr>
          <w:rFonts w:ascii="Calibri Light" w:hAnsi="Calibri Light"/>
        </w:rPr>
        <w:t>N/A</w:t>
      </w:r>
    </w:p>
    <w:p w14:paraId="613BD8C7" w14:textId="77777777" w:rsidR="00E0118B" w:rsidRPr="006B24F0" w:rsidRDefault="00E0118B" w:rsidP="002B3AC0">
      <w:pPr>
        <w:pStyle w:val="Heading2"/>
        <w:numPr>
          <w:ilvl w:val="1"/>
          <w:numId w:val="12"/>
        </w:numPr>
      </w:pPr>
      <w:bookmarkStart w:id="67" w:name="_Toc406588313"/>
      <w:bookmarkStart w:id="68" w:name="_Toc491613821"/>
      <w:bookmarkStart w:id="69" w:name="_Toc517343021"/>
      <w:r w:rsidRPr="006B24F0">
        <w:t>Exception Management Requirement</w:t>
      </w:r>
      <w:bookmarkEnd w:id="67"/>
      <w:bookmarkEnd w:id="68"/>
      <w:r w:rsidR="001D4212">
        <w:t>s</w:t>
      </w:r>
      <w:bookmarkEnd w:id="69"/>
    </w:p>
    <w:p w14:paraId="4FF821CF" w14:textId="77777777" w:rsidR="00FD04BB" w:rsidRDefault="00FD04BB" w:rsidP="00FD04BB">
      <w:pPr>
        <w:pStyle w:val="Heading2TextBulleted"/>
        <w:numPr>
          <w:ilvl w:val="0"/>
          <w:numId w:val="0"/>
        </w:numPr>
        <w:ind w:left="720"/>
        <w:rPr>
          <w:rFonts w:ascii="Calibri Light" w:hAnsi="Calibri Light" w:cs="Arial"/>
        </w:rPr>
      </w:pPr>
      <w:bookmarkStart w:id="70" w:name="_Toc406588314"/>
      <w:bookmarkStart w:id="71" w:name="_Toc491613822"/>
      <w:r>
        <w:rPr>
          <w:rFonts w:ascii="Calibri Light" w:hAnsi="Calibri Light" w:cs="Arial"/>
        </w:rPr>
        <w:t xml:space="preserve">This section outlines a high level description of each BPEM Case or other user workflow items (such as “Tickets” used by Front Office) used to route work requests between business areas.   The companion document for this section which outlines the detail of each case is documented in APSE on the </w:t>
      </w:r>
      <w:hyperlink r:id="rId34" w:history="1">
        <w:r w:rsidRPr="009B7EB3">
          <w:rPr>
            <w:rStyle w:val="Hyperlink"/>
            <w:rFonts w:ascii="Calibri Light" w:hAnsi="Calibri Light" w:cs="Arial"/>
          </w:rPr>
          <w:t>Exception Case Template General Document #8</w:t>
        </w:r>
      </w:hyperlink>
      <w:r>
        <w:rPr>
          <w:rFonts w:ascii="Calibri Light" w:hAnsi="Calibri Light" w:cs="Arial"/>
        </w:rPr>
        <w:t xml:space="preserve">.  </w:t>
      </w:r>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477"/>
        <w:gridCol w:w="1530"/>
        <w:gridCol w:w="1620"/>
        <w:gridCol w:w="2070"/>
      </w:tblGrid>
      <w:tr w:rsidR="00FD04BB" w:rsidRPr="006B24F0" w14:paraId="69E51A29" w14:textId="77777777" w:rsidTr="007C6087">
        <w:trPr>
          <w:cantSplit/>
          <w:trHeight w:val="432"/>
          <w:tblHeader/>
        </w:trPr>
        <w:tc>
          <w:tcPr>
            <w:tcW w:w="4477" w:type="dxa"/>
            <w:tcBorders>
              <w:top w:val="threeDEmboss" w:sz="6" w:space="0" w:color="auto"/>
              <w:bottom w:val="threeDEmboss" w:sz="6" w:space="0" w:color="auto"/>
            </w:tcBorders>
            <w:shd w:val="clear" w:color="auto" w:fill="F9FBAF"/>
            <w:vAlign w:val="center"/>
          </w:tcPr>
          <w:p w14:paraId="7D35E207" w14:textId="77777777" w:rsidR="00FD04BB" w:rsidRPr="006B24F0" w:rsidRDefault="00FD04BB" w:rsidP="007C6087">
            <w:pPr>
              <w:pStyle w:val="TableHeader-Left"/>
              <w:rPr>
                <w:rFonts w:ascii="Calibri Light" w:hAnsi="Calibri Light" w:cs="Arial"/>
              </w:rPr>
            </w:pPr>
            <w:r w:rsidRPr="00590CD1">
              <w:rPr>
                <w:rFonts w:ascii="Calibri Light" w:hAnsi="Calibri Light" w:cs="Arial"/>
              </w:rPr>
              <w:t>User Exception Scenario / Description</w:t>
            </w:r>
          </w:p>
        </w:tc>
        <w:tc>
          <w:tcPr>
            <w:tcW w:w="1530" w:type="dxa"/>
            <w:tcBorders>
              <w:top w:val="threeDEmboss" w:sz="6" w:space="0" w:color="auto"/>
              <w:bottom w:val="threeDEmboss" w:sz="6" w:space="0" w:color="auto"/>
            </w:tcBorders>
            <w:shd w:val="clear" w:color="auto" w:fill="F9FBAF"/>
            <w:vAlign w:val="center"/>
          </w:tcPr>
          <w:p w14:paraId="172D32F6" w14:textId="77777777" w:rsidR="00FD04BB" w:rsidRPr="006B24F0" w:rsidRDefault="00FD04BB" w:rsidP="007C6087">
            <w:pPr>
              <w:pStyle w:val="TableHeader-Left"/>
              <w:rPr>
                <w:rFonts w:ascii="Calibri Light" w:hAnsi="Calibri Light" w:cs="Arial"/>
              </w:rPr>
            </w:pPr>
            <w:r>
              <w:rPr>
                <w:rFonts w:ascii="Calibri Light" w:hAnsi="Calibri Light" w:cs="Arial"/>
              </w:rPr>
              <w:t>User Group</w:t>
            </w:r>
          </w:p>
        </w:tc>
        <w:tc>
          <w:tcPr>
            <w:tcW w:w="1620" w:type="dxa"/>
            <w:tcBorders>
              <w:top w:val="threeDEmboss" w:sz="6" w:space="0" w:color="auto"/>
              <w:bottom w:val="threeDEmboss" w:sz="6" w:space="0" w:color="auto"/>
            </w:tcBorders>
            <w:shd w:val="clear" w:color="auto" w:fill="F9FBAF"/>
            <w:vAlign w:val="center"/>
          </w:tcPr>
          <w:p w14:paraId="3C08CA21" w14:textId="77777777" w:rsidR="00FD04BB" w:rsidRDefault="00FD04BB" w:rsidP="007C6087">
            <w:pPr>
              <w:pStyle w:val="TableHeader-Left"/>
              <w:jc w:val="center"/>
              <w:rPr>
                <w:rFonts w:ascii="Calibri Light" w:hAnsi="Calibri Light" w:cs="Arial"/>
              </w:rPr>
            </w:pPr>
            <w:r>
              <w:rPr>
                <w:rFonts w:ascii="Calibri Light" w:hAnsi="Calibri Light" w:cs="Arial"/>
              </w:rPr>
              <w:t>Initiated by</w:t>
            </w:r>
          </w:p>
        </w:tc>
        <w:tc>
          <w:tcPr>
            <w:tcW w:w="2070" w:type="dxa"/>
            <w:tcBorders>
              <w:top w:val="threeDEmboss" w:sz="6" w:space="0" w:color="auto"/>
              <w:bottom w:val="threeDEmboss" w:sz="6" w:space="0" w:color="auto"/>
            </w:tcBorders>
            <w:shd w:val="clear" w:color="auto" w:fill="F9FBAF"/>
            <w:vAlign w:val="center"/>
          </w:tcPr>
          <w:p w14:paraId="383F27C2" w14:textId="77777777" w:rsidR="00FD04BB" w:rsidRPr="006B24F0" w:rsidRDefault="00FD04BB" w:rsidP="007C6087">
            <w:pPr>
              <w:pStyle w:val="TableHeader-Left"/>
              <w:rPr>
                <w:rFonts w:ascii="Calibri Light" w:hAnsi="Calibri Light" w:cs="Arial"/>
              </w:rPr>
            </w:pPr>
            <w:r>
              <w:rPr>
                <w:rFonts w:ascii="Calibri Light" w:hAnsi="Calibri Light" w:cs="Arial"/>
              </w:rPr>
              <w:t>Work Distribution</w:t>
            </w:r>
          </w:p>
        </w:tc>
      </w:tr>
      <w:tr w:rsidR="00FD04BB" w:rsidRPr="006B24F0" w14:paraId="4CD3B52E" w14:textId="77777777" w:rsidTr="00446D21">
        <w:trPr>
          <w:cantSplit/>
          <w:trHeight w:val="432"/>
        </w:trPr>
        <w:tc>
          <w:tcPr>
            <w:tcW w:w="4477" w:type="dxa"/>
            <w:tcBorders>
              <w:top w:val="threeDEmboss" w:sz="6" w:space="0" w:color="auto"/>
            </w:tcBorders>
            <w:vAlign w:val="center"/>
          </w:tcPr>
          <w:p w14:paraId="15298B30" w14:textId="6C1F7374" w:rsidR="00FD04BB" w:rsidRPr="006B24F0" w:rsidRDefault="00446D21" w:rsidP="007C6087">
            <w:pPr>
              <w:pStyle w:val="TableField-Left"/>
              <w:rPr>
                <w:rFonts w:ascii="Calibri Light" w:hAnsi="Calibri Light" w:cs="Arial"/>
              </w:rPr>
            </w:pPr>
            <w:r>
              <w:rPr>
                <w:rFonts w:ascii="Calibri Light" w:hAnsi="Calibri Light" w:cs="Arial"/>
              </w:rPr>
              <w:t>Request Rate Change (i.e.: EDR)</w:t>
            </w:r>
          </w:p>
        </w:tc>
        <w:tc>
          <w:tcPr>
            <w:tcW w:w="1530" w:type="dxa"/>
            <w:tcBorders>
              <w:top w:val="threeDEmboss" w:sz="6" w:space="0" w:color="auto"/>
            </w:tcBorders>
            <w:vAlign w:val="center"/>
          </w:tcPr>
          <w:p w14:paraId="75CD6050" w14:textId="2682DF86" w:rsidR="00FD04BB" w:rsidRPr="006B24F0" w:rsidRDefault="00446D21" w:rsidP="007C6087">
            <w:pPr>
              <w:pStyle w:val="TableField-Left"/>
              <w:rPr>
                <w:rFonts w:ascii="Calibri Light" w:hAnsi="Calibri Light" w:cs="Arial"/>
              </w:rPr>
            </w:pPr>
            <w:r>
              <w:rPr>
                <w:rFonts w:ascii="Calibri Light" w:hAnsi="Calibri Light" w:cs="Arial"/>
              </w:rPr>
              <w:t>RSO – Billing</w:t>
            </w:r>
          </w:p>
        </w:tc>
        <w:tc>
          <w:tcPr>
            <w:tcW w:w="1620" w:type="dxa"/>
            <w:tcBorders>
              <w:top w:val="threeDEmboss" w:sz="6" w:space="0" w:color="auto"/>
            </w:tcBorders>
            <w:vAlign w:val="center"/>
          </w:tcPr>
          <w:p w14:paraId="62F4DFE3" w14:textId="77FF4440" w:rsidR="00FD04BB" w:rsidRDefault="0002326D" w:rsidP="007C6087">
            <w:pPr>
              <w:pStyle w:val="TableField-Left"/>
              <w:rPr>
                <w:rFonts w:ascii="Calibri Light" w:hAnsi="Calibri Light" w:cs="Arial"/>
              </w:rPr>
            </w:pPr>
            <w:r>
              <w:rPr>
                <w:rFonts w:ascii="Calibri Light" w:hAnsi="Calibri Light" w:cs="Arial"/>
              </w:rPr>
              <w:t>Economic Development Services</w:t>
            </w:r>
          </w:p>
        </w:tc>
        <w:tc>
          <w:tcPr>
            <w:tcW w:w="2070" w:type="dxa"/>
            <w:tcBorders>
              <w:top w:val="threeDEmboss" w:sz="6" w:space="0" w:color="auto"/>
            </w:tcBorders>
            <w:vAlign w:val="center"/>
          </w:tcPr>
          <w:p w14:paraId="673DE6FF" w14:textId="2F4F9FA4" w:rsidR="00FD04BB" w:rsidRPr="006B24F0" w:rsidRDefault="00FD04BB" w:rsidP="007C6087">
            <w:pPr>
              <w:pStyle w:val="TableField-Left"/>
              <w:rPr>
                <w:rFonts w:ascii="Calibri Light" w:hAnsi="Calibri Light" w:cs="Arial"/>
              </w:rPr>
            </w:pPr>
          </w:p>
        </w:tc>
      </w:tr>
    </w:tbl>
    <w:p w14:paraId="4BFF339E" w14:textId="77777777" w:rsidR="00FD04BB" w:rsidRPr="006B24F0" w:rsidRDefault="00FD04BB" w:rsidP="00FD04BB">
      <w:pPr>
        <w:rPr>
          <w:rFonts w:ascii="Calibri Light" w:hAnsi="Calibri Light" w:cs="Arial"/>
        </w:rPr>
      </w:pPr>
    </w:p>
    <w:p w14:paraId="049909C4" w14:textId="77777777" w:rsidR="00E0118B" w:rsidRPr="006B24F0" w:rsidRDefault="00E0118B" w:rsidP="002B3AC0">
      <w:pPr>
        <w:pStyle w:val="Heading2"/>
        <w:numPr>
          <w:ilvl w:val="1"/>
          <w:numId w:val="12"/>
        </w:numPr>
      </w:pPr>
      <w:bookmarkStart w:id="72" w:name="_Toc517343022"/>
      <w:r w:rsidRPr="006B24F0">
        <w:t>Process Risks and Mitigation</w:t>
      </w:r>
      <w:bookmarkEnd w:id="70"/>
      <w:bookmarkEnd w:id="71"/>
      <w:bookmarkEnd w:id="72"/>
    </w:p>
    <w:p w14:paraId="7E186204" w14:textId="05D9D48F" w:rsidR="00173B47" w:rsidRPr="006B24F0" w:rsidRDefault="00094469" w:rsidP="00094469">
      <w:pPr>
        <w:pStyle w:val="Heading2TextBulleted"/>
        <w:numPr>
          <w:ilvl w:val="0"/>
          <w:numId w:val="0"/>
        </w:numPr>
        <w:rPr>
          <w:rFonts w:ascii="Calibri Light" w:hAnsi="Calibri Light"/>
        </w:rPr>
      </w:pPr>
      <w:r w:rsidRPr="006B24F0">
        <w:rPr>
          <w:rFonts w:ascii="Calibri Light" w:hAnsi="Calibri Light"/>
        </w:rPr>
        <w:t xml:space="preserve">            </w:t>
      </w:r>
      <w:r w:rsidR="00F97D94">
        <w:rPr>
          <w:rFonts w:ascii="Calibri Light" w:hAnsi="Calibri Light"/>
        </w:rPr>
        <w:t>N/A</w:t>
      </w:r>
    </w:p>
    <w:p w14:paraId="08752E0A" w14:textId="77777777" w:rsidR="00E0118B" w:rsidRPr="006B24F0" w:rsidRDefault="00E0118B" w:rsidP="002B3AC0">
      <w:pPr>
        <w:pStyle w:val="Heading2"/>
        <w:numPr>
          <w:ilvl w:val="1"/>
          <w:numId w:val="12"/>
        </w:numPr>
      </w:pPr>
      <w:bookmarkStart w:id="73" w:name="_Toc406588315"/>
      <w:bookmarkStart w:id="74" w:name="_Toc491613823"/>
      <w:bookmarkStart w:id="75" w:name="_Toc517343023"/>
      <w:r w:rsidRPr="006B24F0">
        <w:lastRenderedPageBreak/>
        <w:t>Key Performance Indicators</w:t>
      </w:r>
      <w:bookmarkEnd w:id="73"/>
      <w:bookmarkEnd w:id="74"/>
      <w:bookmarkEnd w:id="75"/>
    </w:p>
    <w:p w14:paraId="1273EF68" w14:textId="77777777" w:rsidR="00E0118B" w:rsidRPr="006B24F0" w:rsidRDefault="00E0118B" w:rsidP="00E0118B">
      <w:pPr>
        <w:pStyle w:val="Heading2Text"/>
        <w:rPr>
          <w:rFonts w:ascii="Calibri Light" w:hAnsi="Calibri Light" w:cs="Arial"/>
        </w:rPr>
      </w:pPr>
      <w:r w:rsidRPr="006B24F0">
        <w:rPr>
          <w:rFonts w:ascii="Calibri Light" w:hAnsi="Calibri Light" w:cs="Arial"/>
        </w:rPr>
        <w:t xml:space="preserve">The following have been identified as KPI’s at </w:t>
      </w:r>
      <w:r w:rsidR="004B7224" w:rsidRPr="006B24F0">
        <w:rPr>
          <w:rFonts w:ascii="Calibri Light" w:hAnsi="Calibri Light" w:cs="Arial"/>
        </w:rPr>
        <w:t>Southern California Edison</w:t>
      </w:r>
      <w:r w:rsidRPr="006B24F0">
        <w:rPr>
          <w:rFonts w:ascii="Calibri Light" w:hAnsi="Calibri Light" w:cs="Arial"/>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6B24F0" w14:paraId="60714811" w14:textId="77777777" w:rsidTr="00D75481">
        <w:trPr>
          <w:cantSplit/>
          <w:trHeight w:val="432"/>
          <w:tblHeader/>
        </w:trPr>
        <w:tc>
          <w:tcPr>
            <w:tcW w:w="1818" w:type="dxa"/>
            <w:tcBorders>
              <w:top w:val="threeDEmboss" w:sz="6" w:space="0" w:color="auto"/>
              <w:bottom w:val="threeDEmboss" w:sz="6" w:space="0" w:color="auto"/>
            </w:tcBorders>
            <w:shd w:val="clear" w:color="auto" w:fill="F9FBAF"/>
            <w:vAlign w:val="center"/>
          </w:tcPr>
          <w:p w14:paraId="04B41DFC"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Measured KPI</w:t>
            </w:r>
          </w:p>
        </w:tc>
        <w:tc>
          <w:tcPr>
            <w:tcW w:w="3211" w:type="dxa"/>
            <w:tcBorders>
              <w:top w:val="threeDEmboss" w:sz="6" w:space="0" w:color="auto"/>
              <w:bottom w:val="threeDEmboss" w:sz="6" w:space="0" w:color="auto"/>
            </w:tcBorders>
            <w:shd w:val="clear" w:color="auto" w:fill="F9FBAF"/>
            <w:vAlign w:val="center"/>
          </w:tcPr>
          <w:p w14:paraId="0CEEFEAD"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Description</w:t>
            </w:r>
          </w:p>
        </w:tc>
        <w:tc>
          <w:tcPr>
            <w:tcW w:w="2556" w:type="dxa"/>
            <w:tcBorders>
              <w:top w:val="threeDEmboss" w:sz="6" w:space="0" w:color="auto"/>
              <w:bottom w:val="threeDEmboss" w:sz="6" w:space="0" w:color="auto"/>
            </w:tcBorders>
            <w:shd w:val="clear" w:color="auto" w:fill="F9FBAF"/>
            <w:vAlign w:val="center"/>
          </w:tcPr>
          <w:p w14:paraId="47ACFA2E"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Measurement Method</w:t>
            </w:r>
          </w:p>
        </w:tc>
        <w:tc>
          <w:tcPr>
            <w:tcW w:w="1991" w:type="dxa"/>
            <w:tcBorders>
              <w:top w:val="threeDEmboss" w:sz="6" w:space="0" w:color="auto"/>
              <w:bottom w:val="threeDEmboss" w:sz="6" w:space="0" w:color="auto"/>
            </w:tcBorders>
            <w:shd w:val="clear" w:color="auto" w:fill="F9FBAF"/>
            <w:vAlign w:val="center"/>
          </w:tcPr>
          <w:p w14:paraId="52068D8D"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Current Statistic</w:t>
            </w:r>
          </w:p>
        </w:tc>
      </w:tr>
      <w:tr w:rsidR="00D75481" w:rsidRPr="006B24F0" w14:paraId="3DECAFD6" w14:textId="77777777" w:rsidTr="00C576EE">
        <w:trPr>
          <w:cantSplit/>
          <w:trHeight w:val="432"/>
        </w:trPr>
        <w:tc>
          <w:tcPr>
            <w:tcW w:w="1818" w:type="dxa"/>
            <w:tcBorders>
              <w:top w:val="threeDEmboss" w:sz="6" w:space="0" w:color="auto"/>
            </w:tcBorders>
            <w:vAlign w:val="center"/>
          </w:tcPr>
          <w:p w14:paraId="74E698F4" w14:textId="67E95D68" w:rsidR="00D75481" w:rsidRPr="006B24F0" w:rsidRDefault="00C576EE" w:rsidP="0035091A">
            <w:pPr>
              <w:pStyle w:val="TableField-Left"/>
              <w:rPr>
                <w:rFonts w:ascii="Calibri Light" w:hAnsi="Calibri Light" w:cs="Arial"/>
              </w:rPr>
            </w:pPr>
            <w:r>
              <w:rPr>
                <w:rFonts w:ascii="Calibri Light" w:hAnsi="Calibri Light" w:cs="Arial"/>
              </w:rPr>
              <w:t>N/A</w:t>
            </w:r>
          </w:p>
        </w:tc>
        <w:tc>
          <w:tcPr>
            <w:tcW w:w="3211" w:type="dxa"/>
            <w:tcBorders>
              <w:top w:val="threeDEmboss" w:sz="6" w:space="0" w:color="auto"/>
            </w:tcBorders>
            <w:vAlign w:val="center"/>
          </w:tcPr>
          <w:p w14:paraId="4D86AE3E" w14:textId="7EB14E32" w:rsidR="00D75481" w:rsidRPr="006B24F0" w:rsidRDefault="00C576EE" w:rsidP="0035091A">
            <w:pPr>
              <w:pStyle w:val="TableField-Left"/>
              <w:rPr>
                <w:rFonts w:ascii="Calibri Light" w:hAnsi="Calibri Light" w:cs="Arial"/>
              </w:rPr>
            </w:pPr>
            <w:r>
              <w:rPr>
                <w:rFonts w:ascii="Calibri Light" w:hAnsi="Calibri Light" w:cs="Arial"/>
              </w:rPr>
              <w:t>N/A</w:t>
            </w:r>
          </w:p>
        </w:tc>
        <w:tc>
          <w:tcPr>
            <w:tcW w:w="2556" w:type="dxa"/>
            <w:tcBorders>
              <w:top w:val="threeDEmboss" w:sz="6" w:space="0" w:color="auto"/>
            </w:tcBorders>
            <w:vAlign w:val="center"/>
          </w:tcPr>
          <w:p w14:paraId="42D7660D" w14:textId="7311D82F" w:rsidR="00D75481" w:rsidRPr="006B24F0" w:rsidRDefault="00C576EE" w:rsidP="0035091A">
            <w:pPr>
              <w:pStyle w:val="TableField-Left"/>
              <w:rPr>
                <w:rFonts w:ascii="Calibri Light" w:hAnsi="Calibri Light" w:cs="Arial"/>
              </w:rPr>
            </w:pPr>
            <w:r>
              <w:rPr>
                <w:rFonts w:ascii="Calibri Light" w:hAnsi="Calibri Light" w:cs="Arial"/>
              </w:rPr>
              <w:t>N/A</w:t>
            </w:r>
          </w:p>
        </w:tc>
        <w:tc>
          <w:tcPr>
            <w:tcW w:w="1991" w:type="dxa"/>
            <w:tcBorders>
              <w:top w:val="threeDEmboss" w:sz="6" w:space="0" w:color="auto"/>
            </w:tcBorders>
            <w:vAlign w:val="center"/>
          </w:tcPr>
          <w:p w14:paraId="5C72DF48" w14:textId="0E9F8561" w:rsidR="00D75481" w:rsidRPr="006B24F0" w:rsidRDefault="00C576EE" w:rsidP="0035091A">
            <w:pPr>
              <w:pStyle w:val="TableField-Left"/>
              <w:rPr>
                <w:rFonts w:ascii="Calibri Light" w:hAnsi="Calibri Light" w:cs="Arial"/>
              </w:rPr>
            </w:pPr>
            <w:r>
              <w:rPr>
                <w:rFonts w:ascii="Calibri Light" w:hAnsi="Calibri Light" w:cs="Arial"/>
              </w:rPr>
              <w:t>N/A</w:t>
            </w:r>
          </w:p>
        </w:tc>
      </w:tr>
    </w:tbl>
    <w:p w14:paraId="3E12EEA5" w14:textId="77777777" w:rsidR="00E0118B" w:rsidRPr="006B24F0" w:rsidRDefault="00E0118B" w:rsidP="00E0118B">
      <w:pPr>
        <w:rPr>
          <w:rFonts w:ascii="Calibri Light" w:hAnsi="Calibri Light" w:cs="Arial"/>
        </w:rPr>
      </w:pPr>
    </w:p>
    <w:p w14:paraId="775A02BC" w14:textId="77777777" w:rsidR="00D75481" w:rsidRPr="006B24F0" w:rsidRDefault="00CA70BF" w:rsidP="00162320">
      <w:pPr>
        <w:pStyle w:val="Heading3"/>
        <w:keepNext/>
        <w:numPr>
          <w:ilvl w:val="2"/>
          <w:numId w:val="5"/>
        </w:numPr>
        <w:tabs>
          <w:tab w:val="left" w:pos="1440"/>
        </w:tabs>
        <w:spacing w:before="120" w:after="120"/>
        <w:rPr>
          <w:rFonts w:ascii="Calibri Light" w:hAnsi="Calibri Light"/>
        </w:rPr>
      </w:pPr>
      <w:bookmarkStart w:id="76" w:name="_Toc491613824"/>
      <w:bookmarkStart w:id="77" w:name="_Toc517343024"/>
      <w:r w:rsidRPr="006B24F0">
        <w:rPr>
          <w:rFonts w:ascii="Calibri Light" w:hAnsi="Calibri Light"/>
        </w:rPr>
        <w:t>Key Metric Definition</w:t>
      </w:r>
      <w:bookmarkEnd w:id="76"/>
      <w:bookmarkEnd w:id="77"/>
    </w:p>
    <w:p w14:paraId="5327DB7C" w14:textId="77777777" w:rsidR="00D75481" w:rsidRPr="006B24F0" w:rsidRDefault="00D75481" w:rsidP="00D75481">
      <w:pPr>
        <w:pStyle w:val="Heading2Text"/>
        <w:rPr>
          <w:rFonts w:ascii="Calibri Light" w:hAnsi="Calibri Light" w:cs="Arial"/>
        </w:rPr>
      </w:pPr>
      <w:r w:rsidRPr="006B24F0">
        <w:rPr>
          <w:rFonts w:ascii="Calibri Light" w:hAnsi="Calibri Light" w:cs="Arial"/>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6B24F0" w14:paraId="3ED9EE42" w14:textId="77777777" w:rsidTr="00613D1D">
        <w:trPr>
          <w:cantSplit/>
          <w:trHeight w:val="432"/>
          <w:tblHeader/>
        </w:trPr>
        <w:tc>
          <w:tcPr>
            <w:tcW w:w="1818" w:type="dxa"/>
            <w:tcBorders>
              <w:top w:val="threeDEmboss" w:sz="6" w:space="0" w:color="auto"/>
              <w:bottom w:val="threeDEmboss" w:sz="6" w:space="0" w:color="auto"/>
            </w:tcBorders>
            <w:shd w:val="clear" w:color="auto" w:fill="F9FBAF"/>
            <w:vAlign w:val="center"/>
          </w:tcPr>
          <w:p w14:paraId="3B1C012F"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Key Metric</w:t>
            </w:r>
          </w:p>
        </w:tc>
        <w:tc>
          <w:tcPr>
            <w:tcW w:w="3211" w:type="dxa"/>
            <w:tcBorders>
              <w:top w:val="threeDEmboss" w:sz="6" w:space="0" w:color="auto"/>
              <w:bottom w:val="threeDEmboss" w:sz="6" w:space="0" w:color="auto"/>
            </w:tcBorders>
            <w:shd w:val="clear" w:color="auto" w:fill="F9FBAF"/>
            <w:vAlign w:val="center"/>
          </w:tcPr>
          <w:p w14:paraId="3C663972"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Description</w:t>
            </w:r>
          </w:p>
        </w:tc>
        <w:tc>
          <w:tcPr>
            <w:tcW w:w="2556" w:type="dxa"/>
            <w:tcBorders>
              <w:top w:val="threeDEmboss" w:sz="6" w:space="0" w:color="auto"/>
              <w:bottom w:val="threeDEmboss" w:sz="6" w:space="0" w:color="auto"/>
            </w:tcBorders>
            <w:shd w:val="clear" w:color="auto" w:fill="F9FBAF"/>
            <w:vAlign w:val="center"/>
          </w:tcPr>
          <w:p w14:paraId="38B6AE4B"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Business Rule</w:t>
            </w:r>
          </w:p>
        </w:tc>
        <w:tc>
          <w:tcPr>
            <w:tcW w:w="1991" w:type="dxa"/>
            <w:tcBorders>
              <w:top w:val="threeDEmboss" w:sz="6" w:space="0" w:color="auto"/>
              <w:bottom w:val="threeDEmboss" w:sz="6" w:space="0" w:color="auto"/>
            </w:tcBorders>
            <w:shd w:val="clear" w:color="auto" w:fill="F9FBAF"/>
            <w:vAlign w:val="center"/>
          </w:tcPr>
          <w:p w14:paraId="534951F4"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Reference</w:t>
            </w:r>
          </w:p>
        </w:tc>
      </w:tr>
      <w:tr w:rsidR="00C576EE" w:rsidRPr="006B24F0" w14:paraId="3150396F" w14:textId="77777777" w:rsidTr="00C576EE">
        <w:trPr>
          <w:cantSplit/>
          <w:trHeight w:val="432"/>
        </w:trPr>
        <w:tc>
          <w:tcPr>
            <w:tcW w:w="1818" w:type="dxa"/>
            <w:tcBorders>
              <w:top w:val="threeDEmboss" w:sz="6" w:space="0" w:color="auto"/>
            </w:tcBorders>
            <w:vAlign w:val="center"/>
          </w:tcPr>
          <w:p w14:paraId="4996340A" w14:textId="08DB670E" w:rsidR="00C576EE" w:rsidRPr="006B24F0" w:rsidRDefault="00C576EE" w:rsidP="00C576EE">
            <w:pPr>
              <w:pStyle w:val="TableField-Left"/>
              <w:rPr>
                <w:rFonts w:ascii="Calibri Light" w:hAnsi="Calibri Light" w:cs="Arial"/>
              </w:rPr>
            </w:pPr>
            <w:r>
              <w:rPr>
                <w:rFonts w:ascii="Calibri Light" w:hAnsi="Calibri Light" w:cs="Arial"/>
              </w:rPr>
              <w:t>N/A</w:t>
            </w:r>
          </w:p>
        </w:tc>
        <w:tc>
          <w:tcPr>
            <w:tcW w:w="3211" w:type="dxa"/>
            <w:tcBorders>
              <w:top w:val="threeDEmboss" w:sz="6" w:space="0" w:color="auto"/>
            </w:tcBorders>
            <w:vAlign w:val="center"/>
          </w:tcPr>
          <w:p w14:paraId="22574A36" w14:textId="640D4738" w:rsidR="00C576EE" w:rsidRPr="006B24F0" w:rsidRDefault="00C576EE" w:rsidP="00C576EE">
            <w:pPr>
              <w:pStyle w:val="TableField-Left"/>
              <w:rPr>
                <w:rFonts w:ascii="Calibri Light" w:hAnsi="Calibri Light" w:cs="Arial"/>
              </w:rPr>
            </w:pPr>
            <w:r>
              <w:rPr>
                <w:rFonts w:ascii="Calibri Light" w:hAnsi="Calibri Light" w:cs="Arial"/>
              </w:rPr>
              <w:t>N/A</w:t>
            </w:r>
          </w:p>
        </w:tc>
        <w:tc>
          <w:tcPr>
            <w:tcW w:w="2556" w:type="dxa"/>
            <w:tcBorders>
              <w:top w:val="threeDEmboss" w:sz="6" w:space="0" w:color="auto"/>
            </w:tcBorders>
            <w:vAlign w:val="center"/>
          </w:tcPr>
          <w:p w14:paraId="09C6C6A6" w14:textId="6C7225F4" w:rsidR="00C576EE" w:rsidRPr="006B24F0" w:rsidRDefault="00C576EE" w:rsidP="00C576EE">
            <w:pPr>
              <w:pStyle w:val="TableField-Left"/>
              <w:rPr>
                <w:rFonts w:ascii="Calibri Light" w:hAnsi="Calibri Light" w:cs="Arial"/>
              </w:rPr>
            </w:pPr>
            <w:r>
              <w:rPr>
                <w:rFonts w:ascii="Calibri Light" w:hAnsi="Calibri Light" w:cs="Arial"/>
              </w:rPr>
              <w:t>N/A</w:t>
            </w:r>
          </w:p>
        </w:tc>
        <w:tc>
          <w:tcPr>
            <w:tcW w:w="1991" w:type="dxa"/>
            <w:tcBorders>
              <w:top w:val="threeDEmboss" w:sz="6" w:space="0" w:color="auto"/>
            </w:tcBorders>
            <w:vAlign w:val="center"/>
          </w:tcPr>
          <w:p w14:paraId="29BF774B" w14:textId="7226F015" w:rsidR="00C576EE" w:rsidRPr="006B24F0" w:rsidRDefault="00C576EE" w:rsidP="00C576EE">
            <w:pPr>
              <w:pStyle w:val="TableField-Left"/>
              <w:rPr>
                <w:rFonts w:ascii="Calibri Light" w:hAnsi="Calibri Light" w:cs="Arial"/>
              </w:rPr>
            </w:pPr>
            <w:r>
              <w:rPr>
                <w:rFonts w:ascii="Calibri Light" w:hAnsi="Calibri Light" w:cs="Arial"/>
              </w:rPr>
              <w:t>N/A</w:t>
            </w:r>
          </w:p>
        </w:tc>
      </w:tr>
    </w:tbl>
    <w:p w14:paraId="05C2B176" w14:textId="77777777" w:rsidR="00D75481" w:rsidRPr="006B24F0" w:rsidRDefault="00D75481" w:rsidP="00D75481">
      <w:pPr>
        <w:rPr>
          <w:rFonts w:ascii="Calibri Light" w:hAnsi="Calibri Light" w:cs="Arial"/>
        </w:rPr>
      </w:pPr>
    </w:p>
    <w:p w14:paraId="191EB8C9" w14:textId="77777777" w:rsidR="000E6897" w:rsidRPr="006B24F0" w:rsidRDefault="005A70D1" w:rsidP="002F58D0">
      <w:pPr>
        <w:pStyle w:val="Heading1"/>
        <w:rPr>
          <w:rFonts w:ascii="Calibri Light" w:hAnsi="Calibri Light"/>
        </w:rPr>
      </w:pPr>
      <w:bookmarkStart w:id="78" w:name="_Toc491613825"/>
      <w:bookmarkStart w:id="79" w:name="_Toc517343025"/>
      <w:r w:rsidRPr="006B24F0">
        <w:rPr>
          <w:rFonts w:ascii="Calibri Light" w:hAnsi="Calibri Light"/>
        </w:rPr>
        <w:lastRenderedPageBreak/>
        <w:t xml:space="preserve">Controls, </w:t>
      </w:r>
      <w:r w:rsidR="000E6897" w:rsidRPr="006B24F0">
        <w:rPr>
          <w:rFonts w:ascii="Calibri Light" w:hAnsi="Calibri Light"/>
        </w:rPr>
        <w:t>Regulatory Rules</w:t>
      </w:r>
      <w:bookmarkEnd w:id="78"/>
      <w:r w:rsidRPr="006B24F0">
        <w:rPr>
          <w:rFonts w:ascii="Calibri Light" w:hAnsi="Calibri Light"/>
        </w:rPr>
        <w:t>, and Security</w:t>
      </w:r>
      <w:bookmarkEnd w:id="79"/>
    </w:p>
    <w:tbl>
      <w:tblPr>
        <w:tblStyle w:val="TableGrid"/>
        <w:tblW w:w="9810" w:type="dxa"/>
        <w:tblInd w:w="-23" w:type="dxa"/>
        <w:tblBorders>
          <w:top w:val="threeDEmboss" w:sz="6" w:space="0" w:color="auto"/>
          <w:left w:val="threeDEmboss" w:sz="6" w:space="0" w:color="auto"/>
          <w:bottom w:val="threeDEmboss" w:sz="6" w:space="0" w:color="auto"/>
          <w:right w:val="threeDEmboss" w:sz="6" w:space="0" w:color="auto"/>
          <w:insideH w:val="none" w:sz="0" w:space="0" w:color="auto"/>
          <w:insideV w:val="none" w:sz="0" w:space="0" w:color="auto"/>
        </w:tblBorders>
        <w:tblLayout w:type="fixed"/>
        <w:tblLook w:val="04A0" w:firstRow="1" w:lastRow="0" w:firstColumn="1" w:lastColumn="0" w:noHBand="0" w:noVBand="1"/>
      </w:tblPr>
      <w:tblGrid>
        <w:gridCol w:w="1530"/>
        <w:gridCol w:w="3330"/>
        <w:gridCol w:w="2430"/>
        <w:gridCol w:w="2520"/>
      </w:tblGrid>
      <w:tr w:rsidR="00D60BBF" w:rsidRPr="006B24F0" w14:paraId="1A78330A" w14:textId="77777777" w:rsidTr="00E1453F">
        <w:trPr>
          <w:tblHeader/>
        </w:trPr>
        <w:tc>
          <w:tcPr>
            <w:tcW w:w="1530" w:type="dxa"/>
            <w:tcBorders>
              <w:top w:val="threeDEmboss" w:sz="6" w:space="0" w:color="auto"/>
              <w:bottom w:val="threeDEmboss" w:sz="6" w:space="0" w:color="auto"/>
              <w:right w:val="single" w:sz="4" w:space="0" w:color="auto"/>
            </w:tcBorders>
            <w:shd w:val="clear" w:color="auto" w:fill="FFFF99"/>
            <w:vAlign w:val="center"/>
          </w:tcPr>
          <w:p w14:paraId="732CD68B" w14:textId="77777777" w:rsidR="00D60BBF" w:rsidRPr="0034372A" w:rsidRDefault="00D60BBF" w:rsidP="008D60A4">
            <w:pPr>
              <w:rPr>
                <w:rFonts w:ascii="Calibri Light" w:hAnsi="Calibri Light" w:cs="Arial"/>
                <w:b/>
                <w:sz w:val="20"/>
                <w:szCs w:val="20"/>
              </w:rPr>
            </w:pPr>
            <w:r w:rsidRPr="0034372A">
              <w:rPr>
                <w:rFonts w:ascii="Calibri Light" w:hAnsi="Calibri Light" w:cs="Arial"/>
                <w:b/>
                <w:sz w:val="20"/>
                <w:szCs w:val="20"/>
              </w:rPr>
              <w:t>Requirement ID</w:t>
            </w:r>
          </w:p>
          <w:p w14:paraId="1A2F8CB5" w14:textId="77777777" w:rsidR="00D60BBF" w:rsidRPr="0034372A" w:rsidRDefault="00D60BBF" w:rsidP="008D60A4">
            <w:pPr>
              <w:rPr>
                <w:rFonts w:ascii="Calibri Light" w:hAnsi="Calibri Light" w:cs="Arial"/>
                <w:i/>
                <w:sz w:val="20"/>
                <w:szCs w:val="20"/>
              </w:rPr>
            </w:pPr>
            <w:r w:rsidRPr="0034372A">
              <w:rPr>
                <w:rFonts w:ascii="Calibri Light" w:hAnsi="Calibri Light" w:cs="Arial"/>
                <w:i/>
                <w:sz w:val="20"/>
                <w:szCs w:val="20"/>
              </w:rPr>
              <w:t>(from RTM)</w:t>
            </w:r>
          </w:p>
        </w:tc>
        <w:tc>
          <w:tcPr>
            <w:tcW w:w="3330" w:type="dxa"/>
            <w:tcBorders>
              <w:top w:val="threeDEmboss" w:sz="6" w:space="0" w:color="auto"/>
              <w:left w:val="single" w:sz="4" w:space="0" w:color="auto"/>
              <w:bottom w:val="threeDEmboss" w:sz="6" w:space="0" w:color="auto"/>
              <w:right w:val="single" w:sz="4" w:space="0" w:color="auto"/>
            </w:tcBorders>
            <w:shd w:val="clear" w:color="auto" w:fill="FFFF99"/>
            <w:vAlign w:val="center"/>
          </w:tcPr>
          <w:p w14:paraId="2D35B91F" w14:textId="77777777" w:rsidR="00D60BBF" w:rsidRPr="0034372A" w:rsidRDefault="00D60BBF" w:rsidP="008D60A4">
            <w:pPr>
              <w:rPr>
                <w:rFonts w:ascii="Calibri Light" w:hAnsi="Calibri Light" w:cs="Arial"/>
                <w:b/>
                <w:sz w:val="20"/>
                <w:szCs w:val="20"/>
              </w:rPr>
            </w:pPr>
            <w:r w:rsidRPr="0034372A">
              <w:rPr>
                <w:rFonts w:ascii="Calibri Light" w:hAnsi="Calibri Light" w:cs="Arial"/>
                <w:b/>
                <w:sz w:val="20"/>
                <w:szCs w:val="20"/>
              </w:rPr>
              <w:t>Requirement Description</w:t>
            </w:r>
          </w:p>
        </w:tc>
        <w:tc>
          <w:tcPr>
            <w:tcW w:w="2430" w:type="dxa"/>
            <w:tcBorders>
              <w:top w:val="threeDEmboss" w:sz="6" w:space="0" w:color="auto"/>
              <w:left w:val="single" w:sz="4" w:space="0" w:color="auto"/>
              <w:bottom w:val="threeDEmboss" w:sz="6" w:space="0" w:color="auto"/>
              <w:right w:val="single" w:sz="4" w:space="0" w:color="auto"/>
            </w:tcBorders>
            <w:shd w:val="clear" w:color="auto" w:fill="FFFF99"/>
            <w:vAlign w:val="center"/>
          </w:tcPr>
          <w:p w14:paraId="010BAB0A" w14:textId="77777777" w:rsidR="00D60BBF" w:rsidRPr="0034372A" w:rsidRDefault="00D60BBF" w:rsidP="008D60A4">
            <w:pPr>
              <w:rPr>
                <w:rFonts w:ascii="Calibri Light" w:hAnsi="Calibri Light" w:cs="Arial"/>
                <w:b/>
                <w:sz w:val="20"/>
                <w:szCs w:val="20"/>
              </w:rPr>
            </w:pPr>
            <w:r w:rsidRPr="0034372A">
              <w:rPr>
                <w:rFonts w:ascii="Calibri Light" w:hAnsi="Calibri Light" w:cs="Arial"/>
                <w:b/>
                <w:sz w:val="20"/>
                <w:szCs w:val="20"/>
              </w:rPr>
              <w:t xml:space="preserve">Requirement Type </w:t>
            </w:r>
            <w:r w:rsidRPr="0034372A">
              <w:rPr>
                <w:rFonts w:ascii="Calibri Light" w:hAnsi="Calibri Light" w:cs="Arial"/>
                <w:i/>
                <w:sz w:val="20"/>
                <w:szCs w:val="20"/>
              </w:rPr>
              <w:t>(Business Rule, Control Audit, Legal/Regulatory)</w:t>
            </w:r>
            <w:r w:rsidRPr="0034372A">
              <w:rPr>
                <w:rFonts w:ascii="Calibri Light" w:hAnsi="Calibri Light" w:cs="Arial"/>
                <w:b/>
                <w:sz w:val="20"/>
                <w:szCs w:val="20"/>
              </w:rPr>
              <w:t xml:space="preserve"> </w:t>
            </w:r>
          </w:p>
        </w:tc>
        <w:tc>
          <w:tcPr>
            <w:tcW w:w="2520" w:type="dxa"/>
            <w:tcBorders>
              <w:top w:val="threeDEmboss" w:sz="6" w:space="0" w:color="auto"/>
              <w:left w:val="single" w:sz="4" w:space="0" w:color="auto"/>
              <w:bottom w:val="threeDEmboss" w:sz="6" w:space="0" w:color="auto"/>
            </w:tcBorders>
            <w:shd w:val="clear" w:color="auto" w:fill="FFFF99"/>
            <w:vAlign w:val="center"/>
          </w:tcPr>
          <w:p w14:paraId="37AD4AC4" w14:textId="77777777" w:rsidR="000D39C7" w:rsidRPr="0034372A" w:rsidRDefault="00D60BBF" w:rsidP="008D60A4">
            <w:pPr>
              <w:rPr>
                <w:rFonts w:ascii="Calibri Light" w:hAnsi="Calibri Light" w:cs="Arial"/>
                <w:b/>
                <w:sz w:val="20"/>
                <w:szCs w:val="20"/>
              </w:rPr>
            </w:pPr>
            <w:r w:rsidRPr="0034372A">
              <w:rPr>
                <w:rFonts w:ascii="Calibri Light" w:hAnsi="Calibri Light" w:cs="Arial"/>
                <w:b/>
                <w:sz w:val="20"/>
                <w:szCs w:val="20"/>
              </w:rPr>
              <w:t xml:space="preserve">Additional Details </w:t>
            </w:r>
          </w:p>
          <w:p w14:paraId="0E1A1A86" w14:textId="77777777" w:rsidR="00D60BBF" w:rsidRPr="0034372A" w:rsidRDefault="00D60BBF" w:rsidP="008D60A4">
            <w:pPr>
              <w:rPr>
                <w:rFonts w:ascii="Calibri Light" w:hAnsi="Calibri Light" w:cs="Arial"/>
                <w:b/>
                <w:sz w:val="20"/>
                <w:szCs w:val="20"/>
              </w:rPr>
            </w:pPr>
            <w:r w:rsidRPr="0034372A">
              <w:rPr>
                <w:rFonts w:ascii="Calibri Light" w:hAnsi="Calibri Light" w:cs="Arial"/>
                <w:i/>
                <w:sz w:val="20"/>
                <w:szCs w:val="20"/>
              </w:rPr>
              <w:t xml:space="preserve">(e.g. SoX, </w:t>
            </w:r>
            <w:r w:rsidR="000E6897" w:rsidRPr="0034372A">
              <w:rPr>
                <w:rFonts w:ascii="Calibri Light" w:hAnsi="Calibri Light" w:cs="Arial"/>
                <w:i/>
                <w:sz w:val="20"/>
                <w:szCs w:val="20"/>
              </w:rPr>
              <w:t>COSO, CPUC, FERC, NERC)</w:t>
            </w:r>
          </w:p>
        </w:tc>
      </w:tr>
      <w:tr w:rsidR="00D60BBF" w:rsidRPr="006B24F0" w14:paraId="7A9C57EC" w14:textId="77777777" w:rsidTr="00E1453F">
        <w:trPr>
          <w:tblHeader/>
        </w:trPr>
        <w:tc>
          <w:tcPr>
            <w:tcW w:w="1530" w:type="dxa"/>
            <w:tcBorders>
              <w:top w:val="threeDEmboss" w:sz="6" w:space="0" w:color="auto"/>
              <w:bottom w:val="single" w:sz="4" w:space="0" w:color="auto"/>
              <w:right w:val="single" w:sz="4" w:space="0" w:color="auto"/>
            </w:tcBorders>
            <w:vAlign w:val="center"/>
          </w:tcPr>
          <w:p w14:paraId="104ACE7E" w14:textId="77777777" w:rsidR="00D60BBF" w:rsidRPr="0034372A" w:rsidRDefault="0063287B" w:rsidP="008D60A4">
            <w:pPr>
              <w:rPr>
                <w:rFonts w:ascii="Calibri Light" w:hAnsi="Calibri Light" w:cs="Arial"/>
                <w:sz w:val="20"/>
                <w:szCs w:val="20"/>
              </w:rPr>
            </w:pPr>
            <w:r>
              <w:rPr>
                <w:rFonts w:ascii="Calibri Light" w:hAnsi="Calibri Light" w:cs="Arial"/>
                <w:sz w:val="20"/>
                <w:szCs w:val="20"/>
              </w:rPr>
              <w:t>N/A</w:t>
            </w:r>
          </w:p>
        </w:tc>
        <w:tc>
          <w:tcPr>
            <w:tcW w:w="3330" w:type="dxa"/>
            <w:tcBorders>
              <w:top w:val="threeDEmboss" w:sz="6" w:space="0" w:color="auto"/>
              <w:left w:val="single" w:sz="4" w:space="0" w:color="auto"/>
              <w:bottom w:val="single" w:sz="4" w:space="0" w:color="auto"/>
              <w:right w:val="single" w:sz="4" w:space="0" w:color="auto"/>
            </w:tcBorders>
            <w:vAlign w:val="center"/>
          </w:tcPr>
          <w:p w14:paraId="20E072AB" w14:textId="77777777" w:rsidR="00D60BBF" w:rsidRPr="0034372A" w:rsidRDefault="0063287B" w:rsidP="008D60A4">
            <w:pPr>
              <w:rPr>
                <w:rFonts w:ascii="Calibri Light" w:hAnsi="Calibri Light" w:cs="Arial"/>
                <w:sz w:val="20"/>
                <w:szCs w:val="20"/>
              </w:rPr>
            </w:pPr>
            <w:r>
              <w:rPr>
                <w:rFonts w:ascii="Calibri Light" w:hAnsi="Calibri Light" w:cs="Arial"/>
                <w:sz w:val="20"/>
                <w:szCs w:val="20"/>
              </w:rPr>
              <w:t>N/A</w:t>
            </w:r>
          </w:p>
        </w:tc>
        <w:tc>
          <w:tcPr>
            <w:tcW w:w="2430" w:type="dxa"/>
            <w:tcBorders>
              <w:top w:val="threeDEmboss" w:sz="6" w:space="0" w:color="auto"/>
              <w:left w:val="single" w:sz="4" w:space="0" w:color="auto"/>
              <w:bottom w:val="single" w:sz="4" w:space="0" w:color="auto"/>
              <w:right w:val="single" w:sz="4" w:space="0" w:color="auto"/>
            </w:tcBorders>
            <w:vAlign w:val="center"/>
          </w:tcPr>
          <w:p w14:paraId="5D9BDB1E" w14:textId="77777777" w:rsidR="00D60BBF" w:rsidRPr="0034372A" w:rsidRDefault="0063287B" w:rsidP="008D60A4">
            <w:pPr>
              <w:rPr>
                <w:rFonts w:ascii="Calibri Light" w:hAnsi="Calibri Light" w:cs="Arial"/>
                <w:sz w:val="20"/>
                <w:szCs w:val="20"/>
              </w:rPr>
            </w:pPr>
            <w:r>
              <w:rPr>
                <w:rFonts w:ascii="Calibri Light" w:hAnsi="Calibri Light" w:cs="Arial"/>
                <w:sz w:val="20"/>
                <w:szCs w:val="20"/>
              </w:rPr>
              <w:t>N/A</w:t>
            </w:r>
          </w:p>
        </w:tc>
        <w:tc>
          <w:tcPr>
            <w:tcW w:w="2520" w:type="dxa"/>
            <w:tcBorders>
              <w:top w:val="threeDEmboss" w:sz="6" w:space="0" w:color="auto"/>
              <w:left w:val="single" w:sz="4" w:space="0" w:color="auto"/>
              <w:bottom w:val="single" w:sz="4" w:space="0" w:color="auto"/>
            </w:tcBorders>
            <w:vAlign w:val="center"/>
          </w:tcPr>
          <w:p w14:paraId="3F31F54D" w14:textId="77777777" w:rsidR="00D60BBF" w:rsidRPr="0034372A" w:rsidRDefault="0063287B" w:rsidP="008D60A4">
            <w:pPr>
              <w:rPr>
                <w:rFonts w:ascii="Calibri Light" w:hAnsi="Calibri Light" w:cs="Arial"/>
                <w:sz w:val="20"/>
                <w:szCs w:val="20"/>
              </w:rPr>
            </w:pPr>
            <w:r>
              <w:rPr>
                <w:rFonts w:ascii="Calibri Light" w:hAnsi="Calibri Light" w:cs="Arial"/>
                <w:sz w:val="20"/>
                <w:szCs w:val="20"/>
              </w:rPr>
              <w:t>N/A</w:t>
            </w:r>
          </w:p>
        </w:tc>
      </w:tr>
    </w:tbl>
    <w:p w14:paraId="326274BB" w14:textId="77777777" w:rsidR="001375DC" w:rsidRPr="006B24F0" w:rsidRDefault="001375DC" w:rsidP="001375DC">
      <w:pPr>
        <w:pStyle w:val="Heading2TextBulleted"/>
        <w:numPr>
          <w:ilvl w:val="0"/>
          <w:numId w:val="0"/>
        </w:numPr>
        <w:ind w:left="720" w:hanging="360"/>
        <w:rPr>
          <w:rFonts w:ascii="Calibri Light" w:hAnsi="Calibri Light" w:cs="Arial"/>
        </w:rPr>
      </w:pPr>
    </w:p>
    <w:p w14:paraId="0624F996" w14:textId="77777777" w:rsidR="00D96A12" w:rsidRPr="006B24F0" w:rsidRDefault="00D96A12" w:rsidP="002B3AC0">
      <w:pPr>
        <w:pStyle w:val="Heading2"/>
        <w:numPr>
          <w:ilvl w:val="1"/>
          <w:numId w:val="12"/>
        </w:numPr>
      </w:pPr>
      <w:bookmarkStart w:id="80" w:name="_Toc517343026"/>
      <w:r w:rsidRPr="006B24F0">
        <w:lastRenderedPageBreak/>
        <w:t>Security Considerations</w:t>
      </w:r>
      <w:bookmarkEnd w:id="80"/>
    </w:p>
    <w:tbl>
      <w:tblPr>
        <w:tblW w:w="9810"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260"/>
        <w:gridCol w:w="1710"/>
        <w:gridCol w:w="1980"/>
        <w:gridCol w:w="2340"/>
        <w:gridCol w:w="2520"/>
      </w:tblGrid>
      <w:tr w:rsidR="00D96A12" w:rsidRPr="006B24F0" w14:paraId="7EE96D85" w14:textId="77777777" w:rsidTr="0034372A">
        <w:trPr>
          <w:cantSplit/>
          <w:trHeight w:val="432"/>
          <w:tblHeader/>
        </w:trPr>
        <w:tc>
          <w:tcPr>
            <w:tcW w:w="1260" w:type="dxa"/>
            <w:tcBorders>
              <w:top w:val="threeDEmboss" w:sz="6" w:space="0" w:color="auto"/>
              <w:bottom w:val="threeDEmboss" w:sz="6" w:space="0" w:color="auto"/>
            </w:tcBorders>
            <w:shd w:val="clear" w:color="auto" w:fill="F9FBAF"/>
            <w:vAlign w:val="center"/>
          </w:tcPr>
          <w:p w14:paraId="1CA65009"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 xml:space="preserve">Role </w:t>
            </w:r>
          </w:p>
        </w:tc>
        <w:tc>
          <w:tcPr>
            <w:tcW w:w="1710" w:type="dxa"/>
            <w:tcBorders>
              <w:top w:val="threeDEmboss" w:sz="6" w:space="0" w:color="auto"/>
              <w:bottom w:val="threeDEmboss" w:sz="6" w:space="0" w:color="auto"/>
            </w:tcBorders>
            <w:shd w:val="clear" w:color="auto" w:fill="F9FBAF"/>
            <w:vAlign w:val="center"/>
          </w:tcPr>
          <w:p w14:paraId="335931BA" w14:textId="00C2EC25" w:rsidR="00D96A12" w:rsidRPr="006B24F0" w:rsidRDefault="00D96A12" w:rsidP="00086A87">
            <w:pPr>
              <w:pStyle w:val="TableHeader-Left"/>
              <w:rPr>
                <w:rFonts w:ascii="Calibri Light" w:hAnsi="Calibri Light" w:cs="Arial"/>
              </w:rPr>
            </w:pPr>
            <w:r w:rsidRPr="006B24F0">
              <w:rPr>
                <w:rFonts w:ascii="Calibri Light" w:hAnsi="Calibri Light" w:cs="Arial"/>
              </w:rPr>
              <w:t xml:space="preserve">Transaction Code (T-Code) </w:t>
            </w:r>
            <w:r w:rsidR="0028245E">
              <w:rPr>
                <w:rFonts w:ascii="Calibri Light" w:hAnsi="Calibri Light" w:cs="Arial"/>
              </w:rPr>
              <w:t>/ Work center -&gt; View Name</w:t>
            </w:r>
          </w:p>
        </w:tc>
        <w:tc>
          <w:tcPr>
            <w:tcW w:w="1980" w:type="dxa"/>
            <w:tcBorders>
              <w:top w:val="threeDEmboss" w:sz="6" w:space="0" w:color="auto"/>
              <w:bottom w:val="threeDEmboss" w:sz="6" w:space="0" w:color="auto"/>
            </w:tcBorders>
            <w:shd w:val="clear" w:color="auto" w:fill="F9FBAF"/>
            <w:vAlign w:val="center"/>
          </w:tcPr>
          <w:p w14:paraId="7FD578D8" w14:textId="50E9FDFD" w:rsidR="00D96A12" w:rsidRPr="006B24F0" w:rsidRDefault="00D96A12" w:rsidP="00086A87">
            <w:pPr>
              <w:pStyle w:val="TableHeader-Left"/>
              <w:rPr>
                <w:rFonts w:ascii="Calibri Light" w:hAnsi="Calibri Light" w:cs="Arial"/>
              </w:rPr>
            </w:pPr>
            <w:r w:rsidRPr="006B24F0">
              <w:rPr>
                <w:rFonts w:ascii="Calibri Light" w:hAnsi="Calibri Light" w:cs="Arial"/>
              </w:rPr>
              <w:t>T-Code Description</w:t>
            </w:r>
            <w:r w:rsidR="0028245E">
              <w:rPr>
                <w:rFonts w:ascii="Calibri Light" w:hAnsi="Calibri Light" w:cs="Arial"/>
              </w:rPr>
              <w:t>/ View Description</w:t>
            </w:r>
          </w:p>
        </w:tc>
        <w:tc>
          <w:tcPr>
            <w:tcW w:w="2340" w:type="dxa"/>
            <w:tcBorders>
              <w:top w:val="threeDEmboss" w:sz="6" w:space="0" w:color="auto"/>
              <w:bottom w:val="threeDEmboss" w:sz="6" w:space="0" w:color="auto"/>
            </w:tcBorders>
            <w:shd w:val="clear" w:color="auto" w:fill="F9FBAF"/>
            <w:vAlign w:val="center"/>
          </w:tcPr>
          <w:p w14:paraId="3B89F33A"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Authorization Attributes</w:t>
            </w:r>
          </w:p>
        </w:tc>
        <w:tc>
          <w:tcPr>
            <w:tcW w:w="2520" w:type="dxa"/>
            <w:tcBorders>
              <w:top w:val="threeDEmboss" w:sz="6" w:space="0" w:color="auto"/>
              <w:bottom w:val="threeDEmboss" w:sz="6" w:space="0" w:color="auto"/>
            </w:tcBorders>
            <w:shd w:val="clear" w:color="auto" w:fill="F9FBAF"/>
            <w:vAlign w:val="center"/>
          </w:tcPr>
          <w:p w14:paraId="3644BC2E"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 xml:space="preserve">SOD Conflicts (Yes/No) </w:t>
            </w:r>
          </w:p>
          <w:p w14:paraId="05F40ED3"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If SOD Conflicts Yes. Identify the 2 conflicting t-codes</w:t>
            </w:r>
          </w:p>
        </w:tc>
      </w:tr>
      <w:tr w:rsidR="00D96A12" w:rsidRPr="006B24F0" w14:paraId="45789D33" w14:textId="77777777" w:rsidTr="0034372A">
        <w:trPr>
          <w:cantSplit/>
          <w:trHeight w:val="108"/>
          <w:tblHeader/>
        </w:trPr>
        <w:tc>
          <w:tcPr>
            <w:tcW w:w="1260" w:type="dxa"/>
            <w:tcBorders>
              <w:top w:val="threeDEmboss" w:sz="6" w:space="0" w:color="auto"/>
              <w:bottom w:val="single" w:sz="6" w:space="0" w:color="auto"/>
            </w:tcBorders>
            <w:vAlign w:val="center"/>
          </w:tcPr>
          <w:p w14:paraId="5C1B8259" w14:textId="00C1C5AA" w:rsidR="00D96A12" w:rsidRPr="006B24F0" w:rsidRDefault="0028245E" w:rsidP="00086A87">
            <w:pPr>
              <w:pStyle w:val="TableField-Left"/>
              <w:rPr>
                <w:rFonts w:ascii="Calibri Light" w:hAnsi="Calibri Light" w:cs="Arial"/>
              </w:rPr>
            </w:pPr>
            <w:r>
              <w:rPr>
                <w:rFonts w:ascii="Calibri Light" w:hAnsi="Calibri Light" w:cs="Arial"/>
              </w:rPr>
              <w:t xml:space="preserve">Sales Professional </w:t>
            </w:r>
            <w:r w:rsidR="00FF4AC5">
              <w:rPr>
                <w:rFonts w:ascii="Calibri Light" w:hAnsi="Calibri Light" w:cs="Arial"/>
              </w:rPr>
              <w:t>–</w:t>
            </w:r>
            <w:r>
              <w:rPr>
                <w:rFonts w:ascii="Calibri Light" w:hAnsi="Calibri Light" w:cs="Arial"/>
              </w:rPr>
              <w:t xml:space="preserve"> COE</w:t>
            </w:r>
          </w:p>
        </w:tc>
        <w:tc>
          <w:tcPr>
            <w:tcW w:w="1710" w:type="dxa"/>
            <w:tcBorders>
              <w:top w:val="threeDEmboss" w:sz="6" w:space="0" w:color="auto"/>
              <w:bottom w:val="single" w:sz="6" w:space="0" w:color="auto"/>
            </w:tcBorders>
            <w:vAlign w:val="center"/>
          </w:tcPr>
          <w:p w14:paraId="26647410" w14:textId="07C25A78" w:rsidR="00D96A12" w:rsidRPr="006B24F0" w:rsidRDefault="0028245E" w:rsidP="00086A87">
            <w:pPr>
              <w:pStyle w:val="TableField-Left"/>
              <w:rPr>
                <w:rFonts w:ascii="Calibri Light" w:hAnsi="Calibri Light" w:cs="Arial"/>
              </w:rPr>
            </w:pPr>
            <w:r>
              <w:rPr>
                <w:rFonts w:ascii="Calibri Light" w:hAnsi="Calibri Light" w:cs="Arial"/>
              </w:rPr>
              <w:t>Sales -&gt; Leads</w:t>
            </w:r>
          </w:p>
        </w:tc>
        <w:tc>
          <w:tcPr>
            <w:tcW w:w="1980" w:type="dxa"/>
            <w:tcBorders>
              <w:top w:val="threeDEmboss" w:sz="6" w:space="0" w:color="auto"/>
              <w:bottom w:val="single" w:sz="6" w:space="0" w:color="auto"/>
            </w:tcBorders>
            <w:vAlign w:val="center"/>
          </w:tcPr>
          <w:p w14:paraId="76C55A95" w14:textId="501B678A" w:rsidR="00D96A12" w:rsidRPr="006B24F0" w:rsidRDefault="00471625" w:rsidP="00086A87">
            <w:pPr>
              <w:pStyle w:val="TableField-Left"/>
              <w:rPr>
                <w:rFonts w:ascii="Calibri Light" w:hAnsi="Calibri Light" w:cs="Arial"/>
              </w:rPr>
            </w:pPr>
            <w:r>
              <w:rPr>
                <w:rFonts w:ascii="Calibri Light" w:hAnsi="Calibri Light" w:cs="Arial"/>
              </w:rPr>
              <w:t>Leads</w:t>
            </w:r>
          </w:p>
        </w:tc>
        <w:tc>
          <w:tcPr>
            <w:tcW w:w="2340" w:type="dxa"/>
            <w:tcBorders>
              <w:top w:val="threeDEmboss" w:sz="6" w:space="0" w:color="auto"/>
              <w:bottom w:val="single" w:sz="6" w:space="0" w:color="auto"/>
            </w:tcBorders>
            <w:vAlign w:val="center"/>
          </w:tcPr>
          <w:p w14:paraId="0C30FEFE" w14:textId="782BE0B6" w:rsidR="00D96A12" w:rsidRPr="006B24F0" w:rsidRDefault="004A5902" w:rsidP="00086A87">
            <w:pPr>
              <w:pStyle w:val="TableField-Left"/>
              <w:rPr>
                <w:rFonts w:ascii="Calibri Light" w:hAnsi="Calibri Light" w:cs="Arial"/>
              </w:rPr>
            </w:pPr>
            <w:r>
              <w:rPr>
                <w:rFonts w:ascii="Calibri Light" w:hAnsi="Calibri Light" w:cs="Arial"/>
              </w:rPr>
              <w:t>N/A</w:t>
            </w:r>
          </w:p>
        </w:tc>
        <w:tc>
          <w:tcPr>
            <w:tcW w:w="2520" w:type="dxa"/>
            <w:tcBorders>
              <w:top w:val="threeDEmboss" w:sz="6" w:space="0" w:color="auto"/>
              <w:bottom w:val="single" w:sz="6" w:space="0" w:color="auto"/>
            </w:tcBorders>
            <w:vAlign w:val="center"/>
          </w:tcPr>
          <w:p w14:paraId="4EB3094D" w14:textId="465890AA" w:rsidR="00D96A12" w:rsidRPr="006B24F0" w:rsidRDefault="004A5902" w:rsidP="00086A87">
            <w:pPr>
              <w:pStyle w:val="TableField-Left"/>
              <w:rPr>
                <w:rFonts w:ascii="Calibri Light" w:hAnsi="Calibri Light" w:cs="Arial"/>
              </w:rPr>
            </w:pPr>
            <w:r>
              <w:rPr>
                <w:rFonts w:ascii="Calibri Light" w:hAnsi="Calibri Light" w:cs="Arial"/>
              </w:rPr>
              <w:t>N/A</w:t>
            </w:r>
          </w:p>
        </w:tc>
      </w:tr>
      <w:tr w:rsidR="004A5902" w:rsidRPr="006B24F0" w14:paraId="6C442C9D" w14:textId="77777777" w:rsidTr="00225B21">
        <w:trPr>
          <w:cantSplit/>
          <w:trHeight w:val="111"/>
          <w:tblHeader/>
        </w:trPr>
        <w:tc>
          <w:tcPr>
            <w:tcW w:w="1260" w:type="dxa"/>
            <w:tcBorders>
              <w:top w:val="single" w:sz="6" w:space="0" w:color="auto"/>
              <w:bottom w:val="single" w:sz="6" w:space="0" w:color="auto"/>
            </w:tcBorders>
            <w:vAlign w:val="center"/>
          </w:tcPr>
          <w:p w14:paraId="3F337948" w14:textId="13685EB8" w:rsidR="004A5902" w:rsidRPr="006B24F0" w:rsidRDefault="004A5902" w:rsidP="004A5902">
            <w:pPr>
              <w:pStyle w:val="TableField-Left"/>
              <w:rPr>
                <w:rFonts w:ascii="Calibri Light" w:hAnsi="Calibri Light" w:cs="Arial"/>
              </w:rPr>
            </w:pPr>
            <w:r>
              <w:rPr>
                <w:rFonts w:ascii="Calibri Light" w:hAnsi="Calibri Light" w:cs="Arial"/>
              </w:rPr>
              <w:t>Sales Professional – COE</w:t>
            </w:r>
          </w:p>
        </w:tc>
        <w:tc>
          <w:tcPr>
            <w:tcW w:w="1710" w:type="dxa"/>
            <w:tcBorders>
              <w:top w:val="single" w:sz="6" w:space="0" w:color="auto"/>
              <w:bottom w:val="single" w:sz="6" w:space="0" w:color="auto"/>
            </w:tcBorders>
            <w:vAlign w:val="center"/>
          </w:tcPr>
          <w:p w14:paraId="34C08B22" w14:textId="26067CF5" w:rsidR="004A5902" w:rsidRPr="006B24F0" w:rsidRDefault="004A5902" w:rsidP="004A5902">
            <w:pPr>
              <w:pStyle w:val="TableField-Left"/>
              <w:rPr>
                <w:rFonts w:ascii="Calibri Light" w:hAnsi="Calibri Light" w:cs="Arial"/>
              </w:rPr>
            </w:pPr>
            <w:r>
              <w:rPr>
                <w:rFonts w:ascii="Calibri Light" w:hAnsi="Calibri Light" w:cs="Arial"/>
              </w:rPr>
              <w:t>Sales -&gt; Opportunities</w:t>
            </w:r>
          </w:p>
        </w:tc>
        <w:tc>
          <w:tcPr>
            <w:tcW w:w="1980" w:type="dxa"/>
            <w:tcBorders>
              <w:top w:val="single" w:sz="6" w:space="0" w:color="auto"/>
              <w:bottom w:val="single" w:sz="6" w:space="0" w:color="auto"/>
            </w:tcBorders>
            <w:vAlign w:val="center"/>
          </w:tcPr>
          <w:p w14:paraId="59A6783C" w14:textId="465FED5A" w:rsidR="004A5902" w:rsidRPr="006B24F0" w:rsidRDefault="004A5902" w:rsidP="004A5902">
            <w:pPr>
              <w:pStyle w:val="TableField-Left"/>
              <w:rPr>
                <w:rFonts w:ascii="Calibri Light" w:hAnsi="Calibri Light" w:cs="Arial"/>
              </w:rPr>
            </w:pPr>
            <w:r>
              <w:rPr>
                <w:rFonts w:ascii="Calibri Light" w:hAnsi="Calibri Light" w:cs="Arial"/>
              </w:rPr>
              <w:t>Opportunities</w:t>
            </w:r>
          </w:p>
        </w:tc>
        <w:tc>
          <w:tcPr>
            <w:tcW w:w="2340" w:type="dxa"/>
            <w:tcBorders>
              <w:top w:val="single" w:sz="6" w:space="0" w:color="auto"/>
              <w:bottom w:val="single" w:sz="6" w:space="0" w:color="auto"/>
            </w:tcBorders>
            <w:vAlign w:val="center"/>
          </w:tcPr>
          <w:p w14:paraId="625F6A50" w14:textId="04C910DE" w:rsidR="004A5902" w:rsidRPr="006B24F0" w:rsidRDefault="004A5902" w:rsidP="004A5902">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017E7B13" w14:textId="3098C068" w:rsidR="004A5902" w:rsidRPr="006B24F0" w:rsidRDefault="004A5902" w:rsidP="004A5902">
            <w:pPr>
              <w:pStyle w:val="TableField-Left"/>
              <w:rPr>
                <w:rFonts w:ascii="Calibri Light" w:hAnsi="Calibri Light" w:cs="Arial"/>
              </w:rPr>
            </w:pPr>
            <w:r>
              <w:rPr>
                <w:rFonts w:ascii="Calibri Light" w:hAnsi="Calibri Light" w:cs="Arial"/>
              </w:rPr>
              <w:t>N/A</w:t>
            </w:r>
          </w:p>
        </w:tc>
      </w:tr>
      <w:tr w:rsidR="004A5902" w:rsidRPr="006B24F0" w14:paraId="564A3A9D" w14:textId="77777777" w:rsidTr="00225B21">
        <w:trPr>
          <w:cantSplit/>
          <w:trHeight w:val="111"/>
          <w:tblHeader/>
        </w:trPr>
        <w:tc>
          <w:tcPr>
            <w:tcW w:w="1260" w:type="dxa"/>
            <w:tcBorders>
              <w:top w:val="single" w:sz="6" w:space="0" w:color="auto"/>
              <w:bottom w:val="single" w:sz="6" w:space="0" w:color="auto"/>
            </w:tcBorders>
            <w:vAlign w:val="center"/>
          </w:tcPr>
          <w:p w14:paraId="56501A26" w14:textId="14B0F638" w:rsidR="004A5902" w:rsidRPr="006B24F0" w:rsidRDefault="004A5902" w:rsidP="004A5902">
            <w:pPr>
              <w:pStyle w:val="TableField-Left"/>
              <w:rPr>
                <w:rFonts w:ascii="Calibri Light" w:hAnsi="Calibri Light" w:cs="Arial"/>
              </w:rPr>
            </w:pPr>
            <w:r>
              <w:rPr>
                <w:rFonts w:ascii="Calibri Light" w:hAnsi="Calibri Light" w:cs="Arial"/>
              </w:rPr>
              <w:t>Sales Professional – COE</w:t>
            </w:r>
          </w:p>
        </w:tc>
        <w:tc>
          <w:tcPr>
            <w:tcW w:w="1710" w:type="dxa"/>
            <w:tcBorders>
              <w:top w:val="single" w:sz="6" w:space="0" w:color="auto"/>
              <w:bottom w:val="single" w:sz="6" w:space="0" w:color="auto"/>
            </w:tcBorders>
            <w:vAlign w:val="center"/>
          </w:tcPr>
          <w:p w14:paraId="5A080C1B" w14:textId="03D18819" w:rsidR="004A5902" w:rsidRPr="006B24F0" w:rsidRDefault="004A5902" w:rsidP="004A5902">
            <w:pPr>
              <w:pStyle w:val="TableField-Left"/>
              <w:rPr>
                <w:rFonts w:ascii="Calibri Light" w:hAnsi="Calibri Light" w:cs="Arial"/>
              </w:rPr>
            </w:pPr>
            <w:r>
              <w:rPr>
                <w:rFonts w:ascii="Calibri Light" w:hAnsi="Calibri Light" w:cs="Arial"/>
              </w:rPr>
              <w:t>Activities</w:t>
            </w:r>
            <w:r w:rsidR="00181E4B">
              <w:rPr>
                <w:rFonts w:ascii="Calibri Light" w:hAnsi="Calibri Light" w:cs="Arial"/>
              </w:rPr>
              <w:t xml:space="preserve"> -&gt; Appointments</w:t>
            </w:r>
          </w:p>
        </w:tc>
        <w:tc>
          <w:tcPr>
            <w:tcW w:w="1980" w:type="dxa"/>
            <w:tcBorders>
              <w:top w:val="single" w:sz="6" w:space="0" w:color="auto"/>
              <w:bottom w:val="single" w:sz="6" w:space="0" w:color="auto"/>
            </w:tcBorders>
            <w:vAlign w:val="center"/>
          </w:tcPr>
          <w:p w14:paraId="01C53BA8" w14:textId="5D9EF589" w:rsidR="004A5902" w:rsidRPr="006B24F0" w:rsidRDefault="00181E4B" w:rsidP="004A5902">
            <w:pPr>
              <w:pStyle w:val="TableField-Left"/>
              <w:rPr>
                <w:rFonts w:ascii="Calibri Light" w:hAnsi="Calibri Light" w:cs="Arial"/>
              </w:rPr>
            </w:pPr>
            <w:r>
              <w:rPr>
                <w:rFonts w:ascii="Calibri Light" w:hAnsi="Calibri Light" w:cs="Arial"/>
              </w:rPr>
              <w:t>Appointments</w:t>
            </w:r>
          </w:p>
        </w:tc>
        <w:tc>
          <w:tcPr>
            <w:tcW w:w="2340" w:type="dxa"/>
            <w:tcBorders>
              <w:top w:val="single" w:sz="6" w:space="0" w:color="auto"/>
              <w:bottom w:val="single" w:sz="6" w:space="0" w:color="auto"/>
            </w:tcBorders>
            <w:vAlign w:val="center"/>
          </w:tcPr>
          <w:p w14:paraId="068E5954" w14:textId="0BBB2DC0" w:rsidR="004A5902" w:rsidRPr="006B24F0" w:rsidRDefault="004A5902" w:rsidP="004A5902">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1E058EF6" w14:textId="26D6CD82" w:rsidR="004A5902" w:rsidRPr="006B24F0" w:rsidRDefault="004A5902" w:rsidP="004A5902">
            <w:pPr>
              <w:pStyle w:val="TableField-Left"/>
              <w:rPr>
                <w:rFonts w:ascii="Calibri Light" w:hAnsi="Calibri Light" w:cs="Arial"/>
              </w:rPr>
            </w:pPr>
            <w:r>
              <w:rPr>
                <w:rFonts w:ascii="Calibri Light" w:hAnsi="Calibri Light" w:cs="Arial"/>
              </w:rPr>
              <w:t>N/A</w:t>
            </w:r>
          </w:p>
        </w:tc>
      </w:tr>
      <w:tr w:rsidR="00181E4B" w:rsidRPr="006B24F0" w14:paraId="32C15BDD" w14:textId="77777777" w:rsidTr="00225B21">
        <w:trPr>
          <w:cantSplit/>
          <w:trHeight w:val="111"/>
          <w:tblHeader/>
        </w:trPr>
        <w:tc>
          <w:tcPr>
            <w:tcW w:w="1260" w:type="dxa"/>
            <w:tcBorders>
              <w:top w:val="single" w:sz="6" w:space="0" w:color="auto"/>
              <w:bottom w:val="single" w:sz="6" w:space="0" w:color="auto"/>
            </w:tcBorders>
            <w:vAlign w:val="center"/>
          </w:tcPr>
          <w:p w14:paraId="7524E63E" w14:textId="557AE3F1" w:rsidR="00181E4B" w:rsidRDefault="00181E4B" w:rsidP="00181E4B">
            <w:pPr>
              <w:pStyle w:val="TableField-Left"/>
              <w:rPr>
                <w:rFonts w:ascii="Calibri Light" w:hAnsi="Calibri Light" w:cs="Arial"/>
              </w:rPr>
            </w:pPr>
            <w:r>
              <w:rPr>
                <w:rFonts w:ascii="Calibri Light" w:hAnsi="Calibri Light" w:cs="Arial"/>
              </w:rPr>
              <w:t>Sales Professional – COE</w:t>
            </w:r>
          </w:p>
        </w:tc>
        <w:tc>
          <w:tcPr>
            <w:tcW w:w="1710" w:type="dxa"/>
            <w:tcBorders>
              <w:top w:val="single" w:sz="6" w:space="0" w:color="auto"/>
              <w:bottom w:val="single" w:sz="6" w:space="0" w:color="auto"/>
            </w:tcBorders>
            <w:vAlign w:val="center"/>
          </w:tcPr>
          <w:p w14:paraId="23A1C8B1" w14:textId="218B1244" w:rsidR="00181E4B" w:rsidRDefault="00181E4B" w:rsidP="00181E4B">
            <w:pPr>
              <w:pStyle w:val="TableField-Left"/>
              <w:rPr>
                <w:rFonts w:ascii="Calibri Light" w:hAnsi="Calibri Light" w:cs="Arial"/>
              </w:rPr>
            </w:pPr>
            <w:r>
              <w:rPr>
                <w:rFonts w:ascii="Calibri Light" w:hAnsi="Calibri Light" w:cs="Arial"/>
              </w:rPr>
              <w:t>Activities -&gt; E-Mails</w:t>
            </w:r>
          </w:p>
        </w:tc>
        <w:tc>
          <w:tcPr>
            <w:tcW w:w="1980" w:type="dxa"/>
            <w:tcBorders>
              <w:top w:val="single" w:sz="6" w:space="0" w:color="auto"/>
              <w:bottom w:val="single" w:sz="6" w:space="0" w:color="auto"/>
            </w:tcBorders>
            <w:vAlign w:val="center"/>
          </w:tcPr>
          <w:p w14:paraId="109D04FF" w14:textId="0C183E0F" w:rsidR="00181E4B" w:rsidRDefault="00181E4B" w:rsidP="00181E4B">
            <w:pPr>
              <w:pStyle w:val="TableField-Left"/>
              <w:rPr>
                <w:rFonts w:ascii="Calibri Light" w:hAnsi="Calibri Light" w:cs="Arial"/>
              </w:rPr>
            </w:pPr>
            <w:r>
              <w:rPr>
                <w:rFonts w:ascii="Calibri Light" w:hAnsi="Calibri Light" w:cs="Arial"/>
              </w:rPr>
              <w:t>E-Mails</w:t>
            </w:r>
          </w:p>
        </w:tc>
        <w:tc>
          <w:tcPr>
            <w:tcW w:w="2340" w:type="dxa"/>
            <w:tcBorders>
              <w:top w:val="single" w:sz="6" w:space="0" w:color="auto"/>
              <w:bottom w:val="single" w:sz="6" w:space="0" w:color="auto"/>
            </w:tcBorders>
            <w:vAlign w:val="center"/>
          </w:tcPr>
          <w:p w14:paraId="72D5642E" w14:textId="034351FB" w:rsidR="00181E4B" w:rsidRDefault="00181E4B" w:rsidP="00181E4B">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7F7125BA" w14:textId="48ACCA3F" w:rsidR="00181E4B" w:rsidRDefault="00181E4B" w:rsidP="00181E4B">
            <w:pPr>
              <w:pStyle w:val="TableField-Left"/>
              <w:rPr>
                <w:rFonts w:ascii="Calibri Light" w:hAnsi="Calibri Light" w:cs="Arial"/>
              </w:rPr>
            </w:pPr>
            <w:r>
              <w:rPr>
                <w:rFonts w:ascii="Calibri Light" w:hAnsi="Calibri Light" w:cs="Arial"/>
              </w:rPr>
              <w:t>N/A</w:t>
            </w:r>
          </w:p>
        </w:tc>
      </w:tr>
      <w:tr w:rsidR="00181E4B" w:rsidRPr="006B24F0" w14:paraId="3025FF8B" w14:textId="77777777" w:rsidTr="00225B21">
        <w:trPr>
          <w:cantSplit/>
          <w:trHeight w:val="111"/>
          <w:tblHeader/>
        </w:trPr>
        <w:tc>
          <w:tcPr>
            <w:tcW w:w="1260" w:type="dxa"/>
            <w:tcBorders>
              <w:top w:val="single" w:sz="6" w:space="0" w:color="auto"/>
              <w:bottom w:val="single" w:sz="6" w:space="0" w:color="auto"/>
            </w:tcBorders>
            <w:vAlign w:val="center"/>
          </w:tcPr>
          <w:p w14:paraId="35D07173" w14:textId="416A4F2B" w:rsidR="00181E4B" w:rsidRDefault="00181E4B" w:rsidP="00181E4B">
            <w:pPr>
              <w:pStyle w:val="TableField-Left"/>
              <w:rPr>
                <w:rFonts w:ascii="Calibri Light" w:hAnsi="Calibri Light" w:cs="Arial"/>
              </w:rPr>
            </w:pPr>
            <w:r>
              <w:rPr>
                <w:rFonts w:ascii="Calibri Light" w:hAnsi="Calibri Light" w:cs="Arial"/>
              </w:rPr>
              <w:t>Sales Professional – COE</w:t>
            </w:r>
          </w:p>
        </w:tc>
        <w:tc>
          <w:tcPr>
            <w:tcW w:w="1710" w:type="dxa"/>
            <w:tcBorders>
              <w:top w:val="single" w:sz="6" w:space="0" w:color="auto"/>
              <w:bottom w:val="single" w:sz="6" w:space="0" w:color="auto"/>
            </w:tcBorders>
            <w:vAlign w:val="center"/>
          </w:tcPr>
          <w:p w14:paraId="189D2AB6" w14:textId="5CE8CE20" w:rsidR="00181E4B" w:rsidRDefault="00181E4B" w:rsidP="00181E4B">
            <w:pPr>
              <w:pStyle w:val="TableField-Left"/>
              <w:rPr>
                <w:rFonts w:ascii="Calibri Light" w:hAnsi="Calibri Light" w:cs="Arial"/>
              </w:rPr>
            </w:pPr>
            <w:r>
              <w:rPr>
                <w:rFonts w:ascii="Calibri Light" w:hAnsi="Calibri Light" w:cs="Arial"/>
              </w:rPr>
              <w:t>Activities -&gt; Phone Calls</w:t>
            </w:r>
          </w:p>
        </w:tc>
        <w:tc>
          <w:tcPr>
            <w:tcW w:w="1980" w:type="dxa"/>
            <w:tcBorders>
              <w:top w:val="single" w:sz="6" w:space="0" w:color="auto"/>
              <w:bottom w:val="single" w:sz="6" w:space="0" w:color="auto"/>
            </w:tcBorders>
            <w:vAlign w:val="center"/>
          </w:tcPr>
          <w:p w14:paraId="607C4B1A" w14:textId="52318A53" w:rsidR="00181E4B" w:rsidRDefault="00181E4B" w:rsidP="00181E4B">
            <w:pPr>
              <w:pStyle w:val="TableField-Left"/>
              <w:rPr>
                <w:rFonts w:ascii="Calibri Light" w:hAnsi="Calibri Light" w:cs="Arial"/>
              </w:rPr>
            </w:pPr>
            <w:r>
              <w:rPr>
                <w:rFonts w:ascii="Calibri Light" w:hAnsi="Calibri Light" w:cs="Arial"/>
              </w:rPr>
              <w:t>Phone Calls</w:t>
            </w:r>
          </w:p>
        </w:tc>
        <w:tc>
          <w:tcPr>
            <w:tcW w:w="2340" w:type="dxa"/>
            <w:tcBorders>
              <w:top w:val="single" w:sz="6" w:space="0" w:color="auto"/>
              <w:bottom w:val="single" w:sz="6" w:space="0" w:color="auto"/>
            </w:tcBorders>
            <w:vAlign w:val="center"/>
          </w:tcPr>
          <w:p w14:paraId="1B5A0D1F" w14:textId="59878CC6" w:rsidR="00181E4B" w:rsidRDefault="00181E4B" w:rsidP="00181E4B">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68B62E95" w14:textId="40307420" w:rsidR="00181E4B" w:rsidRDefault="00181E4B" w:rsidP="00181E4B">
            <w:pPr>
              <w:pStyle w:val="TableField-Left"/>
              <w:rPr>
                <w:rFonts w:ascii="Calibri Light" w:hAnsi="Calibri Light" w:cs="Arial"/>
              </w:rPr>
            </w:pPr>
            <w:r>
              <w:rPr>
                <w:rFonts w:ascii="Calibri Light" w:hAnsi="Calibri Light" w:cs="Arial"/>
              </w:rPr>
              <w:t>N/A</w:t>
            </w:r>
          </w:p>
        </w:tc>
      </w:tr>
      <w:tr w:rsidR="00181E4B" w:rsidRPr="006B24F0" w14:paraId="7D8F56CA" w14:textId="77777777" w:rsidTr="00225B21">
        <w:trPr>
          <w:cantSplit/>
          <w:trHeight w:val="111"/>
          <w:tblHeader/>
        </w:trPr>
        <w:tc>
          <w:tcPr>
            <w:tcW w:w="1260" w:type="dxa"/>
            <w:tcBorders>
              <w:top w:val="single" w:sz="6" w:space="0" w:color="auto"/>
              <w:bottom w:val="single" w:sz="6" w:space="0" w:color="auto"/>
            </w:tcBorders>
            <w:vAlign w:val="center"/>
          </w:tcPr>
          <w:p w14:paraId="2B9F1940" w14:textId="778751E1" w:rsidR="00181E4B" w:rsidRDefault="00181E4B" w:rsidP="00181E4B">
            <w:pPr>
              <w:pStyle w:val="TableField-Left"/>
              <w:rPr>
                <w:rFonts w:ascii="Calibri Light" w:hAnsi="Calibri Light" w:cs="Arial"/>
              </w:rPr>
            </w:pPr>
            <w:r>
              <w:rPr>
                <w:rFonts w:ascii="Calibri Light" w:hAnsi="Calibri Light" w:cs="Arial"/>
              </w:rPr>
              <w:t>Sales Professional – COE</w:t>
            </w:r>
          </w:p>
        </w:tc>
        <w:tc>
          <w:tcPr>
            <w:tcW w:w="1710" w:type="dxa"/>
            <w:tcBorders>
              <w:top w:val="single" w:sz="6" w:space="0" w:color="auto"/>
              <w:bottom w:val="single" w:sz="6" w:space="0" w:color="auto"/>
            </w:tcBorders>
            <w:vAlign w:val="center"/>
          </w:tcPr>
          <w:p w14:paraId="119873C6" w14:textId="3BBA2BEC" w:rsidR="00181E4B" w:rsidRDefault="00181E4B" w:rsidP="00181E4B">
            <w:pPr>
              <w:pStyle w:val="TableField-Left"/>
              <w:rPr>
                <w:rFonts w:ascii="Calibri Light" w:hAnsi="Calibri Light" w:cs="Arial"/>
              </w:rPr>
            </w:pPr>
            <w:r>
              <w:rPr>
                <w:rFonts w:ascii="Calibri Light" w:hAnsi="Calibri Light" w:cs="Arial"/>
              </w:rPr>
              <w:t>Activities -&gt; Tasks</w:t>
            </w:r>
          </w:p>
        </w:tc>
        <w:tc>
          <w:tcPr>
            <w:tcW w:w="1980" w:type="dxa"/>
            <w:tcBorders>
              <w:top w:val="single" w:sz="6" w:space="0" w:color="auto"/>
              <w:bottom w:val="single" w:sz="6" w:space="0" w:color="auto"/>
            </w:tcBorders>
            <w:vAlign w:val="center"/>
          </w:tcPr>
          <w:p w14:paraId="209E21A6" w14:textId="35819354" w:rsidR="00181E4B" w:rsidRDefault="00181E4B" w:rsidP="00181E4B">
            <w:pPr>
              <w:pStyle w:val="TableField-Left"/>
              <w:rPr>
                <w:rFonts w:ascii="Calibri Light" w:hAnsi="Calibri Light" w:cs="Arial"/>
              </w:rPr>
            </w:pPr>
            <w:r>
              <w:rPr>
                <w:rFonts w:ascii="Calibri Light" w:hAnsi="Calibri Light" w:cs="Arial"/>
              </w:rPr>
              <w:t>Tasks</w:t>
            </w:r>
          </w:p>
        </w:tc>
        <w:tc>
          <w:tcPr>
            <w:tcW w:w="2340" w:type="dxa"/>
            <w:tcBorders>
              <w:top w:val="single" w:sz="6" w:space="0" w:color="auto"/>
              <w:bottom w:val="single" w:sz="6" w:space="0" w:color="auto"/>
            </w:tcBorders>
            <w:vAlign w:val="center"/>
          </w:tcPr>
          <w:p w14:paraId="6D7DADAA" w14:textId="16966A92" w:rsidR="00181E4B" w:rsidRDefault="00181E4B" w:rsidP="00181E4B">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097C387A" w14:textId="23832E0B" w:rsidR="00181E4B" w:rsidRDefault="00181E4B" w:rsidP="00181E4B">
            <w:pPr>
              <w:pStyle w:val="TableField-Left"/>
              <w:rPr>
                <w:rFonts w:ascii="Calibri Light" w:hAnsi="Calibri Light" w:cs="Arial"/>
              </w:rPr>
            </w:pPr>
            <w:r>
              <w:rPr>
                <w:rFonts w:ascii="Calibri Light" w:hAnsi="Calibri Light" w:cs="Arial"/>
              </w:rPr>
              <w:t>N/A</w:t>
            </w:r>
          </w:p>
        </w:tc>
      </w:tr>
      <w:tr w:rsidR="00181E4B" w:rsidRPr="006B24F0" w14:paraId="6A3E0A43" w14:textId="77777777" w:rsidTr="00225B21">
        <w:trPr>
          <w:cantSplit/>
          <w:trHeight w:val="111"/>
          <w:tblHeader/>
        </w:trPr>
        <w:tc>
          <w:tcPr>
            <w:tcW w:w="1260" w:type="dxa"/>
            <w:tcBorders>
              <w:top w:val="single" w:sz="6" w:space="0" w:color="auto"/>
              <w:bottom w:val="single" w:sz="6" w:space="0" w:color="auto"/>
            </w:tcBorders>
            <w:vAlign w:val="center"/>
          </w:tcPr>
          <w:p w14:paraId="2A64B7BE" w14:textId="5D14F378" w:rsidR="00181E4B" w:rsidRPr="006B24F0" w:rsidRDefault="00181E4B" w:rsidP="00181E4B">
            <w:pPr>
              <w:pStyle w:val="TableField-Left"/>
              <w:rPr>
                <w:rFonts w:ascii="Calibri Light" w:hAnsi="Calibri Light" w:cs="Arial"/>
              </w:rPr>
            </w:pPr>
            <w:r>
              <w:rPr>
                <w:rFonts w:ascii="Calibri Light" w:hAnsi="Calibri Light" w:cs="Arial"/>
              </w:rPr>
              <w:t>Sales Professional – COE</w:t>
            </w:r>
          </w:p>
        </w:tc>
        <w:tc>
          <w:tcPr>
            <w:tcW w:w="1710" w:type="dxa"/>
            <w:tcBorders>
              <w:top w:val="single" w:sz="6" w:space="0" w:color="auto"/>
              <w:bottom w:val="single" w:sz="6" w:space="0" w:color="auto"/>
            </w:tcBorders>
            <w:vAlign w:val="center"/>
          </w:tcPr>
          <w:p w14:paraId="74E9CC49" w14:textId="0344BF83" w:rsidR="00181E4B" w:rsidRPr="006B24F0" w:rsidRDefault="00D11F53" w:rsidP="00181E4B">
            <w:pPr>
              <w:pStyle w:val="TableField-Left"/>
              <w:rPr>
                <w:rFonts w:ascii="Calibri Light" w:hAnsi="Calibri Light" w:cs="Arial"/>
              </w:rPr>
            </w:pPr>
            <w:r>
              <w:rPr>
                <w:rFonts w:ascii="Calibri Light" w:hAnsi="Calibri Light" w:cs="Arial"/>
              </w:rPr>
              <w:t>Service -&gt;</w:t>
            </w:r>
            <w:r w:rsidR="00181E4B">
              <w:rPr>
                <w:rFonts w:ascii="Calibri Light" w:hAnsi="Calibri Light" w:cs="Arial"/>
              </w:rPr>
              <w:t xml:space="preserve"> Tickets</w:t>
            </w:r>
          </w:p>
        </w:tc>
        <w:tc>
          <w:tcPr>
            <w:tcW w:w="1980" w:type="dxa"/>
            <w:tcBorders>
              <w:top w:val="single" w:sz="6" w:space="0" w:color="auto"/>
              <w:bottom w:val="single" w:sz="6" w:space="0" w:color="auto"/>
            </w:tcBorders>
            <w:vAlign w:val="center"/>
          </w:tcPr>
          <w:p w14:paraId="484F0BAC" w14:textId="43B22194" w:rsidR="00181E4B" w:rsidRPr="006B24F0" w:rsidRDefault="00181E4B" w:rsidP="00181E4B">
            <w:pPr>
              <w:pStyle w:val="TableField-Left"/>
              <w:rPr>
                <w:rFonts w:ascii="Calibri Light" w:hAnsi="Calibri Light" w:cs="Arial"/>
              </w:rPr>
            </w:pPr>
            <w:r>
              <w:rPr>
                <w:rFonts w:ascii="Calibri Light" w:hAnsi="Calibri Light" w:cs="Arial"/>
              </w:rPr>
              <w:t>Service Tickets</w:t>
            </w:r>
          </w:p>
        </w:tc>
        <w:tc>
          <w:tcPr>
            <w:tcW w:w="2340" w:type="dxa"/>
            <w:tcBorders>
              <w:top w:val="single" w:sz="6" w:space="0" w:color="auto"/>
              <w:bottom w:val="single" w:sz="6" w:space="0" w:color="auto"/>
            </w:tcBorders>
            <w:vAlign w:val="center"/>
          </w:tcPr>
          <w:p w14:paraId="1B7FA8C4" w14:textId="60E0B598" w:rsidR="00181E4B" w:rsidRPr="006B24F0" w:rsidRDefault="00181E4B" w:rsidP="00181E4B">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0B7A3488" w14:textId="27A36641" w:rsidR="00181E4B" w:rsidRPr="006B24F0" w:rsidRDefault="00181E4B" w:rsidP="00181E4B">
            <w:pPr>
              <w:pStyle w:val="TableField-Left"/>
              <w:rPr>
                <w:rFonts w:ascii="Calibri Light" w:hAnsi="Calibri Light" w:cs="Arial"/>
              </w:rPr>
            </w:pPr>
            <w:r>
              <w:rPr>
                <w:rFonts w:ascii="Calibri Light" w:hAnsi="Calibri Light" w:cs="Arial"/>
              </w:rPr>
              <w:t>N/A</w:t>
            </w:r>
          </w:p>
        </w:tc>
      </w:tr>
      <w:tr w:rsidR="00181E4B" w:rsidRPr="006B24F0" w14:paraId="58E1183A" w14:textId="77777777" w:rsidTr="00225B21">
        <w:trPr>
          <w:cantSplit/>
          <w:trHeight w:val="111"/>
          <w:tblHeader/>
        </w:trPr>
        <w:tc>
          <w:tcPr>
            <w:tcW w:w="1260" w:type="dxa"/>
            <w:tcBorders>
              <w:top w:val="single" w:sz="6" w:space="0" w:color="auto"/>
              <w:bottom w:val="single" w:sz="6" w:space="0" w:color="auto"/>
            </w:tcBorders>
            <w:vAlign w:val="center"/>
          </w:tcPr>
          <w:p w14:paraId="63A38BE1" w14:textId="132FFEE2" w:rsidR="00181E4B" w:rsidRDefault="00181E4B" w:rsidP="00181E4B">
            <w:pPr>
              <w:pStyle w:val="TableField-Left"/>
              <w:rPr>
                <w:rFonts w:ascii="Calibri Light" w:hAnsi="Calibri Light" w:cs="Arial"/>
              </w:rPr>
            </w:pPr>
            <w:r>
              <w:rPr>
                <w:rFonts w:ascii="Calibri Light" w:hAnsi="Calibri Light" w:cs="Arial"/>
              </w:rPr>
              <w:t>Sales Professional – COE</w:t>
            </w:r>
          </w:p>
        </w:tc>
        <w:tc>
          <w:tcPr>
            <w:tcW w:w="1710" w:type="dxa"/>
            <w:tcBorders>
              <w:top w:val="single" w:sz="6" w:space="0" w:color="auto"/>
              <w:bottom w:val="single" w:sz="6" w:space="0" w:color="auto"/>
            </w:tcBorders>
            <w:vAlign w:val="center"/>
          </w:tcPr>
          <w:p w14:paraId="143A3512" w14:textId="3351D974" w:rsidR="00181E4B" w:rsidRDefault="00181E4B" w:rsidP="00181E4B">
            <w:pPr>
              <w:pStyle w:val="TableField-Left"/>
              <w:rPr>
                <w:rFonts w:ascii="Calibri Light" w:hAnsi="Calibri Light" w:cs="Arial"/>
              </w:rPr>
            </w:pPr>
            <w:r>
              <w:rPr>
                <w:rFonts w:ascii="Calibri Light" w:hAnsi="Calibri Light" w:cs="Arial"/>
              </w:rPr>
              <w:t>Mass Data Maintenance</w:t>
            </w:r>
          </w:p>
        </w:tc>
        <w:tc>
          <w:tcPr>
            <w:tcW w:w="1980" w:type="dxa"/>
            <w:tcBorders>
              <w:top w:val="single" w:sz="6" w:space="0" w:color="auto"/>
              <w:bottom w:val="single" w:sz="6" w:space="0" w:color="auto"/>
            </w:tcBorders>
            <w:vAlign w:val="center"/>
          </w:tcPr>
          <w:p w14:paraId="1812B075" w14:textId="660FF734" w:rsidR="00181E4B" w:rsidRDefault="00181E4B" w:rsidP="00181E4B">
            <w:pPr>
              <w:pStyle w:val="TableField-Left"/>
              <w:rPr>
                <w:rFonts w:ascii="Calibri Light" w:hAnsi="Calibri Light" w:cs="Arial"/>
              </w:rPr>
            </w:pPr>
            <w:r>
              <w:rPr>
                <w:rFonts w:ascii="Calibri Light" w:hAnsi="Calibri Light" w:cs="Arial"/>
              </w:rPr>
              <w:t>Mass Data Maintenance</w:t>
            </w:r>
          </w:p>
        </w:tc>
        <w:tc>
          <w:tcPr>
            <w:tcW w:w="2340" w:type="dxa"/>
            <w:tcBorders>
              <w:top w:val="single" w:sz="6" w:space="0" w:color="auto"/>
              <w:bottom w:val="single" w:sz="6" w:space="0" w:color="auto"/>
            </w:tcBorders>
            <w:vAlign w:val="center"/>
          </w:tcPr>
          <w:p w14:paraId="200845D5" w14:textId="0D8B6B59" w:rsidR="00181E4B" w:rsidRDefault="00181E4B" w:rsidP="00181E4B">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786BC13C" w14:textId="38A1E690" w:rsidR="00181E4B" w:rsidRDefault="00181E4B" w:rsidP="00181E4B">
            <w:pPr>
              <w:pStyle w:val="TableField-Left"/>
              <w:rPr>
                <w:rFonts w:ascii="Calibri Light" w:hAnsi="Calibri Light" w:cs="Arial"/>
              </w:rPr>
            </w:pPr>
            <w:r>
              <w:rPr>
                <w:rFonts w:ascii="Calibri Light" w:hAnsi="Calibri Light" w:cs="Arial"/>
              </w:rPr>
              <w:t>N/A</w:t>
            </w:r>
          </w:p>
        </w:tc>
      </w:tr>
      <w:tr w:rsidR="00181E4B" w:rsidRPr="006B24F0" w14:paraId="30321411" w14:textId="77777777" w:rsidTr="00225B21">
        <w:trPr>
          <w:cantSplit/>
          <w:trHeight w:val="111"/>
          <w:tblHeader/>
        </w:trPr>
        <w:tc>
          <w:tcPr>
            <w:tcW w:w="1260" w:type="dxa"/>
            <w:tcBorders>
              <w:top w:val="single" w:sz="6" w:space="0" w:color="auto"/>
              <w:bottom w:val="single" w:sz="6" w:space="0" w:color="auto"/>
            </w:tcBorders>
            <w:vAlign w:val="center"/>
          </w:tcPr>
          <w:p w14:paraId="186A6E6C" w14:textId="1FD12BA1" w:rsidR="00181E4B" w:rsidRPr="006B24F0" w:rsidRDefault="00181E4B" w:rsidP="00156A37">
            <w:pPr>
              <w:pStyle w:val="TableField-Left"/>
              <w:rPr>
                <w:rFonts w:ascii="Calibri Light" w:hAnsi="Calibri Light" w:cs="Arial"/>
              </w:rPr>
            </w:pPr>
            <w:r>
              <w:rPr>
                <w:rFonts w:ascii="Calibri Light" w:hAnsi="Calibri Light" w:cs="Arial"/>
              </w:rPr>
              <w:t xml:space="preserve">Sales Professional </w:t>
            </w:r>
          </w:p>
        </w:tc>
        <w:tc>
          <w:tcPr>
            <w:tcW w:w="1710" w:type="dxa"/>
            <w:tcBorders>
              <w:top w:val="single" w:sz="6" w:space="0" w:color="auto"/>
              <w:bottom w:val="single" w:sz="6" w:space="0" w:color="auto"/>
            </w:tcBorders>
            <w:vAlign w:val="center"/>
          </w:tcPr>
          <w:p w14:paraId="461ADE8E" w14:textId="4125742D" w:rsidR="00181E4B" w:rsidRPr="006B24F0" w:rsidRDefault="00181E4B" w:rsidP="00181E4B">
            <w:pPr>
              <w:pStyle w:val="TableField-Left"/>
              <w:rPr>
                <w:rFonts w:ascii="Calibri Light" w:hAnsi="Calibri Light" w:cs="Arial"/>
              </w:rPr>
            </w:pPr>
            <w:r>
              <w:rPr>
                <w:rFonts w:ascii="Calibri Light" w:hAnsi="Calibri Light" w:cs="Arial"/>
              </w:rPr>
              <w:t>Sales -&gt; Leads</w:t>
            </w:r>
          </w:p>
        </w:tc>
        <w:tc>
          <w:tcPr>
            <w:tcW w:w="1980" w:type="dxa"/>
            <w:tcBorders>
              <w:top w:val="single" w:sz="6" w:space="0" w:color="auto"/>
              <w:bottom w:val="single" w:sz="6" w:space="0" w:color="auto"/>
            </w:tcBorders>
            <w:vAlign w:val="center"/>
          </w:tcPr>
          <w:p w14:paraId="0FD8C5B4" w14:textId="18E4C70E" w:rsidR="00181E4B" w:rsidRPr="006B24F0" w:rsidRDefault="00181E4B" w:rsidP="00181E4B">
            <w:pPr>
              <w:pStyle w:val="TableField-Left"/>
              <w:rPr>
                <w:rFonts w:ascii="Calibri Light" w:hAnsi="Calibri Light" w:cs="Arial"/>
              </w:rPr>
            </w:pPr>
            <w:r>
              <w:rPr>
                <w:rFonts w:ascii="Calibri Light" w:hAnsi="Calibri Light" w:cs="Arial"/>
              </w:rPr>
              <w:t xml:space="preserve">Leads </w:t>
            </w:r>
          </w:p>
        </w:tc>
        <w:tc>
          <w:tcPr>
            <w:tcW w:w="2340" w:type="dxa"/>
            <w:tcBorders>
              <w:top w:val="single" w:sz="6" w:space="0" w:color="auto"/>
              <w:bottom w:val="single" w:sz="6" w:space="0" w:color="auto"/>
            </w:tcBorders>
            <w:vAlign w:val="center"/>
          </w:tcPr>
          <w:p w14:paraId="0A25553F" w14:textId="15D78743" w:rsidR="00181E4B" w:rsidRPr="006B24F0" w:rsidRDefault="00181E4B" w:rsidP="00181E4B">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554416F8" w14:textId="086CC9B8" w:rsidR="00181E4B" w:rsidRPr="006B24F0" w:rsidRDefault="00181E4B" w:rsidP="00181E4B">
            <w:pPr>
              <w:pStyle w:val="TableField-Left"/>
              <w:rPr>
                <w:rFonts w:ascii="Calibri Light" w:hAnsi="Calibri Light" w:cs="Arial"/>
              </w:rPr>
            </w:pPr>
            <w:r>
              <w:rPr>
                <w:rFonts w:ascii="Calibri Light" w:hAnsi="Calibri Light" w:cs="Arial"/>
              </w:rPr>
              <w:t>N/A</w:t>
            </w:r>
          </w:p>
        </w:tc>
      </w:tr>
      <w:tr w:rsidR="00181E4B" w:rsidRPr="006B24F0" w14:paraId="5DD22FD5" w14:textId="77777777" w:rsidTr="00225B21">
        <w:trPr>
          <w:cantSplit/>
          <w:trHeight w:val="111"/>
          <w:tblHeader/>
        </w:trPr>
        <w:tc>
          <w:tcPr>
            <w:tcW w:w="1260" w:type="dxa"/>
            <w:tcBorders>
              <w:top w:val="single" w:sz="6" w:space="0" w:color="auto"/>
              <w:bottom w:val="single" w:sz="6" w:space="0" w:color="auto"/>
            </w:tcBorders>
            <w:vAlign w:val="center"/>
          </w:tcPr>
          <w:p w14:paraId="01743C74" w14:textId="36837B6F" w:rsidR="00181E4B" w:rsidRPr="006B24F0" w:rsidRDefault="00181E4B" w:rsidP="00156A37">
            <w:pPr>
              <w:pStyle w:val="TableField-Left"/>
              <w:rPr>
                <w:rFonts w:ascii="Calibri Light" w:hAnsi="Calibri Light" w:cs="Arial"/>
              </w:rPr>
            </w:pPr>
            <w:r>
              <w:rPr>
                <w:rFonts w:ascii="Calibri Light" w:hAnsi="Calibri Light" w:cs="Arial"/>
              </w:rPr>
              <w:t xml:space="preserve">Sales Professional </w:t>
            </w:r>
          </w:p>
        </w:tc>
        <w:tc>
          <w:tcPr>
            <w:tcW w:w="1710" w:type="dxa"/>
            <w:tcBorders>
              <w:top w:val="single" w:sz="6" w:space="0" w:color="auto"/>
              <w:bottom w:val="single" w:sz="6" w:space="0" w:color="auto"/>
            </w:tcBorders>
            <w:vAlign w:val="center"/>
          </w:tcPr>
          <w:p w14:paraId="633FEC8E" w14:textId="3127D920" w:rsidR="00181E4B" w:rsidRPr="006B24F0" w:rsidRDefault="00181E4B" w:rsidP="00181E4B">
            <w:pPr>
              <w:pStyle w:val="TableField-Left"/>
              <w:rPr>
                <w:rFonts w:ascii="Calibri Light" w:hAnsi="Calibri Light" w:cs="Arial"/>
              </w:rPr>
            </w:pPr>
            <w:r>
              <w:rPr>
                <w:rFonts w:ascii="Calibri Light" w:hAnsi="Calibri Light" w:cs="Arial"/>
              </w:rPr>
              <w:t>Sales -&gt; Opportunities</w:t>
            </w:r>
          </w:p>
        </w:tc>
        <w:tc>
          <w:tcPr>
            <w:tcW w:w="1980" w:type="dxa"/>
            <w:tcBorders>
              <w:top w:val="single" w:sz="6" w:space="0" w:color="auto"/>
              <w:bottom w:val="single" w:sz="6" w:space="0" w:color="auto"/>
            </w:tcBorders>
            <w:vAlign w:val="center"/>
          </w:tcPr>
          <w:p w14:paraId="2662E931" w14:textId="1BB52979" w:rsidR="00181E4B" w:rsidRPr="006B24F0" w:rsidRDefault="00181E4B" w:rsidP="00181E4B">
            <w:pPr>
              <w:pStyle w:val="TableField-Left"/>
              <w:rPr>
                <w:rFonts w:ascii="Calibri Light" w:hAnsi="Calibri Light" w:cs="Arial"/>
              </w:rPr>
            </w:pPr>
            <w:r>
              <w:rPr>
                <w:rFonts w:ascii="Calibri Light" w:hAnsi="Calibri Light" w:cs="Arial"/>
              </w:rPr>
              <w:t>Opportunities</w:t>
            </w:r>
          </w:p>
        </w:tc>
        <w:tc>
          <w:tcPr>
            <w:tcW w:w="2340" w:type="dxa"/>
            <w:tcBorders>
              <w:top w:val="single" w:sz="6" w:space="0" w:color="auto"/>
              <w:bottom w:val="single" w:sz="6" w:space="0" w:color="auto"/>
            </w:tcBorders>
            <w:vAlign w:val="center"/>
          </w:tcPr>
          <w:p w14:paraId="3B98C76E" w14:textId="01647D73" w:rsidR="00181E4B" w:rsidRPr="006B24F0" w:rsidRDefault="00181E4B" w:rsidP="00181E4B">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6F279D80" w14:textId="072D5662" w:rsidR="00181E4B" w:rsidRPr="006B24F0" w:rsidRDefault="00181E4B" w:rsidP="00181E4B">
            <w:pPr>
              <w:pStyle w:val="TableField-Left"/>
              <w:rPr>
                <w:rFonts w:ascii="Calibri Light" w:hAnsi="Calibri Light" w:cs="Arial"/>
              </w:rPr>
            </w:pPr>
            <w:r>
              <w:rPr>
                <w:rFonts w:ascii="Calibri Light" w:hAnsi="Calibri Light" w:cs="Arial"/>
              </w:rPr>
              <w:t>N/A</w:t>
            </w:r>
          </w:p>
        </w:tc>
      </w:tr>
      <w:tr w:rsidR="00D11F53" w:rsidRPr="006B24F0" w14:paraId="6D32B58E" w14:textId="77777777" w:rsidTr="00225B21">
        <w:trPr>
          <w:cantSplit/>
          <w:trHeight w:val="111"/>
          <w:tblHeader/>
        </w:trPr>
        <w:tc>
          <w:tcPr>
            <w:tcW w:w="1260" w:type="dxa"/>
            <w:tcBorders>
              <w:top w:val="single" w:sz="6" w:space="0" w:color="auto"/>
              <w:bottom w:val="single" w:sz="6" w:space="0" w:color="auto"/>
            </w:tcBorders>
            <w:vAlign w:val="center"/>
          </w:tcPr>
          <w:p w14:paraId="480ECE5C" w14:textId="6D2310C9" w:rsidR="00D11F53" w:rsidRPr="006B24F0" w:rsidRDefault="00D11F53" w:rsidP="00156A37">
            <w:pPr>
              <w:pStyle w:val="TableField-Left"/>
              <w:rPr>
                <w:rFonts w:ascii="Calibri Light" w:hAnsi="Calibri Light" w:cs="Arial"/>
              </w:rPr>
            </w:pPr>
            <w:r>
              <w:rPr>
                <w:rFonts w:ascii="Calibri Light" w:hAnsi="Calibri Light" w:cs="Arial"/>
              </w:rPr>
              <w:t xml:space="preserve">Sales Professional </w:t>
            </w:r>
          </w:p>
        </w:tc>
        <w:tc>
          <w:tcPr>
            <w:tcW w:w="1710" w:type="dxa"/>
            <w:tcBorders>
              <w:top w:val="single" w:sz="6" w:space="0" w:color="auto"/>
              <w:bottom w:val="single" w:sz="6" w:space="0" w:color="auto"/>
            </w:tcBorders>
            <w:vAlign w:val="center"/>
          </w:tcPr>
          <w:p w14:paraId="7B0F809A" w14:textId="153D6E82" w:rsidR="00D11F53" w:rsidRPr="006B24F0" w:rsidRDefault="00D11F53" w:rsidP="00D11F53">
            <w:pPr>
              <w:pStyle w:val="TableField-Left"/>
              <w:rPr>
                <w:rFonts w:ascii="Calibri Light" w:hAnsi="Calibri Light" w:cs="Arial"/>
              </w:rPr>
            </w:pPr>
            <w:r>
              <w:rPr>
                <w:rFonts w:ascii="Calibri Light" w:hAnsi="Calibri Light" w:cs="Arial"/>
              </w:rPr>
              <w:t>Activities -&gt; Appointments</w:t>
            </w:r>
          </w:p>
        </w:tc>
        <w:tc>
          <w:tcPr>
            <w:tcW w:w="1980" w:type="dxa"/>
            <w:tcBorders>
              <w:top w:val="single" w:sz="6" w:space="0" w:color="auto"/>
              <w:bottom w:val="single" w:sz="6" w:space="0" w:color="auto"/>
            </w:tcBorders>
            <w:vAlign w:val="center"/>
          </w:tcPr>
          <w:p w14:paraId="1CC58457" w14:textId="70C52F0A" w:rsidR="00D11F53" w:rsidRPr="006B24F0" w:rsidRDefault="00D11F53" w:rsidP="00D11F53">
            <w:pPr>
              <w:pStyle w:val="TableField-Left"/>
              <w:rPr>
                <w:rFonts w:ascii="Calibri Light" w:hAnsi="Calibri Light" w:cs="Arial"/>
              </w:rPr>
            </w:pPr>
            <w:r>
              <w:rPr>
                <w:rFonts w:ascii="Calibri Light" w:hAnsi="Calibri Light" w:cs="Arial"/>
              </w:rPr>
              <w:t>Appointments</w:t>
            </w:r>
          </w:p>
        </w:tc>
        <w:tc>
          <w:tcPr>
            <w:tcW w:w="2340" w:type="dxa"/>
            <w:tcBorders>
              <w:top w:val="single" w:sz="6" w:space="0" w:color="auto"/>
              <w:bottom w:val="single" w:sz="6" w:space="0" w:color="auto"/>
            </w:tcBorders>
            <w:vAlign w:val="center"/>
          </w:tcPr>
          <w:p w14:paraId="6072C2C3" w14:textId="57AA8D37" w:rsidR="00D11F53" w:rsidRPr="006B24F0" w:rsidRDefault="00D11F53" w:rsidP="00D11F53">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2DA6A5C8" w14:textId="44F8571D" w:rsidR="00D11F53" w:rsidRPr="006B24F0" w:rsidRDefault="00D11F53" w:rsidP="00D11F53">
            <w:pPr>
              <w:pStyle w:val="TableField-Left"/>
              <w:rPr>
                <w:rFonts w:ascii="Calibri Light" w:hAnsi="Calibri Light" w:cs="Arial"/>
              </w:rPr>
            </w:pPr>
            <w:r>
              <w:rPr>
                <w:rFonts w:ascii="Calibri Light" w:hAnsi="Calibri Light" w:cs="Arial"/>
              </w:rPr>
              <w:t>N/A</w:t>
            </w:r>
          </w:p>
        </w:tc>
      </w:tr>
      <w:tr w:rsidR="00D11F53" w:rsidRPr="006B24F0" w14:paraId="640AF019" w14:textId="77777777" w:rsidTr="00225B21">
        <w:trPr>
          <w:cantSplit/>
          <w:trHeight w:val="111"/>
          <w:tblHeader/>
        </w:trPr>
        <w:tc>
          <w:tcPr>
            <w:tcW w:w="1260" w:type="dxa"/>
            <w:tcBorders>
              <w:top w:val="single" w:sz="6" w:space="0" w:color="auto"/>
              <w:bottom w:val="single" w:sz="6" w:space="0" w:color="auto"/>
            </w:tcBorders>
            <w:vAlign w:val="center"/>
          </w:tcPr>
          <w:p w14:paraId="7B38F0B4" w14:textId="7547E973" w:rsidR="00D11F53" w:rsidRDefault="00D11F53" w:rsidP="00156A37">
            <w:pPr>
              <w:pStyle w:val="TableField-Left"/>
              <w:rPr>
                <w:rFonts w:ascii="Calibri Light" w:hAnsi="Calibri Light" w:cs="Arial"/>
              </w:rPr>
            </w:pPr>
            <w:r>
              <w:rPr>
                <w:rFonts w:ascii="Calibri Light" w:hAnsi="Calibri Light" w:cs="Arial"/>
              </w:rPr>
              <w:t xml:space="preserve">Sales Professional </w:t>
            </w:r>
          </w:p>
        </w:tc>
        <w:tc>
          <w:tcPr>
            <w:tcW w:w="1710" w:type="dxa"/>
            <w:tcBorders>
              <w:top w:val="single" w:sz="6" w:space="0" w:color="auto"/>
              <w:bottom w:val="single" w:sz="6" w:space="0" w:color="auto"/>
            </w:tcBorders>
            <w:vAlign w:val="center"/>
          </w:tcPr>
          <w:p w14:paraId="52771BCE" w14:textId="663FCA92" w:rsidR="00D11F53" w:rsidRDefault="00D11F53" w:rsidP="00D11F53">
            <w:pPr>
              <w:pStyle w:val="TableField-Left"/>
              <w:rPr>
                <w:rFonts w:ascii="Calibri Light" w:hAnsi="Calibri Light" w:cs="Arial"/>
              </w:rPr>
            </w:pPr>
            <w:r>
              <w:rPr>
                <w:rFonts w:ascii="Calibri Light" w:hAnsi="Calibri Light" w:cs="Arial"/>
              </w:rPr>
              <w:t>Activities -&gt; E-Mails</w:t>
            </w:r>
          </w:p>
        </w:tc>
        <w:tc>
          <w:tcPr>
            <w:tcW w:w="1980" w:type="dxa"/>
            <w:tcBorders>
              <w:top w:val="single" w:sz="6" w:space="0" w:color="auto"/>
              <w:bottom w:val="single" w:sz="6" w:space="0" w:color="auto"/>
            </w:tcBorders>
            <w:vAlign w:val="center"/>
          </w:tcPr>
          <w:p w14:paraId="3E7295C3" w14:textId="384B30BC" w:rsidR="00D11F53" w:rsidRDefault="00D11F53" w:rsidP="00D11F53">
            <w:pPr>
              <w:pStyle w:val="TableField-Left"/>
              <w:rPr>
                <w:rFonts w:ascii="Calibri Light" w:hAnsi="Calibri Light" w:cs="Arial"/>
              </w:rPr>
            </w:pPr>
            <w:r>
              <w:rPr>
                <w:rFonts w:ascii="Calibri Light" w:hAnsi="Calibri Light" w:cs="Arial"/>
              </w:rPr>
              <w:t>E-Mails</w:t>
            </w:r>
          </w:p>
        </w:tc>
        <w:tc>
          <w:tcPr>
            <w:tcW w:w="2340" w:type="dxa"/>
            <w:tcBorders>
              <w:top w:val="single" w:sz="6" w:space="0" w:color="auto"/>
              <w:bottom w:val="single" w:sz="6" w:space="0" w:color="auto"/>
            </w:tcBorders>
            <w:vAlign w:val="center"/>
          </w:tcPr>
          <w:p w14:paraId="4CE83135" w14:textId="37997324" w:rsidR="00D11F53" w:rsidRDefault="00D11F53" w:rsidP="00D11F53">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02B49028" w14:textId="14E2F390" w:rsidR="00D11F53" w:rsidRDefault="00D11F53" w:rsidP="00D11F53">
            <w:pPr>
              <w:pStyle w:val="TableField-Left"/>
              <w:rPr>
                <w:rFonts w:ascii="Calibri Light" w:hAnsi="Calibri Light" w:cs="Arial"/>
              </w:rPr>
            </w:pPr>
            <w:r>
              <w:rPr>
                <w:rFonts w:ascii="Calibri Light" w:hAnsi="Calibri Light" w:cs="Arial"/>
              </w:rPr>
              <w:t>N/A</w:t>
            </w:r>
          </w:p>
        </w:tc>
      </w:tr>
      <w:tr w:rsidR="00D11F53" w:rsidRPr="006B24F0" w14:paraId="1FBD11F7" w14:textId="77777777" w:rsidTr="00225B21">
        <w:trPr>
          <w:cantSplit/>
          <w:trHeight w:val="111"/>
          <w:tblHeader/>
        </w:trPr>
        <w:tc>
          <w:tcPr>
            <w:tcW w:w="1260" w:type="dxa"/>
            <w:tcBorders>
              <w:top w:val="single" w:sz="6" w:space="0" w:color="auto"/>
              <w:bottom w:val="single" w:sz="6" w:space="0" w:color="auto"/>
            </w:tcBorders>
            <w:vAlign w:val="center"/>
          </w:tcPr>
          <w:p w14:paraId="5B7F0DA7" w14:textId="62D3D97C" w:rsidR="00D11F53" w:rsidRDefault="00D11F53" w:rsidP="00156A37">
            <w:pPr>
              <w:pStyle w:val="TableField-Left"/>
              <w:rPr>
                <w:rFonts w:ascii="Calibri Light" w:hAnsi="Calibri Light" w:cs="Arial"/>
              </w:rPr>
            </w:pPr>
            <w:r>
              <w:rPr>
                <w:rFonts w:ascii="Calibri Light" w:hAnsi="Calibri Light" w:cs="Arial"/>
              </w:rPr>
              <w:t xml:space="preserve">Sales Professional </w:t>
            </w:r>
          </w:p>
        </w:tc>
        <w:tc>
          <w:tcPr>
            <w:tcW w:w="1710" w:type="dxa"/>
            <w:tcBorders>
              <w:top w:val="single" w:sz="6" w:space="0" w:color="auto"/>
              <w:bottom w:val="single" w:sz="6" w:space="0" w:color="auto"/>
            </w:tcBorders>
            <w:vAlign w:val="center"/>
          </w:tcPr>
          <w:p w14:paraId="343BB89A" w14:textId="4F645A2C" w:rsidR="00D11F53" w:rsidRDefault="00D11F53" w:rsidP="00D11F53">
            <w:pPr>
              <w:pStyle w:val="TableField-Left"/>
              <w:rPr>
                <w:rFonts w:ascii="Calibri Light" w:hAnsi="Calibri Light" w:cs="Arial"/>
              </w:rPr>
            </w:pPr>
            <w:r>
              <w:rPr>
                <w:rFonts w:ascii="Calibri Light" w:hAnsi="Calibri Light" w:cs="Arial"/>
              </w:rPr>
              <w:t>Activities -&gt; Phone Calls</w:t>
            </w:r>
          </w:p>
        </w:tc>
        <w:tc>
          <w:tcPr>
            <w:tcW w:w="1980" w:type="dxa"/>
            <w:tcBorders>
              <w:top w:val="single" w:sz="6" w:space="0" w:color="auto"/>
              <w:bottom w:val="single" w:sz="6" w:space="0" w:color="auto"/>
            </w:tcBorders>
            <w:vAlign w:val="center"/>
          </w:tcPr>
          <w:p w14:paraId="7225CC3A" w14:textId="57E42F83" w:rsidR="00D11F53" w:rsidRDefault="00D11F53" w:rsidP="00D11F53">
            <w:pPr>
              <w:pStyle w:val="TableField-Left"/>
              <w:rPr>
                <w:rFonts w:ascii="Calibri Light" w:hAnsi="Calibri Light" w:cs="Arial"/>
              </w:rPr>
            </w:pPr>
            <w:r>
              <w:rPr>
                <w:rFonts w:ascii="Calibri Light" w:hAnsi="Calibri Light" w:cs="Arial"/>
              </w:rPr>
              <w:t>Phone Calls</w:t>
            </w:r>
          </w:p>
        </w:tc>
        <w:tc>
          <w:tcPr>
            <w:tcW w:w="2340" w:type="dxa"/>
            <w:tcBorders>
              <w:top w:val="single" w:sz="6" w:space="0" w:color="auto"/>
              <w:bottom w:val="single" w:sz="6" w:space="0" w:color="auto"/>
            </w:tcBorders>
            <w:vAlign w:val="center"/>
          </w:tcPr>
          <w:p w14:paraId="2F18B692" w14:textId="67FF9326" w:rsidR="00D11F53" w:rsidRDefault="00D11F53" w:rsidP="00D11F53">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6220CF49" w14:textId="52BCFB7C" w:rsidR="00D11F53" w:rsidRDefault="00D11F53" w:rsidP="00D11F53">
            <w:pPr>
              <w:pStyle w:val="TableField-Left"/>
              <w:rPr>
                <w:rFonts w:ascii="Calibri Light" w:hAnsi="Calibri Light" w:cs="Arial"/>
              </w:rPr>
            </w:pPr>
            <w:r>
              <w:rPr>
                <w:rFonts w:ascii="Calibri Light" w:hAnsi="Calibri Light" w:cs="Arial"/>
              </w:rPr>
              <w:t>N/A</w:t>
            </w:r>
          </w:p>
        </w:tc>
      </w:tr>
      <w:tr w:rsidR="00D11F53" w:rsidRPr="006B24F0" w14:paraId="772E2EB2" w14:textId="77777777" w:rsidTr="00225B21">
        <w:trPr>
          <w:cantSplit/>
          <w:trHeight w:val="111"/>
          <w:tblHeader/>
        </w:trPr>
        <w:tc>
          <w:tcPr>
            <w:tcW w:w="1260" w:type="dxa"/>
            <w:tcBorders>
              <w:top w:val="single" w:sz="6" w:space="0" w:color="auto"/>
              <w:bottom w:val="single" w:sz="6" w:space="0" w:color="auto"/>
            </w:tcBorders>
            <w:vAlign w:val="center"/>
          </w:tcPr>
          <w:p w14:paraId="0109D62D" w14:textId="744B5BDC" w:rsidR="00D11F53" w:rsidRDefault="00D11F53" w:rsidP="00156A37">
            <w:pPr>
              <w:pStyle w:val="TableField-Left"/>
              <w:rPr>
                <w:rFonts w:ascii="Calibri Light" w:hAnsi="Calibri Light" w:cs="Arial"/>
              </w:rPr>
            </w:pPr>
            <w:r>
              <w:rPr>
                <w:rFonts w:ascii="Calibri Light" w:hAnsi="Calibri Light" w:cs="Arial"/>
              </w:rPr>
              <w:t xml:space="preserve">Sales Professional </w:t>
            </w:r>
          </w:p>
        </w:tc>
        <w:tc>
          <w:tcPr>
            <w:tcW w:w="1710" w:type="dxa"/>
            <w:tcBorders>
              <w:top w:val="single" w:sz="6" w:space="0" w:color="auto"/>
              <w:bottom w:val="single" w:sz="6" w:space="0" w:color="auto"/>
            </w:tcBorders>
            <w:vAlign w:val="center"/>
          </w:tcPr>
          <w:p w14:paraId="716A28A1" w14:textId="61E2B085" w:rsidR="00D11F53" w:rsidRDefault="00D11F53" w:rsidP="00D11F53">
            <w:pPr>
              <w:pStyle w:val="TableField-Left"/>
              <w:rPr>
                <w:rFonts w:ascii="Calibri Light" w:hAnsi="Calibri Light" w:cs="Arial"/>
              </w:rPr>
            </w:pPr>
            <w:r>
              <w:rPr>
                <w:rFonts w:ascii="Calibri Light" w:hAnsi="Calibri Light" w:cs="Arial"/>
              </w:rPr>
              <w:t>Activities -&gt; Tasks</w:t>
            </w:r>
          </w:p>
        </w:tc>
        <w:tc>
          <w:tcPr>
            <w:tcW w:w="1980" w:type="dxa"/>
            <w:tcBorders>
              <w:top w:val="single" w:sz="6" w:space="0" w:color="auto"/>
              <w:bottom w:val="single" w:sz="6" w:space="0" w:color="auto"/>
            </w:tcBorders>
            <w:vAlign w:val="center"/>
          </w:tcPr>
          <w:p w14:paraId="10A58FBE" w14:textId="509AD8C0" w:rsidR="00D11F53" w:rsidRDefault="00D11F53" w:rsidP="00D11F53">
            <w:pPr>
              <w:pStyle w:val="TableField-Left"/>
              <w:rPr>
                <w:rFonts w:ascii="Calibri Light" w:hAnsi="Calibri Light" w:cs="Arial"/>
              </w:rPr>
            </w:pPr>
            <w:r>
              <w:rPr>
                <w:rFonts w:ascii="Calibri Light" w:hAnsi="Calibri Light" w:cs="Arial"/>
              </w:rPr>
              <w:t>Tasks</w:t>
            </w:r>
          </w:p>
        </w:tc>
        <w:tc>
          <w:tcPr>
            <w:tcW w:w="2340" w:type="dxa"/>
            <w:tcBorders>
              <w:top w:val="single" w:sz="6" w:space="0" w:color="auto"/>
              <w:bottom w:val="single" w:sz="6" w:space="0" w:color="auto"/>
            </w:tcBorders>
            <w:vAlign w:val="center"/>
          </w:tcPr>
          <w:p w14:paraId="3A883694" w14:textId="5F7A0FF2" w:rsidR="00D11F53" w:rsidRDefault="00D11F53" w:rsidP="00D11F53">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16A29B58" w14:textId="68C29AB7" w:rsidR="00D11F53" w:rsidRDefault="00D11F53" w:rsidP="00D11F53">
            <w:pPr>
              <w:pStyle w:val="TableField-Left"/>
              <w:rPr>
                <w:rFonts w:ascii="Calibri Light" w:hAnsi="Calibri Light" w:cs="Arial"/>
              </w:rPr>
            </w:pPr>
            <w:r>
              <w:rPr>
                <w:rFonts w:ascii="Calibri Light" w:hAnsi="Calibri Light" w:cs="Arial"/>
              </w:rPr>
              <w:t>N/A</w:t>
            </w:r>
          </w:p>
        </w:tc>
      </w:tr>
      <w:tr w:rsidR="00D11F53" w:rsidRPr="006B24F0" w14:paraId="7B87B71B" w14:textId="77777777" w:rsidTr="00225B21">
        <w:trPr>
          <w:cantSplit/>
          <w:trHeight w:val="111"/>
          <w:tblHeader/>
        </w:trPr>
        <w:tc>
          <w:tcPr>
            <w:tcW w:w="1260" w:type="dxa"/>
            <w:tcBorders>
              <w:top w:val="single" w:sz="6" w:space="0" w:color="auto"/>
              <w:bottom w:val="single" w:sz="6" w:space="0" w:color="auto"/>
            </w:tcBorders>
            <w:vAlign w:val="center"/>
          </w:tcPr>
          <w:p w14:paraId="4B8FA136" w14:textId="0A1003C2" w:rsidR="00D11F53" w:rsidRPr="006B24F0" w:rsidRDefault="00D11F53" w:rsidP="00156A37">
            <w:pPr>
              <w:pStyle w:val="TableField-Left"/>
              <w:rPr>
                <w:rFonts w:ascii="Calibri Light" w:hAnsi="Calibri Light" w:cs="Arial"/>
              </w:rPr>
            </w:pPr>
            <w:r>
              <w:rPr>
                <w:rFonts w:ascii="Calibri Light" w:hAnsi="Calibri Light" w:cs="Arial"/>
              </w:rPr>
              <w:t xml:space="preserve">Sales Professional </w:t>
            </w:r>
          </w:p>
        </w:tc>
        <w:tc>
          <w:tcPr>
            <w:tcW w:w="1710" w:type="dxa"/>
            <w:tcBorders>
              <w:top w:val="single" w:sz="6" w:space="0" w:color="auto"/>
              <w:bottom w:val="single" w:sz="6" w:space="0" w:color="auto"/>
            </w:tcBorders>
            <w:vAlign w:val="center"/>
          </w:tcPr>
          <w:p w14:paraId="60286038" w14:textId="059964C2" w:rsidR="00D11F53" w:rsidRPr="006B24F0" w:rsidRDefault="00D11F53" w:rsidP="00D11F53">
            <w:pPr>
              <w:pStyle w:val="TableField-Left"/>
              <w:rPr>
                <w:rFonts w:ascii="Calibri Light" w:hAnsi="Calibri Light" w:cs="Arial"/>
              </w:rPr>
            </w:pPr>
            <w:r>
              <w:rPr>
                <w:rFonts w:ascii="Calibri Light" w:hAnsi="Calibri Light" w:cs="Arial"/>
              </w:rPr>
              <w:t>Service -&gt; Tickets</w:t>
            </w:r>
          </w:p>
        </w:tc>
        <w:tc>
          <w:tcPr>
            <w:tcW w:w="1980" w:type="dxa"/>
            <w:tcBorders>
              <w:top w:val="single" w:sz="6" w:space="0" w:color="auto"/>
              <w:bottom w:val="single" w:sz="6" w:space="0" w:color="auto"/>
            </w:tcBorders>
            <w:vAlign w:val="center"/>
          </w:tcPr>
          <w:p w14:paraId="080028C0" w14:textId="219638CF" w:rsidR="00D11F53" w:rsidRPr="006B24F0" w:rsidRDefault="00D11F53" w:rsidP="00D11F53">
            <w:pPr>
              <w:pStyle w:val="TableField-Left"/>
              <w:rPr>
                <w:rFonts w:ascii="Calibri Light" w:hAnsi="Calibri Light" w:cs="Arial"/>
              </w:rPr>
            </w:pPr>
            <w:r>
              <w:rPr>
                <w:rFonts w:ascii="Calibri Light" w:hAnsi="Calibri Light" w:cs="Arial"/>
              </w:rPr>
              <w:t>Service Tickets</w:t>
            </w:r>
          </w:p>
        </w:tc>
        <w:tc>
          <w:tcPr>
            <w:tcW w:w="2340" w:type="dxa"/>
            <w:tcBorders>
              <w:top w:val="single" w:sz="6" w:space="0" w:color="auto"/>
              <w:bottom w:val="single" w:sz="6" w:space="0" w:color="auto"/>
            </w:tcBorders>
            <w:vAlign w:val="center"/>
          </w:tcPr>
          <w:p w14:paraId="09281084" w14:textId="577FF798" w:rsidR="00D11F53" w:rsidRPr="006B24F0" w:rsidRDefault="00D11F53" w:rsidP="00D11F53">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610E455C" w14:textId="634A620D" w:rsidR="00D11F53" w:rsidRPr="006B24F0" w:rsidRDefault="00D11F53" w:rsidP="00D11F53">
            <w:pPr>
              <w:pStyle w:val="TableField-Left"/>
              <w:rPr>
                <w:rFonts w:ascii="Calibri Light" w:hAnsi="Calibri Light" w:cs="Arial"/>
              </w:rPr>
            </w:pPr>
            <w:r>
              <w:rPr>
                <w:rFonts w:ascii="Calibri Light" w:hAnsi="Calibri Light" w:cs="Arial"/>
              </w:rPr>
              <w:t>N/A</w:t>
            </w:r>
          </w:p>
        </w:tc>
      </w:tr>
      <w:tr w:rsidR="00D11F53" w:rsidRPr="006B24F0" w14:paraId="6D96714A" w14:textId="77777777" w:rsidTr="00225B21">
        <w:trPr>
          <w:cantSplit/>
          <w:trHeight w:val="111"/>
          <w:tblHeader/>
        </w:trPr>
        <w:tc>
          <w:tcPr>
            <w:tcW w:w="1260" w:type="dxa"/>
            <w:tcBorders>
              <w:top w:val="single" w:sz="6" w:space="0" w:color="auto"/>
              <w:bottom w:val="single" w:sz="6" w:space="0" w:color="auto"/>
            </w:tcBorders>
            <w:vAlign w:val="center"/>
          </w:tcPr>
          <w:p w14:paraId="0C05D93E" w14:textId="236CCE45" w:rsidR="00D11F53" w:rsidRPr="006B24F0" w:rsidRDefault="00D11F53" w:rsidP="00156A37">
            <w:pPr>
              <w:pStyle w:val="TableField-Left"/>
              <w:rPr>
                <w:rFonts w:ascii="Calibri Light" w:hAnsi="Calibri Light" w:cs="Arial"/>
              </w:rPr>
            </w:pPr>
            <w:r>
              <w:rPr>
                <w:rFonts w:ascii="Calibri Light" w:hAnsi="Calibri Light" w:cs="Arial"/>
              </w:rPr>
              <w:t xml:space="preserve">Sales Professional </w:t>
            </w:r>
          </w:p>
        </w:tc>
        <w:tc>
          <w:tcPr>
            <w:tcW w:w="1710" w:type="dxa"/>
            <w:tcBorders>
              <w:top w:val="single" w:sz="6" w:space="0" w:color="auto"/>
              <w:bottom w:val="single" w:sz="6" w:space="0" w:color="auto"/>
            </w:tcBorders>
            <w:vAlign w:val="center"/>
          </w:tcPr>
          <w:p w14:paraId="576BD4F2" w14:textId="3B18FAF5" w:rsidR="00D11F53" w:rsidRPr="006B24F0" w:rsidRDefault="00D11F53" w:rsidP="00D11F53">
            <w:pPr>
              <w:pStyle w:val="TableField-Left"/>
              <w:rPr>
                <w:rFonts w:ascii="Calibri Light" w:hAnsi="Calibri Light" w:cs="Arial"/>
              </w:rPr>
            </w:pPr>
            <w:r>
              <w:rPr>
                <w:rFonts w:ascii="Calibri Light" w:hAnsi="Calibri Light" w:cs="Arial"/>
              </w:rPr>
              <w:t>Service -&gt; Work Tickets</w:t>
            </w:r>
          </w:p>
        </w:tc>
        <w:tc>
          <w:tcPr>
            <w:tcW w:w="1980" w:type="dxa"/>
            <w:tcBorders>
              <w:top w:val="single" w:sz="6" w:space="0" w:color="auto"/>
              <w:bottom w:val="single" w:sz="6" w:space="0" w:color="auto"/>
            </w:tcBorders>
            <w:vAlign w:val="center"/>
          </w:tcPr>
          <w:p w14:paraId="5ED5354F" w14:textId="1B0E11E0" w:rsidR="00D11F53" w:rsidRPr="006B24F0" w:rsidRDefault="00D11F53" w:rsidP="00D11F53">
            <w:pPr>
              <w:pStyle w:val="TableField-Left"/>
              <w:rPr>
                <w:rFonts w:ascii="Calibri Light" w:hAnsi="Calibri Light" w:cs="Arial"/>
              </w:rPr>
            </w:pPr>
            <w:r>
              <w:rPr>
                <w:rFonts w:ascii="Calibri Light" w:hAnsi="Calibri Light" w:cs="Arial"/>
              </w:rPr>
              <w:t>Work Tickets</w:t>
            </w:r>
          </w:p>
        </w:tc>
        <w:tc>
          <w:tcPr>
            <w:tcW w:w="2340" w:type="dxa"/>
            <w:tcBorders>
              <w:top w:val="single" w:sz="6" w:space="0" w:color="auto"/>
              <w:bottom w:val="single" w:sz="6" w:space="0" w:color="auto"/>
            </w:tcBorders>
            <w:vAlign w:val="center"/>
          </w:tcPr>
          <w:p w14:paraId="346AF908" w14:textId="65F51B7B" w:rsidR="00D11F53" w:rsidRPr="006B24F0" w:rsidRDefault="00D11F53" w:rsidP="00D11F53">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06E07FE0" w14:textId="072C21F1" w:rsidR="00D11F53" w:rsidRPr="006B24F0" w:rsidRDefault="00D11F53" w:rsidP="00D11F53">
            <w:pPr>
              <w:pStyle w:val="TableField-Left"/>
              <w:rPr>
                <w:rFonts w:ascii="Calibri Light" w:hAnsi="Calibri Light" w:cs="Arial"/>
              </w:rPr>
            </w:pPr>
            <w:r>
              <w:rPr>
                <w:rFonts w:ascii="Calibri Light" w:hAnsi="Calibri Light" w:cs="Arial"/>
              </w:rPr>
              <w:t>N/A</w:t>
            </w:r>
          </w:p>
        </w:tc>
      </w:tr>
      <w:tr w:rsidR="00864AB0" w:rsidRPr="006B24F0" w14:paraId="6BD882C8" w14:textId="77777777" w:rsidTr="003D18E9">
        <w:trPr>
          <w:cantSplit/>
          <w:trHeight w:val="111"/>
          <w:tblHeader/>
        </w:trPr>
        <w:tc>
          <w:tcPr>
            <w:tcW w:w="1260" w:type="dxa"/>
            <w:tcBorders>
              <w:top w:val="single" w:sz="6" w:space="0" w:color="auto"/>
              <w:bottom w:val="single" w:sz="6" w:space="0" w:color="auto"/>
            </w:tcBorders>
            <w:vAlign w:val="center"/>
          </w:tcPr>
          <w:p w14:paraId="7BADDCCF" w14:textId="3153BB8F" w:rsidR="00864AB0" w:rsidRPr="006B24F0" w:rsidRDefault="00864AB0" w:rsidP="00864AB0">
            <w:pPr>
              <w:pStyle w:val="TableField-Left"/>
              <w:rPr>
                <w:rFonts w:ascii="Calibri Light" w:hAnsi="Calibri Light" w:cs="Arial"/>
              </w:rPr>
            </w:pPr>
            <w:r>
              <w:rPr>
                <w:rFonts w:ascii="Calibri Light" w:hAnsi="Calibri Light" w:cs="Arial"/>
              </w:rPr>
              <w:t>Territory Professional</w:t>
            </w:r>
          </w:p>
        </w:tc>
        <w:tc>
          <w:tcPr>
            <w:tcW w:w="1710" w:type="dxa"/>
            <w:tcBorders>
              <w:top w:val="single" w:sz="6" w:space="0" w:color="auto"/>
              <w:bottom w:val="single" w:sz="6" w:space="0" w:color="auto"/>
            </w:tcBorders>
            <w:vAlign w:val="center"/>
          </w:tcPr>
          <w:p w14:paraId="57FCE364" w14:textId="744F35D0" w:rsidR="00864AB0" w:rsidRPr="006B24F0" w:rsidRDefault="00864AB0" w:rsidP="00864AB0">
            <w:pPr>
              <w:pStyle w:val="TableField-Left"/>
              <w:rPr>
                <w:rFonts w:ascii="Calibri Light" w:hAnsi="Calibri Light" w:cs="Arial"/>
              </w:rPr>
            </w:pPr>
            <w:r>
              <w:rPr>
                <w:rFonts w:ascii="Calibri Light" w:hAnsi="Calibri Light" w:cs="Arial"/>
              </w:rPr>
              <w:t>Sales -&gt; Territories</w:t>
            </w:r>
          </w:p>
        </w:tc>
        <w:tc>
          <w:tcPr>
            <w:tcW w:w="1980" w:type="dxa"/>
            <w:tcBorders>
              <w:top w:val="single" w:sz="6" w:space="0" w:color="auto"/>
              <w:bottom w:val="single" w:sz="6" w:space="0" w:color="auto"/>
            </w:tcBorders>
            <w:vAlign w:val="center"/>
          </w:tcPr>
          <w:p w14:paraId="1BAC4647" w14:textId="1DD056BD" w:rsidR="00864AB0" w:rsidRPr="006B24F0" w:rsidRDefault="00864AB0" w:rsidP="00864AB0">
            <w:pPr>
              <w:pStyle w:val="TableField-Left"/>
              <w:rPr>
                <w:rFonts w:ascii="Calibri Light" w:hAnsi="Calibri Light" w:cs="Arial"/>
              </w:rPr>
            </w:pPr>
            <w:r>
              <w:rPr>
                <w:rFonts w:ascii="Calibri Light" w:hAnsi="Calibri Light" w:cs="Arial"/>
              </w:rPr>
              <w:t>Territories</w:t>
            </w:r>
          </w:p>
        </w:tc>
        <w:tc>
          <w:tcPr>
            <w:tcW w:w="2340" w:type="dxa"/>
            <w:tcBorders>
              <w:top w:val="single" w:sz="6" w:space="0" w:color="auto"/>
              <w:bottom w:val="single" w:sz="6" w:space="0" w:color="auto"/>
            </w:tcBorders>
            <w:vAlign w:val="center"/>
          </w:tcPr>
          <w:p w14:paraId="3B10C831" w14:textId="5C9C52F8" w:rsidR="00864AB0" w:rsidRPr="006B24F0" w:rsidRDefault="00864AB0" w:rsidP="00864AB0">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0DDCD4B3" w14:textId="7427EAC7" w:rsidR="00864AB0" w:rsidRPr="006B24F0" w:rsidRDefault="00864AB0" w:rsidP="00864AB0">
            <w:pPr>
              <w:pStyle w:val="TableField-Left"/>
              <w:rPr>
                <w:rFonts w:ascii="Calibri Light" w:hAnsi="Calibri Light" w:cs="Arial"/>
              </w:rPr>
            </w:pPr>
            <w:r>
              <w:rPr>
                <w:rFonts w:ascii="Calibri Light" w:hAnsi="Calibri Light" w:cs="Arial"/>
              </w:rPr>
              <w:t>N/A</w:t>
            </w:r>
          </w:p>
        </w:tc>
      </w:tr>
      <w:tr w:rsidR="00864AB0" w:rsidRPr="006B24F0" w14:paraId="2D528F78" w14:textId="77777777" w:rsidTr="003D18E9">
        <w:trPr>
          <w:cantSplit/>
          <w:trHeight w:val="111"/>
          <w:tblHeader/>
        </w:trPr>
        <w:tc>
          <w:tcPr>
            <w:tcW w:w="1260" w:type="dxa"/>
            <w:tcBorders>
              <w:top w:val="single" w:sz="6" w:space="0" w:color="auto"/>
              <w:bottom w:val="single" w:sz="6" w:space="0" w:color="auto"/>
            </w:tcBorders>
            <w:vAlign w:val="center"/>
          </w:tcPr>
          <w:p w14:paraId="1EA9E305" w14:textId="15FB6485" w:rsidR="00864AB0" w:rsidRPr="006B24F0" w:rsidRDefault="00864AB0" w:rsidP="00864AB0">
            <w:pPr>
              <w:pStyle w:val="TableField-Left"/>
              <w:rPr>
                <w:rFonts w:ascii="Calibri Light" w:hAnsi="Calibri Light" w:cs="Arial"/>
              </w:rPr>
            </w:pPr>
            <w:r>
              <w:rPr>
                <w:rFonts w:ascii="Calibri Light" w:hAnsi="Calibri Light" w:cs="Arial"/>
              </w:rPr>
              <w:t>Territory Professional</w:t>
            </w:r>
          </w:p>
        </w:tc>
        <w:tc>
          <w:tcPr>
            <w:tcW w:w="1710" w:type="dxa"/>
            <w:tcBorders>
              <w:top w:val="single" w:sz="6" w:space="0" w:color="auto"/>
              <w:bottom w:val="single" w:sz="6" w:space="0" w:color="auto"/>
            </w:tcBorders>
            <w:vAlign w:val="center"/>
          </w:tcPr>
          <w:p w14:paraId="76770184" w14:textId="3B53053A" w:rsidR="00864AB0" w:rsidRPr="006B24F0" w:rsidRDefault="00864AB0" w:rsidP="00864AB0">
            <w:pPr>
              <w:pStyle w:val="TableField-Left"/>
              <w:rPr>
                <w:rFonts w:ascii="Calibri Light" w:hAnsi="Calibri Light" w:cs="Arial"/>
              </w:rPr>
            </w:pPr>
            <w:r>
              <w:rPr>
                <w:rFonts w:ascii="Calibri Light" w:hAnsi="Calibri Light" w:cs="Arial"/>
              </w:rPr>
              <w:t>Mass Data Maintenance</w:t>
            </w:r>
          </w:p>
        </w:tc>
        <w:tc>
          <w:tcPr>
            <w:tcW w:w="1980" w:type="dxa"/>
            <w:tcBorders>
              <w:top w:val="single" w:sz="6" w:space="0" w:color="auto"/>
              <w:bottom w:val="single" w:sz="6" w:space="0" w:color="auto"/>
            </w:tcBorders>
            <w:vAlign w:val="center"/>
          </w:tcPr>
          <w:p w14:paraId="4E8228D4" w14:textId="7AFC6832" w:rsidR="00864AB0" w:rsidRPr="006B24F0" w:rsidRDefault="00864AB0" w:rsidP="00864AB0">
            <w:pPr>
              <w:pStyle w:val="TableField-Left"/>
              <w:rPr>
                <w:rFonts w:ascii="Calibri Light" w:hAnsi="Calibri Light" w:cs="Arial"/>
              </w:rPr>
            </w:pPr>
            <w:r>
              <w:rPr>
                <w:rFonts w:ascii="Calibri Light" w:hAnsi="Calibri Light" w:cs="Arial"/>
              </w:rPr>
              <w:t>Mass Data Maintenance</w:t>
            </w:r>
          </w:p>
        </w:tc>
        <w:tc>
          <w:tcPr>
            <w:tcW w:w="2340" w:type="dxa"/>
            <w:tcBorders>
              <w:top w:val="single" w:sz="6" w:space="0" w:color="auto"/>
              <w:bottom w:val="single" w:sz="6" w:space="0" w:color="auto"/>
            </w:tcBorders>
            <w:vAlign w:val="center"/>
          </w:tcPr>
          <w:p w14:paraId="72651ADD" w14:textId="4036361B" w:rsidR="00864AB0" w:rsidRPr="006B24F0" w:rsidRDefault="00864AB0" w:rsidP="00864AB0">
            <w:pPr>
              <w:pStyle w:val="TableField-Left"/>
              <w:rPr>
                <w:rFonts w:ascii="Calibri Light" w:hAnsi="Calibri Light" w:cs="Arial"/>
              </w:rPr>
            </w:pPr>
            <w:r>
              <w:rPr>
                <w:rFonts w:ascii="Calibri Light" w:hAnsi="Calibri Light" w:cs="Arial"/>
              </w:rPr>
              <w:t>N/A</w:t>
            </w:r>
          </w:p>
        </w:tc>
        <w:tc>
          <w:tcPr>
            <w:tcW w:w="2520" w:type="dxa"/>
            <w:tcBorders>
              <w:top w:val="single" w:sz="6" w:space="0" w:color="auto"/>
              <w:bottom w:val="single" w:sz="6" w:space="0" w:color="auto"/>
            </w:tcBorders>
            <w:vAlign w:val="center"/>
          </w:tcPr>
          <w:p w14:paraId="2BC485ED" w14:textId="7AC69208" w:rsidR="00864AB0" w:rsidRPr="006B24F0" w:rsidRDefault="00864AB0" w:rsidP="00864AB0">
            <w:pPr>
              <w:pStyle w:val="TableField-Left"/>
              <w:rPr>
                <w:rFonts w:ascii="Calibri Light" w:hAnsi="Calibri Light" w:cs="Arial"/>
              </w:rPr>
            </w:pPr>
            <w:r>
              <w:rPr>
                <w:rFonts w:ascii="Calibri Light" w:hAnsi="Calibri Light" w:cs="Arial"/>
              </w:rPr>
              <w:t>N/A</w:t>
            </w:r>
          </w:p>
        </w:tc>
      </w:tr>
    </w:tbl>
    <w:p w14:paraId="5C90A864" w14:textId="77777777" w:rsidR="001938F3" w:rsidRPr="006B24F0" w:rsidRDefault="001938F3" w:rsidP="001375DC">
      <w:pPr>
        <w:pStyle w:val="Heading2TextBulleted"/>
        <w:numPr>
          <w:ilvl w:val="0"/>
          <w:numId w:val="0"/>
        </w:numPr>
        <w:ind w:left="720" w:hanging="360"/>
        <w:rPr>
          <w:rFonts w:ascii="Calibri Light" w:hAnsi="Calibri Light" w:cs="Arial"/>
        </w:rPr>
      </w:pPr>
    </w:p>
    <w:p w14:paraId="3498F193" w14:textId="77777777" w:rsidR="00676625" w:rsidRPr="006B24F0" w:rsidRDefault="00676625" w:rsidP="002B3AC0">
      <w:pPr>
        <w:pStyle w:val="Heading2"/>
        <w:numPr>
          <w:ilvl w:val="1"/>
          <w:numId w:val="12"/>
        </w:numPr>
      </w:pPr>
      <w:bookmarkStart w:id="81" w:name="_Toc517343027"/>
      <w:r w:rsidRPr="006B24F0">
        <w:lastRenderedPageBreak/>
        <w:t>Custom Program/Transaction Codes</w:t>
      </w:r>
      <w:bookmarkEnd w:id="81"/>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1718"/>
        <w:gridCol w:w="3502"/>
      </w:tblGrid>
      <w:tr w:rsidR="00676625" w:rsidRPr="006B24F0" w14:paraId="743D75BC" w14:textId="77777777" w:rsidTr="006650C0">
        <w:trPr>
          <w:cantSplit/>
          <w:trHeight w:val="432"/>
          <w:tblHeader/>
        </w:trPr>
        <w:tc>
          <w:tcPr>
            <w:tcW w:w="1916" w:type="dxa"/>
            <w:tcBorders>
              <w:bottom w:val="threeDEmboss" w:sz="6" w:space="0" w:color="auto"/>
            </w:tcBorders>
            <w:shd w:val="clear" w:color="auto" w:fill="F9FBAF"/>
            <w:vAlign w:val="center"/>
          </w:tcPr>
          <w:p w14:paraId="40659F04"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Custom Program</w:t>
            </w:r>
          </w:p>
        </w:tc>
        <w:tc>
          <w:tcPr>
            <w:tcW w:w="2291" w:type="dxa"/>
            <w:tcBorders>
              <w:bottom w:val="threeDEmboss" w:sz="6" w:space="0" w:color="auto"/>
            </w:tcBorders>
            <w:shd w:val="clear" w:color="auto" w:fill="F9FBAF"/>
            <w:vAlign w:val="center"/>
          </w:tcPr>
          <w:p w14:paraId="1592431C"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 xml:space="preserve">Authorization Grp </w:t>
            </w:r>
          </w:p>
        </w:tc>
        <w:tc>
          <w:tcPr>
            <w:tcW w:w="1718" w:type="dxa"/>
            <w:tcBorders>
              <w:bottom w:val="threeDEmboss" w:sz="6" w:space="0" w:color="auto"/>
            </w:tcBorders>
            <w:shd w:val="clear" w:color="auto" w:fill="F9FBAF"/>
            <w:vAlign w:val="center"/>
          </w:tcPr>
          <w:p w14:paraId="272536CE"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Custom T-code</w:t>
            </w:r>
          </w:p>
        </w:tc>
        <w:tc>
          <w:tcPr>
            <w:tcW w:w="3502" w:type="dxa"/>
            <w:tcBorders>
              <w:bottom w:val="threeDEmboss" w:sz="6" w:space="0" w:color="auto"/>
            </w:tcBorders>
            <w:shd w:val="clear" w:color="auto" w:fill="F9FBAF"/>
            <w:vAlign w:val="center"/>
          </w:tcPr>
          <w:p w14:paraId="59B44810"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Authorization Object used in the authorization check statement</w:t>
            </w:r>
          </w:p>
        </w:tc>
      </w:tr>
      <w:tr w:rsidR="006650C0" w:rsidRPr="006B24F0" w14:paraId="0CCDBB52" w14:textId="77777777" w:rsidTr="006650C0">
        <w:trPr>
          <w:cantSplit/>
          <w:trHeight w:val="54"/>
        </w:trPr>
        <w:tc>
          <w:tcPr>
            <w:tcW w:w="1916" w:type="dxa"/>
            <w:tcBorders>
              <w:bottom w:val="single" w:sz="4" w:space="0" w:color="auto"/>
            </w:tcBorders>
            <w:vAlign w:val="center"/>
          </w:tcPr>
          <w:p w14:paraId="74DAAB06" w14:textId="77777777" w:rsidR="006650C0" w:rsidRPr="006B24F0" w:rsidRDefault="00723539" w:rsidP="00086A87">
            <w:pPr>
              <w:pStyle w:val="TableField-Left"/>
              <w:rPr>
                <w:rFonts w:ascii="Calibri Light" w:hAnsi="Calibri Light" w:cs="Arial"/>
              </w:rPr>
            </w:pPr>
            <w:r>
              <w:rPr>
                <w:rFonts w:ascii="Calibri Light" w:hAnsi="Calibri Light" w:cs="Arial"/>
              </w:rPr>
              <w:t>N/A</w:t>
            </w:r>
          </w:p>
        </w:tc>
        <w:tc>
          <w:tcPr>
            <w:tcW w:w="2291" w:type="dxa"/>
            <w:tcBorders>
              <w:bottom w:val="single" w:sz="4" w:space="0" w:color="auto"/>
            </w:tcBorders>
            <w:vAlign w:val="center"/>
          </w:tcPr>
          <w:p w14:paraId="03DFFD98" w14:textId="77777777" w:rsidR="006650C0" w:rsidRPr="006B24F0" w:rsidRDefault="00723539" w:rsidP="00086A87">
            <w:pPr>
              <w:pStyle w:val="TableField-Left"/>
              <w:rPr>
                <w:rFonts w:ascii="Calibri Light" w:hAnsi="Calibri Light" w:cs="Arial"/>
              </w:rPr>
            </w:pPr>
            <w:r>
              <w:rPr>
                <w:rFonts w:ascii="Calibri Light" w:hAnsi="Calibri Light" w:cs="Arial"/>
              </w:rPr>
              <w:t>N/A</w:t>
            </w:r>
          </w:p>
        </w:tc>
        <w:tc>
          <w:tcPr>
            <w:tcW w:w="1718" w:type="dxa"/>
            <w:tcBorders>
              <w:bottom w:val="single" w:sz="4" w:space="0" w:color="auto"/>
            </w:tcBorders>
            <w:vAlign w:val="center"/>
          </w:tcPr>
          <w:p w14:paraId="43105FCC" w14:textId="77777777" w:rsidR="006650C0" w:rsidRPr="006B24F0" w:rsidRDefault="00723539" w:rsidP="00086A87">
            <w:pPr>
              <w:pStyle w:val="TableField-Left"/>
              <w:rPr>
                <w:rFonts w:ascii="Calibri Light" w:hAnsi="Calibri Light" w:cs="Arial"/>
              </w:rPr>
            </w:pPr>
            <w:r>
              <w:rPr>
                <w:rFonts w:ascii="Calibri Light" w:hAnsi="Calibri Light" w:cs="Arial"/>
              </w:rPr>
              <w:t>N/A</w:t>
            </w:r>
          </w:p>
        </w:tc>
        <w:tc>
          <w:tcPr>
            <w:tcW w:w="3502" w:type="dxa"/>
            <w:tcBorders>
              <w:bottom w:val="single" w:sz="4" w:space="0" w:color="auto"/>
            </w:tcBorders>
            <w:vAlign w:val="center"/>
          </w:tcPr>
          <w:p w14:paraId="6637FC0F" w14:textId="77777777" w:rsidR="006650C0" w:rsidRPr="006B24F0" w:rsidRDefault="00723539" w:rsidP="00086A87">
            <w:pPr>
              <w:pStyle w:val="TableField-Left"/>
              <w:rPr>
                <w:rFonts w:ascii="Calibri Light" w:hAnsi="Calibri Light" w:cs="Arial"/>
              </w:rPr>
            </w:pPr>
            <w:r>
              <w:rPr>
                <w:rFonts w:ascii="Calibri Light" w:hAnsi="Calibri Light" w:cs="Arial"/>
              </w:rPr>
              <w:t>N/A</w:t>
            </w:r>
          </w:p>
        </w:tc>
      </w:tr>
    </w:tbl>
    <w:p w14:paraId="337AF9E2" w14:textId="77777777" w:rsidR="00676625" w:rsidRPr="006B24F0" w:rsidRDefault="00676625" w:rsidP="00676625">
      <w:pPr>
        <w:pStyle w:val="Heading2TextBulleted"/>
        <w:numPr>
          <w:ilvl w:val="0"/>
          <w:numId w:val="0"/>
        </w:numPr>
        <w:ind w:left="3067" w:hanging="360"/>
        <w:rPr>
          <w:rFonts w:ascii="Calibri Light" w:hAnsi="Calibri Light" w:cs="Arial"/>
        </w:rPr>
      </w:pPr>
    </w:p>
    <w:p w14:paraId="0FD129DF" w14:textId="77777777" w:rsidR="00676625" w:rsidRPr="006B24F0" w:rsidRDefault="00676625" w:rsidP="002B3AC0">
      <w:pPr>
        <w:pStyle w:val="Heading2"/>
        <w:numPr>
          <w:ilvl w:val="1"/>
          <w:numId w:val="12"/>
        </w:numPr>
      </w:pPr>
      <w:r w:rsidRPr="006B24F0">
        <w:t xml:space="preserve"> </w:t>
      </w:r>
      <w:bookmarkStart w:id="82" w:name="_Toc517343028"/>
      <w:r w:rsidRPr="006B24F0">
        <w:t>Custom Table/Transaction Codes</w:t>
      </w:r>
      <w:bookmarkEnd w:id="82"/>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2610"/>
        <w:gridCol w:w="2610"/>
      </w:tblGrid>
      <w:tr w:rsidR="00676625" w:rsidRPr="006B24F0" w14:paraId="2252DF2D" w14:textId="77777777" w:rsidTr="00A90B66">
        <w:trPr>
          <w:cantSplit/>
          <w:trHeight w:val="432"/>
          <w:tblHeader/>
        </w:trPr>
        <w:tc>
          <w:tcPr>
            <w:tcW w:w="1916" w:type="dxa"/>
            <w:tcBorders>
              <w:bottom w:val="threeDEmboss" w:sz="6" w:space="0" w:color="auto"/>
            </w:tcBorders>
            <w:shd w:val="clear" w:color="auto" w:fill="F9FBAF"/>
            <w:vAlign w:val="center"/>
          </w:tcPr>
          <w:p w14:paraId="3EF48A54"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Custom Table</w:t>
            </w:r>
          </w:p>
        </w:tc>
        <w:tc>
          <w:tcPr>
            <w:tcW w:w="2291" w:type="dxa"/>
            <w:tcBorders>
              <w:bottom w:val="threeDEmboss" w:sz="6" w:space="0" w:color="auto"/>
            </w:tcBorders>
            <w:shd w:val="clear" w:color="auto" w:fill="F9FBAF"/>
            <w:vAlign w:val="center"/>
          </w:tcPr>
          <w:p w14:paraId="466B9248"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Authorization Grp Assigned</w:t>
            </w:r>
          </w:p>
        </w:tc>
        <w:tc>
          <w:tcPr>
            <w:tcW w:w="2610" w:type="dxa"/>
            <w:tcBorders>
              <w:bottom w:val="threeDEmboss" w:sz="6" w:space="0" w:color="auto"/>
            </w:tcBorders>
            <w:shd w:val="clear" w:color="auto" w:fill="F9FBAF"/>
            <w:vAlign w:val="center"/>
          </w:tcPr>
          <w:p w14:paraId="27D79EDD"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Custom T-code for the Table</w:t>
            </w:r>
          </w:p>
        </w:tc>
        <w:tc>
          <w:tcPr>
            <w:tcW w:w="2610" w:type="dxa"/>
            <w:tcBorders>
              <w:bottom w:val="threeDEmboss" w:sz="6" w:space="0" w:color="auto"/>
            </w:tcBorders>
            <w:shd w:val="clear" w:color="auto" w:fill="F9FBAF"/>
            <w:vAlign w:val="center"/>
          </w:tcPr>
          <w:p w14:paraId="15F63B6F"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Table Access (display/update)</w:t>
            </w:r>
          </w:p>
        </w:tc>
      </w:tr>
      <w:tr w:rsidR="00626709" w:rsidRPr="006B24F0" w14:paraId="4974B1DB" w14:textId="77777777" w:rsidTr="00A90B66">
        <w:trPr>
          <w:cantSplit/>
          <w:trHeight w:val="108"/>
        </w:trPr>
        <w:tc>
          <w:tcPr>
            <w:tcW w:w="1916" w:type="dxa"/>
            <w:tcBorders>
              <w:bottom w:val="single" w:sz="4" w:space="0" w:color="auto"/>
            </w:tcBorders>
            <w:vAlign w:val="center"/>
          </w:tcPr>
          <w:p w14:paraId="6048909F" w14:textId="77777777" w:rsidR="00626709" w:rsidRPr="006B24F0" w:rsidRDefault="00723539" w:rsidP="00086A87">
            <w:pPr>
              <w:pStyle w:val="TableField-Left"/>
              <w:rPr>
                <w:rFonts w:ascii="Calibri Light" w:hAnsi="Calibri Light" w:cs="Arial"/>
              </w:rPr>
            </w:pPr>
            <w:r>
              <w:rPr>
                <w:rFonts w:ascii="Calibri Light" w:hAnsi="Calibri Light" w:cs="Arial"/>
              </w:rPr>
              <w:t>N/A</w:t>
            </w:r>
          </w:p>
        </w:tc>
        <w:tc>
          <w:tcPr>
            <w:tcW w:w="2291" w:type="dxa"/>
            <w:tcBorders>
              <w:bottom w:val="single" w:sz="4" w:space="0" w:color="auto"/>
            </w:tcBorders>
            <w:vAlign w:val="center"/>
          </w:tcPr>
          <w:p w14:paraId="5AE10458" w14:textId="77777777" w:rsidR="00626709" w:rsidRPr="006B24F0" w:rsidRDefault="00723539" w:rsidP="00086A87">
            <w:pPr>
              <w:pStyle w:val="TableField-Left"/>
              <w:rPr>
                <w:rFonts w:ascii="Calibri Light" w:hAnsi="Calibri Light" w:cs="Arial"/>
              </w:rPr>
            </w:pPr>
            <w:r>
              <w:rPr>
                <w:rFonts w:ascii="Calibri Light" w:hAnsi="Calibri Light" w:cs="Arial"/>
              </w:rPr>
              <w:t>N/A</w:t>
            </w:r>
          </w:p>
        </w:tc>
        <w:tc>
          <w:tcPr>
            <w:tcW w:w="2610" w:type="dxa"/>
            <w:tcBorders>
              <w:bottom w:val="single" w:sz="4" w:space="0" w:color="auto"/>
            </w:tcBorders>
            <w:vAlign w:val="center"/>
          </w:tcPr>
          <w:p w14:paraId="057082FB" w14:textId="77777777" w:rsidR="00626709" w:rsidRPr="006B24F0" w:rsidRDefault="00723539" w:rsidP="00086A87">
            <w:pPr>
              <w:pStyle w:val="TableField-Left"/>
              <w:rPr>
                <w:rFonts w:ascii="Calibri Light" w:hAnsi="Calibri Light" w:cs="Arial"/>
              </w:rPr>
            </w:pPr>
            <w:r>
              <w:rPr>
                <w:rFonts w:ascii="Calibri Light" w:hAnsi="Calibri Light" w:cs="Arial"/>
              </w:rPr>
              <w:t>N/A</w:t>
            </w:r>
          </w:p>
        </w:tc>
        <w:tc>
          <w:tcPr>
            <w:tcW w:w="2610" w:type="dxa"/>
            <w:tcBorders>
              <w:bottom w:val="single" w:sz="4" w:space="0" w:color="auto"/>
            </w:tcBorders>
            <w:vAlign w:val="center"/>
          </w:tcPr>
          <w:p w14:paraId="485D96F3" w14:textId="77777777" w:rsidR="00626709" w:rsidRPr="006B24F0" w:rsidRDefault="00723539" w:rsidP="00086A87">
            <w:pPr>
              <w:pStyle w:val="TableField-Left"/>
              <w:rPr>
                <w:rFonts w:ascii="Calibri Light" w:hAnsi="Calibri Light" w:cs="Arial"/>
              </w:rPr>
            </w:pPr>
            <w:r>
              <w:rPr>
                <w:rFonts w:ascii="Calibri Light" w:hAnsi="Calibri Light" w:cs="Arial"/>
              </w:rPr>
              <w:t>N/A</w:t>
            </w:r>
          </w:p>
        </w:tc>
      </w:tr>
    </w:tbl>
    <w:p w14:paraId="22F17BA9" w14:textId="77777777" w:rsidR="00676625" w:rsidRPr="006B24F0" w:rsidRDefault="00676625" w:rsidP="001375DC">
      <w:pPr>
        <w:pStyle w:val="Heading2TextBulleted"/>
        <w:numPr>
          <w:ilvl w:val="0"/>
          <w:numId w:val="0"/>
        </w:numPr>
        <w:ind w:left="720" w:hanging="360"/>
        <w:rPr>
          <w:rFonts w:ascii="Calibri Light" w:hAnsi="Calibri Light" w:cs="Arial"/>
        </w:rPr>
      </w:pPr>
    </w:p>
    <w:p w14:paraId="346F67B2" w14:textId="601BE8E3" w:rsidR="00E0118B" w:rsidRDefault="0024706C" w:rsidP="0024706C">
      <w:pPr>
        <w:pStyle w:val="Heading1"/>
        <w:numPr>
          <w:ilvl w:val="0"/>
          <w:numId w:val="46"/>
        </w:numPr>
        <w:rPr>
          <w:rFonts w:ascii="Calibri Light" w:hAnsi="Calibri Light"/>
        </w:rPr>
      </w:pPr>
      <w:bookmarkStart w:id="83" w:name="_Toc517343029"/>
      <w:r>
        <w:rPr>
          <w:rFonts w:ascii="Calibri Light" w:hAnsi="Calibri Light"/>
        </w:rPr>
        <w:lastRenderedPageBreak/>
        <w:t>Technical Considerations</w:t>
      </w:r>
      <w:bookmarkEnd w:id="83"/>
    </w:p>
    <w:p w14:paraId="3EA09B01" w14:textId="3D1FF963" w:rsidR="00F24C9E" w:rsidRPr="00F24C9E" w:rsidRDefault="00F24C9E" w:rsidP="00F24C9E">
      <w:pPr>
        <w:pStyle w:val="Heading2"/>
        <w:numPr>
          <w:ilvl w:val="1"/>
          <w:numId w:val="12"/>
        </w:numPr>
      </w:pPr>
      <w:bookmarkStart w:id="84" w:name="_Toc517343030"/>
      <w:r w:rsidRPr="00F24C9E">
        <w:t>RICEF-W Assessment</w:t>
      </w:r>
      <w:bookmarkEnd w:id="84"/>
    </w:p>
    <w:p w14:paraId="56C5B8AD" w14:textId="6F2C8FA1" w:rsidR="0024706C" w:rsidRPr="006B24F0" w:rsidRDefault="0024706C" w:rsidP="00F24C9E">
      <w:pPr>
        <w:pStyle w:val="Heading3"/>
        <w:keepNext/>
        <w:numPr>
          <w:ilvl w:val="2"/>
          <w:numId w:val="12"/>
        </w:numPr>
        <w:tabs>
          <w:tab w:val="left" w:pos="1440"/>
        </w:tabs>
        <w:spacing w:before="120" w:after="120"/>
        <w:rPr>
          <w:rFonts w:ascii="Calibri Light" w:hAnsi="Calibri Light"/>
        </w:rPr>
      </w:pPr>
      <w:bookmarkStart w:id="85" w:name="_Toc517343031"/>
      <w:r>
        <w:rPr>
          <w:rFonts w:ascii="Calibri Light" w:hAnsi="Calibri Light"/>
        </w:rPr>
        <w:t>Reports</w:t>
      </w:r>
      <w:bookmarkEnd w:id="8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1389316D"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30E9F9BF" w14:textId="77777777" w:rsidR="00E0118B" w:rsidRPr="006B24F0" w:rsidRDefault="00C7517F" w:rsidP="0035091A">
            <w:pPr>
              <w:pStyle w:val="TableHeader-Left"/>
              <w:rPr>
                <w:rFonts w:ascii="Calibri Light" w:hAnsi="Calibri Light" w:cs="Arial"/>
              </w:rPr>
            </w:pPr>
            <w:r>
              <w:rPr>
                <w:rFonts w:ascii="Calibri Light" w:hAnsi="Calibri Light" w:cs="Arial"/>
              </w:rPr>
              <w:t>Report Name</w:t>
            </w:r>
            <w:r w:rsidR="001F664D">
              <w:rPr>
                <w:rFonts w:ascii="Calibri Light" w:hAnsi="Calibri Light" w:cs="Arial"/>
              </w:rPr>
              <w:t xml:space="preserve"> &amp; </w:t>
            </w:r>
            <w:r w:rsidR="00E0118B" w:rsidRPr="006B24F0">
              <w:rPr>
                <w:rFonts w:ascii="Calibri Light" w:hAnsi="Calibri Light" w:cs="Arial"/>
              </w:rPr>
              <w:t>Descripti</w:t>
            </w:r>
            <w:r>
              <w:rPr>
                <w:rFonts w:ascii="Calibri Light" w:hAnsi="Calibri Light" w:cs="Arial"/>
              </w:rPr>
              <w:t xml:space="preserve">on (List </w:t>
            </w:r>
            <w:r w:rsidR="001F664D">
              <w:rPr>
                <w:rFonts w:ascii="Calibri Light" w:hAnsi="Calibri Light" w:cs="Arial"/>
              </w:rPr>
              <w:t>Requirements</w:t>
            </w:r>
            <w:r>
              <w:rPr>
                <w:rFonts w:ascii="Calibri Light" w:hAnsi="Calibri Light" w:cs="Arial"/>
              </w:rPr>
              <w:t xml:space="preserve"> met by this Report</w:t>
            </w:r>
            <w:r w:rsidR="00E0118B"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1B1EE550"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0B4FE823"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38E4199B" w14:textId="77777777" w:rsidTr="0035091A">
        <w:trPr>
          <w:cantSplit/>
          <w:trHeight w:val="432"/>
        </w:trPr>
        <w:tc>
          <w:tcPr>
            <w:tcW w:w="5868" w:type="dxa"/>
            <w:tcBorders>
              <w:top w:val="threeDEmboss" w:sz="6" w:space="0" w:color="auto"/>
              <w:bottom w:val="single" w:sz="6" w:space="0" w:color="auto"/>
            </w:tcBorders>
            <w:vAlign w:val="center"/>
          </w:tcPr>
          <w:p w14:paraId="1139EA9B" w14:textId="2B5ED4BC" w:rsidR="00E0118B" w:rsidRPr="006B24F0" w:rsidRDefault="002A005A" w:rsidP="0035091A">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75EA0523" w14:textId="70140112" w:rsidR="00E0118B" w:rsidRPr="006B24F0" w:rsidRDefault="002A005A" w:rsidP="0035091A">
            <w:pPr>
              <w:pStyle w:val="TableField-Left"/>
              <w:rPr>
                <w:rFonts w:ascii="Calibri Light" w:hAnsi="Calibri Light" w:cs="Arial"/>
              </w:rPr>
            </w:pPr>
            <w:r>
              <w:rPr>
                <w:rFonts w:ascii="Calibri Light" w:hAnsi="Calibri Light" w:cs="Arial"/>
              </w:rPr>
              <w:t>N/A</w:t>
            </w:r>
          </w:p>
        </w:tc>
        <w:tc>
          <w:tcPr>
            <w:tcW w:w="1890" w:type="dxa"/>
            <w:tcBorders>
              <w:top w:val="threeDEmboss" w:sz="6" w:space="0" w:color="auto"/>
              <w:bottom w:val="single" w:sz="6" w:space="0" w:color="auto"/>
            </w:tcBorders>
            <w:vAlign w:val="center"/>
          </w:tcPr>
          <w:p w14:paraId="2DD3FED6" w14:textId="4A79F06C" w:rsidR="00E0118B" w:rsidRPr="006B24F0" w:rsidRDefault="002A005A" w:rsidP="0035091A">
            <w:pPr>
              <w:pStyle w:val="TableField-Left"/>
              <w:rPr>
                <w:rFonts w:ascii="Calibri Light" w:hAnsi="Calibri Light" w:cs="Arial"/>
              </w:rPr>
            </w:pPr>
            <w:r>
              <w:rPr>
                <w:rFonts w:ascii="Calibri Light" w:hAnsi="Calibri Light" w:cs="Arial"/>
              </w:rPr>
              <w:t>N/A</w:t>
            </w:r>
          </w:p>
        </w:tc>
      </w:tr>
    </w:tbl>
    <w:p w14:paraId="2579A5F6" w14:textId="77777777" w:rsidR="00E0118B" w:rsidRPr="006B24F0" w:rsidRDefault="00E0118B" w:rsidP="002B3AC0">
      <w:pPr>
        <w:pStyle w:val="Heading3"/>
        <w:keepNext/>
        <w:numPr>
          <w:ilvl w:val="2"/>
          <w:numId w:val="12"/>
        </w:numPr>
        <w:tabs>
          <w:tab w:val="left" w:pos="1440"/>
        </w:tabs>
        <w:spacing w:before="120" w:after="120"/>
        <w:ind w:left="1440" w:hanging="900"/>
        <w:rPr>
          <w:rFonts w:ascii="Calibri Light" w:hAnsi="Calibri Light"/>
        </w:rPr>
      </w:pPr>
      <w:bookmarkStart w:id="86" w:name="_Toc406588324"/>
      <w:bookmarkStart w:id="87" w:name="_Toc491613837"/>
      <w:bookmarkStart w:id="88" w:name="_Toc517343032"/>
      <w:r w:rsidRPr="006B24F0">
        <w:rPr>
          <w:rFonts w:ascii="Calibri Light" w:hAnsi="Calibri Light"/>
        </w:rPr>
        <w:t>Interfaces</w:t>
      </w:r>
      <w:bookmarkEnd w:id="86"/>
      <w:bookmarkEnd w:id="87"/>
      <w:bookmarkEnd w:id="88"/>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250341AB"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46E09E3E" w14:textId="77777777" w:rsidR="00E0118B" w:rsidRPr="006B24F0" w:rsidRDefault="00C7517F" w:rsidP="0035091A">
            <w:pPr>
              <w:pStyle w:val="TableHeader-Left"/>
              <w:rPr>
                <w:rFonts w:ascii="Calibri Light" w:hAnsi="Calibri Light" w:cs="Arial"/>
              </w:rPr>
            </w:pPr>
            <w:r>
              <w:rPr>
                <w:rFonts w:ascii="Calibri Light" w:hAnsi="Calibri Light" w:cs="Arial"/>
              </w:rPr>
              <w:t xml:space="preserve">Interface Name &amp; </w:t>
            </w:r>
            <w:r w:rsidRPr="006B24F0">
              <w:rPr>
                <w:rFonts w:ascii="Calibri Light" w:hAnsi="Calibri Light" w:cs="Arial"/>
              </w:rPr>
              <w:t>Descripti</w:t>
            </w:r>
            <w:r>
              <w:rPr>
                <w:rFonts w:ascii="Calibri Light" w:hAnsi="Calibri Light" w:cs="Arial"/>
              </w:rPr>
              <w:t>on (List Requirements</w:t>
            </w:r>
            <w:r w:rsidR="001F03C3">
              <w:rPr>
                <w:rFonts w:ascii="Calibri Light" w:hAnsi="Calibri Light" w:cs="Arial"/>
              </w:rPr>
              <w:t xml:space="preserve"> met by this Interface</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32237C21"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165DBC08"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16A17DFC" w14:textId="77777777" w:rsidTr="0035091A">
        <w:trPr>
          <w:cantSplit/>
          <w:trHeight w:val="432"/>
        </w:trPr>
        <w:tc>
          <w:tcPr>
            <w:tcW w:w="5868" w:type="dxa"/>
            <w:tcBorders>
              <w:top w:val="threeDEmboss" w:sz="6" w:space="0" w:color="auto"/>
              <w:bottom w:val="single" w:sz="6" w:space="0" w:color="auto"/>
            </w:tcBorders>
            <w:vAlign w:val="center"/>
          </w:tcPr>
          <w:p w14:paraId="08FB10E5" w14:textId="562F15D8" w:rsidR="00E0118B" w:rsidRPr="0083024C" w:rsidRDefault="0083024C" w:rsidP="0035091A">
            <w:pPr>
              <w:pStyle w:val="TableField-Left"/>
              <w:rPr>
                <w:rFonts w:ascii="Calibri Light" w:hAnsi="Calibri Light" w:cs="Arial"/>
              </w:rPr>
            </w:pPr>
            <w:r w:rsidRPr="0083024C">
              <w:rPr>
                <w:rFonts w:ascii="Calibri Light" w:hAnsi="Calibri Light" w:cs="Arial"/>
              </w:rPr>
              <w:t>Inte</w:t>
            </w:r>
            <w:r w:rsidR="00DC095A">
              <w:rPr>
                <w:rFonts w:ascii="Calibri Light" w:hAnsi="Calibri Light" w:cs="Arial"/>
              </w:rPr>
              <w:t>rface to replicate work t</w:t>
            </w:r>
            <w:r w:rsidR="004A78CC">
              <w:rPr>
                <w:rFonts w:ascii="Calibri Light" w:hAnsi="Calibri Light" w:cs="Arial"/>
              </w:rPr>
              <w:t>ickets</w:t>
            </w:r>
            <w:r w:rsidRPr="0083024C">
              <w:rPr>
                <w:rFonts w:ascii="Calibri Light" w:hAnsi="Calibri Light" w:cs="Arial"/>
              </w:rPr>
              <w:t xml:space="preserve"> from SAP Hybris C4C to OASIS</w:t>
            </w:r>
          </w:p>
        </w:tc>
        <w:tc>
          <w:tcPr>
            <w:tcW w:w="1710" w:type="dxa"/>
            <w:tcBorders>
              <w:top w:val="threeDEmboss" w:sz="6" w:space="0" w:color="auto"/>
              <w:bottom w:val="single" w:sz="6" w:space="0" w:color="auto"/>
            </w:tcBorders>
            <w:vAlign w:val="center"/>
          </w:tcPr>
          <w:p w14:paraId="22C3D784" w14:textId="390D2299" w:rsidR="00E0118B" w:rsidRPr="006B24F0" w:rsidRDefault="0015433F" w:rsidP="0035091A">
            <w:pPr>
              <w:pStyle w:val="TableField-Left"/>
              <w:rPr>
                <w:rFonts w:ascii="Calibri Light" w:hAnsi="Calibri Light" w:cs="Arial"/>
              </w:rPr>
            </w:pPr>
            <w:r>
              <w:rPr>
                <w:rFonts w:ascii="Calibri Light" w:hAnsi="Calibri Light" w:cs="Arial"/>
              </w:rPr>
              <w:t>Complex</w:t>
            </w:r>
          </w:p>
        </w:tc>
        <w:tc>
          <w:tcPr>
            <w:tcW w:w="1890" w:type="dxa"/>
            <w:tcBorders>
              <w:top w:val="threeDEmboss" w:sz="6" w:space="0" w:color="auto"/>
              <w:bottom w:val="single" w:sz="6" w:space="0" w:color="auto"/>
            </w:tcBorders>
            <w:vAlign w:val="center"/>
          </w:tcPr>
          <w:p w14:paraId="4E2FB0E1" w14:textId="3DEF5328" w:rsidR="00E0118B" w:rsidRPr="006B24F0" w:rsidRDefault="00406E96" w:rsidP="0035091A">
            <w:pPr>
              <w:pStyle w:val="TableField-Left"/>
              <w:rPr>
                <w:rFonts w:ascii="Calibri Light" w:hAnsi="Calibri Light" w:cs="Arial"/>
              </w:rPr>
            </w:pPr>
            <w:r>
              <w:rPr>
                <w:rFonts w:ascii="Calibri Light" w:hAnsi="Calibri Light" w:cs="Arial"/>
              </w:rPr>
              <w:t xml:space="preserve">APSE # 1594: </w:t>
            </w:r>
            <w:r w:rsidRPr="00406E96">
              <w:rPr>
                <w:rFonts w:ascii="Calibri Light" w:hAnsi="Calibri Light" w:cs="Arial"/>
                <w:color w:val="548DD4" w:themeColor="text2" w:themeTint="99"/>
              </w:rPr>
              <w:t>Interface to replicate work tickets from SAP Hybris C4C to OASIS</w:t>
            </w:r>
          </w:p>
        </w:tc>
      </w:tr>
      <w:tr w:rsidR="00266F29" w:rsidRPr="006B24F0" w14:paraId="7589D44A" w14:textId="77777777" w:rsidTr="0035091A">
        <w:trPr>
          <w:cantSplit/>
          <w:trHeight w:val="432"/>
        </w:trPr>
        <w:tc>
          <w:tcPr>
            <w:tcW w:w="5868" w:type="dxa"/>
            <w:tcBorders>
              <w:top w:val="threeDEmboss" w:sz="6" w:space="0" w:color="auto"/>
              <w:bottom w:val="single" w:sz="6" w:space="0" w:color="auto"/>
            </w:tcBorders>
            <w:vAlign w:val="center"/>
          </w:tcPr>
          <w:p w14:paraId="6B9A4F5E" w14:textId="7DBE0E3D" w:rsidR="00266F29" w:rsidRPr="0083024C" w:rsidRDefault="00401CE5" w:rsidP="00266F29">
            <w:pPr>
              <w:pStyle w:val="TableField-Left"/>
              <w:rPr>
                <w:rFonts w:ascii="Calibri Light" w:hAnsi="Calibri Light" w:cs="Arial"/>
              </w:rPr>
            </w:pPr>
            <w:r>
              <w:rPr>
                <w:rFonts w:ascii="Calibri Light" w:hAnsi="Calibri Light" w:cs="Arial"/>
              </w:rPr>
              <w:t>Interface to download the contents of some custom master data tables from SAP Hybris C4C upon request from OASIS</w:t>
            </w:r>
          </w:p>
        </w:tc>
        <w:tc>
          <w:tcPr>
            <w:tcW w:w="1710" w:type="dxa"/>
            <w:tcBorders>
              <w:top w:val="threeDEmboss" w:sz="6" w:space="0" w:color="auto"/>
              <w:bottom w:val="single" w:sz="6" w:space="0" w:color="auto"/>
            </w:tcBorders>
            <w:vAlign w:val="center"/>
          </w:tcPr>
          <w:p w14:paraId="19E3B0DA" w14:textId="59D8F20F" w:rsidR="00266F29" w:rsidRDefault="00266F29" w:rsidP="00266F29">
            <w:pPr>
              <w:pStyle w:val="TableField-Left"/>
              <w:rPr>
                <w:rFonts w:ascii="Calibri Light" w:hAnsi="Calibri Light" w:cs="Arial"/>
              </w:rPr>
            </w:pPr>
            <w:r>
              <w:rPr>
                <w:rFonts w:ascii="Calibri Light" w:hAnsi="Calibri Light" w:cs="Arial"/>
              </w:rPr>
              <w:t>Medium</w:t>
            </w:r>
          </w:p>
        </w:tc>
        <w:tc>
          <w:tcPr>
            <w:tcW w:w="1890" w:type="dxa"/>
            <w:tcBorders>
              <w:top w:val="threeDEmboss" w:sz="6" w:space="0" w:color="auto"/>
              <w:bottom w:val="single" w:sz="6" w:space="0" w:color="auto"/>
            </w:tcBorders>
            <w:vAlign w:val="center"/>
          </w:tcPr>
          <w:p w14:paraId="4F045DA8" w14:textId="25D74DCC" w:rsidR="00266F29" w:rsidRDefault="00266F29" w:rsidP="00266F29">
            <w:pPr>
              <w:pStyle w:val="TableField-Left"/>
              <w:rPr>
                <w:rFonts w:ascii="Calibri Light" w:hAnsi="Calibri Light" w:cs="Arial"/>
              </w:rPr>
            </w:pPr>
            <w:r>
              <w:rPr>
                <w:rFonts w:ascii="Calibri Light" w:hAnsi="Calibri Light" w:cs="Arial"/>
              </w:rPr>
              <w:t xml:space="preserve">APSE # 1595: </w:t>
            </w:r>
            <w:r w:rsidR="00401CE5" w:rsidRPr="00A671DB">
              <w:rPr>
                <w:rFonts w:ascii="Calibri Light" w:hAnsi="Calibri Light" w:cs="Arial"/>
                <w:color w:val="4F81BD" w:themeColor="accent1"/>
              </w:rPr>
              <w:t>Interface to download the contents of some custom master data tables from SAP Hybris C4C upon request from OASIS</w:t>
            </w:r>
          </w:p>
        </w:tc>
      </w:tr>
      <w:tr w:rsidR="00266F29" w:rsidRPr="006B24F0" w14:paraId="33A942D1" w14:textId="77777777" w:rsidTr="0083024C">
        <w:trPr>
          <w:cantSplit/>
          <w:trHeight w:val="432"/>
        </w:trPr>
        <w:tc>
          <w:tcPr>
            <w:tcW w:w="5868" w:type="dxa"/>
            <w:tcBorders>
              <w:top w:val="single" w:sz="6" w:space="0" w:color="auto"/>
              <w:bottom w:val="single" w:sz="6" w:space="0" w:color="auto"/>
            </w:tcBorders>
            <w:vAlign w:val="center"/>
          </w:tcPr>
          <w:p w14:paraId="4C6AE2A5" w14:textId="19C2434A" w:rsidR="00266F29" w:rsidRPr="006B24F0" w:rsidRDefault="00266F29" w:rsidP="00266F29">
            <w:pPr>
              <w:pStyle w:val="TableField-Left"/>
              <w:rPr>
                <w:rFonts w:ascii="Calibri Light" w:hAnsi="Calibri Light" w:cs="Arial"/>
              </w:rPr>
            </w:pPr>
            <w:r>
              <w:rPr>
                <w:rFonts w:ascii="Calibri Light" w:hAnsi="Calibri Light" w:cs="Arial"/>
              </w:rPr>
              <w:t>Interface to replicate energy audit r</w:t>
            </w:r>
            <w:r w:rsidRPr="00EB111F">
              <w:rPr>
                <w:rFonts w:ascii="Calibri Light" w:hAnsi="Calibri Light" w:cs="Arial"/>
              </w:rPr>
              <w:t>esults from OASIS to SAP Hybris C4C</w:t>
            </w:r>
          </w:p>
        </w:tc>
        <w:tc>
          <w:tcPr>
            <w:tcW w:w="1710" w:type="dxa"/>
            <w:tcBorders>
              <w:top w:val="single" w:sz="6" w:space="0" w:color="auto"/>
              <w:bottom w:val="single" w:sz="6" w:space="0" w:color="auto"/>
            </w:tcBorders>
            <w:vAlign w:val="center"/>
          </w:tcPr>
          <w:p w14:paraId="3B85B353" w14:textId="47F52791" w:rsidR="00266F29" w:rsidRPr="006B24F0" w:rsidRDefault="00266F29" w:rsidP="00266F29">
            <w:pPr>
              <w:pStyle w:val="TableField-Left"/>
              <w:rPr>
                <w:rFonts w:ascii="Calibri Light" w:hAnsi="Calibri Light" w:cs="Arial"/>
              </w:rPr>
            </w:pPr>
            <w:r>
              <w:rPr>
                <w:rFonts w:ascii="Calibri Light" w:hAnsi="Calibri Light" w:cs="Arial"/>
              </w:rPr>
              <w:t>Complex</w:t>
            </w:r>
          </w:p>
        </w:tc>
        <w:tc>
          <w:tcPr>
            <w:tcW w:w="1890" w:type="dxa"/>
            <w:tcBorders>
              <w:top w:val="single" w:sz="6" w:space="0" w:color="auto"/>
              <w:bottom w:val="single" w:sz="6" w:space="0" w:color="auto"/>
            </w:tcBorders>
            <w:vAlign w:val="center"/>
          </w:tcPr>
          <w:p w14:paraId="133D59C3" w14:textId="54073383" w:rsidR="00266F29" w:rsidRPr="006B24F0" w:rsidRDefault="00266F29" w:rsidP="00266F29">
            <w:pPr>
              <w:pStyle w:val="TableField-Left"/>
              <w:rPr>
                <w:rFonts w:ascii="Calibri Light" w:hAnsi="Calibri Light" w:cs="Arial"/>
              </w:rPr>
            </w:pPr>
            <w:r>
              <w:rPr>
                <w:rFonts w:ascii="Calibri Light" w:hAnsi="Calibri Light" w:cs="Arial"/>
              </w:rPr>
              <w:t xml:space="preserve">APSE # 1596: </w:t>
            </w:r>
            <w:r w:rsidRPr="00EE4988">
              <w:rPr>
                <w:rFonts w:ascii="Calibri Light" w:hAnsi="Calibri Light" w:cs="Arial"/>
                <w:color w:val="548DD4" w:themeColor="text2" w:themeTint="99"/>
              </w:rPr>
              <w:t>Interface to replicate energy audit results from OASIS to SAP Hybris C4C</w:t>
            </w:r>
          </w:p>
        </w:tc>
      </w:tr>
      <w:tr w:rsidR="00A671DB" w:rsidRPr="006B24F0" w14:paraId="7203A456" w14:textId="77777777" w:rsidTr="0083024C">
        <w:trPr>
          <w:cantSplit/>
          <w:trHeight w:val="432"/>
        </w:trPr>
        <w:tc>
          <w:tcPr>
            <w:tcW w:w="5868" w:type="dxa"/>
            <w:tcBorders>
              <w:top w:val="single" w:sz="6" w:space="0" w:color="auto"/>
              <w:bottom w:val="single" w:sz="6" w:space="0" w:color="auto"/>
            </w:tcBorders>
            <w:vAlign w:val="center"/>
          </w:tcPr>
          <w:p w14:paraId="504DBE97" w14:textId="10C47D71" w:rsidR="00A671DB" w:rsidRDefault="00A671DB" w:rsidP="00A671DB">
            <w:pPr>
              <w:pStyle w:val="TableField-Left"/>
              <w:rPr>
                <w:rFonts w:ascii="Calibri Light" w:hAnsi="Calibri Light" w:cs="Arial"/>
              </w:rPr>
            </w:pPr>
            <w:r>
              <w:rPr>
                <w:rFonts w:ascii="Calibri Light" w:hAnsi="Calibri Light" w:cs="Arial"/>
              </w:rPr>
              <w:t>Interface to download the contents of some tables from SAP Hybris C4C upon request from OASIS to support the Wizard</w:t>
            </w:r>
          </w:p>
        </w:tc>
        <w:tc>
          <w:tcPr>
            <w:tcW w:w="1710" w:type="dxa"/>
            <w:tcBorders>
              <w:top w:val="single" w:sz="6" w:space="0" w:color="auto"/>
              <w:bottom w:val="single" w:sz="6" w:space="0" w:color="auto"/>
            </w:tcBorders>
            <w:vAlign w:val="center"/>
          </w:tcPr>
          <w:p w14:paraId="51958BDC" w14:textId="5D0D17D0" w:rsidR="00A671DB" w:rsidRDefault="00A671DB" w:rsidP="00266F29">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49984E7E" w14:textId="1FF6032B" w:rsidR="00A671DB" w:rsidRDefault="00A671DB" w:rsidP="00266F29">
            <w:pPr>
              <w:pStyle w:val="TableField-Left"/>
              <w:rPr>
                <w:rFonts w:ascii="Calibri Light" w:hAnsi="Calibri Light" w:cs="Arial"/>
              </w:rPr>
            </w:pPr>
            <w:r>
              <w:rPr>
                <w:rFonts w:ascii="Calibri Light" w:hAnsi="Calibri Light" w:cs="Arial"/>
              </w:rPr>
              <w:t>A</w:t>
            </w:r>
            <w:r w:rsidR="00675138">
              <w:rPr>
                <w:rFonts w:ascii="Calibri Light" w:hAnsi="Calibri Light" w:cs="Arial"/>
              </w:rPr>
              <w:t>PSE # 2038</w:t>
            </w:r>
            <w:r>
              <w:rPr>
                <w:rFonts w:ascii="Calibri Light" w:hAnsi="Calibri Light" w:cs="Arial"/>
              </w:rPr>
              <w:t>:</w:t>
            </w:r>
          </w:p>
          <w:p w14:paraId="71234B10" w14:textId="152BA1A5" w:rsidR="00A671DB" w:rsidRDefault="00A671DB" w:rsidP="00266F29">
            <w:pPr>
              <w:pStyle w:val="TableField-Left"/>
              <w:rPr>
                <w:rFonts w:ascii="Calibri Light" w:hAnsi="Calibri Light" w:cs="Arial"/>
              </w:rPr>
            </w:pPr>
            <w:r w:rsidRPr="00A671DB">
              <w:rPr>
                <w:rFonts w:ascii="Calibri Light" w:hAnsi="Calibri Light" w:cs="Arial"/>
                <w:color w:val="4F81BD" w:themeColor="accent1"/>
              </w:rPr>
              <w:t>Interface to download the contents of some tables from SAP Hybris C4C upon request from OASIS to support the Wizard</w:t>
            </w:r>
          </w:p>
        </w:tc>
      </w:tr>
      <w:tr w:rsidR="00266F29" w:rsidRPr="006B24F0" w14:paraId="0E13EA16" w14:textId="77777777" w:rsidTr="001C46B7">
        <w:trPr>
          <w:cantSplit/>
          <w:trHeight w:val="432"/>
        </w:trPr>
        <w:tc>
          <w:tcPr>
            <w:tcW w:w="5868" w:type="dxa"/>
            <w:tcBorders>
              <w:top w:val="single" w:sz="6" w:space="0" w:color="auto"/>
              <w:bottom w:val="single" w:sz="6" w:space="0" w:color="auto"/>
            </w:tcBorders>
            <w:vAlign w:val="center"/>
          </w:tcPr>
          <w:p w14:paraId="65B28738" w14:textId="4BABC04D" w:rsidR="00266F29" w:rsidRPr="006B24F0" w:rsidRDefault="005659B0" w:rsidP="00266F29">
            <w:pPr>
              <w:pStyle w:val="TableField-Left"/>
              <w:rPr>
                <w:rFonts w:ascii="Calibri Light" w:hAnsi="Calibri Light" w:cs="Arial"/>
              </w:rPr>
            </w:pPr>
            <w:r>
              <w:rPr>
                <w:rFonts w:ascii="Calibri Light" w:hAnsi="Calibri Light" w:cs="Arial"/>
              </w:rPr>
              <w:t>Interface to download ‘Pump Test’ data from SAP Hybris C4C to OASIS on a monthly basis</w:t>
            </w:r>
          </w:p>
        </w:tc>
        <w:tc>
          <w:tcPr>
            <w:tcW w:w="1710" w:type="dxa"/>
            <w:tcBorders>
              <w:top w:val="single" w:sz="6" w:space="0" w:color="auto"/>
              <w:bottom w:val="single" w:sz="6" w:space="0" w:color="auto"/>
            </w:tcBorders>
            <w:vAlign w:val="center"/>
          </w:tcPr>
          <w:p w14:paraId="0CFA5ACB" w14:textId="16FD2217" w:rsidR="00266F29" w:rsidRDefault="005659B0" w:rsidP="00266F29">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05AE3A01" w14:textId="2FE5CA10" w:rsidR="00266F29" w:rsidRDefault="005659B0" w:rsidP="00266F29">
            <w:pPr>
              <w:pStyle w:val="TableField-Left"/>
              <w:rPr>
                <w:rFonts w:ascii="Calibri Light" w:hAnsi="Calibri Light" w:cs="Arial"/>
              </w:rPr>
            </w:pPr>
            <w:r>
              <w:rPr>
                <w:rFonts w:ascii="Calibri Light" w:hAnsi="Calibri Light" w:cs="Arial"/>
              </w:rPr>
              <w:t>A</w:t>
            </w:r>
            <w:r w:rsidR="00675138">
              <w:rPr>
                <w:rFonts w:ascii="Calibri Light" w:hAnsi="Calibri Light" w:cs="Arial"/>
              </w:rPr>
              <w:t>PSE # 2039</w:t>
            </w:r>
            <w:r>
              <w:rPr>
                <w:rFonts w:ascii="Calibri Light" w:hAnsi="Calibri Light" w:cs="Arial"/>
              </w:rPr>
              <w:t>:</w:t>
            </w:r>
          </w:p>
          <w:p w14:paraId="7B79E35A" w14:textId="3232D9B8" w:rsidR="005659B0" w:rsidRPr="006B24F0" w:rsidRDefault="005659B0" w:rsidP="00266F29">
            <w:pPr>
              <w:pStyle w:val="TableField-Left"/>
              <w:rPr>
                <w:rFonts w:ascii="Calibri Light" w:hAnsi="Calibri Light" w:cs="Arial"/>
              </w:rPr>
            </w:pPr>
            <w:r w:rsidRPr="005659B0">
              <w:rPr>
                <w:rFonts w:ascii="Calibri Light" w:hAnsi="Calibri Light" w:cs="Arial"/>
                <w:color w:val="4F81BD" w:themeColor="accent1"/>
              </w:rPr>
              <w:t>Interface to download ‘Pump Test’ data from SAP Hybris C4C to OASIS on a monthly basis</w:t>
            </w:r>
          </w:p>
        </w:tc>
      </w:tr>
      <w:tr w:rsidR="00574140" w:rsidRPr="006B24F0" w14:paraId="62DC3A14" w14:textId="77777777" w:rsidTr="0035091A">
        <w:trPr>
          <w:cantSplit/>
          <w:trHeight w:val="432"/>
        </w:trPr>
        <w:tc>
          <w:tcPr>
            <w:tcW w:w="5868" w:type="dxa"/>
            <w:tcBorders>
              <w:top w:val="single" w:sz="6" w:space="0" w:color="auto"/>
              <w:bottom w:val="threeDEmboss" w:sz="6" w:space="0" w:color="auto"/>
            </w:tcBorders>
            <w:vAlign w:val="center"/>
          </w:tcPr>
          <w:p w14:paraId="795E8E4B" w14:textId="1C077DA4" w:rsidR="00574140" w:rsidRPr="00351109" w:rsidRDefault="00574140" w:rsidP="00574140">
            <w:pPr>
              <w:pStyle w:val="TableField-Left"/>
              <w:rPr>
                <w:rFonts w:ascii="Calibri Light" w:hAnsi="Calibri Light" w:cs="Arial"/>
              </w:rPr>
            </w:pPr>
            <w:r>
              <w:rPr>
                <w:rFonts w:ascii="Calibri Light" w:hAnsi="Calibri Light" w:cs="Arial"/>
              </w:rPr>
              <w:lastRenderedPageBreak/>
              <w:t>Interface to replicate new measures or changes to existing measures from MMDB to SAP Hybris C4C</w:t>
            </w:r>
          </w:p>
        </w:tc>
        <w:tc>
          <w:tcPr>
            <w:tcW w:w="1710" w:type="dxa"/>
            <w:tcBorders>
              <w:top w:val="single" w:sz="6" w:space="0" w:color="auto"/>
              <w:bottom w:val="threeDEmboss" w:sz="6" w:space="0" w:color="auto"/>
            </w:tcBorders>
            <w:vAlign w:val="center"/>
          </w:tcPr>
          <w:p w14:paraId="3B85D147" w14:textId="342A7EC0" w:rsidR="00574140" w:rsidRDefault="00A671DB" w:rsidP="00266F29">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threeDEmboss" w:sz="6" w:space="0" w:color="auto"/>
            </w:tcBorders>
            <w:vAlign w:val="center"/>
          </w:tcPr>
          <w:p w14:paraId="17BA585A" w14:textId="1A47771C" w:rsidR="00574140" w:rsidRDefault="00574140" w:rsidP="00266F29">
            <w:pPr>
              <w:pStyle w:val="TableField-Left"/>
              <w:rPr>
                <w:rFonts w:ascii="Calibri Light" w:hAnsi="Calibri Light" w:cs="Arial"/>
              </w:rPr>
            </w:pPr>
            <w:r>
              <w:rPr>
                <w:rFonts w:ascii="Calibri Light" w:hAnsi="Calibri Light" w:cs="Arial"/>
              </w:rPr>
              <w:t>A</w:t>
            </w:r>
            <w:r w:rsidR="00FC7C0C">
              <w:rPr>
                <w:rFonts w:ascii="Calibri Light" w:hAnsi="Calibri Light" w:cs="Arial"/>
              </w:rPr>
              <w:t>PSE # 2040</w:t>
            </w:r>
            <w:r>
              <w:rPr>
                <w:rFonts w:ascii="Calibri Light" w:hAnsi="Calibri Light" w:cs="Arial"/>
              </w:rPr>
              <w:t xml:space="preserve">: </w:t>
            </w:r>
            <w:r w:rsidRPr="00574140">
              <w:rPr>
                <w:rFonts w:ascii="Calibri Light" w:hAnsi="Calibri Light" w:cs="Arial"/>
                <w:color w:val="4F81BD" w:themeColor="accent1"/>
              </w:rPr>
              <w:t>Interface to replicate changes to measures from MMDB to SAP Hybris C4C</w:t>
            </w:r>
          </w:p>
        </w:tc>
      </w:tr>
    </w:tbl>
    <w:p w14:paraId="7F750F82" w14:textId="3E6B673B" w:rsidR="00E0118B" w:rsidRPr="006B24F0" w:rsidRDefault="00E0118B" w:rsidP="002B3AC0">
      <w:pPr>
        <w:pStyle w:val="Heading3"/>
        <w:keepNext/>
        <w:numPr>
          <w:ilvl w:val="2"/>
          <w:numId w:val="12"/>
        </w:numPr>
        <w:tabs>
          <w:tab w:val="left" w:pos="1440"/>
        </w:tabs>
        <w:spacing w:before="120" w:after="120"/>
        <w:ind w:left="1440" w:hanging="900"/>
        <w:rPr>
          <w:rFonts w:ascii="Calibri Light" w:hAnsi="Calibri Light"/>
        </w:rPr>
      </w:pPr>
      <w:bookmarkStart w:id="89" w:name="_Toc406588325"/>
      <w:bookmarkStart w:id="90" w:name="_Toc491613838"/>
      <w:bookmarkStart w:id="91" w:name="_Toc517343033"/>
      <w:r w:rsidRPr="006B24F0">
        <w:rPr>
          <w:rFonts w:ascii="Calibri Light" w:hAnsi="Calibri Light"/>
        </w:rPr>
        <w:t>Conversion</w:t>
      </w:r>
      <w:bookmarkEnd w:id="89"/>
      <w:bookmarkEnd w:id="90"/>
      <w:bookmarkEnd w:id="91"/>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09568D04"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48E0E849" w14:textId="77777777" w:rsidR="00E0118B" w:rsidRPr="006B24F0" w:rsidRDefault="00C7517F" w:rsidP="0035091A">
            <w:pPr>
              <w:pStyle w:val="TableHeader-Left"/>
              <w:rPr>
                <w:rFonts w:ascii="Calibri Light" w:hAnsi="Calibri Light" w:cs="Arial"/>
              </w:rPr>
            </w:pPr>
            <w:r>
              <w:rPr>
                <w:rFonts w:ascii="Calibri Light" w:hAnsi="Calibri Light" w:cs="Arial"/>
              </w:rPr>
              <w:t xml:space="preserve">Conversion Name &amp; </w:t>
            </w:r>
            <w:r w:rsidRPr="006B24F0">
              <w:rPr>
                <w:rFonts w:ascii="Calibri Light" w:hAnsi="Calibri Light" w:cs="Arial"/>
              </w:rPr>
              <w:t>Descripti</w:t>
            </w:r>
            <w:r>
              <w:rPr>
                <w:rFonts w:ascii="Calibri Light" w:hAnsi="Calibri Light" w:cs="Arial"/>
              </w:rPr>
              <w:t>on (List Requirements</w:t>
            </w:r>
            <w:r w:rsidR="001F03C3">
              <w:rPr>
                <w:rFonts w:ascii="Calibri Light" w:hAnsi="Calibri Light" w:cs="Arial"/>
              </w:rPr>
              <w:t xml:space="preserve"> met by this Conversion</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773C0E4F"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55FDEC14"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03070AE5" w14:textId="77777777" w:rsidTr="0035091A">
        <w:trPr>
          <w:cantSplit/>
          <w:trHeight w:val="432"/>
        </w:trPr>
        <w:tc>
          <w:tcPr>
            <w:tcW w:w="5868" w:type="dxa"/>
            <w:tcBorders>
              <w:top w:val="threeDEmboss" w:sz="6" w:space="0" w:color="auto"/>
              <w:bottom w:val="single" w:sz="6" w:space="0" w:color="auto"/>
            </w:tcBorders>
            <w:vAlign w:val="center"/>
          </w:tcPr>
          <w:p w14:paraId="586C8C72" w14:textId="637141D9" w:rsidR="00E0118B" w:rsidRPr="006B24F0" w:rsidRDefault="00AC2808" w:rsidP="0035091A">
            <w:pPr>
              <w:pStyle w:val="TableField-Left"/>
              <w:rPr>
                <w:rFonts w:ascii="Calibri Light" w:hAnsi="Calibri Light" w:cs="Arial"/>
              </w:rPr>
            </w:pPr>
            <w:r>
              <w:rPr>
                <w:rFonts w:ascii="Calibri Light" w:hAnsi="Calibri Light" w:cs="Arial"/>
              </w:rPr>
              <w:t>Measures and Produc</w:t>
            </w:r>
            <w:r w:rsidR="00C05720">
              <w:rPr>
                <w:rFonts w:ascii="Calibri Light" w:hAnsi="Calibri Light" w:cs="Arial"/>
              </w:rPr>
              <w:t xml:space="preserve">ts </w:t>
            </w:r>
          </w:p>
        </w:tc>
        <w:tc>
          <w:tcPr>
            <w:tcW w:w="1710" w:type="dxa"/>
            <w:tcBorders>
              <w:top w:val="threeDEmboss" w:sz="6" w:space="0" w:color="auto"/>
              <w:bottom w:val="single" w:sz="6" w:space="0" w:color="auto"/>
            </w:tcBorders>
            <w:vAlign w:val="center"/>
          </w:tcPr>
          <w:p w14:paraId="5754E1E1" w14:textId="2F06A1D0" w:rsidR="00E0118B" w:rsidRPr="006B24F0" w:rsidRDefault="006A47DF" w:rsidP="0035091A">
            <w:pPr>
              <w:pStyle w:val="TableField-Left"/>
              <w:rPr>
                <w:rFonts w:ascii="Calibri Light" w:hAnsi="Calibri Light" w:cs="Arial"/>
              </w:rPr>
            </w:pPr>
            <w:r>
              <w:rPr>
                <w:rFonts w:ascii="Calibri Light" w:hAnsi="Calibri Light" w:cs="Arial"/>
              </w:rPr>
              <w:t>Medium</w:t>
            </w:r>
          </w:p>
        </w:tc>
        <w:tc>
          <w:tcPr>
            <w:tcW w:w="1890" w:type="dxa"/>
            <w:tcBorders>
              <w:top w:val="threeDEmboss" w:sz="6" w:space="0" w:color="auto"/>
              <w:bottom w:val="single" w:sz="6" w:space="0" w:color="auto"/>
            </w:tcBorders>
            <w:vAlign w:val="center"/>
          </w:tcPr>
          <w:p w14:paraId="6E6A673A" w14:textId="50D0509F" w:rsidR="00E0118B" w:rsidRPr="006B24F0" w:rsidRDefault="00C05720" w:rsidP="00667240">
            <w:pPr>
              <w:pStyle w:val="TableField-Left"/>
              <w:rPr>
                <w:rFonts w:ascii="Calibri Light" w:hAnsi="Calibri Light" w:cs="Arial"/>
              </w:rPr>
            </w:pPr>
            <w:r>
              <w:rPr>
                <w:rFonts w:ascii="Calibri Light" w:hAnsi="Calibri Light" w:cs="Arial"/>
              </w:rPr>
              <w:t>A</w:t>
            </w:r>
            <w:r w:rsidR="00F74011">
              <w:rPr>
                <w:rFonts w:ascii="Calibri Light" w:hAnsi="Calibri Light" w:cs="Arial"/>
              </w:rPr>
              <w:t>PSE # 2041</w:t>
            </w:r>
            <w:r w:rsidR="00667240">
              <w:rPr>
                <w:rFonts w:ascii="Calibri Light" w:hAnsi="Calibri Light" w:cs="Arial"/>
              </w:rPr>
              <w:t xml:space="preserve">: </w:t>
            </w:r>
            <w:r w:rsidRPr="00C5674C">
              <w:rPr>
                <w:rFonts w:ascii="Calibri Light" w:hAnsi="Calibri Light" w:cs="Arial"/>
                <w:color w:val="4F81BD" w:themeColor="accent1"/>
              </w:rPr>
              <w:t>Convert measures from MMDB to SAP C4C</w:t>
            </w:r>
          </w:p>
        </w:tc>
      </w:tr>
      <w:tr w:rsidR="00E0118B" w:rsidRPr="006B24F0" w14:paraId="363E28BD" w14:textId="77777777" w:rsidTr="00AC2808">
        <w:trPr>
          <w:cantSplit/>
          <w:trHeight w:val="432"/>
        </w:trPr>
        <w:tc>
          <w:tcPr>
            <w:tcW w:w="5868" w:type="dxa"/>
            <w:tcBorders>
              <w:top w:val="single" w:sz="6" w:space="0" w:color="auto"/>
              <w:bottom w:val="single" w:sz="6" w:space="0" w:color="auto"/>
            </w:tcBorders>
            <w:vAlign w:val="center"/>
          </w:tcPr>
          <w:p w14:paraId="4039992E" w14:textId="4ED61E2F" w:rsidR="00E0118B" w:rsidRPr="006B24F0" w:rsidRDefault="00AC2808" w:rsidP="0035091A">
            <w:pPr>
              <w:pStyle w:val="TableField-Left"/>
              <w:rPr>
                <w:rFonts w:ascii="Calibri Light" w:hAnsi="Calibri Light" w:cs="Arial"/>
              </w:rPr>
            </w:pPr>
            <w:r>
              <w:rPr>
                <w:rFonts w:ascii="Calibri Light" w:hAnsi="Calibri Light" w:cs="Arial"/>
              </w:rPr>
              <w:t>Leads</w:t>
            </w:r>
          </w:p>
        </w:tc>
        <w:tc>
          <w:tcPr>
            <w:tcW w:w="1710" w:type="dxa"/>
            <w:tcBorders>
              <w:top w:val="single" w:sz="6" w:space="0" w:color="auto"/>
              <w:bottom w:val="single" w:sz="6" w:space="0" w:color="auto"/>
            </w:tcBorders>
            <w:vAlign w:val="center"/>
          </w:tcPr>
          <w:p w14:paraId="7CB65712" w14:textId="1CA50FD3" w:rsidR="00E0118B" w:rsidRPr="006B24F0" w:rsidRDefault="006A47DF" w:rsidP="0035091A">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7A374AD1" w14:textId="5858D383" w:rsidR="00E0118B" w:rsidRPr="006B24F0" w:rsidRDefault="004E31F4" w:rsidP="00667240">
            <w:pPr>
              <w:pStyle w:val="TableField-Left"/>
              <w:rPr>
                <w:rFonts w:ascii="Calibri Light" w:hAnsi="Calibri Light" w:cs="Arial"/>
              </w:rPr>
            </w:pPr>
            <w:r>
              <w:rPr>
                <w:rFonts w:ascii="Calibri Light" w:hAnsi="Calibri Light" w:cs="Arial"/>
              </w:rPr>
              <w:t>APSE # 1592</w:t>
            </w:r>
            <w:r w:rsidR="00667240">
              <w:rPr>
                <w:rFonts w:ascii="Calibri Light" w:hAnsi="Calibri Light" w:cs="Arial"/>
              </w:rPr>
              <w:t xml:space="preserve">: </w:t>
            </w:r>
            <w:r>
              <w:rPr>
                <w:rFonts w:ascii="Calibri Light" w:hAnsi="Calibri Light" w:cs="Arial"/>
                <w:color w:val="548DD4" w:themeColor="text2" w:themeTint="99"/>
              </w:rPr>
              <w:t>Convert all active Leads from legacy CRM to Hybris C4C</w:t>
            </w:r>
          </w:p>
        </w:tc>
      </w:tr>
      <w:tr w:rsidR="00AC2808" w:rsidRPr="006B24F0" w14:paraId="2C718404" w14:textId="77777777" w:rsidTr="00AC2808">
        <w:trPr>
          <w:cantSplit/>
          <w:trHeight w:val="432"/>
        </w:trPr>
        <w:tc>
          <w:tcPr>
            <w:tcW w:w="5868" w:type="dxa"/>
            <w:tcBorders>
              <w:top w:val="single" w:sz="6" w:space="0" w:color="auto"/>
              <w:bottom w:val="single" w:sz="6" w:space="0" w:color="auto"/>
            </w:tcBorders>
            <w:vAlign w:val="center"/>
          </w:tcPr>
          <w:p w14:paraId="6859D83F" w14:textId="0750D269" w:rsidR="00AC2808" w:rsidRPr="006B24F0" w:rsidRDefault="00AC2808" w:rsidP="0035091A">
            <w:pPr>
              <w:pStyle w:val="TableField-Left"/>
              <w:rPr>
                <w:rFonts w:ascii="Calibri Light" w:hAnsi="Calibri Light" w:cs="Arial"/>
              </w:rPr>
            </w:pPr>
            <w:r>
              <w:rPr>
                <w:rFonts w:ascii="Calibri Light" w:hAnsi="Calibri Light" w:cs="Arial"/>
              </w:rPr>
              <w:t>Opportunities</w:t>
            </w:r>
          </w:p>
        </w:tc>
        <w:tc>
          <w:tcPr>
            <w:tcW w:w="1710" w:type="dxa"/>
            <w:tcBorders>
              <w:top w:val="single" w:sz="6" w:space="0" w:color="auto"/>
              <w:bottom w:val="single" w:sz="6" w:space="0" w:color="auto"/>
            </w:tcBorders>
            <w:vAlign w:val="center"/>
          </w:tcPr>
          <w:p w14:paraId="59C9D528" w14:textId="183A1DB7" w:rsidR="00AC2808" w:rsidRDefault="006A47DF" w:rsidP="0035091A">
            <w:pPr>
              <w:pStyle w:val="TableField-Left"/>
              <w:rPr>
                <w:rFonts w:ascii="Calibri Light" w:hAnsi="Calibri Light" w:cs="Arial"/>
              </w:rPr>
            </w:pPr>
            <w:r>
              <w:rPr>
                <w:rFonts w:ascii="Calibri Light" w:hAnsi="Calibri Light" w:cs="Arial"/>
              </w:rPr>
              <w:t>Complex</w:t>
            </w:r>
          </w:p>
        </w:tc>
        <w:tc>
          <w:tcPr>
            <w:tcW w:w="1890" w:type="dxa"/>
            <w:tcBorders>
              <w:top w:val="single" w:sz="6" w:space="0" w:color="auto"/>
              <w:bottom w:val="single" w:sz="6" w:space="0" w:color="auto"/>
            </w:tcBorders>
            <w:vAlign w:val="center"/>
          </w:tcPr>
          <w:p w14:paraId="2F034B6E" w14:textId="62B730D0" w:rsidR="00AC2808" w:rsidRPr="006B24F0" w:rsidRDefault="004E31F4" w:rsidP="00667240">
            <w:pPr>
              <w:pStyle w:val="TableField-Left"/>
              <w:rPr>
                <w:rFonts w:ascii="Calibri Light" w:hAnsi="Calibri Light" w:cs="Arial"/>
              </w:rPr>
            </w:pPr>
            <w:r>
              <w:rPr>
                <w:rFonts w:ascii="Calibri Light" w:hAnsi="Calibri Light" w:cs="Arial"/>
              </w:rPr>
              <w:t>APSE # 1593</w:t>
            </w:r>
            <w:r w:rsidR="007E7D9E">
              <w:rPr>
                <w:rFonts w:ascii="Calibri Light" w:hAnsi="Calibri Light" w:cs="Arial"/>
              </w:rPr>
              <w:t xml:space="preserve">: </w:t>
            </w:r>
            <w:r>
              <w:rPr>
                <w:rFonts w:ascii="Calibri Light" w:hAnsi="Calibri Light" w:cs="Arial"/>
                <w:color w:val="548DD4" w:themeColor="text2" w:themeTint="99"/>
              </w:rPr>
              <w:t>Convert all active Opportunities from legacy CRM to Hybris C4C</w:t>
            </w:r>
          </w:p>
        </w:tc>
      </w:tr>
      <w:tr w:rsidR="00AC2808" w:rsidRPr="006B24F0" w14:paraId="2DCBCFB8" w14:textId="77777777" w:rsidTr="000909F1">
        <w:trPr>
          <w:cantSplit/>
          <w:trHeight w:val="432"/>
        </w:trPr>
        <w:tc>
          <w:tcPr>
            <w:tcW w:w="5868" w:type="dxa"/>
            <w:tcBorders>
              <w:top w:val="single" w:sz="6" w:space="0" w:color="auto"/>
              <w:bottom w:val="single" w:sz="6" w:space="0" w:color="auto"/>
            </w:tcBorders>
            <w:vAlign w:val="center"/>
          </w:tcPr>
          <w:p w14:paraId="6D75B2F2" w14:textId="42A4B7BF" w:rsidR="00AC2808" w:rsidRPr="006B24F0" w:rsidRDefault="00AC2808" w:rsidP="0035091A">
            <w:pPr>
              <w:pStyle w:val="TableField-Left"/>
              <w:rPr>
                <w:rFonts w:ascii="Calibri Light" w:hAnsi="Calibri Light" w:cs="Arial"/>
              </w:rPr>
            </w:pPr>
            <w:r>
              <w:rPr>
                <w:rFonts w:ascii="Calibri Light" w:hAnsi="Calibri Light" w:cs="Arial"/>
              </w:rPr>
              <w:t>Activities</w:t>
            </w:r>
          </w:p>
        </w:tc>
        <w:tc>
          <w:tcPr>
            <w:tcW w:w="1710" w:type="dxa"/>
            <w:tcBorders>
              <w:top w:val="single" w:sz="6" w:space="0" w:color="auto"/>
              <w:bottom w:val="single" w:sz="6" w:space="0" w:color="auto"/>
            </w:tcBorders>
            <w:vAlign w:val="center"/>
          </w:tcPr>
          <w:p w14:paraId="575EF289" w14:textId="035CBFE3" w:rsidR="00AC2808" w:rsidRDefault="006A47DF" w:rsidP="0035091A">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708B5F16" w14:textId="28D88ECE" w:rsidR="00AC2808" w:rsidRPr="006B24F0" w:rsidRDefault="007E7D9E" w:rsidP="00667240">
            <w:pPr>
              <w:pStyle w:val="TableField-Left"/>
              <w:rPr>
                <w:rFonts w:ascii="Calibri Light" w:hAnsi="Calibri Light" w:cs="Arial"/>
              </w:rPr>
            </w:pPr>
            <w:r>
              <w:rPr>
                <w:rFonts w:ascii="Calibri Light" w:hAnsi="Calibri Light" w:cs="Arial"/>
              </w:rPr>
              <w:t xml:space="preserve">APSE # 31: </w:t>
            </w:r>
            <w:r w:rsidRPr="007E7D9E">
              <w:rPr>
                <w:rFonts w:ascii="Calibri Light" w:hAnsi="Calibri Light" w:cs="Arial"/>
                <w:color w:val="548DD4" w:themeColor="text2" w:themeTint="99"/>
              </w:rPr>
              <w:t>Sales Activities</w:t>
            </w:r>
          </w:p>
        </w:tc>
      </w:tr>
      <w:tr w:rsidR="000909F1" w:rsidRPr="006B24F0" w14:paraId="58C67DDF" w14:textId="77777777" w:rsidTr="000909F1">
        <w:trPr>
          <w:cantSplit/>
          <w:trHeight w:val="432"/>
        </w:trPr>
        <w:tc>
          <w:tcPr>
            <w:tcW w:w="5868" w:type="dxa"/>
            <w:tcBorders>
              <w:top w:val="single" w:sz="6" w:space="0" w:color="auto"/>
              <w:bottom w:val="single" w:sz="6" w:space="0" w:color="auto"/>
            </w:tcBorders>
            <w:vAlign w:val="center"/>
          </w:tcPr>
          <w:p w14:paraId="207056DA" w14:textId="51D7B185" w:rsidR="000909F1" w:rsidRDefault="000909F1" w:rsidP="0035091A">
            <w:pPr>
              <w:pStyle w:val="TableField-Left"/>
              <w:rPr>
                <w:rFonts w:ascii="Calibri Light" w:hAnsi="Calibri Light" w:cs="Arial"/>
              </w:rPr>
            </w:pPr>
            <w:r>
              <w:rPr>
                <w:rFonts w:ascii="Calibri Light" w:hAnsi="Calibri Light" w:cs="Arial"/>
              </w:rPr>
              <w:t>Territories</w:t>
            </w:r>
          </w:p>
        </w:tc>
        <w:tc>
          <w:tcPr>
            <w:tcW w:w="1710" w:type="dxa"/>
            <w:tcBorders>
              <w:top w:val="single" w:sz="6" w:space="0" w:color="auto"/>
              <w:bottom w:val="single" w:sz="6" w:space="0" w:color="auto"/>
            </w:tcBorders>
            <w:vAlign w:val="center"/>
          </w:tcPr>
          <w:p w14:paraId="10C0B6C0" w14:textId="2C7A651C" w:rsidR="000909F1" w:rsidRDefault="006A47DF" w:rsidP="0035091A">
            <w:pPr>
              <w:pStyle w:val="TableField-Left"/>
              <w:rPr>
                <w:rFonts w:ascii="Calibri Light" w:hAnsi="Calibri Light" w:cs="Arial"/>
              </w:rPr>
            </w:pPr>
            <w:r>
              <w:rPr>
                <w:rFonts w:ascii="Calibri Light" w:hAnsi="Calibri Light" w:cs="Arial"/>
              </w:rPr>
              <w:t>Simple</w:t>
            </w:r>
          </w:p>
        </w:tc>
        <w:tc>
          <w:tcPr>
            <w:tcW w:w="1890" w:type="dxa"/>
            <w:tcBorders>
              <w:top w:val="single" w:sz="6" w:space="0" w:color="auto"/>
              <w:bottom w:val="single" w:sz="6" w:space="0" w:color="auto"/>
            </w:tcBorders>
            <w:vAlign w:val="center"/>
          </w:tcPr>
          <w:p w14:paraId="4C2F9727" w14:textId="16EB3640" w:rsidR="000909F1" w:rsidRPr="006B24F0" w:rsidRDefault="001B713E" w:rsidP="00667240">
            <w:pPr>
              <w:pStyle w:val="TableField-Left"/>
              <w:rPr>
                <w:rFonts w:ascii="Calibri Light" w:hAnsi="Calibri Light" w:cs="Arial"/>
              </w:rPr>
            </w:pPr>
            <w:r>
              <w:rPr>
                <w:rFonts w:ascii="Calibri Light" w:hAnsi="Calibri Light" w:cs="Arial"/>
              </w:rPr>
              <w:t xml:space="preserve">APSE # 30: </w:t>
            </w:r>
            <w:r w:rsidRPr="001B713E">
              <w:rPr>
                <w:rFonts w:ascii="Calibri Light" w:hAnsi="Calibri Light" w:cs="Arial"/>
                <w:color w:val="548DD4" w:themeColor="text2" w:themeTint="99"/>
              </w:rPr>
              <w:t>Territories</w:t>
            </w:r>
          </w:p>
        </w:tc>
      </w:tr>
      <w:tr w:rsidR="00FF4AC5" w:rsidRPr="006B24F0" w14:paraId="07688969" w14:textId="77777777" w:rsidTr="000909F1">
        <w:trPr>
          <w:cantSplit/>
          <w:trHeight w:val="432"/>
        </w:trPr>
        <w:tc>
          <w:tcPr>
            <w:tcW w:w="5868" w:type="dxa"/>
            <w:tcBorders>
              <w:top w:val="single" w:sz="6" w:space="0" w:color="auto"/>
              <w:bottom w:val="single" w:sz="6" w:space="0" w:color="auto"/>
            </w:tcBorders>
            <w:vAlign w:val="center"/>
          </w:tcPr>
          <w:p w14:paraId="617067B6" w14:textId="02B3F4FF" w:rsidR="00FF4AC5" w:rsidRDefault="00FF4AC5" w:rsidP="0035091A">
            <w:pPr>
              <w:pStyle w:val="TableField-Left"/>
              <w:rPr>
                <w:rFonts w:ascii="Calibri Light" w:hAnsi="Calibri Light" w:cs="Arial"/>
              </w:rPr>
            </w:pPr>
            <w:r>
              <w:rPr>
                <w:rFonts w:ascii="Calibri Light" w:hAnsi="Calibri Light" w:cs="Arial"/>
              </w:rPr>
              <w:t>Attachments for Activities, Tasks and Opportunities</w:t>
            </w:r>
          </w:p>
        </w:tc>
        <w:tc>
          <w:tcPr>
            <w:tcW w:w="1710" w:type="dxa"/>
            <w:tcBorders>
              <w:top w:val="single" w:sz="6" w:space="0" w:color="auto"/>
              <w:bottom w:val="single" w:sz="6" w:space="0" w:color="auto"/>
            </w:tcBorders>
            <w:vAlign w:val="center"/>
          </w:tcPr>
          <w:p w14:paraId="304788C9" w14:textId="4CCA8B1D" w:rsidR="00FF4AC5" w:rsidRDefault="00FF4AC5" w:rsidP="0035091A">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43574E6D" w14:textId="588CFEAE" w:rsidR="00FF4AC5" w:rsidRPr="006B24F0" w:rsidRDefault="00FF4AC5" w:rsidP="00667240">
            <w:pPr>
              <w:pStyle w:val="TableField-Left"/>
              <w:rPr>
                <w:rFonts w:ascii="Calibri Light" w:hAnsi="Calibri Light" w:cs="Arial"/>
              </w:rPr>
            </w:pPr>
            <w:r>
              <w:rPr>
                <w:rFonts w:ascii="Calibri Light" w:hAnsi="Calibri Light" w:cs="Arial"/>
              </w:rPr>
              <w:t xml:space="preserve">APSE # 32: </w:t>
            </w:r>
            <w:r w:rsidRPr="00FF4AC5">
              <w:rPr>
                <w:rFonts w:ascii="Calibri Light" w:hAnsi="Calibri Light" w:cs="Arial"/>
                <w:color w:val="548DD4" w:themeColor="text2" w:themeTint="99"/>
              </w:rPr>
              <w:t>Attachments for Activities, Tasks and Opportunities</w:t>
            </w:r>
          </w:p>
        </w:tc>
      </w:tr>
    </w:tbl>
    <w:p w14:paraId="09ADBB65" w14:textId="77777777" w:rsidR="00E0118B" w:rsidRPr="006B24F0" w:rsidRDefault="002F1623" w:rsidP="002B3AC0">
      <w:pPr>
        <w:pStyle w:val="Heading3"/>
        <w:keepNext/>
        <w:numPr>
          <w:ilvl w:val="2"/>
          <w:numId w:val="12"/>
        </w:numPr>
        <w:tabs>
          <w:tab w:val="left" w:pos="1440"/>
        </w:tabs>
        <w:spacing w:before="120" w:after="120"/>
        <w:ind w:left="1440" w:hanging="900"/>
        <w:rPr>
          <w:rFonts w:ascii="Calibri Light" w:hAnsi="Calibri Light"/>
        </w:rPr>
      </w:pPr>
      <w:bookmarkStart w:id="92" w:name="_Toc406588326"/>
      <w:bookmarkStart w:id="93" w:name="_Toc491613839"/>
      <w:bookmarkStart w:id="94" w:name="_Toc517343034"/>
      <w:r>
        <w:rPr>
          <w:rFonts w:ascii="Calibri Light" w:hAnsi="Calibri Light"/>
        </w:rPr>
        <w:t>Extension/</w:t>
      </w:r>
      <w:r w:rsidR="00E0118B" w:rsidRPr="006B24F0">
        <w:rPr>
          <w:rFonts w:ascii="Calibri Light" w:hAnsi="Calibri Light"/>
        </w:rPr>
        <w:t>Enhancements</w:t>
      </w:r>
      <w:bookmarkEnd w:id="92"/>
      <w:bookmarkEnd w:id="93"/>
      <w:bookmarkEnd w:id="94"/>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1C919126"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68FAD846" w14:textId="77777777" w:rsidR="00E0118B" w:rsidRPr="006B24F0" w:rsidRDefault="001368B5" w:rsidP="0035091A">
            <w:pPr>
              <w:pStyle w:val="TableHeader-Left"/>
              <w:rPr>
                <w:rFonts w:ascii="Calibri Light" w:hAnsi="Calibri Light" w:cs="Arial"/>
              </w:rPr>
            </w:pPr>
            <w:r>
              <w:rPr>
                <w:rFonts w:ascii="Calibri Light" w:hAnsi="Calibri Light" w:cs="Arial"/>
              </w:rPr>
              <w:t xml:space="preserve">Extension Name &amp; </w:t>
            </w:r>
            <w:r w:rsidRPr="006B24F0">
              <w:rPr>
                <w:rFonts w:ascii="Calibri Light" w:hAnsi="Calibri Light" w:cs="Arial"/>
              </w:rPr>
              <w:t>Descripti</w:t>
            </w:r>
            <w:r>
              <w:rPr>
                <w:rFonts w:ascii="Calibri Light" w:hAnsi="Calibri Light" w:cs="Arial"/>
              </w:rPr>
              <w:t>on (List Requirements</w:t>
            </w:r>
            <w:r w:rsidR="004B1A4F">
              <w:rPr>
                <w:rFonts w:ascii="Calibri Light" w:hAnsi="Calibri Light" w:cs="Arial"/>
              </w:rPr>
              <w:t xml:space="preserve"> met by this Extension</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7A47D350"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308294C2"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A57BE7" w:rsidRPr="006B24F0" w14:paraId="787D5284" w14:textId="77777777" w:rsidTr="0035091A">
        <w:trPr>
          <w:cantSplit/>
          <w:trHeight w:val="432"/>
        </w:trPr>
        <w:tc>
          <w:tcPr>
            <w:tcW w:w="5868" w:type="dxa"/>
            <w:tcBorders>
              <w:top w:val="threeDEmboss" w:sz="6" w:space="0" w:color="auto"/>
              <w:bottom w:val="single" w:sz="6" w:space="0" w:color="auto"/>
            </w:tcBorders>
            <w:vAlign w:val="center"/>
          </w:tcPr>
          <w:p w14:paraId="5668C370" w14:textId="129ACEF9" w:rsidR="00A57BE7" w:rsidRPr="005E4581" w:rsidRDefault="00A57BE7" w:rsidP="00A57BE7">
            <w:pPr>
              <w:pStyle w:val="TableField-Left"/>
              <w:rPr>
                <w:rFonts w:ascii="Calibri Light" w:hAnsi="Calibri Light" w:cs="Arial"/>
              </w:rPr>
            </w:pPr>
            <w:r w:rsidRPr="00EB111F">
              <w:rPr>
                <w:rFonts w:ascii="Calibri Light" w:hAnsi="Calibri Light" w:cs="Arial"/>
              </w:rPr>
              <w:t>Enhancement to update all open transactions associated with account or individual customer records for which territory team was updated</w:t>
            </w:r>
          </w:p>
        </w:tc>
        <w:tc>
          <w:tcPr>
            <w:tcW w:w="1710" w:type="dxa"/>
            <w:tcBorders>
              <w:top w:val="threeDEmboss" w:sz="6" w:space="0" w:color="auto"/>
              <w:bottom w:val="single" w:sz="6" w:space="0" w:color="auto"/>
            </w:tcBorders>
            <w:vAlign w:val="center"/>
          </w:tcPr>
          <w:p w14:paraId="0C1E8B96" w14:textId="5802F2BC" w:rsidR="00A57BE7" w:rsidRDefault="00A57BE7" w:rsidP="00A57BE7">
            <w:pPr>
              <w:pStyle w:val="TableField-Left"/>
              <w:rPr>
                <w:rFonts w:ascii="Calibri Light" w:hAnsi="Calibri Light" w:cs="Arial"/>
              </w:rPr>
            </w:pPr>
            <w:r>
              <w:rPr>
                <w:rFonts w:ascii="Calibri Light" w:hAnsi="Calibri Light" w:cs="Arial"/>
              </w:rPr>
              <w:t>Complex</w:t>
            </w:r>
          </w:p>
        </w:tc>
        <w:tc>
          <w:tcPr>
            <w:tcW w:w="1890" w:type="dxa"/>
            <w:tcBorders>
              <w:top w:val="threeDEmboss" w:sz="6" w:space="0" w:color="auto"/>
              <w:bottom w:val="single" w:sz="6" w:space="0" w:color="auto"/>
            </w:tcBorders>
            <w:vAlign w:val="center"/>
          </w:tcPr>
          <w:p w14:paraId="0ADDC28D" w14:textId="194BCE0D" w:rsidR="00A57BE7" w:rsidRDefault="00A57BE7" w:rsidP="00A57BE7">
            <w:pPr>
              <w:pStyle w:val="TableField-Left"/>
              <w:rPr>
                <w:rFonts w:ascii="Calibri Light" w:hAnsi="Calibri Light" w:cs="Arial"/>
              </w:rPr>
            </w:pPr>
            <w:r>
              <w:rPr>
                <w:rFonts w:ascii="Calibri Light" w:hAnsi="Calibri Light" w:cs="Arial"/>
              </w:rPr>
              <w:t>APSE # 1416:</w:t>
            </w:r>
            <w:r w:rsidR="00C05720">
              <w:rPr>
                <w:rFonts w:ascii="Calibri Light" w:hAnsi="Calibri Light" w:cs="Arial"/>
              </w:rPr>
              <w:t xml:space="preserve"> </w:t>
            </w:r>
            <w:r w:rsidRPr="001331BA">
              <w:rPr>
                <w:rFonts w:ascii="Calibri Light" w:hAnsi="Calibri Light" w:cs="Arial"/>
                <w:color w:val="548DD4" w:themeColor="text2" w:themeTint="99"/>
              </w:rPr>
              <w:t>Enhancement to update all open transactions associated with account or individual customer records for which territory team was updated</w:t>
            </w:r>
          </w:p>
        </w:tc>
      </w:tr>
      <w:tr w:rsidR="00A57BE7" w:rsidRPr="006B24F0" w14:paraId="64EB9AD0" w14:textId="77777777" w:rsidTr="005E4581">
        <w:trPr>
          <w:cantSplit/>
          <w:trHeight w:val="432"/>
        </w:trPr>
        <w:tc>
          <w:tcPr>
            <w:tcW w:w="5868" w:type="dxa"/>
            <w:tcBorders>
              <w:top w:val="single" w:sz="6" w:space="0" w:color="auto"/>
              <w:bottom w:val="single" w:sz="6" w:space="0" w:color="auto"/>
            </w:tcBorders>
            <w:vAlign w:val="center"/>
          </w:tcPr>
          <w:p w14:paraId="5BB5BD4C" w14:textId="57F20A0F" w:rsidR="00A57BE7" w:rsidRPr="005E4581" w:rsidRDefault="00A57BE7" w:rsidP="00A57BE7">
            <w:pPr>
              <w:pStyle w:val="TableField-Left"/>
              <w:rPr>
                <w:rFonts w:ascii="Calibri Light" w:hAnsi="Calibri Light" w:cs="Arial"/>
              </w:rPr>
            </w:pPr>
            <w:r w:rsidRPr="006A1EF7">
              <w:rPr>
                <w:rFonts w:ascii="Calibri Light" w:hAnsi="Calibri Light" w:cs="Arial"/>
              </w:rPr>
              <w:t>Enhance the search criteria and results list for leads</w:t>
            </w:r>
          </w:p>
        </w:tc>
        <w:tc>
          <w:tcPr>
            <w:tcW w:w="1710" w:type="dxa"/>
            <w:tcBorders>
              <w:top w:val="single" w:sz="6" w:space="0" w:color="auto"/>
              <w:bottom w:val="single" w:sz="6" w:space="0" w:color="auto"/>
            </w:tcBorders>
            <w:vAlign w:val="center"/>
          </w:tcPr>
          <w:p w14:paraId="662BF3B5" w14:textId="7B78D2E3" w:rsidR="00A57BE7" w:rsidRDefault="00A57BE7" w:rsidP="00A57BE7">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3F31648F" w14:textId="240CA687" w:rsidR="00A57BE7" w:rsidRDefault="00A57BE7" w:rsidP="00A57BE7">
            <w:pPr>
              <w:pStyle w:val="TableField-Left"/>
              <w:rPr>
                <w:rFonts w:ascii="Calibri Light" w:hAnsi="Calibri Light" w:cs="Arial"/>
              </w:rPr>
            </w:pPr>
            <w:r>
              <w:rPr>
                <w:rFonts w:ascii="Calibri Light" w:hAnsi="Calibri Light" w:cs="Arial"/>
              </w:rPr>
              <w:t>APSE # 1419:</w:t>
            </w:r>
            <w:r w:rsidR="00C05720">
              <w:rPr>
                <w:rFonts w:ascii="Calibri Light" w:hAnsi="Calibri Light" w:cs="Arial"/>
              </w:rPr>
              <w:t xml:space="preserve"> </w:t>
            </w:r>
            <w:r w:rsidRPr="000C6CAB">
              <w:rPr>
                <w:rFonts w:ascii="Calibri Light" w:hAnsi="Calibri Light" w:cs="Arial"/>
                <w:color w:val="548DD4" w:themeColor="text2" w:themeTint="99"/>
              </w:rPr>
              <w:t>Enhance the search criteria and results list for leads</w:t>
            </w:r>
          </w:p>
        </w:tc>
      </w:tr>
      <w:tr w:rsidR="00A57BE7" w:rsidRPr="006B24F0" w14:paraId="1618D5DC" w14:textId="77777777" w:rsidTr="005E4581">
        <w:trPr>
          <w:cantSplit/>
          <w:trHeight w:val="432"/>
        </w:trPr>
        <w:tc>
          <w:tcPr>
            <w:tcW w:w="5868" w:type="dxa"/>
            <w:tcBorders>
              <w:top w:val="single" w:sz="6" w:space="0" w:color="auto"/>
              <w:bottom w:val="single" w:sz="6" w:space="0" w:color="auto"/>
            </w:tcBorders>
            <w:vAlign w:val="center"/>
          </w:tcPr>
          <w:p w14:paraId="11679A5E" w14:textId="1373F773" w:rsidR="00A57BE7" w:rsidRPr="006A1EF7" w:rsidRDefault="00A57BE7" w:rsidP="00A57BE7">
            <w:pPr>
              <w:pStyle w:val="TableField-Left"/>
              <w:rPr>
                <w:rFonts w:ascii="Calibri Light" w:hAnsi="Calibri Light" w:cs="Arial"/>
              </w:rPr>
            </w:pPr>
            <w:r w:rsidRPr="005E4581">
              <w:rPr>
                <w:rFonts w:ascii="Calibri Light" w:hAnsi="Calibri Light" w:cs="Arial"/>
              </w:rPr>
              <w:lastRenderedPageBreak/>
              <w:t>Enhance leads in SAP Hybris C4C with custom fields and business logic</w:t>
            </w:r>
          </w:p>
        </w:tc>
        <w:tc>
          <w:tcPr>
            <w:tcW w:w="1710" w:type="dxa"/>
            <w:tcBorders>
              <w:top w:val="single" w:sz="6" w:space="0" w:color="auto"/>
              <w:bottom w:val="single" w:sz="6" w:space="0" w:color="auto"/>
            </w:tcBorders>
            <w:vAlign w:val="center"/>
          </w:tcPr>
          <w:p w14:paraId="4E99D40D" w14:textId="62E8BA70" w:rsidR="00A57BE7" w:rsidRDefault="00A57BE7" w:rsidP="00A57BE7">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7E68D0A2" w14:textId="57E78BFD" w:rsidR="00A57BE7" w:rsidRDefault="00A57BE7" w:rsidP="00A57BE7">
            <w:pPr>
              <w:pStyle w:val="TableField-Left"/>
              <w:rPr>
                <w:rFonts w:ascii="Calibri Light" w:hAnsi="Calibri Light" w:cs="Arial"/>
              </w:rPr>
            </w:pPr>
            <w:r>
              <w:rPr>
                <w:rFonts w:ascii="Calibri Light" w:hAnsi="Calibri Light" w:cs="Arial"/>
              </w:rPr>
              <w:t>APSE # 1580:</w:t>
            </w:r>
            <w:r w:rsidR="00C05720">
              <w:rPr>
                <w:rFonts w:ascii="Calibri Light" w:hAnsi="Calibri Light" w:cs="Arial"/>
              </w:rPr>
              <w:t xml:space="preserve"> </w:t>
            </w:r>
            <w:r w:rsidRPr="001B197E">
              <w:rPr>
                <w:rFonts w:ascii="Calibri Light" w:hAnsi="Calibri Light" w:cs="Arial"/>
                <w:color w:val="548DD4" w:themeColor="text2" w:themeTint="99"/>
              </w:rPr>
              <w:t>Enhance leads in SAP Hybris C4C with custom fields and business logic</w:t>
            </w:r>
          </w:p>
        </w:tc>
      </w:tr>
      <w:tr w:rsidR="00A57BE7" w:rsidRPr="006B24F0" w14:paraId="0FFF93A3" w14:textId="77777777" w:rsidTr="005E4581">
        <w:trPr>
          <w:cantSplit/>
          <w:trHeight w:val="432"/>
        </w:trPr>
        <w:tc>
          <w:tcPr>
            <w:tcW w:w="5868" w:type="dxa"/>
            <w:tcBorders>
              <w:top w:val="single" w:sz="6" w:space="0" w:color="auto"/>
              <w:bottom w:val="single" w:sz="6" w:space="0" w:color="auto"/>
            </w:tcBorders>
            <w:vAlign w:val="center"/>
          </w:tcPr>
          <w:p w14:paraId="1B3FC2F9" w14:textId="190D149C" w:rsidR="00A57BE7" w:rsidRPr="005E4581" w:rsidRDefault="00A57BE7" w:rsidP="00A57BE7">
            <w:pPr>
              <w:pStyle w:val="TableField-Left"/>
              <w:rPr>
                <w:rFonts w:ascii="Calibri Light" w:hAnsi="Calibri Light" w:cs="Arial"/>
              </w:rPr>
            </w:pPr>
            <w:r w:rsidRPr="00F25C2D">
              <w:rPr>
                <w:rFonts w:ascii="Calibri Light" w:hAnsi="Calibri Light" w:cs="Arial"/>
              </w:rPr>
              <w:t>Enhance non-rebate program opportunities in SAP Hybris C4C with custom fields and business logic</w:t>
            </w:r>
          </w:p>
        </w:tc>
        <w:tc>
          <w:tcPr>
            <w:tcW w:w="1710" w:type="dxa"/>
            <w:tcBorders>
              <w:top w:val="single" w:sz="6" w:space="0" w:color="auto"/>
              <w:bottom w:val="single" w:sz="6" w:space="0" w:color="auto"/>
            </w:tcBorders>
            <w:vAlign w:val="center"/>
          </w:tcPr>
          <w:p w14:paraId="782799F4" w14:textId="25DC5A66" w:rsidR="00A57BE7" w:rsidRDefault="00A57BE7" w:rsidP="00A57BE7">
            <w:pPr>
              <w:pStyle w:val="TableField-Left"/>
              <w:rPr>
                <w:rFonts w:ascii="Calibri Light" w:hAnsi="Calibri Light" w:cs="Arial"/>
              </w:rPr>
            </w:pPr>
            <w:r>
              <w:rPr>
                <w:rFonts w:ascii="Calibri Light" w:hAnsi="Calibri Light" w:cs="Arial"/>
              </w:rPr>
              <w:t>Complex</w:t>
            </w:r>
          </w:p>
        </w:tc>
        <w:tc>
          <w:tcPr>
            <w:tcW w:w="1890" w:type="dxa"/>
            <w:tcBorders>
              <w:top w:val="single" w:sz="6" w:space="0" w:color="auto"/>
              <w:bottom w:val="single" w:sz="6" w:space="0" w:color="auto"/>
            </w:tcBorders>
            <w:vAlign w:val="center"/>
          </w:tcPr>
          <w:p w14:paraId="224A1B21" w14:textId="30E65233" w:rsidR="00A57BE7" w:rsidRDefault="00A57BE7" w:rsidP="00A57BE7">
            <w:pPr>
              <w:pStyle w:val="TableField-Left"/>
              <w:rPr>
                <w:rFonts w:ascii="Calibri Light" w:hAnsi="Calibri Light" w:cs="Arial"/>
              </w:rPr>
            </w:pPr>
            <w:r>
              <w:rPr>
                <w:rFonts w:ascii="Calibri Light" w:hAnsi="Calibri Light" w:cs="Arial"/>
              </w:rPr>
              <w:t>APSE # 1581:</w:t>
            </w:r>
            <w:r w:rsidR="00C05720">
              <w:rPr>
                <w:rFonts w:ascii="Calibri Light" w:hAnsi="Calibri Light" w:cs="Arial"/>
              </w:rPr>
              <w:t xml:space="preserve"> </w:t>
            </w:r>
            <w:r w:rsidRPr="001E52D7">
              <w:rPr>
                <w:rFonts w:ascii="Calibri Light" w:hAnsi="Calibri Light" w:cs="Arial"/>
                <w:color w:val="548DD4" w:themeColor="text2" w:themeTint="99"/>
              </w:rPr>
              <w:t>Enhance non-rebate program opportunities in SAP Hybris C4C with custom fields and business logic</w:t>
            </w:r>
          </w:p>
        </w:tc>
      </w:tr>
      <w:tr w:rsidR="00A57BE7" w:rsidRPr="006B24F0" w14:paraId="66C1BFEF" w14:textId="77777777" w:rsidTr="005E4581">
        <w:trPr>
          <w:cantSplit/>
          <w:trHeight w:val="432"/>
        </w:trPr>
        <w:tc>
          <w:tcPr>
            <w:tcW w:w="5868" w:type="dxa"/>
            <w:tcBorders>
              <w:top w:val="single" w:sz="6" w:space="0" w:color="auto"/>
              <w:bottom w:val="single" w:sz="6" w:space="0" w:color="auto"/>
            </w:tcBorders>
            <w:vAlign w:val="center"/>
          </w:tcPr>
          <w:p w14:paraId="059B92E4" w14:textId="217F062B" w:rsidR="00A57BE7" w:rsidRPr="00F25C2D" w:rsidRDefault="00A57BE7" w:rsidP="00A57BE7">
            <w:pPr>
              <w:pStyle w:val="TableField-Left"/>
              <w:rPr>
                <w:rFonts w:ascii="Calibri Light" w:hAnsi="Calibri Light" w:cs="Arial"/>
              </w:rPr>
            </w:pPr>
            <w:r>
              <w:rPr>
                <w:rFonts w:ascii="Calibri Light" w:hAnsi="Calibri Light" w:cs="Arial"/>
              </w:rPr>
              <w:t>Enhance the copy control logic for creating opportunities from work tickets</w:t>
            </w:r>
          </w:p>
        </w:tc>
        <w:tc>
          <w:tcPr>
            <w:tcW w:w="1710" w:type="dxa"/>
            <w:tcBorders>
              <w:top w:val="single" w:sz="6" w:space="0" w:color="auto"/>
              <w:bottom w:val="single" w:sz="6" w:space="0" w:color="auto"/>
            </w:tcBorders>
            <w:vAlign w:val="center"/>
          </w:tcPr>
          <w:p w14:paraId="3C5EF365" w14:textId="211C7258" w:rsidR="00A57BE7" w:rsidRDefault="00A57BE7" w:rsidP="00A57BE7">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21AC36DF" w14:textId="5B5B61D3" w:rsidR="00A57BE7" w:rsidRDefault="00A57BE7" w:rsidP="00A57BE7">
            <w:pPr>
              <w:pStyle w:val="TableField-Left"/>
              <w:rPr>
                <w:rFonts w:ascii="Calibri Light" w:hAnsi="Calibri Light" w:cs="Arial"/>
              </w:rPr>
            </w:pPr>
            <w:r>
              <w:rPr>
                <w:rFonts w:ascii="Calibri Light" w:hAnsi="Calibri Light" w:cs="Arial"/>
              </w:rPr>
              <w:t xml:space="preserve">APSE # 1583: </w:t>
            </w:r>
            <w:r w:rsidRPr="00CA6544">
              <w:rPr>
                <w:rFonts w:ascii="Calibri Light" w:hAnsi="Calibri Light" w:cs="Arial"/>
                <w:color w:val="4F81BD" w:themeColor="accent1"/>
              </w:rPr>
              <w:t>Enhance the copy control logic for creating opportunities from work tickets</w:t>
            </w:r>
          </w:p>
        </w:tc>
      </w:tr>
      <w:tr w:rsidR="00570776" w:rsidRPr="006B24F0" w14:paraId="7B32981E" w14:textId="77777777" w:rsidTr="005E4581">
        <w:trPr>
          <w:cantSplit/>
          <w:trHeight w:val="432"/>
        </w:trPr>
        <w:tc>
          <w:tcPr>
            <w:tcW w:w="5868" w:type="dxa"/>
            <w:tcBorders>
              <w:top w:val="single" w:sz="6" w:space="0" w:color="auto"/>
              <w:bottom w:val="single" w:sz="6" w:space="0" w:color="auto"/>
            </w:tcBorders>
            <w:vAlign w:val="center"/>
          </w:tcPr>
          <w:p w14:paraId="0F737584" w14:textId="774C0AC5" w:rsidR="00570776" w:rsidRDefault="00570776" w:rsidP="00570776">
            <w:pPr>
              <w:pStyle w:val="TableField-Left"/>
              <w:rPr>
                <w:rFonts w:ascii="Calibri Light" w:hAnsi="Calibri Light" w:cs="Arial"/>
              </w:rPr>
            </w:pPr>
            <w:r w:rsidRPr="00F4324A">
              <w:rPr>
                <w:rFonts w:ascii="Calibri Light" w:hAnsi="Calibri Light" w:cs="Arial"/>
              </w:rPr>
              <w:t>Enhance the search criteria and results list for opportunities</w:t>
            </w:r>
          </w:p>
        </w:tc>
        <w:tc>
          <w:tcPr>
            <w:tcW w:w="1710" w:type="dxa"/>
            <w:tcBorders>
              <w:top w:val="single" w:sz="6" w:space="0" w:color="auto"/>
              <w:bottom w:val="single" w:sz="6" w:space="0" w:color="auto"/>
            </w:tcBorders>
            <w:vAlign w:val="center"/>
          </w:tcPr>
          <w:p w14:paraId="5B70056B" w14:textId="3B46279F" w:rsidR="00570776" w:rsidRDefault="00570776" w:rsidP="00570776">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738CCA1C" w14:textId="0D6AC293" w:rsidR="00570776" w:rsidRDefault="00570776" w:rsidP="00570776">
            <w:pPr>
              <w:pStyle w:val="TableField-Left"/>
              <w:rPr>
                <w:rFonts w:ascii="Calibri Light" w:hAnsi="Calibri Light" w:cs="Arial"/>
              </w:rPr>
            </w:pPr>
            <w:r>
              <w:rPr>
                <w:rFonts w:ascii="Calibri Light" w:hAnsi="Calibri Light" w:cs="Arial"/>
              </w:rPr>
              <w:t xml:space="preserve">APSE # 1585: </w:t>
            </w:r>
            <w:r w:rsidRPr="007E23C2">
              <w:rPr>
                <w:rFonts w:ascii="Calibri Light" w:hAnsi="Calibri Light" w:cs="Arial"/>
                <w:color w:val="548DD4" w:themeColor="text2" w:themeTint="99"/>
              </w:rPr>
              <w:t>Enhance the search criteria and results list for opportunities</w:t>
            </w:r>
          </w:p>
        </w:tc>
      </w:tr>
      <w:tr w:rsidR="00570776" w:rsidRPr="006B24F0" w14:paraId="2F8AE0B9" w14:textId="77777777" w:rsidTr="005E4581">
        <w:trPr>
          <w:cantSplit/>
          <w:trHeight w:val="432"/>
        </w:trPr>
        <w:tc>
          <w:tcPr>
            <w:tcW w:w="5868" w:type="dxa"/>
            <w:tcBorders>
              <w:top w:val="single" w:sz="6" w:space="0" w:color="auto"/>
              <w:bottom w:val="single" w:sz="6" w:space="0" w:color="auto"/>
            </w:tcBorders>
            <w:vAlign w:val="center"/>
          </w:tcPr>
          <w:p w14:paraId="453DC3F1" w14:textId="19E2A26B" w:rsidR="00570776" w:rsidRPr="00F4324A" w:rsidRDefault="00570776" w:rsidP="00570776">
            <w:pPr>
              <w:pStyle w:val="TableField-Left"/>
              <w:rPr>
                <w:rFonts w:ascii="Calibri Light" w:hAnsi="Calibri Light" w:cs="Arial"/>
              </w:rPr>
            </w:pPr>
            <w:r w:rsidRPr="00F25C2D">
              <w:rPr>
                <w:rFonts w:ascii="Calibri Light" w:hAnsi="Calibri Light" w:cs="Arial"/>
              </w:rPr>
              <w:t xml:space="preserve">Enhance </w:t>
            </w:r>
            <w:r>
              <w:rPr>
                <w:rFonts w:ascii="Calibri Light" w:hAnsi="Calibri Light" w:cs="Arial"/>
              </w:rPr>
              <w:t>r</w:t>
            </w:r>
            <w:r w:rsidRPr="00F25C2D">
              <w:rPr>
                <w:rFonts w:ascii="Calibri Light" w:hAnsi="Calibri Light" w:cs="Arial"/>
              </w:rPr>
              <w:t xml:space="preserve">ebate program </w:t>
            </w:r>
            <w:r>
              <w:rPr>
                <w:rFonts w:ascii="Calibri Light" w:hAnsi="Calibri Light" w:cs="Arial"/>
              </w:rPr>
              <w:t xml:space="preserve">and new construction </w:t>
            </w:r>
            <w:r w:rsidRPr="00F25C2D">
              <w:rPr>
                <w:rFonts w:ascii="Calibri Light" w:hAnsi="Calibri Light" w:cs="Arial"/>
              </w:rPr>
              <w:t>opportunities in SAP Hybris C4C with custom fields and business logic</w:t>
            </w:r>
          </w:p>
        </w:tc>
        <w:tc>
          <w:tcPr>
            <w:tcW w:w="1710" w:type="dxa"/>
            <w:tcBorders>
              <w:top w:val="single" w:sz="6" w:space="0" w:color="auto"/>
              <w:bottom w:val="single" w:sz="6" w:space="0" w:color="auto"/>
            </w:tcBorders>
            <w:vAlign w:val="center"/>
          </w:tcPr>
          <w:p w14:paraId="6D92BD14" w14:textId="267D9441" w:rsidR="00570776" w:rsidRDefault="00570776" w:rsidP="00570776">
            <w:pPr>
              <w:pStyle w:val="TableField-Left"/>
              <w:rPr>
                <w:rFonts w:ascii="Calibri Light" w:hAnsi="Calibri Light" w:cs="Arial"/>
              </w:rPr>
            </w:pPr>
            <w:r>
              <w:rPr>
                <w:rFonts w:ascii="Calibri Light" w:hAnsi="Calibri Light" w:cs="Arial"/>
              </w:rPr>
              <w:t>Complex</w:t>
            </w:r>
          </w:p>
        </w:tc>
        <w:tc>
          <w:tcPr>
            <w:tcW w:w="1890" w:type="dxa"/>
            <w:tcBorders>
              <w:top w:val="single" w:sz="6" w:space="0" w:color="auto"/>
              <w:bottom w:val="single" w:sz="6" w:space="0" w:color="auto"/>
            </w:tcBorders>
            <w:vAlign w:val="center"/>
          </w:tcPr>
          <w:p w14:paraId="316CA1E0" w14:textId="3AAD40A1" w:rsidR="00570776" w:rsidRDefault="00570776" w:rsidP="00570776">
            <w:pPr>
              <w:pStyle w:val="TableField-Left"/>
              <w:rPr>
                <w:rFonts w:ascii="Calibri Light" w:hAnsi="Calibri Light" w:cs="Arial"/>
              </w:rPr>
            </w:pPr>
            <w:r>
              <w:rPr>
                <w:rFonts w:ascii="Calibri Light" w:hAnsi="Calibri Light" w:cs="Arial"/>
              </w:rPr>
              <w:t xml:space="preserve">APSE # 1587: </w:t>
            </w:r>
            <w:r w:rsidRPr="00CF632D">
              <w:rPr>
                <w:rFonts w:ascii="Calibri Light" w:hAnsi="Calibri Light" w:cs="Arial"/>
                <w:color w:val="548DD4" w:themeColor="text2" w:themeTint="99"/>
              </w:rPr>
              <w:t xml:space="preserve">Enhance rebate program </w:t>
            </w:r>
            <w:r>
              <w:rPr>
                <w:rFonts w:ascii="Calibri Light" w:hAnsi="Calibri Light" w:cs="Arial"/>
                <w:color w:val="548DD4" w:themeColor="text2" w:themeTint="99"/>
              </w:rPr>
              <w:t xml:space="preserve">and new construction </w:t>
            </w:r>
            <w:r w:rsidRPr="00CF632D">
              <w:rPr>
                <w:rFonts w:ascii="Calibri Light" w:hAnsi="Calibri Light" w:cs="Arial"/>
                <w:color w:val="548DD4" w:themeColor="text2" w:themeTint="99"/>
              </w:rPr>
              <w:t>opportunities in SAP Hybris C4C with custom fields and business logic</w:t>
            </w:r>
          </w:p>
        </w:tc>
      </w:tr>
      <w:tr w:rsidR="00570776" w:rsidRPr="006B24F0" w14:paraId="5AAF9A38" w14:textId="77777777" w:rsidTr="005E4581">
        <w:trPr>
          <w:cantSplit/>
          <w:trHeight w:val="432"/>
        </w:trPr>
        <w:tc>
          <w:tcPr>
            <w:tcW w:w="5868" w:type="dxa"/>
            <w:tcBorders>
              <w:top w:val="single" w:sz="6" w:space="0" w:color="auto"/>
              <w:bottom w:val="single" w:sz="6" w:space="0" w:color="auto"/>
            </w:tcBorders>
            <w:vAlign w:val="center"/>
          </w:tcPr>
          <w:p w14:paraId="55A2AFF6" w14:textId="43EE3332" w:rsidR="00570776" w:rsidRPr="006A1EF7" w:rsidRDefault="00570776" w:rsidP="00570776">
            <w:pPr>
              <w:pStyle w:val="TableField-Left"/>
              <w:rPr>
                <w:rFonts w:ascii="Calibri Light" w:hAnsi="Calibri Light" w:cs="Arial"/>
              </w:rPr>
            </w:pPr>
            <w:r w:rsidRPr="00DD32D8">
              <w:rPr>
                <w:rFonts w:ascii="Calibri Light" w:hAnsi="Calibri Light" w:cs="Arial"/>
              </w:rPr>
              <w:t xml:space="preserve">Enhancement to </w:t>
            </w:r>
            <w:r>
              <w:rPr>
                <w:rFonts w:ascii="Calibri Light" w:hAnsi="Calibri Light" w:cs="Arial"/>
              </w:rPr>
              <w:t>update the status of</w:t>
            </w:r>
            <w:r w:rsidRPr="00DD32D8">
              <w:rPr>
                <w:rFonts w:ascii="Calibri Light" w:hAnsi="Calibri Light" w:cs="Arial"/>
              </w:rPr>
              <w:t xml:space="preserve"> leads and opportunities in mass</w:t>
            </w:r>
          </w:p>
        </w:tc>
        <w:tc>
          <w:tcPr>
            <w:tcW w:w="1710" w:type="dxa"/>
            <w:tcBorders>
              <w:top w:val="single" w:sz="6" w:space="0" w:color="auto"/>
              <w:bottom w:val="single" w:sz="6" w:space="0" w:color="auto"/>
            </w:tcBorders>
            <w:vAlign w:val="center"/>
          </w:tcPr>
          <w:p w14:paraId="5D454855" w14:textId="43DDEDDF" w:rsidR="00570776" w:rsidRDefault="00570776" w:rsidP="00570776">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45F4C829" w14:textId="18B486D3" w:rsidR="00570776" w:rsidRPr="006B24F0" w:rsidRDefault="00570776" w:rsidP="00570776">
            <w:pPr>
              <w:pStyle w:val="TableField-Left"/>
              <w:rPr>
                <w:rFonts w:ascii="Calibri Light" w:hAnsi="Calibri Light" w:cs="Arial"/>
              </w:rPr>
            </w:pPr>
            <w:r>
              <w:rPr>
                <w:rFonts w:ascii="Calibri Light" w:hAnsi="Calibri Light" w:cs="Arial"/>
              </w:rPr>
              <w:t xml:space="preserve">APSE # 1589: </w:t>
            </w:r>
            <w:r w:rsidRPr="002B6F01">
              <w:rPr>
                <w:rFonts w:ascii="Calibri Light" w:hAnsi="Calibri Light" w:cs="Arial"/>
                <w:color w:val="548DD4" w:themeColor="text2" w:themeTint="99"/>
              </w:rPr>
              <w:t>Enhancement to update the status of leads and opportunities in mass</w:t>
            </w:r>
          </w:p>
        </w:tc>
      </w:tr>
      <w:tr w:rsidR="00570776" w:rsidRPr="006B24F0" w14:paraId="6BF38501" w14:textId="77777777" w:rsidTr="005E4581">
        <w:trPr>
          <w:cantSplit/>
          <w:trHeight w:val="432"/>
        </w:trPr>
        <w:tc>
          <w:tcPr>
            <w:tcW w:w="5868" w:type="dxa"/>
            <w:tcBorders>
              <w:top w:val="single" w:sz="6" w:space="0" w:color="auto"/>
              <w:bottom w:val="single" w:sz="6" w:space="0" w:color="auto"/>
            </w:tcBorders>
            <w:vAlign w:val="center"/>
          </w:tcPr>
          <w:p w14:paraId="1BBCCFEB" w14:textId="67975AC9" w:rsidR="00570776" w:rsidRPr="00EB111F" w:rsidRDefault="00570776" w:rsidP="00570776">
            <w:pPr>
              <w:pStyle w:val="TableField-Left"/>
              <w:rPr>
                <w:rFonts w:ascii="Calibri Light" w:hAnsi="Calibri Light" w:cs="Arial"/>
              </w:rPr>
            </w:pPr>
            <w:r>
              <w:rPr>
                <w:rFonts w:ascii="Calibri Light" w:hAnsi="Calibri Light" w:cs="Arial"/>
              </w:rPr>
              <w:t>Enhancement to calculate Energy Savings in an Opportunity</w:t>
            </w:r>
            <w:r w:rsidR="00AA5043">
              <w:rPr>
                <w:rFonts w:ascii="Calibri Light" w:hAnsi="Calibri Light" w:cs="Arial"/>
              </w:rPr>
              <w:t xml:space="preserve"> and Work Ticket</w:t>
            </w:r>
          </w:p>
        </w:tc>
        <w:tc>
          <w:tcPr>
            <w:tcW w:w="1710" w:type="dxa"/>
            <w:tcBorders>
              <w:top w:val="single" w:sz="6" w:space="0" w:color="auto"/>
              <w:bottom w:val="single" w:sz="6" w:space="0" w:color="auto"/>
            </w:tcBorders>
            <w:vAlign w:val="center"/>
          </w:tcPr>
          <w:p w14:paraId="3581263D" w14:textId="24A2B770" w:rsidR="00570776" w:rsidRDefault="00570776" w:rsidP="00570776">
            <w:pPr>
              <w:pStyle w:val="TableField-Left"/>
              <w:rPr>
                <w:rFonts w:ascii="Calibri Light" w:hAnsi="Calibri Light" w:cs="Arial"/>
              </w:rPr>
            </w:pPr>
            <w:r>
              <w:rPr>
                <w:rFonts w:ascii="Calibri Light" w:hAnsi="Calibri Light" w:cs="Arial"/>
              </w:rPr>
              <w:t>Complex</w:t>
            </w:r>
          </w:p>
        </w:tc>
        <w:tc>
          <w:tcPr>
            <w:tcW w:w="1890" w:type="dxa"/>
            <w:tcBorders>
              <w:top w:val="single" w:sz="6" w:space="0" w:color="auto"/>
              <w:bottom w:val="single" w:sz="6" w:space="0" w:color="auto"/>
            </w:tcBorders>
            <w:vAlign w:val="center"/>
          </w:tcPr>
          <w:p w14:paraId="470B387F" w14:textId="77777777" w:rsidR="00570776" w:rsidRDefault="00570776" w:rsidP="00570776">
            <w:pPr>
              <w:pStyle w:val="TableField-Left"/>
              <w:rPr>
                <w:rFonts w:ascii="Calibri Light" w:hAnsi="Calibri Light" w:cs="Arial"/>
              </w:rPr>
            </w:pPr>
            <w:r>
              <w:rPr>
                <w:rFonts w:ascii="Calibri Light" w:hAnsi="Calibri Light" w:cs="Arial"/>
              </w:rPr>
              <w:t xml:space="preserve">APSE # 1590: </w:t>
            </w:r>
          </w:p>
          <w:p w14:paraId="36A4D105" w14:textId="3482BC2B" w:rsidR="00570776" w:rsidRDefault="00570776" w:rsidP="00570776">
            <w:pPr>
              <w:pStyle w:val="TableField-Left"/>
              <w:rPr>
                <w:rFonts w:ascii="Calibri Light" w:hAnsi="Calibri Light" w:cs="Arial"/>
              </w:rPr>
            </w:pPr>
            <w:r w:rsidRPr="001331BA">
              <w:rPr>
                <w:rFonts w:ascii="Calibri Light" w:hAnsi="Calibri Light" w:cs="Arial"/>
                <w:color w:val="548DD4" w:themeColor="text2" w:themeTint="99"/>
              </w:rPr>
              <w:t xml:space="preserve">Enhancement to </w:t>
            </w:r>
            <w:r>
              <w:rPr>
                <w:rFonts w:ascii="Calibri Light" w:hAnsi="Calibri Light" w:cs="Arial"/>
                <w:color w:val="548DD4" w:themeColor="text2" w:themeTint="99"/>
              </w:rPr>
              <w:t>calculate Energy Savings in an Opportunity</w:t>
            </w:r>
            <w:r w:rsidR="00AA5043">
              <w:rPr>
                <w:rFonts w:ascii="Calibri Light" w:hAnsi="Calibri Light" w:cs="Arial"/>
                <w:color w:val="548DD4" w:themeColor="text2" w:themeTint="99"/>
              </w:rPr>
              <w:t xml:space="preserve"> and Work Ticket</w:t>
            </w:r>
          </w:p>
        </w:tc>
      </w:tr>
      <w:tr w:rsidR="00570776" w:rsidRPr="006B24F0" w14:paraId="7F75A772" w14:textId="77777777" w:rsidTr="005E4581">
        <w:trPr>
          <w:cantSplit/>
          <w:trHeight w:val="432"/>
        </w:trPr>
        <w:tc>
          <w:tcPr>
            <w:tcW w:w="5868" w:type="dxa"/>
            <w:tcBorders>
              <w:top w:val="single" w:sz="6" w:space="0" w:color="auto"/>
              <w:bottom w:val="single" w:sz="6" w:space="0" w:color="auto"/>
            </w:tcBorders>
            <w:vAlign w:val="center"/>
          </w:tcPr>
          <w:p w14:paraId="0B3A764E" w14:textId="6E92746C" w:rsidR="00570776" w:rsidRDefault="00570776" w:rsidP="00570776">
            <w:pPr>
              <w:pStyle w:val="TableField-Left"/>
              <w:rPr>
                <w:rFonts w:ascii="Calibri Light" w:hAnsi="Calibri Light" w:cs="Arial"/>
              </w:rPr>
            </w:pPr>
            <w:r w:rsidRPr="003550C5">
              <w:rPr>
                <w:rFonts w:ascii="Calibri Light" w:hAnsi="Calibri Light" w:cs="Arial"/>
              </w:rPr>
              <w:t>Enhance the copy control logic for creating opportunities from leads</w:t>
            </w:r>
          </w:p>
        </w:tc>
        <w:tc>
          <w:tcPr>
            <w:tcW w:w="1710" w:type="dxa"/>
            <w:tcBorders>
              <w:top w:val="single" w:sz="6" w:space="0" w:color="auto"/>
              <w:bottom w:val="single" w:sz="6" w:space="0" w:color="auto"/>
            </w:tcBorders>
            <w:vAlign w:val="center"/>
          </w:tcPr>
          <w:p w14:paraId="5CD93EE3" w14:textId="038936AB" w:rsidR="00570776" w:rsidRDefault="00570776" w:rsidP="00570776">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154E7F48" w14:textId="4202F318" w:rsidR="00570776" w:rsidRDefault="00570776" w:rsidP="00570776">
            <w:pPr>
              <w:pStyle w:val="TableField-Left"/>
              <w:rPr>
                <w:rFonts w:ascii="Calibri Light" w:hAnsi="Calibri Light" w:cs="Arial"/>
              </w:rPr>
            </w:pPr>
            <w:r>
              <w:rPr>
                <w:rFonts w:ascii="Calibri Light" w:hAnsi="Calibri Light" w:cs="Arial"/>
              </w:rPr>
              <w:t xml:space="preserve">APSE # 1834: </w:t>
            </w:r>
            <w:r w:rsidRPr="00BA3A41">
              <w:rPr>
                <w:rFonts w:ascii="Calibri Light" w:hAnsi="Calibri Light" w:cs="Arial"/>
                <w:color w:val="548DD4" w:themeColor="text2" w:themeTint="99"/>
              </w:rPr>
              <w:t>Enhance the copy control logic for creating opportunities from leads</w:t>
            </w:r>
          </w:p>
        </w:tc>
      </w:tr>
      <w:tr w:rsidR="0080415B" w:rsidRPr="006B24F0" w14:paraId="06CA908E" w14:textId="77777777" w:rsidTr="005E4581">
        <w:trPr>
          <w:cantSplit/>
          <w:trHeight w:val="432"/>
        </w:trPr>
        <w:tc>
          <w:tcPr>
            <w:tcW w:w="5868" w:type="dxa"/>
            <w:tcBorders>
              <w:top w:val="single" w:sz="6" w:space="0" w:color="auto"/>
              <w:bottom w:val="single" w:sz="6" w:space="0" w:color="auto"/>
            </w:tcBorders>
            <w:vAlign w:val="center"/>
          </w:tcPr>
          <w:p w14:paraId="53136E2B" w14:textId="54D78338" w:rsidR="0080415B" w:rsidRPr="003550C5" w:rsidRDefault="0080415B" w:rsidP="00570776">
            <w:pPr>
              <w:pStyle w:val="TableField-Left"/>
              <w:rPr>
                <w:rFonts w:ascii="Calibri Light" w:hAnsi="Calibri Light" w:cs="Arial"/>
              </w:rPr>
            </w:pPr>
            <w:r w:rsidRPr="0080415B">
              <w:rPr>
                <w:rFonts w:ascii="Calibri Light" w:hAnsi="Calibri Light" w:cs="Arial"/>
              </w:rPr>
              <w:lastRenderedPageBreak/>
              <w:t>Enhance the copy control logic to copy custom attributes from an opportunity to another opportunity</w:t>
            </w:r>
          </w:p>
        </w:tc>
        <w:tc>
          <w:tcPr>
            <w:tcW w:w="1710" w:type="dxa"/>
            <w:tcBorders>
              <w:top w:val="single" w:sz="6" w:space="0" w:color="auto"/>
              <w:bottom w:val="single" w:sz="6" w:space="0" w:color="auto"/>
            </w:tcBorders>
            <w:vAlign w:val="center"/>
          </w:tcPr>
          <w:p w14:paraId="2B763938" w14:textId="1500B978" w:rsidR="0080415B" w:rsidRDefault="0080415B" w:rsidP="00570776">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717DEBC3" w14:textId="77984EDD" w:rsidR="0080415B" w:rsidRDefault="0080415B" w:rsidP="00C05720">
            <w:pPr>
              <w:pStyle w:val="TableField-Left"/>
              <w:rPr>
                <w:rFonts w:ascii="Calibri Light" w:hAnsi="Calibri Light" w:cs="Arial"/>
              </w:rPr>
            </w:pPr>
            <w:r w:rsidRPr="0080415B">
              <w:rPr>
                <w:rFonts w:ascii="Calibri Light" w:hAnsi="Calibri Light" w:cs="Arial"/>
              </w:rPr>
              <w:t>A</w:t>
            </w:r>
            <w:r w:rsidR="007A1AD5">
              <w:rPr>
                <w:rFonts w:ascii="Calibri Light" w:hAnsi="Calibri Light" w:cs="Arial"/>
              </w:rPr>
              <w:t>PSE # 2043</w:t>
            </w:r>
            <w:r w:rsidRPr="0080415B">
              <w:rPr>
                <w:rFonts w:ascii="Calibri Light" w:hAnsi="Calibri Light" w:cs="Arial"/>
              </w:rPr>
              <w:t>:</w:t>
            </w:r>
            <w:r w:rsidR="00C05720" w:rsidRPr="00230090">
              <w:rPr>
                <w:rFonts w:ascii="Calibri Light" w:hAnsi="Calibri Light" w:cs="Arial"/>
                <w:color w:val="4F81BD" w:themeColor="accent1"/>
              </w:rPr>
              <w:t xml:space="preserve"> </w:t>
            </w:r>
            <w:r w:rsidR="00C05720">
              <w:rPr>
                <w:rFonts w:ascii="Calibri Light" w:hAnsi="Calibri Light" w:cs="Arial"/>
                <w:color w:val="4F81BD" w:themeColor="accent1"/>
              </w:rPr>
              <w:t>E</w:t>
            </w:r>
            <w:r w:rsidRPr="00230090">
              <w:rPr>
                <w:rFonts w:ascii="Calibri Light" w:hAnsi="Calibri Light" w:cs="Arial"/>
                <w:color w:val="4F81BD" w:themeColor="accent1"/>
              </w:rPr>
              <w:t>nhance the copy control logic to copy custom attributes from</w:t>
            </w:r>
            <w:r>
              <w:rPr>
                <w:rFonts w:ascii="Calibri Light" w:hAnsi="Calibri Light" w:cs="Arial"/>
                <w:color w:val="4F81BD" w:themeColor="accent1"/>
              </w:rPr>
              <w:t xml:space="preserve"> an opportunity to another opportunity</w:t>
            </w:r>
          </w:p>
        </w:tc>
      </w:tr>
      <w:tr w:rsidR="002A6171" w:rsidRPr="006B24F0" w14:paraId="450A5FB9" w14:textId="77777777" w:rsidTr="005E4581">
        <w:trPr>
          <w:cantSplit/>
          <w:trHeight w:val="432"/>
        </w:trPr>
        <w:tc>
          <w:tcPr>
            <w:tcW w:w="5868" w:type="dxa"/>
            <w:tcBorders>
              <w:top w:val="single" w:sz="6" w:space="0" w:color="auto"/>
              <w:bottom w:val="single" w:sz="6" w:space="0" w:color="auto"/>
            </w:tcBorders>
            <w:vAlign w:val="center"/>
          </w:tcPr>
          <w:p w14:paraId="6013024E" w14:textId="568EEAC0" w:rsidR="002A6171" w:rsidRPr="0080415B" w:rsidRDefault="00C25A5C" w:rsidP="00570776">
            <w:pPr>
              <w:pStyle w:val="TableField-Left"/>
              <w:rPr>
                <w:rFonts w:ascii="Calibri Light" w:hAnsi="Calibri Light" w:cs="Arial"/>
              </w:rPr>
            </w:pPr>
            <w:r>
              <w:rPr>
                <w:rFonts w:ascii="Calibri Light" w:hAnsi="Calibri Light" w:cs="Arial"/>
              </w:rPr>
              <w:t>Enhance the Rebate Program Opportunity to trigger the creation of an application in iEnergy from SAP Hybris C4C</w:t>
            </w:r>
          </w:p>
        </w:tc>
        <w:tc>
          <w:tcPr>
            <w:tcW w:w="1710" w:type="dxa"/>
            <w:tcBorders>
              <w:top w:val="single" w:sz="6" w:space="0" w:color="auto"/>
              <w:bottom w:val="single" w:sz="6" w:space="0" w:color="auto"/>
            </w:tcBorders>
            <w:vAlign w:val="center"/>
          </w:tcPr>
          <w:p w14:paraId="544C6358" w14:textId="43D0B3B9" w:rsidR="002A6171" w:rsidRDefault="00C25A5C" w:rsidP="00570776">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118C0E39" w14:textId="33D9D17E" w:rsidR="002A6171" w:rsidRPr="0080415B" w:rsidRDefault="006302D8" w:rsidP="00570776">
            <w:pPr>
              <w:pStyle w:val="TableField-Left"/>
              <w:rPr>
                <w:rFonts w:ascii="Calibri Light" w:hAnsi="Calibri Light" w:cs="Arial"/>
              </w:rPr>
            </w:pPr>
            <w:r w:rsidRPr="006302D8">
              <w:rPr>
                <w:rFonts w:ascii="Calibri Light" w:hAnsi="Calibri Light" w:cs="Arial"/>
              </w:rPr>
              <w:t>A</w:t>
            </w:r>
            <w:r w:rsidR="001C5DAB">
              <w:rPr>
                <w:rFonts w:ascii="Calibri Light" w:hAnsi="Calibri Light" w:cs="Arial"/>
              </w:rPr>
              <w:t>PSE # 2044</w:t>
            </w:r>
            <w:r w:rsidRPr="006302D8">
              <w:rPr>
                <w:rFonts w:ascii="Calibri Light" w:hAnsi="Calibri Light" w:cs="Arial"/>
              </w:rPr>
              <w:t xml:space="preserve">: </w:t>
            </w:r>
            <w:r w:rsidR="00CE6F74">
              <w:rPr>
                <w:rFonts w:ascii="Calibri Light" w:hAnsi="Calibri Light" w:cs="Arial"/>
                <w:color w:val="548DD4" w:themeColor="text2" w:themeTint="99"/>
              </w:rPr>
              <w:t>Enhancement to trigger the web service to create</w:t>
            </w:r>
            <w:r w:rsidR="00CE6F74" w:rsidRPr="00E23A1F">
              <w:rPr>
                <w:rFonts w:ascii="Calibri Light" w:hAnsi="Calibri Light" w:cs="Arial"/>
                <w:color w:val="548DD4" w:themeColor="text2" w:themeTint="99"/>
              </w:rPr>
              <w:t xml:space="preserve"> an application in iEnergy from an opportunity</w:t>
            </w:r>
            <w:r w:rsidR="00CE6F74">
              <w:rPr>
                <w:rFonts w:ascii="Calibri Light" w:hAnsi="Calibri Light" w:cs="Arial"/>
                <w:color w:val="548DD4" w:themeColor="text2" w:themeTint="99"/>
              </w:rPr>
              <w:t xml:space="preserve"> in SAP Hybris C4C</w:t>
            </w:r>
          </w:p>
        </w:tc>
      </w:tr>
      <w:tr w:rsidR="005D748D" w:rsidRPr="006B24F0" w14:paraId="76E9E9AF" w14:textId="77777777" w:rsidTr="005E4581">
        <w:trPr>
          <w:cantSplit/>
          <w:trHeight w:val="432"/>
        </w:trPr>
        <w:tc>
          <w:tcPr>
            <w:tcW w:w="5868" w:type="dxa"/>
            <w:tcBorders>
              <w:top w:val="single" w:sz="6" w:space="0" w:color="auto"/>
              <w:bottom w:val="single" w:sz="6" w:space="0" w:color="auto"/>
            </w:tcBorders>
            <w:vAlign w:val="center"/>
          </w:tcPr>
          <w:p w14:paraId="4C6E0704" w14:textId="06B6CBE6" w:rsidR="005D748D" w:rsidRDefault="005D748D" w:rsidP="00570776">
            <w:pPr>
              <w:pStyle w:val="TableField-Left"/>
              <w:rPr>
                <w:rFonts w:ascii="Calibri Light" w:hAnsi="Calibri Light" w:cs="Arial"/>
              </w:rPr>
            </w:pPr>
            <w:r>
              <w:rPr>
                <w:rFonts w:ascii="Calibri Light" w:hAnsi="Calibri Light" w:cs="Arial"/>
              </w:rPr>
              <w:t>Enhance Energy Audit Work Tickets in SAP Hybris C4C with custom fields and business logic</w:t>
            </w:r>
          </w:p>
        </w:tc>
        <w:tc>
          <w:tcPr>
            <w:tcW w:w="1710" w:type="dxa"/>
            <w:tcBorders>
              <w:top w:val="single" w:sz="6" w:space="0" w:color="auto"/>
              <w:bottom w:val="single" w:sz="6" w:space="0" w:color="auto"/>
            </w:tcBorders>
            <w:vAlign w:val="center"/>
          </w:tcPr>
          <w:p w14:paraId="34100483" w14:textId="13528520" w:rsidR="005D748D" w:rsidRDefault="003B276C" w:rsidP="00570776">
            <w:pPr>
              <w:pStyle w:val="TableField-Left"/>
              <w:rPr>
                <w:rFonts w:ascii="Calibri Light" w:hAnsi="Calibri Light" w:cs="Arial"/>
              </w:rPr>
            </w:pPr>
            <w:r>
              <w:rPr>
                <w:rFonts w:ascii="Calibri Light" w:hAnsi="Calibri Light" w:cs="Arial"/>
              </w:rPr>
              <w:t>Complex</w:t>
            </w:r>
          </w:p>
        </w:tc>
        <w:tc>
          <w:tcPr>
            <w:tcW w:w="1890" w:type="dxa"/>
            <w:tcBorders>
              <w:top w:val="single" w:sz="6" w:space="0" w:color="auto"/>
              <w:bottom w:val="single" w:sz="6" w:space="0" w:color="auto"/>
            </w:tcBorders>
            <w:vAlign w:val="center"/>
          </w:tcPr>
          <w:p w14:paraId="5FC9C995" w14:textId="4DD80FA9" w:rsidR="005D748D" w:rsidRDefault="003B276C" w:rsidP="00570776">
            <w:pPr>
              <w:pStyle w:val="TableField-Left"/>
              <w:rPr>
                <w:rFonts w:ascii="Calibri Light" w:hAnsi="Calibri Light" w:cs="Arial"/>
              </w:rPr>
            </w:pPr>
            <w:r>
              <w:rPr>
                <w:rFonts w:ascii="Calibri Light" w:hAnsi="Calibri Light" w:cs="Arial"/>
              </w:rPr>
              <w:t>A</w:t>
            </w:r>
            <w:r w:rsidR="009F6E01">
              <w:rPr>
                <w:rFonts w:ascii="Calibri Light" w:hAnsi="Calibri Light" w:cs="Arial"/>
              </w:rPr>
              <w:t>PSE # 2045</w:t>
            </w:r>
            <w:r>
              <w:rPr>
                <w:rFonts w:ascii="Calibri Light" w:hAnsi="Calibri Light" w:cs="Arial"/>
              </w:rPr>
              <w:t>:</w:t>
            </w:r>
          </w:p>
          <w:p w14:paraId="6589EA2F" w14:textId="30EFF837" w:rsidR="003B276C" w:rsidRPr="006302D8" w:rsidRDefault="003B276C" w:rsidP="00570776">
            <w:pPr>
              <w:pStyle w:val="TableField-Left"/>
              <w:rPr>
                <w:rFonts w:ascii="Calibri Light" w:hAnsi="Calibri Light" w:cs="Arial"/>
              </w:rPr>
            </w:pPr>
            <w:r w:rsidRPr="003B276C">
              <w:rPr>
                <w:rFonts w:ascii="Calibri Light" w:hAnsi="Calibri Light" w:cs="Arial"/>
                <w:color w:val="4F81BD" w:themeColor="accent1"/>
              </w:rPr>
              <w:t>Enhance the work ticket in SAP Hybris C4C with custom fields and business logic</w:t>
            </w:r>
          </w:p>
        </w:tc>
      </w:tr>
      <w:tr w:rsidR="00FB0977" w:rsidRPr="006B24F0" w14:paraId="0B217432" w14:textId="77777777" w:rsidTr="005E4581">
        <w:trPr>
          <w:cantSplit/>
          <w:trHeight w:val="432"/>
        </w:trPr>
        <w:tc>
          <w:tcPr>
            <w:tcW w:w="5868" w:type="dxa"/>
            <w:tcBorders>
              <w:top w:val="single" w:sz="6" w:space="0" w:color="auto"/>
              <w:bottom w:val="single" w:sz="6" w:space="0" w:color="auto"/>
            </w:tcBorders>
            <w:vAlign w:val="center"/>
          </w:tcPr>
          <w:p w14:paraId="22F7DAFB" w14:textId="1D735904" w:rsidR="00FB0977" w:rsidRDefault="00FB0977" w:rsidP="00570776">
            <w:pPr>
              <w:pStyle w:val="TableField-Left"/>
              <w:rPr>
                <w:rFonts w:ascii="Calibri Light" w:hAnsi="Calibri Light" w:cs="Arial"/>
              </w:rPr>
            </w:pPr>
            <w:r>
              <w:rPr>
                <w:rFonts w:ascii="Calibri Light" w:hAnsi="Calibri Light" w:cs="Arial"/>
              </w:rPr>
              <w:t>Enhancement to facilitate the storage and retrieval of custom master data in SAP Hybris C4C to support certain processes within OASIS</w:t>
            </w:r>
          </w:p>
        </w:tc>
        <w:tc>
          <w:tcPr>
            <w:tcW w:w="1710" w:type="dxa"/>
            <w:tcBorders>
              <w:top w:val="single" w:sz="6" w:space="0" w:color="auto"/>
              <w:bottom w:val="single" w:sz="6" w:space="0" w:color="auto"/>
            </w:tcBorders>
            <w:vAlign w:val="center"/>
          </w:tcPr>
          <w:p w14:paraId="199885A9" w14:textId="6D2AA06E" w:rsidR="00FB0977" w:rsidRDefault="00FB0977" w:rsidP="00570776">
            <w:pPr>
              <w:pStyle w:val="TableField-Left"/>
              <w:rPr>
                <w:rFonts w:ascii="Calibri Light" w:hAnsi="Calibri Light" w:cs="Arial"/>
              </w:rPr>
            </w:pPr>
            <w:r>
              <w:rPr>
                <w:rFonts w:ascii="Calibri Light" w:hAnsi="Calibri Light" w:cs="Arial"/>
              </w:rPr>
              <w:t>Complex</w:t>
            </w:r>
          </w:p>
        </w:tc>
        <w:tc>
          <w:tcPr>
            <w:tcW w:w="1890" w:type="dxa"/>
            <w:tcBorders>
              <w:top w:val="single" w:sz="6" w:space="0" w:color="auto"/>
              <w:bottom w:val="single" w:sz="6" w:space="0" w:color="auto"/>
            </w:tcBorders>
            <w:vAlign w:val="center"/>
          </w:tcPr>
          <w:p w14:paraId="191E0C9F" w14:textId="58F9DF9B" w:rsidR="00FB0977" w:rsidRDefault="00FB0977" w:rsidP="00570776">
            <w:pPr>
              <w:pStyle w:val="TableField-Left"/>
              <w:rPr>
                <w:rFonts w:ascii="Calibri Light" w:hAnsi="Calibri Light" w:cs="Arial"/>
              </w:rPr>
            </w:pPr>
            <w:r>
              <w:rPr>
                <w:rFonts w:ascii="Calibri Light" w:hAnsi="Calibri Light" w:cs="Arial"/>
              </w:rPr>
              <w:t>A</w:t>
            </w:r>
            <w:r w:rsidR="00362D26">
              <w:rPr>
                <w:rFonts w:ascii="Calibri Light" w:hAnsi="Calibri Light" w:cs="Arial"/>
              </w:rPr>
              <w:t>PSE # 2046</w:t>
            </w:r>
            <w:r>
              <w:rPr>
                <w:rFonts w:ascii="Calibri Light" w:hAnsi="Calibri Light" w:cs="Arial"/>
              </w:rPr>
              <w:t>:</w:t>
            </w:r>
          </w:p>
          <w:p w14:paraId="0B4C59E6" w14:textId="7AC21639" w:rsidR="00FB0977" w:rsidRDefault="00FB0977" w:rsidP="00570776">
            <w:pPr>
              <w:pStyle w:val="TableField-Left"/>
              <w:rPr>
                <w:rFonts w:ascii="Calibri Light" w:hAnsi="Calibri Light" w:cs="Arial"/>
              </w:rPr>
            </w:pPr>
            <w:r w:rsidRPr="00FB0977">
              <w:rPr>
                <w:rFonts w:ascii="Calibri Light" w:hAnsi="Calibri Light" w:cs="Arial"/>
                <w:color w:val="4F81BD" w:themeColor="accent1"/>
              </w:rPr>
              <w:t>Enhancement to facilitate the storage and retrieval of custom master data in SAP Hybris C4C to support certain processes within OASIS</w:t>
            </w:r>
          </w:p>
        </w:tc>
      </w:tr>
      <w:tr w:rsidR="000C1A93" w:rsidRPr="006B24F0" w14:paraId="3555C7A4" w14:textId="77777777" w:rsidTr="005E4581">
        <w:trPr>
          <w:cantSplit/>
          <w:trHeight w:val="432"/>
        </w:trPr>
        <w:tc>
          <w:tcPr>
            <w:tcW w:w="5868" w:type="dxa"/>
            <w:tcBorders>
              <w:top w:val="single" w:sz="6" w:space="0" w:color="auto"/>
              <w:bottom w:val="single" w:sz="6" w:space="0" w:color="auto"/>
            </w:tcBorders>
            <w:vAlign w:val="center"/>
          </w:tcPr>
          <w:p w14:paraId="64240865" w14:textId="30AB0CF3" w:rsidR="000C1A93" w:rsidRDefault="000C1A93" w:rsidP="000C1A93">
            <w:pPr>
              <w:pStyle w:val="TableField-Left"/>
              <w:rPr>
                <w:rFonts w:ascii="Calibri Light" w:hAnsi="Calibri Light" w:cs="Arial"/>
              </w:rPr>
            </w:pPr>
            <w:r w:rsidRPr="0080415B">
              <w:rPr>
                <w:rFonts w:ascii="Calibri Light" w:hAnsi="Calibri Light" w:cs="Arial"/>
              </w:rPr>
              <w:t>Enhance the copy control logic to copy custom attributes from</w:t>
            </w:r>
            <w:r>
              <w:rPr>
                <w:rFonts w:ascii="Calibri Light" w:hAnsi="Calibri Light" w:cs="Arial"/>
              </w:rPr>
              <w:t xml:space="preserve"> a work ticket to another work ticket</w:t>
            </w:r>
          </w:p>
        </w:tc>
        <w:tc>
          <w:tcPr>
            <w:tcW w:w="1710" w:type="dxa"/>
            <w:tcBorders>
              <w:top w:val="single" w:sz="6" w:space="0" w:color="auto"/>
              <w:bottom w:val="single" w:sz="6" w:space="0" w:color="auto"/>
            </w:tcBorders>
            <w:vAlign w:val="center"/>
          </w:tcPr>
          <w:p w14:paraId="5562FFF4" w14:textId="5227C81C" w:rsidR="000C1A93" w:rsidRDefault="000C1A93" w:rsidP="000C1A93">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520217BE" w14:textId="1CA36455" w:rsidR="000C1A93" w:rsidRDefault="000C1A93" w:rsidP="000C1A93">
            <w:pPr>
              <w:pStyle w:val="TableField-Left"/>
              <w:rPr>
                <w:rFonts w:ascii="Calibri Light" w:hAnsi="Calibri Light" w:cs="Arial"/>
              </w:rPr>
            </w:pPr>
            <w:r w:rsidRPr="0080415B">
              <w:rPr>
                <w:rFonts w:ascii="Calibri Light" w:hAnsi="Calibri Light" w:cs="Arial"/>
              </w:rPr>
              <w:t>A</w:t>
            </w:r>
            <w:r w:rsidR="00A07267">
              <w:rPr>
                <w:rFonts w:ascii="Calibri Light" w:hAnsi="Calibri Light" w:cs="Arial"/>
              </w:rPr>
              <w:t>PSE # 2047</w:t>
            </w:r>
            <w:r w:rsidRPr="0080415B">
              <w:rPr>
                <w:rFonts w:ascii="Calibri Light" w:hAnsi="Calibri Light" w:cs="Arial"/>
              </w:rPr>
              <w:t>:</w:t>
            </w:r>
            <w:r w:rsidRPr="00230090">
              <w:rPr>
                <w:rFonts w:ascii="Calibri Light" w:hAnsi="Calibri Light" w:cs="Arial"/>
                <w:color w:val="4F81BD" w:themeColor="accent1"/>
              </w:rPr>
              <w:t xml:space="preserve"> </w:t>
            </w:r>
            <w:r>
              <w:rPr>
                <w:rFonts w:ascii="Calibri Light" w:hAnsi="Calibri Light" w:cs="Arial"/>
                <w:color w:val="4F81BD" w:themeColor="accent1"/>
              </w:rPr>
              <w:t>E</w:t>
            </w:r>
            <w:r w:rsidRPr="00230090">
              <w:rPr>
                <w:rFonts w:ascii="Calibri Light" w:hAnsi="Calibri Light" w:cs="Arial"/>
                <w:color w:val="4F81BD" w:themeColor="accent1"/>
              </w:rPr>
              <w:t>nhance the copy control logic to copy custom attributes from</w:t>
            </w:r>
            <w:r>
              <w:rPr>
                <w:rFonts w:ascii="Calibri Light" w:hAnsi="Calibri Light" w:cs="Arial"/>
                <w:color w:val="4F81BD" w:themeColor="accent1"/>
              </w:rPr>
              <w:t xml:space="preserve"> a work ticket to another work ticket</w:t>
            </w:r>
          </w:p>
        </w:tc>
      </w:tr>
      <w:tr w:rsidR="00A93DE5" w:rsidRPr="006B24F0" w14:paraId="255DB3C2" w14:textId="77777777" w:rsidTr="005E4581">
        <w:trPr>
          <w:cantSplit/>
          <w:trHeight w:val="432"/>
        </w:trPr>
        <w:tc>
          <w:tcPr>
            <w:tcW w:w="5868" w:type="dxa"/>
            <w:tcBorders>
              <w:top w:val="single" w:sz="6" w:space="0" w:color="auto"/>
              <w:bottom w:val="single" w:sz="6" w:space="0" w:color="auto"/>
            </w:tcBorders>
            <w:vAlign w:val="center"/>
          </w:tcPr>
          <w:p w14:paraId="71E28255" w14:textId="16C5CDB4" w:rsidR="00A93DE5" w:rsidRPr="0080415B" w:rsidRDefault="00A93DE5" w:rsidP="000C1A93">
            <w:pPr>
              <w:pStyle w:val="TableField-Left"/>
              <w:rPr>
                <w:rFonts w:ascii="Calibri Light" w:hAnsi="Calibri Light" w:cs="Arial"/>
              </w:rPr>
            </w:pPr>
            <w:r>
              <w:rPr>
                <w:rFonts w:ascii="Calibri Light" w:hAnsi="Calibri Light" w:cs="Arial"/>
              </w:rPr>
              <w:t>Enhance the work ticket to facilitate the generation of the Energy Audit Report</w:t>
            </w:r>
          </w:p>
        </w:tc>
        <w:tc>
          <w:tcPr>
            <w:tcW w:w="1710" w:type="dxa"/>
            <w:tcBorders>
              <w:top w:val="single" w:sz="6" w:space="0" w:color="auto"/>
              <w:bottom w:val="single" w:sz="6" w:space="0" w:color="auto"/>
            </w:tcBorders>
            <w:vAlign w:val="center"/>
          </w:tcPr>
          <w:p w14:paraId="19AEF98E" w14:textId="3D713D05" w:rsidR="00A93DE5" w:rsidRDefault="00A93DE5" w:rsidP="000C1A93">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4E3FFE65" w14:textId="6900DFA2" w:rsidR="00A93DE5" w:rsidRDefault="00F012E9" w:rsidP="000C1A93">
            <w:pPr>
              <w:pStyle w:val="TableField-Left"/>
              <w:rPr>
                <w:rFonts w:ascii="Calibri Light" w:hAnsi="Calibri Light" w:cs="Arial"/>
              </w:rPr>
            </w:pPr>
            <w:r>
              <w:rPr>
                <w:rFonts w:ascii="Calibri Light" w:hAnsi="Calibri Light" w:cs="Arial"/>
              </w:rPr>
              <w:t>APSE # 2048</w:t>
            </w:r>
            <w:r w:rsidR="00A93DE5">
              <w:rPr>
                <w:rFonts w:ascii="Calibri Light" w:hAnsi="Calibri Light" w:cs="Arial"/>
              </w:rPr>
              <w:t>:</w:t>
            </w:r>
          </w:p>
          <w:p w14:paraId="68A88E08" w14:textId="4AD47FF6" w:rsidR="00A93DE5" w:rsidRPr="0080415B" w:rsidRDefault="00A93DE5" w:rsidP="000C1A93">
            <w:pPr>
              <w:pStyle w:val="TableField-Left"/>
              <w:rPr>
                <w:rFonts w:ascii="Calibri Light" w:hAnsi="Calibri Light" w:cs="Arial"/>
              </w:rPr>
            </w:pPr>
            <w:r w:rsidRPr="00A93DE5">
              <w:rPr>
                <w:rFonts w:ascii="Calibri Light" w:hAnsi="Calibri Light" w:cs="Arial"/>
                <w:color w:val="4F81BD" w:themeColor="accent1"/>
              </w:rPr>
              <w:t>Enhance the work ticket to facilitate the generation of the Energy Audit Report</w:t>
            </w:r>
          </w:p>
        </w:tc>
      </w:tr>
    </w:tbl>
    <w:p w14:paraId="3CA3F5B2" w14:textId="080F3798" w:rsidR="000F1011" w:rsidRPr="006B24F0" w:rsidRDefault="000F1011" w:rsidP="002B3AC0">
      <w:pPr>
        <w:pStyle w:val="Heading3"/>
        <w:keepNext/>
        <w:numPr>
          <w:ilvl w:val="2"/>
          <w:numId w:val="12"/>
        </w:numPr>
        <w:tabs>
          <w:tab w:val="left" w:pos="1440"/>
        </w:tabs>
        <w:spacing w:before="120" w:after="120"/>
        <w:ind w:left="1440" w:hanging="900"/>
        <w:rPr>
          <w:rFonts w:ascii="Calibri Light" w:hAnsi="Calibri Light"/>
        </w:rPr>
      </w:pPr>
      <w:bookmarkStart w:id="95" w:name="_Toc406588322"/>
      <w:bookmarkStart w:id="96" w:name="_Toc491613840"/>
      <w:bookmarkStart w:id="97" w:name="_Toc517343035"/>
      <w:bookmarkStart w:id="98" w:name="_Toc406588327"/>
      <w:r w:rsidRPr="006B24F0">
        <w:rPr>
          <w:rFonts w:ascii="Calibri Light" w:hAnsi="Calibri Light"/>
        </w:rPr>
        <w:t>Forms</w:t>
      </w:r>
      <w:bookmarkEnd w:id="95"/>
      <w:bookmarkEnd w:id="96"/>
      <w:bookmarkEnd w:id="97"/>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0F1011" w:rsidRPr="006B24F0" w14:paraId="0FF5EDBB" w14:textId="77777777" w:rsidTr="00613D1D">
        <w:trPr>
          <w:cantSplit/>
          <w:trHeight w:val="432"/>
          <w:tblHeader/>
        </w:trPr>
        <w:tc>
          <w:tcPr>
            <w:tcW w:w="5868" w:type="dxa"/>
            <w:tcBorders>
              <w:top w:val="threeDEmboss" w:sz="6" w:space="0" w:color="auto"/>
              <w:bottom w:val="threeDEmboss" w:sz="6" w:space="0" w:color="auto"/>
            </w:tcBorders>
            <w:shd w:val="clear" w:color="auto" w:fill="F9FBAF"/>
            <w:vAlign w:val="center"/>
          </w:tcPr>
          <w:p w14:paraId="7915894C" w14:textId="77777777" w:rsidR="000F1011" w:rsidRPr="006B24F0" w:rsidRDefault="00C22E99" w:rsidP="00613D1D">
            <w:pPr>
              <w:pStyle w:val="TableHeader-Left"/>
              <w:rPr>
                <w:rFonts w:ascii="Calibri Light" w:hAnsi="Calibri Light" w:cs="Arial"/>
              </w:rPr>
            </w:pPr>
            <w:r>
              <w:rPr>
                <w:rFonts w:ascii="Calibri Light" w:hAnsi="Calibri Light" w:cs="Arial"/>
              </w:rPr>
              <w:t xml:space="preserve">Form Name &amp; </w:t>
            </w:r>
            <w:r w:rsidRPr="006B24F0">
              <w:rPr>
                <w:rFonts w:ascii="Calibri Light" w:hAnsi="Calibri Light" w:cs="Arial"/>
              </w:rPr>
              <w:t>Descripti</w:t>
            </w:r>
            <w:r>
              <w:rPr>
                <w:rFonts w:ascii="Calibri Light" w:hAnsi="Calibri Light" w:cs="Arial"/>
              </w:rPr>
              <w:t>on (List Requirements</w:t>
            </w:r>
            <w:r w:rsidR="004B1A4F">
              <w:rPr>
                <w:rFonts w:ascii="Calibri Light" w:hAnsi="Calibri Light" w:cs="Arial"/>
              </w:rPr>
              <w:t xml:space="preserve"> met by this Form</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4A412E6E" w14:textId="77777777" w:rsidR="000F1011" w:rsidRPr="006B24F0" w:rsidRDefault="000F1011" w:rsidP="00613D1D">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419F1BAF" w14:textId="77777777" w:rsidR="000F1011" w:rsidRPr="006B24F0" w:rsidRDefault="000F1011" w:rsidP="00613D1D">
            <w:pPr>
              <w:pStyle w:val="TableHeader-Left"/>
              <w:rPr>
                <w:rFonts w:ascii="Calibri Light" w:hAnsi="Calibri Light" w:cs="Arial"/>
              </w:rPr>
            </w:pPr>
            <w:r w:rsidRPr="006B24F0">
              <w:rPr>
                <w:rFonts w:ascii="Calibri Light" w:hAnsi="Calibri Light" w:cs="Arial"/>
              </w:rPr>
              <w:t>Reference ID</w:t>
            </w:r>
          </w:p>
        </w:tc>
      </w:tr>
      <w:tr w:rsidR="000F1011" w:rsidRPr="006B24F0" w14:paraId="7149D607" w14:textId="77777777" w:rsidTr="00613D1D">
        <w:trPr>
          <w:cantSplit/>
          <w:trHeight w:val="432"/>
        </w:trPr>
        <w:tc>
          <w:tcPr>
            <w:tcW w:w="5868" w:type="dxa"/>
            <w:tcBorders>
              <w:top w:val="threeDEmboss" w:sz="6" w:space="0" w:color="auto"/>
              <w:bottom w:val="single" w:sz="6" w:space="0" w:color="auto"/>
            </w:tcBorders>
            <w:vAlign w:val="center"/>
          </w:tcPr>
          <w:p w14:paraId="68ADDAA6" w14:textId="37199EBD" w:rsidR="000F1011" w:rsidRPr="006B24F0" w:rsidRDefault="00326C6B" w:rsidP="00613D1D">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70AA0996" w14:textId="6CEB8935" w:rsidR="000F1011" w:rsidRPr="006B24F0" w:rsidRDefault="00326C6B" w:rsidP="00613D1D">
            <w:pPr>
              <w:pStyle w:val="TableField-Left"/>
              <w:rPr>
                <w:rFonts w:ascii="Calibri Light" w:hAnsi="Calibri Light" w:cs="Arial"/>
              </w:rPr>
            </w:pPr>
            <w:r>
              <w:rPr>
                <w:rFonts w:ascii="Calibri Light" w:hAnsi="Calibri Light" w:cs="Arial"/>
              </w:rPr>
              <w:t>N/A</w:t>
            </w:r>
          </w:p>
        </w:tc>
        <w:tc>
          <w:tcPr>
            <w:tcW w:w="1890" w:type="dxa"/>
            <w:tcBorders>
              <w:top w:val="threeDEmboss" w:sz="6" w:space="0" w:color="auto"/>
              <w:bottom w:val="single" w:sz="6" w:space="0" w:color="auto"/>
            </w:tcBorders>
            <w:vAlign w:val="center"/>
          </w:tcPr>
          <w:p w14:paraId="463EC64A" w14:textId="22FB9A36" w:rsidR="000F1011" w:rsidRPr="006B24F0" w:rsidRDefault="00326C6B" w:rsidP="00613D1D">
            <w:pPr>
              <w:pStyle w:val="TableField-Left"/>
              <w:rPr>
                <w:rFonts w:ascii="Calibri Light" w:hAnsi="Calibri Light" w:cs="Arial"/>
              </w:rPr>
            </w:pPr>
            <w:r>
              <w:rPr>
                <w:rFonts w:ascii="Calibri Light" w:hAnsi="Calibri Light" w:cs="Arial"/>
              </w:rPr>
              <w:t>N/A</w:t>
            </w:r>
          </w:p>
        </w:tc>
      </w:tr>
    </w:tbl>
    <w:p w14:paraId="114F518A" w14:textId="77777777" w:rsidR="00E0118B" w:rsidRPr="006B24F0" w:rsidRDefault="00E0118B" w:rsidP="002B3AC0">
      <w:pPr>
        <w:pStyle w:val="Heading3"/>
        <w:keepNext/>
        <w:numPr>
          <w:ilvl w:val="2"/>
          <w:numId w:val="12"/>
        </w:numPr>
        <w:tabs>
          <w:tab w:val="left" w:pos="1440"/>
        </w:tabs>
        <w:spacing w:before="120" w:after="120"/>
        <w:ind w:left="1440" w:hanging="900"/>
        <w:rPr>
          <w:rFonts w:ascii="Calibri Light" w:hAnsi="Calibri Light"/>
        </w:rPr>
      </w:pPr>
      <w:bookmarkStart w:id="99" w:name="_Toc491613841"/>
      <w:bookmarkStart w:id="100" w:name="_Toc517343036"/>
      <w:r w:rsidRPr="006B24F0">
        <w:rPr>
          <w:rFonts w:ascii="Calibri Light" w:hAnsi="Calibri Light"/>
        </w:rPr>
        <w:lastRenderedPageBreak/>
        <w:t>Workflows</w:t>
      </w:r>
      <w:bookmarkEnd w:id="98"/>
      <w:bookmarkEnd w:id="99"/>
      <w:bookmarkEnd w:id="100"/>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742BCDF4"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2AF7CC23" w14:textId="77777777" w:rsidR="00E0118B" w:rsidRPr="006B24F0" w:rsidRDefault="004B1A4F" w:rsidP="0035091A">
            <w:pPr>
              <w:pStyle w:val="TableHeader-Left"/>
              <w:rPr>
                <w:rFonts w:ascii="Calibri Light" w:hAnsi="Calibri Light" w:cs="Arial"/>
              </w:rPr>
            </w:pPr>
            <w:r>
              <w:rPr>
                <w:rFonts w:ascii="Calibri Light" w:hAnsi="Calibri Light" w:cs="Arial"/>
              </w:rPr>
              <w:t xml:space="preserve">Workflow Name &amp; </w:t>
            </w:r>
            <w:r w:rsidRPr="006B24F0">
              <w:rPr>
                <w:rFonts w:ascii="Calibri Light" w:hAnsi="Calibri Light" w:cs="Arial"/>
              </w:rPr>
              <w:t>Descripti</w:t>
            </w:r>
            <w:r>
              <w:rPr>
                <w:rFonts w:ascii="Calibri Light" w:hAnsi="Calibri Light" w:cs="Arial"/>
              </w:rPr>
              <w:t>on (List Requirements met by this Workflow</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7F5F2C9C"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013F4AF8"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4C5CACE7" w14:textId="77777777" w:rsidTr="0035091A">
        <w:trPr>
          <w:cantSplit/>
          <w:trHeight w:val="432"/>
        </w:trPr>
        <w:tc>
          <w:tcPr>
            <w:tcW w:w="5868" w:type="dxa"/>
            <w:tcBorders>
              <w:top w:val="threeDEmboss" w:sz="6" w:space="0" w:color="auto"/>
              <w:bottom w:val="single" w:sz="6" w:space="0" w:color="auto"/>
            </w:tcBorders>
            <w:vAlign w:val="center"/>
          </w:tcPr>
          <w:p w14:paraId="4F88FCE2" w14:textId="39347BD3" w:rsidR="00E0118B" w:rsidRPr="006B24F0" w:rsidRDefault="00B0142A" w:rsidP="0035091A">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555A370D" w14:textId="2D7F2ED6" w:rsidR="00E0118B" w:rsidRPr="006B24F0" w:rsidRDefault="00B0142A" w:rsidP="0035091A">
            <w:pPr>
              <w:pStyle w:val="TableField-Left"/>
              <w:rPr>
                <w:rFonts w:ascii="Calibri Light" w:hAnsi="Calibri Light" w:cs="Arial"/>
              </w:rPr>
            </w:pPr>
            <w:r>
              <w:rPr>
                <w:rFonts w:ascii="Calibri Light" w:hAnsi="Calibri Light" w:cs="Arial"/>
              </w:rPr>
              <w:t>N/A</w:t>
            </w:r>
          </w:p>
        </w:tc>
        <w:tc>
          <w:tcPr>
            <w:tcW w:w="1890" w:type="dxa"/>
            <w:tcBorders>
              <w:top w:val="threeDEmboss" w:sz="6" w:space="0" w:color="auto"/>
              <w:bottom w:val="single" w:sz="6" w:space="0" w:color="auto"/>
            </w:tcBorders>
            <w:vAlign w:val="center"/>
          </w:tcPr>
          <w:p w14:paraId="00FEDC79" w14:textId="033491C6" w:rsidR="00E0118B" w:rsidRPr="006B24F0" w:rsidRDefault="00B0142A" w:rsidP="0035091A">
            <w:pPr>
              <w:pStyle w:val="TableField-Left"/>
              <w:rPr>
                <w:rFonts w:ascii="Calibri Light" w:hAnsi="Calibri Light" w:cs="Arial"/>
              </w:rPr>
            </w:pPr>
            <w:r>
              <w:rPr>
                <w:rFonts w:ascii="Calibri Light" w:hAnsi="Calibri Light" w:cs="Arial"/>
              </w:rPr>
              <w:t>N/A</w:t>
            </w:r>
          </w:p>
        </w:tc>
      </w:tr>
    </w:tbl>
    <w:p w14:paraId="50E2DF6D" w14:textId="77777777" w:rsidR="0035091A" w:rsidRPr="006B24F0" w:rsidRDefault="0035091A" w:rsidP="0035091A">
      <w:pPr>
        <w:pStyle w:val="Heading2TextBulleted"/>
        <w:numPr>
          <w:ilvl w:val="0"/>
          <w:numId w:val="0"/>
        </w:numPr>
        <w:ind w:left="360" w:hanging="360"/>
        <w:rPr>
          <w:rFonts w:ascii="Calibri Light" w:hAnsi="Calibri Light" w:cs="Arial"/>
        </w:rPr>
      </w:pPr>
    </w:p>
    <w:p w14:paraId="2AA22939" w14:textId="77777777" w:rsidR="00E0118B" w:rsidRPr="006B24F0" w:rsidRDefault="00E0118B" w:rsidP="002B3AC0">
      <w:pPr>
        <w:pStyle w:val="Heading2"/>
        <w:numPr>
          <w:ilvl w:val="1"/>
          <w:numId w:val="12"/>
        </w:numPr>
      </w:pPr>
      <w:bookmarkStart w:id="101" w:name="_Toc406588329"/>
      <w:bookmarkStart w:id="102" w:name="_Toc491613843"/>
      <w:bookmarkStart w:id="103" w:name="_Toc517343037"/>
      <w:r w:rsidRPr="006B24F0">
        <w:t>IDEX Considerations</w:t>
      </w:r>
      <w:bookmarkEnd w:id="101"/>
      <w:bookmarkEnd w:id="102"/>
      <w:bookmarkEnd w:id="103"/>
    </w:p>
    <w:p w14:paraId="2A143445" w14:textId="77777777" w:rsidR="00E0118B" w:rsidRPr="006B24F0" w:rsidRDefault="005877CD" w:rsidP="00AC0521">
      <w:pPr>
        <w:pStyle w:val="Heading2TextBulleted"/>
        <w:numPr>
          <w:ilvl w:val="0"/>
          <w:numId w:val="0"/>
        </w:numPr>
        <w:ind w:left="936" w:hanging="360"/>
        <w:rPr>
          <w:rFonts w:ascii="Calibri Light" w:hAnsi="Calibri Light" w:cs="Arial"/>
        </w:rPr>
      </w:pPr>
      <w:r>
        <w:rPr>
          <w:rFonts w:ascii="Calibri Light" w:hAnsi="Calibri Light" w:cs="Arial"/>
        </w:rPr>
        <w:t>N/A</w:t>
      </w:r>
    </w:p>
    <w:p w14:paraId="6425F642" w14:textId="77777777" w:rsidR="00E0118B" w:rsidRDefault="00502459" w:rsidP="002B3AC0">
      <w:pPr>
        <w:pStyle w:val="Heading2"/>
        <w:numPr>
          <w:ilvl w:val="1"/>
          <w:numId w:val="12"/>
        </w:numPr>
      </w:pPr>
      <w:bookmarkStart w:id="104" w:name="_Toc406588330"/>
      <w:bookmarkStart w:id="105" w:name="_Toc491613844"/>
      <w:bookmarkStart w:id="106" w:name="_Toc517343038"/>
      <w:r>
        <w:t xml:space="preserve">Production </w:t>
      </w:r>
      <w:r w:rsidR="00C61E31">
        <w:t xml:space="preserve">System </w:t>
      </w:r>
      <w:r w:rsidR="00E0118B" w:rsidRPr="006B24F0">
        <w:t>Cut-over Considerations</w:t>
      </w:r>
      <w:bookmarkEnd w:id="104"/>
      <w:bookmarkEnd w:id="105"/>
      <w:bookmarkEnd w:id="106"/>
    </w:p>
    <w:p w14:paraId="378FB539" w14:textId="17621726" w:rsidR="00B0142A" w:rsidRDefault="001246D7" w:rsidP="001246D7">
      <w:pPr>
        <w:pStyle w:val="Heading2TextBulleted"/>
        <w:numPr>
          <w:ilvl w:val="0"/>
          <w:numId w:val="41"/>
        </w:numPr>
        <w:rPr>
          <w:rFonts w:ascii="Calibri Light" w:hAnsi="Calibri Light" w:cs="Arial"/>
        </w:rPr>
      </w:pPr>
      <w:r>
        <w:rPr>
          <w:rFonts w:ascii="Calibri Light" w:hAnsi="Calibri Light" w:cs="Arial"/>
        </w:rPr>
        <w:t>Replicate Business Partners to from SAP S/4 HANA to SAP Hybris C4C</w:t>
      </w:r>
    </w:p>
    <w:p w14:paraId="51E20C76" w14:textId="1D69E8D2" w:rsidR="001246D7" w:rsidRDefault="001246D7" w:rsidP="001246D7">
      <w:pPr>
        <w:pStyle w:val="Heading2TextBulleted"/>
        <w:numPr>
          <w:ilvl w:val="0"/>
          <w:numId w:val="41"/>
        </w:numPr>
        <w:rPr>
          <w:rFonts w:ascii="Calibri Light" w:hAnsi="Calibri Light" w:cs="Arial"/>
        </w:rPr>
      </w:pPr>
      <w:r>
        <w:rPr>
          <w:rFonts w:ascii="Calibri Light" w:hAnsi="Calibri Light" w:cs="Arial"/>
        </w:rPr>
        <w:t>Migrate Measures and Products to SAP Hybris C4C</w:t>
      </w:r>
    </w:p>
    <w:p w14:paraId="291ECB4C" w14:textId="6A294AD0" w:rsidR="001246D7" w:rsidRDefault="001246D7" w:rsidP="001246D7">
      <w:pPr>
        <w:pStyle w:val="Heading2TextBulleted"/>
        <w:numPr>
          <w:ilvl w:val="0"/>
          <w:numId w:val="41"/>
        </w:numPr>
        <w:rPr>
          <w:rFonts w:ascii="Calibri Light" w:hAnsi="Calibri Light" w:cs="Arial"/>
        </w:rPr>
      </w:pPr>
      <w:r>
        <w:rPr>
          <w:rFonts w:ascii="Calibri Light" w:hAnsi="Calibri Light" w:cs="Arial"/>
        </w:rPr>
        <w:t>Migrate Leads, Opportunities, Activities to SAP Hybris C4C</w:t>
      </w:r>
    </w:p>
    <w:p w14:paraId="03157B56" w14:textId="0FB159EA" w:rsidR="001246D7" w:rsidRDefault="001246D7" w:rsidP="001246D7">
      <w:pPr>
        <w:pStyle w:val="Heading2TextBulleted"/>
        <w:numPr>
          <w:ilvl w:val="0"/>
          <w:numId w:val="41"/>
        </w:numPr>
        <w:rPr>
          <w:rFonts w:ascii="Calibri Light" w:hAnsi="Calibri Light" w:cs="Arial"/>
        </w:rPr>
      </w:pPr>
      <w:r>
        <w:rPr>
          <w:rFonts w:ascii="Calibri Light" w:hAnsi="Calibri Light" w:cs="Arial"/>
        </w:rPr>
        <w:t>Migrate Territory Hierarchy to SAP Hybris C4C</w:t>
      </w:r>
    </w:p>
    <w:p w14:paraId="4D27ECB9" w14:textId="21D31E48" w:rsidR="001246D7" w:rsidRPr="006B24F0" w:rsidRDefault="001246D7" w:rsidP="001246D7">
      <w:pPr>
        <w:pStyle w:val="Heading2TextBulleted"/>
        <w:numPr>
          <w:ilvl w:val="0"/>
          <w:numId w:val="41"/>
        </w:numPr>
        <w:rPr>
          <w:rFonts w:ascii="Calibri Light" w:hAnsi="Calibri Light" w:cs="Arial"/>
        </w:rPr>
      </w:pPr>
      <w:r>
        <w:rPr>
          <w:rFonts w:ascii="Calibri Light" w:hAnsi="Calibri Light" w:cs="Arial"/>
        </w:rPr>
        <w:t>Migrate Organizational Structure to SAP Hybris C4C</w:t>
      </w:r>
    </w:p>
    <w:p w14:paraId="618CC133" w14:textId="397AD350" w:rsidR="00E0118B" w:rsidRDefault="00E0118B" w:rsidP="002B3AC0">
      <w:pPr>
        <w:pStyle w:val="Heading2"/>
        <w:numPr>
          <w:ilvl w:val="1"/>
          <w:numId w:val="12"/>
        </w:numPr>
      </w:pPr>
      <w:bookmarkStart w:id="107" w:name="_Toc406588331"/>
      <w:bookmarkStart w:id="108" w:name="_Toc491613845"/>
      <w:bookmarkStart w:id="109" w:name="_Toc517343039"/>
      <w:r w:rsidRPr="006B24F0">
        <w:t>Other Considerations</w:t>
      </w:r>
      <w:bookmarkEnd w:id="107"/>
      <w:bookmarkEnd w:id="108"/>
      <w:bookmarkEnd w:id="109"/>
    </w:p>
    <w:p w14:paraId="362CCF32" w14:textId="77777777" w:rsidR="00B0142A" w:rsidRPr="006B24F0" w:rsidRDefault="00B0142A" w:rsidP="00B0142A">
      <w:pPr>
        <w:pStyle w:val="Heading2TextBulleted"/>
        <w:numPr>
          <w:ilvl w:val="0"/>
          <w:numId w:val="0"/>
        </w:numPr>
        <w:ind w:left="936" w:hanging="360"/>
        <w:rPr>
          <w:rFonts w:ascii="Calibri Light" w:hAnsi="Calibri Light" w:cs="Arial"/>
        </w:rPr>
      </w:pPr>
      <w:r>
        <w:rPr>
          <w:rFonts w:ascii="Calibri Light" w:hAnsi="Calibri Light" w:cs="Arial"/>
        </w:rPr>
        <w:t>N/A</w:t>
      </w:r>
    </w:p>
    <w:p w14:paraId="7E46CB0C" w14:textId="77777777" w:rsidR="00E0118B" w:rsidRPr="006B24F0" w:rsidRDefault="00E0118B" w:rsidP="00E0118B">
      <w:pPr>
        <w:rPr>
          <w:rFonts w:ascii="Calibri Light" w:hAnsi="Calibri Light" w:cs="Arial"/>
        </w:rPr>
      </w:pPr>
    </w:p>
    <w:p w14:paraId="7CE893CD" w14:textId="77777777" w:rsidR="00E0118B" w:rsidRPr="006B24F0" w:rsidRDefault="003A2B84" w:rsidP="002B3AC0">
      <w:pPr>
        <w:pStyle w:val="Heading1"/>
        <w:numPr>
          <w:ilvl w:val="0"/>
          <w:numId w:val="12"/>
        </w:numPr>
        <w:rPr>
          <w:rFonts w:ascii="Calibri Light" w:hAnsi="Calibri Light"/>
        </w:rPr>
      </w:pPr>
      <w:bookmarkStart w:id="110" w:name="_Toc406588332"/>
      <w:bookmarkStart w:id="111" w:name="_Toc491613846"/>
      <w:r w:rsidRPr="006B24F0">
        <w:rPr>
          <w:rFonts w:ascii="Calibri Light" w:hAnsi="Calibri Light"/>
        </w:rPr>
        <w:lastRenderedPageBreak/>
        <w:t xml:space="preserve">  </w:t>
      </w:r>
      <w:bookmarkStart w:id="112" w:name="_Toc517343040"/>
      <w:r w:rsidR="00E0118B" w:rsidRPr="006B24F0">
        <w:rPr>
          <w:rFonts w:ascii="Calibri Light" w:hAnsi="Calibri Light"/>
        </w:rPr>
        <w:t xml:space="preserve">Change Management </w:t>
      </w:r>
      <w:bookmarkEnd w:id="110"/>
      <w:bookmarkEnd w:id="111"/>
      <w:bookmarkEnd w:id="112"/>
    </w:p>
    <w:p w14:paraId="017B16D6" w14:textId="4C7BD8E9" w:rsidR="00E0118B" w:rsidRDefault="00E0118B" w:rsidP="002B3AC0">
      <w:pPr>
        <w:pStyle w:val="Heading2"/>
        <w:numPr>
          <w:ilvl w:val="1"/>
          <w:numId w:val="12"/>
        </w:numPr>
      </w:pPr>
      <w:bookmarkStart w:id="113" w:name="_Toc406588333"/>
      <w:bookmarkStart w:id="114" w:name="_Toc491613847"/>
      <w:bookmarkStart w:id="115" w:name="_Toc517343041"/>
      <w:r w:rsidRPr="006B24F0">
        <w:t>Change Impacts</w:t>
      </w:r>
      <w:bookmarkEnd w:id="113"/>
      <w:bookmarkEnd w:id="114"/>
      <w:bookmarkEnd w:id="115"/>
    </w:p>
    <w:p w14:paraId="20753B97" w14:textId="77777777" w:rsidR="00E65C34" w:rsidRPr="00E65C34" w:rsidRDefault="00E65C34" w:rsidP="00E65C34"/>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3086"/>
        <w:gridCol w:w="1980"/>
        <w:gridCol w:w="1882"/>
        <w:gridCol w:w="1108"/>
        <w:gridCol w:w="1127"/>
      </w:tblGrid>
      <w:tr w:rsidR="005C6879" w:rsidRPr="006B24F0" w14:paraId="0AB465B2" w14:textId="77777777" w:rsidTr="004D34BA">
        <w:trPr>
          <w:cantSplit/>
          <w:trHeight w:val="432"/>
          <w:tblHeader/>
        </w:trPr>
        <w:tc>
          <w:tcPr>
            <w:tcW w:w="3086" w:type="dxa"/>
            <w:tcBorders>
              <w:top w:val="threeDEmboss" w:sz="6" w:space="0" w:color="auto"/>
              <w:bottom w:val="single" w:sz="6" w:space="0" w:color="auto"/>
            </w:tcBorders>
            <w:shd w:val="clear" w:color="auto" w:fill="F9FBAF"/>
            <w:vAlign w:val="center"/>
          </w:tcPr>
          <w:p w14:paraId="2F047F69"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Change Element Short Description</w:t>
            </w:r>
          </w:p>
        </w:tc>
        <w:tc>
          <w:tcPr>
            <w:tcW w:w="1980" w:type="dxa"/>
            <w:tcBorders>
              <w:top w:val="threeDEmboss" w:sz="6" w:space="0" w:color="auto"/>
              <w:bottom w:val="single" w:sz="6" w:space="0" w:color="auto"/>
            </w:tcBorders>
            <w:shd w:val="clear" w:color="auto" w:fill="F9FBAF"/>
            <w:vAlign w:val="center"/>
          </w:tcPr>
          <w:p w14:paraId="5A989CCF"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Change Impact Category</w:t>
            </w:r>
          </w:p>
        </w:tc>
        <w:tc>
          <w:tcPr>
            <w:tcW w:w="1882" w:type="dxa"/>
            <w:tcBorders>
              <w:top w:val="threeDEmboss" w:sz="6" w:space="0" w:color="auto"/>
              <w:bottom w:val="single" w:sz="6" w:space="0" w:color="auto"/>
            </w:tcBorders>
            <w:shd w:val="clear" w:color="auto" w:fill="F9FBAF"/>
            <w:vAlign w:val="center"/>
          </w:tcPr>
          <w:p w14:paraId="2BC49DD9"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Audience</w:t>
            </w:r>
            <w:r w:rsidR="005C6879" w:rsidRPr="006B24F0">
              <w:rPr>
                <w:rFonts w:ascii="Calibri Light" w:hAnsi="Calibri Light" w:cs="Arial"/>
              </w:rPr>
              <w:t xml:space="preserve"> Group(s)</w:t>
            </w:r>
          </w:p>
        </w:tc>
        <w:tc>
          <w:tcPr>
            <w:tcW w:w="1108" w:type="dxa"/>
            <w:tcBorders>
              <w:top w:val="threeDEmboss" w:sz="6" w:space="0" w:color="auto"/>
              <w:bottom w:val="single" w:sz="6" w:space="0" w:color="auto"/>
            </w:tcBorders>
            <w:shd w:val="clear" w:color="auto" w:fill="F9FBAF"/>
            <w:vAlign w:val="center"/>
          </w:tcPr>
          <w:p w14:paraId="30E84FD8"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Impact</w:t>
            </w:r>
          </w:p>
        </w:tc>
        <w:tc>
          <w:tcPr>
            <w:tcW w:w="1127" w:type="dxa"/>
            <w:tcBorders>
              <w:top w:val="threeDEmboss" w:sz="6" w:space="0" w:color="auto"/>
              <w:bottom w:val="single" w:sz="6" w:space="0" w:color="auto"/>
            </w:tcBorders>
            <w:shd w:val="clear" w:color="auto" w:fill="F9FBAF"/>
            <w:vAlign w:val="center"/>
          </w:tcPr>
          <w:p w14:paraId="5B4BEC48" w14:textId="77777777" w:rsidR="005C6879" w:rsidRPr="006B24F0" w:rsidRDefault="005C6879" w:rsidP="005C6879">
            <w:pPr>
              <w:pStyle w:val="TableHeader-Left"/>
              <w:rPr>
                <w:rFonts w:ascii="Calibri Light" w:hAnsi="Calibri Light" w:cs="Arial"/>
              </w:rPr>
            </w:pPr>
            <w:r w:rsidRPr="006B24F0">
              <w:rPr>
                <w:rFonts w:ascii="Calibri Light" w:hAnsi="Calibri Light" w:cs="Arial"/>
              </w:rPr>
              <w:t>Business Effort</w:t>
            </w:r>
          </w:p>
        </w:tc>
      </w:tr>
      <w:tr w:rsidR="005C6879" w:rsidRPr="006B24F0" w14:paraId="6313A3E3" w14:textId="77777777" w:rsidTr="004D34BA">
        <w:trPr>
          <w:cantSplit/>
          <w:trHeight w:val="432"/>
        </w:trPr>
        <w:tc>
          <w:tcPr>
            <w:tcW w:w="3086" w:type="dxa"/>
            <w:tcBorders>
              <w:top w:val="threeDEmboss" w:sz="6" w:space="0" w:color="auto"/>
              <w:bottom w:val="threeDEmboss" w:sz="6" w:space="0" w:color="auto"/>
            </w:tcBorders>
            <w:vAlign w:val="center"/>
          </w:tcPr>
          <w:p w14:paraId="45AE017B" w14:textId="7B910012" w:rsidR="005C6879" w:rsidRPr="006B24F0" w:rsidRDefault="004D34BA" w:rsidP="005C6879">
            <w:pPr>
              <w:pStyle w:val="TableField-Left"/>
              <w:rPr>
                <w:rFonts w:ascii="Calibri Light" w:hAnsi="Calibri Light" w:cs="Arial"/>
              </w:rPr>
            </w:pPr>
            <w:r w:rsidRPr="1B09AC60">
              <w:rPr>
                <w:rFonts w:ascii="Calibri Light" w:eastAsia="Calibri Light" w:hAnsi="Calibri Light" w:cs="Calibri Light"/>
              </w:rPr>
              <w:t>DSM and Energy Savings programs process may change based on the new bolt on process integration. The lead/opportunity process will change as a result of outputs from the bolt on system. SAP front office User Interface will have an integration with the new bolt on systems.  Currently DSM opportunities are created and tracked in the Legacy CRM system.</w:t>
            </w:r>
          </w:p>
        </w:tc>
        <w:tc>
          <w:tcPr>
            <w:tcW w:w="1980" w:type="dxa"/>
            <w:tcBorders>
              <w:top w:val="threeDEmboss" w:sz="6" w:space="0" w:color="auto"/>
              <w:bottom w:val="threeDEmboss" w:sz="6" w:space="0" w:color="auto"/>
            </w:tcBorders>
            <w:vAlign w:val="center"/>
          </w:tcPr>
          <w:p w14:paraId="3F7B9EC8" w14:textId="769BFADE" w:rsidR="005C6879" w:rsidRPr="006B24F0" w:rsidRDefault="004D34BA" w:rsidP="005C6879">
            <w:pPr>
              <w:pStyle w:val="TableField-Left"/>
              <w:rPr>
                <w:rFonts w:ascii="Calibri Light" w:hAnsi="Calibri Light" w:cs="Arial"/>
              </w:rPr>
            </w:pPr>
            <w:r w:rsidRPr="006E5BAE">
              <w:rPr>
                <w:rFonts w:ascii="Calibri Light" w:hAnsi="Calibri Light" w:cs="Arial"/>
              </w:rPr>
              <w:t>Culture Shift;Process;Technology;Improvement (517)</w:t>
            </w:r>
          </w:p>
        </w:tc>
        <w:tc>
          <w:tcPr>
            <w:tcW w:w="1882" w:type="dxa"/>
            <w:tcBorders>
              <w:top w:val="threeDEmboss" w:sz="6" w:space="0" w:color="auto"/>
              <w:bottom w:val="threeDEmboss" w:sz="6" w:space="0" w:color="auto"/>
            </w:tcBorders>
            <w:vAlign w:val="center"/>
          </w:tcPr>
          <w:p w14:paraId="048722FF" w14:textId="114F2A61" w:rsidR="005C6879" w:rsidRPr="006B24F0" w:rsidRDefault="004D34BA" w:rsidP="00B33A9A">
            <w:pPr>
              <w:pStyle w:val="TableField-Left"/>
              <w:rPr>
                <w:rFonts w:ascii="Calibri Light" w:hAnsi="Calibri Light" w:cs="Arial"/>
              </w:rPr>
            </w:pPr>
            <w:r w:rsidRPr="006E5BAE">
              <w:rPr>
                <w:rFonts w:ascii="Calibri Light" w:hAnsi="Calibri Light" w:cs="Arial"/>
              </w:rPr>
              <w:t>CS-BCD-All;CS-CSOD-CCC-PS;CS-CSOD-CCC-EE</w:t>
            </w:r>
          </w:p>
        </w:tc>
        <w:tc>
          <w:tcPr>
            <w:tcW w:w="1108" w:type="dxa"/>
            <w:tcBorders>
              <w:top w:val="threeDEmboss" w:sz="6" w:space="0" w:color="auto"/>
              <w:bottom w:val="threeDEmboss" w:sz="6" w:space="0" w:color="auto"/>
            </w:tcBorders>
            <w:vAlign w:val="center"/>
          </w:tcPr>
          <w:p w14:paraId="4F5636ED" w14:textId="004C1DC0" w:rsidR="005C6879" w:rsidRPr="006B24F0" w:rsidRDefault="004D34BA" w:rsidP="005C6879">
            <w:pPr>
              <w:pStyle w:val="TableField-Left"/>
              <w:rPr>
                <w:rFonts w:ascii="Calibri Light" w:hAnsi="Calibri Light" w:cs="Arial"/>
              </w:rPr>
            </w:pPr>
            <w:r w:rsidRPr="1B09AC60">
              <w:rPr>
                <w:rFonts w:ascii="Calibri Light" w:eastAsia="Calibri Light" w:hAnsi="Calibri Light" w:cs="Calibri Light"/>
              </w:rPr>
              <w:t>High</w:t>
            </w:r>
          </w:p>
        </w:tc>
        <w:tc>
          <w:tcPr>
            <w:tcW w:w="1127" w:type="dxa"/>
            <w:tcBorders>
              <w:top w:val="threeDEmboss" w:sz="6" w:space="0" w:color="auto"/>
              <w:bottom w:val="threeDEmboss" w:sz="6" w:space="0" w:color="auto"/>
            </w:tcBorders>
            <w:vAlign w:val="center"/>
          </w:tcPr>
          <w:p w14:paraId="3985F4F8" w14:textId="7D4BCC86" w:rsidR="005C6879" w:rsidRPr="006B24F0" w:rsidRDefault="004D34BA" w:rsidP="005C6879">
            <w:pPr>
              <w:pStyle w:val="TableField-Left"/>
              <w:rPr>
                <w:rFonts w:ascii="Calibri Light" w:hAnsi="Calibri Light" w:cs="Arial"/>
              </w:rPr>
            </w:pPr>
            <w:r w:rsidRPr="1B09AC60">
              <w:rPr>
                <w:rFonts w:ascii="Calibri Light" w:eastAsia="Calibri Light" w:hAnsi="Calibri Light" w:cs="Calibri Light"/>
              </w:rPr>
              <w:t>Medium</w:t>
            </w:r>
          </w:p>
        </w:tc>
      </w:tr>
      <w:tr w:rsidR="004D34BA" w:rsidRPr="006B24F0" w14:paraId="25ECFC50" w14:textId="77777777" w:rsidTr="004D34BA">
        <w:trPr>
          <w:cantSplit/>
          <w:trHeight w:val="432"/>
        </w:trPr>
        <w:tc>
          <w:tcPr>
            <w:tcW w:w="3086" w:type="dxa"/>
            <w:tcBorders>
              <w:top w:val="threeDEmboss" w:sz="6" w:space="0" w:color="auto"/>
              <w:bottom w:val="threeDEmboss" w:sz="6" w:space="0" w:color="auto"/>
            </w:tcBorders>
            <w:vAlign w:val="center"/>
          </w:tcPr>
          <w:p w14:paraId="4E62AD4A" w14:textId="55494895"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The NAICS code is entered in the BP and/or the Opportunity.  Authorized Users</w:t>
            </w:r>
            <w:r w:rsidRPr="1B09AC60">
              <w:rPr>
                <w:rFonts w:ascii="Calibri Light,Arial,MS Mincho" w:eastAsia="Calibri Light,Arial,MS Mincho" w:hAnsi="Calibri Light,Arial,MS Mincho" w:cs="Calibri Light,Arial,MS Mincho"/>
              </w:rPr>
              <w:t xml:space="preserve"> </w:t>
            </w:r>
            <w:r w:rsidRPr="1B09AC60">
              <w:rPr>
                <w:rFonts w:ascii="Calibri Light" w:eastAsia="Calibri Light" w:hAnsi="Calibri Light" w:cs="Calibri Light"/>
              </w:rPr>
              <w:t>will have the ability to manually update the opportunity NAICS codes (without updating the BP). Provides the ability to track industries engaging with SCE programs.</w:t>
            </w:r>
            <w:r w:rsidRPr="1B09AC60">
              <w:rPr>
                <w:rFonts w:ascii="Calibri Light,Arial,MS Mincho" w:eastAsia="Calibri Light,Arial,MS Mincho" w:hAnsi="Calibri Light,Arial,MS Mincho" w:cs="Calibri Light,Arial,MS Mincho"/>
              </w:rPr>
              <w:t xml:space="preserve"> </w:t>
            </w:r>
            <w:r w:rsidRPr="1B09AC60">
              <w:rPr>
                <w:rFonts w:ascii="Calibri Light" w:eastAsia="Calibri Light" w:hAnsi="Calibri Light" w:cs="Calibri Light"/>
              </w:rPr>
              <w:t>Currently only Consumer Affairs updates NAICS codes. In the future, authorized users will have the ability to update the NAICS code in the opportunity. Users will need the appropriate training on the process to ensure that the appropriate code is added.</w:t>
            </w:r>
          </w:p>
        </w:tc>
        <w:tc>
          <w:tcPr>
            <w:tcW w:w="1980" w:type="dxa"/>
            <w:tcBorders>
              <w:top w:val="threeDEmboss" w:sz="6" w:space="0" w:color="auto"/>
              <w:bottom w:val="threeDEmboss" w:sz="6" w:space="0" w:color="auto"/>
            </w:tcBorders>
            <w:vAlign w:val="center"/>
          </w:tcPr>
          <w:p w14:paraId="3A9ED08A" w14:textId="63F4C1D1" w:rsidR="004D34BA" w:rsidRPr="006E5BAE" w:rsidRDefault="004D34BA" w:rsidP="004D34BA">
            <w:pPr>
              <w:pStyle w:val="TableField-Left"/>
              <w:rPr>
                <w:rFonts w:ascii="Calibri Light" w:hAnsi="Calibri Light" w:cs="Arial"/>
              </w:rPr>
            </w:pPr>
            <w:r w:rsidRPr="006E5BAE">
              <w:rPr>
                <w:rFonts w:ascii="Calibri Light" w:hAnsi="Calibri Light" w:cs="Arial"/>
              </w:rPr>
              <w:t>Process;Decision Making  (962)</w:t>
            </w:r>
          </w:p>
        </w:tc>
        <w:tc>
          <w:tcPr>
            <w:tcW w:w="1882" w:type="dxa"/>
            <w:tcBorders>
              <w:top w:val="threeDEmboss" w:sz="6" w:space="0" w:color="auto"/>
              <w:bottom w:val="threeDEmboss" w:sz="6" w:space="0" w:color="auto"/>
            </w:tcBorders>
            <w:vAlign w:val="center"/>
          </w:tcPr>
          <w:p w14:paraId="79B3241B" w14:textId="3FBC6709" w:rsidR="004D34BA" w:rsidRPr="006E5BAE" w:rsidRDefault="004D34BA" w:rsidP="004D34BA">
            <w:pPr>
              <w:pStyle w:val="TableField-Left"/>
              <w:rPr>
                <w:rFonts w:ascii="Calibri Light" w:hAnsi="Calibri Light" w:cs="Arial"/>
              </w:rPr>
            </w:pPr>
            <w:r w:rsidRPr="1B09AC60">
              <w:rPr>
                <w:rFonts w:ascii="Calibri Light" w:eastAsia="Calibri Light" w:hAnsi="Calibri Light" w:cs="Calibri Light"/>
              </w:rPr>
              <w:t>CS-BCD-All</w:t>
            </w:r>
          </w:p>
        </w:tc>
        <w:tc>
          <w:tcPr>
            <w:tcW w:w="1108" w:type="dxa"/>
            <w:tcBorders>
              <w:top w:val="threeDEmboss" w:sz="6" w:space="0" w:color="auto"/>
              <w:bottom w:val="threeDEmboss" w:sz="6" w:space="0" w:color="auto"/>
            </w:tcBorders>
            <w:vAlign w:val="center"/>
          </w:tcPr>
          <w:p w14:paraId="687D282D" w14:textId="39C9A4A1"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Low</w:t>
            </w:r>
          </w:p>
        </w:tc>
        <w:tc>
          <w:tcPr>
            <w:tcW w:w="1127" w:type="dxa"/>
            <w:tcBorders>
              <w:top w:val="threeDEmboss" w:sz="6" w:space="0" w:color="auto"/>
              <w:bottom w:val="threeDEmboss" w:sz="6" w:space="0" w:color="auto"/>
            </w:tcBorders>
            <w:vAlign w:val="center"/>
          </w:tcPr>
          <w:p w14:paraId="247B36AB" w14:textId="07BD7E99"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Low</w:t>
            </w:r>
          </w:p>
        </w:tc>
      </w:tr>
      <w:tr w:rsidR="004D34BA" w:rsidRPr="006B24F0" w14:paraId="17322CDE" w14:textId="77777777" w:rsidTr="004D34BA">
        <w:trPr>
          <w:cantSplit/>
          <w:trHeight w:val="432"/>
        </w:trPr>
        <w:tc>
          <w:tcPr>
            <w:tcW w:w="3086" w:type="dxa"/>
            <w:tcBorders>
              <w:top w:val="threeDEmboss" w:sz="6" w:space="0" w:color="auto"/>
              <w:bottom w:val="threeDEmboss" w:sz="6" w:space="0" w:color="auto"/>
            </w:tcBorders>
            <w:vAlign w:val="center"/>
          </w:tcPr>
          <w:p w14:paraId="5B988E03" w14:textId="402C936F"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Today there is a mass functionality capability to manage leads. In the new system users will use workflow builder to set rules to update leads. This a benefit with a more streamlined approach.</w:t>
            </w:r>
          </w:p>
        </w:tc>
        <w:tc>
          <w:tcPr>
            <w:tcW w:w="1980" w:type="dxa"/>
            <w:tcBorders>
              <w:top w:val="threeDEmboss" w:sz="6" w:space="0" w:color="auto"/>
              <w:bottom w:val="threeDEmboss" w:sz="6" w:space="0" w:color="auto"/>
            </w:tcBorders>
            <w:vAlign w:val="center"/>
          </w:tcPr>
          <w:p w14:paraId="068CEC73" w14:textId="0920EBEF" w:rsidR="004D34BA" w:rsidRPr="006E5BAE" w:rsidRDefault="004D34BA" w:rsidP="004D34BA">
            <w:pPr>
              <w:pStyle w:val="TableField-Left"/>
              <w:rPr>
                <w:rFonts w:ascii="Calibri Light" w:hAnsi="Calibri Light" w:cs="Arial"/>
              </w:rPr>
            </w:pPr>
            <w:r w:rsidRPr="006E5BAE">
              <w:rPr>
                <w:rFonts w:ascii="Calibri Light" w:hAnsi="Calibri Light" w:cs="Arial"/>
              </w:rPr>
              <w:t>Process;Decision Making;Improvement (973)</w:t>
            </w:r>
          </w:p>
        </w:tc>
        <w:tc>
          <w:tcPr>
            <w:tcW w:w="1882" w:type="dxa"/>
            <w:tcBorders>
              <w:top w:val="threeDEmboss" w:sz="6" w:space="0" w:color="auto"/>
              <w:bottom w:val="threeDEmboss" w:sz="6" w:space="0" w:color="auto"/>
            </w:tcBorders>
            <w:vAlign w:val="center"/>
          </w:tcPr>
          <w:p w14:paraId="6757A5B5" w14:textId="4F07E4CC"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CS-BCD-All</w:t>
            </w:r>
          </w:p>
        </w:tc>
        <w:tc>
          <w:tcPr>
            <w:tcW w:w="1108" w:type="dxa"/>
            <w:tcBorders>
              <w:top w:val="threeDEmboss" w:sz="6" w:space="0" w:color="auto"/>
              <w:bottom w:val="threeDEmboss" w:sz="6" w:space="0" w:color="auto"/>
            </w:tcBorders>
            <w:vAlign w:val="center"/>
          </w:tcPr>
          <w:p w14:paraId="287CF7DB" w14:textId="7CE1500E"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Medium</w:t>
            </w:r>
          </w:p>
        </w:tc>
        <w:tc>
          <w:tcPr>
            <w:tcW w:w="1127" w:type="dxa"/>
            <w:tcBorders>
              <w:top w:val="threeDEmboss" w:sz="6" w:space="0" w:color="auto"/>
              <w:bottom w:val="threeDEmboss" w:sz="6" w:space="0" w:color="auto"/>
            </w:tcBorders>
            <w:vAlign w:val="center"/>
          </w:tcPr>
          <w:p w14:paraId="5D3D6400" w14:textId="6AC92324"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Medium</w:t>
            </w:r>
          </w:p>
        </w:tc>
      </w:tr>
      <w:tr w:rsidR="004D34BA" w:rsidRPr="006B24F0" w14:paraId="02A902AC" w14:textId="77777777" w:rsidTr="004D34BA">
        <w:trPr>
          <w:cantSplit/>
          <w:trHeight w:val="432"/>
        </w:trPr>
        <w:tc>
          <w:tcPr>
            <w:tcW w:w="3086" w:type="dxa"/>
            <w:tcBorders>
              <w:top w:val="threeDEmboss" w:sz="6" w:space="0" w:color="auto"/>
              <w:bottom w:val="threeDEmboss" w:sz="6" w:space="0" w:color="auto"/>
            </w:tcBorders>
            <w:vAlign w:val="center"/>
          </w:tcPr>
          <w:p w14:paraId="58DA9DF4" w14:textId="3704F0B0"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lastRenderedPageBreak/>
              <w:t>CCC can create a ticket to capture interest in products/programs to BCD COE such as Small Business requests etc. Currently these requests are issued as a note on the account and is emailed to the COE for customer contact. The process will need to be created to determine what is needed on the ticket and what other programs can be used by our commercial agents.</w:t>
            </w:r>
          </w:p>
        </w:tc>
        <w:tc>
          <w:tcPr>
            <w:tcW w:w="1980" w:type="dxa"/>
            <w:tcBorders>
              <w:top w:val="threeDEmboss" w:sz="6" w:space="0" w:color="auto"/>
              <w:bottom w:val="threeDEmboss" w:sz="6" w:space="0" w:color="auto"/>
            </w:tcBorders>
            <w:vAlign w:val="center"/>
          </w:tcPr>
          <w:p w14:paraId="55EA6FBB" w14:textId="539256E5" w:rsidR="004D34BA" w:rsidRPr="006E5BAE" w:rsidRDefault="004D34BA" w:rsidP="004D34BA">
            <w:pPr>
              <w:pStyle w:val="TableField-Left"/>
              <w:rPr>
                <w:rFonts w:ascii="Calibri Light" w:hAnsi="Calibri Light" w:cs="Arial"/>
              </w:rPr>
            </w:pPr>
            <w:r w:rsidRPr="006E5BAE">
              <w:rPr>
                <w:rFonts w:ascii="Calibri Light" w:hAnsi="Calibri Light" w:cs="Arial"/>
              </w:rPr>
              <w:t>Improvement;Process (1116)</w:t>
            </w:r>
          </w:p>
        </w:tc>
        <w:tc>
          <w:tcPr>
            <w:tcW w:w="1882" w:type="dxa"/>
            <w:tcBorders>
              <w:top w:val="threeDEmboss" w:sz="6" w:space="0" w:color="auto"/>
              <w:bottom w:val="threeDEmboss" w:sz="6" w:space="0" w:color="auto"/>
            </w:tcBorders>
            <w:vAlign w:val="center"/>
          </w:tcPr>
          <w:p w14:paraId="1DCD4DD3" w14:textId="301C698E" w:rsidR="004D34BA" w:rsidRPr="1B09AC60" w:rsidRDefault="004D34BA" w:rsidP="004D34BA">
            <w:pPr>
              <w:pStyle w:val="TableField-Left"/>
              <w:rPr>
                <w:rFonts w:ascii="Calibri Light" w:eastAsia="Calibri Light" w:hAnsi="Calibri Light" w:cs="Calibri Light"/>
              </w:rPr>
            </w:pPr>
            <w:r w:rsidRPr="006E5BAE">
              <w:rPr>
                <w:rFonts w:ascii="Calibri Light" w:hAnsi="Calibri Light" w:cs="Arial"/>
              </w:rPr>
              <w:t>CS-BCD-All;CS-CSOD-CCC-C&amp;I</w:t>
            </w:r>
          </w:p>
        </w:tc>
        <w:tc>
          <w:tcPr>
            <w:tcW w:w="1108" w:type="dxa"/>
            <w:tcBorders>
              <w:top w:val="threeDEmboss" w:sz="6" w:space="0" w:color="auto"/>
              <w:bottom w:val="threeDEmboss" w:sz="6" w:space="0" w:color="auto"/>
            </w:tcBorders>
            <w:vAlign w:val="center"/>
          </w:tcPr>
          <w:p w14:paraId="682F58EA" w14:textId="4D0A48AC"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 xml:space="preserve">Low </w:t>
            </w:r>
          </w:p>
        </w:tc>
        <w:tc>
          <w:tcPr>
            <w:tcW w:w="1127" w:type="dxa"/>
            <w:tcBorders>
              <w:top w:val="threeDEmboss" w:sz="6" w:space="0" w:color="auto"/>
              <w:bottom w:val="threeDEmboss" w:sz="6" w:space="0" w:color="auto"/>
            </w:tcBorders>
            <w:vAlign w:val="center"/>
          </w:tcPr>
          <w:p w14:paraId="7B72EADC" w14:textId="1E92D164"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Low</w:t>
            </w:r>
          </w:p>
        </w:tc>
      </w:tr>
      <w:tr w:rsidR="004D34BA" w:rsidRPr="006B24F0" w14:paraId="4679A057" w14:textId="77777777" w:rsidTr="004D34BA">
        <w:trPr>
          <w:cantSplit/>
          <w:trHeight w:val="432"/>
        </w:trPr>
        <w:tc>
          <w:tcPr>
            <w:tcW w:w="3086" w:type="dxa"/>
            <w:tcBorders>
              <w:top w:val="threeDEmboss" w:sz="6" w:space="0" w:color="auto"/>
              <w:bottom w:val="threeDEmboss" w:sz="6" w:space="0" w:color="auto"/>
            </w:tcBorders>
            <w:vAlign w:val="center"/>
          </w:tcPr>
          <w:p w14:paraId="36EF2450" w14:textId="6546DD2F" w:rsidR="004D34BA" w:rsidRPr="004D34BA" w:rsidRDefault="004D34BA" w:rsidP="004D34BA">
            <w:pPr>
              <w:textAlignment w:val="center"/>
              <w:rPr>
                <w:rFonts w:ascii="Calibri Light" w:eastAsia="Calibri Light" w:hAnsi="Calibri Light" w:cs="Calibri Light"/>
                <w:color w:val="000000"/>
                <w:sz w:val="20"/>
                <w:szCs w:val="20"/>
              </w:rPr>
            </w:pPr>
            <w:r w:rsidRPr="1B09AC60">
              <w:rPr>
                <w:rFonts w:ascii="Calibri Light" w:eastAsia="Calibri Light" w:hAnsi="Calibri Light" w:cs="Calibri Light"/>
                <w:sz w:val="20"/>
                <w:szCs w:val="20"/>
                <w:lang w:eastAsia="ja-JP"/>
              </w:rPr>
              <w:t>Currently users select o</w:t>
            </w:r>
            <w:r w:rsidRPr="1B09AC60">
              <w:rPr>
                <w:rFonts w:ascii="Calibri Light" w:eastAsia="Calibri Light" w:hAnsi="Calibri Light" w:cs="Calibri Light"/>
                <w:color w:val="000000"/>
                <w:sz w:val="20"/>
                <w:szCs w:val="20"/>
              </w:rPr>
              <w:t xml:space="preserve">pportunity item level measures via check box and that will be replaced by user creating “sub-opportunity” by copying from "master" opportunity and selecting items/measures progressing in sales cycle to application.  </w:t>
            </w:r>
          </w:p>
        </w:tc>
        <w:tc>
          <w:tcPr>
            <w:tcW w:w="1980" w:type="dxa"/>
            <w:tcBorders>
              <w:top w:val="threeDEmboss" w:sz="6" w:space="0" w:color="auto"/>
              <w:bottom w:val="threeDEmboss" w:sz="6" w:space="0" w:color="auto"/>
            </w:tcBorders>
            <w:vAlign w:val="center"/>
          </w:tcPr>
          <w:p w14:paraId="0F50E403" w14:textId="370FCCCC" w:rsidR="004D34BA" w:rsidRPr="006E5BAE" w:rsidRDefault="004D34BA" w:rsidP="004D34BA">
            <w:pPr>
              <w:pStyle w:val="TableField-Left"/>
              <w:rPr>
                <w:rFonts w:ascii="Calibri Light" w:hAnsi="Calibri Light" w:cs="Arial"/>
              </w:rPr>
            </w:pPr>
            <w:r w:rsidRPr="006E5BAE">
              <w:rPr>
                <w:rFonts w:ascii="Calibri Light" w:hAnsi="Calibri Light" w:cs="Arial"/>
              </w:rPr>
              <w:t>Improvement;Process</w:t>
            </w:r>
            <w:r>
              <w:rPr>
                <w:rFonts w:ascii="Calibri Light" w:hAnsi="Calibri Light" w:cs="Arial"/>
              </w:rPr>
              <w:t xml:space="preserve"> (1150)</w:t>
            </w:r>
          </w:p>
        </w:tc>
        <w:tc>
          <w:tcPr>
            <w:tcW w:w="1882" w:type="dxa"/>
            <w:tcBorders>
              <w:top w:val="threeDEmboss" w:sz="6" w:space="0" w:color="auto"/>
              <w:bottom w:val="threeDEmboss" w:sz="6" w:space="0" w:color="auto"/>
            </w:tcBorders>
            <w:vAlign w:val="center"/>
          </w:tcPr>
          <w:p w14:paraId="2D47FD7D" w14:textId="74307CA2" w:rsidR="004D34BA" w:rsidRPr="006E5BAE" w:rsidRDefault="004D34BA" w:rsidP="004D34BA">
            <w:pPr>
              <w:pStyle w:val="TableField-Left"/>
              <w:rPr>
                <w:rFonts w:ascii="Calibri Light" w:hAnsi="Calibri Light" w:cs="Arial"/>
              </w:rPr>
            </w:pPr>
            <w:r w:rsidRPr="1B09AC60">
              <w:rPr>
                <w:rFonts w:ascii="Calibri Light" w:eastAsia="Calibri Light" w:hAnsi="Calibri Light" w:cs="Calibri Light"/>
              </w:rPr>
              <w:t>CS-BCD-All</w:t>
            </w:r>
          </w:p>
        </w:tc>
        <w:tc>
          <w:tcPr>
            <w:tcW w:w="1108" w:type="dxa"/>
            <w:tcBorders>
              <w:top w:val="threeDEmboss" w:sz="6" w:space="0" w:color="auto"/>
              <w:bottom w:val="threeDEmboss" w:sz="6" w:space="0" w:color="auto"/>
            </w:tcBorders>
            <w:vAlign w:val="center"/>
          </w:tcPr>
          <w:p w14:paraId="3DD4794E" w14:textId="032A3A7B"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Medium</w:t>
            </w:r>
          </w:p>
        </w:tc>
        <w:tc>
          <w:tcPr>
            <w:tcW w:w="1127" w:type="dxa"/>
            <w:tcBorders>
              <w:top w:val="threeDEmboss" w:sz="6" w:space="0" w:color="auto"/>
              <w:bottom w:val="threeDEmboss" w:sz="6" w:space="0" w:color="auto"/>
            </w:tcBorders>
            <w:vAlign w:val="center"/>
          </w:tcPr>
          <w:p w14:paraId="1B3E7776" w14:textId="06123C41"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Medium</w:t>
            </w:r>
          </w:p>
        </w:tc>
      </w:tr>
      <w:tr w:rsidR="004D34BA" w:rsidRPr="006B24F0" w14:paraId="5F4598B4" w14:textId="77777777" w:rsidTr="004D34BA">
        <w:trPr>
          <w:cantSplit/>
          <w:trHeight w:val="432"/>
        </w:trPr>
        <w:tc>
          <w:tcPr>
            <w:tcW w:w="3086" w:type="dxa"/>
            <w:tcBorders>
              <w:top w:val="threeDEmboss" w:sz="6" w:space="0" w:color="auto"/>
            </w:tcBorders>
            <w:vAlign w:val="center"/>
          </w:tcPr>
          <w:p w14:paraId="5FE35966" w14:textId="1417485B" w:rsidR="004D34BA" w:rsidRPr="1B09AC60" w:rsidRDefault="004D34BA" w:rsidP="004D34BA">
            <w:pPr>
              <w:textAlignment w:val="center"/>
              <w:rPr>
                <w:rFonts w:ascii="Calibri Light" w:eastAsia="Calibri Light" w:hAnsi="Calibri Light" w:cs="Calibri Light"/>
                <w:sz w:val="20"/>
                <w:szCs w:val="20"/>
                <w:lang w:eastAsia="ja-JP"/>
              </w:rPr>
            </w:pPr>
            <w:r w:rsidRPr="1B09AC60">
              <w:rPr>
                <w:rFonts w:ascii="Calibri Light" w:eastAsia="Calibri Light" w:hAnsi="Calibri Light" w:cs="Calibri Light"/>
                <w:sz w:val="20"/>
                <w:szCs w:val="20"/>
                <w:lang w:eastAsia="ja-JP"/>
              </w:rPr>
              <w:t>Today users create a service order and service confirmation to request/complete an energy audit.  Users will create a work ticket to request and track completion of an energy audit in the new system.</w:t>
            </w:r>
            <w:r w:rsidRPr="1B09AC60">
              <w:rPr>
                <w:rFonts w:ascii="Calibri Light,Arial,MS Mincho" w:eastAsia="Calibri Light,Arial,MS Mincho" w:hAnsi="Calibri Light,Arial,MS Mincho" w:cs="Calibri Light,Arial,MS Mincho"/>
                <w:sz w:val="20"/>
                <w:szCs w:val="20"/>
                <w:lang w:eastAsia="ja-JP"/>
              </w:rPr>
              <w:t xml:space="preserve"> </w:t>
            </w:r>
            <w:r w:rsidRPr="1B09AC60">
              <w:rPr>
                <w:rFonts w:ascii="Calibri Light" w:eastAsia="Calibri Light" w:hAnsi="Calibri Light" w:cs="Calibri Light"/>
                <w:color w:val="222222"/>
                <w:sz w:val="20"/>
                <w:szCs w:val="20"/>
                <w:lang w:val="en"/>
              </w:rPr>
              <w:t>Users will need to be trained on how to complete the work ticket and the different statuses for tracking purposes.</w:t>
            </w:r>
          </w:p>
        </w:tc>
        <w:tc>
          <w:tcPr>
            <w:tcW w:w="1980" w:type="dxa"/>
            <w:tcBorders>
              <w:top w:val="threeDEmboss" w:sz="6" w:space="0" w:color="auto"/>
            </w:tcBorders>
            <w:vAlign w:val="center"/>
          </w:tcPr>
          <w:p w14:paraId="2FE9774C" w14:textId="5C3F9430" w:rsidR="004D34BA" w:rsidRPr="006E5BAE" w:rsidRDefault="004D34BA" w:rsidP="004D34BA">
            <w:pPr>
              <w:pStyle w:val="TableField-Left"/>
              <w:rPr>
                <w:rFonts w:ascii="Calibri Light" w:hAnsi="Calibri Light" w:cs="Arial"/>
              </w:rPr>
            </w:pPr>
            <w:r w:rsidRPr="006E5BAE">
              <w:rPr>
                <w:rFonts w:ascii="Calibri Light" w:hAnsi="Calibri Light" w:cs="Arial"/>
              </w:rPr>
              <w:t>Improvement;Process</w:t>
            </w:r>
            <w:r>
              <w:rPr>
                <w:rFonts w:ascii="Calibri Light" w:hAnsi="Calibri Light" w:cs="Arial"/>
              </w:rPr>
              <w:t xml:space="preserve"> (1151)</w:t>
            </w:r>
          </w:p>
        </w:tc>
        <w:tc>
          <w:tcPr>
            <w:tcW w:w="1882" w:type="dxa"/>
            <w:tcBorders>
              <w:top w:val="threeDEmboss" w:sz="6" w:space="0" w:color="auto"/>
            </w:tcBorders>
            <w:vAlign w:val="center"/>
          </w:tcPr>
          <w:p w14:paraId="2A925EE6" w14:textId="0E24DA12"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CS-BCD-All</w:t>
            </w:r>
          </w:p>
        </w:tc>
        <w:tc>
          <w:tcPr>
            <w:tcW w:w="1108" w:type="dxa"/>
            <w:tcBorders>
              <w:top w:val="threeDEmboss" w:sz="6" w:space="0" w:color="auto"/>
            </w:tcBorders>
            <w:vAlign w:val="center"/>
          </w:tcPr>
          <w:p w14:paraId="4C4F718D" w14:textId="36CE95D8"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Medium</w:t>
            </w:r>
          </w:p>
        </w:tc>
        <w:tc>
          <w:tcPr>
            <w:tcW w:w="1127" w:type="dxa"/>
            <w:tcBorders>
              <w:top w:val="threeDEmboss" w:sz="6" w:space="0" w:color="auto"/>
            </w:tcBorders>
            <w:vAlign w:val="center"/>
          </w:tcPr>
          <w:p w14:paraId="1EC3F974" w14:textId="2E5746E0" w:rsidR="004D34BA" w:rsidRPr="1B09AC60" w:rsidRDefault="004D34BA" w:rsidP="004D34BA">
            <w:pPr>
              <w:pStyle w:val="TableField-Left"/>
              <w:rPr>
                <w:rFonts w:ascii="Calibri Light" w:eastAsia="Calibri Light" w:hAnsi="Calibri Light" w:cs="Calibri Light"/>
              </w:rPr>
            </w:pPr>
            <w:r w:rsidRPr="1B09AC60">
              <w:rPr>
                <w:rFonts w:ascii="Calibri Light" w:eastAsia="Calibri Light" w:hAnsi="Calibri Light" w:cs="Calibri Light"/>
              </w:rPr>
              <w:t>Medium</w:t>
            </w:r>
          </w:p>
        </w:tc>
      </w:tr>
    </w:tbl>
    <w:p w14:paraId="0383147C" w14:textId="77777777" w:rsidR="005C6879" w:rsidRPr="006B24F0" w:rsidRDefault="005C6879" w:rsidP="004861E2">
      <w:pPr>
        <w:pStyle w:val="Heading2Text"/>
        <w:rPr>
          <w:rFonts w:ascii="Calibri Light" w:hAnsi="Calibri Light" w:cs="Arial"/>
        </w:rPr>
      </w:pPr>
    </w:p>
    <w:p w14:paraId="56B5846E" w14:textId="77777777" w:rsidR="004861E2" w:rsidRPr="006B24F0" w:rsidRDefault="004861E2" w:rsidP="00435441">
      <w:pPr>
        <w:pStyle w:val="Heading2Text"/>
        <w:ind w:left="0"/>
        <w:rPr>
          <w:rFonts w:ascii="Calibri Light" w:hAnsi="Calibri Light" w:cs="Arial"/>
        </w:rPr>
      </w:pPr>
      <w:r w:rsidRPr="006B24F0">
        <w:rPr>
          <w:rFonts w:ascii="Calibri Light" w:hAnsi="Calibri Light" w:cs="Arial"/>
        </w:rPr>
        <w:t xml:space="preserve"> </w:t>
      </w:r>
      <w:r w:rsidR="00B33A9A" w:rsidRPr="006B24F0">
        <w:rPr>
          <w:rFonts w:ascii="Calibri Light" w:hAnsi="Calibri Light" w:cs="Arial"/>
        </w:rPr>
        <w:t>Below is a description of each</w:t>
      </w:r>
      <w:r w:rsidRPr="006B24F0">
        <w:rPr>
          <w:rFonts w:ascii="Calibri Light" w:hAnsi="Calibri Light" w:cs="Arial"/>
        </w:rPr>
        <w:t>:</w:t>
      </w:r>
    </w:p>
    <w:p w14:paraId="0CA65052" w14:textId="77777777" w:rsidR="004861E2" w:rsidRPr="006B24F0" w:rsidRDefault="00B33A9A" w:rsidP="00435441">
      <w:pPr>
        <w:pStyle w:val="Heading2TextBulleted"/>
        <w:numPr>
          <w:ilvl w:val="0"/>
          <w:numId w:val="0"/>
        </w:numPr>
        <w:tabs>
          <w:tab w:val="num" w:pos="3150"/>
        </w:tabs>
        <w:ind w:left="900" w:hanging="360"/>
        <w:rPr>
          <w:rFonts w:ascii="Calibri Light" w:hAnsi="Calibri Light" w:cs="Arial"/>
        </w:rPr>
      </w:pPr>
      <w:r w:rsidRPr="00435441">
        <w:rPr>
          <w:rFonts w:ascii="Calibri Light" w:hAnsi="Calibri Light" w:cs="Arial"/>
          <w:b/>
        </w:rPr>
        <w:t>Change Element Short Description</w:t>
      </w:r>
      <w:r w:rsidR="004861E2" w:rsidRPr="00435441">
        <w:rPr>
          <w:rFonts w:ascii="Calibri Light" w:hAnsi="Calibri Light" w:cs="Arial"/>
          <w:b/>
        </w:rPr>
        <w:t>:</w:t>
      </w:r>
      <w:r w:rsidR="00435441">
        <w:rPr>
          <w:rFonts w:ascii="Calibri Light" w:hAnsi="Calibri Light" w:cs="Arial"/>
        </w:rPr>
        <w:t xml:space="preserve"> </w:t>
      </w:r>
      <w:r w:rsidRPr="006B24F0">
        <w:rPr>
          <w:rFonts w:ascii="Calibri Light" w:hAnsi="Calibri Light" w:cs="Arial"/>
        </w:rPr>
        <w:t xml:space="preserve">Describes </w:t>
      </w:r>
      <w:r w:rsidR="004861E2" w:rsidRPr="006B24F0">
        <w:rPr>
          <w:rFonts w:ascii="Calibri Light" w:hAnsi="Calibri Light" w:cs="Arial"/>
        </w:rPr>
        <w:t>the ‘As-Is’ scenario and what is changing</w:t>
      </w:r>
      <w:r w:rsidRPr="006B24F0">
        <w:rPr>
          <w:rFonts w:ascii="Calibri Light" w:hAnsi="Calibri Light" w:cs="Arial"/>
        </w:rPr>
        <w:t>.</w:t>
      </w:r>
    </w:p>
    <w:p w14:paraId="636423E4" w14:textId="77777777" w:rsidR="004861E2" w:rsidRPr="006B24F0" w:rsidRDefault="004861E2" w:rsidP="00435441">
      <w:pPr>
        <w:pStyle w:val="Heading2TextBulleted"/>
        <w:numPr>
          <w:ilvl w:val="0"/>
          <w:numId w:val="0"/>
        </w:numPr>
        <w:tabs>
          <w:tab w:val="num" w:pos="3150"/>
        </w:tabs>
        <w:ind w:left="540"/>
        <w:rPr>
          <w:rFonts w:ascii="Calibri Light" w:hAnsi="Calibri Light" w:cs="Arial"/>
        </w:rPr>
      </w:pPr>
      <w:r w:rsidRPr="00435441">
        <w:rPr>
          <w:rFonts w:ascii="Calibri Light" w:hAnsi="Calibri Light" w:cs="Arial"/>
          <w:b/>
        </w:rPr>
        <w:t>Change Impact Category</w:t>
      </w:r>
      <w:r w:rsidR="00B33A9A" w:rsidRPr="00435441">
        <w:rPr>
          <w:rFonts w:ascii="Calibri Light" w:hAnsi="Calibri Light" w:cs="Arial"/>
          <w:b/>
        </w:rPr>
        <w:t>:</w:t>
      </w:r>
      <w:r w:rsidR="00B33A9A" w:rsidRPr="006B24F0">
        <w:rPr>
          <w:rFonts w:ascii="Calibri Light" w:hAnsi="Calibri Light" w:cs="Arial"/>
        </w:rPr>
        <w:t xml:space="preserve"> Determined by asking the questions below.</w:t>
      </w:r>
    </w:p>
    <w:p w14:paraId="13C1D452" w14:textId="77777777" w:rsidR="004861E2" w:rsidRPr="006B24F0" w:rsidRDefault="004861E2" w:rsidP="0016232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Staffing Levels</w:t>
      </w:r>
      <w:r w:rsidR="00435441">
        <w:rPr>
          <w:rFonts w:ascii="Calibri Light" w:hAnsi="Calibri Light"/>
        </w:rPr>
        <w:t xml:space="preserve"> -</w:t>
      </w:r>
      <w:r w:rsidRPr="006B24F0">
        <w:rPr>
          <w:rFonts w:ascii="Calibri Light" w:hAnsi="Calibri Light"/>
        </w:rPr>
        <w:t xml:space="preserve"> Is the work effort increasing or decreasing (staffing levels), and how (e.g., task automation, new process/tasks)?</w:t>
      </w:r>
    </w:p>
    <w:p w14:paraId="0DFB1640" w14:textId="77777777" w:rsidR="004861E2" w:rsidRPr="006B24F0" w:rsidRDefault="004861E2" w:rsidP="0016232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Job Roles</w:t>
      </w:r>
      <w:r w:rsidR="00435441">
        <w:rPr>
          <w:rFonts w:ascii="Calibri Light" w:hAnsi="Calibri Light"/>
        </w:rPr>
        <w:t xml:space="preserve"> -</w:t>
      </w:r>
      <w:r w:rsidRPr="006B24F0">
        <w:rPr>
          <w:rFonts w:ascii="Calibri Light" w:hAnsi="Calibri Light"/>
        </w:rPr>
        <w:t xml:space="preserve"> Will the responsibilities, authority, or required skills for a job or job roles change? Will people be reporting to new leaders? Will </w:t>
      </w:r>
      <w:r w:rsidR="00742966" w:rsidRPr="006B24F0">
        <w:rPr>
          <w:rFonts w:ascii="Calibri Light" w:hAnsi="Calibri Light"/>
        </w:rPr>
        <w:t>managers’</w:t>
      </w:r>
      <w:r w:rsidRPr="006B24F0">
        <w:rPr>
          <w:rFonts w:ascii="Calibri Light" w:hAnsi="Calibri Light"/>
        </w:rPr>
        <w:t xml:space="preserve"> responsibilities change?</w:t>
      </w:r>
    </w:p>
    <w:p w14:paraId="74913B29" w14:textId="77777777" w:rsidR="004861E2" w:rsidRPr="006B24F0" w:rsidRDefault="004861E2" w:rsidP="0016232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Compensation / Performance</w:t>
      </w:r>
      <w:r w:rsidR="00435441">
        <w:rPr>
          <w:rFonts w:ascii="Calibri Light" w:hAnsi="Calibri Light"/>
        </w:rPr>
        <w:t xml:space="preserve"> -</w:t>
      </w:r>
      <w:r w:rsidRPr="006B24F0">
        <w:rPr>
          <w:rFonts w:ascii="Calibri Light" w:hAnsi="Calibri Light"/>
        </w:rPr>
        <w:t xml:space="preserve"> Will the changes have such an impact on roles of an individual that merits a change in how they are compensated or how their performance will be evaluated? What behaviors are rewarded and recognized?</w:t>
      </w:r>
    </w:p>
    <w:p w14:paraId="029790A7" w14:textId="77777777" w:rsidR="004861E2" w:rsidRPr="006B24F0" w:rsidRDefault="004861E2" w:rsidP="0016232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Organization</w:t>
      </w:r>
      <w:r w:rsidRPr="006B24F0">
        <w:rPr>
          <w:rFonts w:ascii="Calibri Light" w:hAnsi="Calibri Light"/>
        </w:rPr>
        <w:t xml:space="preserve"> </w:t>
      </w:r>
      <w:r w:rsidRPr="006B24F0">
        <w:rPr>
          <w:rFonts w:ascii="Calibri Light" w:hAnsi="Calibri Light"/>
          <w:b/>
        </w:rPr>
        <w:t>Structure</w:t>
      </w:r>
      <w:r w:rsidR="00435441">
        <w:rPr>
          <w:rFonts w:ascii="Calibri Light" w:hAnsi="Calibri Light"/>
          <w:b/>
        </w:rPr>
        <w:t xml:space="preserve"> </w:t>
      </w:r>
      <w:r w:rsidRPr="006B24F0">
        <w:rPr>
          <w:rFonts w:ascii="Calibri Light" w:hAnsi="Calibri Light"/>
        </w:rPr>
        <w:t xml:space="preserve">- Is the ownership of the Process or Data changing (think departments, jobs, or roles, not individuals)?  </w:t>
      </w:r>
    </w:p>
    <w:p w14:paraId="0B951AC8" w14:textId="77777777" w:rsidR="004861E2" w:rsidRPr="006B24F0" w:rsidRDefault="004861E2" w:rsidP="0016232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Decision Making</w:t>
      </w:r>
      <w:r w:rsidR="00435441">
        <w:rPr>
          <w:rFonts w:ascii="Calibri Light" w:hAnsi="Calibri Light"/>
        </w:rPr>
        <w:t xml:space="preserve"> -</w:t>
      </w:r>
      <w:r w:rsidRPr="006B24F0">
        <w:rPr>
          <w:rFonts w:ascii="Calibri Light" w:hAnsi="Calibri Light"/>
        </w:rPr>
        <w:t xml:space="preserve"> Will any of the changes impact how decisions are made, by or between, business units / departments?  Who makes them, how they determine the criteria for making a change?</w:t>
      </w:r>
    </w:p>
    <w:p w14:paraId="72312267" w14:textId="77777777" w:rsidR="004861E2" w:rsidRPr="006B24F0" w:rsidRDefault="004861E2" w:rsidP="0016232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Culture Shift</w:t>
      </w:r>
      <w:r w:rsidR="00435441">
        <w:rPr>
          <w:rFonts w:ascii="Calibri Light" w:hAnsi="Calibri Light"/>
        </w:rPr>
        <w:t xml:space="preserve"> -</w:t>
      </w:r>
      <w:r w:rsidRPr="006B24F0">
        <w:rPr>
          <w:rFonts w:ascii="Calibri Light" w:hAnsi="Calibri Light"/>
        </w:rPr>
        <w:t xml:space="preserve"> Will organizational value systems impact the way change happens or be impacted by the change? What are the underlying values of the organization that will directly influence the </w:t>
      </w:r>
      <w:r w:rsidRPr="006B24F0">
        <w:rPr>
          <w:rFonts w:ascii="Calibri Light" w:hAnsi="Calibri Light"/>
        </w:rPr>
        <w:lastRenderedPageBreak/>
        <w:t>way change will be accepted and how much work will ultimately be required to ensure successful outcomes for the business?</w:t>
      </w:r>
    </w:p>
    <w:p w14:paraId="6201BFA5" w14:textId="77777777" w:rsidR="004861E2" w:rsidRPr="006B24F0" w:rsidRDefault="004861E2" w:rsidP="0016232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Location / Facilities</w:t>
      </w:r>
      <w:r w:rsidR="00435441">
        <w:rPr>
          <w:rFonts w:ascii="Calibri Light" w:hAnsi="Calibri Light"/>
        </w:rPr>
        <w:t xml:space="preserve"> -</w:t>
      </w:r>
      <w:r w:rsidRPr="006B24F0">
        <w:rPr>
          <w:rFonts w:ascii="Calibri Light" w:hAnsi="Calibri Light"/>
        </w:rPr>
        <w:t xml:space="preserve"> Will the change impact the physical location where they process is being implemented or require changes to the facilities to enable the process to be effective?</w:t>
      </w:r>
    </w:p>
    <w:p w14:paraId="7821FFC5" w14:textId="2C2DA8EC" w:rsidR="004861E2" w:rsidRPr="006B24F0" w:rsidRDefault="004861E2" w:rsidP="0016232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Process</w:t>
      </w:r>
      <w:r w:rsidRPr="006B24F0">
        <w:rPr>
          <w:rFonts w:ascii="Calibri Light" w:hAnsi="Calibri Light"/>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ne</w:t>
      </w:r>
      <w:r w:rsidR="0002326D">
        <w:rPr>
          <w:rFonts w:ascii="Calibri Light" w:hAnsi="Calibri Light"/>
        </w:rPr>
        <w:t>eds</w:t>
      </w:r>
      <w:r w:rsidRPr="006B24F0">
        <w:rPr>
          <w:rFonts w:ascii="Calibri Light" w:hAnsi="Calibri Light"/>
        </w:rPr>
        <w:t xml:space="preserve"> to be introduced and enforced or complied to?</w:t>
      </w:r>
    </w:p>
    <w:p w14:paraId="4B5E18CF" w14:textId="77777777" w:rsidR="004861E2" w:rsidRPr="006B24F0" w:rsidRDefault="004861E2" w:rsidP="0016232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 xml:space="preserve">Regulatory/ Legal </w:t>
      </w:r>
      <w:r w:rsidRPr="006B24F0">
        <w:rPr>
          <w:rFonts w:ascii="Calibri Light" w:hAnsi="Calibri Light"/>
        </w:rPr>
        <w:t xml:space="preserve">- Are there any legal / regulatory requirements that might be impacted </w:t>
      </w:r>
    </w:p>
    <w:p w14:paraId="73EA9AEF" w14:textId="77777777" w:rsidR="004861E2" w:rsidRPr="006B24F0" w:rsidRDefault="004861E2" w:rsidP="0016232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Technology</w:t>
      </w:r>
      <w:r w:rsidRPr="006B24F0">
        <w:rPr>
          <w:rFonts w:ascii="Calibri Light" w:hAnsi="Calibri Light"/>
        </w:rPr>
        <w:t xml:space="preserve"> - Are other applications impacted (e.g., going away, becoming read-only), or are there new requirements (e.g., new SW / HW, new version) </w:t>
      </w:r>
    </w:p>
    <w:p w14:paraId="0A46A595" w14:textId="77777777" w:rsidR="004861E2" w:rsidRPr="006B24F0" w:rsidRDefault="004861E2" w:rsidP="0016232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 xml:space="preserve">Benefit/Improvement </w:t>
      </w:r>
      <w:r w:rsidR="00435441">
        <w:rPr>
          <w:rFonts w:ascii="Calibri Light" w:hAnsi="Calibri Light"/>
        </w:rPr>
        <w:t>-</w:t>
      </w:r>
      <w:r w:rsidRPr="006B24F0">
        <w:rPr>
          <w:rFonts w:ascii="Calibri Light" w:hAnsi="Calibri Light"/>
        </w:rPr>
        <w:t xml:space="preserve"> Will there be an improvement or benefit to any of the stakeholders because of this change. (Be sure to include any pain points that are being alleviated) </w:t>
      </w:r>
    </w:p>
    <w:p w14:paraId="534B0830" w14:textId="77777777" w:rsidR="004861E2" w:rsidRPr="006B24F0" w:rsidRDefault="004861E2" w:rsidP="0016232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Other</w:t>
      </w:r>
      <w:r w:rsidRPr="006B24F0">
        <w:rPr>
          <w:rFonts w:ascii="Calibri Light" w:hAnsi="Calibri Light"/>
        </w:rPr>
        <w:t xml:space="preserve"> - Are there emotional implications stemming from any of these changes (think of buy-in issues or fears) </w:t>
      </w:r>
    </w:p>
    <w:p w14:paraId="00860916" w14:textId="77777777" w:rsidR="004861E2" w:rsidRPr="006B24F0" w:rsidRDefault="00B33A9A" w:rsidP="00435441">
      <w:pPr>
        <w:pStyle w:val="Heading2TextBulleted"/>
        <w:numPr>
          <w:ilvl w:val="0"/>
          <w:numId w:val="0"/>
        </w:numPr>
        <w:ind w:left="540"/>
        <w:rPr>
          <w:rFonts w:ascii="Calibri Light" w:hAnsi="Calibri Light" w:cs="Arial"/>
        </w:rPr>
      </w:pPr>
      <w:r w:rsidRPr="00435441">
        <w:rPr>
          <w:rFonts w:ascii="Calibri Light" w:hAnsi="Calibri Light" w:cs="Arial"/>
          <w:b/>
        </w:rPr>
        <w:t>Audience Group</w:t>
      </w:r>
      <w:r w:rsidR="00435441">
        <w:rPr>
          <w:rFonts w:ascii="Calibri Light" w:hAnsi="Calibri Light" w:cs="Arial"/>
          <w:b/>
        </w:rPr>
        <w:t>(</w:t>
      </w:r>
      <w:r w:rsidRPr="00435441">
        <w:rPr>
          <w:rFonts w:ascii="Calibri Light" w:hAnsi="Calibri Light" w:cs="Arial"/>
          <w:b/>
        </w:rPr>
        <w:t>s</w:t>
      </w:r>
      <w:r w:rsidR="00435441">
        <w:rPr>
          <w:rFonts w:ascii="Calibri Light" w:hAnsi="Calibri Light" w:cs="Arial"/>
          <w:b/>
        </w:rPr>
        <w:t>)</w:t>
      </w:r>
      <w:r w:rsidR="00435441">
        <w:rPr>
          <w:rFonts w:ascii="Calibri Light" w:hAnsi="Calibri Light" w:cs="Arial"/>
        </w:rPr>
        <w:t>: T</w:t>
      </w:r>
      <w:r w:rsidR="004861E2" w:rsidRPr="006B24F0">
        <w:rPr>
          <w:rFonts w:ascii="Calibri Light" w:hAnsi="Calibri Light" w:cs="Arial"/>
        </w:rPr>
        <w:t>he</w:t>
      </w:r>
      <w:r w:rsidRPr="006B24F0">
        <w:rPr>
          <w:rFonts w:ascii="Calibri Light" w:hAnsi="Calibri Light" w:cs="Arial"/>
        </w:rPr>
        <w:t>se are the</w:t>
      </w:r>
      <w:r w:rsidR="004861E2" w:rsidRPr="006B24F0">
        <w:rPr>
          <w:rFonts w:ascii="Calibri Light" w:hAnsi="Calibri Light" w:cs="Arial"/>
        </w:rPr>
        <w:t xml:space="preserve"> </w:t>
      </w:r>
      <w:r w:rsidRPr="006B24F0">
        <w:rPr>
          <w:rFonts w:ascii="Calibri Light" w:hAnsi="Calibri Light" w:cs="Arial"/>
        </w:rPr>
        <w:t xml:space="preserve">affected </w:t>
      </w:r>
      <w:r w:rsidR="004861E2" w:rsidRPr="006B24F0">
        <w:rPr>
          <w:rFonts w:ascii="Calibri Light" w:hAnsi="Calibri Light" w:cs="Arial"/>
        </w:rPr>
        <w:t xml:space="preserve">departments, </w:t>
      </w:r>
      <w:r w:rsidRPr="006B24F0">
        <w:rPr>
          <w:rFonts w:ascii="Calibri Light" w:hAnsi="Calibri Light" w:cs="Arial"/>
        </w:rPr>
        <w:t xml:space="preserve">divisions etc… </w:t>
      </w:r>
    </w:p>
    <w:p w14:paraId="311736D5" w14:textId="77777777" w:rsidR="002C4E01" w:rsidRPr="006B24F0" w:rsidRDefault="00B33A9A" w:rsidP="00435441">
      <w:pPr>
        <w:pStyle w:val="Heading2TextBulleted"/>
        <w:numPr>
          <w:ilvl w:val="0"/>
          <w:numId w:val="0"/>
        </w:numPr>
        <w:ind w:left="540"/>
        <w:rPr>
          <w:rFonts w:ascii="Calibri Light" w:hAnsi="Calibri Light" w:cs="Arial"/>
        </w:rPr>
      </w:pPr>
      <w:r w:rsidRPr="00435441">
        <w:rPr>
          <w:rFonts w:ascii="Calibri Light" w:hAnsi="Calibri Light" w:cs="Arial"/>
          <w:b/>
        </w:rPr>
        <w:t>Impact</w:t>
      </w:r>
      <w:r w:rsidR="00435441">
        <w:rPr>
          <w:rFonts w:ascii="Calibri Light" w:hAnsi="Calibri Light" w:cs="Arial"/>
        </w:rPr>
        <w:t>:</w:t>
      </w:r>
      <w:r w:rsidR="004861E2" w:rsidRPr="006B24F0">
        <w:rPr>
          <w:rFonts w:ascii="Calibri Light" w:hAnsi="Calibri Light" w:cs="Arial"/>
        </w:rPr>
        <w:t xml:space="preserve"> </w:t>
      </w:r>
      <w:r w:rsidRPr="006B24F0">
        <w:rPr>
          <w:rFonts w:ascii="Calibri Light" w:hAnsi="Calibri Light" w:cs="Arial"/>
        </w:rPr>
        <w:t>The following were used to determine the</w:t>
      </w:r>
      <w:r w:rsidR="004861E2" w:rsidRPr="006B24F0">
        <w:rPr>
          <w:rFonts w:ascii="Calibri Light" w:hAnsi="Calibri Light" w:cs="Arial"/>
        </w:rPr>
        <w:t xml:space="preserve"> </w:t>
      </w:r>
      <w:r w:rsidRPr="006B24F0">
        <w:rPr>
          <w:rFonts w:ascii="Calibri Light" w:hAnsi="Calibri Light" w:cs="Arial"/>
        </w:rPr>
        <w:t>impact</w:t>
      </w:r>
      <w:r w:rsidR="00B63789">
        <w:rPr>
          <w:rFonts w:ascii="Calibri Light" w:hAnsi="Calibri Light" w:cs="Arial"/>
        </w:rPr>
        <w:t>:</w:t>
      </w:r>
    </w:p>
    <w:p w14:paraId="629F58CD" w14:textId="77777777" w:rsidR="002C4E01" w:rsidRPr="006B24F0" w:rsidRDefault="002C4E01" w:rsidP="00E0118B">
      <w:pPr>
        <w:rPr>
          <w:rFonts w:ascii="Calibri Light" w:hAnsi="Calibri Light" w:cs="Arial"/>
        </w:rPr>
      </w:pPr>
    </w:p>
    <w:p w14:paraId="161EAA7F" w14:textId="77777777" w:rsidR="002C4E01" w:rsidRPr="006B24F0" w:rsidRDefault="002C4E01" w:rsidP="001A04BA">
      <w:pPr>
        <w:jc w:val="center"/>
        <w:rPr>
          <w:rFonts w:ascii="Calibri Light" w:hAnsi="Calibri Light" w:cs="Arial"/>
        </w:rPr>
      </w:pPr>
      <w:r w:rsidRPr="006B24F0">
        <w:rPr>
          <w:rFonts w:ascii="Calibri Light" w:hAnsi="Calibri Light" w:cs="Arial"/>
          <w:noProof/>
        </w:rPr>
        <w:drawing>
          <wp:inline distT="0" distB="0" distL="0" distR="0" wp14:anchorId="1A8AD9FA" wp14:editId="5BD9098F">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317F893A" w14:textId="77777777" w:rsidR="002C4E01" w:rsidRPr="006B24F0" w:rsidRDefault="002C4E01" w:rsidP="001A04BA">
      <w:pPr>
        <w:jc w:val="center"/>
        <w:rPr>
          <w:rFonts w:ascii="Calibri Light" w:hAnsi="Calibri Light" w:cs="Arial"/>
        </w:rPr>
      </w:pPr>
      <w:r w:rsidRPr="006B24F0">
        <w:rPr>
          <w:rFonts w:ascii="Calibri Light" w:hAnsi="Calibri Light" w:cs="Arial"/>
          <w:noProof/>
        </w:rPr>
        <w:drawing>
          <wp:inline distT="0" distB="0" distL="0" distR="0" wp14:anchorId="3050A691" wp14:editId="2112C692">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04C04DAA" w14:textId="77777777" w:rsidR="00B33A9A" w:rsidRPr="006B24F0" w:rsidRDefault="002C4E01" w:rsidP="001A04BA">
      <w:pPr>
        <w:jc w:val="center"/>
        <w:rPr>
          <w:rFonts w:ascii="Calibri Light" w:hAnsi="Calibri Light" w:cs="Arial"/>
        </w:rPr>
      </w:pPr>
      <w:r w:rsidRPr="006B24F0">
        <w:rPr>
          <w:rFonts w:ascii="Calibri Light" w:hAnsi="Calibri Light" w:cs="Arial"/>
          <w:noProof/>
          <w:color w:val="000000"/>
          <w:szCs w:val="20"/>
        </w:rPr>
        <w:lastRenderedPageBreak/>
        <w:drawing>
          <wp:inline distT="0" distB="0" distL="0" distR="0" wp14:anchorId="685883DD" wp14:editId="26C7914D">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60703332" w14:textId="77777777" w:rsidR="00B33A9A" w:rsidRPr="006B24F0" w:rsidRDefault="00B33A9A" w:rsidP="00E0118B">
      <w:pPr>
        <w:rPr>
          <w:rFonts w:ascii="Calibri Light" w:hAnsi="Calibri Light" w:cs="Arial"/>
        </w:rPr>
      </w:pPr>
    </w:p>
    <w:p w14:paraId="4B68E718" w14:textId="77777777" w:rsidR="00E0118B" w:rsidRPr="006B24F0" w:rsidRDefault="00B33A9A" w:rsidP="000458DA">
      <w:pPr>
        <w:pStyle w:val="ListParagraph"/>
        <w:rPr>
          <w:rFonts w:ascii="Calibri Light" w:hAnsi="Calibri Light" w:cs="Arial"/>
          <w:color w:val="000000"/>
          <w:szCs w:val="20"/>
        </w:rPr>
      </w:pPr>
      <w:r w:rsidRPr="00FF601A">
        <w:rPr>
          <w:rFonts w:ascii="Calibri Light" w:eastAsia="MS Mincho" w:hAnsi="Calibri Light" w:cs="Arial"/>
          <w:b/>
          <w:noProof/>
          <w:sz w:val="20"/>
          <w:szCs w:val="24"/>
          <w:lang w:eastAsia="ja-JP"/>
        </w:rPr>
        <w:t>Business Effort</w:t>
      </w:r>
      <w:r w:rsidRPr="006B24F0">
        <w:rPr>
          <w:rFonts w:ascii="Calibri Light" w:eastAsia="MS Mincho" w:hAnsi="Calibri Light" w:cs="Arial"/>
          <w:noProof/>
          <w:sz w:val="20"/>
          <w:szCs w:val="24"/>
          <w:lang w:eastAsia="ja-JP"/>
        </w:rPr>
        <w:t>: Initial assessment of the impact to the business High, Medium, Low</w:t>
      </w:r>
      <w:r w:rsidR="00E0118B" w:rsidRPr="006B24F0">
        <w:rPr>
          <w:rFonts w:ascii="Calibri Light" w:hAnsi="Calibri Light" w:cs="Arial"/>
        </w:rPr>
        <w:br w:type="page"/>
      </w:r>
    </w:p>
    <w:p w14:paraId="12766D12" w14:textId="77777777" w:rsidR="00532AC3" w:rsidRPr="006B24F0" w:rsidRDefault="00693EDB" w:rsidP="00162320">
      <w:pPr>
        <w:pStyle w:val="Heading1"/>
        <w:numPr>
          <w:ilvl w:val="0"/>
          <w:numId w:val="10"/>
        </w:numPr>
        <w:rPr>
          <w:rFonts w:ascii="Calibri Light" w:hAnsi="Calibri Light"/>
        </w:rPr>
      </w:pPr>
      <w:bookmarkStart w:id="116" w:name="_Toc491613849"/>
      <w:r w:rsidRPr="006B24F0">
        <w:rPr>
          <w:rFonts w:ascii="Calibri Light" w:hAnsi="Calibri Light"/>
        </w:rPr>
        <w:lastRenderedPageBreak/>
        <w:t xml:space="preserve"> </w:t>
      </w:r>
      <w:bookmarkStart w:id="117" w:name="_Toc517343042"/>
      <w:r w:rsidR="00532AC3" w:rsidRPr="006B24F0">
        <w:rPr>
          <w:rFonts w:ascii="Calibri Light" w:hAnsi="Calibri Light"/>
        </w:rPr>
        <w:t>Requirements</w:t>
      </w:r>
      <w:bookmarkEnd w:id="116"/>
      <w:bookmarkEnd w:id="117"/>
    </w:p>
    <w:bookmarkEnd w:id="3"/>
    <w:p w14:paraId="2726A15E" w14:textId="77777777" w:rsidR="00475BB6" w:rsidRPr="006B24F0" w:rsidRDefault="006F78B7" w:rsidP="00E0118B">
      <w:pPr>
        <w:rPr>
          <w:rFonts w:ascii="Calibri Light" w:hAnsi="Calibri Light" w:cs="Arial"/>
        </w:rPr>
      </w:pPr>
      <w:r>
        <w:rPr>
          <w:rFonts w:ascii="Calibri Light" w:hAnsi="Calibri Light" w:cs="Arial"/>
        </w:rPr>
        <w:object w:dxaOrig="1513" w:dyaOrig="984" w14:anchorId="5053DC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38" o:title=""/>
          </v:shape>
          <o:OLEObject Type="Embed" ProgID="Excel.Sheet.12" ShapeID="_x0000_i1025" DrawAspect="Icon" ObjectID="_1591690612" r:id="rId39"/>
        </w:object>
      </w:r>
    </w:p>
    <w:sectPr w:rsidR="00475BB6" w:rsidRPr="006B24F0" w:rsidSect="006F41F2">
      <w:headerReference w:type="default" r:id="rId40"/>
      <w:footerReference w:type="default" r:id="rId41"/>
      <w:headerReference w:type="first" r:id="rId42"/>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BACB30" w14:textId="77777777" w:rsidR="001A1E61" w:rsidRDefault="001A1E61">
      <w:r>
        <w:separator/>
      </w:r>
    </w:p>
  </w:endnote>
  <w:endnote w:type="continuationSeparator" w:id="0">
    <w:p w14:paraId="2C48BF80" w14:textId="77777777" w:rsidR="001A1E61" w:rsidRDefault="001A1E61">
      <w:r>
        <w:continuationSeparator/>
      </w:r>
    </w:p>
  </w:endnote>
  <w:endnote w:type="continuationNotice" w:id="1">
    <w:p w14:paraId="3108260C" w14:textId="77777777" w:rsidR="001A1E61" w:rsidRDefault="001A1E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Calibri Light,Arial,MS Mincho">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C6809B" w14:textId="77777777" w:rsidR="001A29A2" w:rsidRPr="00E76680" w:rsidRDefault="001A29A2" w:rsidP="0033718C">
    <w:pPr>
      <w:pStyle w:val="Footer"/>
      <w:tabs>
        <w:tab w:val="clear" w:pos="8640"/>
        <w:tab w:val="right" w:pos="9214"/>
      </w:tabs>
      <w:jc w:val="right"/>
      <w:rPr>
        <w:rStyle w:val="PageNumber"/>
        <w:rFonts w:ascii="Calibri Light" w:hAnsi="Calibri Light"/>
      </w:rPr>
    </w:pPr>
    <w:r>
      <w:rPr>
        <w:noProof/>
      </w:rPr>
      <mc:AlternateContent>
        <mc:Choice Requires="wps">
          <w:drawing>
            <wp:anchor distT="0" distB="0" distL="114300" distR="114300" simplePos="0" relativeHeight="251658240" behindDoc="0" locked="0" layoutInCell="1" allowOverlap="1" wp14:anchorId="48AB1E4C" wp14:editId="67B61CA1">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67301F"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r>
    <w:r w:rsidRPr="00E76680">
      <w:rPr>
        <w:rFonts w:ascii="Calibri Light" w:hAnsi="Calibri Light"/>
      </w:rPr>
      <w:t xml:space="preserve">                        Page </w:t>
    </w:r>
    <w:r w:rsidRPr="00E76680">
      <w:rPr>
        <w:rStyle w:val="PageNumber"/>
        <w:rFonts w:ascii="Calibri Light" w:hAnsi="Calibri Light"/>
      </w:rPr>
      <w:fldChar w:fldCharType="begin"/>
    </w:r>
    <w:r w:rsidRPr="00E76680">
      <w:rPr>
        <w:rStyle w:val="PageNumber"/>
        <w:rFonts w:ascii="Calibri Light" w:hAnsi="Calibri Light"/>
      </w:rPr>
      <w:instrText xml:space="preserve"> PAGE </w:instrText>
    </w:r>
    <w:r w:rsidRPr="00E76680">
      <w:rPr>
        <w:rStyle w:val="PageNumber"/>
        <w:rFonts w:ascii="Calibri Light" w:hAnsi="Calibri Light"/>
      </w:rPr>
      <w:fldChar w:fldCharType="separate"/>
    </w:r>
    <w:r w:rsidR="00C664A1">
      <w:rPr>
        <w:rStyle w:val="PageNumber"/>
        <w:rFonts w:ascii="Calibri Light" w:hAnsi="Calibri Light"/>
        <w:noProof/>
      </w:rPr>
      <w:t>7</w:t>
    </w:r>
    <w:r w:rsidRPr="00E76680">
      <w:rPr>
        <w:rStyle w:val="PageNumber"/>
        <w:rFonts w:ascii="Calibri Light" w:hAnsi="Calibri Light"/>
      </w:rPr>
      <w:fldChar w:fldCharType="end"/>
    </w:r>
    <w:r w:rsidRPr="00E76680">
      <w:rPr>
        <w:rStyle w:val="PageNumber"/>
        <w:rFonts w:ascii="Calibri Light" w:hAnsi="Calibri Light"/>
      </w:rPr>
      <w:t xml:space="preserve"> of </w:t>
    </w:r>
    <w:r w:rsidRPr="00E76680">
      <w:rPr>
        <w:rStyle w:val="PageNumber"/>
        <w:rFonts w:ascii="Calibri Light" w:hAnsi="Calibri Light"/>
      </w:rPr>
      <w:fldChar w:fldCharType="begin"/>
    </w:r>
    <w:r w:rsidRPr="00E76680">
      <w:rPr>
        <w:rStyle w:val="PageNumber"/>
        <w:rFonts w:ascii="Calibri Light" w:hAnsi="Calibri Light"/>
      </w:rPr>
      <w:instrText xml:space="preserve"> NUMPAGES </w:instrText>
    </w:r>
    <w:r w:rsidRPr="00E76680">
      <w:rPr>
        <w:rStyle w:val="PageNumber"/>
        <w:rFonts w:ascii="Calibri Light" w:hAnsi="Calibri Light"/>
      </w:rPr>
      <w:fldChar w:fldCharType="separate"/>
    </w:r>
    <w:r w:rsidR="00C664A1">
      <w:rPr>
        <w:rStyle w:val="PageNumber"/>
        <w:rFonts w:ascii="Calibri Light" w:hAnsi="Calibri Light"/>
        <w:noProof/>
      </w:rPr>
      <w:t>81</w:t>
    </w:r>
    <w:r w:rsidRPr="00E76680">
      <w:rPr>
        <w:rStyle w:val="PageNumber"/>
        <w:rFonts w:ascii="Calibri Light" w:hAnsi="Calibri Light"/>
      </w:rPr>
      <w:fldChar w:fldCharType="end"/>
    </w:r>
    <w:r w:rsidRPr="00E76680">
      <w:rPr>
        <w:rStyle w:val="PageNumber"/>
        <w:rFonts w:ascii="Calibri Light" w:hAnsi="Calibri Light"/>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47690E" w14:textId="77777777" w:rsidR="001A1E61" w:rsidRDefault="001A1E61">
      <w:r>
        <w:separator/>
      </w:r>
    </w:p>
  </w:footnote>
  <w:footnote w:type="continuationSeparator" w:id="0">
    <w:p w14:paraId="42CDD70D" w14:textId="77777777" w:rsidR="001A1E61" w:rsidRDefault="001A1E61">
      <w:r>
        <w:continuationSeparator/>
      </w:r>
    </w:p>
  </w:footnote>
  <w:footnote w:type="continuationNotice" w:id="1">
    <w:p w14:paraId="74E71F35" w14:textId="77777777" w:rsidR="001A1E61" w:rsidRDefault="001A1E6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6480"/>
      <w:gridCol w:w="1710"/>
    </w:tblGrid>
    <w:tr w:rsidR="001A29A2" w14:paraId="7B2B604E" w14:textId="77777777" w:rsidTr="00B92D02">
      <w:tc>
        <w:tcPr>
          <w:tcW w:w="1710" w:type="dxa"/>
        </w:tcPr>
        <w:p w14:paraId="01D8DAAB" w14:textId="77777777" w:rsidR="001A29A2" w:rsidRDefault="001A29A2" w:rsidP="0049033B">
          <w:pPr>
            <w:pStyle w:val="Footer"/>
            <w:ind w:right="-108"/>
          </w:pPr>
          <w:r w:rsidRPr="00560135">
            <w:rPr>
              <w:noProof/>
            </w:rPr>
            <w:drawing>
              <wp:inline distT="0" distB="0" distL="0" distR="0" wp14:anchorId="6C1DD041" wp14:editId="4ECB4652">
                <wp:extent cx="878171" cy="241300"/>
                <wp:effectExtent l="0" t="0" r="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77499494" w14:textId="77777777" w:rsidR="001A29A2" w:rsidRPr="00777E49" w:rsidRDefault="001A29A2" w:rsidP="006F41F2">
          <w:pPr>
            <w:pStyle w:val="Footer"/>
            <w:ind w:right="-108"/>
            <w:jc w:val="center"/>
            <w:rPr>
              <w:rFonts w:ascii="Calibri Light" w:hAnsi="Calibri Light"/>
            </w:rPr>
          </w:pPr>
          <w:r>
            <w:rPr>
              <w:rFonts w:ascii="Calibri Light" w:hAnsi="Calibri Light"/>
            </w:rPr>
            <w:t>Mange Leads, Opportunities and Territories</w:t>
          </w:r>
        </w:p>
      </w:tc>
      <w:tc>
        <w:tcPr>
          <w:tcW w:w="1710" w:type="dxa"/>
        </w:tcPr>
        <w:p w14:paraId="5CD5F664" w14:textId="77777777" w:rsidR="001A29A2" w:rsidRPr="00B92D02" w:rsidRDefault="001A29A2" w:rsidP="006F41F2">
          <w:pPr>
            <w:pStyle w:val="Footer"/>
            <w:ind w:right="-108"/>
            <w:jc w:val="right"/>
            <w:rPr>
              <w:sz w:val="8"/>
            </w:rPr>
          </w:pPr>
        </w:p>
        <w:p w14:paraId="175A3837" w14:textId="77777777" w:rsidR="001A29A2" w:rsidRDefault="001A29A2" w:rsidP="006F41F2">
          <w:pPr>
            <w:pStyle w:val="Footer"/>
            <w:ind w:right="-108"/>
            <w:jc w:val="right"/>
          </w:pPr>
          <w:r w:rsidRPr="00456384">
            <w:rPr>
              <w:noProof/>
            </w:rPr>
            <w:drawing>
              <wp:inline distT="0" distB="0" distL="0" distR="0" wp14:anchorId="6755A99A" wp14:editId="5C5875C6">
                <wp:extent cx="850392" cy="137160"/>
                <wp:effectExtent l="0" t="0" r="6985" b="0"/>
                <wp:docPr id="50185" name="Picture 7" descr="HCL Logo">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14:paraId="4A1A97BB" w14:textId="77777777" w:rsidR="001A29A2" w:rsidRPr="00F20358" w:rsidRDefault="001A29A2" w:rsidP="00B92D02">
    <w:pPr>
      <w:pStyle w:val="Header"/>
      <w:tabs>
        <w:tab w:val="right" w:pos="95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0EA8BC" w14:textId="77777777" w:rsidR="001A29A2" w:rsidRDefault="001A29A2" w:rsidP="00F20358">
    <w:pPr>
      <w:pStyle w:val="Footer"/>
      <w:ind w:right="-108"/>
    </w:pPr>
    <w:r w:rsidRPr="00006038">
      <w:t xml:space="preserve"> </w:t>
    </w:r>
  </w:p>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640"/>
      <w:gridCol w:w="2894"/>
    </w:tblGrid>
    <w:tr w:rsidR="001A29A2" w14:paraId="5DE81859" w14:textId="77777777" w:rsidTr="00B92D02">
      <w:tc>
        <w:tcPr>
          <w:tcW w:w="2070" w:type="dxa"/>
        </w:tcPr>
        <w:p w14:paraId="4B6BDEEE" w14:textId="77777777" w:rsidR="001A29A2" w:rsidRDefault="001A29A2" w:rsidP="00B92D02">
          <w:pPr>
            <w:pStyle w:val="Footer"/>
            <w:ind w:right="-108"/>
          </w:pPr>
          <w:r w:rsidRPr="00560135">
            <w:rPr>
              <w:noProof/>
            </w:rPr>
            <w:drawing>
              <wp:inline distT="0" distB="0" distL="0" distR="0" wp14:anchorId="50753038" wp14:editId="3AC7A51E">
                <wp:extent cx="1993392" cy="548640"/>
                <wp:effectExtent l="0" t="0" r="6985" b="3810"/>
                <wp:docPr id="50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045437DE" w14:textId="77777777" w:rsidR="001A29A2" w:rsidRDefault="001A29A2" w:rsidP="00B92D02">
          <w:pPr>
            <w:pStyle w:val="Footer"/>
            <w:ind w:right="-108"/>
            <w:jc w:val="center"/>
          </w:pPr>
        </w:p>
      </w:tc>
      <w:tc>
        <w:tcPr>
          <w:tcW w:w="2070" w:type="dxa"/>
        </w:tcPr>
        <w:p w14:paraId="2DEFE63D" w14:textId="77777777" w:rsidR="001A29A2" w:rsidRPr="00B92D02" w:rsidRDefault="001A29A2" w:rsidP="00B92D02">
          <w:pPr>
            <w:pStyle w:val="Footer"/>
            <w:ind w:right="-108"/>
            <w:jc w:val="right"/>
            <w:rPr>
              <w:sz w:val="8"/>
            </w:rPr>
          </w:pPr>
        </w:p>
        <w:p w14:paraId="67607A8A" w14:textId="77777777" w:rsidR="001A29A2" w:rsidRDefault="001A29A2" w:rsidP="00B92D02">
          <w:pPr>
            <w:pStyle w:val="Footer"/>
            <w:ind w:right="-108"/>
            <w:jc w:val="right"/>
            <w:rPr>
              <w:sz w:val="32"/>
            </w:rPr>
          </w:pPr>
          <w:r w:rsidRPr="00456384">
            <w:rPr>
              <w:noProof/>
            </w:rPr>
            <w:drawing>
              <wp:inline distT="0" distB="0" distL="0" distR="0" wp14:anchorId="18164266" wp14:editId="28FDF602">
                <wp:extent cx="1700784" cy="274320"/>
                <wp:effectExtent l="0" t="0" r="0" b="0"/>
                <wp:docPr id="50187" name="Picture 7" descr="HCL Logo">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14:paraId="7B49EBCD" w14:textId="77777777" w:rsidR="001A29A2" w:rsidRDefault="001A29A2" w:rsidP="00B92D02">
          <w:pPr>
            <w:pStyle w:val="Footer"/>
            <w:ind w:right="-108"/>
            <w:jc w:val="right"/>
          </w:pPr>
        </w:p>
      </w:tc>
    </w:tr>
  </w:tbl>
  <w:p w14:paraId="2BFAF85B" w14:textId="77777777" w:rsidR="001A29A2" w:rsidRDefault="001A29A2" w:rsidP="00B92D02">
    <w:pPr>
      <w:pStyle w:val="Header"/>
      <w:tabs>
        <w:tab w:val="right" w:pos="95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E5D21"/>
    <w:multiLevelType w:val="hybridMultilevel"/>
    <w:tmpl w:val="1FAA244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655EE"/>
    <w:multiLevelType w:val="hybridMultilevel"/>
    <w:tmpl w:val="B486285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B3448C"/>
    <w:multiLevelType w:val="hybridMultilevel"/>
    <w:tmpl w:val="C64E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23B5E"/>
    <w:multiLevelType w:val="hybridMultilevel"/>
    <w:tmpl w:val="79D68138"/>
    <w:lvl w:ilvl="0" w:tplc="04090005">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5" w15:restartNumberingAfterBreak="0">
    <w:nsid w:val="0779641B"/>
    <w:multiLevelType w:val="hybridMultilevel"/>
    <w:tmpl w:val="5152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193DCE"/>
    <w:multiLevelType w:val="hybridMultilevel"/>
    <w:tmpl w:val="2134133A"/>
    <w:lvl w:ilvl="0" w:tplc="093CAB3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0AD4276C"/>
    <w:multiLevelType w:val="hybridMultilevel"/>
    <w:tmpl w:val="43B03A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12724769"/>
    <w:multiLevelType w:val="hybridMultilevel"/>
    <w:tmpl w:val="9380070C"/>
    <w:lvl w:ilvl="0" w:tplc="04090005">
      <w:start w:val="1"/>
      <w:numFmt w:val="bullet"/>
      <w:lvlText w:val=""/>
      <w:lvlJc w:val="left"/>
      <w:pPr>
        <w:ind w:left="720" w:hanging="360"/>
      </w:pPr>
      <w:rPr>
        <w:rFonts w:ascii="Wingdings" w:hAnsi="Wingdings" w:hint="default"/>
      </w:rPr>
    </w:lvl>
    <w:lvl w:ilvl="1" w:tplc="A1AE046C">
      <w:numFmt w:val="bullet"/>
      <w:lvlText w:val="•"/>
      <w:lvlJc w:val="left"/>
      <w:pPr>
        <w:ind w:left="1440" w:hanging="360"/>
      </w:pPr>
      <w:rPr>
        <w:rFonts w:ascii="Calibri Light" w:eastAsia="MS Mincho" w:hAnsi="Calibri Light"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771FBB"/>
    <w:multiLevelType w:val="hybridMultilevel"/>
    <w:tmpl w:val="FB020608"/>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13106F05"/>
    <w:multiLevelType w:val="hybridMultilevel"/>
    <w:tmpl w:val="6C381E32"/>
    <w:lvl w:ilvl="0" w:tplc="E5A0AE10">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0ED6DF4"/>
    <w:multiLevelType w:val="hybridMultilevel"/>
    <w:tmpl w:val="0684560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38265B3"/>
    <w:multiLevelType w:val="hybridMultilevel"/>
    <w:tmpl w:val="B6E2868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7928AC"/>
    <w:multiLevelType w:val="hybridMultilevel"/>
    <w:tmpl w:val="2B76D3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352EE1"/>
    <w:multiLevelType w:val="hybridMultilevel"/>
    <w:tmpl w:val="24424A8C"/>
    <w:lvl w:ilvl="0" w:tplc="04090005">
      <w:start w:val="1"/>
      <w:numFmt w:val="bullet"/>
      <w:lvlText w:val=""/>
      <w:lvlJc w:val="left"/>
      <w:pPr>
        <w:ind w:left="720" w:hanging="360"/>
      </w:pPr>
      <w:rPr>
        <w:rFonts w:ascii="Wingdings" w:hAnsi="Wingdings" w:hint="default"/>
      </w:rPr>
    </w:lvl>
    <w:lvl w:ilvl="1" w:tplc="3C74B310">
      <w:numFmt w:val="bullet"/>
      <w:lvlText w:val="•"/>
      <w:lvlJc w:val="left"/>
      <w:pPr>
        <w:ind w:left="1440" w:hanging="360"/>
      </w:pPr>
      <w:rPr>
        <w:rFonts w:ascii="Calibri Light" w:eastAsia="MS Mincho" w:hAnsi="Calibri Light"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95A1D"/>
    <w:multiLevelType w:val="hybridMultilevel"/>
    <w:tmpl w:val="BAEA2C9E"/>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3E04817"/>
    <w:multiLevelType w:val="hybridMultilevel"/>
    <w:tmpl w:val="23B6434A"/>
    <w:lvl w:ilvl="0" w:tplc="E216EFF8">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671557D"/>
    <w:multiLevelType w:val="hybridMultilevel"/>
    <w:tmpl w:val="D010AF5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38D9292E"/>
    <w:multiLevelType w:val="hybridMultilevel"/>
    <w:tmpl w:val="E4D42A3A"/>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91E70CA"/>
    <w:multiLevelType w:val="hybridMultilevel"/>
    <w:tmpl w:val="643CEF56"/>
    <w:lvl w:ilvl="0" w:tplc="76728F66">
      <w:start w:val="1"/>
      <w:numFmt w:val="bullet"/>
      <w:pStyle w:val="Heading2TextBulleted"/>
      <w:lvlText w:val=""/>
      <w:lvlJc w:val="left"/>
      <w:pPr>
        <w:tabs>
          <w:tab w:val="num" w:pos="2520"/>
        </w:tabs>
        <w:ind w:left="2520" w:hanging="360"/>
      </w:pPr>
      <w:rPr>
        <w:rFonts w:ascii="Symbol" w:hAnsi="Symbol" w:hint="default"/>
      </w:rPr>
    </w:lvl>
    <w:lvl w:ilvl="1" w:tplc="25E29A30">
      <w:start w:val="1"/>
      <w:numFmt w:val="lowerLetter"/>
      <w:lvlText w:val="%2."/>
      <w:lvlJc w:val="left"/>
      <w:pPr>
        <w:tabs>
          <w:tab w:val="num" w:pos="3600"/>
        </w:tabs>
        <w:ind w:left="3600" w:hanging="360"/>
      </w:pPr>
    </w:lvl>
    <w:lvl w:ilvl="2" w:tplc="92AA0ABE" w:tentative="1">
      <w:start w:val="1"/>
      <w:numFmt w:val="lowerRoman"/>
      <w:lvlText w:val="%3."/>
      <w:lvlJc w:val="right"/>
      <w:pPr>
        <w:tabs>
          <w:tab w:val="num" w:pos="4320"/>
        </w:tabs>
        <w:ind w:left="4320" w:hanging="180"/>
      </w:p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23" w15:restartNumberingAfterBreak="0">
    <w:nsid w:val="3B8D5C22"/>
    <w:multiLevelType w:val="hybridMultilevel"/>
    <w:tmpl w:val="7BFCD79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3E1C6B03"/>
    <w:multiLevelType w:val="hybridMultilevel"/>
    <w:tmpl w:val="5BA409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CA7D11"/>
    <w:multiLevelType w:val="hybridMultilevel"/>
    <w:tmpl w:val="3ECA43C0"/>
    <w:lvl w:ilvl="0" w:tplc="8B34AC52">
      <w:start w:val="1"/>
      <w:numFmt w:val="decimal"/>
      <w:lvlText w:val="%1)"/>
      <w:lvlJc w:val="left"/>
      <w:pPr>
        <w:ind w:left="2160" w:hanging="360"/>
      </w:pPr>
      <w:rPr>
        <w:rFonts w:hint="default"/>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46C12AAB"/>
    <w:multiLevelType w:val="hybridMultilevel"/>
    <w:tmpl w:val="232E13E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E83B8F"/>
    <w:multiLevelType w:val="hybridMultilevel"/>
    <w:tmpl w:val="6A56F7CC"/>
    <w:lvl w:ilvl="0" w:tplc="8AC6748E">
      <w:start w:val="1"/>
      <w:numFmt w:val="decimal"/>
      <w:lvlText w:val="%1."/>
      <w:lvlJc w:val="left"/>
      <w:pPr>
        <w:tabs>
          <w:tab w:val="num" w:pos="2160"/>
        </w:tabs>
        <w:ind w:left="2160" w:hanging="360"/>
      </w:pPr>
    </w:lvl>
    <w:lvl w:ilvl="1" w:tplc="04090019" w:tentative="1">
      <w:start w:val="1"/>
      <w:numFmt w:val="lowerLetter"/>
      <w:lvlText w:val="%2."/>
      <w:lvlJc w:val="left"/>
      <w:pPr>
        <w:tabs>
          <w:tab w:val="num" w:pos="5137"/>
        </w:tabs>
        <w:ind w:left="5137" w:hanging="360"/>
      </w:pPr>
    </w:lvl>
    <w:lvl w:ilvl="2" w:tplc="0409001B" w:tentative="1">
      <w:start w:val="1"/>
      <w:numFmt w:val="lowerRoman"/>
      <w:lvlText w:val="%3."/>
      <w:lvlJc w:val="right"/>
      <w:pPr>
        <w:tabs>
          <w:tab w:val="num" w:pos="5857"/>
        </w:tabs>
        <w:ind w:left="5857" w:hanging="180"/>
      </w:pPr>
    </w:lvl>
    <w:lvl w:ilvl="3" w:tplc="0409000F" w:tentative="1">
      <w:start w:val="1"/>
      <w:numFmt w:val="decimal"/>
      <w:lvlText w:val="%4."/>
      <w:lvlJc w:val="left"/>
      <w:pPr>
        <w:tabs>
          <w:tab w:val="num" w:pos="6577"/>
        </w:tabs>
        <w:ind w:left="6577" w:hanging="360"/>
      </w:pPr>
    </w:lvl>
    <w:lvl w:ilvl="4" w:tplc="04090019" w:tentative="1">
      <w:start w:val="1"/>
      <w:numFmt w:val="lowerLetter"/>
      <w:lvlText w:val="%5."/>
      <w:lvlJc w:val="left"/>
      <w:pPr>
        <w:tabs>
          <w:tab w:val="num" w:pos="7297"/>
        </w:tabs>
        <w:ind w:left="7297" w:hanging="360"/>
      </w:pPr>
    </w:lvl>
    <w:lvl w:ilvl="5" w:tplc="0409001B" w:tentative="1">
      <w:start w:val="1"/>
      <w:numFmt w:val="lowerRoman"/>
      <w:lvlText w:val="%6."/>
      <w:lvlJc w:val="right"/>
      <w:pPr>
        <w:tabs>
          <w:tab w:val="num" w:pos="8017"/>
        </w:tabs>
        <w:ind w:left="8017" w:hanging="180"/>
      </w:pPr>
    </w:lvl>
    <w:lvl w:ilvl="6" w:tplc="0409000F" w:tentative="1">
      <w:start w:val="1"/>
      <w:numFmt w:val="decimal"/>
      <w:lvlText w:val="%7."/>
      <w:lvlJc w:val="left"/>
      <w:pPr>
        <w:tabs>
          <w:tab w:val="num" w:pos="8737"/>
        </w:tabs>
        <w:ind w:left="8737" w:hanging="360"/>
      </w:pPr>
    </w:lvl>
    <w:lvl w:ilvl="7" w:tplc="04090019" w:tentative="1">
      <w:start w:val="1"/>
      <w:numFmt w:val="lowerLetter"/>
      <w:lvlText w:val="%8."/>
      <w:lvlJc w:val="left"/>
      <w:pPr>
        <w:tabs>
          <w:tab w:val="num" w:pos="9457"/>
        </w:tabs>
        <w:ind w:left="9457" w:hanging="360"/>
      </w:pPr>
    </w:lvl>
    <w:lvl w:ilvl="8" w:tplc="0409001B" w:tentative="1">
      <w:start w:val="1"/>
      <w:numFmt w:val="lowerRoman"/>
      <w:lvlText w:val="%9."/>
      <w:lvlJc w:val="right"/>
      <w:pPr>
        <w:tabs>
          <w:tab w:val="num" w:pos="10177"/>
        </w:tabs>
        <w:ind w:left="10177" w:hanging="180"/>
      </w:pPr>
    </w:lvl>
  </w:abstractNum>
  <w:abstractNum w:abstractNumId="28" w15:restartNumberingAfterBreak="0">
    <w:nsid w:val="4AFD1B9B"/>
    <w:multiLevelType w:val="hybridMultilevel"/>
    <w:tmpl w:val="08C24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847A93"/>
    <w:multiLevelType w:val="hybridMultilevel"/>
    <w:tmpl w:val="15581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FF5920"/>
    <w:multiLevelType w:val="hybridMultilevel"/>
    <w:tmpl w:val="E3386D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8947EF"/>
    <w:multiLevelType w:val="hybridMultilevel"/>
    <w:tmpl w:val="BFBC385E"/>
    <w:lvl w:ilvl="0" w:tplc="0807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2" w15:restartNumberingAfterBreak="0">
    <w:nsid w:val="5EA35EA9"/>
    <w:multiLevelType w:val="multilevel"/>
    <w:tmpl w:val="05B689B4"/>
    <w:lvl w:ilvl="0">
      <w:start w:val="1"/>
      <w:numFmt w:val="decimal"/>
      <w:pStyle w:val="Heading1"/>
      <w:lvlText w:val="%1"/>
      <w:lvlJc w:val="left"/>
      <w:pPr>
        <w:ind w:left="432" w:hanging="432"/>
      </w:pPr>
      <w:rPr>
        <w:rFonts w:hint="default"/>
      </w:rPr>
    </w:lvl>
    <w:lvl w:ilvl="1">
      <w:start w:val="1"/>
      <w:numFmt w:val="decimal"/>
      <w:lvlText w:val="%1.%2"/>
      <w:lvlJc w:val="left"/>
      <w:pPr>
        <w:ind w:left="936" w:hanging="576"/>
      </w:pPr>
      <w:rPr>
        <w:rFonts w:hint="default"/>
        <w:color w:val="auto"/>
      </w:rPr>
    </w:lvl>
    <w:lvl w:ilvl="2">
      <w:start w:val="1"/>
      <w:numFmt w:val="decimal"/>
      <w:lvlText w:val="%1.%2.%3"/>
      <w:lvlJc w:val="left"/>
      <w:pPr>
        <w:ind w:left="1260" w:hanging="720"/>
      </w:pPr>
      <w:rPr>
        <w:rFonts w:hint="default"/>
      </w:rPr>
    </w:lvl>
    <w:lvl w:ilvl="3">
      <w:start w:val="1"/>
      <w:numFmt w:val="decimal"/>
      <w:lvlText w:val="%1.%2.%3.%4"/>
      <w:lvlJc w:val="left"/>
      <w:pPr>
        <w:ind w:left="864" w:hanging="864"/>
      </w:pPr>
      <w:rPr>
        <w:rFonts w:hint="default"/>
        <w:color w:val="auto"/>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3810685"/>
    <w:multiLevelType w:val="hybridMultilevel"/>
    <w:tmpl w:val="6AE084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D65BB9"/>
    <w:multiLevelType w:val="hybridMultilevel"/>
    <w:tmpl w:val="3BCA245A"/>
    <w:lvl w:ilvl="0" w:tplc="06F8D8C0">
      <w:start w:val="1"/>
      <w:numFmt w:val="decimal"/>
      <w:lvlText w:val="%1)"/>
      <w:lvlJc w:val="left"/>
      <w:pPr>
        <w:ind w:left="2160" w:hanging="360"/>
      </w:pPr>
      <w:rPr>
        <w:rFonts w:hint="default"/>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691817FF"/>
    <w:multiLevelType w:val="hybridMultilevel"/>
    <w:tmpl w:val="72C2D59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6C9C7468"/>
    <w:multiLevelType w:val="hybridMultilevel"/>
    <w:tmpl w:val="1A94EC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38" w15:restartNumberingAfterBreak="0">
    <w:nsid w:val="6E2A171F"/>
    <w:multiLevelType w:val="hybridMultilevel"/>
    <w:tmpl w:val="7226905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1FA5B2E"/>
    <w:multiLevelType w:val="hybridMultilevel"/>
    <w:tmpl w:val="9DA699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5AB600B"/>
    <w:multiLevelType w:val="multilevel"/>
    <w:tmpl w:val="76787F0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9E63FC8"/>
    <w:multiLevelType w:val="hybridMultilevel"/>
    <w:tmpl w:val="3BEA0D94"/>
    <w:lvl w:ilvl="0" w:tplc="4D6A69FE">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0"/>
  </w:num>
  <w:num w:numId="3">
    <w:abstractNumId w:val="22"/>
  </w:num>
  <w:num w:numId="4">
    <w:abstractNumId w:val="4"/>
  </w:num>
  <w:num w:numId="5">
    <w:abstractNumId w:val="32"/>
  </w:num>
  <w:num w:numId="6">
    <w:abstractNumId w:val="27"/>
  </w:num>
  <w:num w:numId="7">
    <w:abstractNumId w:val="28"/>
  </w:num>
  <w:num w:numId="8">
    <w:abstractNumId w:val="37"/>
  </w:num>
  <w:num w:numId="9">
    <w:abstractNumId w:val="40"/>
  </w:num>
  <w:num w:numId="10">
    <w:abstractNumId w:val="12"/>
  </w:num>
  <w:num w:numId="11">
    <w:abstractNumId w:val="5"/>
  </w:num>
  <w:num w:numId="12">
    <w:abstractNumId w:val="32"/>
    <w:lvlOverride w:ilvl="0">
      <w:startOverride w:val="2"/>
    </w:lvlOverride>
    <w:lvlOverride w:ilvl="1">
      <w:startOverride w:val="1"/>
    </w:lvlOverride>
    <w:lvlOverride w:ilvl="2">
      <w:startOverride w:val="2"/>
    </w:lvlOverride>
  </w:num>
  <w:num w:numId="13">
    <w:abstractNumId w:val="18"/>
  </w:num>
  <w:num w:numId="14">
    <w:abstractNumId w:val="36"/>
  </w:num>
  <w:num w:numId="15">
    <w:abstractNumId w:val="31"/>
  </w:num>
  <w:num w:numId="16">
    <w:abstractNumId w:val="17"/>
  </w:num>
  <w:num w:numId="17">
    <w:abstractNumId w:val="21"/>
  </w:num>
  <w:num w:numId="18">
    <w:abstractNumId w:val="33"/>
  </w:num>
  <w:num w:numId="19">
    <w:abstractNumId w:val="13"/>
  </w:num>
  <w:num w:numId="20">
    <w:abstractNumId w:val="19"/>
  </w:num>
  <w:num w:numId="21">
    <w:abstractNumId w:val="23"/>
  </w:num>
  <w:num w:numId="22">
    <w:abstractNumId w:val="35"/>
  </w:num>
  <w:num w:numId="23">
    <w:abstractNumId w:val="3"/>
  </w:num>
  <w:num w:numId="24">
    <w:abstractNumId w:val="11"/>
  </w:num>
  <w:num w:numId="25">
    <w:abstractNumId w:val="6"/>
  </w:num>
  <w:num w:numId="26">
    <w:abstractNumId w:val="2"/>
  </w:num>
  <w:num w:numId="27">
    <w:abstractNumId w:val="9"/>
  </w:num>
  <w:num w:numId="28">
    <w:abstractNumId w:val="14"/>
  </w:num>
  <w:num w:numId="29">
    <w:abstractNumId w:val="0"/>
  </w:num>
  <w:num w:numId="30">
    <w:abstractNumId w:val="39"/>
  </w:num>
  <w:num w:numId="31">
    <w:abstractNumId w:val="1"/>
  </w:num>
  <w:num w:numId="32">
    <w:abstractNumId w:val="25"/>
  </w:num>
  <w:num w:numId="33">
    <w:abstractNumId w:val="34"/>
  </w:num>
  <w:num w:numId="34">
    <w:abstractNumId w:val="29"/>
  </w:num>
  <w:num w:numId="35">
    <w:abstractNumId w:val="41"/>
  </w:num>
  <w:num w:numId="36">
    <w:abstractNumId w:val="24"/>
  </w:num>
  <w:num w:numId="37">
    <w:abstractNumId w:val="15"/>
  </w:num>
  <w:num w:numId="38">
    <w:abstractNumId w:val="16"/>
  </w:num>
  <w:num w:numId="39">
    <w:abstractNumId w:val="26"/>
  </w:num>
  <w:num w:numId="40">
    <w:abstractNumId w:val="32"/>
    <w:lvlOverride w:ilvl="0">
      <w:startOverride w:val="2"/>
    </w:lvlOverride>
    <w:lvlOverride w:ilvl="1">
      <w:startOverride w:val="8"/>
    </w:lvlOverride>
    <w:lvlOverride w:ilvl="2">
      <w:startOverride w:val="2"/>
    </w:lvlOverride>
    <w:lvlOverride w:ilvl="3">
      <w:startOverride w:val="1"/>
    </w:lvlOverride>
  </w:num>
  <w:num w:numId="41">
    <w:abstractNumId w:val="10"/>
  </w:num>
  <w:num w:numId="42">
    <w:abstractNumId w:val="32"/>
    <w:lvlOverride w:ilvl="0">
      <w:startOverride w:val="4"/>
    </w:lvlOverride>
    <w:lvlOverride w:ilvl="1">
      <w:startOverride w:val="1"/>
    </w:lvlOverride>
  </w:num>
  <w:num w:numId="43">
    <w:abstractNumId w:val="32"/>
    <w:lvlOverride w:ilvl="0">
      <w:startOverride w:val="4"/>
    </w:lvlOverride>
    <w:lvlOverride w:ilvl="1">
      <w:startOverride w:val="1"/>
    </w:lvlOverride>
  </w:num>
  <w:num w:numId="44">
    <w:abstractNumId w:val="32"/>
    <w:lvlOverride w:ilvl="0">
      <w:startOverride w:val="4"/>
    </w:lvlOverride>
    <w:lvlOverride w:ilvl="1">
      <w:startOverride w:val="1"/>
    </w:lvlOverride>
  </w:num>
  <w:num w:numId="45">
    <w:abstractNumId w:val="32"/>
    <w:lvlOverride w:ilvl="0">
      <w:startOverride w:val="4"/>
    </w:lvlOverride>
    <w:lvlOverride w:ilvl="1">
      <w:startOverride w:val="1"/>
    </w:lvlOverride>
  </w:num>
  <w:num w:numId="46">
    <w:abstractNumId w:val="32"/>
    <w:lvlOverride w:ilvl="0">
      <w:startOverride w:val="4"/>
    </w:lvlOverride>
  </w:num>
  <w:num w:numId="47">
    <w:abstractNumId w:val="30"/>
  </w:num>
  <w:num w:numId="48">
    <w:abstractNumId w:val="38"/>
  </w:num>
  <w:num w:numId="49">
    <w:abstractNumId w:val="7"/>
  </w:num>
  <w:numIdMacAtCleanup w:val="2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aveen Kuchikulla">
    <w15:presenceInfo w15:providerId="AD" w15:userId="S-1-5-21-2559334742-469970549-2024990295-2835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91A"/>
    <w:rsid w:val="000003D7"/>
    <w:rsid w:val="000003DB"/>
    <w:rsid w:val="000013CC"/>
    <w:rsid w:val="000017B0"/>
    <w:rsid w:val="00001A8C"/>
    <w:rsid w:val="00001F64"/>
    <w:rsid w:val="00002B79"/>
    <w:rsid w:val="00003582"/>
    <w:rsid w:val="00003971"/>
    <w:rsid w:val="00004781"/>
    <w:rsid w:val="00004E15"/>
    <w:rsid w:val="000057CD"/>
    <w:rsid w:val="00006038"/>
    <w:rsid w:val="000062BF"/>
    <w:rsid w:val="00006D9D"/>
    <w:rsid w:val="00006F01"/>
    <w:rsid w:val="000102B2"/>
    <w:rsid w:val="00010907"/>
    <w:rsid w:val="000109F6"/>
    <w:rsid w:val="0001271C"/>
    <w:rsid w:val="000128BC"/>
    <w:rsid w:val="00014DAD"/>
    <w:rsid w:val="0001582F"/>
    <w:rsid w:val="00015CC9"/>
    <w:rsid w:val="00017173"/>
    <w:rsid w:val="00017711"/>
    <w:rsid w:val="000178ED"/>
    <w:rsid w:val="00020925"/>
    <w:rsid w:val="00020A6C"/>
    <w:rsid w:val="00020B88"/>
    <w:rsid w:val="00020BF1"/>
    <w:rsid w:val="000216AC"/>
    <w:rsid w:val="000216D9"/>
    <w:rsid w:val="00021F8D"/>
    <w:rsid w:val="000220D0"/>
    <w:rsid w:val="00022576"/>
    <w:rsid w:val="0002276C"/>
    <w:rsid w:val="0002326D"/>
    <w:rsid w:val="00023544"/>
    <w:rsid w:val="000238F1"/>
    <w:rsid w:val="00023EA4"/>
    <w:rsid w:val="00025613"/>
    <w:rsid w:val="000256FC"/>
    <w:rsid w:val="00026461"/>
    <w:rsid w:val="00026A00"/>
    <w:rsid w:val="00026D3E"/>
    <w:rsid w:val="00027616"/>
    <w:rsid w:val="00027A82"/>
    <w:rsid w:val="00027D8C"/>
    <w:rsid w:val="00027E24"/>
    <w:rsid w:val="00027E2A"/>
    <w:rsid w:val="000301BE"/>
    <w:rsid w:val="00030271"/>
    <w:rsid w:val="000303F0"/>
    <w:rsid w:val="0003060B"/>
    <w:rsid w:val="00030B29"/>
    <w:rsid w:val="00031134"/>
    <w:rsid w:val="000311CE"/>
    <w:rsid w:val="00032177"/>
    <w:rsid w:val="000322D1"/>
    <w:rsid w:val="000323C3"/>
    <w:rsid w:val="00033D47"/>
    <w:rsid w:val="000346BD"/>
    <w:rsid w:val="00034A0E"/>
    <w:rsid w:val="00035CDE"/>
    <w:rsid w:val="00037AEF"/>
    <w:rsid w:val="00040B93"/>
    <w:rsid w:val="00041694"/>
    <w:rsid w:val="00041D42"/>
    <w:rsid w:val="00041F52"/>
    <w:rsid w:val="0004351B"/>
    <w:rsid w:val="00043E26"/>
    <w:rsid w:val="000441A4"/>
    <w:rsid w:val="000444A4"/>
    <w:rsid w:val="00044697"/>
    <w:rsid w:val="00044D13"/>
    <w:rsid w:val="00044FE4"/>
    <w:rsid w:val="000457AB"/>
    <w:rsid w:val="000458DA"/>
    <w:rsid w:val="00045B0C"/>
    <w:rsid w:val="00045F9B"/>
    <w:rsid w:val="000468C2"/>
    <w:rsid w:val="00047626"/>
    <w:rsid w:val="000501EF"/>
    <w:rsid w:val="0005054A"/>
    <w:rsid w:val="00051D82"/>
    <w:rsid w:val="000522EC"/>
    <w:rsid w:val="00052ED5"/>
    <w:rsid w:val="000530B2"/>
    <w:rsid w:val="000533AC"/>
    <w:rsid w:val="000535F7"/>
    <w:rsid w:val="00053F3F"/>
    <w:rsid w:val="00054364"/>
    <w:rsid w:val="00054810"/>
    <w:rsid w:val="000552E4"/>
    <w:rsid w:val="00055503"/>
    <w:rsid w:val="00055A75"/>
    <w:rsid w:val="00055AE8"/>
    <w:rsid w:val="00055DF3"/>
    <w:rsid w:val="000561E9"/>
    <w:rsid w:val="00056CE6"/>
    <w:rsid w:val="00057238"/>
    <w:rsid w:val="0005761C"/>
    <w:rsid w:val="0005764E"/>
    <w:rsid w:val="00060FD8"/>
    <w:rsid w:val="00061117"/>
    <w:rsid w:val="0006132A"/>
    <w:rsid w:val="0006136E"/>
    <w:rsid w:val="00062465"/>
    <w:rsid w:val="00063727"/>
    <w:rsid w:val="00063B1F"/>
    <w:rsid w:val="00063C7C"/>
    <w:rsid w:val="00063F6E"/>
    <w:rsid w:val="00063FDB"/>
    <w:rsid w:val="000658E6"/>
    <w:rsid w:val="00065B2E"/>
    <w:rsid w:val="00066395"/>
    <w:rsid w:val="00066862"/>
    <w:rsid w:val="0006698D"/>
    <w:rsid w:val="00067733"/>
    <w:rsid w:val="000677C1"/>
    <w:rsid w:val="00067C26"/>
    <w:rsid w:val="00067EC0"/>
    <w:rsid w:val="000701B4"/>
    <w:rsid w:val="000715B1"/>
    <w:rsid w:val="00071A96"/>
    <w:rsid w:val="00071CB3"/>
    <w:rsid w:val="0007262A"/>
    <w:rsid w:val="000729AB"/>
    <w:rsid w:val="000735C1"/>
    <w:rsid w:val="0007361F"/>
    <w:rsid w:val="00073B93"/>
    <w:rsid w:val="00073E87"/>
    <w:rsid w:val="00074415"/>
    <w:rsid w:val="0007457C"/>
    <w:rsid w:val="000749AC"/>
    <w:rsid w:val="00075113"/>
    <w:rsid w:val="0007541D"/>
    <w:rsid w:val="000762A5"/>
    <w:rsid w:val="000763D2"/>
    <w:rsid w:val="00076D71"/>
    <w:rsid w:val="00077273"/>
    <w:rsid w:val="000773DA"/>
    <w:rsid w:val="00077869"/>
    <w:rsid w:val="00082164"/>
    <w:rsid w:val="00082423"/>
    <w:rsid w:val="000824EE"/>
    <w:rsid w:val="000825A3"/>
    <w:rsid w:val="000829F4"/>
    <w:rsid w:val="00082B7D"/>
    <w:rsid w:val="00083908"/>
    <w:rsid w:val="00083A04"/>
    <w:rsid w:val="00083D6D"/>
    <w:rsid w:val="00083F4A"/>
    <w:rsid w:val="000842B3"/>
    <w:rsid w:val="00084973"/>
    <w:rsid w:val="00084977"/>
    <w:rsid w:val="00084E11"/>
    <w:rsid w:val="000854E3"/>
    <w:rsid w:val="00085528"/>
    <w:rsid w:val="00085C72"/>
    <w:rsid w:val="00085FBF"/>
    <w:rsid w:val="00086A87"/>
    <w:rsid w:val="0008787A"/>
    <w:rsid w:val="000878C2"/>
    <w:rsid w:val="00087CE0"/>
    <w:rsid w:val="00087E11"/>
    <w:rsid w:val="000900F0"/>
    <w:rsid w:val="00090356"/>
    <w:rsid w:val="000909F1"/>
    <w:rsid w:val="0009154E"/>
    <w:rsid w:val="00091BDB"/>
    <w:rsid w:val="000920F2"/>
    <w:rsid w:val="00092572"/>
    <w:rsid w:val="00092C70"/>
    <w:rsid w:val="00093C2E"/>
    <w:rsid w:val="00093E67"/>
    <w:rsid w:val="0009423A"/>
    <w:rsid w:val="00094469"/>
    <w:rsid w:val="00094490"/>
    <w:rsid w:val="000944A6"/>
    <w:rsid w:val="000956AC"/>
    <w:rsid w:val="0009570F"/>
    <w:rsid w:val="0009637A"/>
    <w:rsid w:val="000963DF"/>
    <w:rsid w:val="00096CFE"/>
    <w:rsid w:val="000972A7"/>
    <w:rsid w:val="000972D0"/>
    <w:rsid w:val="00097C8B"/>
    <w:rsid w:val="000A0442"/>
    <w:rsid w:val="000A0841"/>
    <w:rsid w:val="000A0E7C"/>
    <w:rsid w:val="000A0F46"/>
    <w:rsid w:val="000A2435"/>
    <w:rsid w:val="000A2B3F"/>
    <w:rsid w:val="000A36E7"/>
    <w:rsid w:val="000A4286"/>
    <w:rsid w:val="000A460B"/>
    <w:rsid w:val="000A4630"/>
    <w:rsid w:val="000A5A07"/>
    <w:rsid w:val="000A637B"/>
    <w:rsid w:val="000A6441"/>
    <w:rsid w:val="000A6712"/>
    <w:rsid w:val="000B10CA"/>
    <w:rsid w:val="000B1EA6"/>
    <w:rsid w:val="000B1F21"/>
    <w:rsid w:val="000B24F2"/>
    <w:rsid w:val="000B303D"/>
    <w:rsid w:val="000B318E"/>
    <w:rsid w:val="000B3202"/>
    <w:rsid w:val="000B37DB"/>
    <w:rsid w:val="000B42F6"/>
    <w:rsid w:val="000B4985"/>
    <w:rsid w:val="000B4A1B"/>
    <w:rsid w:val="000B549B"/>
    <w:rsid w:val="000B59A2"/>
    <w:rsid w:val="000B7F4C"/>
    <w:rsid w:val="000C00A7"/>
    <w:rsid w:val="000C06F5"/>
    <w:rsid w:val="000C1378"/>
    <w:rsid w:val="000C1A93"/>
    <w:rsid w:val="000C23E3"/>
    <w:rsid w:val="000C29F3"/>
    <w:rsid w:val="000C3994"/>
    <w:rsid w:val="000C502F"/>
    <w:rsid w:val="000C50DA"/>
    <w:rsid w:val="000C5EC1"/>
    <w:rsid w:val="000C5EE5"/>
    <w:rsid w:val="000C67D4"/>
    <w:rsid w:val="000C6CAB"/>
    <w:rsid w:val="000C72AB"/>
    <w:rsid w:val="000D03BC"/>
    <w:rsid w:val="000D1178"/>
    <w:rsid w:val="000D15DF"/>
    <w:rsid w:val="000D1FA7"/>
    <w:rsid w:val="000D2034"/>
    <w:rsid w:val="000D20F1"/>
    <w:rsid w:val="000D21B2"/>
    <w:rsid w:val="000D2703"/>
    <w:rsid w:val="000D3998"/>
    <w:rsid w:val="000D39C7"/>
    <w:rsid w:val="000D3DC8"/>
    <w:rsid w:val="000D3F66"/>
    <w:rsid w:val="000D44D6"/>
    <w:rsid w:val="000D500A"/>
    <w:rsid w:val="000D561C"/>
    <w:rsid w:val="000D6D2C"/>
    <w:rsid w:val="000D715A"/>
    <w:rsid w:val="000D72F1"/>
    <w:rsid w:val="000D734A"/>
    <w:rsid w:val="000D78AA"/>
    <w:rsid w:val="000D7C2B"/>
    <w:rsid w:val="000E07F5"/>
    <w:rsid w:val="000E166C"/>
    <w:rsid w:val="000E1C61"/>
    <w:rsid w:val="000E1E6B"/>
    <w:rsid w:val="000E2749"/>
    <w:rsid w:val="000E2AB5"/>
    <w:rsid w:val="000E3084"/>
    <w:rsid w:val="000E3283"/>
    <w:rsid w:val="000E3FF1"/>
    <w:rsid w:val="000E47D5"/>
    <w:rsid w:val="000E5792"/>
    <w:rsid w:val="000E5E8A"/>
    <w:rsid w:val="000E6897"/>
    <w:rsid w:val="000E6B94"/>
    <w:rsid w:val="000E6D95"/>
    <w:rsid w:val="000F029A"/>
    <w:rsid w:val="000F02B8"/>
    <w:rsid w:val="000F04FC"/>
    <w:rsid w:val="000F0B1B"/>
    <w:rsid w:val="000F1011"/>
    <w:rsid w:val="000F28D5"/>
    <w:rsid w:val="000F2995"/>
    <w:rsid w:val="000F2A22"/>
    <w:rsid w:val="000F3363"/>
    <w:rsid w:val="000F3E29"/>
    <w:rsid w:val="000F4356"/>
    <w:rsid w:val="000F45E7"/>
    <w:rsid w:val="000F4738"/>
    <w:rsid w:val="000F48E4"/>
    <w:rsid w:val="000F4948"/>
    <w:rsid w:val="000F4FCF"/>
    <w:rsid w:val="000F574F"/>
    <w:rsid w:val="000F5A94"/>
    <w:rsid w:val="000F64E4"/>
    <w:rsid w:val="000F666B"/>
    <w:rsid w:val="000F68EF"/>
    <w:rsid w:val="000F740F"/>
    <w:rsid w:val="000F7473"/>
    <w:rsid w:val="000F7630"/>
    <w:rsid w:val="00100C3C"/>
    <w:rsid w:val="0010123A"/>
    <w:rsid w:val="00102207"/>
    <w:rsid w:val="001028B4"/>
    <w:rsid w:val="001031DB"/>
    <w:rsid w:val="001031DD"/>
    <w:rsid w:val="00103338"/>
    <w:rsid w:val="00103F01"/>
    <w:rsid w:val="00104626"/>
    <w:rsid w:val="00104B9A"/>
    <w:rsid w:val="00104C6E"/>
    <w:rsid w:val="001053D5"/>
    <w:rsid w:val="00105818"/>
    <w:rsid w:val="00105CCE"/>
    <w:rsid w:val="00105E1F"/>
    <w:rsid w:val="00105F9E"/>
    <w:rsid w:val="00106070"/>
    <w:rsid w:val="001064F0"/>
    <w:rsid w:val="00106711"/>
    <w:rsid w:val="00106C59"/>
    <w:rsid w:val="0010739F"/>
    <w:rsid w:val="00107A9A"/>
    <w:rsid w:val="00107AFB"/>
    <w:rsid w:val="00107C4F"/>
    <w:rsid w:val="001101C6"/>
    <w:rsid w:val="00110956"/>
    <w:rsid w:val="001109B6"/>
    <w:rsid w:val="00110BC1"/>
    <w:rsid w:val="0011136F"/>
    <w:rsid w:val="00112665"/>
    <w:rsid w:val="001134A0"/>
    <w:rsid w:val="00113845"/>
    <w:rsid w:val="00113D93"/>
    <w:rsid w:val="00114484"/>
    <w:rsid w:val="00114C19"/>
    <w:rsid w:val="00116978"/>
    <w:rsid w:val="001171D5"/>
    <w:rsid w:val="001174C7"/>
    <w:rsid w:val="0011797D"/>
    <w:rsid w:val="00117AE7"/>
    <w:rsid w:val="0012032A"/>
    <w:rsid w:val="00120EC7"/>
    <w:rsid w:val="001217B1"/>
    <w:rsid w:val="00122F63"/>
    <w:rsid w:val="00122FF2"/>
    <w:rsid w:val="00123995"/>
    <w:rsid w:val="00123AD0"/>
    <w:rsid w:val="00123F4C"/>
    <w:rsid w:val="001246D7"/>
    <w:rsid w:val="00125487"/>
    <w:rsid w:val="0012573F"/>
    <w:rsid w:val="0012575C"/>
    <w:rsid w:val="00125A09"/>
    <w:rsid w:val="001260B1"/>
    <w:rsid w:val="0012622A"/>
    <w:rsid w:val="001263C1"/>
    <w:rsid w:val="00126555"/>
    <w:rsid w:val="001265D2"/>
    <w:rsid w:val="00126924"/>
    <w:rsid w:val="0012697D"/>
    <w:rsid w:val="00127CE4"/>
    <w:rsid w:val="00130AB5"/>
    <w:rsid w:val="0013204A"/>
    <w:rsid w:val="0013234F"/>
    <w:rsid w:val="001331BA"/>
    <w:rsid w:val="0013341F"/>
    <w:rsid w:val="00134902"/>
    <w:rsid w:val="001350D8"/>
    <w:rsid w:val="00135725"/>
    <w:rsid w:val="00135959"/>
    <w:rsid w:val="001368B5"/>
    <w:rsid w:val="00136991"/>
    <w:rsid w:val="001369CD"/>
    <w:rsid w:val="00136D98"/>
    <w:rsid w:val="001370F9"/>
    <w:rsid w:val="00137234"/>
    <w:rsid w:val="001375DC"/>
    <w:rsid w:val="001376E2"/>
    <w:rsid w:val="0014037C"/>
    <w:rsid w:val="00140A9F"/>
    <w:rsid w:val="00140CA4"/>
    <w:rsid w:val="00140E22"/>
    <w:rsid w:val="001411CF"/>
    <w:rsid w:val="0014125B"/>
    <w:rsid w:val="00141A27"/>
    <w:rsid w:val="00141B9E"/>
    <w:rsid w:val="00141C97"/>
    <w:rsid w:val="001420EF"/>
    <w:rsid w:val="00142E9C"/>
    <w:rsid w:val="00144663"/>
    <w:rsid w:val="001447A8"/>
    <w:rsid w:val="00144D46"/>
    <w:rsid w:val="00144E5F"/>
    <w:rsid w:val="00145844"/>
    <w:rsid w:val="0014587C"/>
    <w:rsid w:val="00145F89"/>
    <w:rsid w:val="00146827"/>
    <w:rsid w:val="00146984"/>
    <w:rsid w:val="001475DB"/>
    <w:rsid w:val="00147844"/>
    <w:rsid w:val="00150010"/>
    <w:rsid w:val="0015096B"/>
    <w:rsid w:val="00150E0C"/>
    <w:rsid w:val="00150E14"/>
    <w:rsid w:val="00150F96"/>
    <w:rsid w:val="00151CFF"/>
    <w:rsid w:val="00151E57"/>
    <w:rsid w:val="001525DD"/>
    <w:rsid w:val="00152C0E"/>
    <w:rsid w:val="00152F9A"/>
    <w:rsid w:val="00153D78"/>
    <w:rsid w:val="0015433F"/>
    <w:rsid w:val="00154707"/>
    <w:rsid w:val="001552CF"/>
    <w:rsid w:val="00155BB6"/>
    <w:rsid w:val="00156A37"/>
    <w:rsid w:val="00156D5C"/>
    <w:rsid w:val="00160280"/>
    <w:rsid w:val="0016054D"/>
    <w:rsid w:val="001607B9"/>
    <w:rsid w:val="00160CB0"/>
    <w:rsid w:val="00160E39"/>
    <w:rsid w:val="00160E9B"/>
    <w:rsid w:val="001617C5"/>
    <w:rsid w:val="001618A5"/>
    <w:rsid w:val="00161CA5"/>
    <w:rsid w:val="00161D66"/>
    <w:rsid w:val="00162320"/>
    <w:rsid w:val="00163DEB"/>
    <w:rsid w:val="001640E4"/>
    <w:rsid w:val="00164393"/>
    <w:rsid w:val="0016449E"/>
    <w:rsid w:val="00164A1A"/>
    <w:rsid w:val="00165220"/>
    <w:rsid w:val="00165D26"/>
    <w:rsid w:val="00166325"/>
    <w:rsid w:val="001666F8"/>
    <w:rsid w:val="00167619"/>
    <w:rsid w:val="00167F8C"/>
    <w:rsid w:val="001700CF"/>
    <w:rsid w:val="00170B02"/>
    <w:rsid w:val="00171186"/>
    <w:rsid w:val="001713C9"/>
    <w:rsid w:val="00171820"/>
    <w:rsid w:val="0017224C"/>
    <w:rsid w:val="0017283B"/>
    <w:rsid w:val="00172ACC"/>
    <w:rsid w:val="00172EB3"/>
    <w:rsid w:val="00173046"/>
    <w:rsid w:val="001730EB"/>
    <w:rsid w:val="0017374D"/>
    <w:rsid w:val="00173B47"/>
    <w:rsid w:val="00174614"/>
    <w:rsid w:val="00174785"/>
    <w:rsid w:val="00174AF6"/>
    <w:rsid w:val="00175770"/>
    <w:rsid w:val="00175C7D"/>
    <w:rsid w:val="00175D12"/>
    <w:rsid w:val="001774C0"/>
    <w:rsid w:val="0017775A"/>
    <w:rsid w:val="00177922"/>
    <w:rsid w:val="00177A33"/>
    <w:rsid w:val="00177E3D"/>
    <w:rsid w:val="00177E7E"/>
    <w:rsid w:val="00177F0E"/>
    <w:rsid w:val="00181278"/>
    <w:rsid w:val="00181E4B"/>
    <w:rsid w:val="00182CFE"/>
    <w:rsid w:val="001830B7"/>
    <w:rsid w:val="00183A6A"/>
    <w:rsid w:val="00184319"/>
    <w:rsid w:val="00184888"/>
    <w:rsid w:val="00184D26"/>
    <w:rsid w:val="001850F2"/>
    <w:rsid w:val="001860E0"/>
    <w:rsid w:val="0018699A"/>
    <w:rsid w:val="00186B58"/>
    <w:rsid w:val="00186D26"/>
    <w:rsid w:val="00187CB8"/>
    <w:rsid w:val="00190511"/>
    <w:rsid w:val="00190D79"/>
    <w:rsid w:val="001911A1"/>
    <w:rsid w:val="001921A4"/>
    <w:rsid w:val="00192F78"/>
    <w:rsid w:val="001938F3"/>
    <w:rsid w:val="00193BCB"/>
    <w:rsid w:val="001945F3"/>
    <w:rsid w:val="00194B50"/>
    <w:rsid w:val="00196220"/>
    <w:rsid w:val="0019698B"/>
    <w:rsid w:val="00196FA3"/>
    <w:rsid w:val="0019722B"/>
    <w:rsid w:val="0019769A"/>
    <w:rsid w:val="00197990"/>
    <w:rsid w:val="00197A0B"/>
    <w:rsid w:val="001A04BA"/>
    <w:rsid w:val="001A075A"/>
    <w:rsid w:val="001A0BA8"/>
    <w:rsid w:val="001A11F6"/>
    <w:rsid w:val="001A12F8"/>
    <w:rsid w:val="001A1E61"/>
    <w:rsid w:val="001A22A5"/>
    <w:rsid w:val="001A29A2"/>
    <w:rsid w:val="001A2ACB"/>
    <w:rsid w:val="001A2B61"/>
    <w:rsid w:val="001A2BA9"/>
    <w:rsid w:val="001A2CD0"/>
    <w:rsid w:val="001A31DF"/>
    <w:rsid w:val="001A3717"/>
    <w:rsid w:val="001A39E0"/>
    <w:rsid w:val="001A449F"/>
    <w:rsid w:val="001A4ABF"/>
    <w:rsid w:val="001A4F5F"/>
    <w:rsid w:val="001A5455"/>
    <w:rsid w:val="001B0D0B"/>
    <w:rsid w:val="001B0DDE"/>
    <w:rsid w:val="001B0FC8"/>
    <w:rsid w:val="001B10EB"/>
    <w:rsid w:val="001B14C3"/>
    <w:rsid w:val="001B16B6"/>
    <w:rsid w:val="001B197E"/>
    <w:rsid w:val="001B1BDE"/>
    <w:rsid w:val="001B2313"/>
    <w:rsid w:val="001B23CD"/>
    <w:rsid w:val="001B2455"/>
    <w:rsid w:val="001B2B70"/>
    <w:rsid w:val="001B2BF4"/>
    <w:rsid w:val="001B35B6"/>
    <w:rsid w:val="001B35C8"/>
    <w:rsid w:val="001B387B"/>
    <w:rsid w:val="001B3A80"/>
    <w:rsid w:val="001B44A8"/>
    <w:rsid w:val="001B5522"/>
    <w:rsid w:val="001B713E"/>
    <w:rsid w:val="001B767C"/>
    <w:rsid w:val="001B7823"/>
    <w:rsid w:val="001B7A22"/>
    <w:rsid w:val="001B7CD6"/>
    <w:rsid w:val="001C011C"/>
    <w:rsid w:val="001C2422"/>
    <w:rsid w:val="001C2589"/>
    <w:rsid w:val="001C2C4B"/>
    <w:rsid w:val="001C2F2A"/>
    <w:rsid w:val="001C34E5"/>
    <w:rsid w:val="001C3E90"/>
    <w:rsid w:val="001C43FF"/>
    <w:rsid w:val="001C46B7"/>
    <w:rsid w:val="001C49A8"/>
    <w:rsid w:val="001C4ADF"/>
    <w:rsid w:val="001C4C43"/>
    <w:rsid w:val="001C59EF"/>
    <w:rsid w:val="001C5A50"/>
    <w:rsid w:val="001C5DAB"/>
    <w:rsid w:val="001C5F1E"/>
    <w:rsid w:val="001C5F67"/>
    <w:rsid w:val="001C6274"/>
    <w:rsid w:val="001C6846"/>
    <w:rsid w:val="001C7421"/>
    <w:rsid w:val="001D0A04"/>
    <w:rsid w:val="001D0BC3"/>
    <w:rsid w:val="001D0F9D"/>
    <w:rsid w:val="001D164F"/>
    <w:rsid w:val="001D173C"/>
    <w:rsid w:val="001D1884"/>
    <w:rsid w:val="001D2830"/>
    <w:rsid w:val="001D3211"/>
    <w:rsid w:val="001D4212"/>
    <w:rsid w:val="001D4812"/>
    <w:rsid w:val="001D4A4F"/>
    <w:rsid w:val="001D4C79"/>
    <w:rsid w:val="001D4EDC"/>
    <w:rsid w:val="001D522B"/>
    <w:rsid w:val="001D5296"/>
    <w:rsid w:val="001D5C03"/>
    <w:rsid w:val="001D6039"/>
    <w:rsid w:val="001D6051"/>
    <w:rsid w:val="001D690F"/>
    <w:rsid w:val="001D6C63"/>
    <w:rsid w:val="001D7E6F"/>
    <w:rsid w:val="001D7F65"/>
    <w:rsid w:val="001E1582"/>
    <w:rsid w:val="001E1E34"/>
    <w:rsid w:val="001E2242"/>
    <w:rsid w:val="001E2323"/>
    <w:rsid w:val="001E27B0"/>
    <w:rsid w:val="001E3A03"/>
    <w:rsid w:val="001E46D7"/>
    <w:rsid w:val="001E4E33"/>
    <w:rsid w:val="001E4E73"/>
    <w:rsid w:val="001E52D7"/>
    <w:rsid w:val="001E5986"/>
    <w:rsid w:val="001E5D90"/>
    <w:rsid w:val="001E70C9"/>
    <w:rsid w:val="001F0308"/>
    <w:rsid w:val="001F03C3"/>
    <w:rsid w:val="001F1077"/>
    <w:rsid w:val="001F107F"/>
    <w:rsid w:val="001F185C"/>
    <w:rsid w:val="001F32EF"/>
    <w:rsid w:val="001F3BCA"/>
    <w:rsid w:val="001F4C1C"/>
    <w:rsid w:val="001F5A89"/>
    <w:rsid w:val="001F5B6E"/>
    <w:rsid w:val="001F5E22"/>
    <w:rsid w:val="001F664D"/>
    <w:rsid w:val="001F670F"/>
    <w:rsid w:val="001F69A0"/>
    <w:rsid w:val="001F700E"/>
    <w:rsid w:val="001F7274"/>
    <w:rsid w:val="001F74F3"/>
    <w:rsid w:val="001F7988"/>
    <w:rsid w:val="00200324"/>
    <w:rsid w:val="0020058C"/>
    <w:rsid w:val="00201B8D"/>
    <w:rsid w:val="00201D13"/>
    <w:rsid w:val="00201DD0"/>
    <w:rsid w:val="002021BF"/>
    <w:rsid w:val="00202B8E"/>
    <w:rsid w:val="00202FEA"/>
    <w:rsid w:val="00203F48"/>
    <w:rsid w:val="00203F61"/>
    <w:rsid w:val="0020528C"/>
    <w:rsid w:val="002059F3"/>
    <w:rsid w:val="00205F82"/>
    <w:rsid w:val="00206E94"/>
    <w:rsid w:val="002075DD"/>
    <w:rsid w:val="00207E4D"/>
    <w:rsid w:val="002103EE"/>
    <w:rsid w:val="00210B90"/>
    <w:rsid w:val="002110ED"/>
    <w:rsid w:val="00211223"/>
    <w:rsid w:val="00211413"/>
    <w:rsid w:val="002119EC"/>
    <w:rsid w:val="00211F11"/>
    <w:rsid w:val="002121E9"/>
    <w:rsid w:val="00212B0E"/>
    <w:rsid w:val="00213316"/>
    <w:rsid w:val="00213532"/>
    <w:rsid w:val="00214806"/>
    <w:rsid w:val="002153C7"/>
    <w:rsid w:val="002154EA"/>
    <w:rsid w:val="002156A3"/>
    <w:rsid w:val="002156F9"/>
    <w:rsid w:val="002157AF"/>
    <w:rsid w:val="00217A67"/>
    <w:rsid w:val="00220DD6"/>
    <w:rsid w:val="0022206D"/>
    <w:rsid w:val="00222151"/>
    <w:rsid w:val="00222243"/>
    <w:rsid w:val="00223362"/>
    <w:rsid w:val="00223E6B"/>
    <w:rsid w:val="00224479"/>
    <w:rsid w:val="00224E61"/>
    <w:rsid w:val="00225B21"/>
    <w:rsid w:val="002264F7"/>
    <w:rsid w:val="00227084"/>
    <w:rsid w:val="002271E6"/>
    <w:rsid w:val="00230090"/>
    <w:rsid w:val="002300B7"/>
    <w:rsid w:val="0023068B"/>
    <w:rsid w:val="00230CEE"/>
    <w:rsid w:val="0023101C"/>
    <w:rsid w:val="00231A48"/>
    <w:rsid w:val="00231A8C"/>
    <w:rsid w:val="00231E6E"/>
    <w:rsid w:val="00232337"/>
    <w:rsid w:val="00233089"/>
    <w:rsid w:val="002339D2"/>
    <w:rsid w:val="00233ABC"/>
    <w:rsid w:val="00233D96"/>
    <w:rsid w:val="0023418A"/>
    <w:rsid w:val="00234959"/>
    <w:rsid w:val="00235D93"/>
    <w:rsid w:val="00235DA2"/>
    <w:rsid w:val="00236314"/>
    <w:rsid w:val="00236372"/>
    <w:rsid w:val="00236981"/>
    <w:rsid w:val="00236F83"/>
    <w:rsid w:val="00237377"/>
    <w:rsid w:val="00237733"/>
    <w:rsid w:val="00237CBB"/>
    <w:rsid w:val="00237F81"/>
    <w:rsid w:val="002402E2"/>
    <w:rsid w:val="002405A0"/>
    <w:rsid w:val="00240A82"/>
    <w:rsid w:val="00241C97"/>
    <w:rsid w:val="00242828"/>
    <w:rsid w:val="00242A99"/>
    <w:rsid w:val="002433AA"/>
    <w:rsid w:val="002439FE"/>
    <w:rsid w:val="00243F81"/>
    <w:rsid w:val="00244294"/>
    <w:rsid w:val="0024440F"/>
    <w:rsid w:val="00244DCC"/>
    <w:rsid w:val="00245A08"/>
    <w:rsid w:val="00245C09"/>
    <w:rsid w:val="002462FD"/>
    <w:rsid w:val="00246AAF"/>
    <w:rsid w:val="0024706C"/>
    <w:rsid w:val="00247129"/>
    <w:rsid w:val="00247564"/>
    <w:rsid w:val="00247826"/>
    <w:rsid w:val="00247E3D"/>
    <w:rsid w:val="0025138E"/>
    <w:rsid w:val="002518E6"/>
    <w:rsid w:val="00251918"/>
    <w:rsid w:val="0025242B"/>
    <w:rsid w:val="00252EC6"/>
    <w:rsid w:val="00253A05"/>
    <w:rsid w:val="00253DD3"/>
    <w:rsid w:val="00253FF9"/>
    <w:rsid w:val="00254AFB"/>
    <w:rsid w:val="00254D57"/>
    <w:rsid w:val="002552E3"/>
    <w:rsid w:val="0025533A"/>
    <w:rsid w:val="0025546C"/>
    <w:rsid w:val="00255C8F"/>
    <w:rsid w:val="0025641B"/>
    <w:rsid w:val="0025654A"/>
    <w:rsid w:val="00256E4B"/>
    <w:rsid w:val="00260549"/>
    <w:rsid w:val="00260FD5"/>
    <w:rsid w:val="002610E4"/>
    <w:rsid w:val="0026127A"/>
    <w:rsid w:val="002617F2"/>
    <w:rsid w:val="00261B87"/>
    <w:rsid w:val="0026242A"/>
    <w:rsid w:val="00262727"/>
    <w:rsid w:val="00262A96"/>
    <w:rsid w:val="00262FDC"/>
    <w:rsid w:val="00263CB6"/>
    <w:rsid w:val="002640BD"/>
    <w:rsid w:val="002643C3"/>
    <w:rsid w:val="0026505E"/>
    <w:rsid w:val="00265EE9"/>
    <w:rsid w:val="00265EF5"/>
    <w:rsid w:val="002663AF"/>
    <w:rsid w:val="00266F29"/>
    <w:rsid w:val="00267383"/>
    <w:rsid w:val="002676B7"/>
    <w:rsid w:val="00267E5C"/>
    <w:rsid w:val="0027022B"/>
    <w:rsid w:val="002707AF"/>
    <w:rsid w:val="00270B0D"/>
    <w:rsid w:val="00270C50"/>
    <w:rsid w:val="0027225B"/>
    <w:rsid w:val="00272CEA"/>
    <w:rsid w:val="00272D45"/>
    <w:rsid w:val="0027419C"/>
    <w:rsid w:val="00274205"/>
    <w:rsid w:val="00274EC6"/>
    <w:rsid w:val="00275319"/>
    <w:rsid w:val="00275914"/>
    <w:rsid w:val="002762A3"/>
    <w:rsid w:val="00277302"/>
    <w:rsid w:val="002774D9"/>
    <w:rsid w:val="00277627"/>
    <w:rsid w:val="002809CF"/>
    <w:rsid w:val="00280AC1"/>
    <w:rsid w:val="00280C7F"/>
    <w:rsid w:val="00281067"/>
    <w:rsid w:val="00281733"/>
    <w:rsid w:val="002823E5"/>
    <w:rsid w:val="0028245E"/>
    <w:rsid w:val="00282DC9"/>
    <w:rsid w:val="0028307B"/>
    <w:rsid w:val="002840B2"/>
    <w:rsid w:val="002843C5"/>
    <w:rsid w:val="0028476D"/>
    <w:rsid w:val="00284B0B"/>
    <w:rsid w:val="00284DE7"/>
    <w:rsid w:val="002859BD"/>
    <w:rsid w:val="00285C6B"/>
    <w:rsid w:val="00285F29"/>
    <w:rsid w:val="00285FDE"/>
    <w:rsid w:val="0028717E"/>
    <w:rsid w:val="00287C2A"/>
    <w:rsid w:val="002900F6"/>
    <w:rsid w:val="002907D5"/>
    <w:rsid w:val="00290DDD"/>
    <w:rsid w:val="00291297"/>
    <w:rsid w:val="00291BBD"/>
    <w:rsid w:val="00291F3A"/>
    <w:rsid w:val="002920D1"/>
    <w:rsid w:val="00292202"/>
    <w:rsid w:val="002922B1"/>
    <w:rsid w:val="00292393"/>
    <w:rsid w:val="002923DC"/>
    <w:rsid w:val="00292BCA"/>
    <w:rsid w:val="0029416A"/>
    <w:rsid w:val="002942B3"/>
    <w:rsid w:val="002943AE"/>
    <w:rsid w:val="00294B02"/>
    <w:rsid w:val="0029504F"/>
    <w:rsid w:val="002959AA"/>
    <w:rsid w:val="00295B93"/>
    <w:rsid w:val="00295F12"/>
    <w:rsid w:val="002966F2"/>
    <w:rsid w:val="002A005A"/>
    <w:rsid w:val="002A0700"/>
    <w:rsid w:val="002A12DD"/>
    <w:rsid w:val="002A1838"/>
    <w:rsid w:val="002A19CF"/>
    <w:rsid w:val="002A1C6A"/>
    <w:rsid w:val="002A238F"/>
    <w:rsid w:val="002A2E47"/>
    <w:rsid w:val="002A2F49"/>
    <w:rsid w:val="002A34D7"/>
    <w:rsid w:val="002A3B32"/>
    <w:rsid w:val="002A46C6"/>
    <w:rsid w:val="002A493A"/>
    <w:rsid w:val="002A49AC"/>
    <w:rsid w:val="002A4DDC"/>
    <w:rsid w:val="002A5656"/>
    <w:rsid w:val="002A5927"/>
    <w:rsid w:val="002A6171"/>
    <w:rsid w:val="002A7224"/>
    <w:rsid w:val="002A754D"/>
    <w:rsid w:val="002A7E1F"/>
    <w:rsid w:val="002B0C5E"/>
    <w:rsid w:val="002B0CCF"/>
    <w:rsid w:val="002B1444"/>
    <w:rsid w:val="002B1C77"/>
    <w:rsid w:val="002B2382"/>
    <w:rsid w:val="002B28F8"/>
    <w:rsid w:val="002B2AB4"/>
    <w:rsid w:val="002B2C72"/>
    <w:rsid w:val="002B2F44"/>
    <w:rsid w:val="002B36EA"/>
    <w:rsid w:val="002B3AC0"/>
    <w:rsid w:val="002B3AD4"/>
    <w:rsid w:val="002B53F3"/>
    <w:rsid w:val="002B5B36"/>
    <w:rsid w:val="002B66BB"/>
    <w:rsid w:val="002B6F01"/>
    <w:rsid w:val="002B706C"/>
    <w:rsid w:val="002B7600"/>
    <w:rsid w:val="002C04B5"/>
    <w:rsid w:val="002C081F"/>
    <w:rsid w:val="002C0823"/>
    <w:rsid w:val="002C0A27"/>
    <w:rsid w:val="002C0CCB"/>
    <w:rsid w:val="002C1300"/>
    <w:rsid w:val="002C2147"/>
    <w:rsid w:val="002C28BD"/>
    <w:rsid w:val="002C2BF3"/>
    <w:rsid w:val="002C2D9C"/>
    <w:rsid w:val="002C2F48"/>
    <w:rsid w:val="002C2F64"/>
    <w:rsid w:val="002C4852"/>
    <w:rsid w:val="002C4B99"/>
    <w:rsid w:val="002C4DCF"/>
    <w:rsid w:val="002C4E01"/>
    <w:rsid w:val="002C59E1"/>
    <w:rsid w:val="002C5D79"/>
    <w:rsid w:val="002C72C5"/>
    <w:rsid w:val="002C775A"/>
    <w:rsid w:val="002C79A1"/>
    <w:rsid w:val="002C7ECD"/>
    <w:rsid w:val="002D05BE"/>
    <w:rsid w:val="002D0904"/>
    <w:rsid w:val="002D0982"/>
    <w:rsid w:val="002D0C45"/>
    <w:rsid w:val="002D1A2E"/>
    <w:rsid w:val="002D1E53"/>
    <w:rsid w:val="002D1F0C"/>
    <w:rsid w:val="002D281F"/>
    <w:rsid w:val="002D2C6D"/>
    <w:rsid w:val="002D3759"/>
    <w:rsid w:val="002D419E"/>
    <w:rsid w:val="002D420D"/>
    <w:rsid w:val="002D47EF"/>
    <w:rsid w:val="002D53C8"/>
    <w:rsid w:val="002D5DD6"/>
    <w:rsid w:val="002D5E88"/>
    <w:rsid w:val="002D643D"/>
    <w:rsid w:val="002D7408"/>
    <w:rsid w:val="002D7C5D"/>
    <w:rsid w:val="002D7DD5"/>
    <w:rsid w:val="002E00F2"/>
    <w:rsid w:val="002E02E0"/>
    <w:rsid w:val="002E049B"/>
    <w:rsid w:val="002E0996"/>
    <w:rsid w:val="002E0FD6"/>
    <w:rsid w:val="002E2748"/>
    <w:rsid w:val="002E3279"/>
    <w:rsid w:val="002E4AD3"/>
    <w:rsid w:val="002E6399"/>
    <w:rsid w:val="002E6D83"/>
    <w:rsid w:val="002E7464"/>
    <w:rsid w:val="002E7A78"/>
    <w:rsid w:val="002E7FEA"/>
    <w:rsid w:val="002F1623"/>
    <w:rsid w:val="002F1AEB"/>
    <w:rsid w:val="002F25E4"/>
    <w:rsid w:val="002F28C2"/>
    <w:rsid w:val="002F3091"/>
    <w:rsid w:val="002F4702"/>
    <w:rsid w:val="002F4E90"/>
    <w:rsid w:val="002F54D6"/>
    <w:rsid w:val="002F58D0"/>
    <w:rsid w:val="002F729A"/>
    <w:rsid w:val="003000D9"/>
    <w:rsid w:val="00300DDE"/>
    <w:rsid w:val="003014D7"/>
    <w:rsid w:val="00301997"/>
    <w:rsid w:val="00301E5D"/>
    <w:rsid w:val="00302685"/>
    <w:rsid w:val="003026C1"/>
    <w:rsid w:val="00302943"/>
    <w:rsid w:val="00302C08"/>
    <w:rsid w:val="00303113"/>
    <w:rsid w:val="003036CD"/>
    <w:rsid w:val="0030387C"/>
    <w:rsid w:val="00303924"/>
    <w:rsid w:val="00304829"/>
    <w:rsid w:val="00304C33"/>
    <w:rsid w:val="00305021"/>
    <w:rsid w:val="0030593C"/>
    <w:rsid w:val="00305BA4"/>
    <w:rsid w:val="00305FF6"/>
    <w:rsid w:val="00306331"/>
    <w:rsid w:val="0030634C"/>
    <w:rsid w:val="00306820"/>
    <w:rsid w:val="00306847"/>
    <w:rsid w:val="0030764C"/>
    <w:rsid w:val="003102D4"/>
    <w:rsid w:val="00310B51"/>
    <w:rsid w:val="00310CAA"/>
    <w:rsid w:val="00311323"/>
    <w:rsid w:val="0031197F"/>
    <w:rsid w:val="00311B4A"/>
    <w:rsid w:val="00311D68"/>
    <w:rsid w:val="0031207D"/>
    <w:rsid w:val="0031243E"/>
    <w:rsid w:val="0031271A"/>
    <w:rsid w:val="0031449A"/>
    <w:rsid w:val="0031464D"/>
    <w:rsid w:val="003149E0"/>
    <w:rsid w:val="00314BC4"/>
    <w:rsid w:val="003157D3"/>
    <w:rsid w:val="00316DC0"/>
    <w:rsid w:val="00316EE7"/>
    <w:rsid w:val="003170A1"/>
    <w:rsid w:val="00317654"/>
    <w:rsid w:val="00317F40"/>
    <w:rsid w:val="00321417"/>
    <w:rsid w:val="00321744"/>
    <w:rsid w:val="003217F6"/>
    <w:rsid w:val="00321A3B"/>
    <w:rsid w:val="00321E09"/>
    <w:rsid w:val="003220C8"/>
    <w:rsid w:val="00322303"/>
    <w:rsid w:val="00322ED0"/>
    <w:rsid w:val="00322EEB"/>
    <w:rsid w:val="00323019"/>
    <w:rsid w:val="00324607"/>
    <w:rsid w:val="00324B3C"/>
    <w:rsid w:val="00324FC2"/>
    <w:rsid w:val="0032513B"/>
    <w:rsid w:val="00326C6B"/>
    <w:rsid w:val="003273CB"/>
    <w:rsid w:val="00327564"/>
    <w:rsid w:val="003275D9"/>
    <w:rsid w:val="00330215"/>
    <w:rsid w:val="003312AF"/>
    <w:rsid w:val="003329CC"/>
    <w:rsid w:val="00332D5B"/>
    <w:rsid w:val="003348E1"/>
    <w:rsid w:val="003355A8"/>
    <w:rsid w:val="00336EF9"/>
    <w:rsid w:val="00337129"/>
    <w:rsid w:val="0033718C"/>
    <w:rsid w:val="003400DF"/>
    <w:rsid w:val="0034079B"/>
    <w:rsid w:val="003413F3"/>
    <w:rsid w:val="0034148A"/>
    <w:rsid w:val="00341C2B"/>
    <w:rsid w:val="0034310F"/>
    <w:rsid w:val="0034372A"/>
    <w:rsid w:val="003443AA"/>
    <w:rsid w:val="003447F4"/>
    <w:rsid w:val="0034493E"/>
    <w:rsid w:val="00344B5E"/>
    <w:rsid w:val="00344EB8"/>
    <w:rsid w:val="00345C59"/>
    <w:rsid w:val="003469C9"/>
    <w:rsid w:val="0034702A"/>
    <w:rsid w:val="003471A9"/>
    <w:rsid w:val="0034736B"/>
    <w:rsid w:val="0034755A"/>
    <w:rsid w:val="0035091A"/>
    <w:rsid w:val="00350F6B"/>
    <w:rsid w:val="00350FA6"/>
    <w:rsid w:val="00351109"/>
    <w:rsid w:val="00351753"/>
    <w:rsid w:val="00351C72"/>
    <w:rsid w:val="003526CA"/>
    <w:rsid w:val="003529D8"/>
    <w:rsid w:val="0035375A"/>
    <w:rsid w:val="00353881"/>
    <w:rsid w:val="003539EF"/>
    <w:rsid w:val="00353E23"/>
    <w:rsid w:val="0035440A"/>
    <w:rsid w:val="003550C5"/>
    <w:rsid w:val="0035515E"/>
    <w:rsid w:val="0035525A"/>
    <w:rsid w:val="00355D36"/>
    <w:rsid w:val="00356262"/>
    <w:rsid w:val="00356FC2"/>
    <w:rsid w:val="003570E9"/>
    <w:rsid w:val="00357B44"/>
    <w:rsid w:val="00357D4F"/>
    <w:rsid w:val="00360169"/>
    <w:rsid w:val="003604FA"/>
    <w:rsid w:val="003611F0"/>
    <w:rsid w:val="003618E8"/>
    <w:rsid w:val="00361B48"/>
    <w:rsid w:val="00361C5C"/>
    <w:rsid w:val="0036202D"/>
    <w:rsid w:val="003629EE"/>
    <w:rsid w:val="00362D26"/>
    <w:rsid w:val="00363215"/>
    <w:rsid w:val="003635CB"/>
    <w:rsid w:val="003636C6"/>
    <w:rsid w:val="00363874"/>
    <w:rsid w:val="00364D7A"/>
    <w:rsid w:val="003658B9"/>
    <w:rsid w:val="00366004"/>
    <w:rsid w:val="00366061"/>
    <w:rsid w:val="0036648A"/>
    <w:rsid w:val="003668E9"/>
    <w:rsid w:val="00367326"/>
    <w:rsid w:val="00367999"/>
    <w:rsid w:val="00367FFA"/>
    <w:rsid w:val="00370068"/>
    <w:rsid w:val="003708CF"/>
    <w:rsid w:val="00370DFF"/>
    <w:rsid w:val="00371471"/>
    <w:rsid w:val="0037155D"/>
    <w:rsid w:val="00371561"/>
    <w:rsid w:val="0037272D"/>
    <w:rsid w:val="00373152"/>
    <w:rsid w:val="0037382E"/>
    <w:rsid w:val="003739DC"/>
    <w:rsid w:val="00373FA4"/>
    <w:rsid w:val="00373FB7"/>
    <w:rsid w:val="003749C0"/>
    <w:rsid w:val="00374C38"/>
    <w:rsid w:val="00374D1F"/>
    <w:rsid w:val="00375512"/>
    <w:rsid w:val="00375867"/>
    <w:rsid w:val="00375F04"/>
    <w:rsid w:val="00376444"/>
    <w:rsid w:val="00376A0D"/>
    <w:rsid w:val="00376DC2"/>
    <w:rsid w:val="00377277"/>
    <w:rsid w:val="0038007F"/>
    <w:rsid w:val="0038047C"/>
    <w:rsid w:val="00380DEA"/>
    <w:rsid w:val="00380E93"/>
    <w:rsid w:val="0038118E"/>
    <w:rsid w:val="00381B7A"/>
    <w:rsid w:val="003823C4"/>
    <w:rsid w:val="003826F4"/>
    <w:rsid w:val="00382A74"/>
    <w:rsid w:val="003830DA"/>
    <w:rsid w:val="00384220"/>
    <w:rsid w:val="00384811"/>
    <w:rsid w:val="00384F98"/>
    <w:rsid w:val="00385B96"/>
    <w:rsid w:val="0038632C"/>
    <w:rsid w:val="00387509"/>
    <w:rsid w:val="00387D43"/>
    <w:rsid w:val="00387D74"/>
    <w:rsid w:val="003911C4"/>
    <w:rsid w:val="00391EFA"/>
    <w:rsid w:val="0039278B"/>
    <w:rsid w:val="0039335C"/>
    <w:rsid w:val="003938D0"/>
    <w:rsid w:val="00393AE4"/>
    <w:rsid w:val="0039450B"/>
    <w:rsid w:val="003947AB"/>
    <w:rsid w:val="003950F7"/>
    <w:rsid w:val="00395260"/>
    <w:rsid w:val="0039535E"/>
    <w:rsid w:val="00395A7B"/>
    <w:rsid w:val="00396334"/>
    <w:rsid w:val="0039664B"/>
    <w:rsid w:val="003967E9"/>
    <w:rsid w:val="00397270"/>
    <w:rsid w:val="00397638"/>
    <w:rsid w:val="003A011A"/>
    <w:rsid w:val="003A0322"/>
    <w:rsid w:val="003A049D"/>
    <w:rsid w:val="003A18A6"/>
    <w:rsid w:val="003A1C6A"/>
    <w:rsid w:val="003A2B84"/>
    <w:rsid w:val="003A2E82"/>
    <w:rsid w:val="003A2F48"/>
    <w:rsid w:val="003A2F79"/>
    <w:rsid w:val="003A3FFA"/>
    <w:rsid w:val="003A42D4"/>
    <w:rsid w:val="003A436B"/>
    <w:rsid w:val="003A461D"/>
    <w:rsid w:val="003A4C5A"/>
    <w:rsid w:val="003A4FDA"/>
    <w:rsid w:val="003A580B"/>
    <w:rsid w:val="003A6943"/>
    <w:rsid w:val="003B003F"/>
    <w:rsid w:val="003B02A6"/>
    <w:rsid w:val="003B05BD"/>
    <w:rsid w:val="003B0F3B"/>
    <w:rsid w:val="003B10B1"/>
    <w:rsid w:val="003B2653"/>
    <w:rsid w:val="003B276C"/>
    <w:rsid w:val="003B3435"/>
    <w:rsid w:val="003B35B2"/>
    <w:rsid w:val="003B3D0A"/>
    <w:rsid w:val="003B437E"/>
    <w:rsid w:val="003B48B4"/>
    <w:rsid w:val="003B5D40"/>
    <w:rsid w:val="003B695E"/>
    <w:rsid w:val="003B6CC4"/>
    <w:rsid w:val="003B71ED"/>
    <w:rsid w:val="003B7209"/>
    <w:rsid w:val="003B7333"/>
    <w:rsid w:val="003B765D"/>
    <w:rsid w:val="003B7F07"/>
    <w:rsid w:val="003C0028"/>
    <w:rsid w:val="003C08EB"/>
    <w:rsid w:val="003C0AF8"/>
    <w:rsid w:val="003C1AF3"/>
    <w:rsid w:val="003C1BBE"/>
    <w:rsid w:val="003C2842"/>
    <w:rsid w:val="003C2D06"/>
    <w:rsid w:val="003C3510"/>
    <w:rsid w:val="003C3BC9"/>
    <w:rsid w:val="003C42C4"/>
    <w:rsid w:val="003C4535"/>
    <w:rsid w:val="003C5301"/>
    <w:rsid w:val="003C59E5"/>
    <w:rsid w:val="003C5A00"/>
    <w:rsid w:val="003C6AA8"/>
    <w:rsid w:val="003C6D94"/>
    <w:rsid w:val="003C6F09"/>
    <w:rsid w:val="003C725D"/>
    <w:rsid w:val="003C77F9"/>
    <w:rsid w:val="003C7D9D"/>
    <w:rsid w:val="003D0C6A"/>
    <w:rsid w:val="003D1139"/>
    <w:rsid w:val="003D1219"/>
    <w:rsid w:val="003D18E9"/>
    <w:rsid w:val="003D19B7"/>
    <w:rsid w:val="003D1AD9"/>
    <w:rsid w:val="003D2845"/>
    <w:rsid w:val="003D2B08"/>
    <w:rsid w:val="003D3D60"/>
    <w:rsid w:val="003D4463"/>
    <w:rsid w:val="003D4CFD"/>
    <w:rsid w:val="003D5038"/>
    <w:rsid w:val="003D5391"/>
    <w:rsid w:val="003D589E"/>
    <w:rsid w:val="003D59F6"/>
    <w:rsid w:val="003D6686"/>
    <w:rsid w:val="003D6A74"/>
    <w:rsid w:val="003D6C6C"/>
    <w:rsid w:val="003D7A7B"/>
    <w:rsid w:val="003D7AB2"/>
    <w:rsid w:val="003E032D"/>
    <w:rsid w:val="003E0B5D"/>
    <w:rsid w:val="003E242F"/>
    <w:rsid w:val="003E24C4"/>
    <w:rsid w:val="003E3147"/>
    <w:rsid w:val="003E3468"/>
    <w:rsid w:val="003E4A07"/>
    <w:rsid w:val="003E5F77"/>
    <w:rsid w:val="003E6415"/>
    <w:rsid w:val="003E65EE"/>
    <w:rsid w:val="003E69FC"/>
    <w:rsid w:val="003E6E28"/>
    <w:rsid w:val="003E6F2B"/>
    <w:rsid w:val="003E7AC1"/>
    <w:rsid w:val="003E7D86"/>
    <w:rsid w:val="003E7DDD"/>
    <w:rsid w:val="003F1004"/>
    <w:rsid w:val="003F1E3A"/>
    <w:rsid w:val="003F23E5"/>
    <w:rsid w:val="003F2401"/>
    <w:rsid w:val="003F256C"/>
    <w:rsid w:val="003F41AC"/>
    <w:rsid w:val="003F4521"/>
    <w:rsid w:val="003F4AC6"/>
    <w:rsid w:val="003F4DB2"/>
    <w:rsid w:val="003F54F4"/>
    <w:rsid w:val="003F5844"/>
    <w:rsid w:val="003F6B58"/>
    <w:rsid w:val="003F6C19"/>
    <w:rsid w:val="003F6D80"/>
    <w:rsid w:val="003F7349"/>
    <w:rsid w:val="004008D7"/>
    <w:rsid w:val="00400B72"/>
    <w:rsid w:val="00400BA7"/>
    <w:rsid w:val="004016D0"/>
    <w:rsid w:val="00401CE5"/>
    <w:rsid w:val="00402C9D"/>
    <w:rsid w:val="004030F9"/>
    <w:rsid w:val="00403692"/>
    <w:rsid w:val="00403777"/>
    <w:rsid w:val="00403B63"/>
    <w:rsid w:val="00403D66"/>
    <w:rsid w:val="0040400F"/>
    <w:rsid w:val="004044BC"/>
    <w:rsid w:val="0040471B"/>
    <w:rsid w:val="004051F3"/>
    <w:rsid w:val="00405C7E"/>
    <w:rsid w:val="00406830"/>
    <w:rsid w:val="00406E96"/>
    <w:rsid w:val="00406F3A"/>
    <w:rsid w:val="004072DA"/>
    <w:rsid w:val="00407348"/>
    <w:rsid w:val="00410B0A"/>
    <w:rsid w:val="00410CB0"/>
    <w:rsid w:val="00412968"/>
    <w:rsid w:val="00412A7F"/>
    <w:rsid w:val="00413568"/>
    <w:rsid w:val="00413942"/>
    <w:rsid w:val="00414A48"/>
    <w:rsid w:val="00414AB4"/>
    <w:rsid w:val="00414E2F"/>
    <w:rsid w:val="0041514D"/>
    <w:rsid w:val="00415179"/>
    <w:rsid w:val="00415EE7"/>
    <w:rsid w:val="00417558"/>
    <w:rsid w:val="00417637"/>
    <w:rsid w:val="00421094"/>
    <w:rsid w:val="00421506"/>
    <w:rsid w:val="004215ED"/>
    <w:rsid w:val="00421D07"/>
    <w:rsid w:val="00421F1A"/>
    <w:rsid w:val="00422251"/>
    <w:rsid w:val="004223C2"/>
    <w:rsid w:val="00423E5F"/>
    <w:rsid w:val="0042438D"/>
    <w:rsid w:val="0042463A"/>
    <w:rsid w:val="004252C1"/>
    <w:rsid w:val="00425739"/>
    <w:rsid w:val="00426CB3"/>
    <w:rsid w:val="00427452"/>
    <w:rsid w:val="004277AB"/>
    <w:rsid w:val="00427BE9"/>
    <w:rsid w:val="0043098A"/>
    <w:rsid w:val="00430D57"/>
    <w:rsid w:val="004310AD"/>
    <w:rsid w:val="0043158B"/>
    <w:rsid w:val="00431B48"/>
    <w:rsid w:val="00431C4A"/>
    <w:rsid w:val="004320AB"/>
    <w:rsid w:val="00432360"/>
    <w:rsid w:val="004324AA"/>
    <w:rsid w:val="004335E8"/>
    <w:rsid w:val="0043383D"/>
    <w:rsid w:val="0043385F"/>
    <w:rsid w:val="00433907"/>
    <w:rsid w:val="00433920"/>
    <w:rsid w:val="00433DDD"/>
    <w:rsid w:val="0043482E"/>
    <w:rsid w:val="00435441"/>
    <w:rsid w:val="004360F4"/>
    <w:rsid w:val="00436731"/>
    <w:rsid w:val="00436742"/>
    <w:rsid w:val="00437135"/>
    <w:rsid w:val="00437156"/>
    <w:rsid w:val="00437D61"/>
    <w:rsid w:val="00440260"/>
    <w:rsid w:val="00441136"/>
    <w:rsid w:val="00441173"/>
    <w:rsid w:val="00441651"/>
    <w:rsid w:val="00441E3F"/>
    <w:rsid w:val="00442593"/>
    <w:rsid w:val="004434F8"/>
    <w:rsid w:val="00443963"/>
    <w:rsid w:val="00443C15"/>
    <w:rsid w:val="00444A2D"/>
    <w:rsid w:val="00444C14"/>
    <w:rsid w:val="00445908"/>
    <w:rsid w:val="00445CED"/>
    <w:rsid w:val="00445F87"/>
    <w:rsid w:val="00445FA6"/>
    <w:rsid w:val="00446260"/>
    <w:rsid w:val="00446D21"/>
    <w:rsid w:val="0045007B"/>
    <w:rsid w:val="00451064"/>
    <w:rsid w:val="00451213"/>
    <w:rsid w:val="004517FF"/>
    <w:rsid w:val="004526B7"/>
    <w:rsid w:val="0045321A"/>
    <w:rsid w:val="004539ED"/>
    <w:rsid w:val="004544F9"/>
    <w:rsid w:val="00454738"/>
    <w:rsid w:val="00454AFA"/>
    <w:rsid w:val="00454D00"/>
    <w:rsid w:val="004558EA"/>
    <w:rsid w:val="00456384"/>
    <w:rsid w:val="0045644A"/>
    <w:rsid w:val="00456998"/>
    <w:rsid w:val="00456BD9"/>
    <w:rsid w:val="00456CD0"/>
    <w:rsid w:val="00457785"/>
    <w:rsid w:val="00457C65"/>
    <w:rsid w:val="00457EA4"/>
    <w:rsid w:val="00460440"/>
    <w:rsid w:val="00460EAD"/>
    <w:rsid w:val="0046155D"/>
    <w:rsid w:val="00461921"/>
    <w:rsid w:val="00461983"/>
    <w:rsid w:val="00461CCA"/>
    <w:rsid w:val="00461D66"/>
    <w:rsid w:val="00462BE4"/>
    <w:rsid w:val="00463346"/>
    <w:rsid w:val="004635E9"/>
    <w:rsid w:val="00466319"/>
    <w:rsid w:val="004664CA"/>
    <w:rsid w:val="0046662C"/>
    <w:rsid w:val="00466B22"/>
    <w:rsid w:val="0046764D"/>
    <w:rsid w:val="00467D9E"/>
    <w:rsid w:val="00470C5B"/>
    <w:rsid w:val="00471008"/>
    <w:rsid w:val="00471625"/>
    <w:rsid w:val="00471A94"/>
    <w:rsid w:val="00472836"/>
    <w:rsid w:val="004729F4"/>
    <w:rsid w:val="004737C8"/>
    <w:rsid w:val="00473BC0"/>
    <w:rsid w:val="0047448A"/>
    <w:rsid w:val="004744BA"/>
    <w:rsid w:val="00475112"/>
    <w:rsid w:val="004753B2"/>
    <w:rsid w:val="00475BB6"/>
    <w:rsid w:val="00475CEF"/>
    <w:rsid w:val="0047660F"/>
    <w:rsid w:val="00476CC5"/>
    <w:rsid w:val="00477047"/>
    <w:rsid w:val="00477749"/>
    <w:rsid w:val="00477EA0"/>
    <w:rsid w:val="00481919"/>
    <w:rsid w:val="00481D4D"/>
    <w:rsid w:val="00483A1B"/>
    <w:rsid w:val="004842FE"/>
    <w:rsid w:val="004850E2"/>
    <w:rsid w:val="0048547A"/>
    <w:rsid w:val="00485729"/>
    <w:rsid w:val="00485CDE"/>
    <w:rsid w:val="004861E2"/>
    <w:rsid w:val="004877F8"/>
    <w:rsid w:val="00487833"/>
    <w:rsid w:val="004902D8"/>
    <w:rsid w:val="0049033B"/>
    <w:rsid w:val="004909CD"/>
    <w:rsid w:val="00490B17"/>
    <w:rsid w:val="00490C85"/>
    <w:rsid w:val="0049114F"/>
    <w:rsid w:val="004925BB"/>
    <w:rsid w:val="00492918"/>
    <w:rsid w:val="004937CF"/>
    <w:rsid w:val="00493847"/>
    <w:rsid w:val="004948A1"/>
    <w:rsid w:val="00494AE2"/>
    <w:rsid w:val="0049562E"/>
    <w:rsid w:val="00496167"/>
    <w:rsid w:val="0049679E"/>
    <w:rsid w:val="00496CC5"/>
    <w:rsid w:val="004973DA"/>
    <w:rsid w:val="00497B31"/>
    <w:rsid w:val="004A0162"/>
    <w:rsid w:val="004A0704"/>
    <w:rsid w:val="004A0BB7"/>
    <w:rsid w:val="004A0FDB"/>
    <w:rsid w:val="004A137F"/>
    <w:rsid w:val="004A14F5"/>
    <w:rsid w:val="004A233A"/>
    <w:rsid w:val="004A26D1"/>
    <w:rsid w:val="004A2C24"/>
    <w:rsid w:val="004A34D6"/>
    <w:rsid w:val="004A4259"/>
    <w:rsid w:val="004A441B"/>
    <w:rsid w:val="004A44BB"/>
    <w:rsid w:val="004A44F3"/>
    <w:rsid w:val="004A458A"/>
    <w:rsid w:val="004A47ED"/>
    <w:rsid w:val="004A492B"/>
    <w:rsid w:val="004A5902"/>
    <w:rsid w:val="004A5CC7"/>
    <w:rsid w:val="004A691B"/>
    <w:rsid w:val="004A6A9B"/>
    <w:rsid w:val="004A71FA"/>
    <w:rsid w:val="004A78CC"/>
    <w:rsid w:val="004B0493"/>
    <w:rsid w:val="004B0CCE"/>
    <w:rsid w:val="004B100B"/>
    <w:rsid w:val="004B174D"/>
    <w:rsid w:val="004B1A4F"/>
    <w:rsid w:val="004B1DFD"/>
    <w:rsid w:val="004B1EAE"/>
    <w:rsid w:val="004B2338"/>
    <w:rsid w:val="004B2F3A"/>
    <w:rsid w:val="004B417C"/>
    <w:rsid w:val="004B4D93"/>
    <w:rsid w:val="004B5858"/>
    <w:rsid w:val="004B6738"/>
    <w:rsid w:val="004B7224"/>
    <w:rsid w:val="004B7D02"/>
    <w:rsid w:val="004B7F3E"/>
    <w:rsid w:val="004C116C"/>
    <w:rsid w:val="004C1366"/>
    <w:rsid w:val="004C1781"/>
    <w:rsid w:val="004C20DC"/>
    <w:rsid w:val="004C22C2"/>
    <w:rsid w:val="004C2323"/>
    <w:rsid w:val="004C2D57"/>
    <w:rsid w:val="004C3B90"/>
    <w:rsid w:val="004C427C"/>
    <w:rsid w:val="004C45DB"/>
    <w:rsid w:val="004C4A60"/>
    <w:rsid w:val="004C4BAE"/>
    <w:rsid w:val="004C61C7"/>
    <w:rsid w:val="004C6A2B"/>
    <w:rsid w:val="004C6A96"/>
    <w:rsid w:val="004C7457"/>
    <w:rsid w:val="004C7856"/>
    <w:rsid w:val="004C7A70"/>
    <w:rsid w:val="004C7C2E"/>
    <w:rsid w:val="004D04AC"/>
    <w:rsid w:val="004D055D"/>
    <w:rsid w:val="004D1BF8"/>
    <w:rsid w:val="004D21A0"/>
    <w:rsid w:val="004D30E4"/>
    <w:rsid w:val="004D31E6"/>
    <w:rsid w:val="004D32B7"/>
    <w:rsid w:val="004D34BA"/>
    <w:rsid w:val="004D3ABD"/>
    <w:rsid w:val="004D3E23"/>
    <w:rsid w:val="004D3F1B"/>
    <w:rsid w:val="004D53EA"/>
    <w:rsid w:val="004D6707"/>
    <w:rsid w:val="004D6E81"/>
    <w:rsid w:val="004D6F25"/>
    <w:rsid w:val="004D752D"/>
    <w:rsid w:val="004E048C"/>
    <w:rsid w:val="004E09A7"/>
    <w:rsid w:val="004E0ADC"/>
    <w:rsid w:val="004E0B21"/>
    <w:rsid w:val="004E0D9C"/>
    <w:rsid w:val="004E1283"/>
    <w:rsid w:val="004E15BD"/>
    <w:rsid w:val="004E21E8"/>
    <w:rsid w:val="004E25C6"/>
    <w:rsid w:val="004E2B51"/>
    <w:rsid w:val="004E2C29"/>
    <w:rsid w:val="004E2CB1"/>
    <w:rsid w:val="004E2CBE"/>
    <w:rsid w:val="004E31F4"/>
    <w:rsid w:val="004E3524"/>
    <w:rsid w:val="004E3CD3"/>
    <w:rsid w:val="004E40DA"/>
    <w:rsid w:val="004E45C4"/>
    <w:rsid w:val="004E4A36"/>
    <w:rsid w:val="004E4B46"/>
    <w:rsid w:val="004E5262"/>
    <w:rsid w:val="004E5959"/>
    <w:rsid w:val="004E62C7"/>
    <w:rsid w:val="004E744D"/>
    <w:rsid w:val="004E766D"/>
    <w:rsid w:val="004E7976"/>
    <w:rsid w:val="004E7B82"/>
    <w:rsid w:val="004F02FC"/>
    <w:rsid w:val="004F03CD"/>
    <w:rsid w:val="004F09F3"/>
    <w:rsid w:val="004F0AD0"/>
    <w:rsid w:val="004F0C0E"/>
    <w:rsid w:val="004F0EE3"/>
    <w:rsid w:val="004F1406"/>
    <w:rsid w:val="004F141E"/>
    <w:rsid w:val="004F1BAC"/>
    <w:rsid w:val="004F277B"/>
    <w:rsid w:val="004F337B"/>
    <w:rsid w:val="004F360F"/>
    <w:rsid w:val="004F367A"/>
    <w:rsid w:val="004F3AFD"/>
    <w:rsid w:val="004F3FF9"/>
    <w:rsid w:val="004F48FE"/>
    <w:rsid w:val="004F4BD5"/>
    <w:rsid w:val="004F4ED9"/>
    <w:rsid w:val="004F4EF7"/>
    <w:rsid w:val="004F51C0"/>
    <w:rsid w:val="004F5DE9"/>
    <w:rsid w:val="004F6C92"/>
    <w:rsid w:val="004F708A"/>
    <w:rsid w:val="004F759D"/>
    <w:rsid w:val="004F7EB5"/>
    <w:rsid w:val="005003E7"/>
    <w:rsid w:val="005005A5"/>
    <w:rsid w:val="0050074A"/>
    <w:rsid w:val="00500832"/>
    <w:rsid w:val="00502009"/>
    <w:rsid w:val="005023AC"/>
    <w:rsid w:val="00502459"/>
    <w:rsid w:val="00502533"/>
    <w:rsid w:val="00503A41"/>
    <w:rsid w:val="00503ABE"/>
    <w:rsid w:val="00503D3A"/>
    <w:rsid w:val="00503D4C"/>
    <w:rsid w:val="00504099"/>
    <w:rsid w:val="00504C05"/>
    <w:rsid w:val="00504EE8"/>
    <w:rsid w:val="0050507D"/>
    <w:rsid w:val="00505535"/>
    <w:rsid w:val="00505B5C"/>
    <w:rsid w:val="0050642E"/>
    <w:rsid w:val="0050652C"/>
    <w:rsid w:val="0050677C"/>
    <w:rsid w:val="00506CAA"/>
    <w:rsid w:val="005071F7"/>
    <w:rsid w:val="005073E9"/>
    <w:rsid w:val="00507B1C"/>
    <w:rsid w:val="0051055C"/>
    <w:rsid w:val="00510821"/>
    <w:rsid w:val="00510A89"/>
    <w:rsid w:val="00510EFA"/>
    <w:rsid w:val="005114F8"/>
    <w:rsid w:val="00511F5C"/>
    <w:rsid w:val="005130C4"/>
    <w:rsid w:val="005139C6"/>
    <w:rsid w:val="00513AA4"/>
    <w:rsid w:val="00513B80"/>
    <w:rsid w:val="00514047"/>
    <w:rsid w:val="00514375"/>
    <w:rsid w:val="005149CF"/>
    <w:rsid w:val="005151A9"/>
    <w:rsid w:val="0051533C"/>
    <w:rsid w:val="00515606"/>
    <w:rsid w:val="005159B5"/>
    <w:rsid w:val="00515C8D"/>
    <w:rsid w:val="00515F0E"/>
    <w:rsid w:val="005166B2"/>
    <w:rsid w:val="00516EEE"/>
    <w:rsid w:val="00517FAF"/>
    <w:rsid w:val="0052064A"/>
    <w:rsid w:val="005207E2"/>
    <w:rsid w:val="0052202D"/>
    <w:rsid w:val="005233C8"/>
    <w:rsid w:val="00523F1D"/>
    <w:rsid w:val="00524A4A"/>
    <w:rsid w:val="00524C13"/>
    <w:rsid w:val="00524D89"/>
    <w:rsid w:val="00524F28"/>
    <w:rsid w:val="0052509F"/>
    <w:rsid w:val="00525724"/>
    <w:rsid w:val="0052601A"/>
    <w:rsid w:val="00526378"/>
    <w:rsid w:val="00526992"/>
    <w:rsid w:val="00526F63"/>
    <w:rsid w:val="00527A91"/>
    <w:rsid w:val="00530100"/>
    <w:rsid w:val="005301B0"/>
    <w:rsid w:val="005302E2"/>
    <w:rsid w:val="00530B94"/>
    <w:rsid w:val="005311B2"/>
    <w:rsid w:val="005313A4"/>
    <w:rsid w:val="0053151B"/>
    <w:rsid w:val="005317ED"/>
    <w:rsid w:val="00531AE4"/>
    <w:rsid w:val="0053236D"/>
    <w:rsid w:val="00532598"/>
    <w:rsid w:val="005329D3"/>
    <w:rsid w:val="00532AC3"/>
    <w:rsid w:val="00532E5F"/>
    <w:rsid w:val="00533457"/>
    <w:rsid w:val="00534134"/>
    <w:rsid w:val="00534705"/>
    <w:rsid w:val="00535786"/>
    <w:rsid w:val="005359B7"/>
    <w:rsid w:val="00536363"/>
    <w:rsid w:val="005366DD"/>
    <w:rsid w:val="00536C41"/>
    <w:rsid w:val="005402C8"/>
    <w:rsid w:val="00540775"/>
    <w:rsid w:val="00540F16"/>
    <w:rsid w:val="00541046"/>
    <w:rsid w:val="005411C4"/>
    <w:rsid w:val="005413F4"/>
    <w:rsid w:val="0054171E"/>
    <w:rsid w:val="00542800"/>
    <w:rsid w:val="0054293B"/>
    <w:rsid w:val="00542BE5"/>
    <w:rsid w:val="005430FF"/>
    <w:rsid w:val="005434EF"/>
    <w:rsid w:val="0054385B"/>
    <w:rsid w:val="005444EE"/>
    <w:rsid w:val="0054475A"/>
    <w:rsid w:val="00545097"/>
    <w:rsid w:val="0054514E"/>
    <w:rsid w:val="0054518E"/>
    <w:rsid w:val="00545216"/>
    <w:rsid w:val="005452B9"/>
    <w:rsid w:val="0054579E"/>
    <w:rsid w:val="00545E2D"/>
    <w:rsid w:val="005465AF"/>
    <w:rsid w:val="0054681A"/>
    <w:rsid w:val="00546FB0"/>
    <w:rsid w:val="00547CF5"/>
    <w:rsid w:val="00550011"/>
    <w:rsid w:val="005503FE"/>
    <w:rsid w:val="00550659"/>
    <w:rsid w:val="0055106A"/>
    <w:rsid w:val="005526A2"/>
    <w:rsid w:val="005533AB"/>
    <w:rsid w:val="00553525"/>
    <w:rsid w:val="005541ED"/>
    <w:rsid w:val="00554549"/>
    <w:rsid w:val="00554650"/>
    <w:rsid w:val="005547AF"/>
    <w:rsid w:val="00554974"/>
    <w:rsid w:val="0055497D"/>
    <w:rsid w:val="00554E6D"/>
    <w:rsid w:val="00555012"/>
    <w:rsid w:val="005551FA"/>
    <w:rsid w:val="0055665C"/>
    <w:rsid w:val="00556942"/>
    <w:rsid w:val="00557486"/>
    <w:rsid w:val="005578D8"/>
    <w:rsid w:val="00560135"/>
    <w:rsid w:val="005606FD"/>
    <w:rsid w:val="00560A9A"/>
    <w:rsid w:val="00561B49"/>
    <w:rsid w:val="0056232E"/>
    <w:rsid w:val="0056328D"/>
    <w:rsid w:val="005638E3"/>
    <w:rsid w:val="00563D82"/>
    <w:rsid w:val="00564503"/>
    <w:rsid w:val="005647AF"/>
    <w:rsid w:val="005647C1"/>
    <w:rsid w:val="00564BED"/>
    <w:rsid w:val="00565647"/>
    <w:rsid w:val="005659B0"/>
    <w:rsid w:val="00566547"/>
    <w:rsid w:val="00566D4E"/>
    <w:rsid w:val="005673B2"/>
    <w:rsid w:val="00567B8A"/>
    <w:rsid w:val="00570394"/>
    <w:rsid w:val="00570776"/>
    <w:rsid w:val="00570E1A"/>
    <w:rsid w:val="00570FAB"/>
    <w:rsid w:val="00571F00"/>
    <w:rsid w:val="00571FB4"/>
    <w:rsid w:val="00572D50"/>
    <w:rsid w:val="00572E8F"/>
    <w:rsid w:val="005740CE"/>
    <w:rsid w:val="00574140"/>
    <w:rsid w:val="005748DF"/>
    <w:rsid w:val="00574F66"/>
    <w:rsid w:val="00575618"/>
    <w:rsid w:val="00575853"/>
    <w:rsid w:val="00575C56"/>
    <w:rsid w:val="00575D7D"/>
    <w:rsid w:val="00576671"/>
    <w:rsid w:val="005773F3"/>
    <w:rsid w:val="00580BA9"/>
    <w:rsid w:val="00580D47"/>
    <w:rsid w:val="00580F7B"/>
    <w:rsid w:val="00583C3A"/>
    <w:rsid w:val="005840BE"/>
    <w:rsid w:val="0058450E"/>
    <w:rsid w:val="00584563"/>
    <w:rsid w:val="00584616"/>
    <w:rsid w:val="00584A45"/>
    <w:rsid w:val="005851B2"/>
    <w:rsid w:val="00585A08"/>
    <w:rsid w:val="00585EF3"/>
    <w:rsid w:val="005877CD"/>
    <w:rsid w:val="0059113C"/>
    <w:rsid w:val="005913D5"/>
    <w:rsid w:val="00594746"/>
    <w:rsid w:val="00595700"/>
    <w:rsid w:val="00595A78"/>
    <w:rsid w:val="00596068"/>
    <w:rsid w:val="0059613A"/>
    <w:rsid w:val="0059671E"/>
    <w:rsid w:val="00596CFD"/>
    <w:rsid w:val="00597831"/>
    <w:rsid w:val="005A04E2"/>
    <w:rsid w:val="005A0AD3"/>
    <w:rsid w:val="005A10C3"/>
    <w:rsid w:val="005A13BF"/>
    <w:rsid w:val="005A2355"/>
    <w:rsid w:val="005A29FE"/>
    <w:rsid w:val="005A30B5"/>
    <w:rsid w:val="005A3744"/>
    <w:rsid w:val="005A3A4B"/>
    <w:rsid w:val="005A4BB2"/>
    <w:rsid w:val="005A4EDC"/>
    <w:rsid w:val="005A523D"/>
    <w:rsid w:val="005A5321"/>
    <w:rsid w:val="005A6359"/>
    <w:rsid w:val="005A70D1"/>
    <w:rsid w:val="005A76A2"/>
    <w:rsid w:val="005A7AC8"/>
    <w:rsid w:val="005B13A6"/>
    <w:rsid w:val="005B148B"/>
    <w:rsid w:val="005B1559"/>
    <w:rsid w:val="005B2960"/>
    <w:rsid w:val="005B2A60"/>
    <w:rsid w:val="005B300B"/>
    <w:rsid w:val="005B3D35"/>
    <w:rsid w:val="005B3E46"/>
    <w:rsid w:val="005B404F"/>
    <w:rsid w:val="005B4288"/>
    <w:rsid w:val="005B4895"/>
    <w:rsid w:val="005B4EAC"/>
    <w:rsid w:val="005B5C54"/>
    <w:rsid w:val="005B7944"/>
    <w:rsid w:val="005B7965"/>
    <w:rsid w:val="005B7C31"/>
    <w:rsid w:val="005C04B4"/>
    <w:rsid w:val="005C0C5D"/>
    <w:rsid w:val="005C169A"/>
    <w:rsid w:val="005C23D8"/>
    <w:rsid w:val="005C321E"/>
    <w:rsid w:val="005C37A1"/>
    <w:rsid w:val="005C4A50"/>
    <w:rsid w:val="005C4A70"/>
    <w:rsid w:val="005C4BCD"/>
    <w:rsid w:val="005C51BF"/>
    <w:rsid w:val="005C57AC"/>
    <w:rsid w:val="005C6055"/>
    <w:rsid w:val="005C6718"/>
    <w:rsid w:val="005C6879"/>
    <w:rsid w:val="005C728B"/>
    <w:rsid w:val="005C742C"/>
    <w:rsid w:val="005C7803"/>
    <w:rsid w:val="005D0953"/>
    <w:rsid w:val="005D0AB7"/>
    <w:rsid w:val="005D0BF1"/>
    <w:rsid w:val="005D0ED3"/>
    <w:rsid w:val="005D0F03"/>
    <w:rsid w:val="005D1726"/>
    <w:rsid w:val="005D1B03"/>
    <w:rsid w:val="005D1FB2"/>
    <w:rsid w:val="005D2A5F"/>
    <w:rsid w:val="005D2FF3"/>
    <w:rsid w:val="005D3043"/>
    <w:rsid w:val="005D3CA2"/>
    <w:rsid w:val="005D450B"/>
    <w:rsid w:val="005D4CD9"/>
    <w:rsid w:val="005D51AB"/>
    <w:rsid w:val="005D5A2D"/>
    <w:rsid w:val="005D5DAA"/>
    <w:rsid w:val="005D601A"/>
    <w:rsid w:val="005D748D"/>
    <w:rsid w:val="005D793D"/>
    <w:rsid w:val="005E03D7"/>
    <w:rsid w:val="005E0BA5"/>
    <w:rsid w:val="005E1C56"/>
    <w:rsid w:val="005E1D09"/>
    <w:rsid w:val="005E266A"/>
    <w:rsid w:val="005E26E2"/>
    <w:rsid w:val="005E27A3"/>
    <w:rsid w:val="005E292A"/>
    <w:rsid w:val="005E2B56"/>
    <w:rsid w:val="005E339E"/>
    <w:rsid w:val="005E3AB0"/>
    <w:rsid w:val="005E3D5B"/>
    <w:rsid w:val="005E4581"/>
    <w:rsid w:val="005E4D22"/>
    <w:rsid w:val="005E5214"/>
    <w:rsid w:val="005E6243"/>
    <w:rsid w:val="005E72FB"/>
    <w:rsid w:val="005E744B"/>
    <w:rsid w:val="005E7BF9"/>
    <w:rsid w:val="005F0032"/>
    <w:rsid w:val="005F0490"/>
    <w:rsid w:val="005F05C5"/>
    <w:rsid w:val="005F070A"/>
    <w:rsid w:val="005F0959"/>
    <w:rsid w:val="005F0C0C"/>
    <w:rsid w:val="005F0C9B"/>
    <w:rsid w:val="005F239D"/>
    <w:rsid w:val="005F3439"/>
    <w:rsid w:val="005F49A9"/>
    <w:rsid w:val="005F4D16"/>
    <w:rsid w:val="005F635A"/>
    <w:rsid w:val="005F67C8"/>
    <w:rsid w:val="005F7A6D"/>
    <w:rsid w:val="005F7EAD"/>
    <w:rsid w:val="006008B4"/>
    <w:rsid w:val="00600CB0"/>
    <w:rsid w:val="00601FFE"/>
    <w:rsid w:val="00602A3D"/>
    <w:rsid w:val="0060314E"/>
    <w:rsid w:val="0060368D"/>
    <w:rsid w:val="006056FC"/>
    <w:rsid w:val="00605890"/>
    <w:rsid w:val="00605DAB"/>
    <w:rsid w:val="00606DDB"/>
    <w:rsid w:val="00606F48"/>
    <w:rsid w:val="006070D7"/>
    <w:rsid w:val="0060783B"/>
    <w:rsid w:val="00607AA5"/>
    <w:rsid w:val="00610DE0"/>
    <w:rsid w:val="00611425"/>
    <w:rsid w:val="0061273F"/>
    <w:rsid w:val="006134AB"/>
    <w:rsid w:val="006134B2"/>
    <w:rsid w:val="006137A7"/>
    <w:rsid w:val="00613D1D"/>
    <w:rsid w:val="00614350"/>
    <w:rsid w:val="006149DE"/>
    <w:rsid w:val="006164DA"/>
    <w:rsid w:val="00616F2A"/>
    <w:rsid w:val="00617360"/>
    <w:rsid w:val="00617882"/>
    <w:rsid w:val="006215C5"/>
    <w:rsid w:val="00622D7B"/>
    <w:rsid w:val="006230AC"/>
    <w:rsid w:val="00623172"/>
    <w:rsid w:val="00623704"/>
    <w:rsid w:val="00623AD2"/>
    <w:rsid w:val="00625AC7"/>
    <w:rsid w:val="00625F14"/>
    <w:rsid w:val="00626111"/>
    <w:rsid w:val="006265F1"/>
    <w:rsid w:val="00626709"/>
    <w:rsid w:val="0062674E"/>
    <w:rsid w:val="00626952"/>
    <w:rsid w:val="00626BFD"/>
    <w:rsid w:val="00626C31"/>
    <w:rsid w:val="006273BA"/>
    <w:rsid w:val="0062761C"/>
    <w:rsid w:val="006302D8"/>
    <w:rsid w:val="006303DD"/>
    <w:rsid w:val="00630615"/>
    <w:rsid w:val="006306C9"/>
    <w:rsid w:val="0063128D"/>
    <w:rsid w:val="00631A3A"/>
    <w:rsid w:val="0063287B"/>
    <w:rsid w:val="00632F16"/>
    <w:rsid w:val="006334B5"/>
    <w:rsid w:val="00634A03"/>
    <w:rsid w:val="00634E74"/>
    <w:rsid w:val="0063695C"/>
    <w:rsid w:val="00636C3A"/>
    <w:rsid w:val="00637487"/>
    <w:rsid w:val="00637DBC"/>
    <w:rsid w:val="00637E7C"/>
    <w:rsid w:val="006406AF"/>
    <w:rsid w:val="00640924"/>
    <w:rsid w:val="00640998"/>
    <w:rsid w:val="00640B32"/>
    <w:rsid w:val="00641581"/>
    <w:rsid w:val="00641F74"/>
    <w:rsid w:val="00642637"/>
    <w:rsid w:val="00642A61"/>
    <w:rsid w:val="00642A8A"/>
    <w:rsid w:val="00642B30"/>
    <w:rsid w:val="00642F8A"/>
    <w:rsid w:val="00643955"/>
    <w:rsid w:val="00645768"/>
    <w:rsid w:val="00645A5A"/>
    <w:rsid w:val="00645BC1"/>
    <w:rsid w:val="00647BDA"/>
    <w:rsid w:val="0065009F"/>
    <w:rsid w:val="00650300"/>
    <w:rsid w:val="0065116F"/>
    <w:rsid w:val="00652515"/>
    <w:rsid w:val="0065347C"/>
    <w:rsid w:val="0065357E"/>
    <w:rsid w:val="00653F9C"/>
    <w:rsid w:val="00654097"/>
    <w:rsid w:val="00654D47"/>
    <w:rsid w:val="0065504D"/>
    <w:rsid w:val="006553E3"/>
    <w:rsid w:val="006560B1"/>
    <w:rsid w:val="00656EDF"/>
    <w:rsid w:val="006574BE"/>
    <w:rsid w:val="0065772A"/>
    <w:rsid w:val="00657EC6"/>
    <w:rsid w:val="00660A89"/>
    <w:rsid w:val="006611C0"/>
    <w:rsid w:val="00661494"/>
    <w:rsid w:val="006619C5"/>
    <w:rsid w:val="00662511"/>
    <w:rsid w:val="00662A61"/>
    <w:rsid w:val="00662D6A"/>
    <w:rsid w:val="00663104"/>
    <w:rsid w:val="006635E0"/>
    <w:rsid w:val="006638E6"/>
    <w:rsid w:val="00663C9D"/>
    <w:rsid w:val="00663E06"/>
    <w:rsid w:val="00664B3D"/>
    <w:rsid w:val="00664E7D"/>
    <w:rsid w:val="00665012"/>
    <w:rsid w:val="006650C0"/>
    <w:rsid w:val="006667FB"/>
    <w:rsid w:val="00666E3D"/>
    <w:rsid w:val="00667240"/>
    <w:rsid w:val="00667366"/>
    <w:rsid w:val="006678F7"/>
    <w:rsid w:val="00667D40"/>
    <w:rsid w:val="00670F27"/>
    <w:rsid w:val="0067100F"/>
    <w:rsid w:val="006710EB"/>
    <w:rsid w:val="0067196B"/>
    <w:rsid w:val="0067222C"/>
    <w:rsid w:val="006724FE"/>
    <w:rsid w:val="00672BD8"/>
    <w:rsid w:val="00673782"/>
    <w:rsid w:val="00673A6C"/>
    <w:rsid w:val="00673BAC"/>
    <w:rsid w:val="00673CAB"/>
    <w:rsid w:val="006749A8"/>
    <w:rsid w:val="00675138"/>
    <w:rsid w:val="00676389"/>
    <w:rsid w:val="00676625"/>
    <w:rsid w:val="00676920"/>
    <w:rsid w:val="006769BB"/>
    <w:rsid w:val="00676ED7"/>
    <w:rsid w:val="006775B9"/>
    <w:rsid w:val="006778C9"/>
    <w:rsid w:val="00677B06"/>
    <w:rsid w:val="00680350"/>
    <w:rsid w:val="0068038C"/>
    <w:rsid w:val="00680CBF"/>
    <w:rsid w:val="00681787"/>
    <w:rsid w:val="00681A8C"/>
    <w:rsid w:val="00681BF4"/>
    <w:rsid w:val="00681FF4"/>
    <w:rsid w:val="0068201D"/>
    <w:rsid w:val="006830E0"/>
    <w:rsid w:val="006839CC"/>
    <w:rsid w:val="00683AB5"/>
    <w:rsid w:val="0068477B"/>
    <w:rsid w:val="006854C6"/>
    <w:rsid w:val="00685E2C"/>
    <w:rsid w:val="0068719D"/>
    <w:rsid w:val="006871B5"/>
    <w:rsid w:val="006903F0"/>
    <w:rsid w:val="0069052A"/>
    <w:rsid w:val="00690B49"/>
    <w:rsid w:val="00690D26"/>
    <w:rsid w:val="00691011"/>
    <w:rsid w:val="00691AE0"/>
    <w:rsid w:val="00691C72"/>
    <w:rsid w:val="00691D29"/>
    <w:rsid w:val="0069220F"/>
    <w:rsid w:val="00692508"/>
    <w:rsid w:val="006929E4"/>
    <w:rsid w:val="00692FB3"/>
    <w:rsid w:val="006935B8"/>
    <w:rsid w:val="00693A78"/>
    <w:rsid w:val="00693CCC"/>
    <w:rsid w:val="00693DA7"/>
    <w:rsid w:val="00693EDB"/>
    <w:rsid w:val="00693F14"/>
    <w:rsid w:val="006940AB"/>
    <w:rsid w:val="00694C0B"/>
    <w:rsid w:val="00694D05"/>
    <w:rsid w:val="00694F00"/>
    <w:rsid w:val="00695A84"/>
    <w:rsid w:val="00696155"/>
    <w:rsid w:val="00696164"/>
    <w:rsid w:val="006961AB"/>
    <w:rsid w:val="0069705C"/>
    <w:rsid w:val="0069741B"/>
    <w:rsid w:val="0069763F"/>
    <w:rsid w:val="006A02C1"/>
    <w:rsid w:val="006A080C"/>
    <w:rsid w:val="006A0918"/>
    <w:rsid w:val="006A1558"/>
    <w:rsid w:val="006A182C"/>
    <w:rsid w:val="006A1EF7"/>
    <w:rsid w:val="006A2C58"/>
    <w:rsid w:val="006A3153"/>
    <w:rsid w:val="006A3E87"/>
    <w:rsid w:val="006A4271"/>
    <w:rsid w:val="006A4330"/>
    <w:rsid w:val="006A47DF"/>
    <w:rsid w:val="006A49D5"/>
    <w:rsid w:val="006A4DB1"/>
    <w:rsid w:val="006A50C7"/>
    <w:rsid w:val="006A5189"/>
    <w:rsid w:val="006A6105"/>
    <w:rsid w:val="006A614B"/>
    <w:rsid w:val="006A66B5"/>
    <w:rsid w:val="006A6C01"/>
    <w:rsid w:val="006A6E9D"/>
    <w:rsid w:val="006A7043"/>
    <w:rsid w:val="006A71FC"/>
    <w:rsid w:val="006A723D"/>
    <w:rsid w:val="006A7388"/>
    <w:rsid w:val="006A7E05"/>
    <w:rsid w:val="006B09D4"/>
    <w:rsid w:val="006B0C7D"/>
    <w:rsid w:val="006B0EB9"/>
    <w:rsid w:val="006B11F9"/>
    <w:rsid w:val="006B22A4"/>
    <w:rsid w:val="006B24F0"/>
    <w:rsid w:val="006B3659"/>
    <w:rsid w:val="006B411A"/>
    <w:rsid w:val="006B416A"/>
    <w:rsid w:val="006B44A5"/>
    <w:rsid w:val="006B47FB"/>
    <w:rsid w:val="006B534D"/>
    <w:rsid w:val="006B619B"/>
    <w:rsid w:val="006B69A9"/>
    <w:rsid w:val="006B69AE"/>
    <w:rsid w:val="006B6BCE"/>
    <w:rsid w:val="006B6E3F"/>
    <w:rsid w:val="006B79D2"/>
    <w:rsid w:val="006B7ECE"/>
    <w:rsid w:val="006B7F12"/>
    <w:rsid w:val="006C14A1"/>
    <w:rsid w:val="006C15F6"/>
    <w:rsid w:val="006C1E2E"/>
    <w:rsid w:val="006C344A"/>
    <w:rsid w:val="006C4040"/>
    <w:rsid w:val="006C412E"/>
    <w:rsid w:val="006C449A"/>
    <w:rsid w:val="006C4BB0"/>
    <w:rsid w:val="006C5135"/>
    <w:rsid w:val="006C5720"/>
    <w:rsid w:val="006C5834"/>
    <w:rsid w:val="006C584A"/>
    <w:rsid w:val="006C590E"/>
    <w:rsid w:val="006C618E"/>
    <w:rsid w:val="006C6371"/>
    <w:rsid w:val="006C695D"/>
    <w:rsid w:val="006C6AE9"/>
    <w:rsid w:val="006C6DB9"/>
    <w:rsid w:val="006C7D2E"/>
    <w:rsid w:val="006D0129"/>
    <w:rsid w:val="006D067F"/>
    <w:rsid w:val="006D08B7"/>
    <w:rsid w:val="006D0924"/>
    <w:rsid w:val="006D209A"/>
    <w:rsid w:val="006D2D19"/>
    <w:rsid w:val="006D3190"/>
    <w:rsid w:val="006D3907"/>
    <w:rsid w:val="006D42E3"/>
    <w:rsid w:val="006D4D2A"/>
    <w:rsid w:val="006D5221"/>
    <w:rsid w:val="006D529C"/>
    <w:rsid w:val="006D586C"/>
    <w:rsid w:val="006D5EE8"/>
    <w:rsid w:val="006D5F09"/>
    <w:rsid w:val="006D6192"/>
    <w:rsid w:val="006D65B8"/>
    <w:rsid w:val="006D661F"/>
    <w:rsid w:val="006D6793"/>
    <w:rsid w:val="006D6ACF"/>
    <w:rsid w:val="006D7F44"/>
    <w:rsid w:val="006E0DC8"/>
    <w:rsid w:val="006E1C65"/>
    <w:rsid w:val="006E1D23"/>
    <w:rsid w:val="006E213B"/>
    <w:rsid w:val="006E2433"/>
    <w:rsid w:val="006E2D32"/>
    <w:rsid w:val="006E2FA9"/>
    <w:rsid w:val="006E49D9"/>
    <w:rsid w:val="006E4BE7"/>
    <w:rsid w:val="006E53D8"/>
    <w:rsid w:val="006E546E"/>
    <w:rsid w:val="006E683D"/>
    <w:rsid w:val="006E6DF1"/>
    <w:rsid w:val="006F02CD"/>
    <w:rsid w:val="006F0519"/>
    <w:rsid w:val="006F19D6"/>
    <w:rsid w:val="006F1B9D"/>
    <w:rsid w:val="006F1CF9"/>
    <w:rsid w:val="006F22D8"/>
    <w:rsid w:val="006F24DA"/>
    <w:rsid w:val="006F271C"/>
    <w:rsid w:val="006F35BD"/>
    <w:rsid w:val="006F3973"/>
    <w:rsid w:val="006F39F4"/>
    <w:rsid w:val="006F3B48"/>
    <w:rsid w:val="006F41F2"/>
    <w:rsid w:val="006F445D"/>
    <w:rsid w:val="006F4786"/>
    <w:rsid w:val="006F47D2"/>
    <w:rsid w:val="006F47EC"/>
    <w:rsid w:val="006F491D"/>
    <w:rsid w:val="006F56C5"/>
    <w:rsid w:val="006F56CE"/>
    <w:rsid w:val="006F571D"/>
    <w:rsid w:val="006F57A7"/>
    <w:rsid w:val="006F5B30"/>
    <w:rsid w:val="006F6424"/>
    <w:rsid w:val="006F6A4F"/>
    <w:rsid w:val="006F6B29"/>
    <w:rsid w:val="006F78B7"/>
    <w:rsid w:val="0070091A"/>
    <w:rsid w:val="00700F1F"/>
    <w:rsid w:val="007010D4"/>
    <w:rsid w:val="00701627"/>
    <w:rsid w:val="007016E2"/>
    <w:rsid w:val="0070199F"/>
    <w:rsid w:val="00701EEE"/>
    <w:rsid w:val="0070210F"/>
    <w:rsid w:val="007021CE"/>
    <w:rsid w:val="00702F51"/>
    <w:rsid w:val="007034FF"/>
    <w:rsid w:val="00703785"/>
    <w:rsid w:val="00703E92"/>
    <w:rsid w:val="00704433"/>
    <w:rsid w:val="007045AB"/>
    <w:rsid w:val="0070512D"/>
    <w:rsid w:val="00705932"/>
    <w:rsid w:val="007059A0"/>
    <w:rsid w:val="00705A2E"/>
    <w:rsid w:val="00705BA1"/>
    <w:rsid w:val="00705CE0"/>
    <w:rsid w:val="00705D0D"/>
    <w:rsid w:val="00706312"/>
    <w:rsid w:val="007063F8"/>
    <w:rsid w:val="007065CE"/>
    <w:rsid w:val="00706C86"/>
    <w:rsid w:val="00706E31"/>
    <w:rsid w:val="00706F49"/>
    <w:rsid w:val="007072E1"/>
    <w:rsid w:val="00710399"/>
    <w:rsid w:val="0071096E"/>
    <w:rsid w:val="007114DC"/>
    <w:rsid w:val="0071172A"/>
    <w:rsid w:val="007119A8"/>
    <w:rsid w:val="00711B44"/>
    <w:rsid w:val="00711F7D"/>
    <w:rsid w:val="0071213F"/>
    <w:rsid w:val="007123F5"/>
    <w:rsid w:val="007125F7"/>
    <w:rsid w:val="0071369D"/>
    <w:rsid w:val="0071397E"/>
    <w:rsid w:val="007139ED"/>
    <w:rsid w:val="00713A4F"/>
    <w:rsid w:val="007144FA"/>
    <w:rsid w:val="00714624"/>
    <w:rsid w:val="007148C7"/>
    <w:rsid w:val="0071494A"/>
    <w:rsid w:val="00714BB2"/>
    <w:rsid w:val="00715168"/>
    <w:rsid w:val="00715BE0"/>
    <w:rsid w:val="007168F5"/>
    <w:rsid w:val="00716C52"/>
    <w:rsid w:val="00716D7A"/>
    <w:rsid w:val="007170CF"/>
    <w:rsid w:val="00717562"/>
    <w:rsid w:val="00717785"/>
    <w:rsid w:val="00717A23"/>
    <w:rsid w:val="00717C32"/>
    <w:rsid w:val="0072008E"/>
    <w:rsid w:val="00720788"/>
    <w:rsid w:val="0072121F"/>
    <w:rsid w:val="007214D3"/>
    <w:rsid w:val="007220CB"/>
    <w:rsid w:val="007223C6"/>
    <w:rsid w:val="007228D9"/>
    <w:rsid w:val="00722C46"/>
    <w:rsid w:val="00723539"/>
    <w:rsid w:val="00723CB2"/>
    <w:rsid w:val="00723D47"/>
    <w:rsid w:val="00724327"/>
    <w:rsid w:val="00725269"/>
    <w:rsid w:val="007252DF"/>
    <w:rsid w:val="00725D20"/>
    <w:rsid w:val="00726039"/>
    <w:rsid w:val="007276AE"/>
    <w:rsid w:val="00727A1B"/>
    <w:rsid w:val="00727AE6"/>
    <w:rsid w:val="007304F9"/>
    <w:rsid w:val="007306B8"/>
    <w:rsid w:val="00730802"/>
    <w:rsid w:val="0073086B"/>
    <w:rsid w:val="00730E4E"/>
    <w:rsid w:val="00730F7E"/>
    <w:rsid w:val="0073104C"/>
    <w:rsid w:val="0073122B"/>
    <w:rsid w:val="00731C53"/>
    <w:rsid w:val="0073335D"/>
    <w:rsid w:val="00733587"/>
    <w:rsid w:val="00734847"/>
    <w:rsid w:val="007348F0"/>
    <w:rsid w:val="00735574"/>
    <w:rsid w:val="00735A15"/>
    <w:rsid w:val="00735AB5"/>
    <w:rsid w:val="0073624E"/>
    <w:rsid w:val="00736434"/>
    <w:rsid w:val="00736BEF"/>
    <w:rsid w:val="00737D4C"/>
    <w:rsid w:val="00737DF0"/>
    <w:rsid w:val="00740595"/>
    <w:rsid w:val="0074061E"/>
    <w:rsid w:val="007408B0"/>
    <w:rsid w:val="007408D0"/>
    <w:rsid w:val="0074151E"/>
    <w:rsid w:val="007417E9"/>
    <w:rsid w:val="00741970"/>
    <w:rsid w:val="0074254E"/>
    <w:rsid w:val="00742966"/>
    <w:rsid w:val="00742ACC"/>
    <w:rsid w:val="00742F77"/>
    <w:rsid w:val="00742F94"/>
    <w:rsid w:val="007432DB"/>
    <w:rsid w:val="007440D7"/>
    <w:rsid w:val="00744246"/>
    <w:rsid w:val="007447D4"/>
    <w:rsid w:val="00744CC1"/>
    <w:rsid w:val="00744CC5"/>
    <w:rsid w:val="0074545A"/>
    <w:rsid w:val="007456C3"/>
    <w:rsid w:val="0074585B"/>
    <w:rsid w:val="007459B4"/>
    <w:rsid w:val="00745FEC"/>
    <w:rsid w:val="00746AEF"/>
    <w:rsid w:val="0074702A"/>
    <w:rsid w:val="00747B2C"/>
    <w:rsid w:val="00747C8B"/>
    <w:rsid w:val="007500D1"/>
    <w:rsid w:val="007507FF"/>
    <w:rsid w:val="00750A18"/>
    <w:rsid w:val="00752009"/>
    <w:rsid w:val="00752254"/>
    <w:rsid w:val="0075255E"/>
    <w:rsid w:val="00752591"/>
    <w:rsid w:val="007529DA"/>
    <w:rsid w:val="00752EFA"/>
    <w:rsid w:val="007530B1"/>
    <w:rsid w:val="007531DA"/>
    <w:rsid w:val="00754233"/>
    <w:rsid w:val="00754D22"/>
    <w:rsid w:val="007556A5"/>
    <w:rsid w:val="00755FE5"/>
    <w:rsid w:val="00756154"/>
    <w:rsid w:val="007562E0"/>
    <w:rsid w:val="00756442"/>
    <w:rsid w:val="00756AFB"/>
    <w:rsid w:val="00756E6A"/>
    <w:rsid w:val="00757322"/>
    <w:rsid w:val="00757753"/>
    <w:rsid w:val="00757BF2"/>
    <w:rsid w:val="0076056B"/>
    <w:rsid w:val="007605B4"/>
    <w:rsid w:val="007605D6"/>
    <w:rsid w:val="00761100"/>
    <w:rsid w:val="00761444"/>
    <w:rsid w:val="0076148C"/>
    <w:rsid w:val="007614B6"/>
    <w:rsid w:val="0076175A"/>
    <w:rsid w:val="00761DF3"/>
    <w:rsid w:val="007622B2"/>
    <w:rsid w:val="0076275F"/>
    <w:rsid w:val="0076469A"/>
    <w:rsid w:val="00764E8E"/>
    <w:rsid w:val="00765820"/>
    <w:rsid w:val="0076666C"/>
    <w:rsid w:val="00766969"/>
    <w:rsid w:val="00766C31"/>
    <w:rsid w:val="00766E01"/>
    <w:rsid w:val="007677F6"/>
    <w:rsid w:val="00767893"/>
    <w:rsid w:val="00770FAD"/>
    <w:rsid w:val="0077385D"/>
    <w:rsid w:val="00773D8D"/>
    <w:rsid w:val="00773EDD"/>
    <w:rsid w:val="007740D3"/>
    <w:rsid w:val="007741C0"/>
    <w:rsid w:val="00774389"/>
    <w:rsid w:val="007744F7"/>
    <w:rsid w:val="00774BF0"/>
    <w:rsid w:val="00774F18"/>
    <w:rsid w:val="00775C51"/>
    <w:rsid w:val="00775C70"/>
    <w:rsid w:val="00775D0A"/>
    <w:rsid w:val="00775F71"/>
    <w:rsid w:val="007762C6"/>
    <w:rsid w:val="007765F2"/>
    <w:rsid w:val="0077681D"/>
    <w:rsid w:val="007768B4"/>
    <w:rsid w:val="00776CD1"/>
    <w:rsid w:val="007772E4"/>
    <w:rsid w:val="007775F2"/>
    <w:rsid w:val="007779CF"/>
    <w:rsid w:val="00777E49"/>
    <w:rsid w:val="00780F4C"/>
    <w:rsid w:val="00781A72"/>
    <w:rsid w:val="00781CBE"/>
    <w:rsid w:val="007820D6"/>
    <w:rsid w:val="00782321"/>
    <w:rsid w:val="00782570"/>
    <w:rsid w:val="00782922"/>
    <w:rsid w:val="00782DD3"/>
    <w:rsid w:val="00782EA4"/>
    <w:rsid w:val="007832A6"/>
    <w:rsid w:val="007834CD"/>
    <w:rsid w:val="00785071"/>
    <w:rsid w:val="007852C5"/>
    <w:rsid w:val="00785334"/>
    <w:rsid w:val="00785EED"/>
    <w:rsid w:val="007867D8"/>
    <w:rsid w:val="00787571"/>
    <w:rsid w:val="00790021"/>
    <w:rsid w:val="0079017B"/>
    <w:rsid w:val="00790512"/>
    <w:rsid w:val="00791578"/>
    <w:rsid w:val="00791D4C"/>
    <w:rsid w:val="007930D2"/>
    <w:rsid w:val="00793D45"/>
    <w:rsid w:val="007941FA"/>
    <w:rsid w:val="00794943"/>
    <w:rsid w:val="00794B91"/>
    <w:rsid w:val="007954D0"/>
    <w:rsid w:val="0079574E"/>
    <w:rsid w:val="007959F4"/>
    <w:rsid w:val="00796498"/>
    <w:rsid w:val="007964E0"/>
    <w:rsid w:val="007975FA"/>
    <w:rsid w:val="007A1AD5"/>
    <w:rsid w:val="007A2214"/>
    <w:rsid w:val="007A2453"/>
    <w:rsid w:val="007A28A2"/>
    <w:rsid w:val="007A28A3"/>
    <w:rsid w:val="007A29E3"/>
    <w:rsid w:val="007A2E83"/>
    <w:rsid w:val="007A44C0"/>
    <w:rsid w:val="007A569A"/>
    <w:rsid w:val="007A5EF7"/>
    <w:rsid w:val="007A5F3D"/>
    <w:rsid w:val="007A6100"/>
    <w:rsid w:val="007A6909"/>
    <w:rsid w:val="007A7474"/>
    <w:rsid w:val="007A77E8"/>
    <w:rsid w:val="007A7813"/>
    <w:rsid w:val="007A7BF1"/>
    <w:rsid w:val="007A7DBE"/>
    <w:rsid w:val="007A7E24"/>
    <w:rsid w:val="007A7F69"/>
    <w:rsid w:val="007B0039"/>
    <w:rsid w:val="007B0CDA"/>
    <w:rsid w:val="007B0E40"/>
    <w:rsid w:val="007B184A"/>
    <w:rsid w:val="007B1AFF"/>
    <w:rsid w:val="007B1CE0"/>
    <w:rsid w:val="007B1DF9"/>
    <w:rsid w:val="007B1F6C"/>
    <w:rsid w:val="007B2051"/>
    <w:rsid w:val="007B226C"/>
    <w:rsid w:val="007B2E45"/>
    <w:rsid w:val="007B32F3"/>
    <w:rsid w:val="007B3576"/>
    <w:rsid w:val="007B4317"/>
    <w:rsid w:val="007B56C0"/>
    <w:rsid w:val="007B5B26"/>
    <w:rsid w:val="007B5E9E"/>
    <w:rsid w:val="007B64B0"/>
    <w:rsid w:val="007B7380"/>
    <w:rsid w:val="007B798E"/>
    <w:rsid w:val="007C0194"/>
    <w:rsid w:val="007C0E07"/>
    <w:rsid w:val="007C2CD8"/>
    <w:rsid w:val="007C2D19"/>
    <w:rsid w:val="007C3551"/>
    <w:rsid w:val="007C364A"/>
    <w:rsid w:val="007C37D3"/>
    <w:rsid w:val="007C4226"/>
    <w:rsid w:val="007C431F"/>
    <w:rsid w:val="007C4858"/>
    <w:rsid w:val="007C4933"/>
    <w:rsid w:val="007C4B04"/>
    <w:rsid w:val="007C4FEF"/>
    <w:rsid w:val="007C5092"/>
    <w:rsid w:val="007C605D"/>
    <w:rsid w:val="007C6087"/>
    <w:rsid w:val="007C6130"/>
    <w:rsid w:val="007C6305"/>
    <w:rsid w:val="007C6EE3"/>
    <w:rsid w:val="007C6FC3"/>
    <w:rsid w:val="007C7AA0"/>
    <w:rsid w:val="007C7AEE"/>
    <w:rsid w:val="007C7EB4"/>
    <w:rsid w:val="007D04A2"/>
    <w:rsid w:val="007D0546"/>
    <w:rsid w:val="007D08BC"/>
    <w:rsid w:val="007D0C44"/>
    <w:rsid w:val="007D0ECB"/>
    <w:rsid w:val="007D13F0"/>
    <w:rsid w:val="007D25CD"/>
    <w:rsid w:val="007D33D4"/>
    <w:rsid w:val="007D3CD4"/>
    <w:rsid w:val="007D3CE6"/>
    <w:rsid w:val="007D45D1"/>
    <w:rsid w:val="007D55F1"/>
    <w:rsid w:val="007D576B"/>
    <w:rsid w:val="007D6408"/>
    <w:rsid w:val="007D65D0"/>
    <w:rsid w:val="007D68DE"/>
    <w:rsid w:val="007E066A"/>
    <w:rsid w:val="007E0EF6"/>
    <w:rsid w:val="007E151B"/>
    <w:rsid w:val="007E17F4"/>
    <w:rsid w:val="007E1847"/>
    <w:rsid w:val="007E23C2"/>
    <w:rsid w:val="007E2FFB"/>
    <w:rsid w:val="007E3835"/>
    <w:rsid w:val="007E4417"/>
    <w:rsid w:val="007E4AB1"/>
    <w:rsid w:val="007E572B"/>
    <w:rsid w:val="007E59DB"/>
    <w:rsid w:val="007E6C80"/>
    <w:rsid w:val="007E737A"/>
    <w:rsid w:val="007E7D9E"/>
    <w:rsid w:val="007F0303"/>
    <w:rsid w:val="007F2047"/>
    <w:rsid w:val="007F2648"/>
    <w:rsid w:val="007F28B0"/>
    <w:rsid w:val="007F2E56"/>
    <w:rsid w:val="007F3A73"/>
    <w:rsid w:val="007F3B20"/>
    <w:rsid w:val="007F4472"/>
    <w:rsid w:val="007F5303"/>
    <w:rsid w:val="007F5C69"/>
    <w:rsid w:val="007F7ED3"/>
    <w:rsid w:val="0080026C"/>
    <w:rsid w:val="008006F1"/>
    <w:rsid w:val="00800DAD"/>
    <w:rsid w:val="00801424"/>
    <w:rsid w:val="00801909"/>
    <w:rsid w:val="00801D41"/>
    <w:rsid w:val="00801DFD"/>
    <w:rsid w:val="008020B8"/>
    <w:rsid w:val="008020F2"/>
    <w:rsid w:val="00802453"/>
    <w:rsid w:val="00803374"/>
    <w:rsid w:val="0080415B"/>
    <w:rsid w:val="0080429D"/>
    <w:rsid w:val="00805700"/>
    <w:rsid w:val="00805D2E"/>
    <w:rsid w:val="00805DC0"/>
    <w:rsid w:val="00806164"/>
    <w:rsid w:val="00806621"/>
    <w:rsid w:val="008079D5"/>
    <w:rsid w:val="00807C7A"/>
    <w:rsid w:val="00807FBE"/>
    <w:rsid w:val="00810196"/>
    <w:rsid w:val="0081026A"/>
    <w:rsid w:val="00810D2F"/>
    <w:rsid w:val="00812030"/>
    <w:rsid w:val="00812E18"/>
    <w:rsid w:val="00815009"/>
    <w:rsid w:val="00815351"/>
    <w:rsid w:val="00817622"/>
    <w:rsid w:val="008176D5"/>
    <w:rsid w:val="008176FB"/>
    <w:rsid w:val="00817746"/>
    <w:rsid w:val="00817BC5"/>
    <w:rsid w:val="0082032F"/>
    <w:rsid w:val="008209A8"/>
    <w:rsid w:val="0082194F"/>
    <w:rsid w:val="00821AE0"/>
    <w:rsid w:val="008224F1"/>
    <w:rsid w:val="0082284C"/>
    <w:rsid w:val="00822DBB"/>
    <w:rsid w:val="0082321C"/>
    <w:rsid w:val="0082353C"/>
    <w:rsid w:val="00823561"/>
    <w:rsid w:val="008237C8"/>
    <w:rsid w:val="00823B03"/>
    <w:rsid w:val="00823E1A"/>
    <w:rsid w:val="00824516"/>
    <w:rsid w:val="00824763"/>
    <w:rsid w:val="00824A86"/>
    <w:rsid w:val="00824C12"/>
    <w:rsid w:val="00826D66"/>
    <w:rsid w:val="00827652"/>
    <w:rsid w:val="008278E8"/>
    <w:rsid w:val="00827BC3"/>
    <w:rsid w:val="00827E23"/>
    <w:rsid w:val="00827F66"/>
    <w:rsid w:val="0083024C"/>
    <w:rsid w:val="008303E6"/>
    <w:rsid w:val="008309FD"/>
    <w:rsid w:val="00831788"/>
    <w:rsid w:val="008317EF"/>
    <w:rsid w:val="008322F4"/>
    <w:rsid w:val="008324B4"/>
    <w:rsid w:val="00832601"/>
    <w:rsid w:val="008327C4"/>
    <w:rsid w:val="0083319E"/>
    <w:rsid w:val="008331F0"/>
    <w:rsid w:val="0083346D"/>
    <w:rsid w:val="008335B2"/>
    <w:rsid w:val="00833818"/>
    <w:rsid w:val="00834661"/>
    <w:rsid w:val="0083560D"/>
    <w:rsid w:val="0083687B"/>
    <w:rsid w:val="00836C73"/>
    <w:rsid w:val="00836FBE"/>
    <w:rsid w:val="0083799D"/>
    <w:rsid w:val="00837DD3"/>
    <w:rsid w:val="00837FC5"/>
    <w:rsid w:val="00840310"/>
    <w:rsid w:val="00840810"/>
    <w:rsid w:val="00840A6B"/>
    <w:rsid w:val="00841414"/>
    <w:rsid w:val="00841BF5"/>
    <w:rsid w:val="00842126"/>
    <w:rsid w:val="00842863"/>
    <w:rsid w:val="00843242"/>
    <w:rsid w:val="0084332C"/>
    <w:rsid w:val="008437CC"/>
    <w:rsid w:val="008438B1"/>
    <w:rsid w:val="008449A5"/>
    <w:rsid w:val="0084552C"/>
    <w:rsid w:val="00845C6E"/>
    <w:rsid w:val="00845E30"/>
    <w:rsid w:val="00846499"/>
    <w:rsid w:val="00846E55"/>
    <w:rsid w:val="00846E94"/>
    <w:rsid w:val="00847095"/>
    <w:rsid w:val="0085004A"/>
    <w:rsid w:val="008512D8"/>
    <w:rsid w:val="00851DCD"/>
    <w:rsid w:val="00852659"/>
    <w:rsid w:val="00852750"/>
    <w:rsid w:val="008529E7"/>
    <w:rsid w:val="00853944"/>
    <w:rsid w:val="0085534D"/>
    <w:rsid w:val="008554B9"/>
    <w:rsid w:val="0085676D"/>
    <w:rsid w:val="008570F5"/>
    <w:rsid w:val="00857D69"/>
    <w:rsid w:val="008601F5"/>
    <w:rsid w:val="00861ED9"/>
    <w:rsid w:val="00863079"/>
    <w:rsid w:val="00864AB0"/>
    <w:rsid w:val="00864E7C"/>
    <w:rsid w:val="00865607"/>
    <w:rsid w:val="008659CE"/>
    <w:rsid w:val="00865B78"/>
    <w:rsid w:val="00866113"/>
    <w:rsid w:val="008666E7"/>
    <w:rsid w:val="00866C9C"/>
    <w:rsid w:val="00867408"/>
    <w:rsid w:val="00870892"/>
    <w:rsid w:val="00870E73"/>
    <w:rsid w:val="00871DD6"/>
    <w:rsid w:val="008721D2"/>
    <w:rsid w:val="0087254E"/>
    <w:rsid w:val="00872604"/>
    <w:rsid w:val="00872AA8"/>
    <w:rsid w:val="00873651"/>
    <w:rsid w:val="00873FAF"/>
    <w:rsid w:val="00874390"/>
    <w:rsid w:val="00874D15"/>
    <w:rsid w:val="00874FFC"/>
    <w:rsid w:val="00876855"/>
    <w:rsid w:val="00876BB6"/>
    <w:rsid w:val="00877782"/>
    <w:rsid w:val="008777F5"/>
    <w:rsid w:val="00877F3C"/>
    <w:rsid w:val="00880117"/>
    <w:rsid w:val="008812D1"/>
    <w:rsid w:val="008819AA"/>
    <w:rsid w:val="0088241A"/>
    <w:rsid w:val="0088290E"/>
    <w:rsid w:val="00882E0E"/>
    <w:rsid w:val="00883066"/>
    <w:rsid w:val="008831AD"/>
    <w:rsid w:val="008839B9"/>
    <w:rsid w:val="00883AAE"/>
    <w:rsid w:val="00884390"/>
    <w:rsid w:val="00885148"/>
    <w:rsid w:val="0088534F"/>
    <w:rsid w:val="008864C4"/>
    <w:rsid w:val="008866E1"/>
    <w:rsid w:val="00886C19"/>
    <w:rsid w:val="00886FD7"/>
    <w:rsid w:val="008878BE"/>
    <w:rsid w:val="00887E2E"/>
    <w:rsid w:val="00887E4D"/>
    <w:rsid w:val="008902B1"/>
    <w:rsid w:val="00890F9D"/>
    <w:rsid w:val="0089204D"/>
    <w:rsid w:val="00892515"/>
    <w:rsid w:val="00893643"/>
    <w:rsid w:val="0089393D"/>
    <w:rsid w:val="008947A3"/>
    <w:rsid w:val="0089507A"/>
    <w:rsid w:val="0089561F"/>
    <w:rsid w:val="00895D40"/>
    <w:rsid w:val="00896FD5"/>
    <w:rsid w:val="0089783B"/>
    <w:rsid w:val="008A0B0C"/>
    <w:rsid w:val="008A10E5"/>
    <w:rsid w:val="008A3B35"/>
    <w:rsid w:val="008A3BF5"/>
    <w:rsid w:val="008A4F7B"/>
    <w:rsid w:val="008A57DF"/>
    <w:rsid w:val="008A5B61"/>
    <w:rsid w:val="008A613D"/>
    <w:rsid w:val="008A6AED"/>
    <w:rsid w:val="008A7130"/>
    <w:rsid w:val="008A7507"/>
    <w:rsid w:val="008A7B5B"/>
    <w:rsid w:val="008B0522"/>
    <w:rsid w:val="008B0D18"/>
    <w:rsid w:val="008B0EBF"/>
    <w:rsid w:val="008B0F16"/>
    <w:rsid w:val="008B108E"/>
    <w:rsid w:val="008B1B02"/>
    <w:rsid w:val="008B1BC9"/>
    <w:rsid w:val="008B3024"/>
    <w:rsid w:val="008B31AE"/>
    <w:rsid w:val="008B35B4"/>
    <w:rsid w:val="008B379A"/>
    <w:rsid w:val="008B44A7"/>
    <w:rsid w:val="008B5261"/>
    <w:rsid w:val="008B58B5"/>
    <w:rsid w:val="008B59E9"/>
    <w:rsid w:val="008B5C5C"/>
    <w:rsid w:val="008B65C4"/>
    <w:rsid w:val="008B711A"/>
    <w:rsid w:val="008B72AB"/>
    <w:rsid w:val="008C0BDB"/>
    <w:rsid w:val="008C0D76"/>
    <w:rsid w:val="008C11BE"/>
    <w:rsid w:val="008C1542"/>
    <w:rsid w:val="008C198C"/>
    <w:rsid w:val="008C2592"/>
    <w:rsid w:val="008C2C20"/>
    <w:rsid w:val="008C3396"/>
    <w:rsid w:val="008C33BA"/>
    <w:rsid w:val="008C3AF4"/>
    <w:rsid w:val="008C49A1"/>
    <w:rsid w:val="008C4DC7"/>
    <w:rsid w:val="008C5E54"/>
    <w:rsid w:val="008C617F"/>
    <w:rsid w:val="008C66C8"/>
    <w:rsid w:val="008C7124"/>
    <w:rsid w:val="008D01FC"/>
    <w:rsid w:val="008D03A5"/>
    <w:rsid w:val="008D0F43"/>
    <w:rsid w:val="008D1D57"/>
    <w:rsid w:val="008D1E38"/>
    <w:rsid w:val="008D23FE"/>
    <w:rsid w:val="008D2575"/>
    <w:rsid w:val="008D2989"/>
    <w:rsid w:val="008D2BC8"/>
    <w:rsid w:val="008D3E4D"/>
    <w:rsid w:val="008D4CE1"/>
    <w:rsid w:val="008D60A4"/>
    <w:rsid w:val="008D692A"/>
    <w:rsid w:val="008D695A"/>
    <w:rsid w:val="008D6CE2"/>
    <w:rsid w:val="008E067A"/>
    <w:rsid w:val="008E1969"/>
    <w:rsid w:val="008E1B0F"/>
    <w:rsid w:val="008E1CDD"/>
    <w:rsid w:val="008E1E7A"/>
    <w:rsid w:val="008E2B98"/>
    <w:rsid w:val="008E307C"/>
    <w:rsid w:val="008E3186"/>
    <w:rsid w:val="008E3C3B"/>
    <w:rsid w:val="008E4095"/>
    <w:rsid w:val="008E4338"/>
    <w:rsid w:val="008E4374"/>
    <w:rsid w:val="008E507F"/>
    <w:rsid w:val="008E5A54"/>
    <w:rsid w:val="008E6E72"/>
    <w:rsid w:val="008E73D5"/>
    <w:rsid w:val="008F016E"/>
    <w:rsid w:val="008F08C5"/>
    <w:rsid w:val="008F0E89"/>
    <w:rsid w:val="008F153A"/>
    <w:rsid w:val="008F2E05"/>
    <w:rsid w:val="008F2E7E"/>
    <w:rsid w:val="008F3A58"/>
    <w:rsid w:val="008F3F0A"/>
    <w:rsid w:val="008F4B44"/>
    <w:rsid w:val="008F645D"/>
    <w:rsid w:val="008F6857"/>
    <w:rsid w:val="008F763A"/>
    <w:rsid w:val="008F7727"/>
    <w:rsid w:val="009003CF"/>
    <w:rsid w:val="009004A3"/>
    <w:rsid w:val="00900F6A"/>
    <w:rsid w:val="009017CD"/>
    <w:rsid w:val="00901A80"/>
    <w:rsid w:val="00902048"/>
    <w:rsid w:val="0090215F"/>
    <w:rsid w:val="009028E8"/>
    <w:rsid w:val="00902B1C"/>
    <w:rsid w:val="00902C7D"/>
    <w:rsid w:val="00902D1C"/>
    <w:rsid w:val="00903235"/>
    <w:rsid w:val="009043A6"/>
    <w:rsid w:val="0090478B"/>
    <w:rsid w:val="00904DAF"/>
    <w:rsid w:val="00905A1E"/>
    <w:rsid w:val="00905B85"/>
    <w:rsid w:val="00906511"/>
    <w:rsid w:val="009067A2"/>
    <w:rsid w:val="0090750A"/>
    <w:rsid w:val="00907F9C"/>
    <w:rsid w:val="00911320"/>
    <w:rsid w:val="00911352"/>
    <w:rsid w:val="00911738"/>
    <w:rsid w:val="00911ED9"/>
    <w:rsid w:val="00912091"/>
    <w:rsid w:val="0091239C"/>
    <w:rsid w:val="00912571"/>
    <w:rsid w:val="00912D12"/>
    <w:rsid w:val="00912ECF"/>
    <w:rsid w:val="0091394D"/>
    <w:rsid w:val="009146A5"/>
    <w:rsid w:val="00914BE5"/>
    <w:rsid w:val="009159A6"/>
    <w:rsid w:val="00915F87"/>
    <w:rsid w:val="00916BA8"/>
    <w:rsid w:val="00917154"/>
    <w:rsid w:val="00917DBE"/>
    <w:rsid w:val="00922BB0"/>
    <w:rsid w:val="00923D6E"/>
    <w:rsid w:val="009241AE"/>
    <w:rsid w:val="00924BE7"/>
    <w:rsid w:val="00924C64"/>
    <w:rsid w:val="00925549"/>
    <w:rsid w:val="009261D9"/>
    <w:rsid w:val="009265CF"/>
    <w:rsid w:val="00927458"/>
    <w:rsid w:val="009279FC"/>
    <w:rsid w:val="00930C33"/>
    <w:rsid w:val="0093128F"/>
    <w:rsid w:val="009315EF"/>
    <w:rsid w:val="00931E1C"/>
    <w:rsid w:val="009328FD"/>
    <w:rsid w:val="0093295D"/>
    <w:rsid w:val="00933B49"/>
    <w:rsid w:val="0093402B"/>
    <w:rsid w:val="00934DC4"/>
    <w:rsid w:val="009367A8"/>
    <w:rsid w:val="0093709B"/>
    <w:rsid w:val="009376D2"/>
    <w:rsid w:val="00937816"/>
    <w:rsid w:val="00937BBC"/>
    <w:rsid w:val="00937E94"/>
    <w:rsid w:val="00937F6D"/>
    <w:rsid w:val="009407E1"/>
    <w:rsid w:val="00941035"/>
    <w:rsid w:val="009414EF"/>
    <w:rsid w:val="00941943"/>
    <w:rsid w:val="00941E7A"/>
    <w:rsid w:val="00941FAD"/>
    <w:rsid w:val="00942114"/>
    <w:rsid w:val="00942192"/>
    <w:rsid w:val="0094256F"/>
    <w:rsid w:val="009425E3"/>
    <w:rsid w:val="00942941"/>
    <w:rsid w:val="0094301C"/>
    <w:rsid w:val="00943058"/>
    <w:rsid w:val="00943C0D"/>
    <w:rsid w:val="00943FF2"/>
    <w:rsid w:val="00944640"/>
    <w:rsid w:val="00945958"/>
    <w:rsid w:val="00945BBA"/>
    <w:rsid w:val="009461AF"/>
    <w:rsid w:val="009461E7"/>
    <w:rsid w:val="009462EF"/>
    <w:rsid w:val="0094677B"/>
    <w:rsid w:val="00946B46"/>
    <w:rsid w:val="00947073"/>
    <w:rsid w:val="00947133"/>
    <w:rsid w:val="00947165"/>
    <w:rsid w:val="00947729"/>
    <w:rsid w:val="00947D82"/>
    <w:rsid w:val="00950901"/>
    <w:rsid w:val="009509AC"/>
    <w:rsid w:val="00951113"/>
    <w:rsid w:val="009511A9"/>
    <w:rsid w:val="00951305"/>
    <w:rsid w:val="0095247B"/>
    <w:rsid w:val="00952ACA"/>
    <w:rsid w:val="0095306D"/>
    <w:rsid w:val="009530EE"/>
    <w:rsid w:val="00953315"/>
    <w:rsid w:val="00953472"/>
    <w:rsid w:val="009568B2"/>
    <w:rsid w:val="00956CD9"/>
    <w:rsid w:val="00957F13"/>
    <w:rsid w:val="009622D1"/>
    <w:rsid w:val="009622FE"/>
    <w:rsid w:val="00962306"/>
    <w:rsid w:val="0096249C"/>
    <w:rsid w:val="00962595"/>
    <w:rsid w:val="00963424"/>
    <w:rsid w:val="009639EA"/>
    <w:rsid w:val="0096444C"/>
    <w:rsid w:val="009648C6"/>
    <w:rsid w:val="00964F93"/>
    <w:rsid w:val="00965024"/>
    <w:rsid w:val="00965888"/>
    <w:rsid w:val="00965B0D"/>
    <w:rsid w:val="00965BDA"/>
    <w:rsid w:val="00965F3C"/>
    <w:rsid w:val="009663CC"/>
    <w:rsid w:val="00966F18"/>
    <w:rsid w:val="00966FC6"/>
    <w:rsid w:val="009671C2"/>
    <w:rsid w:val="00967209"/>
    <w:rsid w:val="00970313"/>
    <w:rsid w:val="0097116A"/>
    <w:rsid w:val="00971959"/>
    <w:rsid w:val="00971F90"/>
    <w:rsid w:val="009725E3"/>
    <w:rsid w:val="00973012"/>
    <w:rsid w:val="009732E9"/>
    <w:rsid w:val="00973CB0"/>
    <w:rsid w:val="00974DCF"/>
    <w:rsid w:val="00976732"/>
    <w:rsid w:val="00976734"/>
    <w:rsid w:val="00977139"/>
    <w:rsid w:val="00977E46"/>
    <w:rsid w:val="009801A9"/>
    <w:rsid w:val="00980367"/>
    <w:rsid w:val="009805F9"/>
    <w:rsid w:val="00980ABB"/>
    <w:rsid w:val="0098188F"/>
    <w:rsid w:val="00981C27"/>
    <w:rsid w:val="00981DDB"/>
    <w:rsid w:val="00981E02"/>
    <w:rsid w:val="0098380C"/>
    <w:rsid w:val="00984E79"/>
    <w:rsid w:val="00985031"/>
    <w:rsid w:val="009854DF"/>
    <w:rsid w:val="0098576B"/>
    <w:rsid w:val="00985D99"/>
    <w:rsid w:val="009864FA"/>
    <w:rsid w:val="00986979"/>
    <w:rsid w:val="00987282"/>
    <w:rsid w:val="00991BD7"/>
    <w:rsid w:val="00991F0D"/>
    <w:rsid w:val="009920A2"/>
    <w:rsid w:val="0099394D"/>
    <w:rsid w:val="00993FA4"/>
    <w:rsid w:val="00994213"/>
    <w:rsid w:val="0099445E"/>
    <w:rsid w:val="0099459E"/>
    <w:rsid w:val="00994ED1"/>
    <w:rsid w:val="009958A3"/>
    <w:rsid w:val="00995EEF"/>
    <w:rsid w:val="00996293"/>
    <w:rsid w:val="00996542"/>
    <w:rsid w:val="00996701"/>
    <w:rsid w:val="0099744B"/>
    <w:rsid w:val="00997536"/>
    <w:rsid w:val="009977F1"/>
    <w:rsid w:val="00997ADE"/>
    <w:rsid w:val="009A094A"/>
    <w:rsid w:val="009A105E"/>
    <w:rsid w:val="009A1CA2"/>
    <w:rsid w:val="009A28EE"/>
    <w:rsid w:val="009A2B25"/>
    <w:rsid w:val="009A2C03"/>
    <w:rsid w:val="009A3A5B"/>
    <w:rsid w:val="009A3B55"/>
    <w:rsid w:val="009A44B6"/>
    <w:rsid w:val="009A4509"/>
    <w:rsid w:val="009A50DE"/>
    <w:rsid w:val="009A5306"/>
    <w:rsid w:val="009A54CD"/>
    <w:rsid w:val="009A5A5A"/>
    <w:rsid w:val="009A5AC2"/>
    <w:rsid w:val="009A60AC"/>
    <w:rsid w:val="009A6176"/>
    <w:rsid w:val="009A6B79"/>
    <w:rsid w:val="009B07FC"/>
    <w:rsid w:val="009B13E7"/>
    <w:rsid w:val="009B1A93"/>
    <w:rsid w:val="009B23B4"/>
    <w:rsid w:val="009B2977"/>
    <w:rsid w:val="009B2DC4"/>
    <w:rsid w:val="009B2E1C"/>
    <w:rsid w:val="009B3197"/>
    <w:rsid w:val="009B352E"/>
    <w:rsid w:val="009B3813"/>
    <w:rsid w:val="009B472B"/>
    <w:rsid w:val="009B494E"/>
    <w:rsid w:val="009B4992"/>
    <w:rsid w:val="009B4F83"/>
    <w:rsid w:val="009B5DE5"/>
    <w:rsid w:val="009B6311"/>
    <w:rsid w:val="009B7059"/>
    <w:rsid w:val="009B7503"/>
    <w:rsid w:val="009B7AE5"/>
    <w:rsid w:val="009C009B"/>
    <w:rsid w:val="009C0982"/>
    <w:rsid w:val="009C0983"/>
    <w:rsid w:val="009C112B"/>
    <w:rsid w:val="009C12A6"/>
    <w:rsid w:val="009C1810"/>
    <w:rsid w:val="009C1B06"/>
    <w:rsid w:val="009C209F"/>
    <w:rsid w:val="009C217E"/>
    <w:rsid w:val="009C334A"/>
    <w:rsid w:val="009C34F4"/>
    <w:rsid w:val="009C3BB4"/>
    <w:rsid w:val="009C3F35"/>
    <w:rsid w:val="009C420D"/>
    <w:rsid w:val="009C4364"/>
    <w:rsid w:val="009C48F6"/>
    <w:rsid w:val="009C4B26"/>
    <w:rsid w:val="009C4C57"/>
    <w:rsid w:val="009C4CFE"/>
    <w:rsid w:val="009C4DBD"/>
    <w:rsid w:val="009C516E"/>
    <w:rsid w:val="009C546B"/>
    <w:rsid w:val="009C5544"/>
    <w:rsid w:val="009C5546"/>
    <w:rsid w:val="009C6388"/>
    <w:rsid w:val="009C718E"/>
    <w:rsid w:val="009C7492"/>
    <w:rsid w:val="009C7D8E"/>
    <w:rsid w:val="009D0054"/>
    <w:rsid w:val="009D03E6"/>
    <w:rsid w:val="009D0DFC"/>
    <w:rsid w:val="009D0E48"/>
    <w:rsid w:val="009D1D47"/>
    <w:rsid w:val="009D223B"/>
    <w:rsid w:val="009D2403"/>
    <w:rsid w:val="009D27B3"/>
    <w:rsid w:val="009D27DE"/>
    <w:rsid w:val="009D2FD3"/>
    <w:rsid w:val="009D45C7"/>
    <w:rsid w:val="009D480D"/>
    <w:rsid w:val="009D4883"/>
    <w:rsid w:val="009D4DE3"/>
    <w:rsid w:val="009D55DB"/>
    <w:rsid w:val="009D622C"/>
    <w:rsid w:val="009D7368"/>
    <w:rsid w:val="009D7413"/>
    <w:rsid w:val="009D7600"/>
    <w:rsid w:val="009D78AA"/>
    <w:rsid w:val="009D7A85"/>
    <w:rsid w:val="009E0097"/>
    <w:rsid w:val="009E0513"/>
    <w:rsid w:val="009E095E"/>
    <w:rsid w:val="009E1089"/>
    <w:rsid w:val="009E1FAB"/>
    <w:rsid w:val="009E255B"/>
    <w:rsid w:val="009E2954"/>
    <w:rsid w:val="009E3477"/>
    <w:rsid w:val="009E4AA4"/>
    <w:rsid w:val="009E4BF5"/>
    <w:rsid w:val="009E6034"/>
    <w:rsid w:val="009E6BB7"/>
    <w:rsid w:val="009E6FE3"/>
    <w:rsid w:val="009F0036"/>
    <w:rsid w:val="009F096D"/>
    <w:rsid w:val="009F0C04"/>
    <w:rsid w:val="009F1C80"/>
    <w:rsid w:val="009F2152"/>
    <w:rsid w:val="009F251D"/>
    <w:rsid w:val="009F292A"/>
    <w:rsid w:val="009F379D"/>
    <w:rsid w:val="009F3AC6"/>
    <w:rsid w:val="009F3DCD"/>
    <w:rsid w:val="009F3E1B"/>
    <w:rsid w:val="009F40BF"/>
    <w:rsid w:val="009F4229"/>
    <w:rsid w:val="009F4539"/>
    <w:rsid w:val="009F45A5"/>
    <w:rsid w:val="009F45F7"/>
    <w:rsid w:val="009F4770"/>
    <w:rsid w:val="009F4AAC"/>
    <w:rsid w:val="009F5043"/>
    <w:rsid w:val="009F5CC8"/>
    <w:rsid w:val="009F5E08"/>
    <w:rsid w:val="009F6320"/>
    <w:rsid w:val="009F65E0"/>
    <w:rsid w:val="009F67E8"/>
    <w:rsid w:val="009F6E01"/>
    <w:rsid w:val="009F7A57"/>
    <w:rsid w:val="00A003AE"/>
    <w:rsid w:val="00A00420"/>
    <w:rsid w:val="00A004EA"/>
    <w:rsid w:val="00A00C4F"/>
    <w:rsid w:val="00A00D36"/>
    <w:rsid w:val="00A00D7D"/>
    <w:rsid w:val="00A01696"/>
    <w:rsid w:val="00A0180C"/>
    <w:rsid w:val="00A03C55"/>
    <w:rsid w:val="00A04113"/>
    <w:rsid w:val="00A04E08"/>
    <w:rsid w:val="00A05654"/>
    <w:rsid w:val="00A0570B"/>
    <w:rsid w:val="00A05E57"/>
    <w:rsid w:val="00A06048"/>
    <w:rsid w:val="00A06A7A"/>
    <w:rsid w:val="00A07267"/>
    <w:rsid w:val="00A073F1"/>
    <w:rsid w:val="00A10A64"/>
    <w:rsid w:val="00A11401"/>
    <w:rsid w:val="00A122F8"/>
    <w:rsid w:val="00A12580"/>
    <w:rsid w:val="00A12C68"/>
    <w:rsid w:val="00A12E98"/>
    <w:rsid w:val="00A1391E"/>
    <w:rsid w:val="00A146FB"/>
    <w:rsid w:val="00A14DC0"/>
    <w:rsid w:val="00A14F29"/>
    <w:rsid w:val="00A1541B"/>
    <w:rsid w:val="00A16E5E"/>
    <w:rsid w:val="00A2025D"/>
    <w:rsid w:val="00A20B7C"/>
    <w:rsid w:val="00A20B87"/>
    <w:rsid w:val="00A21139"/>
    <w:rsid w:val="00A21468"/>
    <w:rsid w:val="00A226D9"/>
    <w:rsid w:val="00A22E78"/>
    <w:rsid w:val="00A23CDA"/>
    <w:rsid w:val="00A2467F"/>
    <w:rsid w:val="00A24E73"/>
    <w:rsid w:val="00A250E9"/>
    <w:rsid w:val="00A259E2"/>
    <w:rsid w:val="00A26015"/>
    <w:rsid w:val="00A26123"/>
    <w:rsid w:val="00A26555"/>
    <w:rsid w:val="00A27E35"/>
    <w:rsid w:val="00A27F49"/>
    <w:rsid w:val="00A3018C"/>
    <w:rsid w:val="00A30A62"/>
    <w:rsid w:val="00A3176C"/>
    <w:rsid w:val="00A321E4"/>
    <w:rsid w:val="00A321F8"/>
    <w:rsid w:val="00A33C3C"/>
    <w:rsid w:val="00A33E4F"/>
    <w:rsid w:val="00A3462D"/>
    <w:rsid w:val="00A3534A"/>
    <w:rsid w:val="00A35C0B"/>
    <w:rsid w:val="00A36B65"/>
    <w:rsid w:val="00A36BE0"/>
    <w:rsid w:val="00A36BEC"/>
    <w:rsid w:val="00A3780A"/>
    <w:rsid w:val="00A378EF"/>
    <w:rsid w:val="00A4036A"/>
    <w:rsid w:val="00A40D0B"/>
    <w:rsid w:val="00A40F43"/>
    <w:rsid w:val="00A4156C"/>
    <w:rsid w:val="00A419F2"/>
    <w:rsid w:val="00A42341"/>
    <w:rsid w:val="00A42718"/>
    <w:rsid w:val="00A42AB2"/>
    <w:rsid w:val="00A42D15"/>
    <w:rsid w:val="00A43216"/>
    <w:rsid w:val="00A44C9A"/>
    <w:rsid w:val="00A46332"/>
    <w:rsid w:val="00A4772D"/>
    <w:rsid w:val="00A47BE1"/>
    <w:rsid w:val="00A504C5"/>
    <w:rsid w:val="00A51B45"/>
    <w:rsid w:val="00A524A3"/>
    <w:rsid w:val="00A524D4"/>
    <w:rsid w:val="00A5304D"/>
    <w:rsid w:val="00A530E8"/>
    <w:rsid w:val="00A533A7"/>
    <w:rsid w:val="00A5355E"/>
    <w:rsid w:val="00A5392C"/>
    <w:rsid w:val="00A539DA"/>
    <w:rsid w:val="00A53EDE"/>
    <w:rsid w:val="00A551B0"/>
    <w:rsid w:val="00A55C3F"/>
    <w:rsid w:val="00A565B3"/>
    <w:rsid w:val="00A570FB"/>
    <w:rsid w:val="00A5727A"/>
    <w:rsid w:val="00A57A11"/>
    <w:rsid w:val="00A57BE7"/>
    <w:rsid w:val="00A600D8"/>
    <w:rsid w:val="00A606B4"/>
    <w:rsid w:val="00A60C04"/>
    <w:rsid w:val="00A6134B"/>
    <w:rsid w:val="00A61527"/>
    <w:rsid w:val="00A62B30"/>
    <w:rsid w:val="00A63BFC"/>
    <w:rsid w:val="00A64794"/>
    <w:rsid w:val="00A64E77"/>
    <w:rsid w:val="00A64FB2"/>
    <w:rsid w:val="00A65409"/>
    <w:rsid w:val="00A6674E"/>
    <w:rsid w:val="00A66FDC"/>
    <w:rsid w:val="00A670CA"/>
    <w:rsid w:val="00A671DB"/>
    <w:rsid w:val="00A70158"/>
    <w:rsid w:val="00A70172"/>
    <w:rsid w:val="00A70C35"/>
    <w:rsid w:val="00A70D64"/>
    <w:rsid w:val="00A7144E"/>
    <w:rsid w:val="00A71C5B"/>
    <w:rsid w:val="00A72719"/>
    <w:rsid w:val="00A72B10"/>
    <w:rsid w:val="00A72B71"/>
    <w:rsid w:val="00A730D3"/>
    <w:rsid w:val="00A73F62"/>
    <w:rsid w:val="00A74D95"/>
    <w:rsid w:val="00A75162"/>
    <w:rsid w:val="00A75214"/>
    <w:rsid w:val="00A76C23"/>
    <w:rsid w:val="00A77324"/>
    <w:rsid w:val="00A779AC"/>
    <w:rsid w:val="00A779C4"/>
    <w:rsid w:val="00A77C60"/>
    <w:rsid w:val="00A8020D"/>
    <w:rsid w:val="00A81E79"/>
    <w:rsid w:val="00A8207A"/>
    <w:rsid w:val="00A82E47"/>
    <w:rsid w:val="00A82FAA"/>
    <w:rsid w:val="00A83F0E"/>
    <w:rsid w:val="00A84994"/>
    <w:rsid w:val="00A849D9"/>
    <w:rsid w:val="00A84E44"/>
    <w:rsid w:val="00A857AC"/>
    <w:rsid w:val="00A866E6"/>
    <w:rsid w:val="00A86828"/>
    <w:rsid w:val="00A9022B"/>
    <w:rsid w:val="00A90501"/>
    <w:rsid w:val="00A90929"/>
    <w:rsid w:val="00A90B66"/>
    <w:rsid w:val="00A90BC7"/>
    <w:rsid w:val="00A90FC8"/>
    <w:rsid w:val="00A915E6"/>
    <w:rsid w:val="00A9201D"/>
    <w:rsid w:val="00A9316C"/>
    <w:rsid w:val="00A93DE5"/>
    <w:rsid w:val="00A9486E"/>
    <w:rsid w:val="00A9601C"/>
    <w:rsid w:val="00A965E6"/>
    <w:rsid w:val="00A969FE"/>
    <w:rsid w:val="00A96D6A"/>
    <w:rsid w:val="00A96F48"/>
    <w:rsid w:val="00A9716F"/>
    <w:rsid w:val="00A97A63"/>
    <w:rsid w:val="00A97E0C"/>
    <w:rsid w:val="00AA0041"/>
    <w:rsid w:val="00AA01B8"/>
    <w:rsid w:val="00AA0437"/>
    <w:rsid w:val="00AA0A53"/>
    <w:rsid w:val="00AA0C51"/>
    <w:rsid w:val="00AA158B"/>
    <w:rsid w:val="00AA1BD9"/>
    <w:rsid w:val="00AA27B8"/>
    <w:rsid w:val="00AA2985"/>
    <w:rsid w:val="00AA3554"/>
    <w:rsid w:val="00AA4380"/>
    <w:rsid w:val="00AA43C9"/>
    <w:rsid w:val="00AA452D"/>
    <w:rsid w:val="00AA4D4C"/>
    <w:rsid w:val="00AA5043"/>
    <w:rsid w:val="00AA5559"/>
    <w:rsid w:val="00AA5E2A"/>
    <w:rsid w:val="00AA6332"/>
    <w:rsid w:val="00AA6B26"/>
    <w:rsid w:val="00AA74EF"/>
    <w:rsid w:val="00AA7971"/>
    <w:rsid w:val="00AA7BBE"/>
    <w:rsid w:val="00AA7E29"/>
    <w:rsid w:val="00AA7F14"/>
    <w:rsid w:val="00AB16EA"/>
    <w:rsid w:val="00AB19FE"/>
    <w:rsid w:val="00AB2DFD"/>
    <w:rsid w:val="00AB3E60"/>
    <w:rsid w:val="00AB3F6D"/>
    <w:rsid w:val="00AB4669"/>
    <w:rsid w:val="00AB5144"/>
    <w:rsid w:val="00AB64EF"/>
    <w:rsid w:val="00AB6DF8"/>
    <w:rsid w:val="00AB7107"/>
    <w:rsid w:val="00AC0521"/>
    <w:rsid w:val="00AC0E6E"/>
    <w:rsid w:val="00AC16B3"/>
    <w:rsid w:val="00AC16E3"/>
    <w:rsid w:val="00AC1A59"/>
    <w:rsid w:val="00AC216C"/>
    <w:rsid w:val="00AC2808"/>
    <w:rsid w:val="00AC2BFC"/>
    <w:rsid w:val="00AC3103"/>
    <w:rsid w:val="00AC3371"/>
    <w:rsid w:val="00AC4234"/>
    <w:rsid w:val="00AC4924"/>
    <w:rsid w:val="00AC4ABD"/>
    <w:rsid w:val="00AC55BC"/>
    <w:rsid w:val="00AC645A"/>
    <w:rsid w:val="00AC6476"/>
    <w:rsid w:val="00AC64F0"/>
    <w:rsid w:val="00AC6EA0"/>
    <w:rsid w:val="00AC6FF9"/>
    <w:rsid w:val="00AC7215"/>
    <w:rsid w:val="00AD00C7"/>
    <w:rsid w:val="00AD022F"/>
    <w:rsid w:val="00AD02EA"/>
    <w:rsid w:val="00AD08D1"/>
    <w:rsid w:val="00AD0DBC"/>
    <w:rsid w:val="00AD1ABF"/>
    <w:rsid w:val="00AD2489"/>
    <w:rsid w:val="00AD2EC8"/>
    <w:rsid w:val="00AD3085"/>
    <w:rsid w:val="00AD30C3"/>
    <w:rsid w:val="00AD363A"/>
    <w:rsid w:val="00AD3B8D"/>
    <w:rsid w:val="00AD45C7"/>
    <w:rsid w:val="00AD4A20"/>
    <w:rsid w:val="00AD543E"/>
    <w:rsid w:val="00AD5779"/>
    <w:rsid w:val="00AD5AD6"/>
    <w:rsid w:val="00AD695D"/>
    <w:rsid w:val="00AD69E4"/>
    <w:rsid w:val="00AD6AAB"/>
    <w:rsid w:val="00AD79D5"/>
    <w:rsid w:val="00AD7CC6"/>
    <w:rsid w:val="00AE017D"/>
    <w:rsid w:val="00AE03AC"/>
    <w:rsid w:val="00AE0EFE"/>
    <w:rsid w:val="00AE1682"/>
    <w:rsid w:val="00AE20DF"/>
    <w:rsid w:val="00AE2BA3"/>
    <w:rsid w:val="00AE3939"/>
    <w:rsid w:val="00AE4183"/>
    <w:rsid w:val="00AE4AC6"/>
    <w:rsid w:val="00AE4DEF"/>
    <w:rsid w:val="00AE4F3B"/>
    <w:rsid w:val="00AE55A6"/>
    <w:rsid w:val="00AE5D14"/>
    <w:rsid w:val="00AE5D5D"/>
    <w:rsid w:val="00AE5F86"/>
    <w:rsid w:val="00AE62F0"/>
    <w:rsid w:val="00AE65F6"/>
    <w:rsid w:val="00AE667C"/>
    <w:rsid w:val="00AE779D"/>
    <w:rsid w:val="00AE79ED"/>
    <w:rsid w:val="00AE7C98"/>
    <w:rsid w:val="00AE7E11"/>
    <w:rsid w:val="00AF007D"/>
    <w:rsid w:val="00AF0134"/>
    <w:rsid w:val="00AF12B2"/>
    <w:rsid w:val="00AF19BE"/>
    <w:rsid w:val="00AF1CB5"/>
    <w:rsid w:val="00AF225D"/>
    <w:rsid w:val="00AF2779"/>
    <w:rsid w:val="00AF2FFC"/>
    <w:rsid w:val="00AF3432"/>
    <w:rsid w:val="00AF3448"/>
    <w:rsid w:val="00AF4495"/>
    <w:rsid w:val="00AF4AEA"/>
    <w:rsid w:val="00AF5405"/>
    <w:rsid w:val="00AF5724"/>
    <w:rsid w:val="00AF61B3"/>
    <w:rsid w:val="00AF6564"/>
    <w:rsid w:val="00AF6CE4"/>
    <w:rsid w:val="00AF747E"/>
    <w:rsid w:val="00AF75D6"/>
    <w:rsid w:val="00B0078C"/>
    <w:rsid w:val="00B00E23"/>
    <w:rsid w:val="00B0135D"/>
    <w:rsid w:val="00B0142A"/>
    <w:rsid w:val="00B0157F"/>
    <w:rsid w:val="00B0172A"/>
    <w:rsid w:val="00B02E79"/>
    <w:rsid w:val="00B031DE"/>
    <w:rsid w:val="00B0439B"/>
    <w:rsid w:val="00B05141"/>
    <w:rsid w:val="00B0519D"/>
    <w:rsid w:val="00B05250"/>
    <w:rsid w:val="00B05DD0"/>
    <w:rsid w:val="00B076D7"/>
    <w:rsid w:val="00B07AE8"/>
    <w:rsid w:val="00B07C4F"/>
    <w:rsid w:val="00B116FE"/>
    <w:rsid w:val="00B11FB3"/>
    <w:rsid w:val="00B12798"/>
    <w:rsid w:val="00B13292"/>
    <w:rsid w:val="00B13A78"/>
    <w:rsid w:val="00B1448E"/>
    <w:rsid w:val="00B144C7"/>
    <w:rsid w:val="00B14680"/>
    <w:rsid w:val="00B147D8"/>
    <w:rsid w:val="00B148C6"/>
    <w:rsid w:val="00B15016"/>
    <w:rsid w:val="00B1511C"/>
    <w:rsid w:val="00B155CF"/>
    <w:rsid w:val="00B15D36"/>
    <w:rsid w:val="00B164B7"/>
    <w:rsid w:val="00B1697F"/>
    <w:rsid w:val="00B16C5D"/>
    <w:rsid w:val="00B17034"/>
    <w:rsid w:val="00B17689"/>
    <w:rsid w:val="00B17DBF"/>
    <w:rsid w:val="00B20712"/>
    <w:rsid w:val="00B21F76"/>
    <w:rsid w:val="00B221AC"/>
    <w:rsid w:val="00B22AA6"/>
    <w:rsid w:val="00B22FEE"/>
    <w:rsid w:val="00B23674"/>
    <w:rsid w:val="00B23B17"/>
    <w:rsid w:val="00B251A8"/>
    <w:rsid w:val="00B25220"/>
    <w:rsid w:val="00B25D78"/>
    <w:rsid w:val="00B25E32"/>
    <w:rsid w:val="00B26131"/>
    <w:rsid w:val="00B261A1"/>
    <w:rsid w:val="00B261BC"/>
    <w:rsid w:val="00B265AA"/>
    <w:rsid w:val="00B26D27"/>
    <w:rsid w:val="00B2724F"/>
    <w:rsid w:val="00B27949"/>
    <w:rsid w:val="00B27E05"/>
    <w:rsid w:val="00B304A4"/>
    <w:rsid w:val="00B30622"/>
    <w:rsid w:val="00B30EE4"/>
    <w:rsid w:val="00B312EB"/>
    <w:rsid w:val="00B315BA"/>
    <w:rsid w:val="00B31B65"/>
    <w:rsid w:val="00B325D9"/>
    <w:rsid w:val="00B326EA"/>
    <w:rsid w:val="00B32EED"/>
    <w:rsid w:val="00B32F2A"/>
    <w:rsid w:val="00B333AA"/>
    <w:rsid w:val="00B335AF"/>
    <w:rsid w:val="00B3361D"/>
    <w:rsid w:val="00B33A9A"/>
    <w:rsid w:val="00B35564"/>
    <w:rsid w:val="00B3670E"/>
    <w:rsid w:val="00B37BDA"/>
    <w:rsid w:val="00B406B7"/>
    <w:rsid w:val="00B406C3"/>
    <w:rsid w:val="00B41447"/>
    <w:rsid w:val="00B41834"/>
    <w:rsid w:val="00B41A55"/>
    <w:rsid w:val="00B41AEB"/>
    <w:rsid w:val="00B4282D"/>
    <w:rsid w:val="00B4294A"/>
    <w:rsid w:val="00B429BB"/>
    <w:rsid w:val="00B432AD"/>
    <w:rsid w:val="00B4338E"/>
    <w:rsid w:val="00B43CED"/>
    <w:rsid w:val="00B44DD3"/>
    <w:rsid w:val="00B4515D"/>
    <w:rsid w:val="00B45DC7"/>
    <w:rsid w:val="00B502C9"/>
    <w:rsid w:val="00B502D2"/>
    <w:rsid w:val="00B505F6"/>
    <w:rsid w:val="00B508B2"/>
    <w:rsid w:val="00B51ADB"/>
    <w:rsid w:val="00B52BCE"/>
    <w:rsid w:val="00B52F62"/>
    <w:rsid w:val="00B5317B"/>
    <w:rsid w:val="00B532D2"/>
    <w:rsid w:val="00B536C3"/>
    <w:rsid w:val="00B538DC"/>
    <w:rsid w:val="00B541F8"/>
    <w:rsid w:val="00B55049"/>
    <w:rsid w:val="00B5595F"/>
    <w:rsid w:val="00B55F4F"/>
    <w:rsid w:val="00B5783E"/>
    <w:rsid w:val="00B5788E"/>
    <w:rsid w:val="00B57FFB"/>
    <w:rsid w:val="00B611B8"/>
    <w:rsid w:val="00B62005"/>
    <w:rsid w:val="00B62F2C"/>
    <w:rsid w:val="00B635DE"/>
    <w:rsid w:val="00B63789"/>
    <w:rsid w:val="00B63C16"/>
    <w:rsid w:val="00B645DD"/>
    <w:rsid w:val="00B65359"/>
    <w:rsid w:val="00B6557C"/>
    <w:rsid w:val="00B65AEA"/>
    <w:rsid w:val="00B674A7"/>
    <w:rsid w:val="00B67F1E"/>
    <w:rsid w:val="00B70792"/>
    <w:rsid w:val="00B71179"/>
    <w:rsid w:val="00B7178D"/>
    <w:rsid w:val="00B72239"/>
    <w:rsid w:val="00B729C2"/>
    <w:rsid w:val="00B730CE"/>
    <w:rsid w:val="00B73108"/>
    <w:rsid w:val="00B73437"/>
    <w:rsid w:val="00B751B0"/>
    <w:rsid w:val="00B7531D"/>
    <w:rsid w:val="00B76523"/>
    <w:rsid w:val="00B765E2"/>
    <w:rsid w:val="00B76997"/>
    <w:rsid w:val="00B76C67"/>
    <w:rsid w:val="00B7764B"/>
    <w:rsid w:val="00B77C7A"/>
    <w:rsid w:val="00B80238"/>
    <w:rsid w:val="00B80677"/>
    <w:rsid w:val="00B80B1C"/>
    <w:rsid w:val="00B812FB"/>
    <w:rsid w:val="00B815D1"/>
    <w:rsid w:val="00B81C01"/>
    <w:rsid w:val="00B8212F"/>
    <w:rsid w:val="00B8291A"/>
    <w:rsid w:val="00B83992"/>
    <w:rsid w:val="00B84458"/>
    <w:rsid w:val="00B851A9"/>
    <w:rsid w:val="00B853F9"/>
    <w:rsid w:val="00B85730"/>
    <w:rsid w:val="00B85CD2"/>
    <w:rsid w:val="00B85E0B"/>
    <w:rsid w:val="00B85E16"/>
    <w:rsid w:val="00B85FC9"/>
    <w:rsid w:val="00B87CD2"/>
    <w:rsid w:val="00B90D8C"/>
    <w:rsid w:val="00B912C6"/>
    <w:rsid w:val="00B9164D"/>
    <w:rsid w:val="00B92128"/>
    <w:rsid w:val="00B92148"/>
    <w:rsid w:val="00B92716"/>
    <w:rsid w:val="00B92B44"/>
    <w:rsid w:val="00B92D02"/>
    <w:rsid w:val="00B92E93"/>
    <w:rsid w:val="00B93C35"/>
    <w:rsid w:val="00B94176"/>
    <w:rsid w:val="00B94926"/>
    <w:rsid w:val="00B94930"/>
    <w:rsid w:val="00B9495C"/>
    <w:rsid w:val="00B9571D"/>
    <w:rsid w:val="00B96189"/>
    <w:rsid w:val="00B96518"/>
    <w:rsid w:val="00B96C14"/>
    <w:rsid w:val="00B96DE7"/>
    <w:rsid w:val="00B9779A"/>
    <w:rsid w:val="00BA1BCD"/>
    <w:rsid w:val="00BA1FBC"/>
    <w:rsid w:val="00BA28B8"/>
    <w:rsid w:val="00BA35F1"/>
    <w:rsid w:val="00BA3A41"/>
    <w:rsid w:val="00BA3C68"/>
    <w:rsid w:val="00BA4487"/>
    <w:rsid w:val="00BA50BE"/>
    <w:rsid w:val="00BA52AC"/>
    <w:rsid w:val="00BA58B7"/>
    <w:rsid w:val="00BA59D1"/>
    <w:rsid w:val="00BA6C9A"/>
    <w:rsid w:val="00BA6D03"/>
    <w:rsid w:val="00BA72B5"/>
    <w:rsid w:val="00BA7359"/>
    <w:rsid w:val="00BA760E"/>
    <w:rsid w:val="00BB2B37"/>
    <w:rsid w:val="00BB3507"/>
    <w:rsid w:val="00BB36F1"/>
    <w:rsid w:val="00BB3E0B"/>
    <w:rsid w:val="00BB4075"/>
    <w:rsid w:val="00BB43B5"/>
    <w:rsid w:val="00BB43F0"/>
    <w:rsid w:val="00BB44F4"/>
    <w:rsid w:val="00BB4808"/>
    <w:rsid w:val="00BB48BB"/>
    <w:rsid w:val="00BB4C55"/>
    <w:rsid w:val="00BB547E"/>
    <w:rsid w:val="00BB5833"/>
    <w:rsid w:val="00BB793C"/>
    <w:rsid w:val="00BC0302"/>
    <w:rsid w:val="00BC08AF"/>
    <w:rsid w:val="00BC205B"/>
    <w:rsid w:val="00BC30E3"/>
    <w:rsid w:val="00BC337A"/>
    <w:rsid w:val="00BC4A10"/>
    <w:rsid w:val="00BC4B3F"/>
    <w:rsid w:val="00BC4E84"/>
    <w:rsid w:val="00BC5250"/>
    <w:rsid w:val="00BC545E"/>
    <w:rsid w:val="00BC57E0"/>
    <w:rsid w:val="00BC5836"/>
    <w:rsid w:val="00BC5EE9"/>
    <w:rsid w:val="00BC63BA"/>
    <w:rsid w:val="00BC6D45"/>
    <w:rsid w:val="00BC72A0"/>
    <w:rsid w:val="00BD0615"/>
    <w:rsid w:val="00BD1DF3"/>
    <w:rsid w:val="00BD23D5"/>
    <w:rsid w:val="00BD317E"/>
    <w:rsid w:val="00BD3B94"/>
    <w:rsid w:val="00BD3BBA"/>
    <w:rsid w:val="00BD4921"/>
    <w:rsid w:val="00BD50B1"/>
    <w:rsid w:val="00BD52DC"/>
    <w:rsid w:val="00BD657C"/>
    <w:rsid w:val="00BD66AB"/>
    <w:rsid w:val="00BD6D75"/>
    <w:rsid w:val="00BD72FF"/>
    <w:rsid w:val="00BD75C7"/>
    <w:rsid w:val="00BE0084"/>
    <w:rsid w:val="00BE102F"/>
    <w:rsid w:val="00BE1484"/>
    <w:rsid w:val="00BE17C2"/>
    <w:rsid w:val="00BE21DC"/>
    <w:rsid w:val="00BE287F"/>
    <w:rsid w:val="00BE3898"/>
    <w:rsid w:val="00BE46F6"/>
    <w:rsid w:val="00BE4E4A"/>
    <w:rsid w:val="00BE553A"/>
    <w:rsid w:val="00BE596B"/>
    <w:rsid w:val="00BE59B9"/>
    <w:rsid w:val="00BE6055"/>
    <w:rsid w:val="00BE69D4"/>
    <w:rsid w:val="00BE7071"/>
    <w:rsid w:val="00BE7CA9"/>
    <w:rsid w:val="00BF03B0"/>
    <w:rsid w:val="00BF058C"/>
    <w:rsid w:val="00BF0669"/>
    <w:rsid w:val="00BF0757"/>
    <w:rsid w:val="00BF0AF2"/>
    <w:rsid w:val="00BF1025"/>
    <w:rsid w:val="00BF16EB"/>
    <w:rsid w:val="00BF1B96"/>
    <w:rsid w:val="00BF2237"/>
    <w:rsid w:val="00BF260C"/>
    <w:rsid w:val="00BF26C0"/>
    <w:rsid w:val="00BF3F40"/>
    <w:rsid w:val="00BF50E9"/>
    <w:rsid w:val="00BF5AD1"/>
    <w:rsid w:val="00BF6382"/>
    <w:rsid w:val="00BF72E4"/>
    <w:rsid w:val="00BF7525"/>
    <w:rsid w:val="00C009B6"/>
    <w:rsid w:val="00C011F4"/>
    <w:rsid w:val="00C01640"/>
    <w:rsid w:val="00C018ED"/>
    <w:rsid w:val="00C019A1"/>
    <w:rsid w:val="00C01F7A"/>
    <w:rsid w:val="00C027E5"/>
    <w:rsid w:val="00C02BA8"/>
    <w:rsid w:val="00C035AD"/>
    <w:rsid w:val="00C04306"/>
    <w:rsid w:val="00C043CE"/>
    <w:rsid w:val="00C04830"/>
    <w:rsid w:val="00C0484B"/>
    <w:rsid w:val="00C04A59"/>
    <w:rsid w:val="00C04ABE"/>
    <w:rsid w:val="00C05016"/>
    <w:rsid w:val="00C055C6"/>
    <w:rsid w:val="00C05720"/>
    <w:rsid w:val="00C061BD"/>
    <w:rsid w:val="00C073EC"/>
    <w:rsid w:val="00C0757E"/>
    <w:rsid w:val="00C07F2D"/>
    <w:rsid w:val="00C100D6"/>
    <w:rsid w:val="00C1043B"/>
    <w:rsid w:val="00C116EC"/>
    <w:rsid w:val="00C11850"/>
    <w:rsid w:val="00C12AA8"/>
    <w:rsid w:val="00C12B15"/>
    <w:rsid w:val="00C13246"/>
    <w:rsid w:val="00C13277"/>
    <w:rsid w:val="00C13C57"/>
    <w:rsid w:val="00C14120"/>
    <w:rsid w:val="00C146B3"/>
    <w:rsid w:val="00C14E05"/>
    <w:rsid w:val="00C14FB7"/>
    <w:rsid w:val="00C150CD"/>
    <w:rsid w:val="00C1518F"/>
    <w:rsid w:val="00C16645"/>
    <w:rsid w:val="00C16E80"/>
    <w:rsid w:val="00C17A1A"/>
    <w:rsid w:val="00C20CCD"/>
    <w:rsid w:val="00C219CB"/>
    <w:rsid w:val="00C21CEE"/>
    <w:rsid w:val="00C220DB"/>
    <w:rsid w:val="00C22E99"/>
    <w:rsid w:val="00C23045"/>
    <w:rsid w:val="00C24271"/>
    <w:rsid w:val="00C244E7"/>
    <w:rsid w:val="00C24B6E"/>
    <w:rsid w:val="00C251F3"/>
    <w:rsid w:val="00C25A5C"/>
    <w:rsid w:val="00C26740"/>
    <w:rsid w:val="00C26C2C"/>
    <w:rsid w:val="00C27C9B"/>
    <w:rsid w:val="00C30177"/>
    <w:rsid w:val="00C305D1"/>
    <w:rsid w:val="00C309D3"/>
    <w:rsid w:val="00C316B9"/>
    <w:rsid w:val="00C318FF"/>
    <w:rsid w:val="00C321AD"/>
    <w:rsid w:val="00C32628"/>
    <w:rsid w:val="00C32B58"/>
    <w:rsid w:val="00C32B70"/>
    <w:rsid w:val="00C33363"/>
    <w:rsid w:val="00C346E3"/>
    <w:rsid w:val="00C3473C"/>
    <w:rsid w:val="00C34DD6"/>
    <w:rsid w:val="00C35032"/>
    <w:rsid w:val="00C35DFD"/>
    <w:rsid w:val="00C36350"/>
    <w:rsid w:val="00C363B7"/>
    <w:rsid w:val="00C36557"/>
    <w:rsid w:val="00C3656F"/>
    <w:rsid w:val="00C3760C"/>
    <w:rsid w:val="00C37ED5"/>
    <w:rsid w:val="00C40BD2"/>
    <w:rsid w:val="00C40CAD"/>
    <w:rsid w:val="00C41252"/>
    <w:rsid w:val="00C412AC"/>
    <w:rsid w:val="00C42A59"/>
    <w:rsid w:val="00C42E6F"/>
    <w:rsid w:val="00C434EB"/>
    <w:rsid w:val="00C4398A"/>
    <w:rsid w:val="00C4481B"/>
    <w:rsid w:val="00C4495B"/>
    <w:rsid w:val="00C44B9E"/>
    <w:rsid w:val="00C450A2"/>
    <w:rsid w:val="00C45402"/>
    <w:rsid w:val="00C45881"/>
    <w:rsid w:val="00C46AEE"/>
    <w:rsid w:val="00C47360"/>
    <w:rsid w:val="00C500BA"/>
    <w:rsid w:val="00C50489"/>
    <w:rsid w:val="00C50660"/>
    <w:rsid w:val="00C50B78"/>
    <w:rsid w:val="00C518DC"/>
    <w:rsid w:val="00C5198A"/>
    <w:rsid w:val="00C52F94"/>
    <w:rsid w:val="00C53D0A"/>
    <w:rsid w:val="00C53D73"/>
    <w:rsid w:val="00C5450A"/>
    <w:rsid w:val="00C54ECF"/>
    <w:rsid w:val="00C55328"/>
    <w:rsid w:val="00C5547A"/>
    <w:rsid w:val="00C555F3"/>
    <w:rsid w:val="00C557C6"/>
    <w:rsid w:val="00C55D6F"/>
    <w:rsid w:val="00C568E1"/>
    <w:rsid w:val="00C569F9"/>
    <w:rsid w:val="00C56B71"/>
    <w:rsid w:val="00C56BF3"/>
    <w:rsid w:val="00C56F09"/>
    <w:rsid w:val="00C576EE"/>
    <w:rsid w:val="00C60B25"/>
    <w:rsid w:val="00C60D28"/>
    <w:rsid w:val="00C60F5F"/>
    <w:rsid w:val="00C61024"/>
    <w:rsid w:val="00C61813"/>
    <w:rsid w:val="00C61BDF"/>
    <w:rsid w:val="00C61E31"/>
    <w:rsid w:val="00C62065"/>
    <w:rsid w:val="00C63A24"/>
    <w:rsid w:val="00C63DC8"/>
    <w:rsid w:val="00C640C3"/>
    <w:rsid w:val="00C64518"/>
    <w:rsid w:val="00C64735"/>
    <w:rsid w:val="00C65202"/>
    <w:rsid w:val="00C6584E"/>
    <w:rsid w:val="00C660DB"/>
    <w:rsid w:val="00C664A1"/>
    <w:rsid w:val="00C669B6"/>
    <w:rsid w:val="00C66AD0"/>
    <w:rsid w:val="00C66CF8"/>
    <w:rsid w:val="00C670F1"/>
    <w:rsid w:val="00C703BB"/>
    <w:rsid w:val="00C708B5"/>
    <w:rsid w:val="00C70A77"/>
    <w:rsid w:val="00C711B3"/>
    <w:rsid w:val="00C71B5A"/>
    <w:rsid w:val="00C71F9C"/>
    <w:rsid w:val="00C72489"/>
    <w:rsid w:val="00C726CB"/>
    <w:rsid w:val="00C72A2B"/>
    <w:rsid w:val="00C72F03"/>
    <w:rsid w:val="00C73A26"/>
    <w:rsid w:val="00C73D57"/>
    <w:rsid w:val="00C73F88"/>
    <w:rsid w:val="00C7517F"/>
    <w:rsid w:val="00C753E9"/>
    <w:rsid w:val="00C7542E"/>
    <w:rsid w:val="00C75DD2"/>
    <w:rsid w:val="00C75FC3"/>
    <w:rsid w:val="00C76300"/>
    <w:rsid w:val="00C76E4F"/>
    <w:rsid w:val="00C77AA8"/>
    <w:rsid w:val="00C819E0"/>
    <w:rsid w:val="00C81DFD"/>
    <w:rsid w:val="00C81FA7"/>
    <w:rsid w:val="00C821BD"/>
    <w:rsid w:val="00C822F3"/>
    <w:rsid w:val="00C836C8"/>
    <w:rsid w:val="00C83937"/>
    <w:rsid w:val="00C84399"/>
    <w:rsid w:val="00C844D0"/>
    <w:rsid w:val="00C84FF6"/>
    <w:rsid w:val="00C86135"/>
    <w:rsid w:val="00C86AEB"/>
    <w:rsid w:val="00C86B3C"/>
    <w:rsid w:val="00C87996"/>
    <w:rsid w:val="00C87AC2"/>
    <w:rsid w:val="00C87AF1"/>
    <w:rsid w:val="00C9090A"/>
    <w:rsid w:val="00C90E0A"/>
    <w:rsid w:val="00C91009"/>
    <w:rsid w:val="00C91173"/>
    <w:rsid w:val="00C911BC"/>
    <w:rsid w:val="00C918A4"/>
    <w:rsid w:val="00C922EB"/>
    <w:rsid w:val="00C928BC"/>
    <w:rsid w:val="00C92D76"/>
    <w:rsid w:val="00C945DD"/>
    <w:rsid w:val="00C94E72"/>
    <w:rsid w:val="00C957D9"/>
    <w:rsid w:val="00C96654"/>
    <w:rsid w:val="00C96B44"/>
    <w:rsid w:val="00CA0624"/>
    <w:rsid w:val="00CA093C"/>
    <w:rsid w:val="00CA09A7"/>
    <w:rsid w:val="00CA09CB"/>
    <w:rsid w:val="00CA1E29"/>
    <w:rsid w:val="00CA1E40"/>
    <w:rsid w:val="00CA3387"/>
    <w:rsid w:val="00CA34EE"/>
    <w:rsid w:val="00CA3641"/>
    <w:rsid w:val="00CA3752"/>
    <w:rsid w:val="00CA50BB"/>
    <w:rsid w:val="00CA5981"/>
    <w:rsid w:val="00CA645E"/>
    <w:rsid w:val="00CA6544"/>
    <w:rsid w:val="00CA6D07"/>
    <w:rsid w:val="00CA6D16"/>
    <w:rsid w:val="00CA70BF"/>
    <w:rsid w:val="00CA762D"/>
    <w:rsid w:val="00CA7C75"/>
    <w:rsid w:val="00CB11F6"/>
    <w:rsid w:val="00CB1752"/>
    <w:rsid w:val="00CB1E7A"/>
    <w:rsid w:val="00CB2336"/>
    <w:rsid w:val="00CB24C8"/>
    <w:rsid w:val="00CB299E"/>
    <w:rsid w:val="00CB2CB2"/>
    <w:rsid w:val="00CB2DF9"/>
    <w:rsid w:val="00CB381B"/>
    <w:rsid w:val="00CB3E7C"/>
    <w:rsid w:val="00CB46E3"/>
    <w:rsid w:val="00CB5ADF"/>
    <w:rsid w:val="00CB60D1"/>
    <w:rsid w:val="00CB66A9"/>
    <w:rsid w:val="00CB70EA"/>
    <w:rsid w:val="00CB7655"/>
    <w:rsid w:val="00CB79E9"/>
    <w:rsid w:val="00CB79EC"/>
    <w:rsid w:val="00CB7FFE"/>
    <w:rsid w:val="00CC0394"/>
    <w:rsid w:val="00CC0968"/>
    <w:rsid w:val="00CC0CA4"/>
    <w:rsid w:val="00CC1CFF"/>
    <w:rsid w:val="00CC1F63"/>
    <w:rsid w:val="00CC22F9"/>
    <w:rsid w:val="00CC2481"/>
    <w:rsid w:val="00CC2BC2"/>
    <w:rsid w:val="00CC328C"/>
    <w:rsid w:val="00CC353C"/>
    <w:rsid w:val="00CC3B51"/>
    <w:rsid w:val="00CC50AB"/>
    <w:rsid w:val="00CC5E77"/>
    <w:rsid w:val="00CC6349"/>
    <w:rsid w:val="00CC670E"/>
    <w:rsid w:val="00CC695D"/>
    <w:rsid w:val="00CC69AE"/>
    <w:rsid w:val="00CC7999"/>
    <w:rsid w:val="00CC7C24"/>
    <w:rsid w:val="00CC7D56"/>
    <w:rsid w:val="00CD0113"/>
    <w:rsid w:val="00CD03EF"/>
    <w:rsid w:val="00CD0AA2"/>
    <w:rsid w:val="00CD0B91"/>
    <w:rsid w:val="00CD0E11"/>
    <w:rsid w:val="00CD13AB"/>
    <w:rsid w:val="00CD159B"/>
    <w:rsid w:val="00CD2728"/>
    <w:rsid w:val="00CD2DB3"/>
    <w:rsid w:val="00CD335D"/>
    <w:rsid w:val="00CD3FCF"/>
    <w:rsid w:val="00CD4CA2"/>
    <w:rsid w:val="00CD5569"/>
    <w:rsid w:val="00CD5D92"/>
    <w:rsid w:val="00CD638A"/>
    <w:rsid w:val="00CD6EB5"/>
    <w:rsid w:val="00CD7E8A"/>
    <w:rsid w:val="00CE0149"/>
    <w:rsid w:val="00CE03BA"/>
    <w:rsid w:val="00CE0844"/>
    <w:rsid w:val="00CE118A"/>
    <w:rsid w:val="00CE227D"/>
    <w:rsid w:val="00CE2E6D"/>
    <w:rsid w:val="00CE3BC9"/>
    <w:rsid w:val="00CE4F87"/>
    <w:rsid w:val="00CE617E"/>
    <w:rsid w:val="00CE685E"/>
    <w:rsid w:val="00CE6A87"/>
    <w:rsid w:val="00CE6F74"/>
    <w:rsid w:val="00CE702D"/>
    <w:rsid w:val="00CE7A6E"/>
    <w:rsid w:val="00CF09AC"/>
    <w:rsid w:val="00CF0A58"/>
    <w:rsid w:val="00CF0C6F"/>
    <w:rsid w:val="00CF0C77"/>
    <w:rsid w:val="00CF0F52"/>
    <w:rsid w:val="00CF161C"/>
    <w:rsid w:val="00CF1F32"/>
    <w:rsid w:val="00CF238F"/>
    <w:rsid w:val="00CF2585"/>
    <w:rsid w:val="00CF3049"/>
    <w:rsid w:val="00CF3A2E"/>
    <w:rsid w:val="00CF3C82"/>
    <w:rsid w:val="00CF4094"/>
    <w:rsid w:val="00CF4812"/>
    <w:rsid w:val="00CF496D"/>
    <w:rsid w:val="00CF55EA"/>
    <w:rsid w:val="00CF60D0"/>
    <w:rsid w:val="00CF60D9"/>
    <w:rsid w:val="00CF632D"/>
    <w:rsid w:val="00CF63A2"/>
    <w:rsid w:val="00CF6ADC"/>
    <w:rsid w:val="00CF6F36"/>
    <w:rsid w:val="00CF73A4"/>
    <w:rsid w:val="00CF7985"/>
    <w:rsid w:val="00CF7EEC"/>
    <w:rsid w:val="00D00301"/>
    <w:rsid w:val="00D00D94"/>
    <w:rsid w:val="00D01AE6"/>
    <w:rsid w:val="00D02968"/>
    <w:rsid w:val="00D02B60"/>
    <w:rsid w:val="00D02C12"/>
    <w:rsid w:val="00D02C53"/>
    <w:rsid w:val="00D0306E"/>
    <w:rsid w:val="00D03E21"/>
    <w:rsid w:val="00D05322"/>
    <w:rsid w:val="00D055DB"/>
    <w:rsid w:val="00D05AC5"/>
    <w:rsid w:val="00D05D39"/>
    <w:rsid w:val="00D07082"/>
    <w:rsid w:val="00D0722F"/>
    <w:rsid w:val="00D0724C"/>
    <w:rsid w:val="00D07BF3"/>
    <w:rsid w:val="00D07EC2"/>
    <w:rsid w:val="00D07F30"/>
    <w:rsid w:val="00D10152"/>
    <w:rsid w:val="00D11CD3"/>
    <w:rsid w:val="00D11F53"/>
    <w:rsid w:val="00D12226"/>
    <w:rsid w:val="00D12336"/>
    <w:rsid w:val="00D126C6"/>
    <w:rsid w:val="00D138AC"/>
    <w:rsid w:val="00D142B5"/>
    <w:rsid w:val="00D144EF"/>
    <w:rsid w:val="00D14CB2"/>
    <w:rsid w:val="00D1555A"/>
    <w:rsid w:val="00D163C5"/>
    <w:rsid w:val="00D16883"/>
    <w:rsid w:val="00D178B8"/>
    <w:rsid w:val="00D20610"/>
    <w:rsid w:val="00D20689"/>
    <w:rsid w:val="00D213BE"/>
    <w:rsid w:val="00D21A10"/>
    <w:rsid w:val="00D22376"/>
    <w:rsid w:val="00D2241C"/>
    <w:rsid w:val="00D22848"/>
    <w:rsid w:val="00D22AB4"/>
    <w:rsid w:val="00D22B18"/>
    <w:rsid w:val="00D233E9"/>
    <w:rsid w:val="00D23852"/>
    <w:rsid w:val="00D244D0"/>
    <w:rsid w:val="00D24DC2"/>
    <w:rsid w:val="00D25D39"/>
    <w:rsid w:val="00D27684"/>
    <w:rsid w:val="00D30238"/>
    <w:rsid w:val="00D30674"/>
    <w:rsid w:val="00D3091C"/>
    <w:rsid w:val="00D317A5"/>
    <w:rsid w:val="00D31A03"/>
    <w:rsid w:val="00D31CBE"/>
    <w:rsid w:val="00D32052"/>
    <w:rsid w:val="00D320F8"/>
    <w:rsid w:val="00D3295A"/>
    <w:rsid w:val="00D32F24"/>
    <w:rsid w:val="00D3437F"/>
    <w:rsid w:val="00D34C67"/>
    <w:rsid w:val="00D34C97"/>
    <w:rsid w:val="00D34D60"/>
    <w:rsid w:val="00D35229"/>
    <w:rsid w:val="00D357D1"/>
    <w:rsid w:val="00D35909"/>
    <w:rsid w:val="00D35AC0"/>
    <w:rsid w:val="00D369D2"/>
    <w:rsid w:val="00D371CD"/>
    <w:rsid w:val="00D3722C"/>
    <w:rsid w:val="00D3756A"/>
    <w:rsid w:val="00D37A85"/>
    <w:rsid w:val="00D37BCC"/>
    <w:rsid w:val="00D37D78"/>
    <w:rsid w:val="00D4017C"/>
    <w:rsid w:val="00D4081F"/>
    <w:rsid w:val="00D40DFD"/>
    <w:rsid w:val="00D4194B"/>
    <w:rsid w:val="00D41A64"/>
    <w:rsid w:val="00D41C5B"/>
    <w:rsid w:val="00D42041"/>
    <w:rsid w:val="00D423B1"/>
    <w:rsid w:val="00D42864"/>
    <w:rsid w:val="00D42DB5"/>
    <w:rsid w:val="00D42E48"/>
    <w:rsid w:val="00D437E2"/>
    <w:rsid w:val="00D44710"/>
    <w:rsid w:val="00D44FB1"/>
    <w:rsid w:val="00D45110"/>
    <w:rsid w:val="00D45B1B"/>
    <w:rsid w:val="00D4611F"/>
    <w:rsid w:val="00D461D3"/>
    <w:rsid w:val="00D46271"/>
    <w:rsid w:val="00D46322"/>
    <w:rsid w:val="00D4676D"/>
    <w:rsid w:val="00D46C58"/>
    <w:rsid w:val="00D46F2E"/>
    <w:rsid w:val="00D46F66"/>
    <w:rsid w:val="00D46F7D"/>
    <w:rsid w:val="00D4724A"/>
    <w:rsid w:val="00D47604"/>
    <w:rsid w:val="00D47634"/>
    <w:rsid w:val="00D479D2"/>
    <w:rsid w:val="00D5026C"/>
    <w:rsid w:val="00D502BB"/>
    <w:rsid w:val="00D50348"/>
    <w:rsid w:val="00D5064F"/>
    <w:rsid w:val="00D50F71"/>
    <w:rsid w:val="00D52E19"/>
    <w:rsid w:val="00D53D44"/>
    <w:rsid w:val="00D53FCA"/>
    <w:rsid w:val="00D545B9"/>
    <w:rsid w:val="00D5464B"/>
    <w:rsid w:val="00D54EF7"/>
    <w:rsid w:val="00D550C6"/>
    <w:rsid w:val="00D55F60"/>
    <w:rsid w:val="00D57244"/>
    <w:rsid w:val="00D57436"/>
    <w:rsid w:val="00D574AF"/>
    <w:rsid w:val="00D57DB8"/>
    <w:rsid w:val="00D57EE3"/>
    <w:rsid w:val="00D60294"/>
    <w:rsid w:val="00D602D4"/>
    <w:rsid w:val="00D60A61"/>
    <w:rsid w:val="00D60BBF"/>
    <w:rsid w:val="00D60ECB"/>
    <w:rsid w:val="00D60F25"/>
    <w:rsid w:val="00D61CD1"/>
    <w:rsid w:val="00D62728"/>
    <w:rsid w:val="00D634A2"/>
    <w:rsid w:val="00D6358E"/>
    <w:rsid w:val="00D637A9"/>
    <w:rsid w:val="00D637CB"/>
    <w:rsid w:val="00D63A62"/>
    <w:rsid w:val="00D63AA7"/>
    <w:rsid w:val="00D64B96"/>
    <w:rsid w:val="00D65C74"/>
    <w:rsid w:val="00D65FF5"/>
    <w:rsid w:val="00D6680C"/>
    <w:rsid w:val="00D66A8A"/>
    <w:rsid w:val="00D670A1"/>
    <w:rsid w:val="00D70035"/>
    <w:rsid w:val="00D70181"/>
    <w:rsid w:val="00D70BA2"/>
    <w:rsid w:val="00D70C91"/>
    <w:rsid w:val="00D71DD8"/>
    <w:rsid w:val="00D72370"/>
    <w:rsid w:val="00D7260A"/>
    <w:rsid w:val="00D7287D"/>
    <w:rsid w:val="00D72B38"/>
    <w:rsid w:val="00D73BEB"/>
    <w:rsid w:val="00D74384"/>
    <w:rsid w:val="00D75481"/>
    <w:rsid w:val="00D75A79"/>
    <w:rsid w:val="00D76095"/>
    <w:rsid w:val="00D7617C"/>
    <w:rsid w:val="00D76285"/>
    <w:rsid w:val="00D7692E"/>
    <w:rsid w:val="00D77CAC"/>
    <w:rsid w:val="00D802A3"/>
    <w:rsid w:val="00D80674"/>
    <w:rsid w:val="00D80BA7"/>
    <w:rsid w:val="00D810AE"/>
    <w:rsid w:val="00D810DB"/>
    <w:rsid w:val="00D81112"/>
    <w:rsid w:val="00D816C8"/>
    <w:rsid w:val="00D81AD7"/>
    <w:rsid w:val="00D823F1"/>
    <w:rsid w:val="00D82775"/>
    <w:rsid w:val="00D82B46"/>
    <w:rsid w:val="00D83E40"/>
    <w:rsid w:val="00D860B8"/>
    <w:rsid w:val="00D861F0"/>
    <w:rsid w:val="00D86201"/>
    <w:rsid w:val="00D86E81"/>
    <w:rsid w:val="00D87CE2"/>
    <w:rsid w:val="00D9007C"/>
    <w:rsid w:val="00D9062E"/>
    <w:rsid w:val="00D91054"/>
    <w:rsid w:val="00D9146B"/>
    <w:rsid w:val="00D91581"/>
    <w:rsid w:val="00D91987"/>
    <w:rsid w:val="00D921CA"/>
    <w:rsid w:val="00D9370F"/>
    <w:rsid w:val="00D93C00"/>
    <w:rsid w:val="00D94961"/>
    <w:rsid w:val="00D94EDC"/>
    <w:rsid w:val="00D958A6"/>
    <w:rsid w:val="00D96696"/>
    <w:rsid w:val="00D966F2"/>
    <w:rsid w:val="00D96A12"/>
    <w:rsid w:val="00D976C1"/>
    <w:rsid w:val="00D97999"/>
    <w:rsid w:val="00DA04DE"/>
    <w:rsid w:val="00DA0619"/>
    <w:rsid w:val="00DA123D"/>
    <w:rsid w:val="00DA1EC4"/>
    <w:rsid w:val="00DA26C3"/>
    <w:rsid w:val="00DA2B7D"/>
    <w:rsid w:val="00DA2E28"/>
    <w:rsid w:val="00DA3228"/>
    <w:rsid w:val="00DA3632"/>
    <w:rsid w:val="00DA38B8"/>
    <w:rsid w:val="00DA4329"/>
    <w:rsid w:val="00DA4FE6"/>
    <w:rsid w:val="00DA57DE"/>
    <w:rsid w:val="00DA7311"/>
    <w:rsid w:val="00DB036E"/>
    <w:rsid w:val="00DB06D7"/>
    <w:rsid w:val="00DB0D34"/>
    <w:rsid w:val="00DB1000"/>
    <w:rsid w:val="00DB11C2"/>
    <w:rsid w:val="00DB161C"/>
    <w:rsid w:val="00DB1E68"/>
    <w:rsid w:val="00DB3371"/>
    <w:rsid w:val="00DB3700"/>
    <w:rsid w:val="00DB4024"/>
    <w:rsid w:val="00DB47B9"/>
    <w:rsid w:val="00DB4B0D"/>
    <w:rsid w:val="00DB5775"/>
    <w:rsid w:val="00DB5981"/>
    <w:rsid w:val="00DB5B4A"/>
    <w:rsid w:val="00DB6C48"/>
    <w:rsid w:val="00DB6EA4"/>
    <w:rsid w:val="00DB7093"/>
    <w:rsid w:val="00DB786D"/>
    <w:rsid w:val="00DC00CC"/>
    <w:rsid w:val="00DC023C"/>
    <w:rsid w:val="00DC095A"/>
    <w:rsid w:val="00DC1741"/>
    <w:rsid w:val="00DC17AE"/>
    <w:rsid w:val="00DC2334"/>
    <w:rsid w:val="00DC234E"/>
    <w:rsid w:val="00DC24C9"/>
    <w:rsid w:val="00DC2A7D"/>
    <w:rsid w:val="00DC30DC"/>
    <w:rsid w:val="00DC3B9C"/>
    <w:rsid w:val="00DC4434"/>
    <w:rsid w:val="00DC509D"/>
    <w:rsid w:val="00DC6E6B"/>
    <w:rsid w:val="00DC71B3"/>
    <w:rsid w:val="00DC71F7"/>
    <w:rsid w:val="00DC7264"/>
    <w:rsid w:val="00DC780E"/>
    <w:rsid w:val="00DD005E"/>
    <w:rsid w:val="00DD0579"/>
    <w:rsid w:val="00DD0BA2"/>
    <w:rsid w:val="00DD103A"/>
    <w:rsid w:val="00DD21DB"/>
    <w:rsid w:val="00DD25B6"/>
    <w:rsid w:val="00DD288E"/>
    <w:rsid w:val="00DD2B18"/>
    <w:rsid w:val="00DD32D8"/>
    <w:rsid w:val="00DD4A15"/>
    <w:rsid w:val="00DD4A53"/>
    <w:rsid w:val="00DD53CE"/>
    <w:rsid w:val="00DD77F3"/>
    <w:rsid w:val="00DD79B0"/>
    <w:rsid w:val="00DE043E"/>
    <w:rsid w:val="00DE22F7"/>
    <w:rsid w:val="00DE23DC"/>
    <w:rsid w:val="00DE2646"/>
    <w:rsid w:val="00DE2B62"/>
    <w:rsid w:val="00DE339C"/>
    <w:rsid w:val="00DE3701"/>
    <w:rsid w:val="00DE38AE"/>
    <w:rsid w:val="00DE3B85"/>
    <w:rsid w:val="00DE4FF3"/>
    <w:rsid w:val="00DE5702"/>
    <w:rsid w:val="00DE5816"/>
    <w:rsid w:val="00DE5EB9"/>
    <w:rsid w:val="00DE6363"/>
    <w:rsid w:val="00DE6995"/>
    <w:rsid w:val="00DE6E0F"/>
    <w:rsid w:val="00DE78BA"/>
    <w:rsid w:val="00DE7CB9"/>
    <w:rsid w:val="00DF04CF"/>
    <w:rsid w:val="00DF0577"/>
    <w:rsid w:val="00DF0642"/>
    <w:rsid w:val="00DF09AC"/>
    <w:rsid w:val="00DF12CF"/>
    <w:rsid w:val="00DF12D4"/>
    <w:rsid w:val="00DF1642"/>
    <w:rsid w:val="00DF1814"/>
    <w:rsid w:val="00DF1E23"/>
    <w:rsid w:val="00DF20F6"/>
    <w:rsid w:val="00DF2A34"/>
    <w:rsid w:val="00DF4671"/>
    <w:rsid w:val="00DF56D1"/>
    <w:rsid w:val="00DF62DD"/>
    <w:rsid w:val="00DF68AA"/>
    <w:rsid w:val="00DF713F"/>
    <w:rsid w:val="00DF7511"/>
    <w:rsid w:val="00DF75F6"/>
    <w:rsid w:val="00E00168"/>
    <w:rsid w:val="00E0118B"/>
    <w:rsid w:val="00E02DBE"/>
    <w:rsid w:val="00E03677"/>
    <w:rsid w:val="00E036A2"/>
    <w:rsid w:val="00E03CFE"/>
    <w:rsid w:val="00E04D95"/>
    <w:rsid w:val="00E069DF"/>
    <w:rsid w:val="00E069EA"/>
    <w:rsid w:val="00E06B8C"/>
    <w:rsid w:val="00E11956"/>
    <w:rsid w:val="00E12078"/>
    <w:rsid w:val="00E126FC"/>
    <w:rsid w:val="00E129D0"/>
    <w:rsid w:val="00E13811"/>
    <w:rsid w:val="00E13B43"/>
    <w:rsid w:val="00E13C3F"/>
    <w:rsid w:val="00E1411B"/>
    <w:rsid w:val="00E1453F"/>
    <w:rsid w:val="00E14B55"/>
    <w:rsid w:val="00E16299"/>
    <w:rsid w:val="00E16810"/>
    <w:rsid w:val="00E16D36"/>
    <w:rsid w:val="00E16E10"/>
    <w:rsid w:val="00E17257"/>
    <w:rsid w:val="00E1785F"/>
    <w:rsid w:val="00E17AE3"/>
    <w:rsid w:val="00E17CDE"/>
    <w:rsid w:val="00E17F8C"/>
    <w:rsid w:val="00E20FC6"/>
    <w:rsid w:val="00E215DC"/>
    <w:rsid w:val="00E22B68"/>
    <w:rsid w:val="00E23A1F"/>
    <w:rsid w:val="00E24144"/>
    <w:rsid w:val="00E24947"/>
    <w:rsid w:val="00E2515D"/>
    <w:rsid w:val="00E2639F"/>
    <w:rsid w:val="00E26F71"/>
    <w:rsid w:val="00E27179"/>
    <w:rsid w:val="00E277CC"/>
    <w:rsid w:val="00E3088F"/>
    <w:rsid w:val="00E30897"/>
    <w:rsid w:val="00E32E59"/>
    <w:rsid w:val="00E3337F"/>
    <w:rsid w:val="00E3349F"/>
    <w:rsid w:val="00E33A71"/>
    <w:rsid w:val="00E33F8B"/>
    <w:rsid w:val="00E345A1"/>
    <w:rsid w:val="00E34D44"/>
    <w:rsid w:val="00E35566"/>
    <w:rsid w:val="00E356D5"/>
    <w:rsid w:val="00E35874"/>
    <w:rsid w:val="00E35AC1"/>
    <w:rsid w:val="00E3669A"/>
    <w:rsid w:val="00E368C1"/>
    <w:rsid w:val="00E36A23"/>
    <w:rsid w:val="00E37482"/>
    <w:rsid w:val="00E3761D"/>
    <w:rsid w:val="00E3772B"/>
    <w:rsid w:val="00E4211A"/>
    <w:rsid w:val="00E43179"/>
    <w:rsid w:val="00E43A9F"/>
    <w:rsid w:val="00E4520F"/>
    <w:rsid w:val="00E45571"/>
    <w:rsid w:val="00E45AFC"/>
    <w:rsid w:val="00E45D44"/>
    <w:rsid w:val="00E463DE"/>
    <w:rsid w:val="00E47A71"/>
    <w:rsid w:val="00E47E7D"/>
    <w:rsid w:val="00E50396"/>
    <w:rsid w:val="00E50B1F"/>
    <w:rsid w:val="00E50DF5"/>
    <w:rsid w:val="00E51196"/>
    <w:rsid w:val="00E51B12"/>
    <w:rsid w:val="00E51BD9"/>
    <w:rsid w:val="00E526FF"/>
    <w:rsid w:val="00E531A8"/>
    <w:rsid w:val="00E5357F"/>
    <w:rsid w:val="00E538EF"/>
    <w:rsid w:val="00E54571"/>
    <w:rsid w:val="00E550B6"/>
    <w:rsid w:val="00E558C5"/>
    <w:rsid w:val="00E56408"/>
    <w:rsid w:val="00E56C14"/>
    <w:rsid w:val="00E60E21"/>
    <w:rsid w:val="00E61F17"/>
    <w:rsid w:val="00E62250"/>
    <w:rsid w:val="00E62399"/>
    <w:rsid w:val="00E623F6"/>
    <w:rsid w:val="00E62666"/>
    <w:rsid w:val="00E6418B"/>
    <w:rsid w:val="00E649EB"/>
    <w:rsid w:val="00E64C65"/>
    <w:rsid w:val="00E65053"/>
    <w:rsid w:val="00E65415"/>
    <w:rsid w:val="00E65ADC"/>
    <w:rsid w:val="00E65C34"/>
    <w:rsid w:val="00E65D19"/>
    <w:rsid w:val="00E66E01"/>
    <w:rsid w:val="00E67283"/>
    <w:rsid w:val="00E711C1"/>
    <w:rsid w:val="00E71F5E"/>
    <w:rsid w:val="00E72E99"/>
    <w:rsid w:val="00E733F3"/>
    <w:rsid w:val="00E75822"/>
    <w:rsid w:val="00E76680"/>
    <w:rsid w:val="00E7747B"/>
    <w:rsid w:val="00E77897"/>
    <w:rsid w:val="00E77C34"/>
    <w:rsid w:val="00E80B69"/>
    <w:rsid w:val="00E8175E"/>
    <w:rsid w:val="00E81A3E"/>
    <w:rsid w:val="00E81CA9"/>
    <w:rsid w:val="00E8200D"/>
    <w:rsid w:val="00E823A4"/>
    <w:rsid w:val="00E8241D"/>
    <w:rsid w:val="00E8261D"/>
    <w:rsid w:val="00E82766"/>
    <w:rsid w:val="00E82A06"/>
    <w:rsid w:val="00E82E97"/>
    <w:rsid w:val="00E8328D"/>
    <w:rsid w:val="00E83F09"/>
    <w:rsid w:val="00E8454C"/>
    <w:rsid w:val="00E84B63"/>
    <w:rsid w:val="00E84C6B"/>
    <w:rsid w:val="00E85339"/>
    <w:rsid w:val="00E853B2"/>
    <w:rsid w:val="00E857B2"/>
    <w:rsid w:val="00E8617B"/>
    <w:rsid w:val="00E86253"/>
    <w:rsid w:val="00E87870"/>
    <w:rsid w:val="00E878F6"/>
    <w:rsid w:val="00E90081"/>
    <w:rsid w:val="00E90B1C"/>
    <w:rsid w:val="00E91197"/>
    <w:rsid w:val="00E911B5"/>
    <w:rsid w:val="00E916E9"/>
    <w:rsid w:val="00E92BC6"/>
    <w:rsid w:val="00E93053"/>
    <w:rsid w:val="00E9324C"/>
    <w:rsid w:val="00E934DD"/>
    <w:rsid w:val="00E9356E"/>
    <w:rsid w:val="00E93CBB"/>
    <w:rsid w:val="00E94259"/>
    <w:rsid w:val="00E94295"/>
    <w:rsid w:val="00E94BD5"/>
    <w:rsid w:val="00E94D05"/>
    <w:rsid w:val="00E95B2F"/>
    <w:rsid w:val="00E95B5F"/>
    <w:rsid w:val="00E95F8E"/>
    <w:rsid w:val="00E969A7"/>
    <w:rsid w:val="00E96ACD"/>
    <w:rsid w:val="00E97D89"/>
    <w:rsid w:val="00EA01B0"/>
    <w:rsid w:val="00EA0928"/>
    <w:rsid w:val="00EA0E35"/>
    <w:rsid w:val="00EA1093"/>
    <w:rsid w:val="00EA141D"/>
    <w:rsid w:val="00EA18B8"/>
    <w:rsid w:val="00EA1A61"/>
    <w:rsid w:val="00EA2762"/>
    <w:rsid w:val="00EA2EDF"/>
    <w:rsid w:val="00EA4E64"/>
    <w:rsid w:val="00EA568A"/>
    <w:rsid w:val="00EA5987"/>
    <w:rsid w:val="00EA5E56"/>
    <w:rsid w:val="00EA6CD5"/>
    <w:rsid w:val="00EA7645"/>
    <w:rsid w:val="00EB0003"/>
    <w:rsid w:val="00EB02CB"/>
    <w:rsid w:val="00EB05F1"/>
    <w:rsid w:val="00EB0A00"/>
    <w:rsid w:val="00EB0B1C"/>
    <w:rsid w:val="00EB0BC7"/>
    <w:rsid w:val="00EB111F"/>
    <w:rsid w:val="00EB2706"/>
    <w:rsid w:val="00EB2D72"/>
    <w:rsid w:val="00EB31FE"/>
    <w:rsid w:val="00EB3750"/>
    <w:rsid w:val="00EB3973"/>
    <w:rsid w:val="00EB3B3F"/>
    <w:rsid w:val="00EB3DE7"/>
    <w:rsid w:val="00EB40A5"/>
    <w:rsid w:val="00EB415B"/>
    <w:rsid w:val="00EB46C6"/>
    <w:rsid w:val="00EB46E0"/>
    <w:rsid w:val="00EB5230"/>
    <w:rsid w:val="00EB52FC"/>
    <w:rsid w:val="00EB5705"/>
    <w:rsid w:val="00EB5FF3"/>
    <w:rsid w:val="00EB66A9"/>
    <w:rsid w:val="00EB68A3"/>
    <w:rsid w:val="00EB792C"/>
    <w:rsid w:val="00EB79A0"/>
    <w:rsid w:val="00EB7AF4"/>
    <w:rsid w:val="00EB7D6C"/>
    <w:rsid w:val="00EC03C6"/>
    <w:rsid w:val="00EC0FEA"/>
    <w:rsid w:val="00EC1000"/>
    <w:rsid w:val="00EC105F"/>
    <w:rsid w:val="00EC1684"/>
    <w:rsid w:val="00EC1E02"/>
    <w:rsid w:val="00EC22ED"/>
    <w:rsid w:val="00EC23F4"/>
    <w:rsid w:val="00EC2613"/>
    <w:rsid w:val="00EC310A"/>
    <w:rsid w:val="00EC337C"/>
    <w:rsid w:val="00EC66C8"/>
    <w:rsid w:val="00EC70C3"/>
    <w:rsid w:val="00EC7FE8"/>
    <w:rsid w:val="00ED2258"/>
    <w:rsid w:val="00ED28A9"/>
    <w:rsid w:val="00ED2DD5"/>
    <w:rsid w:val="00ED3949"/>
    <w:rsid w:val="00ED3A41"/>
    <w:rsid w:val="00ED43BB"/>
    <w:rsid w:val="00ED43F9"/>
    <w:rsid w:val="00ED4B59"/>
    <w:rsid w:val="00ED4C89"/>
    <w:rsid w:val="00ED6035"/>
    <w:rsid w:val="00ED6517"/>
    <w:rsid w:val="00ED7CD1"/>
    <w:rsid w:val="00ED7F20"/>
    <w:rsid w:val="00EE1FC5"/>
    <w:rsid w:val="00EE2F5E"/>
    <w:rsid w:val="00EE319C"/>
    <w:rsid w:val="00EE38EA"/>
    <w:rsid w:val="00EE42A1"/>
    <w:rsid w:val="00EE483C"/>
    <w:rsid w:val="00EE4988"/>
    <w:rsid w:val="00EE4F5E"/>
    <w:rsid w:val="00EE5503"/>
    <w:rsid w:val="00EE6449"/>
    <w:rsid w:val="00EE6AB0"/>
    <w:rsid w:val="00EE6F28"/>
    <w:rsid w:val="00EF0777"/>
    <w:rsid w:val="00EF089F"/>
    <w:rsid w:val="00EF09C7"/>
    <w:rsid w:val="00EF24B9"/>
    <w:rsid w:val="00EF2E3A"/>
    <w:rsid w:val="00EF4326"/>
    <w:rsid w:val="00EF4F57"/>
    <w:rsid w:val="00EF5230"/>
    <w:rsid w:val="00EF548F"/>
    <w:rsid w:val="00EF5FAE"/>
    <w:rsid w:val="00EF66DF"/>
    <w:rsid w:val="00EF69F6"/>
    <w:rsid w:val="00EF7228"/>
    <w:rsid w:val="00EF72CB"/>
    <w:rsid w:val="00EF7453"/>
    <w:rsid w:val="00EF7B83"/>
    <w:rsid w:val="00EF7E79"/>
    <w:rsid w:val="00F00201"/>
    <w:rsid w:val="00F006FB"/>
    <w:rsid w:val="00F00773"/>
    <w:rsid w:val="00F00D78"/>
    <w:rsid w:val="00F00E2B"/>
    <w:rsid w:val="00F00FA2"/>
    <w:rsid w:val="00F01108"/>
    <w:rsid w:val="00F012E9"/>
    <w:rsid w:val="00F017EB"/>
    <w:rsid w:val="00F0266B"/>
    <w:rsid w:val="00F02905"/>
    <w:rsid w:val="00F029C3"/>
    <w:rsid w:val="00F02BF4"/>
    <w:rsid w:val="00F02DF9"/>
    <w:rsid w:val="00F030F2"/>
    <w:rsid w:val="00F03F2B"/>
    <w:rsid w:val="00F042AC"/>
    <w:rsid w:val="00F043CC"/>
    <w:rsid w:val="00F044C0"/>
    <w:rsid w:val="00F048E3"/>
    <w:rsid w:val="00F059F1"/>
    <w:rsid w:val="00F05B16"/>
    <w:rsid w:val="00F05CBF"/>
    <w:rsid w:val="00F0630A"/>
    <w:rsid w:val="00F06B8B"/>
    <w:rsid w:val="00F06F1D"/>
    <w:rsid w:val="00F0763B"/>
    <w:rsid w:val="00F07FA7"/>
    <w:rsid w:val="00F1191B"/>
    <w:rsid w:val="00F11E1D"/>
    <w:rsid w:val="00F12E88"/>
    <w:rsid w:val="00F13B3A"/>
    <w:rsid w:val="00F13CBA"/>
    <w:rsid w:val="00F14E0A"/>
    <w:rsid w:val="00F156D5"/>
    <w:rsid w:val="00F163C6"/>
    <w:rsid w:val="00F164D5"/>
    <w:rsid w:val="00F167BA"/>
    <w:rsid w:val="00F16AA0"/>
    <w:rsid w:val="00F176C5"/>
    <w:rsid w:val="00F20089"/>
    <w:rsid w:val="00F20358"/>
    <w:rsid w:val="00F2042A"/>
    <w:rsid w:val="00F2087A"/>
    <w:rsid w:val="00F20A69"/>
    <w:rsid w:val="00F219A9"/>
    <w:rsid w:val="00F21DB0"/>
    <w:rsid w:val="00F21FDB"/>
    <w:rsid w:val="00F231E3"/>
    <w:rsid w:val="00F238F0"/>
    <w:rsid w:val="00F24131"/>
    <w:rsid w:val="00F24C9E"/>
    <w:rsid w:val="00F251A2"/>
    <w:rsid w:val="00F2556D"/>
    <w:rsid w:val="00F25C2D"/>
    <w:rsid w:val="00F26D48"/>
    <w:rsid w:val="00F305CF"/>
    <w:rsid w:val="00F30DD1"/>
    <w:rsid w:val="00F31224"/>
    <w:rsid w:val="00F31856"/>
    <w:rsid w:val="00F3191C"/>
    <w:rsid w:val="00F31D8E"/>
    <w:rsid w:val="00F33247"/>
    <w:rsid w:val="00F33523"/>
    <w:rsid w:val="00F335E4"/>
    <w:rsid w:val="00F34570"/>
    <w:rsid w:val="00F34683"/>
    <w:rsid w:val="00F34B80"/>
    <w:rsid w:val="00F35183"/>
    <w:rsid w:val="00F352CE"/>
    <w:rsid w:val="00F3566A"/>
    <w:rsid w:val="00F35BC2"/>
    <w:rsid w:val="00F36561"/>
    <w:rsid w:val="00F3720E"/>
    <w:rsid w:val="00F37416"/>
    <w:rsid w:val="00F3787B"/>
    <w:rsid w:val="00F378A4"/>
    <w:rsid w:val="00F40437"/>
    <w:rsid w:val="00F41C0B"/>
    <w:rsid w:val="00F42A7A"/>
    <w:rsid w:val="00F42F81"/>
    <w:rsid w:val="00F43041"/>
    <w:rsid w:val="00F430D6"/>
    <w:rsid w:val="00F4324A"/>
    <w:rsid w:val="00F43359"/>
    <w:rsid w:val="00F44704"/>
    <w:rsid w:val="00F455BF"/>
    <w:rsid w:val="00F46040"/>
    <w:rsid w:val="00F47996"/>
    <w:rsid w:val="00F47B35"/>
    <w:rsid w:val="00F47CFA"/>
    <w:rsid w:val="00F50103"/>
    <w:rsid w:val="00F5089C"/>
    <w:rsid w:val="00F50EA2"/>
    <w:rsid w:val="00F51265"/>
    <w:rsid w:val="00F5156C"/>
    <w:rsid w:val="00F51C46"/>
    <w:rsid w:val="00F52038"/>
    <w:rsid w:val="00F521C5"/>
    <w:rsid w:val="00F5234A"/>
    <w:rsid w:val="00F5283A"/>
    <w:rsid w:val="00F52849"/>
    <w:rsid w:val="00F53B1F"/>
    <w:rsid w:val="00F54CD2"/>
    <w:rsid w:val="00F557DE"/>
    <w:rsid w:val="00F5629D"/>
    <w:rsid w:val="00F56778"/>
    <w:rsid w:val="00F56C7C"/>
    <w:rsid w:val="00F5708B"/>
    <w:rsid w:val="00F601A7"/>
    <w:rsid w:val="00F606D7"/>
    <w:rsid w:val="00F60F26"/>
    <w:rsid w:val="00F61633"/>
    <w:rsid w:val="00F61702"/>
    <w:rsid w:val="00F61E09"/>
    <w:rsid w:val="00F61E25"/>
    <w:rsid w:val="00F62174"/>
    <w:rsid w:val="00F6257C"/>
    <w:rsid w:val="00F62753"/>
    <w:rsid w:val="00F62A44"/>
    <w:rsid w:val="00F62B0B"/>
    <w:rsid w:val="00F62CCD"/>
    <w:rsid w:val="00F6307E"/>
    <w:rsid w:val="00F63517"/>
    <w:rsid w:val="00F642AA"/>
    <w:rsid w:val="00F645D0"/>
    <w:rsid w:val="00F64BEC"/>
    <w:rsid w:val="00F6573E"/>
    <w:rsid w:val="00F65935"/>
    <w:rsid w:val="00F65C10"/>
    <w:rsid w:val="00F66023"/>
    <w:rsid w:val="00F668F2"/>
    <w:rsid w:val="00F66D19"/>
    <w:rsid w:val="00F66E6C"/>
    <w:rsid w:val="00F67E53"/>
    <w:rsid w:val="00F70988"/>
    <w:rsid w:val="00F70BD8"/>
    <w:rsid w:val="00F70EE2"/>
    <w:rsid w:val="00F71A78"/>
    <w:rsid w:val="00F71B84"/>
    <w:rsid w:val="00F72737"/>
    <w:rsid w:val="00F7351B"/>
    <w:rsid w:val="00F73BEC"/>
    <w:rsid w:val="00F74011"/>
    <w:rsid w:val="00F75BF3"/>
    <w:rsid w:val="00F760C4"/>
    <w:rsid w:val="00F762AB"/>
    <w:rsid w:val="00F76D5E"/>
    <w:rsid w:val="00F7773E"/>
    <w:rsid w:val="00F77ABF"/>
    <w:rsid w:val="00F80105"/>
    <w:rsid w:val="00F8084B"/>
    <w:rsid w:val="00F80A0D"/>
    <w:rsid w:val="00F81D1B"/>
    <w:rsid w:val="00F81D9D"/>
    <w:rsid w:val="00F82BE2"/>
    <w:rsid w:val="00F83137"/>
    <w:rsid w:val="00F83354"/>
    <w:rsid w:val="00F83C88"/>
    <w:rsid w:val="00F83EAD"/>
    <w:rsid w:val="00F85A02"/>
    <w:rsid w:val="00F85C7B"/>
    <w:rsid w:val="00F8642D"/>
    <w:rsid w:val="00F867B0"/>
    <w:rsid w:val="00F86AF4"/>
    <w:rsid w:val="00F86F77"/>
    <w:rsid w:val="00F87ED6"/>
    <w:rsid w:val="00F90CC2"/>
    <w:rsid w:val="00F91314"/>
    <w:rsid w:val="00F91DE8"/>
    <w:rsid w:val="00F925DC"/>
    <w:rsid w:val="00F925F7"/>
    <w:rsid w:val="00F926E1"/>
    <w:rsid w:val="00F927D3"/>
    <w:rsid w:val="00F93236"/>
    <w:rsid w:val="00F93D11"/>
    <w:rsid w:val="00F93D31"/>
    <w:rsid w:val="00F94E8C"/>
    <w:rsid w:val="00F94EF7"/>
    <w:rsid w:val="00F954FE"/>
    <w:rsid w:val="00F959E2"/>
    <w:rsid w:val="00F96BD4"/>
    <w:rsid w:val="00F96BD9"/>
    <w:rsid w:val="00F973A3"/>
    <w:rsid w:val="00F97737"/>
    <w:rsid w:val="00F97D94"/>
    <w:rsid w:val="00F97E45"/>
    <w:rsid w:val="00FA06C8"/>
    <w:rsid w:val="00FA0BB3"/>
    <w:rsid w:val="00FA1AEE"/>
    <w:rsid w:val="00FA2311"/>
    <w:rsid w:val="00FA36F7"/>
    <w:rsid w:val="00FA3EB3"/>
    <w:rsid w:val="00FA552F"/>
    <w:rsid w:val="00FA7A84"/>
    <w:rsid w:val="00FA7CB0"/>
    <w:rsid w:val="00FA7E5F"/>
    <w:rsid w:val="00FB0647"/>
    <w:rsid w:val="00FB0977"/>
    <w:rsid w:val="00FB0BE7"/>
    <w:rsid w:val="00FB0EA8"/>
    <w:rsid w:val="00FB1281"/>
    <w:rsid w:val="00FB1812"/>
    <w:rsid w:val="00FB23D1"/>
    <w:rsid w:val="00FB2603"/>
    <w:rsid w:val="00FB26E8"/>
    <w:rsid w:val="00FB276F"/>
    <w:rsid w:val="00FB289A"/>
    <w:rsid w:val="00FB3572"/>
    <w:rsid w:val="00FB4556"/>
    <w:rsid w:val="00FB4D24"/>
    <w:rsid w:val="00FB4E84"/>
    <w:rsid w:val="00FB4FF3"/>
    <w:rsid w:val="00FB60AE"/>
    <w:rsid w:val="00FB748B"/>
    <w:rsid w:val="00FB758F"/>
    <w:rsid w:val="00FB7A95"/>
    <w:rsid w:val="00FB7B9F"/>
    <w:rsid w:val="00FC0782"/>
    <w:rsid w:val="00FC0AD6"/>
    <w:rsid w:val="00FC170B"/>
    <w:rsid w:val="00FC1CDC"/>
    <w:rsid w:val="00FC2950"/>
    <w:rsid w:val="00FC32E5"/>
    <w:rsid w:val="00FC3600"/>
    <w:rsid w:val="00FC487A"/>
    <w:rsid w:val="00FC49D2"/>
    <w:rsid w:val="00FC575C"/>
    <w:rsid w:val="00FC5A5F"/>
    <w:rsid w:val="00FC6DCA"/>
    <w:rsid w:val="00FC75EE"/>
    <w:rsid w:val="00FC7A5C"/>
    <w:rsid w:val="00FC7C0C"/>
    <w:rsid w:val="00FD04BB"/>
    <w:rsid w:val="00FD084F"/>
    <w:rsid w:val="00FD0D90"/>
    <w:rsid w:val="00FD0F5A"/>
    <w:rsid w:val="00FD156E"/>
    <w:rsid w:val="00FD1E04"/>
    <w:rsid w:val="00FD26E0"/>
    <w:rsid w:val="00FD2A85"/>
    <w:rsid w:val="00FD4587"/>
    <w:rsid w:val="00FD48D8"/>
    <w:rsid w:val="00FD4BC9"/>
    <w:rsid w:val="00FD4EAE"/>
    <w:rsid w:val="00FD514F"/>
    <w:rsid w:val="00FD559A"/>
    <w:rsid w:val="00FD57EE"/>
    <w:rsid w:val="00FD63AC"/>
    <w:rsid w:val="00FD6B39"/>
    <w:rsid w:val="00FD6EA0"/>
    <w:rsid w:val="00FD732D"/>
    <w:rsid w:val="00FD770E"/>
    <w:rsid w:val="00FE0DDB"/>
    <w:rsid w:val="00FE122F"/>
    <w:rsid w:val="00FE13A4"/>
    <w:rsid w:val="00FE3093"/>
    <w:rsid w:val="00FE3142"/>
    <w:rsid w:val="00FE344C"/>
    <w:rsid w:val="00FE39DA"/>
    <w:rsid w:val="00FE3A3C"/>
    <w:rsid w:val="00FE3B53"/>
    <w:rsid w:val="00FE501A"/>
    <w:rsid w:val="00FE5337"/>
    <w:rsid w:val="00FE5739"/>
    <w:rsid w:val="00FE67DE"/>
    <w:rsid w:val="00FE6A07"/>
    <w:rsid w:val="00FE6E81"/>
    <w:rsid w:val="00FF0327"/>
    <w:rsid w:val="00FF06CE"/>
    <w:rsid w:val="00FF0CC0"/>
    <w:rsid w:val="00FF12BC"/>
    <w:rsid w:val="00FF13F0"/>
    <w:rsid w:val="00FF1611"/>
    <w:rsid w:val="00FF1D28"/>
    <w:rsid w:val="00FF2CEE"/>
    <w:rsid w:val="00FF4721"/>
    <w:rsid w:val="00FF4AC5"/>
    <w:rsid w:val="00FF4FD9"/>
    <w:rsid w:val="00FF5172"/>
    <w:rsid w:val="00FF5496"/>
    <w:rsid w:val="00FF596A"/>
    <w:rsid w:val="00FF5B9B"/>
    <w:rsid w:val="00FF601A"/>
    <w:rsid w:val="00FF69D1"/>
    <w:rsid w:val="00FF6CFA"/>
    <w:rsid w:val="00FF76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C8A06C"/>
  <w15:docId w15:val="{79283FFC-7543-4B30-82BA-C2AD77F54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A2B"/>
    <w:rPr>
      <w:rFonts w:ascii="Arial" w:hAnsi="Arial"/>
      <w:sz w:val="22"/>
      <w:szCs w:val="22"/>
      <w:lang w:val="en-US" w:eastAsia="en-US"/>
    </w:rPr>
  </w:style>
  <w:style w:type="paragraph" w:styleId="Heading1">
    <w:name w:val="heading 1"/>
    <w:aliases w:val="h1,Part"/>
    <w:basedOn w:val="Normal"/>
    <w:next w:val="Normal"/>
    <w:link w:val="Heading1Char"/>
    <w:autoRedefine/>
    <w:qFormat/>
    <w:rsid w:val="002F58D0"/>
    <w:pPr>
      <w:keepNext/>
      <w:pageBreakBefore/>
      <w:numPr>
        <w:numId w:val="5"/>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1246D7"/>
    <w:pPr>
      <w:keepNext/>
      <w:numPr>
        <w:ilvl w:val="1"/>
        <w:numId w:val="9"/>
      </w:numPr>
      <w:tabs>
        <w:tab w:val="left" w:pos="1260"/>
      </w:tabs>
      <w:spacing w:before="240" w:after="240"/>
      <w:outlineLvl w:val="1"/>
    </w:pPr>
    <w:rPr>
      <w:rFonts w:ascii="Calibri Light" w:hAnsi="Calibri Light"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2F58D0"/>
    <w:rPr>
      <w:rFonts w:ascii="Arial" w:hAnsi="Arial" w:cs="Arial"/>
      <w:b/>
      <w:bCs/>
      <w:kern w:val="32"/>
      <w:sz w:val="32"/>
      <w:szCs w:val="3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BF058C"/>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BF058C"/>
    <w:pPr>
      <w:ind w:left="480"/>
    </w:pPr>
    <w:rPr>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semiHidden/>
    <w:rsid w:val="002B5B36"/>
    <w:rPr>
      <w:sz w:val="16"/>
      <w:szCs w:val="16"/>
    </w:rPr>
  </w:style>
  <w:style w:type="paragraph" w:styleId="CommentText">
    <w:name w:val="annotation text"/>
    <w:basedOn w:val="Normal"/>
    <w:link w:val="CommentTextChar"/>
    <w:semiHidden/>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semiHidden/>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1246D7"/>
    <w:rPr>
      <w:rFonts w:ascii="Calibri Light" w:hAnsi="Calibri Light" w:cs="Arial"/>
      <w:b/>
      <w:bCs/>
      <w:iCs/>
      <w:sz w:val="32"/>
      <w:szCs w:val="32"/>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numPr>
        <w:numId w:val="3"/>
      </w:numPr>
    </w:pPr>
    <w:rPr>
      <w:noProof/>
    </w:rPr>
  </w:style>
  <w:style w:type="paragraph" w:customStyle="1" w:styleId="Heading3TextBulleted">
    <w:name w:val="Heading 3 Text Bulleted"/>
    <w:basedOn w:val="Heading3Text"/>
    <w:qFormat/>
    <w:rsid w:val="00E0118B"/>
    <w:pPr>
      <w:numPr>
        <w:numId w:val="4"/>
      </w:numPr>
      <w:tabs>
        <w:tab w:val="clear" w:pos="2347"/>
        <w:tab w:val="num" w:pos="1440"/>
      </w:tabs>
      <w:ind w:left="1440"/>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8"/>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47123">
      <w:bodyDiv w:val="1"/>
      <w:marLeft w:val="0"/>
      <w:marRight w:val="0"/>
      <w:marTop w:val="0"/>
      <w:marBottom w:val="0"/>
      <w:divBdr>
        <w:top w:val="none" w:sz="0" w:space="0" w:color="auto"/>
        <w:left w:val="none" w:sz="0" w:space="0" w:color="auto"/>
        <w:bottom w:val="none" w:sz="0" w:space="0" w:color="auto"/>
        <w:right w:val="none" w:sz="0" w:space="0" w:color="auto"/>
      </w:divBdr>
    </w:div>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sChild>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73525132">
      <w:bodyDiv w:val="1"/>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38567741">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383142015">
      <w:bodyDiv w:val="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11482379">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28835560">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594168312">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package" Target="embeddings/Microsoft_Excel_Worksheet1.xlsx"/><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yperlink" Target="https://us-apps2.hcl-axon.com/APSE/SCE_CSRP/Mgmt.nsf/DocUniqueKey/USDC-ANPN2C?OpenDocument" TargetMode="External"/><Relationship Id="rId42"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us-apps2.hcl-axon.com/APSE/SCE_CSRP/Mgmt.nsf/DocUniqueKey/USDC-AQQMSL?OpenDocument"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emf"/><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8.jpeg"/><Relationship Id="rId1" Type="http://schemas.openxmlformats.org/officeDocument/2006/relationships/image" Target="media/image27.emf"/></Relationships>
</file>

<file path=word/_rels/header2.xml.rels><?xml version="1.0" encoding="UTF-8" standalone="yes"?>
<Relationships xmlns="http://schemas.openxmlformats.org/package/2006/relationships"><Relationship Id="rId2" Type="http://schemas.openxmlformats.org/officeDocument/2006/relationships/image" Target="media/image28.jpeg"/><Relationship Id="rId1" Type="http://schemas.openxmlformats.org/officeDocument/2006/relationships/image" Target="media/image27.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tepwb\Documents\SCE\Plan%20&amp;%20Analyze%20Phase\BPD\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Functuin xmlns="24203cf6-3f29-4463-91b7-d72f2d53f95f">
      <Value>Customer Interaction Management</Value>
    </Functuin>
    <Phase xmlns="24203cf6-3f29-4463-91b7-d72f2d53f95f">
      <Value>Design</Value>
    </Phase>
    <Document_x0020_Type xmlns="24203cf6-3f29-4463-91b7-d72f2d53f95f">Supporting Document</Document_x0020_Type>
    <Additional_x0020_Tag_x0020_2 xmlns="24203cf6-3f29-4463-91b7-d72f2d53f95f" xsi:nil="true"/>
    <Workstream xmlns="24203cf6-3f29-4463-91b7-d72f2d53f95f">Business Process Development</Workstream>
    <Additional_x0020_Tag_x0020_3 xmlns="24203cf6-3f29-4463-91b7-d72f2d53f95f" xsi:nil="true"/>
    <Org xmlns="24203cf6-3f29-4463-91b7-d72f2d53f95f">CSRP</Org>
    <Additional_x0020_Tag_x0020_1 xmlns="24203cf6-3f29-4463-91b7-d72f2d53f9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478EB8C35E6040997CC87EAC7A87FF" ma:contentTypeVersion="12" ma:contentTypeDescription="Create a new document." ma:contentTypeScope="" ma:versionID="c6a93d1035d7acea20d44a3146ad0f4b">
  <xsd:schema xmlns:xsd="http://www.w3.org/2001/XMLSchema" xmlns:xs="http://www.w3.org/2001/XMLSchema" xmlns:p="http://schemas.microsoft.com/office/2006/metadata/properties" xmlns:ns2="24203cf6-3f29-4463-91b7-d72f2d53f95f" xmlns:ns3="2d323aa6-c215-480e-9789-c70ac6c40496" targetNamespace="http://schemas.microsoft.com/office/2006/metadata/properties" ma:root="true" ma:fieldsID="35edc35b0a3697f822d899636ea955cc" ns2:_="" ns3:_="">
    <xsd:import namespace="24203cf6-3f29-4463-91b7-d72f2d53f95f"/>
    <xsd:import namespace="2d323aa6-c215-480e-9789-c70ac6c40496"/>
    <xsd:element name="properties">
      <xsd:complexType>
        <xsd:sequence>
          <xsd:element name="documentManagement">
            <xsd:complexType>
              <xsd:all>
                <xsd:element ref="ns2:Org"/>
                <xsd:element ref="ns2:Phase" minOccurs="0"/>
                <xsd:element ref="ns2:Workstream" minOccurs="0"/>
                <xsd:element ref="ns2:Functuin" minOccurs="0"/>
                <xsd:element ref="ns2:Document_x0020_Type" minOccurs="0"/>
                <xsd:element ref="ns2:Additional_x0020_Tag_x0020_1" minOccurs="0"/>
                <xsd:element ref="ns2:Additional_x0020_Tag_x0020_2" minOccurs="0"/>
                <xsd:element ref="ns2:Additional_x0020_Tag_x0020_3" minOccurs="0"/>
                <xsd:element ref="ns3:MediaServiceMetadata" minOccurs="0"/>
                <xsd:element ref="ns3:MediaServiceFastMetadata"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03cf6-3f29-4463-91b7-d72f2d53f95f" elementFormDefault="qualified">
    <xsd:import namespace="http://schemas.microsoft.com/office/2006/documentManagement/types"/>
    <xsd:import namespace="http://schemas.microsoft.com/office/infopath/2007/PartnerControls"/>
    <xsd:element name="Org" ma:index="8" ma:displayName="Org" ma:default="CSRP" ma:internalName="Org">
      <xsd:simpleType>
        <xsd:restriction base="dms:Text">
          <xsd:maxLength value="255"/>
        </xsd:restriction>
      </xsd:simpleType>
    </xsd:element>
    <xsd:element name="Phase" ma:index="9" nillable="true" ma:displayName="Phase" ma:internalName="Phase">
      <xsd:complexType>
        <xsd:complexContent>
          <xsd:extension base="dms:MultiChoice">
            <xsd:sequence>
              <xsd:element name="Value" maxOccurs="unbounded" minOccurs="0" nillable="true">
                <xsd:simpleType>
                  <xsd:restriction base="dms:Choice">
                    <xsd:enumeration value="Technology Assessment"/>
                    <xsd:enumeration value="Planning"/>
                    <xsd:enumeration value="Plan &amp; Analyze"/>
                    <xsd:enumeration value="Design"/>
                    <xsd:enumeration value="Build"/>
                    <xsd:enumeration value="Test"/>
                    <xsd:enumeration value="Deploy"/>
                    <xsd:enumeration value="Stabilize"/>
                    <xsd:enumeration value="Closing"/>
                  </xsd:restriction>
                </xsd:simpleType>
              </xsd:element>
            </xsd:sequence>
          </xsd:extension>
        </xsd:complexContent>
      </xsd:complexType>
    </xsd:element>
    <xsd:element name="Workstream" ma:index="10" nillable="true" ma:displayName="Workstream" ma:format="Dropdown" ma:internalName="Workstream">
      <xsd:simpleType>
        <xsd:restriction base="dms:Choice">
          <xsd:enumeration value="PMO"/>
          <xsd:enumeration value="Controls &amp; Compliance"/>
          <xsd:enumeration value="Business Process Development"/>
          <xsd:enumeration value="Data Conversion"/>
          <xsd:enumeration value="Organizational Readiness"/>
          <xsd:enumeration value="Technology &amp; Integration"/>
          <xsd:enumeration value="TBD"/>
        </xsd:restriction>
      </xsd:simpleType>
    </xsd:element>
    <xsd:element name="Functuin" ma:index="11" nillable="true" ma:displayName="Function" ma:internalName="Functuin">
      <xsd:complexType>
        <xsd:complexContent>
          <xsd:extension base="dms:MultiChoice">
            <xsd:sequence>
              <xsd:element name="Value" maxOccurs="unbounded" minOccurs="0" nillable="true">
                <xsd:simpleType>
                  <xsd:restriction base="dms:Choice">
                    <xsd:enumeration value="Analytics &amp; Reporting"/>
                    <xsd:enumeration value="Architecture"/>
                    <xsd:enumeration value="Assessments &amp; Deliverables"/>
                    <xsd:enumeration value="Benefit Realization"/>
                    <xsd:enumeration value="Case Management"/>
                    <xsd:enumeration value="Communication"/>
                    <xsd:enumeration value="Controls &amp; Compliance"/>
                    <xsd:enumeration value="Credit &amp; Collection"/>
                    <xsd:enumeration value="Customer Interaction Management"/>
                    <xsd:enumeration value="Data Governance"/>
                    <xsd:enumeration value="Data Governance (PII)"/>
                    <xsd:enumeration value="Data Migration/Conversion"/>
                    <xsd:enumeration value="Data Migration/Conversion (PII)"/>
                    <xsd:enumeration value="Data Quality"/>
                    <xsd:enumeration value="Data Quality (PII)"/>
                    <xsd:enumeration value="Device &amp; Field"/>
                    <xsd:enumeration value="Finance (BP)"/>
                    <xsd:enumeration value="Finance (PMO)"/>
                    <xsd:enumeration value="Integration &amp; Governance"/>
                    <xsd:enumeration value="OCM"/>
                    <xsd:enumeration value="On/Off Boarding"/>
                    <xsd:enumeration value="Organizational Readiness"/>
                    <xsd:enumeration value="Outreach &amp; Program Operations"/>
                    <xsd:enumeration value="Payments"/>
                    <xsd:enumeration value="PMO"/>
                    <xsd:enumeration value="Products &amp; Programs"/>
                    <xsd:enumeration value="Regulaty"/>
                    <xsd:enumeration value="Risk &amp; Controls"/>
                    <xsd:enumeration value="Sourcing"/>
                    <xsd:enumeration value="Staffing &amp; Org Design"/>
                    <xsd:enumeration value="Technology &amp; Integration"/>
                    <xsd:enumeration value="Training"/>
                    <xsd:enumeration value="Usage &amp; Billing"/>
                    <xsd:enumeration value="TBD"/>
                  </xsd:restriction>
                </xsd:simpleType>
              </xsd:element>
            </xsd:sequence>
          </xsd:extension>
        </xsd:complexContent>
      </xsd:complexType>
    </xsd:element>
    <xsd:element name="Document_x0020_Type" ma:index="12" nillable="true" ma:displayName="Document Type" ma:format="Dropdown" ma:internalName="Document_x0020_Type">
      <xsd:simpleType>
        <xsd:restriction base="dms:Choice">
          <xsd:enumeration value="Supporting Document"/>
          <xsd:enumeration value="Deliverable"/>
          <xsd:enumeration value="Current Working Copy"/>
          <xsd:enumeration value="TBD"/>
        </xsd:restriction>
      </xsd:simpleType>
    </xsd:element>
    <xsd:element name="Additional_x0020_Tag_x0020_1" ma:index="13" nillable="true" ma:displayName="Additional Tag 1" ma:description="one or two words for user to easily identify document" ma:internalName="Additional_x0020_Tag_x0020_1">
      <xsd:simpleType>
        <xsd:restriction base="dms:Text">
          <xsd:maxLength value="255"/>
        </xsd:restriction>
      </xsd:simpleType>
    </xsd:element>
    <xsd:element name="Additional_x0020_Tag_x0020_2" ma:index="14" nillable="true" ma:displayName="Additional Tag 2" ma:description="one or two words for user to easily identify document" ma:internalName="Additional_x0020_Tag_x0020_2">
      <xsd:simpleType>
        <xsd:restriction base="dms:Text">
          <xsd:maxLength value="255"/>
        </xsd:restriction>
      </xsd:simpleType>
    </xsd:element>
    <xsd:element name="Additional_x0020_Tag_x0020_3" ma:index="15" nillable="true" ma:displayName="Additional Tag 3" ma:description="one or two words for user to easily identify document" ma:internalName="Additional_x0020_Tag_x0020_3">
      <xsd:simpleType>
        <xsd:restriction base="dms:Text">
          <xsd:maxLength value="255"/>
        </xsd:restrict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323aa6-c215-480e-9789-c70ac6c40496"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3AFD8B-543E-48B1-885E-87DA640F15E3}">
  <ds:schemaRefs>
    <ds:schemaRef ds:uri="http://schemas.microsoft.com/office/2006/metadata/properties"/>
    <ds:schemaRef ds:uri="24203cf6-3f29-4463-91b7-d72f2d53f95f"/>
  </ds:schemaRefs>
</ds:datastoreItem>
</file>

<file path=customXml/itemProps2.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3.xml><?xml version="1.0" encoding="utf-8"?>
<ds:datastoreItem xmlns:ds="http://schemas.openxmlformats.org/officeDocument/2006/customXml" ds:itemID="{D9FD7B71-E022-4020-BE26-87C493928E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03cf6-3f29-4463-91b7-d72f2d53f95f"/>
    <ds:schemaRef ds:uri="2d323aa6-c215-480e-9789-c70ac6c40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FEC214-3C67-471F-8B66-34A8BFBD8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16698</TotalTime>
  <Pages>1</Pages>
  <Words>20385</Words>
  <Characters>116199</Characters>
  <Application>Microsoft Office Word</Application>
  <DocSecurity>0</DocSecurity>
  <Lines>968</Lines>
  <Paragraphs>272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Direct Energy Global Role Design</vt:lpstr>
      <vt:lpstr>SAP User Access Guidelines and Procedures v1.3</vt:lpstr>
    </vt:vector>
  </TitlesOfParts>
  <Company>ITT</Company>
  <LinksUpToDate>false</LinksUpToDate>
  <CharactersWithSpaces>136312</CharactersWithSpaces>
  <SharedDoc>false</SharedDoc>
  <HLinks>
    <vt:vector size="618" baseType="variant">
      <vt:variant>
        <vt:i4>5177432</vt:i4>
      </vt:variant>
      <vt:variant>
        <vt:i4>582</vt:i4>
      </vt:variant>
      <vt:variant>
        <vt:i4>0</vt:i4>
      </vt:variant>
      <vt:variant>
        <vt:i4>5</vt:i4>
      </vt:variant>
      <vt:variant>
        <vt:lpwstr>http://ts1.pro.intra/sites/GLISgSAPPrSv/Auth/Forms/ByDocType.aspx</vt:lpwstr>
      </vt:variant>
      <vt:variant>
        <vt:lpwstr/>
      </vt:variant>
      <vt:variant>
        <vt:i4>5177432</vt:i4>
      </vt:variant>
      <vt:variant>
        <vt:i4>576</vt:i4>
      </vt:variant>
      <vt:variant>
        <vt:i4>0</vt:i4>
      </vt:variant>
      <vt:variant>
        <vt:i4>5</vt:i4>
      </vt:variant>
      <vt:variant>
        <vt:lpwstr>http://ts1.pro.intra/sites/GLISgSAPPrSv/Auth/Forms/ByDocType.aspx</vt:lpwstr>
      </vt:variant>
      <vt:variant>
        <vt:lpwstr/>
      </vt:variant>
      <vt:variant>
        <vt:i4>5177432</vt:i4>
      </vt:variant>
      <vt:variant>
        <vt:i4>573</vt:i4>
      </vt:variant>
      <vt:variant>
        <vt:i4>0</vt:i4>
      </vt:variant>
      <vt:variant>
        <vt:i4>5</vt:i4>
      </vt:variant>
      <vt:variant>
        <vt:lpwstr>http://ts1.pro.intra/sites/GLISgSAPPrSv/Auth/Forms/ByDocType.aspx</vt:lpwstr>
      </vt:variant>
      <vt:variant>
        <vt:lpwstr/>
      </vt:variant>
      <vt:variant>
        <vt:i4>1048644</vt:i4>
      </vt:variant>
      <vt:variant>
        <vt:i4>564</vt:i4>
      </vt:variant>
      <vt:variant>
        <vt:i4>0</vt:i4>
      </vt:variant>
      <vt:variant>
        <vt:i4>5</vt:i4>
      </vt:variant>
      <vt:variant>
        <vt:lpwstr>http://ts1.pro.intra/sites/GLISgSAPPrSv/Auth/Critical Tcode Mapping v0.1.xls</vt:lpwstr>
      </vt:variant>
      <vt:variant>
        <vt:lpwstr/>
      </vt:variant>
      <vt:variant>
        <vt:i4>1048644</vt:i4>
      </vt:variant>
      <vt:variant>
        <vt:i4>561</vt:i4>
      </vt:variant>
      <vt:variant>
        <vt:i4>0</vt:i4>
      </vt:variant>
      <vt:variant>
        <vt:i4>5</vt:i4>
      </vt:variant>
      <vt:variant>
        <vt:lpwstr>http://ts1.pro.intra/sites/GLISgSAPPrSv/Auth/Critical Tcode Mapping v0.1.xls</vt:lpwstr>
      </vt:variant>
      <vt:variant>
        <vt:lpwstr/>
      </vt:variant>
      <vt:variant>
        <vt:i4>1441809</vt:i4>
      </vt:variant>
      <vt:variant>
        <vt:i4>558</vt:i4>
      </vt:variant>
      <vt:variant>
        <vt:i4>0</vt:i4>
      </vt:variant>
      <vt:variant>
        <vt:i4>5</vt:i4>
      </vt:variant>
      <vt:variant>
        <vt:lpwstr>http://ts1.pro.intra/sites/GLISgSAPPrSv/Auth/request_reason_tmpl.01.txt</vt:lpwstr>
      </vt:variant>
      <vt:variant>
        <vt:lpwstr/>
      </vt:variant>
      <vt:variant>
        <vt:i4>5177432</vt:i4>
      </vt:variant>
      <vt:variant>
        <vt:i4>555</vt:i4>
      </vt:variant>
      <vt:variant>
        <vt:i4>0</vt:i4>
      </vt:variant>
      <vt:variant>
        <vt:i4>5</vt:i4>
      </vt:variant>
      <vt:variant>
        <vt:lpwstr>http://ts1.pro.intra/sites/GLISgSAPPrSv/Auth/Forms/ByDocType.aspx</vt:lpwstr>
      </vt:variant>
      <vt:variant>
        <vt:lpwstr/>
      </vt:variant>
      <vt:variant>
        <vt:i4>5177432</vt:i4>
      </vt:variant>
      <vt:variant>
        <vt:i4>552</vt:i4>
      </vt:variant>
      <vt:variant>
        <vt:i4>0</vt:i4>
      </vt:variant>
      <vt:variant>
        <vt:i4>5</vt:i4>
      </vt:variant>
      <vt:variant>
        <vt:lpwstr>http://ts1.pro.intra/sites/GLISgSAPPrSv/Auth/Forms/ByDocType.aspx</vt:lpwstr>
      </vt:variant>
      <vt:variant>
        <vt:lpwstr/>
      </vt:variant>
      <vt:variant>
        <vt:i4>5177432</vt:i4>
      </vt:variant>
      <vt:variant>
        <vt:i4>549</vt:i4>
      </vt:variant>
      <vt:variant>
        <vt:i4>0</vt:i4>
      </vt:variant>
      <vt:variant>
        <vt:i4>5</vt:i4>
      </vt:variant>
      <vt:variant>
        <vt:lpwstr>http://ts1.pro.intra/sites/GLISgSAPPrSv/Auth/Forms/ByDocType.aspx</vt:lpwstr>
      </vt:variant>
      <vt:variant>
        <vt:lpwstr/>
      </vt:variant>
      <vt:variant>
        <vt:i4>524359</vt:i4>
      </vt:variant>
      <vt:variant>
        <vt:i4>543</vt:i4>
      </vt:variant>
      <vt:variant>
        <vt:i4>0</vt:i4>
      </vt:variant>
      <vt:variant>
        <vt:i4>5</vt:i4>
      </vt:variant>
      <vt:variant>
        <vt:lpwstr>http://ts1.pro.intra/sites/GLISgSAPPrSv/Auth/Foundation - SAP authorization request form.zip</vt:lpwstr>
      </vt:variant>
      <vt:variant>
        <vt:lpwstr/>
      </vt:variant>
      <vt:variant>
        <vt:i4>5177432</vt:i4>
      </vt:variant>
      <vt:variant>
        <vt:i4>540</vt:i4>
      </vt:variant>
      <vt:variant>
        <vt:i4>0</vt:i4>
      </vt:variant>
      <vt:variant>
        <vt:i4>5</vt:i4>
      </vt:variant>
      <vt:variant>
        <vt:lpwstr>http://ts1.pro.intra/sites/GLISgSAPPrSv/Auth/Forms/ByDocType.aspx</vt:lpwstr>
      </vt:variant>
      <vt:variant>
        <vt:lpwstr/>
      </vt:variant>
      <vt:variant>
        <vt:i4>393290</vt:i4>
      </vt:variant>
      <vt:variant>
        <vt:i4>537</vt:i4>
      </vt:variant>
      <vt:variant>
        <vt:i4>0</vt:i4>
      </vt:variant>
      <vt:variant>
        <vt:i4>5</vt:i4>
      </vt:variant>
      <vt:variant>
        <vt:lpwstr>http://big4guy.com/index.php/2006/07/27/composite_authorization_profiles_in_sap</vt:lpwstr>
      </vt:variant>
      <vt:variant>
        <vt:lpwstr/>
      </vt:variant>
      <vt:variant>
        <vt:i4>1179711</vt:i4>
      </vt:variant>
      <vt:variant>
        <vt:i4>530</vt:i4>
      </vt:variant>
      <vt:variant>
        <vt:i4>0</vt:i4>
      </vt:variant>
      <vt:variant>
        <vt:i4>5</vt:i4>
      </vt:variant>
      <vt:variant>
        <vt:lpwstr/>
      </vt:variant>
      <vt:variant>
        <vt:lpwstr>_Toc241647805</vt:lpwstr>
      </vt:variant>
      <vt:variant>
        <vt:i4>1179711</vt:i4>
      </vt:variant>
      <vt:variant>
        <vt:i4>524</vt:i4>
      </vt:variant>
      <vt:variant>
        <vt:i4>0</vt:i4>
      </vt:variant>
      <vt:variant>
        <vt:i4>5</vt:i4>
      </vt:variant>
      <vt:variant>
        <vt:lpwstr/>
      </vt:variant>
      <vt:variant>
        <vt:lpwstr>_Toc241647804</vt:lpwstr>
      </vt:variant>
      <vt:variant>
        <vt:i4>1179711</vt:i4>
      </vt:variant>
      <vt:variant>
        <vt:i4>518</vt:i4>
      </vt:variant>
      <vt:variant>
        <vt:i4>0</vt:i4>
      </vt:variant>
      <vt:variant>
        <vt:i4>5</vt:i4>
      </vt:variant>
      <vt:variant>
        <vt:lpwstr/>
      </vt:variant>
      <vt:variant>
        <vt:lpwstr>_Toc241647803</vt:lpwstr>
      </vt:variant>
      <vt:variant>
        <vt:i4>1179711</vt:i4>
      </vt:variant>
      <vt:variant>
        <vt:i4>512</vt:i4>
      </vt:variant>
      <vt:variant>
        <vt:i4>0</vt:i4>
      </vt:variant>
      <vt:variant>
        <vt:i4>5</vt:i4>
      </vt:variant>
      <vt:variant>
        <vt:lpwstr/>
      </vt:variant>
      <vt:variant>
        <vt:lpwstr>_Toc241647802</vt:lpwstr>
      </vt:variant>
      <vt:variant>
        <vt:i4>1179711</vt:i4>
      </vt:variant>
      <vt:variant>
        <vt:i4>506</vt:i4>
      </vt:variant>
      <vt:variant>
        <vt:i4>0</vt:i4>
      </vt:variant>
      <vt:variant>
        <vt:i4>5</vt:i4>
      </vt:variant>
      <vt:variant>
        <vt:lpwstr/>
      </vt:variant>
      <vt:variant>
        <vt:lpwstr>_Toc241647801</vt:lpwstr>
      </vt:variant>
      <vt:variant>
        <vt:i4>1179711</vt:i4>
      </vt:variant>
      <vt:variant>
        <vt:i4>500</vt:i4>
      </vt:variant>
      <vt:variant>
        <vt:i4>0</vt:i4>
      </vt:variant>
      <vt:variant>
        <vt:i4>5</vt:i4>
      </vt:variant>
      <vt:variant>
        <vt:lpwstr/>
      </vt:variant>
      <vt:variant>
        <vt:lpwstr>_Toc241647800</vt:lpwstr>
      </vt:variant>
      <vt:variant>
        <vt:i4>1769520</vt:i4>
      </vt:variant>
      <vt:variant>
        <vt:i4>494</vt:i4>
      </vt:variant>
      <vt:variant>
        <vt:i4>0</vt:i4>
      </vt:variant>
      <vt:variant>
        <vt:i4>5</vt:i4>
      </vt:variant>
      <vt:variant>
        <vt:lpwstr/>
      </vt:variant>
      <vt:variant>
        <vt:lpwstr>_Toc241647799</vt:lpwstr>
      </vt:variant>
      <vt:variant>
        <vt:i4>1769520</vt:i4>
      </vt:variant>
      <vt:variant>
        <vt:i4>488</vt:i4>
      </vt:variant>
      <vt:variant>
        <vt:i4>0</vt:i4>
      </vt:variant>
      <vt:variant>
        <vt:i4>5</vt:i4>
      </vt:variant>
      <vt:variant>
        <vt:lpwstr/>
      </vt:variant>
      <vt:variant>
        <vt:lpwstr>_Toc241647798</vt:lpwstr>
      </vt:variant>
      <vt:variant>
        <vt:i4>1769520</vt:i4>
      </vt:variant>
      <vt:variant>
        <vt:i4>482</vt:i4>
      </vt:variant>
      <vt:variant>
        <vt:i4>0</vt:i4>
      </vt:variant>
      <vt:variant>
        <vt:i4>5</vt:i4>
      </vt:variant>
      <vt:variant>
        <vt:lpwstr/>
      </vt:variant>
      <vt:variant>
        <vt:lpwstr>_Toc241647797</vt:lpwstr>
      </vt:variant>
      <vt:variant>
        <vt:i4>1769520</vt:i4>
      </vt:variant>
      <vt:variant>
        <vt:i4>476</vt:i4>
      </vt:variant>
      <vt:variant>
        <vt:i4>0</vt:i4>
      </vt:variant>
      <vt:variant>
        <vt:i4>5</vt:i4>
      </vt:variant>
      <vt:variant>
        <vt:lpwstr/>
      </vt:variant>
      <vt:variant>
        <vt:lpwstr>_Toc241647796</vt:lpwstr>
      </vt:variant>
      <vt:variant>
        <vt:i4>1769520</vt:i4>
      </vt:variant>
      <vt:variant>
        <vt:i4>470</vt:i4>
      </vt:variant>
      <vt:variant>
        <vt:i4>0</vt:i4>
      </vt:variant>
      <vt:variant>
        <vt:i4>5</vt:i4>
      </vt:variant>
      <vt:variant>
        <vt:lpwstr/>
      </vt:variant>
      <vt:variant>
        <vt:lpwstr>_Toc241647795</vt:lpwstr>
      </vt:variant>
      <vt:variant>
        <vt:i4>1769520</vt:i4>
      </vt:variant>
      <vt:variant>
        <vt:i4>464</vt:i4>
      </vt:variant>
      <vt:variant>
        <vt:i4>0</vt:i4>
      </vt:variant>
      <vt:variant>
        <vt:i4>5</vt:i4>
      </vt:variant>
      <vt:variant>
        <vt:lpwstr/>
      </vt:variant>
      <vt:variant>
        <vt:lpwstr>_Toc241647794</vt:lpwstr>
      </vt:variant>
      <vt:variant>
        <vt:i4>1769520</vt:i4>
      </vt:variant>
      <vt:variant>
        <vt:i4>458</vt:i4>
      </vt:variant>
      <vt:variant>
        <vt:i4>0</vt:i4>
      </vt:variant>
      <vt:variant>
        <vt:i4>5</vt:i4>
      </vt:variant>
      <vt:variant>
        <vt:lpwstr/>
      </vt:variant>
      <vt:variant>
        <vt:lpwstr>_Toc241647793</vt:lpwstr>
      </vt:variant>
      <vt:variant>
        <vt:i4>1769520</vt:i4>
      </vt:variant>
      <vt:variant>
        <vt:i4>452</vt:i4>
      </vt:variant>
      <vt:variant>
        <vt:i4>0</vt:i4>
      </vt:variant>
      <vt:variant>
        <vt:i4>5</vt:i4>
      </vt:variant>
      <vt:variant>
        <vt:lpwstr/>
      </vt:variant>
      <vt:variant>
        <vt:lpwstr>_Toc241647792</vt:lpwstr>
      </vt:variant>
      <vt:variant>
        <vt:i4>1769520</vt:i4>
      </vt:variant>
      <vt:variant>
        <vt:i4>446</vt:i4>
      </vt:variant>
      <vt:variant>
        <vt:i4>0</vt:i4>
      </vt:variant>
      <vt:variant>
        <vt:i4>5</vt:i4>
      </vt:variant>
      <vt:variant>
        <vt:lpwstr/>
      </vt:variant>
      <vt:variant>
        <vt:lpwstr>_Toc241647791</vt:lpwstr>
      </vt:variant>
      <vt:variant>
        <vt:i4>1769520</vt:i4>
      </vt:variant>
      <vt:variant>
        <vt:i4>440</vt:i4>
      </vt:variant>
      <vt:variant>
        <vt:i4>0</vt:i4>
      </vt:variant>
      <vt:variant>
        <vt:i4>5</vt:i4>
      </vt:variant>
      <vt:variant>
        <vt:lpwstr/>
      </vt:variant>
      <vt:variant>
        <vt:lpwstr>_Toc241647790</vt:lpwstr>
      </vt:variant>
      <vt:variant>
        <vt:i4>1703984</vt:i4>
      </vt:variant>
      <vt:variant>
        <vt:i4>434</vt:i4>
      </vt:variant>
      <vt:variant>
        <vt:i4>0</vt:i4>
      </vt:variant>
      <vt:variant>
        <vt:i4>5</vt:i4>
      </vt:variant>
      <vt:variant>
        <vt:lpwstr/>
      </vt:variant>
      <vt:variant>
        <vt:lpwstr>_Toc241647789</vt:lpwstr>
      </vt:variant>
      <vt:variant>
        <vt:i4>1703984</vt:i4>
      </vt:variant>
      <vt:variant>
        <vt:i4>428</vt:i4>
      </vt:variant>
      <vt:variant>
        <vt:i4>0</vt:i4>
      </vt:variant>
      <vt:variant>
        <vt:i4>5</vt:i4>
      </vt:variant>
      <vt:variant>
        <vt:lpwstr/>
      </vt:variant>
      <vt:variant>
        <vt:lpwstr>_Toc241647788</vt:lpwstr>
      </vt:variant>
      <vt:variant>
        <vt:i4>1703984</vt:i4>
      </vt:variant>
      <vt:variant>
        <vt:i4>422</vt:i4>
      </vt:variant>
      <vt:variant>
        <vt:i4>0</vt:i4>
      </vt:variant>
      <vt:variant>
        <vt:i4>5</vt:i4>
      </vt:variant>
      <vt:variant>
        <vt:lpwstr/>
      </vt:variant>
      <vt:variant>
        <vt:lpwstr>_Toc241647787</vt:lpwstr>
      </vt:variant>
      <vt:variant>
        <vt:i4>1703984</vt:i4>
      </vt:variant>
      <vt:variant>
        <vt:i4>416</vt:i4>
      </vt:variant>
      <vt:variant>
        <vt:i4>0</vt:i4>
      </vt:variant>
      <vt:variant>
        <vt:i4>5</vt:i4>
      </vt:variant>
      <vt:variant>
        <vt:lpwstr/>
      </vt:variant>
      <vt:variant>
        <vt:lpwstr>_Toc241647786</vt:lpwstr>
      </vt:variant>
      <vt:variant>
        <vt:i4>1703984</vt:i4>
      </vt:variant>
      <vt:variant>
        <vt:i4>410</vt:i4>
      </vt:variant>
      <vt:variant>
        <vt:i4>0</vt:i4>
      </vt:variant>
      <vt:variant>
        <vt:i4>5</vt:i4>
      </vt:variant>
      <vt:variant>
        <vt:lpwstr/>
      </vt:variant>
      <vt:variant>
        <vt:lpwstr>_Toc241647785</vt:lpwstr>
      </vt:variant>
      <vt:variant>
        <vt:i4>1703984</vt:i4>
      </vt:variant>
      <vt:variant>
        <vt:i4>404</vt:i4>
      </vt:variant>
      <vt:variant>
        <vt:i4>0</vt:i4>
      </vt:variant>
      <vt:variant>
        <vt:i4>5</vt:i4>
      </vt:variant>
      <vt:variant>
        <vt:lpwstr/>
      </vt:variant>
      <vt:variant>
        <vt:lpwstr>_Toc241647784</vt:lpwstr>
      </vt:variant>
      <vt:variant>
        <vt:i4>1703984</vt:i4>
      </vt:variant>
      <vt:variant>
        <vt:i4>398</vt:i4>
      </vt:variant>
      <vt:variant>
        <vt:i4>0</vt:i4>
      </vt:variant>
      <vt:variant>
        <vt:i4>5</vt:i4>
      </vt:variant>
      <vt:variant>
        <vt:lpwstr/>
      </vt:variant>
      <vt:variant>
        <vt:lpwstr>_Toc241647783</vt:lpwstr>
      </vt:variant>
      <vt:variant>
        <vt:i4>1703984</vt:i4>
      </vt:variant>
      <vt:variant>
        <vt:i4>392</vt:i4>
      </vt:variant>
      <vt:variant>
        <vt:i4>0</vt:i4>
      </vt:variant>
      <vt:variant>
        <vt:i4>5</vt:i4>
      </vt:variant>
      <vt:variant>
        <vt:lpwstr/>
      </vt:variant>
      <vt:variant>
        <vt:lpwstr>_Toc241647782</vt:lpwstr>
      </vt:variant>
      <vt:variant>
        <vt:i4>1703984</vt:i4>
      </vt:variant>
      <vt:variant>
        <vt:i4>386</vt:i4>
      </vt:variant>
      <vt:variant>
        <vt:i4>0</vt:i4>
      </vt:variant>
      <vt:variant>
        <vt:i4>5</vt:i4>
      </vt:variant>
      <vt:variant>
        <vt:lpwstr/>
      </vt:variant>
      <vt:variant>
        <vt:lpwstr>_Toc241647781</vt:lpwstr>
      </vt:variant>
      <vt:variant>
        <vt:i4>1703984</vt:i4>
      </vt:variant>
      <vt:variant>
        <vt:i4>380</vt:i4>
      </vt:variant>
      <vt:variant>
        <vt:i4>0</vt:i4>
      </vt:variant>
      <vt:variant>
        <vt:i4>5</vt:i4>
      </vt:variant>
      <vt:variant>
        <vt:lpwstr/>
      </vt:variant>
      <vt:variant>
        <vt:lpwstr>_Toc241647780</vt:lpwstr>
      </vt:variant>
      <vt:variant>
        <vt:i4>1376304</vt:i4>
      </vt:variant>
      <vt:variant>
        <vt:i4>374</vt:i4>
      </vt:variant>
      <vt:variant>
        <vt:i4>0</vt:i4>
      </vt:variant>
      <vt:variant>
        <vt:i4>5</vt:i4>
      </vt:variant>
      <vt:variant>
        <vt:lpwstr/>
      </vt:variant>
      <vt:variant>
        <vt:lpwstr>_Toc241647779</vt:lpwstr>
      </vt:variant>
      <vt:variant>
        <vt:i4>1376304</vt:i4>
      </vt:variant>
      <vt:variant>
        <vt:i4>368</vt:i4>
      </vt:variant>
      <vt:variant>
        <vt:i4>0</vt:i4>
      </vt:variant>
      <vt:variant>
        <vt:i4>5</vt:i4>
      </vt:variant>
      <vt:variant>
        <vt:lpwstr/>
      </vt:variant>
      <vt:variant>
        <vt:lpwstr>_Toc241647778</vt:lpwstr>
      </vt:variant>
      <vt:variant>
        <vt:i4>1376304</vt:i4>
      </vt:variant>
      <vt:variant>
        <vt:i4>362</vt:i4>
      </vt:variant>
      <vt:variant>
        <vt:i4>0</vt:i4>
      </vt:variant>
      <vt:variant>
        <vt:i4>5</vt:i4>
      </vt:variant>
      <vt:variant>
        <vt:lpwstr/>
      </vt:variant>
      <vt:variant>
        <vt:lpwstr>_Toc241647777</vt:lpwstr>
      </vt:variant>
      <vt:variant>
        <vt:i4>1376304</vt:i4>
      </vt:variant>
      <vt:variant>
        <vt:i4>356</vt:i4>
      </vt:variant>
      <vt:variant>
        <vt:i4>0</vt:i4>
      </vt:variant>
      <vt:variant>
        <vt:i4>5</vt:i4>
      </vt:variant>
      <vt:variant>
        <vt:lpwstr/>
      </vt:variant>
      <vt:variant>
        <vt:lpwstr>_Toc241647776</vt:lpwstr>
      </vt:variant>
      <vt:variant>
        <vt:i4>1376304</vt:i4>
      </vt:variant>
      <vt:variant>
        <vt:i4>350</vt:i4>
      </vt:variant>
      <vt:variant>
        <vt:i4>0</vt:i4>
      </vt:variant>
      <vt:variant>
        <vt:i4>5</vt:i4>
      </vt:variant>
      <vt:variant>
        <vt:lpwstr/>
      </vt:variant>
      <vt:variant>
        <vt:lpwstr>_Toc241647775</vt:lpwstr>
      </vt:variant>
      <vt:variant>
        <vt:i4>1376304</vt:i4>
      </vt:variant>
      <vt:variant>
        <vt:i4>344</vt:i4>
      </vt:variant>
      <vt:variant>
        <vt:i4>0</vt:i4>
      </vt:variant>
      <vt:variant>
        <vt:i4>5</vt:i4>
      </vt:variant>
      <vt:variant>
        <vt:lpwstr/>
      </vt:variant>
      <vt:variant>
        <vt:lpwstr>_Toc241647774</vt:lpwstr>
      </vt:variant>
      <vt:variant>
        <vt:i4>1376304</vt:i4>
      </vt:variant>
      <vt:variant>
        <vt:i4>338</vt:i4>
      </vt:variant>
      <vt:variant>
        <vt:i4>0</vt:i4>
      </vt:variant>
      <vt:variant>
        <vt:i4>5</vt:i4>
      </vt:variant>
      <vt:variant>
        <vt:lpwstr/>
      </vt:variant>
      <vt:variant>
        <vt:lpwstr>_Toc241647773</vt:lpwstr>
      </vt:variant>
      <vt:variant>
        <vt:i4>1376304</vt:i4>
      </vt:variant>
      <vt:variant>
        <vt:i4>332</vt:i4>
      </vt:variant>
      <vt:variant>
        <vt:i4>0</vt:i4>
      </vt:variant>
      <vt:variant>
        <vt:i4>5</vt:i4>
      </vt:variant>
      <vt:variant>
        <vt:lpwstr/>
      </vt:variant>
      <vt:variant>
        <vt:lpwstr>_Toc241647772</vt:lpwstr>
      </vt:variant>
      <vt:variant>
        <vt:i4>1376304</vt:i4>
      </vt:variant>
      <vt:variant>
        <vt:i4>326</vt:i4>
      </vt:variant>
      <vt:variant>
        <vt:i4>0</vt:i4>
      </vt:variant>
      <vt:variant>
        <vt:i4>5</vt:i4>
      </vt:variant>
      <vt:variant>
        <vt:lpwstr/>
      </vt:variant>
      <vt:variant>
        <vt:lpwstr>_Toc241647771</vt:lpwstr>
      </vt:variant>
      <vt:variant>
        <vt:i4>1376304</vt:i4>
      </vt:variant>
      <vt:variant>
        <vt:i4>320</vt:i4>
      </vt:variant>
      <vt:variant>
        <vt:i4>0</vt:i4>
      </vt:variant>
      <vt:variant>
        <vt:i4>5</vt:i4>
      </vt:variant>
      <vt:variant>
        <vt:lpwstr/>
      </vt:variant>
      <vt:variant>
        <vt:lpwstr>_Toc241647770</vt:lpwstr>
      </vt:variant>
      <vt:variant>
        <vt:i4>1310768</vt:i4>
      </vt:variant>
      <vt:variant>
        <vt:i4>314</vt:i4>
      </vt:variant>
      <vt:variant>
        <vt:i4>0</vt:i4>
      </vt:variant>
      <vt:variant>
        <vt:i4>5</vt:i4>
      </vt:variant>
      <vt:variant>
        <vt:lpwstr/>
      </vt:variant>
      <vt:variant>
        <vt:lpwstr>_Toc241647769</vt:lpwstr>
      </vt:variant>
      <vt:variant>
        <vt:i4>1310768</vt:i4>
      </vt:variant>
      <vt:variant>
        <vt:i4>308</vt:i4>
      </vt:variant>
      <vt:variant>
        <vt:i4>0</vt:i4>
      </vt:variant>
      <vt:variant>
        <vt:i4>5</vt:i4>
      </vt:variant>
      <vt:variant>
        <vt:lpwstr/>
      </vt:variant>
      <vt:variant>
        <vt:lpwstr>_Toc241647768</vt:lpwstr>
      </vt:variant>
      <vt:variant>
        <vt:i4>1310768</vt:i4>
      </vt:variant>
      <vt:variant>
        <vt:i4>302</vt:i4>
      </vt:variant>
      <vt:variant>
        <vt:i4>0</vt:i4>
      </vt:variant>
      <vt:variant>
        <vt:i4>5</vt:i4>
      </vt:variant>
      <vt:variant>
        <vt:lpwstr/>
      </vt:variant>
      <vt:variant>
        <vt:lpwstr>_Toc241647767</vt:lpwstr>
      </vt:variant>
      <vt:variant>
        <vt:i4>1310768</vt:i4>
      </vt:variant>
      <vt:variant>
        <vt:i4>296</vt:i4>
      </vt:variant>
      <vt:variant>
        <vt:i4>0</vt:i4>
      </vt:variant>
      <vt:variant>
        <vt:i4>5</vt:i4>
      </vt:variant>
      <vt:variant>
        <vt:lpwstr/>
      </vt:variant>
      <vt:variant>
        <vt:lpwstr>_Toc241647766</vt:lpwstr>
      </vt:variant>
      <vt:variant>
        <vt:i4>1310768</vt:i4>
      </vt:variant>
      <vt:variant>
        <vt:i4>290</vt:i4>
      </vt:variant>
      <vt:variant>
        <vt:i4>0</vt:i4>
      </vt:variant>
      <vt:variant>
        <vt:i4>5</vt:i4>
      </vt:variant>
      <vt:variant>
        <vt:lpwstr/>
      </vt:variant>
      <vt:variant>
        <vt:lpwstr>_Toc241647765</vt:lpwstr>
      </vt:variant>
      <vt:variant>
        <vt:i4>1310768</vt:i4>
      </vt:variant>
      <vt:variant>
        <vt:i4>284</vt:i4>
      </vt:variant>
      <vt:variant>
        <vt:i4>0</vt:i4>
      </vt:variant>
      <vt:variant>
        <vt:i4>5</vt:i4>
      </vt:variant>
      <vt:variant>
        <vt:lpwstr/>
      </vt:variant>
      <vt:variant>
        <vt:lpwstr>_Toc241647764</vt:lpwstr>
      </vt:variant>
      <vt:variant>
        <vt:i4>1310768</vt:i4>
      </vt:variant>
      <vt:variant>
        <vt:i4>278</vt:i4>
      </vt:variant>
      <vt:variant>
        <vt:i4>0</vt:i4>
      </vt:variant>
      <vt:variant>
        <vt:i4>5</vt:i4>
      </vt:variant>
      <vt:variant>
        <vt:lpwstr/>
      </vt:variant>
      <vt:variant>
        <vt:lpwstr>_Toc241647763</vt:lpwstr>
      </vt:variant>
      <vt:variant>
        <vt:i4>1310768</vt:i4>
      </vt:variant>
      <vt:variant>
        <vt:i4>272</vt:i4>
      </vt:variant>
      <vt:variant>
        <vt:i4>0</vt:i4>
      </vt:variant>
      <vt:variant>
        <vt:i4>5</vt:i4>
      </vt:variant>
      <vt:variant>
        <vt:lpwstr/>
      </vt:variant>
      <vt:variant>
        <vt:lpwstr>_Toc241647762</vt:lpwstr>
      </vt:variant>
      <vt:variant>
        <vt:i4>1310768</vt:i4>
      </vt:variant>
      <vt:variant>
        <vt:i4>266</vt:i4>
      </vt:variant>
      <vt:variant>
        <vt:i4>0</vt:i4>
      </vt:variant>
      <vt:variant>
        <vt:i4>5</vt:i4>
      </vt:variant>
      <vt:variant>
        <vt:lpwstr/>
      </vt:variant>
      <vt:variant>
        <vt:lpwstr>_Toc241647761</vt:lpwstr>
      </vt:variant>
      <vt:variant>
        <vt:i4>1310768</vt:i4>
      </vt:variant>
      <vt:variant>
        <vt:i4>260</vt:i4>
      </vt:variant>
      <vt:variant>
        <vt:i4>0</vt:i4>
      </vt:variant>
      <vt:variant>
        <vt:i4>5</vt:i4>
      </vt:variant>
      <vt:variant>
        <vt:lpwstr/>
      </vt:variant>
      <vt:variant>
        <vt:lpwstr>_Toc241647760</vt:lpwstr>
      </vt:variant>
      <vt:variant>
        <vt:i4>1507376</vt:i4>
      </vt:variant>
      <vt:variant>
        <vt:i4>254</vt:i4>
      </vt:variant>
      <vt:variant>
        <vt:i4>0</vt:i4>
      </vt:variant>
      <vt:variant>
        <vt:i4>5</vt:i4>
      </vt:variant>
      <vt:variant>
        <vt:lpwstr/>
      </vt:variant>
      <vt:variant>
        <vt:lpwstr>_Toc241647759</vt:lpwstr>
      </vt:variant>
      <vt:variant>
        <vt:i4>1507376</vt:i4>
      </vt:variant>
      <vt:variant>
        <vt:i4>248</vt:i4>
      </vt:variant>
      <vt:variant>
        <vt:i4>0</vt:i4>
      </vt:variant>
      <vt:variant>
        <vt:i4>5</vt:i4>
      </vt:variant>
      <vt:variant>
        <vt:lpwstr/>
      </vt:variant>
      <vt:variant>
        <vt:lpwstr>_Toc241647758</vt:lpwstr>
      </vt:variant>
      <vt:variant>
        <vt:i4>1507376</vt:i4>
      </vt:variant>
      <vt:variant>
        <vt:i4>242</vt:i4>
      </vt:variant>
      <vt:variant>
        <vt:i4>0</vt:i4>
      </vt:variant>
      <vt:variant>
        <vt:i4>5</vt:i4>
      </vt:variant>
      <vt:variant>
        <vt:lpwstr/>
      </vt:variant>
      <vt:variant>
        <vt:lpwstr>_Toc241647757</vt:lpwstr>
      </vt:variant>
      <vt:variant>
        <vt:i4>1507376</vt:i4>
      </vt:variant>
      <vt:variant>
        <vt:i4>236</vt:i4>
      </vt:variant>
      <vt:variant>
        <vt:i4>0</vt:i4>
      </vt:variant>
      <vt:variant>
        <vt:i4>5</vt:i4>
      </vt:variant>
      <vt:variant>
        <vt:lpwstr/>
      </vt:variant>
      <vt:variant>
        <vt:lpwstr>_Toc241647756</vt:lpwstr>
      </vt:variant>
      <vt:variant>
        <vt:i4>1507376</vt:i4>
      </vt:variant>
      <vt:variant>
        <vt:i4>230</vt:i4>
      </vt:variant>
      <vt:variant>
        <vt:i4>0</vt:i4>
      </vt:variant>
      <vt:variant>
        <vt:i4>5</vt:i4>
      </vt:variant>
      <vt:variant>
        <vt:lpwstr/>
      </vt:variant>
      <vt:variant>
        <vt:lpwstr>_Toc241647755</vt:lpwstr>
      </vt:variant>
      <vt:variant>
        <vt:i4>1507376</vt:i4>
      </vt:variant>
      <vt:variant>
        <vt:i4>224</vt:i4>
      </vt:variant>
      <vt:variant>
        <vt:i4>0</vt:i4>
      </vt:variant>
      <vt:variant>
        <vt:i4>5</vt:i4>
      </vt:variant>
      <vt:variant>
        <vt:lpwstr/>
      </vt:variant>
      <vt:variant>
        <vt:lpwstr>_Toc241647754</vt:lpwstr>
      </vt:variant>
      <vt:variant>
        <vt:i4>1507376</vt:i4>
      </vt:variant>
      <vt:variant>
        <vt:i4>218</vt:i4>
      </vt:variant>
      <vt:variant>
        <vt:i4>0</vt:i4>
      </vt:variant>
      <vt:variant>
        <vt:i4>5</vt:i4>
      </vt:variant>
      <vt:variant>
        <vt:lpwstr/>
      </vt:variant>
      <vt:variant>
        <vt:lpwstr>_Toc241647753</vt:lpwstr>
      </vt:variant>
      <vt:variant>
        <vt:i4>1507376</vt:i4>
      </vt:variant>
      <vt:variant>
        <vt:i4>212</vt:i4>
      </vt:variant>
      <vt:variant>
        <vt:i4>0</vt:i4>
      </vt:variant>
      <vt:variant>
        <vt:i4>5</vt:i4>
      </vt:variant>
      <vt:variant>
        <vt:lpwstr/>
      </vt:variant>
      <vt:variant>
        <vt:lpwstr>_Toc241647752</vt:lpwstr>
      </vt:variant>
      <vt:variant>
        <vt:i4>1507376</vt:i4>
      </vt:variant>
      <vt:variant>
        <vt:i4>206</vt:i4>
      </vt:variant>
      <vt:variant>
        <vt:i4>0</vt:i4>
      </vt:variant>
      <vt:variant>
        <vt:i4>5</vt:i4>
      </vt:variant>
      <vt:variant>
        <vt:lpwstr/>
      </vt:variant>
      <vt:variant>
        <vt:lpwstr>_Toc241647751</vt:lpwstr>
      </vt:variant>
      <vt:variant>
        <vt:i4>1507376</vt:i4>
      </vt:variant>
      <vt:variant>
        <vt:i4>200</vt:i4>
      </vt:variant>
      <vt:variant>
        <vt:i4>0</vt:i4>
      </vt:variant>
      <vt:variant>
        <vt:i4>5</vt:i4>
      </vt:variant>
      <vt:variant>
        <vt:lpwstr/>
      </vt:variant>
      <vt:variant>
        <vt:lpwstr>_Toc241647750</vt:lpwstr>
      </vt:variant>
      <vt:variant>
        <vt:i4>1441840</vt:i4>
      </vt:variant>
      <vt:variant>
        <vt:i4>194</vt:i4>
      </vt:variant>
      <vt:variant>
        <vt:i4>0</vt:i4>
      </vt:variant>
      <vt:variant>
        <vt:i4>5</vt:i4>
      </vt:variant>
      <vt:variant>
        <vt:lpwstr/>
      </vt:variant>
      <vt:variant>
        <vt:lpwstr>_Toc241647749</vt:lpwstr>
      </vt:variant>
      <vt:variant>
        <vt:i4>1441840</vt:i4>
      </vt:variant>
      <vt:variant>
        <vt:i4>188</vt:i4>
      </vt:variant>
      <vt:variant>
        <vt:i4>0</vt:i4>
      </vt:variant>
      <vt:variant>
        <vt:i4>5</vt:i4>
      </vt:variant>
      <vt:variant>
        <vt:lpwstr/>
      </vt:variant>
      <vt:variant>
        <vt:lpwstr>_Toc241647748</vt:lpwstr>
      </vt:variant>
      <vt:variant>
        <vt:i4>1441840</vt:i4>
      </vt:variant>
      <vt:variant>
        <vt:i4>182</vt:i4>
      </vt:variant>
      <vt:variant>
        <vt:i4>0</vt:i4>
      </vt:variant>
      <vt:variant>
        <vt:i4>5</vt:i4>
      </vt:variant>
      <vt:variant>
        <vt:lpwstr/>
      </vt:variant>
      <vt:variant>
        <vt:lpwstr>_Toc241647747</vt:lpwstr>
      </vt:variant>
      <vt:variant>
        <vt:i4>1441840</vt:i4>
      </vt:variant>
      <vt:variant>
        <vt:i4>176</vt:i4>
      </vt:variant>
      <vt:variant>
        <vt:i4>0</vt:i4>
      </vt:variant>
      <vt:variant>
        <vt:i4>5</vt:i4>
      </vt:variant>
      <vt:variant>
        <vt:lpwstr/>
      </vt:variant>
      <vt:variant>
        <vt:lpwstr>_Toc241647746</vt:lpwstr>
      </vt:variant>
      <vt:variant>
        <vt:i4>1441840</vt:i4>
      </vt:variant>
      <vt:variant>
        <vt:i4>170</vt:i4>
      </vt:variant>
      <vt:variant>
        <vt:i4>0</vt:i4>
      </vt:variant>
      <vt:variant>
        <vt:i4>5</vt:i4>
      </vt:variant>
      <vt:variant>
        <vt:lpwstr/>
      </vt:variant>
      <vt:variant>
        <vt:lpwstr>_Toc241647745</vt:lpwstr>
      </vt:variant>
      <vt:variant>
        <vt:i4>1441840</vt:i4>
      </vt:variant>
      <vt:variant>
        <vt:i4>164</vt:i4>
      </vt:variant>
      <vt:variant>
        <vt:i4>0</vt:i4>
      </vt:variant>
      <vt:variant>
        <vt:i4>5</vt:i4>
      </vt:variant>
      <vt:variant>
        <vt:lpwstr/>
      </vt:variant>
      <vt:variant>
        <vt:lpwstr>_Toc241647744</vt:lpwstr>
      </vt:variant>
      <vt:variant>
        <vt:i4>1441840</vt:i4>
      </vt:variant>
      <vt:variant>
        <vt:i4>158</vt:i4>
      </vt:variant>
      <vt:variant>
        <vt:i4>0</vt:i4>
      </vt:variant>
      <vt:variant>
        <vt:i4>5</vt:i4>
      </vt:variant>
      <vt:variant>
        <vt:lpwstr/>
      </vt:variant>
      <vt:variant>
        <vt:lpwstr>_Toc241647743</vt:lpwstr>
      </vt:variant>
      <vt:variant>
        <vt:i4>1441840</vt:i4>
      </vt:variant>
      <vt:variant>
        <vt:i4>152</vt:i4>
      </vt:variant>
      <vt:variant>
        <vt:i4>0</vt:i4>
      </vt:variant>
      <vt:variant>
        <vt:i4>5</vt:i4>
      </vt:variant>
      <vt:variant>
        <vt:lpwstr/>
      </vt:variant>
      <vt:variant>
        <vt:lpwstr>_Toc241647742</vt:lpwstr>
      </vt:variant>
      <vt:variant>
        <vt:i4>1441840</vt:i4>
      </vt:variant>
      <vt:variant>
        <vt:i4>146</vt:i4>
      </vt:variant>
      <vt:variant>
        <vt:i4>0</vt:i4>
      </vt:variant>
      <vt:variant>
        <vt:i4>5</vt:i4>
      </vt:variant>
      <vt:variant>
        <vt:lpwstr/>
      </vt:variant>
      <vt:variant>
        <vt:lpwstr>_Toc241647741</vt:lpwstr>
      </vt:variant>
      <vt:variant>
        <vt:i4>1441840</vt:i4>
      </vt:variant>
      <vt:variant>
        <vt:i4>140</vt:i4>
      </vt:variant>
      <vt:variant>
        <vt:i4>0</vt:i4>
      </vt:variant>
      <vt:variant>
        <vt:i4>5</vt:i4>
      </vt:variant>
      <vt:variant>
        <vt:lpwstr/>
      </vt:variant>
      <vt:variant>
        <vt:lpwstr>_Toc241647740</vt:lpwstr>
      </vt:variant>
      <vt:variant>
        <vt:i4>1114160</vt:i4>
      </vt:variant>
      <vt:variant>
        <vt:i4>134</vt:i4>
      </vt:variant>
      <vt:variant>
        <vt:i4>0</vt:i4>
      </vt:variant>
      <vt:variant>
        <vt:i4>5</vt:i4>
      </vt:variant>
      <vt:variant>
        <vt:lpwstr/>
      </vt:variant>
      <vt:variant>
        <vt:lpwstr>_Toc241647739</vt:lpwstr>
      </vt:variant>
      <vt:variant>
        <vt:i4>1114160</vt:i4>
      </vt:variant>
      <vt:variant>
        <vt:i4>128</vt:i4>
      </vt:variant>
      <vt:variant>
        <vt:i4>0</vt:i4>
      </vt:variant>
      <vt:variant>
        <vt:i4>5</vt:i4>
      </vt:variant>
      <vt:variant>
        <vt:lpwstr/>
      </vt:variant>
      <vt:variant>
        <vt:lpwstr>_Toc241647738</vt:lpwstr>
      </vt:variant>
      <vt:variant>
        <vt:i4>1114160</vt:i4>
      </vt:variant>
      <vt:variant>
        <vt:i4>122</vt:i4>
      </vt:variant>
      <vt:variant>
        <vt:i4>0</vt:i4>
      </vt:variant>
      <vt:variant>
        <vt:i4>5</vt:i4>
      </vt:variant>
      <vt:variant>
        <vt:lpwstr/>
      </vt:variant>
      <vt:variant>
        <vt:lpwstr>_Toc241647737</vt:lpwstr>
      </vt:variant>
      <vt:variant>
        <vt:i4>1114160</vt:i4>
      </vt:variant>
      <vt:variant>
        <vt:i4>116</vt:i4>
      </vt:variant>
      <vt:variant>
        <vt:i4>0</vt:i4>
      </vt:variant>
      <vt:variant>
        <vt:i4>5</vt:i4>
      </vt:variant>
      <vt:variant>
        <vt:lpwstr/>
      </vt:variant>
      <vt:variant>
        <vt:lpwstr>_Toc241647736</vt:lpwstr>
      </vt:variant>
      <vt:variant>
        <vt:i4>1114160</vt:i4>
      </vt:variant>
      <vt:variant>
        <vt:i4>110</vt:i4>
      </vt:variant>
      <vt:variant>
        <vt:i4>0</vt:i4>
      </vt:variant>
      <vt:variant>
        <vt:i4>5</vt:i4>
      </vt:variant>
      <vt:variant>
        <vt:lpwstr/>
      </vt:variant>
      <vt:variant>
        <vt:lpwstr>_Toc241647735</vt:lpwstr>
      </vt:variant>
      <vt:variant>
        <vt:i4>1114160</vt:i4>
      </vt:variant>
      <vt:variant>
        <vt:i4>104</vt:i4>
      </vt:variant>
      <vt:variant>
        <vt:i4>0</vt:i4>
      </vt:variant>
      <vt:variant>
        <vt:i4>5</vt:i4>
      </vt:variant>
      <vt:variant>
        <vt:lpwstr/>
      </vt:variant>
      <vt:variant>
        <vt:lpwstr>_Toc241647734</vt:lpwstr>
      </vt:variant>
      <vt:variant>
        <vt:i4>1114160</vt:i4>
      </vt:variant>
      <vt:variant>
        <vt:i4>98</vt:i4>
      </vt:variant>
      <vt:variant>
        <vt:i4>0</vt:i4>
      </vt:variant>
      <vt:variant>
        <vt:i4>5</vt:i4>
      </vt:variant>
      <vt:variant>
        <vt:lpwstr/>
      </vt:variant>
      <vt:variant>
        <vt:lpwstr>_Toc241647730</vt:lpwstr>
      </vt:variant>
      <vt:variant>
        <vt:i4>1048624</vt:i4>
      </vt:variant>
      <vt:variant>
        <vt:i4>92</vt:i4>
      </vt:variant>
      <vt:variant>
        <vt:i4>0</vt:i4>
      </vt:variant>
      <vt:variant>
        <vt:i4>5</vt:i4>
      </vt:variant>
      <vt:variant>
        <vt:lpwstr/>
      </vt:variant>
      <vt:variant>
        <vt:lpwstr>_Toc241647729</vt:lpwstr>
      </vt:variant>
      <vt:variant>
        <vt:i4>1048624</vt:i4>
      </vt:variant>
      <vt:variant>
        <vt:i4>86</vt:i4>
      </vt:variant>
      <vt:variant>
        <vt:i4>0</vt:i4>
      </vt:variant>
      <vt:variant>
        <vt:i4>5</vt:i4>
      </vt:variant>
      <vt:variant>
        <vt:lpwstr/>
      </vt:variant>
      <vt:variant>
        <vt:lpwstr>_Toc241647728</vt:lpwstr>
      </vt:variant>
      <vt:variant>
        <vt:i4>1048624</vt:i4>
      </vt:variant>
      <vt:variant>
        <vt:i4>80</vt:i4>
      </vt:variant>
      <vt:variant>
        <vt:i4>0</vt:i4>
      </vt:variant>
      <vt:variant>
        <vt:i4>5</vt:i4>
      </vt:variant>
      <vt:variant>
        <vt:lpwstr/>
      </vt:variant>
      <vt:variant>
        <vt:lpwstr>_Toc241647727</vt:lpwstr>
      </vt:variant>
      <vt:variant>
        <vt:i4>1048624</vt:i4>
      </vt:variant>
      <vt:variant>
        <vt:i4>74</vt:i4>
      </vt:variant>
      <vt:variant>
        <vt:i4>0</vt:i4>
      </vt:variant>
      <vt:variant>
        <vt:i4>5</vt:i4>
      </vt:variant>
      <vt:variant>
        <vt:lpwstr/>
      </vt:variant>
      <vt:variant>
        <vt:lpwstr>_Toc241647726</vt:lpwstr>
      </vt:variant>
      <vt:variant>
        <vt:i4>1048624</vt:i4>
      </vt:variant>
      <vt:variant>
        <vt:i4>68</vt:i4>
      </vt:variant>
      <vt:variant>
        <vt:i4>0</vt:i4>
      </vt:variant>
      <vt:variant>
        <vt:i4>5</vt:i4>
      </vt:variant>
      <vt:variant>
        <vt:lpwstr/>
      </vt:variant>
      <vt:variant>
        <vt:lpwstr>_Toc241647725</vt:lpwstr>
      </vt:variant>
      <vt:variant>
        <vt:i4>1048624</vt:i4>
      </vt:variant>
      <vt:variant>
        <vt:i4>62</vt:i4>
      </vt:variant>
      <vt:variant>
        <vt:i4>0</vt:i4>
      </vt:variant>
      <vt:variant>
        <vt:i4>5</vt:i4>
      </vt:variant>
      <vt:variant>
        <vt:lpwstr/>
      </vt:variant>
      <vt:variant>
        <vt:lpwstr>_Toc241647724</vt:lpwstr>
      </vt:variant>
      <vt:variant>
        <vt:i4>1048624</vt:i4>
      </vt:variant>
      <vt:variant>
        <vt:i4>56</vt:i4>
      </vt:variant>
      <vt:variant>
        <vt:i4>0</vt:i4>
      </vt:variant>
      <vt:variant>
        <vt:i4>5</vt:i4>
      </vt:variant>
      <vt:variant>
        <vt:lpwstr/>
      </vt:variant>
      <vt:variant>
        <vt:lpwstr>_Toc241647723</vt:lpwstr>
      </vt:variant>
      <vt:variant>
        <vt:i4>1048624</vt:i4>
      </vt:variant>
      <vt:variant>
        <vt:i4>50</vt:i4>
      </vt:variant>
      <vt:variant>
        <vt:i4>0</vt:i4>
      </vt:variant>
      <vt:variant>
        <vt:i4>5</vt:i4>
      </vt:variant>
      <vt:variant>
        <vt:lpwstr/>
      </vt:variant>
      <vt:variant>
        <vt:lpwstr>_Toc241647722</vt:lpwstr>
      </vt:variant>
      <vt:variant>
        <vt:i4>1048624</vt:i4>
      </vt:variant>
      <vt:variant>
        <vt:i4>44</vt:i4>
      </vt:variant>
      <vt:variant>
        <vt:i4>0</vt:i4>
      </vt:variant>
      <vt:variant>
        <vt:i4>5</vt:i4>
      </vt:variant>
      <vt:variant>
        <vt:lpwstr/>
      </vt:variant>
      <vt:variant>
        <vt:lpwstr>_Toc241647721</vt:lpwstr>
      </vt:variant>
      <vt:variant>
        <vt:i4>1048624</vt:i4>
      </vt:variant>
      <vt:variant>
        <vt:i4>38</vt:i4>
      </vt:variant>
      <vt:variant>
        <vt:i4>0</vt:i4>
      </vt:variant>
      <vt:variant>
        <vt:i4>5</vt:i4>
      </vt:variant>
      <vt:variant>
        <vt:lpwstr/>
      </vt:variant>
      <vt:variant>
        <vt:lpwstr>_Toc241647720</vt:lpwstr>
      </vt:variant>
      <vt:variant>
        <vt:i4>1245232</vt:i4>
      </vt:variant>
      <vt:variant>
        <vt:i4>32</vt:i4>
      </vt:variant>
      <vt:variant>
        <vt:i4>0</vt:i4>
      </vt:variant>
      <vt:variant>
        <vt:i4>5</vt:i4>
      </vt:variant>
      <vt:variant>
        <vt:lpwstr/>
      </vt:variant>
      <vt:variant>
        <vt:lpwstr>_Toc241647719</vt:lpwstr>
      </vt:variant>
      <vt:variant>
        <vt:i4>1245232</vt:i4>
      </vt:variant>
      <vt:variant>
        <vt:i4>26</vt:i4>
      </vt:variant>
      <vt:variant>
        <vt:i4>0</vt:i4>
      </vt:variant>
      <vt:variant>
        <vt:i4>5</vt:i4>
      </vt:variant>
      <vt:variant>
        <vt:lpwstr/>
      </vt:variant>
      <vt:variant>
        <vt:lpwstr>_Toc241647718</vt:lpwstr>
      </vt:variant>
      <vt:variant>
        <vt:i4>1245232</vt:i4>
      </vt:variant>
      <vt:variant>
        <vt:i4>20</vt:i4>
      </vt:variant>
      <vt:variant>
        <vt:i4>0</vt:i4>
      </vt:variant>
      <vt:variant>
        <vt:i4>5</vt:i4>
      </vt:variant>
      <vt:variant>
        <vt:lpwstr/>
      </vt:variant>
      <vt:variant>
        <vt:lpwstr>_Toc241647717</vt:lpwstr>
      </vt:variant>
      <vt:variant>
        <vt:i4>1245232</vt:i4>
      </vt:variant>
      <vt:variant>
        <vt:i4>14</vt:i4>
      </vt:variant>
      <vt:variant>
        <vt:i4>0</vt:i4>
      </vt:variant>
      <vt:variant>
        <vt:i4>5</vt:i4>
      </vt:variant>
      <vt:variant>
        <vt:lpwstr/>
      </vt:variant>
      <vt:variant>
        <vt:lpwstr>_Toc241647716</vt:lpwstr>
      </vt:variant>
      <vt:variant>
        <vt:i4>1245232</vt:i4>
      </vt:variant>
      <vt:variant>
        <vt:i4>8</vt:i4>
      </vt:variant>
      <vt:variant>
        <vt:i4>0</vt:i4>
      </vt:variant>
      <vt:variant>
        <vt:i4>5</vt:i4>
      </vt:variant>
      <vt:variant>
        <vt:lpwstr/>
      </vt:variant>
      <vt:variant>
        <vt:lpwstr>_Toc241647715</vt:lpwstr>
      </vt:variant>
      <vt:variant>
        <vt:i4>1245232</vt:i4>
      </vt:variant>
      <vt:variant>
        <vt:i4>2</vt:i4>
      </vt:variant>
      <vt:variant>
        <vt:i4>0</vt:i4>
      </vt:variant>
      <vt:variant>
        <vt:i4>5</vt:i4>
      </vt:variant>
      <vt:variant>
        <vt:lpwstr/>
      </vt:variant>
      <vt:variant>
        <vt:lpwstr>_Toc241647714</vt:lpwstr>
      </vt:variant>
      <vt:variant>
        <vt:i4>2949137</vt:i4>
      </vt:variant>
      <vt:variant>
        <vt:i4>-1</vt:i4>
      </vt:variant>
      <vt:variant>
        <vt:i4>19460</vt:i4>
      </vt:variant>
      <vt:variant>
        <vt:i4>1</vt:i4>
      </vt:variant>
      <vt:variant>
        <vt:lpwstr>cid:image001.jpg@01CA3C3F.BD523CD0</vt:lpwstr>
      </vt:variant>
      <vt:variant>
        <vt:lpwstr/>
      </vt:variant>
      <vt:variant>
        <vt:i4>2949137</vt:i4>
      </vt:variant>
      <vt:variant>
        <vt:i4>-1</vt:i4>
      </vt:variant>
      <vt:variant>
        <vt:i4>19462</vt:i4>
      </vt:variant>
      <vt:variant>
        <vt:i4>1</vt:i4>
      </vt:variant>
      <vt:variant>
        <vt:lpwstr>cid:image001.jpg@01CA3C3F.BD523CD0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subject/>
  <dc:creator>Ed Siegfried</dc:creator>
  <cp:keywords/>
  <dc:description/>
  <cp:lastModifiedBy>Naveen Kuchikulla</cp:lastModifiedBy>
  <cp:revision>502</cp:revision>
  <cp:lastPrinted>2018-06-20T18:20:00Z</cp:lastPrinted>
  <dcterms:created xsi:type="dcterms:W3CDTF">2018-05-28T15:08:00Z</dcterms:created>
  <dcterms:modified xsi:type="dcterms:W3CDTF">2018-06-28T18:30:00Z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0x0101000A478EB8C35E6040997CC87EAC7A87FF</vt:lpwstr>
  </property>
</Properties>
</file>