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E04EDD" w14:textId="773F1BC4" w:rsidR="00A96F48" w:rsidRPr="00051345" w:rsidRDefault="001725BC" w:rsidP="00352DCF">
      <w:pPr>
        <w:pStyle w:val="Cover-ProposalText"/>
        <w:tabs>
          <w:tab w:val="left" w:pos="4950"/>
        </w:tabs>
        <w:ind w:right="27"/>
        <w:rPr>
          <w:rFonts w:ascii="Calibri Light" w:hAnsi="Calibri Light"/>
          <w:b w:val="0"/>
          <w:noProof/>
          <w:color w:val="F79646"/>
        </w:rPr>
      </w:pPr>
      <w:r>
        <w:rPr>
          <w:rFonts w:ascii="Calibri Light" w:hAnsi="Calibri Light"/>
          <w:b w:val="0"/>
          <w:noProof/>
          <w:color w:val="F79646"/>
        </w:rPr>
        <w:t>DT: 4/26/18 3:45PM – Sent to Janet for approval</w:t>
      </w:r>
    </w:p>
    <w:p w14:paraId="313E62A8" w14:textId="77777777" w:rsidR="00560135" w:rsidRPr="00051345" w:rsidRDefault="00560135" w:rsidP="00560135">
      <w:pPr>
        <w:pStyle w:val="Cover-ProposalText"/>
        <w:ind w:right="27"/>
        <w:rPr>
          <w:rFonts w:ascii="Calibri Light" w:hAnsi="Calibri Light"/>
        </w:rPr>
      </w:pPr>
    </w:p>
    <w:p w14:paraId="415B8FDD" w14:textId="77777777" w:rsidR="00A96F48" w:rsidRPr="00051345" w:rsidRDefault="0038047C" w:rsidP="00976734">
      <w:pPr>
        <w:jc w:val="right"/>
        <w:rPr>
          <w:rFonts w:ascii="Calibri Light" w:hAnsi="Calibri Light" w:cs="Arial"/>
        </w:rPr>
      </w:pPr>
      <w:r w:rsidRPr="00051345">
        <w:rPr>
          <w:rFonts w:ascii="Calibri Light" w:hAnsi="Calibri Light"/>
          <w:b/>
          <w:noProof/>
          <w:color w:val="F79646"/>
          <w:sz w:val="40"/>
        </w:rPr>
        <w:drawing>
          <wp:inline distT="0" distB="0" distL="0" distR="0" wp14:anchorId="2E6011C6" wp14:editId="36969267">
            <wp:extent cx="1905000" cy="181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70AADA0A" w14:textId="77777777" w:rsidR="00A96F48" w:rsidRPr="00051345" w:rsidRDefault="00A96F48" w:rsidP="00A96F48">
      <w:pPr>
        <w:jc w:val="right"/>
        <w:rPr>
          <w:rFonts w:ascii="Calibri Light" w:hAnsi="Calibri Light" w:cs="Arial"/>
        </w:rPr>
      </w:pPr>
    </w:p>
    <w:p w14:paraId="657B99C8" w14:textId="77777777" w:rsidR="00A96F48" w:rsidRPr="00051345" w:rsidRDefault="00A96F48" w:rsidP="00A96F48">
      <w:pPr>
        <w:rPr>
          <w:rFonts w:ascii="Calibri Light" w:hAnsi="Calibri Light" w:cs="Arial"/>
        </w:rPr>
      </w:pPr>
    </w:p>
    <w:tbl>
      <w:tblPr>
        <w:tblW w:w="9468" w:type="dxa"/>
        <w:tblLayout w:type="fixed"/>
        <w:tblLook w:val="0000" w:firstRow="0" w:lastRow="0" w:firstColumn="0" w:lastColumn="0" w:noHBand="0" w:noVBand="0"/>
      </w:tblPr>
      <w:tblGrid>
        <w:gridCol w:w="18"/>
        <w:gridCol w:w="9450"/>
      </w:tblGrid>
      <w:tr w:rsidR="00A14DC0" w:rsidRPr="00051345" w14:paraId="2BA14445" w14:textId="77777777" w:rsidTr="0035091A">
        <w:trPr>
          <w:gridBefore w:val="1"/>
          <w:wBefore w:w="18" w:type="dxa"/>
          <w:trHeight w:val="1878"/>
        </w:trPr>
        <w:tc>
          <w:tcPr>
            <w:tcW w:w="9450" w:type="dxa"/>
            <w:vAlign w:val="center"/>
          </w:tcPr>
          <w:p w14:paraId="51C77A14" w14:textId="77777777" w:rsidR="00CE2E6D" w:rsidRPr="00051345" w:rsidRDefault="00CE2E6D" w:rsidP="00CE2E6D">
            <w:pPr>
              <w:pStyle w:val="Cover-ProposalText"/>
              <w:ind w:right="27"/>
              <w:jc w:val="center"/>
              <w:rPr>
                <w:rStyle w:val="Cover-CustomerNameChar"/>
                <w:rFonts w:ascii="Calibri Light" w:hAnsi="Calibri Light"/>
                <w:sz w:val="40"/>
                <w:lang w:val="en-US"/>
              </w:rPr>
            </w:pPr>
            <w:r w:rsidRPr="00051345">
              <w:rPr>
                <w:rStyle w:val="Cover-CustomerNameChar"/>
                <w:rFonts w:ascii="Calibri Light" w:hAnsi="Calibri Light"/>
                <w:sz w:val="40"/>
                <w:lang w:val="en-US"/>
              </w:rPr>
              <w:t>Southern California Edison</w:t>
            </w:r>
          </w:p>
          <w:p w14:paraId="6CA324BC" w14:textId="77777777" w:rsidR="00CE2E6D" w:rsidRPr="00051345" w:rsidRDefault="00CE2E6D" w:rsidP="00CE2E6D">
            <w:pPr>
              <w:pStyle w:val="Cover-ProposalText"/>
              <w:ind w:right="27"/>
              <w:jc w:val="center"/>
              <w:rPr>
                <w:rStyle w:val="Cover-CustomerNameChar"/>
                <w:rFonts w:ascii="Calibri Light" w:hAnsi="Calibri Light"/>
                <w:sz w:val="40"/>
                <w:lang w:val="en-US"/>
              </w:rPr>
            </w:pPr>
            <w:r w:rsidRPr="00051345">
              <w:rPr>
                <w:rStyle w:val="Cover-CustomerNameChar"/>
                <w:rFonts w:ascii="Calibri Light" w:hAnsi="Calibri Light"/>
                <w:sz w:val="40"/>
                <w:lang w:val="en-US"/>
              </w:rPr>
              <w:t>CS Re-Platform Project</w:t>
            </w:r>
          </w:p>
          <w:p w14:paraId="49C52779" w14:textId="77777777" w:rsidR="00A14DC0" w:rsidRPr="00051345" w:rsidRDefault="00A14DC0" w:rsidP="00CE2E6D">
            <w:pPr>
              <w:jc w:val="center"/>
              <w:rPr>
                <w:rFonts w:ascii="Calibri Light" w:hAnsi="Calibri Light" w:cs="Arial"/>
                <w:noProof/>
              </w:rPr>
            </w:pPr>
          </w:p>
          <w:p w14:paraId="2B882B71" w14:textId="77777777" w:rsidR="00A14DC0" w:rsidRPr="00051345" w:rsidRDefault="00A14DC0" w:rsidP="0035091A">
            <w:pPr>
              <w:pStyle w:val="TitlePage-BoldCentered"/>
              <w:jc w:val="right"/>
              <w:rPr>
                <w:rStyle w:val="TOCHeader"/>
                <w:rFonts w:ascii="Calibri Light" w:hAnsi="Calibri Light" w:cs="Arial"/>
                <w:b/>
                <w:sz w:val="48"/>
              </w:rPr>
            </w:pPr>
          </w:p>
          <w:p w14:paraId="21F769C4" w14:textId="77777777" w:rsidR="00A14DC0" w:rsidRPr="00051345" w:rsidRDefault="00A14DC0" w:rsidP="0035091A">
            <w:pPr>
              <w:rPr>
                <w:rFonts w:ascii="Calibri Light" w:hAnsi="Calibri Light" w:cs="Arial"/>
              </w:rPr>
            </w:pPr>
          </w:p>
        </w:tc>
      </w:tr>
      <w:tr w:rsidR="00A14DC0" w:rsidRPr="00051345" w14:paraId="6C8C381F" w14:textId="77777777" w:rsidTr="00CB11F6">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64C4CA27" w14:textId="77777777" w:rsidR="00A14DC0" w:rsidRPr="00051345" w:rsidRDefault="00661E2B" w:rsidP="00661E2B">
            <w:pPr>
              <w:pStyle w:val="TitlePage-BoldItalic"/>
              <w:rPr>
                <w:rFonts w:ascii="Calibri Light" w:hAnsi="Calibri Light" w:cs="Arial"/>
              </w:rPr>
            </w:pPr>
            <w:r w:rsidRPr="00051345">
              <w:rPr>
                <w:rFonts w:ascii="Calibri Light" w:hAnsi="Calibri Light" w:cs="Arial"/>
              </w:rPr>
              <w:t>CIM-CS-07 - Handle Bill Inquiries</w:t>
            </w:r>
          </w:p>
        </w:tc>
      </w:tr>
      <w:tr w:rsidR="00A14DC0" w:rsidRPr="00051345" w14:paraId="12A71BBF"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5A51E410" w14:textId="77777777" w:rsidR="00A14DC0" w:rsidRPr="00051345" w:rsidRDefault="00661E2B" w:rsidP="0035091A">
            <w:pPr>
              <w:pStyle w:val="TitlePage-Italic"/>
              <w:rPr>
                <w:rFonts w:ascii="Calibri Light" w:hAnsi="Calibri Light" w:cs="Arial"/>
              </w:rPr>
            </w:pPr>
            <w:r w:rsidRPr="00051345">
              <w:rPr>
                <w:rFonts w:ascii="Calibri Light" w:hAnsi="Calibri Light" w:cs="Arial"/>
              </w:rPr>
              <w:t>Customer Interaction Management</w:t>
            </w:r>
          </w:p>
        </w:tc>
      </w:tr>
      <w:tr w:rsidR="00A14DC0" w:rsidRPr="00051345" w14:paraId="46D2F230" w14:textId="77777777" w:rsidTr="00CB11F6">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2FE03160" w14:textId="77777777" w:rsidR="00A14DC0" w:rsidRPr="00051345" w:rsidRDefault="00A14DC0" w:rsidP="0035091A">
            <w:pPr>
              <w:pStyle w:val="TitlePage-Italic"/>
              <w:rPr>
                <w:rFonts w:ascii="Calibri Light" w:hAnsi="Calibri Light" w:cs="Arial"/>
              </w:rPr>
            </w:pPr>
            <w:r w:rsidRPr="00051345">
              <w:rPr>
                <w:rFonts w:ascii="Calibri Light" w:hAnsi="Calibri Light" w:cs="Arial"/>
              </w:rPr>
              <w:t>Business Process Design</w:t>
            </w:r>
          </w:p>
        </w:tc>
      </w:tr>
      <w:tr w:rsidR="00A14DC0" w:rsidRPr="00051345" w14:paraId="4FDE66E3"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25A1EBC3" w14:textId="6BC7E618" w:rsidR="00A14DC0" w:rsidRPr="00051345" w:rsidRDefault="00661E2B" w:rsidP="00FE430C">
            <w:pPr>
              <w:pStyle w:val="TitlePage-Italic"/>
              <w:rPr>
                <w:rFonts w:ascii="Calibri Light" w:hAnsi="Calibri Light" w:cs="Arial"/>
              </w:rPr>
            </w:pPr>
            <w:r w:rsidRPr="00051345">
              <w:rPr>
                <w:rFonts w:ascii="Calibri Light" w:hAnsi="Calibri Light" w:cs="Arial"/>
              </w:rPr>
              <w:t xml:space="preserve">Version </w:t>
            </w:r>
            <w:r w:rsidR="00FE430C">
              <w:rPr>
                <w:rFonts w:ascii="Calibri Light" w:hAnsi="Calibri Light" w:cs="Arial"/>
              </w:rPr>
              <w:t>Final 1.</w:t>
            </w:r>
            <w:ins w:id="0" w:author="Tuan Howe Yap" w:date="2019-12-04T16:39:00Z">
              <w:r w:rsidR="009B3A0F">
                <w:rPr>
                  <w:rFonts w:ascii="Calibri Light" w:hAnsi="Calibri Light" w:cs="Arial"/>
                </w:rPr>
                <w:t>3</w:t>
              </w:r>
            </w:ins>
          </w:p>
        </w:tc>
      </w:tr>
      <w:tr w:rsidR="00A14DC0" w:rsidRPr="00051345" w14:paraId="749FB43C" w14:textId="77777777" w:rsidTr="00CB11F6">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221E0482" w14:textId="77777777" w:rsidR="00A14DC0" w:rsidRPr="00051345" w:rsidRDefault="00A14DC0" w:rsidP="0035091A">
            <w:pPr>
              <w:pStyle w:val="TitlePage-Italic"/>
              <w:rPr>
                <w:rFonts w:ascii="Calibri Light" w:hAnsi="Calibri Light" w:cs="Arial"/>
              </w:rPr>
            </w:pPr>
          </w:p>
        </w:tc>
      </w:tr>
    </w:tbl>
    <w:p w14:paraId="2DD246CD" w14:textId="77777777" w:rsidR="00A96F48" w:rsidRPr="00051345" w:rsidRDefault="00A96F48" w:rsidP="00A96F48">
      <w:pPr>
        <w:rPr>
          <w:rFonts w:ascii="Calibri Light" w:hAnsi="Calibri Light" w:cs="Arial"/>
        </w:rPr>
      </w:pPr>
      <w:r w:rsidRPr="00051345">
        <w:rPr>
          <w:rFonts w:ascii="Calibri Light" w:hAnsi="Calibri Light" w:cs="Arial"/>
        </w:rPr>
        <w:br w:type="page"/>
      </w:r>
    </w:p>
    <w:sdt>
      <w:sdtPr>
        <w:rPr>
          <w:rFonts w:ascii="Calibri Light" w:eastAsia="Times New Roman" w:hAnsi="Calibri Light" w:cs="Times New Roman"/>
          <w:b w:val="0"/>
          <w:bCs w:val="0"/>
          <w:color w:val="auto"/>
          <w:sz w:val="22"/>
          <w:szCs w:val="22"/>
          <w:lang w:eastAsia="en-US"/>
        </w:rPr>
        <w:id w:val="-1885095538"/>
        <w:docPartObj>
          <w:docPartGallery w:val="Table of Contents"/>
          <w:docPartUnique/>
        </w:docPartObj>
      </w:sdtPr>
      <w:sdtEndPr>
        <w:rPr>
          <w:rFonts w:cs="Arial"/>
          <w:noProof/>
        </w:rPr>
      </w:sdtEndPr>
      <w:sdtContent>
        <w:p w14:paraId="76F2FA9D" w14:textId="77777777" w:rsidR="005526A2" w:rsidRPr="00051345" w:rsidRDefault="005526A2" w:rsidP="002F58D0">
          <w:pPr>
            <w:pStyle w:val="TOCHeading"/>
            <w:rPr>
              <w:rFonts w:ascii="Calibri Light" w:hAnsi="Calibri Light"/>
              <w:sz w:val="24"/>
              <w:szCs w:val="24"/>
            </w:rPr>
          </w:pPr>
          <w:r w:rsidRPr="00051345">
            <w:rPr>
              <w:rFonts w:ascii="Calibri Light" w:hAnsi="Calibri Light"/>
              <w:sz w:val="24"/>
              <w:szCs w:val="24"/>
            </w:rPr>
            <w:t>Table of Contents</w:t>
          </w:r>
        </w:p>
        <w:p w14:paraId="4245669C" w14:textId="77777777" w:rsidR="004A7675" w:rsidRPr="004A7675" w:rsidRDefault="005526A2">
          <w:pPr>
            <w:pStyle w:val="TOC1"/>
            <w:tabs>
              <w:tab w:val="left" w:pos="480"/>
              <w:tab w:val="right" w:leader="dot" w:pos="9350"/>
            </w:tabs>
            <w:rPr>
              <w:rFonts w:eastAsiaTheme="minorEastAsia" w:cs="Arial"/>
              <w:noProof/>
              <w:sz w:val="22"/>
            </w:rPr>
          </w:pPr>
          <w:r w:rsidRPr="00051345">
            <w:rPr>
              <w:rFonts w:ascii="Calibri Light" w:hAnsi="Calibri Light" w:cs="Arial"/>
              <w:szCs w:val="24"/>
            </w:rPr>
            <w:fldChar w:fldCharType="begin"/>
          </w:r>
          <w:r w:rsidRPr="00051345">
            <w:rPr>
              <w:rFonts w:ascii="Calibri Light" w:hAnsi="Calibri Light" w:cs="Arial"/>
              <w:szCs w:val="24"/>
            </w:rPr>
            <w:instrText xml:space="preserve"> TOC \o "1-3" \h \z \u </w:instrText>
          </w:r>
          <w:r w:rsidRPr="00051345">
            <w:rPr>
              <w:rFonts w:ascii="Calibri Light" w:hAnsi="Calibri Light" w:cs="Arial"/>
              <w:szCs w:val="24"/>
            </w:rPr>
            <w:fldChar w:fldCharType="separate"/>
          </w:r>
          <w:hyperlink w:anchor="_Toc509274785" w:history="1">
            <w:r w:rsidR="004A7675" w:rsidRPr="004A7675">
              <w:rPr>
                <w:rStyle w:val="Hyperlink"/>
                <w:rFonts w:cs="Arial"/>
                <w:noProof/>
              </w:rPr>
              <w:t>1</w:t>
            </w:r>
            <w:r w:rsidR="004A7675" w:rsidRPr="004A7675">
              <w:rPr>
                <w:rFonts w:eastAsiaTheme="minorEastAsia" w:cs="Arial"/>
                <w:noProof/>
                <w:sz w:val="22"/>
              </w:rPr>
              <w:tab/>
            </w:r>
            <w:r w:rsidR="004A7675" w:rsidRPr="004A7675">
              <w:rPr>
                <w:rStyle w:val="Hyperlink"/>
                <w:rFonts w:cs="Arial"/>
                <w:noProof/>
              </w:rPr>
              <w:t>Business Process Overview</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_Toc509274785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5</w:t>
            </w:r>
            <w:r w:rsidR="004A7675" w:rsidRPr="004A7675">
              <w:rPr>
                <w:rFonts w:cs="Arial"/>
                <w:noProof/>
                <w:webHidden/>
              </w:rPr>
              <w:fldChar w:fldCharType="end"/>
            </w:r>
          </w:hyperlink>
        </w:p>
        <w:p w14:paraId="7B7E39E6" w14:textId="77777777" w:rsidR="004A7675" w:rsidRPr="004A7675" w:rsidRDefault="00781EB0">
          <w:pPr>
            <w:pStyle w:val="TOC2"/>
            <w:tabs>
              <w:tab w:val="right" w:leader="dot" w:pos="9350"/>
            </w:tabs>
            <w:rPr>
              <w:rFonts w:eastAsiaTheme="minorEastAsia" w:cs="Arial"/>
              <w:noProof/>
              <w:sz w:val="22"/>
            </w:rPr>
          </w:pPr>
          <w:hyperlink w:anchor="_Toc509274786" w:history="1">
            <w:r w:rsidR="004A7675" w:rsidRPr="004A7675">
              <w:rPr>
                <w:rStyle w:val="Hyperlink"/>
                <w:rFonts w:cs="Arial"/>
                <w:noProof/>
              </w:rPr>
              <w:t>Current Pain Points for Southern California Edison</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_Toc509274786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5</w:t>
            </w:r>
            <w:r w:rsidR="004A7675" w:rsidRPr="004A7675">
              <w:rPr>
                <w:rFonts w:cs="Arial"/>
                <w:noProof/>
                <w:webHidden/>
              </w:rPr>
              <w:fldChar w:fldCharType="end"/>
            </w:r>
          </w:hyperlink>
        </w:p>
        <w:p w14:paraId="3480147B" w14:textId="77777777" w:rsidR="004A7675" w:rsidRPr="004A7675" w:rsidRDefault="00781EB0">
          <w:pPr>
            <w:pStyle w:val="TOC2"/>
            <w:tabs>
              <w:tab w:val="right" w:leader="dot" w:pos="9350"/>
            </w:tabs>
            <w:rPr>
              <w:rFonts w:eastAsiaTheme="minorEastAsia" w:cs="Arial"/>
              <w:noProof/>
              <w:sz w:val="22"/>
            </w:rPr>
          </w:pPr>
          <w:hyperlink w:anchor="_Toc509274787" w:history="1">
            <w:r w:rsidR="004A7675" w:rsidRPr="004A7675">
              <w:rPr>
                <w:rStyle w:val="Hyperlink"/>
                <w:rFonts w:cs="Arial"/>
                <w:noProof/>
              </w:rPr>
              <w:t>Responsible Parties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_Toc509274787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5</w:t>
            </w:r>
            <w:r w:rsidR="004A7675" w:rsidRPr="004A7675">
              <w:rPr>
                <w:rFonts w:cs="Arial"/>
                <w:noProof/>
                <w:webHidden/>
              </w:rPr>
              <w:fldChar w:fldCharType="end"/>
            </w:r>
          </w:hyperlink>
        </w:p>
        <w:p w14:paraId="309E8A20" w14:textId="77777777" w:rsidR="004A7675" w:rsidRPr="004A7675" w:rsidRDefault="00781EB0">
          <w:pPr>
            <w:pStyle w:val="TOC2"/>
            <w:tabs>
              <w:tab w:val="right" w:leader="dot" w:pos="9350"/>
            </w:tabs>
            <w:rPr>
              <w:rFonts w:eastAsiaTheme="minorEastAsia" w:cs="Arial"/>
              <w:noProof/>
              <w:sz w:val="22"/>
            </w:rPr>
          </w:pPr>
          <w:hyperlink w:anchor="_Toc509274788" w:history="1">
            <w:r w:rsidR="004A7675" w:rsidRPr="004A7675">
              <w:rPr>
                <w:rStyle w:val="Hyperlink"/>
                <w:rFonts w:cs="Arial"/>
                <w:noProof/>
              </w:rPr>
              <w:t>Document Control</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_Toc509274788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6</w:t>
            </w:r>
            <w:r w:rsidR="004A7675" w:rsidRPr="004A7675">
              <w:rPr>
                <w:rFonts w:cs="Arial"/>
                <w:noProof/>
                <w:webHidden/>
              </w:rPr>
              <w:fldChar w:fldCharType="end"/>
            </w:r>
          </w:hyperlink>
        </w:p>
        <w:p w14:paraId="4D25C67D" w14:textId="77777777" w:rsidR="004A7675" w:rsidRPr="004A7675" w:rsidRDefault="00781EB0">
          <w:pPr>
            <w:pStyle w:val="TOC2"/>
            <w:tabs>
              <w:tab w:val="right" w:leader="dot" w:pos="9350"/>
            </w:tabs>
            <w:rPr>
              <w:rFonts w:eastAsiaTheme="minorEastAsia" w:cs="Arial"/>
              <w:noProof/>
              <w:sz w:val="22"/>
            </w:rPr>
          </w:pPr>
          <w:hyperlink w:anchor="_Toc509274789" w:history="1">
            <w:r w:rsidR="004A7675" w:rsidRPr="004A7675">
              <w:rPr>
                <w:rStyle w:val="Hyperlink"/>
                <w:rFonts w:cs="Arial"/>
                <w:noProof/>
              </w:rPr>
              <w:t>Terminology</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_Toc509274789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6</w:t>
            </w:r>
            <w:r w:rsidR="004A7675" w:rsidRPr="004A7675">
              <w:rPr>
                <w:rFonts w:cs="Arial"/>
                <w:noProof/>
                <w:webHidden/>
              </w:rPr>
              <w:fldChar w:fldCharType="end"/>
            </w:r>
          </w:hyperlink>
        </w:p>
        <w:p w14:paraId="3D3C9396" w14:textId="77777777" w:rsidR="004A7675" w:rsidRPr="004A7675" w:rsidRDefault="00781EB0">
          <w:pPr>
            <w:pStyle w:val="TOC1"/>
            <w:tabs>
              <w:tab w:val="left" w:pos="480"/>
              <w:tab w:val="right" w:leader="dot" w:pos="9350"/>
            </w:tabs>
            <w:rPr>
              <w:rFonts w:eastAsiaTheme="minorEastAsia" w:cs="Arial"/>
              <w:noProof/>
              <w:sz w:val="22"/>
            </w:rPr>
          </w:pPr>
          <w:hyperlink w:anchor="_Toc509274790" w:history="1">
            <w:r w:rsidR="004A7675" w:rsidRPr="004A7675">
              <w:rPr>
                <w:rStyle w:val="Hyperlink"/>
                <w:rFonts w:cs="Arial"/>
                <w:noProof/>
              </w:rPr>
              <w:t>2</w:t>
            </w:r>
            <w:r w:rsidR="004A7675" w:rsidRPr="004A7675">
              <w:rPr>
                <w:rFonts w:eastAsiaTheme="minorEastAsia" w:cs="Arial"/>
                <w:noProof/>
                <w:sz w:val="22"/>
              </w:rPr>
              <w:tab/>
            </w:r>
            <w:r w:rsidR="004A7675" w:rsidRPr="004A7675">
              <w:rPr>
                <w:rStyle w:val="Hyperlink"/>
                <w:rFonts w:cs="Arial"/>
                <w:noProof/>
              </w:rPr>
              <w:t>Business Process Design</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_Toc509274790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8</w:t>
            </w:r>
            <w:r w:rsidR="004A7675" w:rsidRPr="004A7675">
              <w:rPr>
                <w:rFonts w:cs="Arial"/>
                <w:noProof/>
                <w:webHidden/>
              </w:rPr>
              <w:fldChar w:fldCharType="end"/>
            </w:r>
          </w:hyperlink>
        </w:p>
        <w:p w14:paraId="57F6A3BA" w14:textId="77777777" w:rsidR="004A7675" w:rsidRPr="004A7675" w:rsidRDefault="00781EB0">
          <w:pPr>
            <w:pStyle w:val="TOC2"/>
            <w:tabs>
              <w:tab w:val="right" w:leader="dot" w:pos="9350"/>
            </w:tabs>
            <w:rPr>
              <w:rFonts w:eastAsiaTheme="minorEastAsia" w:cs="Arial"/>
              <w:noProof/>
              <w:sz w:val="22"/>
            </w:rPr>
          </w:pPr>
          <w:hyperlink w:anchor="_Toc509274791" w:history="1">
            <w:r w:rsidR="004A7675" w:rsidRPr="004A7675">
              <w:rPr>
                <w:rStyle w:val="Hyperlink"/>
                <w:rFonts w:cs="Arial"/>
                <w:noProof/>
              </w:rPr>
              <w:t>Handle Bill Inquiry Details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_Toc509274791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8</w:t>
            </w:r>
            <w:r w:rsidR="004A7675" w:rsidRPr="004A7675">
              <w:rPr>
                <w:rFonts w:cs="Arial"/>
                <w:noProof/>
                <w:webHidden/>
              </w:rPr>
              <w:fldChar w:fldCharType="end"/>
            </w:r>
          </w:hyperlink>
        </w:p>
        <w:p w14:paraId="2BF4064A" w14:textId="77777777" w:rsidR="004A7675" w:rsidRPr="004A7675" w:rsidRDefault="00781EB0">
          <w:pPr>
            <w:pStyle w:val="TOC2"/>
            <w:tabs>
              <w:tab w:val="right" w:leader="dot" w:pos="9350"/>
            </w:tabs>
            <w:rPr>
              <w:rFonts w:eastAsiaTheme="minorEastAsia" w:cs="Arial"/>
              <w:noProof/>
              <w:sz w:val="22"/>
            </w:rPr>
          </w:pPr>
          <w:hyperlink w:anchor="_Toc509274792" w:history="1">
            <w:r w:rsidR="004A7675" w:rsidRPr="004A7675">
              <w:rPr>
                <w:rStyle w:val="Hyperlink"/>
                <w:rFonts w:cs="Arial"/>
                <w:noProof/>
              </w:rPr>
              <w:t>Billing Overview and Bill Images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_Toc509274792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8</w:t>
            </w:r>
            <w:r w:rsidR="004A7675" w:rsidRPr="004A7675">
              <w:rPr>
                <w:rFonts w:cs="Arial"/>
                <w:noProof/>
                <w:webHidden/>
              </w:rPr>
              <w:fldChar w:fldCharType="end"/>
            </w:r>
          </w:hyperlink>
        </w:p>
        <w:p w14:paraId="4BA2180E" w14:textId="77777777" w:rsidR="004A7675" w:rsidRPr="004A7675" w:rsidRDefault="00781EB0">
          <w:pPr>
            <w:pStyle w:val="TOC2"/>
            <w:tabs>
              <w:tab w:val="right" w:leader="dot" w:pos="9350"/>
            </w:tabs>
            <w:rPr>
              <w:rFonts w:eastAsiaTheme="minorEastAsia" w:cs="Arial"/>
              <w:noProof/>
              <w:sz w:val="22"/>
            </w:rPr>
          </w:pPr>
          <w:hyperlink w:anchor="_Toc509274793" w:history="1">
            <w:r w:rsidR="004A7675" w:rsidRPr="004A7675">
              <w:rPr>
                <w:rStyle w:val="Hyperlink"/>
                <w:rFonts w:cs="Arial"/>
                <w:noProof/>
              </w:rPr>
              <w:t>Rate Comparison and Analysis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_Toc509274793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10</w:t>
            </w:r>
            <w:r w:rsidR="004A7675" w:rsidRPr="004A7675">
              <w:rPr>
                <w:rFonts w:cs="Arial"/>
                <w:noProof/>
                <w:webHidden/>
              </w:rPr>
              <w:fldChar w:fldCharType="end"/>
            </w:r>
          </w:hyperlink>
        </w:p>
        <w:p w14:paraId="24819C64" w14:textId="77777777" w:rsidR="004A7675" w:rsidRPr="004A7675" w:rsidRDefault="00781EB0">
          <w:pPr>
            <w:pStyle w:val="TOC2"/>
            <w:tabs>
              <w:tab w:val="right" w:leader="dot" w:pos="9350"/>
            </w:tabs>
            <w:rPr>
              <w:rFonts w:eastAsiaTheme="minorEastAsia" w:cs="Arial"/>
              <w:noProof/>
              <w:sz w:val="22"/>
            </w:rPr>
          </w:pPr>
          <w:hyperlink w:anchor="_Toc509274794" w:history="1">
            <w:r w:rsidR="004A7675" w:rsidRPr="004A7675">
              <w:rPr>
                <w:rStyle w:val="Hyperlink"/>
                <w:rFonts w:cs="Arial"/>
                <w:noProof/>
              </w:rPr>
              <w:t>User Utility Tax (UUT)</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_Toc509274794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11</w:t>
            </w:r>
            <w:r w:rsidR="004A7675" w:rsidRPr="004A7675">
              <w:rPr>
                <w:rFonts w:cs="Arial"/>
                <w:noProof/>
                <w:webHidden/>
              </w:rPr>
              <w:fldChar w:fldCharType="end"/>
            </w:r>
          </w:hyperlink>
        </w:p>
        <w:p w14:paraId="1B5970DC" w14:textId="77777777" w:rsidR="004A7675" w:rsidRPr="004A7675" w:rsidRDefault="00781EB0">
          <w:pPr>
            <w:pStyle w:val="TOC2"/>
            <w:tabs>
              <w:tab w:val="right" w:leader="dot" w:pos="9350"/>
            </w:tabs>
            <w:rPr>
              <w:rFonts w:eastAsiaTheme="minorEastAsia" w:cs="Arial"/>
              <w:noProof/>
              <w:sz w:val="22"/>
            </w:rPr>
          </w:pPr>
          <w:hyperlink w:anchor="_Toc509274795" w:history="1">
            <w:r w:rsidR="004A7675" w:rsidRPr="004A7675">
              <w:rPr>
                <w:rStyle w:val="Hyperlink"/>
                <w:rFonts w:cs="Arial"/>
                <w:noProof/>
              </w:rPr>
              <w:t>Bill Adjustments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_Toc509274795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11</w:t>
            </w:r>
            <w:r w:rsidR="004A7675" w:rsidRPr="004A7675">
              <w:rPr>
                <w:rFonts w:cs="Arial"/>
                <w:noProof/>
                <w:webHidden/>
              </w:rPr>
              <w:fldChar w:fldCharType="end"/>
            </w:r>
          </w:hyperlink>
        </w:p>
        <w:p w14:paraId="514B7B2B" w14:textId="77777777" w:rsidR="004A7675" w:rsidRPr="004A7675" w:rsidRDefault="00781EB0">
          <w:pPr>
            <w:pStyle w:val="TOC2"/>
            <w:tabs>
              <w:tab w:val="right" w:leader="dot" w:pos="9350"/>
            </w:tabs>
            <w:rPr>
              <w:rFonts w:eastAsiaTheme="minorEastAsia" w:cs="Arial"/>
              <w:noProof/>
              <w:sz w:val="22"/>
            </w:rPr>
          </w:pPr>
          <w:hyperlink w:anchor="_Toc509274796" w:history="1">
            <w:r w:rsidR="004A7675" w:rsidRPr="004A7675">
              <w:rPr>
                <w:rStyle w:val="Hyperlink"/>
                <w:rFonts w:cs="Arial"/>
                <w:noProof/>
              </w:rPr>
              <w:t>Service Orders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_Toc509274796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12</w:t>
            </w:r>
            <w:r w:rsidR="004A7675" w:rsidRPr="004A7675">
              <w:rPr>
                <w:rFonts w:cs="Arial"/>
                <w:noProof/>
                <w:webHidden/>
              </w:rPr>
              <w:fldChar w:fldCharType="end"/>
            </w:r>
          </w:hyperlink>
        </w:p>
        <w:p w14:paraId="57C0F2E4" w14:textId="77777777" w:rsidR="004A7675" w:rsidRPr="004A7675" w:rsidRDefault="00781EB0">
          <w:pPr>
            <w:pStyle w:val="TOC2"/>
            <w:tabs>
              <w:tab w:val="right" w:leader="dot" w:pos="9350"/>
            </w:tabs>
            <w:rPr>
              <w:rFonts w:eastAsiaTheme="minorEastAsia" w:cs="Arial"/>
              <w:noProof/>
              <w:sz w:val="22"/>
            </w:rPr>
          </w:pPr>
          <w:hyperlink w:anchor="_Toc509274797" w:history="1">
            <w:r w:rsidR="004A7675" w:rsidRPr="004A7675">
              <w:rPr>
                <w:rStyle w:val="Hyperlink"/>
                <w:rFonts w:cs="Arial"/>
                <w:noProof/>
              </w:rPr>
              <w:t>E-Bill</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_Toc509274797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12</w:t>
            </w:r>
            <w:r w:rsidR="004A7675" w:rsidRPr="004A7675">
              <w:rPr>
                <w:rFonts w:cs="Arial"/>
                <w:noProof/>
                <w:webHidden/>
              </w:rPr>
              <w:fldChar w:fldCharType="end"/>
            </w:r>
          </w:hyperlink>
        </w:p>
        <w:p w14:paraId="2032FF9A" w14:textId="77777777" w:rsidR="004A7675" w:rsidRPr="004A7675" w:rsidRDefault="00781EB0">
          <w:pPr>
            <w:pStyle w:val="TOC2"/>
            <w:tabs>
              <w:tab w:val="right" w:leader="dot" w:pos="9350"/>
            </w:tabs>
            <w:rPr>
              <w:rFonts w:eastAsiaTheme="minorEastAsia" w:cs="Arial"/>
              <w:noProof/>
              <w:sz w:val="22"/>
            </w:rPr>
          </w:pPr>
          <w:hyperlink w:anchor="_Toc509274798" w:history="1">
            <w:r w:rsidR="004A7675" w:rsidRPr="004A7675">
              <w:rPr>
                <w:rStyle w:val="Hyperlink"/>
                <w:rFonts w:cs="Arial"/>
                <w:noProof/>
              </w:rPr>
              <w:t>Collective/ Joint Invoicing</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_Toc509274798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15</w:t>
            </w:r>
            <w:r w:rsidR="004A7675" w:rsidRPr="004A7675">
              <w:rPr>
                <w:rFonts w:cs="Arial"/>
                <w:noProof/>
                <w:webHidden/>
              </w:rPr>
              <w:fldChar w:fldCharType="end"/>
            </w:r>
          </w:hyperlink>
        </w:p>
        <w:p w14:paraId="5F848A90" w14:textId="77777777" w:rsidR="004A7675" w:rsidRPr="004A7675" w:rsidRDefault="00781EB0">
          <w:pPr>
            <w:pStyle w:val="TOC2"/>
            <w:tabs>
              <w:tab w:val="right" w:leader="dot" w:pos="9350"/>
            </w:tabs>
            <w:rPr>
              <w:rFonts w:eastAsiaTheme="minorEastAsia" w:cs="Arial"/>
              <w:noProof/>
              <w:sz w:val="22"/>
            </w:rPr>
          </w:pPr>
          <w:hyperlink w:anchor="_Toc509274799" w:history="1">
            <w:r w:rsidR="004A7675" w:rsidRPr="004A7675">
              <w:rPr>
                <w:rStyle w:val="Hyperlink"/>
                <w:rFonts w:cs="Arial"/>
                <w:noProof/>
              </w:rPr>
              <w:t>Budget Billing Plan</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_Toc509274799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15</w:t>
            </w:r>
            <w:r w:rsidR="004A7675" w:rsidRPr="004A7675">
              <w:rPr>
                <w:rFonts w:cs="Arial"/>
                <w:noProof/>
                <w:webHidden/>
              </w:rPr>
              <w:fldChar w:fldCharType="end"/>
            </w:r>
          </w:hyperlink>
        </w:p>
        <w:p w14:paraId="7AC4AB6C" w14:textId="433A84DC" w:rsidR="004A7675" w:rsidRPr="004A7675" w:rsidRDefault="00781EB0">
          <w:pPr>
            <w:pStyle w:val="TOC2"/>
            <w:tabs>
              <w:tab w:val="right" w:leader="dot" w:pos="9350"/>
            </w:tabs>
            <w:rPr>
              <w:rFonts w:eastAsiaTheme="minorEastAsia" w:cs="Arial"/>
              <w:noProof/>
              <w:sz w:val="22"/>
            </w:rPr>
          </w:pPr>
          <w:hyperlink w:anchor="_Toc509274800" w:history="1">
            <w:r w:rsidR="004A7675" w:rsidRPr="004A7675">
              <w:rPr>
                <w:rStyle w:val="Hyperlink"/>
                <w:rFonts w:cs="Arial"/>
                <w:noProof/>
              </w:rPr>
              <w:t>Meter Readings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_Toc509274800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15</w:t>
            </w:r>
            <w:r w:rsidR="004A7675" w:rsidRPr="004A7675">
              <w:rPr>
                <w:rFonts w:cs="Arial"/>
                <w:noProof/>
                <w:webHidden/>
              </w:rPr>
              <w:fldChar w:fldCharType="end"/>
            </w:r>
          </w:hyperlink>
        </w:p>
        <w:p w14:paraId="65F14AC3" w14:textId="77777777" w:rsidR="004A7675" w:rsidRPr="004A7675" w:rsidRDefault="00781EB0">
          <w:pPr>
            <w:pStyle w:val="TOC2"/>
            <w:tabs>
              <w:tab w:val="right" w:leader="dot" w:pos="9350"/>
            </w:tabs>
            <w:rPr>
              <w:rFonts w:eastAsiaTheme="minorEastAsia" w:cs="Arial"/>
              <w:noProof/>
              <w:sz w:val="22"/>
            </w:rPr>
          </w:pPr>
          <w:hyperlink w:anchor="_Toc509274801" w:history="1">
            <w:r w:rsidR="004A7675" w:rsidRPr="004A7675">
              <w:rPr>
                <w:rStyle w:val="Hyperlink"/>
                <w:rFonts w:cs="Arial"/>
                <w:noProof/>
              </w:rPr>
              <w:t>Dunning &amp; Payment Lock</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_Toc509274801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16</w:t>
            </w:r>
            <w:r w:rsidR="004A7675" w:rsidRPr="004A7675">
              <w:rPr>
                <w:rFonts w:cs="Arial"/>
                <w:noProof/>
                <w:webHidden/>
              </w:rPr>
              <w:fldChar w:fldCharType="end"/>
            </w:r>
          </w:hyperlink>
        </w:p>
        <w:p w14:paraId="74CE16D8" w14:textId="77777777" w:rsidR="004A7675" w:rsidRPr="004A7675" w:rsidRDefault="00781EB0">
          <w:pPr>
            <w:pStyle w:val="TOC2"/>
            <w:tabs>
              <w:tab w:val="right" w:leader="dot" w:pos="9350"/>
            </w:tabs>
            <w:rPr>
              <w:rFonts w:eastAsiaTheme="minorEastAsia" w:cs="Arial"/>
              <w:noProof/>
              <w:sz w:val="22"/>
            </w:rPr>
          </w:pPr>
          <w:hyperlink w:anchor="_Toc509274802" w:history="1">
            <w:r w:rsidR="004A7675" w:rsidRPr="004A7675">
              <w:rPr>
                <w:rStyle w:val="Hyperlink"/>
                <w:rFonts w:cs="Arial"/>
                <w:noProof/>
              </w:rPr>
              <w:t>Billing Block</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_Toc509274802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17</w:t>
            </w:r>
            <w:r w:rsidR="004A7675" w:rsidRPr="004A7675">
              <w:rPr>
                <w:rFonts w:cs="Arial"/>
                <w:noProof/>
                <w:webHidden/>
              </w:rPr>
              <w:fldChar w:fldCharType="end"/>
            </w:r>
          </w:hyperlink>
        </w:p>
        <w:p w14:paraId="214F4DEA" w14:textId="3707CB15" w:rsidR="004A7675" w:rsidRPr="004A7675" w:rsidRDefault="00781EB0">
          <w:pPr>
            <w:pStyle w:val="TOC2"/>
            <w:tabs>
              <w:tab w:val="right" w:leader="dot" w:pos="9350"/>
            </w:tabs>
            <w:rPr>
              <w:rFonts w:eastAsiaTheme="minorEastAsia" w:cs="Arial"/>
              <w:noProof/>
              <w:sz w:val="22"/>
            </w:rPr>
          </w:pPr>
          <w:hyperlink w:anchor="_Toc509274803" w:history="1">
            <w:r w:rsidR="004A7675" w:rsidRPr="004A7675">
              <w:rPr>
                <w:rStyle w:val="Hyperlink"/>
                <w:rFonts w:cs="Arial"/>
                <w:noProof/>
              </w:rPr>
              <w:t>Process Energy Advice Requests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_Toc509274803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18</w:t>
            </w:r>
            <w:r w:rsidR="004A7675" w:rsidRPr="004A7675">
              <w:rPr>
                <w:rFonts w:cs="Arial"/>
                <w:noProof/>
                <w:webHidden/>
              </w:rPr>
              <w:fldChar w:fldCharType="end"/>
            </w:r>
          </w:hyperlink>
        </w:p>
        <w:p w14:paraId="7A6CBDC8" w14:textId="4106B254" w:rsidR="004A7675" w:rsidRPr="004A7675" w:rsidRDefault="00781EB0">
          <w:pPr>
            <w:pStyle w:val="TOC2"/>
            <w:tabs>
              <w:tab w:val="right" w:leader="dot" w:pos="9350"/>
            </w:tabs>
            <w:rPr>
              <w:rFonts w:eastAsiaTheme="minorEastAsia" w:cs="Arial"/>
              <w:noProof/>
              <w:sz w:val="22"/>
            </w:rPr>
          </w:pPr>
          <w:hyperlink w:anchor="_Toc509274804" w:history="1">
            <w:r w:rsidR="004A7675" w:rsidRPr="004A7675">
              <w:rPr>
                <w:rStyle w:val="Hyperlink"/>
                <w:rFonts w:cs="Arial"/>
                <w:noProof/>
              </w:rPr>
              <w:t>Activities, Ticket and BPEM Cases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_Toc509274804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19</w:t>
            </w:r>
            <w:r w:rsidR="004A7675" w:rsidRPr="004A7675">
              <w:rPr>
                <w:rFonts w:cs="Arial"/>
                <w:noProof/>
                <w:webHidden/>
              </w:rPr>
              <w:fldChar w:fldCharType="end"/>
            </w:r>
          </w:hyperlink>
        </w:p>
        <w:p w14:paraId="38B98F34" w14:textId="77777777" w:rsidR="004A7675" w:rsidRPr="004A7675" w:rsidRDefault="00781EB0">
          <w:pPr>
            <w:pStyle w:val="TOC3"/>
            <w:tabs>
              <w:tab w:val="left" w:pos="1320"/>
              <w:tab w:val="right" w:leader="dot" w:pos="9350"/>
            </w:tabs>
            <w:rPr>
              <w:rFonts w:eastAsiaTheme="minorEastAsia" w:cs="Arial"/>
              <w:noProof/>
              <w:sz w:val="22"/>
            </w:rPr>
          </w:pPr>
          <w:hyperlink w:anchor="_Toc509274805" w:history="1">
            <w:r w:rsidR="004A7675" w:rsidRPr="004A7675">
              <w:rPr>
                <w:rStyle w:val="Hyperlink"/>
                <w:rFonts w:cs="Arial"/>
                <w:noProof/>
              </w:rPr>
              <w:t>2.1.1</w:t>
            </w:r>
            <w:r w:rsidR="004A7675" w:rsidRPr="004A7675">
              <w:rPr>
                <w:rFonts w:eastAsiaTheme="minorEastAsia" w:cs="Arial"/>
                <w:noProof/>
                <w:sz w:val="22"/>
              </w:rPr>
              <w:tab/>
            </w:r>
            <w:r w:rsidR="004A7675" w:rsidRPr="004A7675">
              <w:rPr>
                <w:rStyle w:val="Hyperlink"/>
                <w:rFonts w:cs="Arial"/>
                <w:noProof/>
              </w:rPr>
              <w:t>List of Tickets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_Toc509274805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22</w:t>
            </w:r>
            <w:r w:rsidR="004A7675" w:rsidRPr="004A7675">
              <w:rPr>
                <w:rFonts w:cs="Arial"/>
                <w:noProof/>
                <w:webHidden/>
              </w:rPr>
              <w:fldChar w:fldCharType="end"/>
            </w:r>
          </w:hyperlink>
        </w:p>
        <w:p w14:paraId="41B786F2" w14:textId="77777777" w:rsidR="004A7675" w:rsidRPr="004A7675" w:rsidRDefault="00781EB0">
          <w:pPr>
            <w:pStyle w:val="TOC3"/>
            <w:tabs>
              <w:tab w:val="left" w:pos="1320"/>
              <w:tab w:val="right" w:leader="dot" w:pos="9350"/>
            </w:tabs>
            <w:rPr>
              <w:rFonts w:eastAsiaTheme="minorEastAsia" w:cs="Arial"/>
              <w:noProof/>
              <w:sz w:val="22"/>
            </w:rPr>
          </w:pPr>
          <w:hyperlink w:anchor="_Toc509274806" w:history="1">
            <w:r w:rsidR="004A7675" w:rsidRPr="004A7675">
              <w:rPr>
                <w:rStyle w:val="Hyperlink"/>
                <w:rFonts w:cs="Arial"/>
                <w:noProof/>
              </w:rPr>
              <w:t>2.1.2</w:t>
            </w:r>
            <w:r w:rsidR="004A7675" w:rsidRPr="004A7675">
              <w:rPr>
                <w:rFonts w:eastAsiaTheme="minorEastAsia" w:cs="Arial"/>
                <w:noProof/>
                <w:sz w:val="22"/>
              </w:rPr>
              <w:tab/>
            </w:r>
            <w:r w:rsidR="004A7675" w:rsidRPr="004A7675">
              <w:rPr>
                <w:rStyle w:val="Hyperlink"/>
                <w:rFonts w:cs="Arial"/>
                <w:noProof/>
              </w:rPr>
              <w:t>List of BPEM cases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_Toc509274806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23</w:t>
            </w:r>
            <w:r w:rsidR="004A7675" w:rsidRPr="004A7675">
              <w:rPr>
                <w:rFonts w:cs="Arial"/>
                <w:noProof/>
                <w:webHidden/>
              </w:rPr>
              <w:fldChar w:fldCharType="end"/>
            </w:r>
          </w:hyperlink>
        </w:p>
        <w:p w14:paraId="38C0CF93" w14:textId="77777777" w:rsidR="004A7675" w:rsidRPr="004A7675" w:rsidRDefault="00781EB0">
          <w:pPr>
            <w:pStyle w:val="TOC2"/>
            <w:tabs>
              <w:tab w:val="right" w:leader="dot" w:pos="9350"/>
            </w:tabs>
            <w:rPr>
              <w:rFonts w:eastAsiaTheme="minorEastAsia" w:cs="Arial"/>
              <w:noProof/>
              <w:sz w:val="22"/>
            </w:rPr>
          </w:pPr>
          <w:hyperlink w:anchor="_Toc509274807" w:history="1">
            <w:r w:rsidR="004A7675" w:rsidRPr="004A7675">
              <w:rPr>
                <w:rStyle w:val="Hyperlink"/>
                <w:rFonts w:cs="Arial"/>
                <w:noProof/>
              </w:rPr>
              <w:t>Process / Performance Improvement</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_Toc509274807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23</w:t>
            </w:r>
            <w:r w:rsidR="004A7675" w:rsidRPr="004A7675">
              <w:rPr>
                <w:rFonts w:cs="Arial"/>
                <w:noProof/>
                <w:webHidden/>
              </w:rPr>
              <w:fldChar w:fldCharType="end"/>
            </w:r>
          </w:hyperlink>
        </w:p>
        <w:p w14:paraId="57E81630" w14:textId="77777777" w:rsidR="004A7675" w:rsidRPr="004A7675" w:rsidRDefault="00781EB0">
          <w:pPr>
            <w:pStyle w:val="TOC2"/>
            <w:tabs>
              <w:tab w:val="right" w:leader="dot" w:pos="9350"/>
            </w:tabs>
            <w:rPr>
              <w:rFonts w:eastAsiaTheme="minorEastAsia" w:cs="Arial"/>
              <w:noProof/>
              <w:sz w:val="22"/>
            </w:rPr>
          </w:pPr>
          <w:hyperlink w:anchor="_Toc509274808" w:history="1">
            <w:r w:rsidR="004A7675" w:rsidRPr="004A7675">
              <w:rPr>
                <w:rStyle w:val="Hyperlink"/>
                <w:rFonts w:cs="Arial"/>
                <w:noProof/>
              </w:rPr>
              <w:t>Prerequisites and Inputs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_Toc509274808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23</w:t>
            </w:r>
            <w:r w:rsidR="004A7675" w:rsidRPr="004A7675">
              <w:rPr>
                <w:rFonts w:cs="Arial"/>
                <w:noProof/>
                <w:webHidden/>
              </w:rPr>
              <w:fldChar w:fldCharType="end"/>
            </w:r>
          </w:hyperlink>
        </w:p>
        <w:p w14:paraId="7DA81CD4" w14:textId="77777777" w:rsidR="004A7675" w:rsidRPr="004A7675" w:rsidRDefault="00781EB0">
          <w:pPr>
            <w:pStyle w:val="TOC2"/>
            <w:tabs>
              <w:tab w:val="right" w:leader="dot" w:pos="9350"/>
            </w:tabs>
            <w:rPr>
              <w:rFonts w:eastAsiaTheme="minorEastAsia" w:cs="Arial"/>
              <w:noProof/>
              <w:sz w:val="22"/>
            </w:rPr>
          </w:pPr>
          <w:hyperlink w:anchor="_Toc509274809" w:history="1">
            <w:r w:rsidR="004A7675" w:rsidRPr="004A7675">
              <w:rPr>
                <w:rStyle w:val="Hyperlink"/>
                <w:rFonts w:cs="Arial"/>
                <w:noProof/>
              </w:rPr>
              <w:t>General Assumptions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_Toc509274809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24</w:t>
            </w:r>
            <w:r w:rsidR="004A7675" w:rsidRPr="004A7675">
              <w:rPr>
                <w:rFonts w:cs="Arial"/>
                <w:noProof/>
                <w:webHidden/>
              </w:rPr>
              <w:fldChar w:fldCharType="end"/>
            </w:r>
          </w:hyperlink>
        </w:p>
        <w:p w14:paraId="3566F8B6" w14:textId="77777777" w:rsidR="004A7675" w:rsidRPr="004A7675" w:rsidRDefault="00781EB0">
          <w:pPr>
            <w:pStyle w:val="TOC2"/>
            <w:tabs>
              <w:tab w:val="right" w:leader="dot" w:pos="9350"/>
            </w:tabs>
            <w:rPr>
              <w:rFonts w:eastAsiaTheme="minorEastAsia" w:cs="Arial"/>
              <w:noProof/>
              <w:sz w:val="22"/>
            </w:rPr>
          </w:pPr>
          <w:hyperlink w:anchor="_Toc509274810" w:history="1">
            <w:r w:rsidR="004A7675" w:rsidRPr="004A7675">
              <w:rPr>
                <w:rStyle w:val="Hyperlink"/>
                <w:rFonts w:cs="Arial"/>
                <w:noProof/>
              </w:rPr>
              <w:t>Business Process Hierarchy</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_Toc509274810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24</w:t>
            </w:r>
            <w:r w:rsidR="004A7675" w:rsidRPr="004A7675">
              <w:rPr>
                <w:rFonts w:cs="Arial"/>
                <w:noProof/>
                <w:webHidden/>
              </w:rPr>
              <w:fldChar w:fldCharType="end"/>
            </w:r>
          </w:hyperlink>
        </w:p>
        <w:p w14:paraId="4A603628" w14:textId="77777777" w:rsidR="004A7675" w:rsidRPr="004A7675" w:rsidRDefault="00781EB0">
          <w:pPr>
            <w:pStyle w:val="TOC2"/>
            <w:tabs>
              <w:tab w:val="right" w:leader="dot" w:pos="9350"/>
            </w:tabs>
            <w:rPr>
              <w:rFonts w:eastAsiaTheme="minorEastAsia" w:cs="Arial"/>
              <w:noProof/>
              <w:sz w:val="22"/>
            </w:rPr>
          </w:pPr>
          <w:hyperlink w:anchor="_Toc509274811" w:history="1">
            <w:r w:rsidR="004A7675" w:rsidRPr="004A7675">
              <w:rPr>
                <w:rStyle w:val="Hyperlink"/>
                <w:rFonts w:cs="Arial"/>
                <w:noProof/>
              </w:rPr>
              <w:t>Process Flows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_Toc509274811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24</w:t>
            </w:r>
            <w:r w:rsidR="004A7675" w:rsidRPr="004A7675">
              <w:rPr>
                <w:rFonts w:cs="Arial"/>
                <w:noProof/>
                <w:webHidden/>
              </w:rPr>
              <w:fldChar w:fldCharType="end"/>
            </w:r>
          </w:hyperlink>
        </w:p>
        <w:p w14:paraId="680A86C7" w14:textId="77777777" w:rsidR="004A7675" w:rsidRPr="004A7675" w:rsidRDefault="00781EB0">
          <w:pPr>
            <w:pStyle w:val="TOC3"/>
            <w:tabs>
              <w:tab w:val="left" w:pos="1320"/>
              <w:tab w:val="right" w:leader="dot" w:pos="9350"/>
            </w:tabs>
            <w:rPr>
              <w:rFonts w:eastAsiaTheme="minorEastAsia" w:cs="Arial"/>
              <w:noProof/>
              <w:sz w:val="22"/>
            </w:rPr>
          </w:pPr>
          <w:hyperlink w:anchor="_Toc509274812" w:history="1">
            <w:r w:rsidR="004A7675" w:rsidRPr="004A7675">
              <w:rPr>
                <w:rStyle w:val="Hyperlink"/>
                <w:rFonts w:cs="Arial"/>
                <w:noProof/>
              </w:rPr>
              <w:t>2.1.3</w:t>
            </w:r>
            <w:r w:rsidR="004A7675" w:rsidRPr="004A7675">
              <w:rPr>
                <w:rFonts w:eastAsiaTheme="minorEastAsia" w:cs="Arial"/>
                <w:noProof/>
                <w:sz w:val="22"/>
              </w:rPr>
              <w:tab/>
            </w:r>
            <w:r w:rsidR="004A7675" w:rsidRPr="004A7675">
              <w:rPr>
                <w:rStyle w:val="Hyperlink"/>
                <w:rFonts w:cs="Arial"/>
                <w:noProof/>
              </w:rPr>
              <w:t>Handle Bill Inquiry – E-Bill</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_Toc509274812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24</w:t>
            </w:r>
            <w:r w:rsidR="004A7675" w:rsidRPr="004A7675">
              <w:rPr>
                <w:rFonts w:cs="Arial"/>
                <w:noProof/>
                <w:webHidden/>
              </w:rPr>
              <w:fldChar w:fldCharType="end"/>
            </w:r>
          </w:hyperlink>
        </w:p>
        <w:p w14:paraId="76E16FDC" w14:textId="77777777" w:rsidR="004A7675" w:rsidRPr="004A7675" w:rsidRDefault="00781EB0">
          <w:pPr>
            <w:pStyle w:val="TOC3"/>
            <w:tabs>
              <w:tab w:val="left" w:pos="1320"/>
              <w:tab w:val="right" w:leader="dot" w:pos="9350"/>
            </w:tabs>
            <w:rPr>
              <w:rFonts w:eastAsiaTheme="minorEastAsia" w:cs="Arial"/>
              <w:noProof/>
              <w:sz w:val="22"/>
            </w:rPr>
          </w:pPr>
          <w:hyperlink w:anchor="_Toc509274813" w:history="1">
            <w:r w:rsidR="004A7675" w:rsidRPr="004A7675">
              <w:rPr>
                <w:rStyle w:val="Hyperlink"/>
                <w:rFonts w:cs="Arial"/>
                <w:noProof/>
              </w:rPr>
              <w:t>2.1.4</w:t>
            </w:r>
            <w:r w:rsidR="004A7675" w:rsidRPr="004A7675">
              <w:rPr>
                <w:rFonts w:eastAsiaTheme="minorEastAsia" w:cs="Arial"/>
                <w:noProof/>
                <w:sz w:val="22"/>
              </w:rPr>
              <w:tab/>
            </w:r>
            <w:r w:rsidR="004A7675" w:rsidRPr="004A7675">
              <w:rPr>
                <w:rStyle w:val="Hyperlink"/>
                <w:rFonts w:cs="Arial"/>
                <w:noProof/>
              </w:rPr>
              <w:t>Handle Bill Inquiry</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_Toc509274813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26</w:t>
            </w:r>
            <w:r w:rsidR="004A7675" w:rsidRPr="004A7675">
              <w:rPr>
                <w:rFonts w:cs="Arial"/>
                <w:noProof/>
                <w:webHidden/>
              </w:rPr>
              <w:fldChar w:fldCharType="end"/>
            </w:r>
          </w:hyperlink>
        </w:p>
        <w:p w14:paraId="418D3685" w14:textId="77777777" w:rsidR="004A7675" w:rsidRPr="004A7675" w:rsidRDefault="00781EB0">
          <w:pPr>
            <w:pStyle w:val="TOC2"/>
            <w:tabs>
              <w:tab w:val="right" w:leader="dot" w:pos="9350"/>
            </w:tabs>
            <w:rPr>
              <w:rFonts w:eastAsiaTheme="minorEastAsia" w:cs="Arial"/>
              <w:noProof/>
              <w:sz w:val="22"/>
            </w:rPr>
          </w:pPr>
          <w:hyperlink w:anchor="_Toc509274814" w:history="1">
            <w:r w:rsidR="004A7675" w:rsidRPr="004A7675">
              <w:rPr>
                <w:rStyle w:val="Hyperlink"/>
                <w:rFonts w:cs="Arial"/>
                <w:noProof/>
              </w:rPr>
              <w:t>3</w:t>
            </w:r>
            <w:r w:rsidR="004A7675" w:rsidRPr="004A7675">
              <w:rPr>
                <w:rStyle w:val="Hyperlink"/>
                <w:rFonts w:cs="Arial"/>
                <w:noProof/>
                <w:vertAlign w:val="superscript"/>
              </w:rPr>
              <w:t>rd</w:t>
            </w:r>
            <w:r w:rsidR="004A7675" w:rsidRPr="004A7675">
              <w:rPr>
                <w:rStyle w:val="Hyperlink"/>
                <w:rFonts w:cs="Arial"/>
                <w:noProof/>
              </w:rPr>
              <w:t xml:space="preserve"> Party and SCE Legacy System Integrations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_Toc509274814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29</w:t>
            </w:r>
            <w:r w:rsidR="004A7675" w:rsidRPr="004A7675">
              <w:rPr>
                <w:rFonts w:cs="Arial"/>
                <w:noProof/>
                <w:webHidden/>
              </w:rPr>
              <w:fldChar w:fldCharType="end"/>
            </w:r>
          </w:hyperlink>
        </w:p>
        <w:p w14:paraId="61715FDC" w14:textId="77777777" w:rsidR="004A7675" w:rsidRPr="004A7675" w:rsidRDefault="00781EB0">
          <w:pPr>
            <w:pStyle w:val="TOC2"/>
            <w:tabs>
              <w:tab w:val="right" w:leader="dot" w:pos="9350"/>
            </w:tabs>
            <w:rPr>
              <w:rFonts w:eastAsiaTheme="minorEastAsia" w:cs="Arial"/>
              <w:noProof/>
              <w:sz w:val="22"/>
            </w:rPr>
          </w:pPr>
          <w:hyperlink w:anchor="_Toc509274815" w:history="1">
            <w:r w:rsidR="004A7675" w:rsidRPr="004A7675">
              <w:rPr>
                <w:rStyle w:val="Hyperlink"/>
                <w:rFonts w:cs="Arial"/>
                <w:noProof/>
              </w:rPr>
              <w:t>Data Elements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_Toc509274815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29</w:t>
            </w:r>
            <w:r w:rsidR="004A7675" w:rsidRPr="004A7675">
              <w:rPr>
                <w:rFonts w:cs="Arial"/>
                <w:noProof/>
                <w:webHidden/>
              </w:rPr>
              <w:fldChar w:fldCharType="end"/>
            </w:r>
          </w:hyperlink>
        </w:p>
        <w:p w14:paraId="55776911" w14:textId="77777777" w:rsidR="004A7675" w:rsidRPr="004A7675" w:rsidRDefault="00781EB0">
          <w:pPr>
            <w:pStyle w:val="TOC3"/>
            <w:tabs>
              <w:tab w:val="left" w:pos="1320"/>
              <w:tab w:val="right" w:leader="dot" w:pos="9350"/>
            </w:tabs>
            <w:rPr>
              <w:rFonts w:eastAsiaTheme="minorEastAsia" w:cs="Arial"/>
              <w:noProof/>
              <w:sz w:val="22"/>
            </w:rPr>
          </w:pPr>
          <w:hyperlink w:anchor="_Toc509274816" w:history="1">
            <w:r w:rsidR="004A7675" w:rsidRPr="004A7675">
              <w:rPr>
                <w:rStyle w:val="Hyperlink"/>
                <w:rFonts w:cs="Arial"/>
                <w:noProof/>
              </w:rPr>
              <w:t>2.1.5</w:t>
            </w:r>
            <w:r w:rsidR="004A7675" w:rsidRPr="004A7675">
              <w:rPr>
                <w:rFonts w:eastAsiaTheme="minorEastAsia" w:cs="Arial"/>
                <w:noProof/>
                <w:sz w:val="22"/>
              </w:rPr>
              <w:tab/>
            </w:r>
            <w:r w:rsidR="004A7675" w:rsidRPr="004A7675">
              <w:rPr>
                <w:rStyle w:val="Hyperlink"/>
                <w:rFonts w:cs="Arial"/>
                <w:noProof/>
              </w:rPr>
              <w:t>Business Partner Search (Basic)</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_Toc509274816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29</w:t>
            </w:r>
            <w:r w:rsidR="004A7675" w:rsidRPr="004A7675">
              <w:rPr>
                <w:rFonts w:cs="Arial"/>
                <w:noProof/>
                <w:webHidden/>
              </w:rPr>
              <w:fldChar w:fldCharType="end"/>
            </w:r>
          </w:hyperlink>
        </w:p>
        <w:p w14:paraId="61068B76" w14:textId="77777777" w:rsidR="004A7675" w:rsidRPr="004A7675" w:rsidRDefault="00781EB0">
          <w:pPr>
            <w:pStyle w:val="TOC3"/>
            <w:tabs>
              <w:tab w:val="left" w:pos="1320"/>
              <w:tab w:val="right" w:leader="dot" w:pos="9350"/>
            </w:tabs>
            <w:rPr>
              <w:rFonts w:eastAsiaTheme="minorEastAsia" w:cs="Arial"/>
              <w:noProof/>
              <w:sz w:val="22"/>
            </w:rPr>
          </w:pPr>
          <w:hyperlink w:anchor="_Toc509274817" w:history="1">
            <w:r w:rsidR="004A7675" w:rsidRPr="004A7675">
              <w:rPr>
                <w:rStyle w:val="Hyperlink"/>
                <w:rFonts w:cs="Arial"/>
                <w:noProof/>
              </w:rPr>
              <w:t>2.1.6</w:t>
            </w:r>
            <w:r w:rsidR="004A7675" w:rsidRPr="004A7675">
              <w:rPr>
                <w:rFonts w:eastAsiaTheme="minorEastAsia" w:cs="Arial"/>
                <w:noProof/>
                <w:sz w:val="22"/>
              </w:rPr>
              <w:tab/>
            </w:r>
            <w:r w:rsidR="004A7675" w:rsidRPr="004A7675">
              <w:rPr>
                <w:rStyle w:val="Hyperlink"/>
                <w:rFonts w:cs="Arial"/>
                <w:noProof/>
              </w:rPr>
              <w:t>Business Partner Search (Advanced)</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_Toc509274817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30</w:t>
            </w:r>
            <w:r w:rsidR="004A7675" w:rsidRPr="004A7675">
              <w:rPr>
                <w:rFonts w:cs="Arial"/>
                <w:noProof/>
                <w:webHidden/>
              </w:rPr>
              <w:fldChar w:fldCharType="end"/>
            </w:r>
          </w:hyperlink>
        </w:p>
        <w:p w14:paraId="53212959" w14:textId="77777777" w:rsidR="004A7675" w:rsidRPr="004A7675" w:rsidRDefault="00781EB0">
          <w:pPr>
            <w:pStyle w:val="TOC3"/>
            <w:tabs>
              <w:tab w:val="left" w:pos="1320"/>
              <w:tab w:val="right" w:leader="dot" w:pos="9350"/>
            </w:tabs>
            <w:rPr>
              <w:rFonts w:eastAsiaTheme="minorEastAsia" w:cs="Arial"/>
              <w:noProof/>
              <w:sz w:val="22"/>
            </w:rPr>
          </w:pPr>
          <w:hyperlink w:anchor="_Toc509274818" w:history="1">
            <w:r w:rsidR="004A7675" w:rsidRPr="004A7675">
              <w:rPr>
                <w:rStyle w:val="Hyperlink"/>
                <w:rFonts w:cs="Arial"/>
                <w:noProof/>
              </w:rPr>
              <w:t>2.1.7</w:t>
            </w:r>
            <w:r w:rsidR="004A7675" w:rsidRPr="004A7675">
              <w:rPr>
                <w:rFonts w:eastAsiaTheme="minorEastAsia" w:cs="Arial"/>
                <w:noProof/>
                <w:sz w:val="22"/>
              </w:rPr>
              <w:tab/>
            </w:r>
            <w:r w:rsidR="004A7675" w:rsidRPr="004A7675">
              <w:rPr>
                <w:rStyle w:val="Hyperlink"/>
                <w:rFonts w:cs="Arial"/>
                <w:noProof/>
              </w:rPr>
              <w:t>Search Contract Account</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_Toc509274818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30</w:t>
            </w:r>
            <w:r w:rsidR="004A7675" w:rsidRPr="004A7675">
              <w:rPr>
                <w:rFonts w:cs="Arial"/>
                <w:noProof/>
                <w:webHidden/>
              </w:rPr>
              <w:fldChar w:fldCharType="end"/>
            </w:r>
          </w:hyperlink>
        </w:p>
        <w:p w14:paraId="3A3C225C" w14:textId="77777777" w:rsidR="004A7675" w:rsidRPr="004A7675" w:rsidRDefault="00781EB0">
          <w:pPr>
            <w:pStyle w:val="TOC3"/>
            <w:tabs>
              <w:tab w:val="left" w:pos="1320"/>
              <w:tab w:val="right" w:leader="dot" w:pos="9350"/>
            </w:tabs>
            <w:rPr>
              <w:rFonts w:eastAsiaTheme="minorEastAsia" w:cs="Arial"/>
              <w:noProof/>
              <w:sz w:val="22"/>
            </w:rPr>
          </w:pPr>
          <w:hyperlink w:anchor="_Toc509274819" w:history="1">
            <w:r w:rsidR="004A7675" w:rsidRPr="004A7675">
              <w:rPr>
                <w:rStyle w:val="Hyperlink"/>
                <w:rFonts w:cs="Arial"/>
                <w:noProof/>
              </w:rPr>
              <w:t>2.1.8</w:t>
            </w:r>
            <w:r w:rsidR="004A7675" w:rsidRPr="004A7675">
              <w:rPr>
                <w:rFonts w:eastAsiaTheme="minorEastAsia" w:cs="Arial"/>
                <w:noProof/>
                <w:sz w:val="22"/>
              </w:rPr>
              <w:tab/>
            </w:r>
            <w:r w:rsidR="004A7675" w:rsidRPr="004A7675">
              <w:rPr>
                <w:rStyle w:val="Hyperlink"/>
                <w:rFonts w:cs="Arial"/>
                <w:noProof/>
              </w:rPr>
              <w:t>Search Premise</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_Toc509274819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31</w:t>
            </w:r>
            <w:r w:rsidR="004A7675" w:rsidRPr="004A7675">
              <w:rPr>
                <w:rFonts w:cs="Arial"/>
                <w:noProof/>
                <w:webHidden/>
              </w:rPr>
              <w:fldChar w:fldCharType="end"/>
            </w:r>
          </w:hyperlink>
        </w:p>
        <w:p w14:paraId="2FFEF3E5" w14:textId="77777777" w:rsidR="004A7675" w:rsidRPr="004A7675" w:rsidRDefault="00781EB0">
          <w:pPr>
            <w:pStyle w:val="TOC3"/>
            <w:tabs>
              <w:tab w:val="left" w:pos="1320"/>
              <w:tab w:val="right" w:leader="dot" w:pos="9350"/>
            </w:tabs>
            <w:rPr>
              <w:rFonts w:eastAsiaTheme="minorEastAsia" w:cs="Arial"/>
              <w:noProof/>
              <w:sz w:val="22"/>
            </w:rPr>
          </w:pPr>
          <w:hyperlink w:anchor="_Toc509274820" w:history="1">
            <w:r w:rsidR="004A7675" w:rsidRPr="004A7675">
              <w:rPr>
                <w:rStyle w:val="Hyperlink"/>
                <w:rFonts w:cs="Arial"/>
                <w:noProof/>
              </w:rPr>
              <w:t>2.1.9</w:t>
            </w:r>
            <w:r w:rsidR="004A7675" w:rsidRPr="004A7675">
              <w:rPr>
                <w:rFonts w:eastAsiaTheme="minorEastAsia" w:cs="Arial"/>
                <w:noProof/>
                <w:sz w:val="22"/>
              </w:rPr>
              <w:tab/>
            </w:r>
            <w:r w:rsidR="004A7675" w:rsidRPr="004A7675">
              <w:rPr>
                <w:rStyle w:val="Hyperlink"/>
                <w:rFonts w:cs="Arial"/>
                <w:noProof/>
              </w:rPr>
              <w:t>Billing Overview and Bill Image</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_Toc509274820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32</w:t>
            </w:r>
            <w:r w:rsidR="004A7675" w:rsidRPr="004A7675">
              <w:rPr>
                <w:rFonts w:cs="Arial"/>
                <w:noProof/>
                <w:webHidden/>
              </w:rPr>
              <w:fldChar w:fldCharType="end"/>
            </w:r>
          </w:hyperlink>
        </w:p>
        <w:p w14:paraId="62DF752D" w14:textId="77777777" w:rsidR="004A7675" w:rsidRPr="004A7675" w:rsidRDefault="00781EB0">
          <w:pPr>
            <w:pStyle w:val="TOC3"/>
            <w:tabs>
              <w:tab w:val="left" w:pos="1320"/>
              <w:tab w:val="right" w:leader="dot" w:pos="9350"/>
            </w:tabs>
            <w:rPr>
              <w:rFonts w:eastAsiaTheme="minorEastAsia" w:cs="Arial"/>
              <w:noProof/>
              <w:sz w:val="22"/>
            </w:rPr>
          </w:pPr>
          <w:hyperlink w:anchor="_Toc509274821" w:history="1">
            <w:r w:rsidR="004A7675" w:rsidRPr="004A7675">
              <w:rPr>
                <w:rStyle w:val="Hyperlink"/>
                <w:rFonts w:cs="Arial"/>
                <w:noProof/>
              </w:rPr>
              <w:t>2.1.10</w:t>
            </w:r>
            <w:r w:rsidR="004A7675" w:rsidRPr="004A7675">
              <w:rPr>
                <w:rFonts w:eastAsiaTheme="minorEastAsia" w:cs="Arial"/>
                <w:noProof/>
                <w:sz w:val="22"/>
              </w:rPr>
              <w:tab/>
            </w:r>
            <w:r w:rsidR="004A7675" w:rsidRPr="004A7675">
              <w:rPr>
                <w:rStyle w:val="Hyperlink"/>
                <w:rFonts w:cs="Arial"/>
                <w:noProof/>
              </w:rPr>
              <w:t>View E-Bill via FOP</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_Toc509274821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33</w:t>
            </w:r>
            <w:r w:rsidR="004A7675" w:rsidRPr="004A7675">
              <w:rPr>
                <w:rFonts w:cs="Arial"/>
                <w:noProof/>
                <w:webHidden/>
              </w:rPr>
              <w:fldChar w:fldCharType="end"/>
            </w:r>
          </w:hyperlink>
        </w:p>
        <w:p w14:paraId="319F2926" w14:textId="77777777" w:rsidR="004A7675" w:rsidRPr="004A7675" w:rsidRDefault="00781EB0">
          <w:pPr>
            <w:pStyle w:val="TOC2"/>
            <w:tabs>
              <w:tab w:val="right" w:leader="dot" w:pos="9350"/>
            </w:tabs>
            <w:rPr>
              <w:rFonts w:eastAsiaTheme="minorEastAsia" w:cs="Arial"/>
              <w:noProof/>
              <w:sz w:val="22"/>
            </w:rPr>
          </w:pPr>
          <w:hyperlink w:anchor="_Toc509274822" w:history="1">
            <w:r w:rsidR="004A7675" w:rsidRPr="004A7675">
              <w:rPr>
                <w:rStyle w:val="Hyperlink"/>
                <w:rFonts w:cs="Arial"/>
                <w:noProof/>
              </w:rPr>
              <w:t>Cloud for Customer (C4C) Integration</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_Toc509274822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34</w:t>
            </w:r>
            <w:r w:rsidR="004A7675" w:rsidRPr="004A7675">
              <w:rPr>
                <w:rFonts w:cs="Arial"/>
                <w:noProof/>
                <w:webHidden/>
              </w:rPr>
              <w:fldChar w:fldCharType="end"/>
            </w:r>
          </w:hyperlink>
        </w:p>
        <w:p w14:paraId="41FA5C90" w14:textId="77777777" w:rsidR="004A7675" w:rsidRPr="004A7675" w:rsidRDefault="00781EB0">
          <w:pPr>
            <w:pStyle w:val="TOC3"/>
            <w:tabs>
              <w:tab w:val="left" w:pos="1320"/>
              <w:tab w:val="right" w:leader="dot" w:pos="9350"/>
            </w:tabs>
            <w:rPr>
              <w:rFonts w:eastAsiaTheme="minorEastAsia" w:cs="Arial"/>
              <w:noProof/>
              <w:sz w:val="22"/>
            </w:rPr>
          </w:pPr>
          <w:hyperlink w:anchor="_Toc509274823" w:history="1">
            <w:r w:rsidR="004A7675" w:rsidRPr="004A7675">
              <w:rPr>
                <w:rStyle w:val="Hyperlink"/>
                <w:rFonts w:cs="Arial"/>
                <w:noProof/>
              </w:rPr>
              <w:t>2.1.12</w:t>
            </w:r>
            <w:r w:rsidR="004A7675" w:rsidRPr="004A7675">
              <w:rPr>
                <w:rFonts w:eastAsiaTheme="minorEastAsia" w:cs="Arial"/>
                <w:noProof/>
                <w:sz w:val="22"/>
              </w:rPr>
              <w:tab/>
            </w:r>
            <w:r w:rsidR="004A7675" w:rsidRPr="004A7675">
              <w:rPr>
                <w:rStyle w:val="Hyperlink"/>
                <w:rFonts w:cs="Arial"/>
                <w:noProof/>
              </w:rPr>
              <w:t>Processes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_Toc509274823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34</w:t>
            </w:r>
            <w:r w:rsidR="004A7675" w:rsidRPr="004A7675">
              <w:rPr>
                <w:rFonts w:cs="Arial"/>
                <w:noProof/>
                <w:webHidden/>
              </w:rPr>
              <w:fldChar w:fldCharType="end"/>
            </w:r>
          </w:hyperlink>
        </w:p>
        <w:p w14:paraId="3CBDDE46" w14:textId="77777777" w:rsidR="004A7675" w:rsidRPr="004A7675" w:rsidRDefault="00781EB0">
          <w:pPr>
            <w:pStyle w:val="TOC3"/>
            <w:tabs>
              <w:tab w:val="left" w:pos="1320"/>
              <w:tab w:val="right" w:leader="dot" w:pos="9350"/>
            </w:tabs>
            <w:rPr>
              <w:rFonts w:eastAsiaTheme="minorEastAsia" w:cs="Arial"/>
              <w:noProof/>
              <w:sz w:val="22"/>
            </w:rPr>
          </w:pPr>
          <w:hyperlink w:anchor="_Toc509274824" w:history="1">
            <w:r w:rsidR="004A7675" w:rsidRPr="004A7675">
              <w:rPr>
                <w:rStyle w:val="Hyperlink"/>
                <w:rFonts w:cs="Arial"/>
                <w:noProof/>
              </w:rPr>
              <w:t>2.1.13</w:t>
            </w:r>
            <w:r w:rsidR="004A7675" w:rsidRPr="004A7675">
              <w:rPr>
                <w:rFonts w:eastAsiaTheme="minorEastAsia" w:cs="Arial"/>
                <w:noProof/>
                <w:sz w:val="22"/>
              </w:rPr>
              <w:tab/>
            </w:r>
            <w:r w:rsidR="004A7675" w:rsidRPr="004A7675">
              <w:rPr>
                <w:rStyle w:val="Hyperlink"/>
                <w:rFonts w:cs="Arial"/>
                <w:noProof/>
              </w:rPr>
              <w:t>Hybris C4C Views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_Toc509274824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34</w:t>
            </w:r>
            <w:r w:rsidR="004A7675" w:rsidRPr="004A7675">
              <w:rPr>
                <w:rFonts w:cs="Arial"/>
                <w:noProof/>
                <w:webHidden/>
              </w:rPr>
              <w:fldChar w:fldCharType="end"/>
            </w:r>
          </w:hyperlink>
        </w:p>
        <w:p w14:paraId="5B04F4BA" w14:textId="77777777" w:rsidR="004A7675" w:rsidRPr="004A7675" w:rsidRDefault="00781EB0">
          <w:pPr>
            <w:pStyle w:val="TOC3"/>
            <w:tabs>
              <w:tab w:val="left" w:pos="1320"/>
              <w:tab w:val="right" w:leader="dot" w:pos="9350"/>
            </w:tabs>
            <w:rPr>
              <w:rFonts w:eastAsiaTheme="minorEastAsia" w:cs="Arial"/>
              <w:noProof/>
              <w:sz w:val="22"/>
            </w:rPr>
          </w:pPr>
          <w:hyperlink w:anchor="_Toc509274825" w:history="1">
            <w:r w:rsidR="004A7675" w:rsidRPr="004A7675">
              <w:rPr>
                <w:rStyle w:val="Hyperlink"/>
                <w:rFonts w:cs="Arial"/>
                <w:noProof/>
              </w:rPr>
              <w:t>2.1.14</w:t>
            </w:r>
            <w:r w:rsidR="004A7675" w:rsidRPr="004A7675">
              <w:rPr>
                <w:rFonts w:eastAsiaTheme="minorEastAsia" w:cs="Arial"/>
                <w:noProof/>
                <w:sz w:val="22"/>
              </w:rPr>
              <w:tab/>
            </w:r>
            <w:r w:rsidR="004A7675" w:rsidRPr="004A7675">
              <w:rPr>
                <w:rStyle w:val="Hyperlink"/>
                <w:rFonts w:cs="Arial"/>
                <w:noProof/>
              </w:rPr>
              <w:t>Activities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_Toc509274825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35</w:t>
            </w:r>
            <w:r w:rsidR="004A7675" w:rsidRPr="004A7675">
              <w:rPr>
                <w:rFonts w:cs="Arial"/>
                <w:noProof/>
                <w:webHidden/>
              </w:rPr>
              <w:fldChar w:fldCharType="end"/>
            </w:r>
          </w:hyperlink>
        </w:p>
        <w:p w14:paraId="682D607B" w14:textId="77777777" w:rsidR="004A7675" w:rsidRPr="004A7675" w:rsidRDefault="00781EB0">
          <w:pPr>
            <w:pStyle w:val="TOC2"/>
            <w:tabs>
              <w:tab w:val="right" w:leader="dot" w:pos="9350"/>
            </w:tabs>
            <w:rPr>
              <w:rFonts w:eastAsiaTheme="minorEastAsia" w:cs="Arial"/>
              <w:noProof/>
              <w:sz w:val="22"/>
            </w:rPr>
          </w:pPr>
          <w:hyperlink w:anchor="_Toc509274826" w:history="1">
            <w:r w:rsidR="004A7675" w:rsidRPr="004A7675">
              <w:rPr>
                <w:rStyle w:val="Hyperlink"/>
                <w:rFonts w:cs="Arial"/>
                <w:noProof/>
              </w:rPr>
              <w:t>Exception Management Requirements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_Toc509274826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35</w:t>
            </w:r>
            <w:r w:rsidR="004A7675" w:rsidRPr="004A7675">
              <w:rPr>
                <w:rFonts w:cs="Arial"/>
                <w:noProof/>
                <w:webHidden/>
              </w:rPr>
              <w:fldChar w:fldCharType="end"/>
            </w:r>
          </w:hyperlink>
        </w:p>
        <w:p w14:paraId="2FDB3184" w14:textId="77777777" w:rsidR="004A7675" w:rsidRPr="004A7675" w:rsidRDefault="00781EB0">
          <w:pPr>
            <w:pStyle w:val="TOC2"/>
            <w:tabs>
              <w:tab w:val="right" w:leader="dot" w:pos="9350"/>
            </w:tabs>
            <w:rPr>
              <w:rFonts w:eastAsiaTheme="minorEastAsia" w:cs="Arial"/>
              <w:noProof/>
              <w:sz w:val="22"/>
            </w:rPr>
          </w:pPr>
          <w:hyperlink w:anchor="_Toc509274827" w:history="1">
            <w:r w:rsidR="004A7675" w:rsidRPr="004A7675">
              <w:rPr>
                <w:rStyle w:val="Hyperlink"/>
                <w:rFonts w:cs="Arial"/>
                <w:noProof/>
              </w:rPr>
              <w:t>Process Risks and Mitigation</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_Toc509274827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36</w:t>
            </w:r>
            <w:r w:rsidR="004A7675" w:rsidRPr="004A7675">
              <w:rPr>
                <w:rFonts w:cs="Arial"/>
                <w:noProof/>
                <w:webHidden/>
              </w:rPr>
              <w:fldChar w:fldCharType="end"/>
            </w:r>
          </w:hyperlink>
        </w:p>
        <w:p w14:paraId="07075ED6" w14:textId="77777777" w:rsidR="004A7675" w:rsidRPr="004A7675" w:rsidRDefault="00781EB0">
          <w:pPr>
            <w:pStyle w:val="TOC2"/>
            <w:tabs>
              <w:tab w:val="right" w:leader="dot" w:pos="9350"/>
            </w:tabs>
            <w:rPr>
              <w:rFonts w:eastAsiaTheme="minorEastAsia" w:cs="Arial"/>
              <w:noProof/>
              <w:sz w:val="22"/>
            </w:rPr>
          </w:pPr>
          <w:hyperlink w:anchor="_Toc509274828" w:history="1">
            <w:r w:rsidR="004A7675" w:rsidRPr="004A7675">
              <w:rPr>
                <w:rStyle w:val="Hyperlink"/>
                <w:rFonts w:cs="Arial"/>
                <w:noProof/>
              </w:rPr>
              <w:t>Key Performance Indicators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_Toc509274828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36</w:t>
            </w:r>
            <w:r w:rsidR="004A7675" w:rsidRPr="004A7675">
              <w:rPr>
                <w:rFonts w:cs="Arial"/>
                <w:noProof/>
                <w:webHidden/>
              </w:rPr>
              <w:fldChar w:fldCharType="end"/>
            </w:r>
          </w:hyperlink>
        </w:p>
        <w:p w14:paraId="40CDEEF7" w14:textId="77777777" w:rsidR="004A7675" w:rsidRPr="004A7675" w:rsidRDefault="00781EB0">
          <w:pPr>
            <w:pStyle w:val="TOC3"/>
            <w:tabs>
              <w:tab w:val="left" w:pos="1320"/>
              <w:tab w:val="right" w:leader="dot" w:pos="9350"/>
            </w:tabs>
            <w:rPr>
              <w:rFonts w:eastAsiaTheme="minorEastAsia" w:cs="Arial"/>
              <w:noProof/>
              <w:sz w:val="22"/>
            </w:rPr>
          </w:pPr>
          <w:hyperlink w:anchor="_Toc509274829" w:history="1">
            <w:r w:rsidR="004A7675" w:rsidRPr="004A7675">
              <w:rPr>
                <w:rStyle w:val="Hyperlink"/>
                <w:rFonts w:cs="Arial"/>
                <w:noProof/>
              </w:rPr>
              <w:t>2.1.15</w:t>
            </w:r>
            <w:r w:rsidR="004A7675" w:rsidRPr="004A7675">
              <w:rPr>
                <w:rFonts w:eastAsiaTheme="minorEastAsia" w:cs="Arial"/>
                <w:noProof/>
                <w:sz w:val="22"/>
              </w:rPr>
              <w:tab/>
            </w:r>
            <w:r w:rsidR="004A7675" w:rsidRPr="004A7675">
              <w:rPr>
                <w:rStyle w:val="Hyperlink"/>
                <w:rFonts w:cs="Arial"/>
                <w:noProof/>
              </w:rPr>
              <w:t>Key Metric Definition</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_Toc509274829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36</w:t>
            </w:r>
            <w:r w:rsidR="004A7675" w:rsidRPr="004A7675">
              <w:rPr>
                <w:rFonts w:cs="Arial"/>
                <w:noProof/>
                <w:webHidden/>
              </w:rPr>
              <w:fldChar w:fldCharType="end"/>
            </w:r>
          </w:hyperlink>
        </w:p>
        <w:p w14:paraId="37554E8D" w14:textId="77777777" w:rsidR="004A7675" w:rsidRPr="004A7675" w:rsidRDefault="00781EB0">
          <w:pPr>
            <w:pStyle w:val="TOC1"/>
            <w:tabs>
              <w:tab w:val="left" w:pos="480"/>
              <w:tab w:val="right" w:leader="dot" w:pos="9350"/>
            </w:tabs>
            <w:rPr>
              <w:rFonts w:eastAsiaTheme="minorEastAsia" w:cs="Arial"/>
              <w:noProof/>
              <w:sz w:val="22"/>
            </w:rPr>
          </w:pPr>
          <w:hyperlink w:anchor="_Toc509274830" w:history="1">
            <w:r w:rsidR="004A7675" w:rsidRPr="004A7675">
              <w:rPr>
                <w:rStyle w:val="Hyperlink"/>
                <w:rFonts w:cs="Arial"/>
                <w:noProof/>
              </w:rPr>
              <w:t>3</w:t>
            </w:r>
            <w:r w:rsidR="004A7675" w:rsidRPr="004A7675">
              <w:rPr>
                <w:rFonts w:eastAsiaTheme="minorEastAsia" w:cs="Arial"/>
                <w:noProof/>
                <w:sz w:val="22"/>
              </w:rPr>
              <w:tab/>
            </w:r>
            <w:r w:rsidR="004A7675" w:rsidRPr="004A7675">
              <w:rPr>
                <w:rStyle w:val="Hyperlink"/>
                <w:rFonts w:cs="Arial"/>
                <w:noProof/>
              </w:rPr>
              <w:t>Controls, Regulatory Rules, and Security</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_Toc509274830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37</w:t>
            </w:r>
            <w:r w:rsidR="004A7675" w:rsidRPr="004A7675">
              <w:rPr>
                <w:rFonts w:cs="Arial"/>
                <w:noProof/>
                <w:webHidden/>
              </w:rPr>
              <w:fldChar w:fldCharType="end"/>
            </w:r>
          </w:hyperlink>
        </w:p>
        <w:p w14:paraId="5EB34260" w14:textId="77777777" w:rsidR="004A7675" w:rsidRPr="004A7675" w:rsidRDefault="00781EB0">
          <w:pPr>
            <w:pStyle w:val="TOC2"/>
            <w:tabs>
              <w:tab w:val="right" w:leader="dot" w:pos="9350"/>
            </w:tabs>
            <w:rPr>
              <w:rFonts w:eastAsiaTheme="minorEastAsia" w:cs="Arial"/>
              <w:noProof/>
              <w:sz w:val="22"/>
            </w:rPr>
          </w:pPr>
          <w:hyperlink w:anchor="_Toc509274831" w:history="1">
            <w:r w:rsidR="004A7675" w:rsidRPr="004A7675">
              <w:rPr>
                <w:rStyle w:val="Hyperlink"/>
                <w:rFonts w:cs="Arial"/>
                <w:noProof/>
              </w:rPr>
              <w:t>Security Considerations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_Toc509274831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37</w:t>
            </w:r>
            <w:r w:rsidR="004A7675" w:rsidRPr="004A7675">
              <w:rPr>
                <w:rFonts w:cs="Arial"/>
                <w:noProof/>
                <w:webHidden/>
              </w:rPr>
              <w:fldChar w:fldCharType="end"/>
            </w:r>
          </w:hyperlink>
        </w:p>
        <w:p w14:paraId="1E063DD6" w14:textId="77777777" w:rsidR="004A7675" w:rsidRPr="004A7675" w:rsidRDefault="00781EB0">
          <w:pPr>
            <w:pStyle w:val="TOC2"/>
            <w:tabs>
              <w:tab w:val="right" w:leader="dot" w:pos="9350"/>
            </w:tabs>
            <w:rPr>
              <w:rFonts w:eastAsiaTheme="minorEastAsia" w:cs="Arial"/>
              <w:noProof/>
              <w:sz w:val="22"/>
            </w:rPr>
          </w:pPr>
          <w:hyperlink w:anchor="_Toc509274832" w:history="1">
            <w:r w:rsidR="004A7675" w:rsidRPr="004A7675">
              <w:rPr>
                <w:rStyle w:val="Hyperlink"/>
                <w:rFonts w:cs="Arial"/>
                <w:noProof/>
              </w:rPr>
              <w:t>Custom Program/Transaction Codes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_Toc509274832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37</w:t>
            </w:r>
            <w:r w:rsidR="004A7675" w:rsidRPr="004A7675">
              <w:rPr>
                <w:rFonts w:cs="Arial"/>
                <w:noProof/>
                <w:webHidden/>
              </w:rPr>
              <w:fldChar w:fldCharType="end"/>
            </w:r>
          </w:hyperlink>
        </w:p>
        <w:p w14:paraId="707EEFDD" w14:textId="77777777" w:rsidR="004A7675" w:rsidRPr="004A7675" w:rsidRDefault="00781EB0">
          <w:pPr>
            <w:pStyle w:val="TOC2"/>
            <w:tabs>
              <w:tab w:val="right" w:leader="dot" w:pos="9350"/>
            </w:tabs>
            <w:rPr>
              <w:rFonts w:eastAsiaTheme="minorEastAsia" w:cs="Arial"/>
              <w:noProof/>
              <w:sz w:val="22"/>
            </w:rPr>
          </w:pPr>
          <w:hyperlink w:anchor="_Toc509274833" w:history="1">
            <w:r w:rsidR="004A7675" w:rsidRPr="004A7675">
              <w:rPr>
                <w:rStyle w:val="Hyperlink"/>
                <w:rFonts w:cs="Arial"/>
                <w:noProof/>
              </w:rPr>
              <w:t>Custom Table/Transaction Codes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_Toc509274833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38</w:t>
            </w:r>
            <w:r w:rsidR="004A7675" w:rsidRPr="004A7675">
              <w:rPr>
                <w:rFonts w:cs="Arial"/>
                <w:noProof/>
                <w:webHidden/>
              </w:rPr>
              <w:fldChar w:fldCharType="end"/>
            </w:r>
          </w:hyperlink>
        </w:p>
        <w:p w14:paraId="50C4E92B" w14:textId="77777777" w:rsidR="004A7675" w:rsidRPr="004A7675" w:rsidRDefault="00781EB0">
          <w:pPr>
            <w:pStyle w:val="TOC2"/>
            <w:tabs>
              <w:tab w:val="right" w:leader="dot" w:pos="9350"/>
            </w:tabs>
            <w:rPr>
              <w:rFonts w:eastAsiaTheme="minorEastAsia" w:cs="Arial"/>
              <w:noProof/>
              <w:sz w:val="22"/>
            </w:rPr>
          </w:pPr>
          <w:hyperlink w:anchor="_Toc509274834" w:history="1">
            <w:r w:rsidR="004A7675" w:rsidRPr="004A7675">
              <w:rPr>
                <w:rStyle w:val="Hyperlink"/>
                <w:rFonts w:cs="Arial"/>
                <w:noProof/>
              </w:rPr>
              <w:t>Data Criticality and Cybersecurity Baseline Risks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_Toc509274834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38</w:t>
            </w:r>
            <w:r w:rsidR="004A7675" w:rsidRPr="004A7675">
              <w:rPr>
                <w:rFonts w:cs="Arial"/>
                <w:noProof/>
                <w:webHidden/>
              </w:rPr>
              <w:fldChar w:fldCharType="end"/>
            </w:r>
          </w:hyperlink>
        </w:p>
        <w:p w14:paraId="2D320870" w14:textId="77777777" w:rsidR="004A7675" w:rsidRPr="004A7675" w:rsidRDefault="00781EB0">
          <w:pPr>
            <w:pStyle w:val="TOC1"/>
            <w:tabs>
              <w:tab w:val="left" w:pos="480"/>
              <w:tab w:val="right" w:leader="dot" w:pos="9350"/>
            </w:tabs>
            <w:rPr>
              <w:rFonts w:eastAsiaTheme="minorEastAsia" w:cs="Arial"/>
              <w:noProof/>
              <w:sz w:val="22"/>
            </w:rPr>
          </w:pPr>
          <w:hyperlink w:anchor="_Toc509274835" w:history="1">
            <w:r w:rsidR="004A7675" w:rsidRPr="004A7675">
              <w:rPr>
                <w:rStyle w:val="Hyperlink"/>
                <w:rFonts w:cs="Arial"/>
                <w:noProof/>
              </w:rPr>
              <w:t>4</w:t>
            </w:r>
            <w:r w:rsidR="004A7675" w:rsidRPr="004A7675">
              <w:rPr>
                <w:rFonts w:eastAsiaTheme="minorEastAsia" w:cs="Arial"/>
                <w:noProof/>
                <w:sz w:val="22"/>
              </w:rPr>
              <w:tab/>
            </w:r>
            <w:r w:rsidR="004A7675" w:rsidRPr="004A7675">
              <w:rPr>
                <w:rStyle w:val="Hyperlink"/>
                <w:rFonts w:cs="Arial"/>
                <w:noProof/>
              </w:rPr>
              <w:t>Technical Considerations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_Toc509274835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40</w:t>
            </w:r>
            <w:r w:rsidR="004A7675" w:rsidRPr="004A7675">
              <w:rPr>
                <w:rFonts w:cs="Arial"/>
                <w:noProof/>
                <w:webHidden/>
              </w:rPr>
              <w:fldChar w:fldCharType="end"/>
            </w:r>
          </w:hyperlink>
        </w:p>
        <w:p w14:paraId="737A8727" w14:textId="77777777" w:rsidR="004A7675" w:rsidRPr="004A7675" w:rsidRDefault="00781EB0">
          <w:pPr>
            <w:pStyle w:val="TOC2"/>
            <w:tabs>
              <w:tab w:val="right" w:leader="dot" w:pos="9350"/>
            </w:tabs>
            <w:rPr>
              <w:rFonts w:eastAsiaTheme="minorEastAsia" w:cs="Arial"/>
              <w:noProof/>
              <w:sz w:val="22"/>
            </w:rPr>
          </w:pPr>
          <w:hyperlink w:anchor="_Toc509274836" w:history="1">
            <w:r w:rsidR="004A7675" w:rsidRPr="004A7675">
              <w:rPr>
                <w:rStyle w:val="Hyperlink"/>
                <w:rFonts w:cs="Arial"/>
                <w:noProof/>
              </w:rPr>
              <w:t>4.1 RICEF-W Assessment</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_Toc509274836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40</w:t>
            </w:r>
            <w:r w:rsidR="004A7675" w:rsidRPr="004A7675">
              <w:rPr>
                <w:rFonts w:cs="Arial"/>
                <w:noProof/>
                <w:webHidden/>
              </w:rPr>
              <w:fldChar w:fldCharType="end"/>
            </w:r>
          </w:hyperlink>
        </w:p>
        <w:p w14:paraId="3E9FD489" w14:textId="77777777" w:rsidR="004A7675" w:rsidRPr="004A7675" w:rsidRDefault="00781EB0">
          <w:pPr>
            <w:pStyle w:val="TOC3"/>
            <w:tabs>
              <w:tab w:val="left" w:pos="1320"/>
              <w:tab w:val="right" w:leader="dot" w:pos="9350"/>
            </w:tabs>
            <w:rPr>
              <w:rFonts w:eastAsiaTheme="minorEastAsia" w:cs="Arial"/>
              <w:noProof/>
              <w:sz w:val="22"/>
            </w:rPr>
          </w:pPr>
          <w:hyperlink w:anchor="_Toc509274837" w:history="1">
            <w:r w:rsidR="004A7675" w:rsidRPr="004A7675">
              <w:rPr>
                <w:rStyle w:val="Hyperlink"/>
                <w:rFonts w:cs="Arial"/>
                <w:noProof/>
              </w:rPr>
              <w:t>4.1.1</w:t>
            </w:r>
            <w:r w:rsidR="004A7675" w:rsidRPr="004A7675">
              <w:rPr>
                <w:rFonts w:eastAsiaTheme="minorEastAsia" w:cs="Arial"/>
                <w:noProof/>
                <w:sz w:val="22"/>
              </w:rPr>
              <w:tab/>
            </w:r>
            <w:r w:rsidR="004A7675" w:rsidRPr="004A7675">
              <w:rPr>
                <w:rStyle w:val="Hyperlink"/>
                <w:rFonts w:cs="Arial"/>
                <w:noProof/>
              </w:rPr>
              <w:t>Reports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_Toc509274837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40</w:t>
            </w:r>
            <w:r w:rsidR="004A7675" w:rsidRPr="004A7675">
              <w:rPr>
                <w:rFonts w:cs="Arial"/>
                <w:noProof/>
                <w:webHidden/>
              </w:rPr>
              <w:fldChar w:fldCharType="end"/>
            </w:r>
          </w:hyperlink>
        </w:p>
        <w:p w14:paraId="14A95EDE" w14:textId="77777777" w:rsidR="004A7675" w:rsidRPr="004A7675" w:rsidRDefault="00781EB0">
          <w:pPr>
            <w:pStyle w:val="TOC3"/>
            <w:tabs>
              <w:tab w:val="left" w:pos="1320"/>
              <w:tab w:val="right" w:leader="dot" w:pos="9350"/>
            </w:tabs>
            <w:rPr>
              <w:rFonts w:eastAsiaTheme="minorEastAsia" w:cs="Arial"/>
              <w:noProof/>
              <w:sz w:val="22"/>
            </w:rPr>
          </w:pPr>
          <w:hyperlink w:anchor="_Toc509274838" w:history="1">
            <w:r w:rsidR="004A7675" w:rsidRPr="004A7675">
              <w:rPr>
                <w:rStyle w:val="Hyperlink"/>
                <w:rFonts w:cs="Arial"/>
                <w:noProof/>
              </w:rPr>
              <w:t>4.1.2</w:t>
            </w:r>
            <w:r w:rsidR="004A7675" w:rsidRPr="004A7675">
              <w:rPr>
                <w:rFonts w:eastAsiaTheme="minorEastAsia" w:cs="Arial"/>
                <w:noProof/>
                <w:sz w:val="22"/>
              </w:rPr>
              <w:tab/>
            </w:r>
            <w:r w:rsidR="004A7675" w:rsidRPr="004A7675">
              <w:rPr>
                <w:rStyle w:val="Hyperlink"/>
                <w:rFonts w:cs="Arial"/>
                <w:noProof/>
              </w:rPr>
              <w:t>Interfaces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_Toc509274838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40</w:t>
            </w:r>
            <w:r w:rsidR="004A7675" w:rsidRPr="004A7675">
              <w:rPr>
                <w:rFonts w:cs="Arial"/>
                <w:noProof/>
                <w:webHidden/>
              </w:rPr>
              <w:fldChar w:fldCharType="end"/>
            </w:r>
          </w:hyperlink>
        </w:p>
        <w:p w14:paraId="40A92EFC" w14:textId="77777777" w:rsidR="004A7675" w:rsidRPr="004A7675" w:rsidRDefault="00781EB0">
          <w:pPr>
            <w:pStyle w:val="TOC3"/>
            <w:tabs>
              <w:tab w:val="left" w:pos="1320"/>
              <w:tab w:val="right" w:leader="dot" w:pos="9350"/>
            </w:tabs>
            <w:rPr>
              <w:rFonts w:eastAsiaTheme="minorEastAsia" w:cs="Arial"/>
              <w:noProof/>
              <w:sz w:val="22"/>
            </w:rPr>
          </w:pPr>
          <w:hyperlink w:anchor="_Toc509274839" w:history="1">
            <w:r w:rsidR="004A7675" w:rsidRPr="004A7675">
              <w:rPr>
                <w:rStyle w:val="Hyperlink"/>
                <w:rFonts w:cs="Arial"/>
                <w:noProof/>
              </w:rPr>
              <w:t>4.1.3</w:t>
            </w:r>
            <w:r w:rsidR="004A7675" w:rsidRPr="004A7675">
              <w:rPr>
                <w:rFonts w:eastAsiaTheme="minorEastAsia" w:cs="Arial"/>
                <w:noProof/>
                <w:sz w:val="22"/>
              </w:rPr>
              <w:tab/>
            </w:r>
            <w:r w:rsidR="004A7675" w:rsidRPr="004A7675">
              <w:rPr>
                <w:rStyle w:val="Hyperlink"/>
                <w:rFonts w:cs="Arial"/>
                <w:noProof/>
              </w:rPr>
              <w:t>Conversion</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_Toc509274839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40</w:t>
            </w:r>
            <w:r w:rsidR="004A7675" w:rsidRPr="004A7675">
              <w:rPr>
                <w:rFonts w:cs="Arial"/>
                <w:noProof/>
                <w:webHidden/>
              </w:rPr>
              <w:fldChar w:fldCharType="end"/>
            </w:r>
          </w:hyperlink>
        </w:p>
        <w:p w14:paraId="357C4633" w14:textId="77777777" w:rsidR="004A7675" w:rsidRPr="004A7675" w:rsidRDefault="00781EB0">
          <w:pPr>
            <w:pStyle w:val="TOC3"/>
            <w:tabs>
              <w:tab w:val="left" w:pos="1320"/>
              <w:tab w:val="right" w:leader="dot" w:pos="9350"/>
            </w:tabs>
            <w:rPr>
              <w:rFonts w:eastAsiaTheme="minorEastAsia" w:cs="Arial"/>
              <w:noProof/>
              <w:sz w:val="22"/>
            </w:rPr>
          </w:pPr>
          <w:hyperlink w:anchor="_Toc509274840" w:history="1">
            <w:r w:rsidR="004A7675" w:rsidRPr="004A7675">
              <w:rPr>
                <w:rStyle w:val="Hyperlink"/>
                <w:rFonts w:cs="Arial"/>
                <w:noProof/>
              </w:rPr>
              <w:t>4.1.4</w:t>
            </w:r>
            <w:r w:rsidR="004A7675" w:rsidRPr="004A7675">
              <w:rPr>
                <w:rFonts w:eastAsiaTheme="minorEastAsia" w:cs="Arial"/>
                <w:noProof/>
                <w:sz w:val="22"/>
              </w:rPr>
              <w:tab/>
            </w:r>
            <w:r w:rsidR="004A7675" w:rsidRPr="004A7675">
              <w:rPr>
                <w:rStyle w:val="Hyperlink"/>
                <w:rFonts w:cs="Arial"/>
                <w:noProof/>
              </w:rPr>
              <w:t>Extension/Enhancements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_Toc509274840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41</w:t>
            </w:r>
            <w:r w:rsidR="004A7675" w:rsidRPr="004A7675">
              <w:rPr>
                <w:rFonts w:cs="Arial"/>
                <w:noProof/>
                <w:webHidden/>
              </w:rPr>
              <w:fldChar w:fldCharType="end"/>
            </w:r>
          </w:hyperlink>
        </w:p>
        <w:p w14:paraId="7B9DE565" w14:textId="77777777" w:rsidR="004A7675" w:rsidRPr="004A7675" w:rsidRDefault="00781EB0">
          <w:pPr>
            <w:pStyle w:val="TOC3"/>
            <w:tabs>
              <w:tab w:val="left" w:pos="1320"/>
              <w:tab w:val="right" w:leader="dot" w:pos="9350"/>
            </w:tabs>
            <w:rPr>
              <w:rFonts w:eastAsiaTheme="minorEastAsia" w:cs="Arial"/>
              <w:noProof/>
              <w:sz w:val="22"/>
            </w:rPr>
          </w:pPr>
          <w:hyperlink w:anchor="_Toc509274841" w:history="1">
            <w:r w:rsidR="004A7675" w:rsidRPr="004A7675">
              <w:rPr>
                <w:rStyle w:val="Hyperlink"/>
                <w:rFonts w:cs="Arial"/>
                <w:noProof/>
              </w:rPr>
              <w:t>4.1.5</w:t>
            </w:r>
            <w:r w:rsidR="004A7675" w:rsidRPr="004A7675">
              <w:rPr>
                <w:rFonts w:eastAsiaTheme="minorEastAsia" w:cs="Arial"/>
                <w:noProof/>
                <w:sz w:val="22"/>
              </w:rPr>
              <w:tab/>
            </w:r>
            <w:r w:rsidR="004A7675" w:rsidRPr="004A7675">
              <w:rPr>
                <w:rStyle w:val="Hyperlink"/>
                <w:rFonts w:cs="Arial"/>
                <w:noProof/>
              </w:rPr>
              <w:t>Forms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_Toc509274841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42</w:t>
            </w:r>
            <w:r w:rsidR="004A7675" w:rsidRPr="004A7675">
              <w:rPr>
                <w:rFonts w:cs="Arial"/>
                <w:noProof/>
                <w:webHidden/>
              </w:rPr>
              <w:fldChar w:fldCharType="end"/>
            </w:r>
          </w:hyperlink>
        </w:p>
        <w:p w14:paraId="73764FD8" w14:textId="77777777" w:rsidR="004A7675" w:rsidRPr="004A7675" w:rsidRDefault="00781EB0">
          <w:pPr>
            <w:pStyle w:val="TOC3"/>
            <w:tabs>
              <w:tab w:val="left" w:pos="1320"/>
              <w:tab w:val="right" w:leader="dot" w:pos="9350"/>
            </w:tabs>
            <w:rPr>
              <w:rFonts w:eastAsiaTheme="minorEastAsia" w:cs="Arial"/>
              <w:noProof/>
              <w:sz w:val="22"/>
            </w:rPr>
          </w:pPr>
          <w:hyperlink w:anchor="_Toc509274842" w:history="1">
            <w:r w:rsidR="004A7675" w:rsidRPr="004A7675">
              <w:rPr>
                <w:rStyle w:val="Hyperlink"/>
                <w:rFonts w:cs="Arial"/>
                <w:noProof/>
              </w:rPr>
              <w:t>4.1.6</w:t>
            </w:r>
            <w:r w:rsidR="004A7675" w:rsidRPr="004A7675">
              <w:rPr>
                <w:rFonts w:eastAsiaTheme="minorEastAsia" w:cs="Arial"/>
                <w:noProof/>
                <w:sz w:val="22"/>
              </w:rPr>
              <w:tab/>
            </w:r>
            <w:r w:rsidR="004A7675" w:rsidRPr="004A7675">
              <w:rPr>
                <w:rStyle w:val="Hyperlink"/>
                <w:rFonts w:cs="Arial"/>
                <w:noProof/>
              </w:rPr>
              <w:t>Workflows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_Toc509274842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42</w:t>
            </w:r>
            <w:r w:rsidR="004A7675" w:rsidRPr="004A7675">
              <w:rPr>
                <w:rFonts w:cs="Arial"/>
                <w:noProof/>
                <w:webHidden/>
              </w:rPr>
              <w:fldChar w:fldCharType="end"/>
            </w:r>
          </w:hyperlink>
        </w:p>
        <w:p w14:paraId="1CE210ED" w14:textId="77777777" w:rsidR="004A7675" w:rsidRPr="004A7675" w:rsidRDefault="00781EB0">
          <w:pPr>
            <w:pStyle w:val="TOC2"/>
            <w:tabs>
              <w:tab w:val="left" w:pos="880"/>
              <w:tab w:val="right" w:leader="dot" w:pos="9350"/>
            </w:tabs>
            <w:rPr>
              <w:rFonts w:eastAsiaTheme="minorEastAsia" w:cs="Arial"/>
              <w:noProof/>
              <w:sz w:val="22"/>
            </w:rPr>
          </w:pPr>
          <w:hyperlink w:anchor="_Toc509274843" w:history="1">
            <w:r w:rsidR="004A7675" w:rsidRPr="004A7675">
              <w:rPr>
                <w:rStyle w:val="Hyperlink"/>
                <w:rFonts w:cs="Arial"/>
                <w:noProof/>
              </w:rPr>
              <w:t>4.2</w:t>
            </w:r>
            <w:r w:rsidR="004A7675" w:rsidRPr="004A7675">
              <w:rPr>
                <w:rFonts w:eastAsiaTheme="minorEastAsia" w:cs="Arial"/>
                <w:noProof/>
                <w:sz w:val="22"/>
              </w:rPr>
              <w:tab/>
            </w:r>
            <w:r w:rsidR="004A7675" w:rsidRPr="004A7675">
              <w:rPr>
                <w:rStyle w:val="Hyperlink"/>
                <w:rFonts w:cs="Arial"/>
                <w:noProof/>
              </w:rPr>
              <w:t>IDEX Considerations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_Toc509274843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42</w:t>
            </w:r>
            <w:r w:rsidR="004A7675" w:rsidRPr="004A7675">
              <w:rPr>
                <w:rFonts w:cs="Arial"/>
                <w:noProof/>
                <w:webHidden/>
              </w:rPr>
              <w:fldChar w:fldCharType="end"/>
            </w:r>
          </w:hyperlink>
        </w:p>
        <w:p w14:paraId="27B00687" w14:textId="77777777" w:rsidR="004A7675" w:rsidRPr="004A7675" w:rsidRDefault="00781EB0">
          <w:pPr>
            <w:pStyle w:val="TOC2"/>
            <w:tabs>
              <w:tab w:val="left" w:pos="880"/>
              <w:tab w:val="right" w:leader="dot" w:pos="9350"/>
            </w:tabs>
            <w:rPr>
              <w:rFonts w:eastAsiaTheme="minorEastAsia" w:cs="Arial"/>
              <w:noProof/>
              <w:sz w:val="22"/>
            </w:rPr>
          </w:pPr>
          <w:hyperlink w:anchor="_Toc509274844" w:history="1">
            <w:r w:rsidR="004A7675" w:rsidRPr="004A7675">
              <w:rPr>
                <w:rStyle w:val="Hyperlink"/>
                <w:rFonts w:cs="Arial"/>
                <w:noProof/>
              </w:rPr>
              <w:t>4.3</w:t>
            </w:r>
            <w:r w:rsidR="004A7675" w:rsidRPr="004A7675">
              <w:rPr>
                <w:rFonts w:eastAsiaTheme="minorEastAsia" w:cs="Arial"/>
                <w:noProof/>
                <w:sz w:val="22"/>
              </w:rPr>
              <w:tab/>
            </w:r>
            <w:r w:rsidR="004A7675" w:rsidRPr="004A7675">
              <w:rPr>
                <w:rStyle w:val="Hyperlink"/>
                <w:rFonts w:cs="Arial"/>
                <w:noProof/>
              </w:rPr>
              <w:t>Production System Cut-over Considerations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_Toc509274844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42</w:t>
            </w:r>
            <w:r w:rsidR="004A7675" w:rsidRPr="004A7675">
              <w:rPr>
                <w:rFonts w:cs="Arial"/>
                <w:noProof/>
                <w:webHidden/>
              </w:rPr>
              <w:fldChar w:fldCharType="end"/>
            </w:r>
          </w:hyperlink>
        </w:p>
        <w:p w14:paraId="26F725E3" w14:textId="77777777" w:rsidR="004A7675" w:rsidRPr="004A7675" w:rsidRDefault="00781EB0">
          <w:pPr>
            <w:pStyle w:val="TOC2"/>
            <w:tabs>
              <w:tab w:val="right" w:leader="dot" w:pos="9350"/>
            </w:tabs>
            <w:rPr>
              <w:rFonts w:eastAsiaTheme="minorEastAsia" w:cs="Arial"/>
              <w:noProof/>
              <w:sz w:val="22"/>
            </w:rPr>
          </w:pPr>
          <w:hyperlink w:anchor="_Toc509274845" w:history="1">
            <w:r w:rsidR="004A7675" w:rsidRPr="004A7675">
              <w:rPr>
                <w:rStyle w:val="Hyperlink"/>
                <w:rFonts w:cs="Arial"/>
                <w:noProof/>
              </w:rPr>
              <w:t>4.4 Other Considerations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_Toc509274845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42</w:t>
            </w:r>
            <w:r w:rsidR="004A7675" w:rsidRPr="004A7675">
              <w:rPr>
                <w:rFonts w:cs="Arial"/>
                <w:noProof/>
                <w:webHidden/>
              </w:rPr>
              <w:fldChar w:fldCharType="end"/>
            </w:r>
          </w:hyperlink>
        </w:p>
        <w:p w14:paraId="72753BD2" w14:textId="77777777" w:rsidR="004A7675" w:rsidRPr="004A7675" w:rsidRDefault="00781EB0">
          <w:pPr>
            <w:pStyle w:val="TOC1"/>
            <w:tabs>
              <w:tab w:val="left" w:pos="480"/>
              <w:tab w:val="right" w:leader="dot" w:pos="9350"/>
            </w:tabs>
            <w:rPr>
              <w:rFonts w:eastAsiaTheme="minorEastAsia" w:cs="Arial"/>
              <w:noProof/>
              <w:sz w:val="22"/>
            </w:rPr>
          </w:pPr>
          <w:hyperlink w:anchor="_Toc509274846" w:history="1">
            <w:r w:rsidR="004A7675" w:rsidRPr="004A7675">
              <w:rPr>
                <w:rStyle w:val="Hyperlink"/>
                <w:rFonts w:cs="Arial"/>
                <w:noProof/>
              </w:rPr>
              <w:t>5</w:t>
            </w:r>
            <w:r w:rsidR="004A7675" w:rsidRPr="004A7675">
              <w:rPr>
                <w:rFonts w:eastAsiaTheme="minorEastAsia" w:cs="Arial"/>
                <w:noProof/>
                <w:sz w:val="22"/>
              </w:rPr>
              <w:tab/>
            </w:r>
            <w:r w:rsidR="004A7675" w:rsidRPr="004A7675">
              <w:rPr>
                <w:rStyle w:val="Hyperlink"/>
                <w:rFonts w:cs="Arial"/>
                <w:noProof/>
              </w:rPr>
              <w:t>Change Management</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_Toc509274846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43</w:t>
            </w:r>
            <w:r w:rsidR="004A7675" w:rsidRPr="004A7675">
              <w:rPr>
                <w:rFonts w:cs="Arial"/>
                <w:noProof/>
                <w:webHidden/>
              </w:rPr>
              <w:fldChar w:fldCharType="end"/>
            </w:r>
          </w:hyperlink>
        </w:p>
        <w:p w14:paraId="1684D6A3" w14:textId="77777777" w:rsidR="004A7675" w:rsidRPr="004A7675" w:rsidRDefault="00781EB0">
          <w:pPr>
            <w:pStyle w:val="TOC2"/>
            <w:tabs>
              <w:tab w:val="right" w:leader="dot" w:pos="9350"/>
            </w:tabs>
            <w:rPr>
              <w:rFonts w:eastAsiaTheme="minorEastAsia" w:cs="Arial"/>
              <w:noProof/>
              <w:sz w:val="22"/>
            </w:rPr>
          </w:pPr>
          <w:hyperlink w:anchor="_Toc509274847" w:history="1">
            <w:r w:rsidR="004A7675" w:rsidRPr="004A7675">
              <w:rPr>
                <w:rStyle w:val="Hyperlink"/>
                <w:rFonts w:cs="Arial"/>
                <w:noProof/>
              </w:rPr>
              <w:t>5.1 Change Impacts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_Toc509274847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43</w:t>
            </w:r>
            <w:r w:rsidR="004A7675" w:rsidRPr="004A7675">
              <w:rPr>
                <w:rFonts w:cs="Arial"/>
                <w:noProof/>
                <w:webHidden/>
              </w:rPr>
              <w:fldChar w:fldCharType="end"/>
            </w:r>
          </w:hyperlink>
        </w:p>
        <w:p w14:paraId="012ADBB3" w14:textId="77777777" w:rsidR="004A7675" w:rsidRPr="004A7675" w:rsidRDefault="00781EB0">
          <w:pPr>
            <w:pStyle w:val="TOC1"/>
            <w:tabs>
              <w:tab w:val="left" w:pos="480"/>
              <w:tab w:val="right" w:leader="dot" w:pos="9350"/>
            </w:tabs>
            <w:rPr>
              <w:rFonts w:eastAsiaTheme="minorEastAsia" w:cs="Arial"/>
              <w:noProof/>
              <w:sz w:val="22"/>
            </w:rPr>
          </w:pPr>
          <w:hyperlink w:anchor="_Toc509274848" w:history="1">
            <w:r w:rsidR="004A7675" w:rsidRPr="004A7675">
              <w:rPr>
                <w:rStyle w:val="Hyperlink"/>
                <w:rFonts w:cs="Arial"/>
                <w:noProof/>
              </w:rPr>
              <w:t>6</w:t>
            </w:r>
            <w:r w:rsidR="004A7675" w:rsidRPr="004A7675">
              <w:rPr>
                <w:rFonts w:eastAsiaTheme="minorEastAsia" w:cs="Arial"/>
                <w:noProof/>
                <w:sz w:val="22"/>
              </w:rPr>
              <w:tab/>
            </w:r>
            <w:r w:rsidR="004A7675" w:rsidRPr="004A7675">
              <w:rPr>
                <w:rStyle w:val="Hyperlink"/>
                <w:rFonts w:cs="Arial"/>
                <w:noProof/>
              </w:rPr>
              <w:t>Requirements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_Toc509274848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50</w:t>
            </w:r>
            <w:r w:rsidR="004A7675" w:rsidRPr="004A7675">
              <w:rPr>
                <w:rFonts w:cs="Arial"/>
                <w:noProof/>
                <w:webHidden/>
              </w:rPr>
              <w:fldChar w:fldCharType="end"/>
            </w:r>
          </w:hyperlink>
        </w:p>
        <w:p w14:paraId="643B0325" w14:textId="77777777" w:rsidR="004A7675" w:rsidRPr="004A7675" w:rsidRDefault="00781EB0">
          <w:pPr>
            <w:pStyle w:val="TOC1"/>
            <w:tabs>
              <w:tab w:val="left" w:pos="480"/>
              <w:tab w:val="right" w:leader="dot" w:pos="9350"/>
            </w:tabs>
            <w:rPr>
              <w:rFonts w:eastAsiaTheme="minorEastAsia" w:cs="Arial"/>
              <w:noProof/>
              <w:sz w:val="22"/>
            </w:rPr>
          </w:pPr>
          <w:hyperlink w:anchor="_Toc509274849" w:history="1">
            <w:r w:rsidR="004A7675" w:rsidRPr="004A7675">
              <w:rPr>
                <w:rStyle w:val="Hyperlink"/>
                <w:rFonts w:cs="Arial"/>
                <w:noProof/>
              </w:rPr>
              <w:t>7</w:t>
            </w:r>
            <w:r w:rsidR="004A7675" w:rsidRPr="004A7675">
              <w:rPr>
                <w:rFonts w:eastAsiaTheme="minorEastAsia" w:cs="Arial"/>
                <w:noProof/>
                <w:sz w:val="22"/>
              </w:rPr>
              <w:tab/>
            </w:r>
            <w:r w:rsidR="004A7675" w:rsidRPr="004A7675">
              <w:rPr>
                <w:rStyle w:val="Hyperlink"/>
                <w:rFonts w:cs="Arial"/>
                <w:noProof/>
              </w:rPr>
              <w:t>Tickets</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_Toc509274849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51</w:t>
            </w:r>
            <w:r w:rsidR="004A7675" w:rsidRPr="004A7675">
              <w:rPr>
                <w:rFonts w:cs="Arial"/>
                <w:noProof/>
                <w:webHidden/>
              </w:rPr>
              <w:fldChar w:fldCharType="end"/>
            </w:r>
          </w:hyperlink>
        </w:p>
        <w:p w14:paraId="46F48739" w14:textId="77777777" w:rsidR="004A7675" w:rsidRDefault="00781EB0">
          <w:pPr>
            <w:pStyle w:val="TOC1"/>
            <w:tabs>
              <w:tab w:val="right" w:leader="dot" w:pos="9350"/>
            </w:tabs>
            <w:rPr>
              <w:rFonts w:asciiTheme="minorHAnsi" w:eastAsiaTheme="minorEastAsia" w:hAnsiTheme="minorHAnsi" w:cstheme="minorBidi"/>
              <w:noProof/>
              <w:sz w:val="22"/>
            </w:rPr>
          </w:pPr>
          <w:hyperlink w:anchor="_Toc509274850" w:history="1">
            <w:r w:rsidR="004A7675" w:rsidRPr="004A7675">
              <w:rPr>
                <w:rStyle w:val="Hyperlink"/>
                <w:rFonts w:cs="Arial"/>
                <w:noProof/>
              </w:rPr>
              <w:t>7. Appendix</w:t>
            </w:r>
            <w:r w:rsidR="004A7675" w:rsidRPr="004A7675">
              <w:rPr>
                <w:rFonts w:cs="Arial"/>
                <w:noProof/>
                <w:webHidden/>
              </w:rPr>
              <w:tab/>
            </w:r>
            <w:r w:rsidR="004A7675" w:rsidRPr="004A7675">
              <w:rPr>
                <w:rFonts w:cs="Arial"/>
                <w:noProof/>
                <w:webHidden/>
              </w:rPr>
              <w:fldChar w:fldCharType="begin"/>
            </w:r>
            <w:r w:rsidR="004A7675" w:rsidRPr="004A7675">
              <w:rPr>
                <w:rFonts w:cs="Arial"/>
                <w:noProof/>
                <w:webHidden/>
              </w:rPr>
              <w:instrText xml:space="preserve"> PAGEREF _Toc509274850 \h </w:instrText>
            </w:r>
            <w:r w:rsidR="004A7675" w:rsidRPr="004A7675">
              <w:rPr>
                <w:rFonts w:cs="Arial"/>
                <w:noProof/>
                <w:webHidden/>
              </w:rPr>
            </w:r>
            <w:r w:rsidR="004A7675" w:rsidRPr="004A7675">
              <w:rPr>
                <w:rFonts w:cs="Arial"/>
                <w:noProof/>
                <w:webHidden/>
              </w:rPr>
              <w:fldChar w:fldCharType="separate"/>
            </w:r>
            <w:r w:rsidR="00B22115">
              <w:rPr>
                <w:rFonts w:cs="Arial"/>
                <w:noProof/>
                <w:webHidden/>
              </w:rPr>
              <w:t>52</w:t>
            </w:r>
            <w:r w:rsidR="004A7675" w:rsidRPr="004A7675">
              <w:rPr>
                <w:rFonts w:cs="Arial"/>
                <w:noProof/>
                <w:webHidden/>
              </w:rPr>
              <w:fldChar w:fldCharType="end"/>
            </w:r>
          </w:hyperlink>
        </w:p>
        <w:p w14:paraId="1D8F7ADE" w14:textId="18E67209" w:rsidR="005526A2" w:rsidRPr="00051345" w:rsidRDefault="005526A2">
          <w:pPr>
            <w:rPr>
              <w:rFonts w:ascii="Calibri Light" w:hAnsi="Calibri Light" w:cs="Arial"/>
            </w:rPr>
          </w:pPr>
          <w:r w:rsidRPr="00051345">
            <w:rPr>
              <w:rFonts w:ascii="Calibri Light" w:hAnsi="Calibri Light" w:cs="Arial"/>
              <w:b/>
              <w:bCs/>
              <w:noProof/>
              <w:sz w:val="24"/>
              <w:szCs w:val="24"/>
            </w:rPr>
            <w:fldChar w:fldCharType="end"/>
          </w:r>
        </w:p>
      </w:sdtContent>
    </w:sdt>
    <w:p w14:paraId="24695571" w14:textId="77777777" w:rsidR="00B80677" w:rsidRPr="00051345" w:rsidRDefault="00B80677" w:rsidP="00351753">
      <w:pPr>
        <w:jc w:val="both"/>
        <w:rPr>
          <w:rFonts w:ascii="Calibri Light" w:hAnsi="Calibri Light" w:cs="Arial"/>
          <w:b/>
          <w:sz w:val="24"/>
          <w:szCs w:val="24"/>
          <w:u w:val="single"/>
        </w:rPr>
      </w:pPr>
    </w:p>
    <w:p w14:paraId="77FF8BC4" w14:textId="77777777" w:rsidR="00063FDB" w:rsidRPr="00051345" w:rsidRDefault="00063FDB" w:rsidP="000062BF">
      <w:pPr>
        <w:ind w:left="360"/>
        <w:rPr>
          <w:rFonts w:ascii="Calibri Light" w:hAnsi="Calibri Light" w:cs="Arial"/>
          <w:highlight w:val="yellow"/>
        </w:rPr>
      </w:pPr>
    </w:p>
    <w:p w14:paraId="21A1D57E" w14:textId="77777777" w:rsidR="000062BF" w:rsidRPr="00051345" w:rsidRDefault="000062BF" w:rsidP="000062BF">
      <w:pPr>
        <w:tabs>
          <w:tab w:val="left" w:pos="0"/>
        </w:tabs>
        <w:ind w:left="360"/>
        <w:rPr>
          <w:rFonts w:ascii="Calibri Light" w:hAnsi="Calibri Light" w:cs="Arial"/>
          <w:highlight w:val="cyan"/>
        </w:rPr>
      </w:pPr>
    </w:p>
    <w:p w14:paraId="5887FCD7" w14:textId="77777777" w:rsidR="00C10ADC" w:rsidRPr="00051345" w:rsidRDefault="00C10ADC" w:rsidP="000062BF">
      <w:pPr>
        <w:tabs>
          <w:tab w:val="left" w:pos="0"/>
        </w:tabs>
        <w:ind w:left="360"/>
        <w:rPr>
          <w:rFonts w:ascii="Calibri Light" w:hAnsi="Calibri Light" w:cs="Arial"/>
          <w:highlight w:val="cyan"/>
        </w:rPr>
      </w:pPr>
    </w:p>
    <w:p w14:paraId="73FBBB8A" w14:textId="77777777" w:rsidR="00C10ADC" w:rsidRPr="00051345" w:rsidRDefault="00C10ADC" w:rsidP="000062BF">
      <w:pPr>
        <w:tabs>
          <w:tab w:val="left" w:pos="0"/>
        </w:tabs>
        <w:ind w:left="360"/>
        <w:rPr>
          <w:rFonts w:ascii="Calibri Light" w:hAnsi="Calibri Light" w:cs="Arial"/>
          <w:highlight w:val="cyan"/>
        </w:rPr>
      </w:pPr>
    </w:p>
    <w:p w14:paraId="1B568B81" w14:textId="77777777" w:rsidR="00C10ADC" w:rsidRPr="00051345" w:rsidRDefault="00C10ADC" w:rsidP="000062BF">
      <w:pPr>
        <w:tabs>
          <w:tab w:val="left" w:pos="0"/>
        </w:tabs>
        <w:ind w:left="360"/>
        <w:rPr>
          <w:rFonts w:ascii="Calibri Light" w:hAnsi="Calibri Light" w:cs="Arial"/>
          <w:highlight w:val="cyan"/>
        </w:rPr>
      </w:pPr>
    </w:p>
    <w:p w14:paraId="62329CC4" w14:textId="77777777" w:rsidR="00C10ADC" w:rsidRPr="00051345" w:rsidRDefault="00C10ADC" w:rsidP="000062BF">
      <w:pPr>
        <w:tabs>
          <w:tab w:val="left" w:pos="0"/>
        </w:tabs>
        <w:ind w:left="360"/>
        <w:rPr>
          <w:rFonts w:ascii="Calibri Light" w:hAnsi="Calibri Light" w:cs="Arial"/>
          <w:highlight w:val="cyan"/>
        </w:rPr>
      </w:pPr>
    </w:p>
    <w:p w14:paraId="4AB5014A" w14:textId="77777777" w:rsidR="00C10ADC" w:rsidRPr="00051345" w:rsidRDefault="00C10ADC" w:rsidP="000062BF">
      <w:pPr>
        <w:tabs>
          <w:tab w:val="left" w:pos="0"/>
        </w:tabs>
        <w:ind w:left="360"/>
        <w:rPr>
          <w:rFonts w:ascii="Calibri Light" w:hAnsi="Calibri Light" w:cs="Arial"/>
          <w:highlight w:val="cyan"/>
        </w:rPr>
      </w:pPr>
    </w:p>
    <w:p w14:paraId="1CFF57EA" w14:textId="77777777" w:rsidR="00C10ADC" w:rsidRPr="00051345" w:rsidRDefault="00C10ADC" w:rsidP="000062BF">
      <w:pPr>
        <w:tabs>
          <w:tab w:val="left" w:pos="0"/>
        </w:tabs>
        <w:ind w:left="360"/>
        <w:rPr>
          <w:rFonts w:ascii="Calibri Light" w:hAnsi="Calibri Light" w:cs="Arial"/>
          <w:highlight w:val="cyan"/>
        </w:rPr>
      </w:pPr>
    </w:p>
    <w:p w14:paraId="0ADC724B" w14:textId="77777777" w:rsidR="00C10ADC" w:rsidRPr="00051345" w:rsidRDefault="00C10ADC" w:rsidP="000062BF">
      <w:pPr>
        <w:tabs>
          <w:tab w:val="left" w:pos="0"/>
        </w:tabs>
        <w:ind w:left="360"/>
        <w:rPr>
          <w:rFonts w:ascii="Calibri Light" w:hAnsi="Calibri Light" w:cs="Arial"/>
          <w:highlight w:val="cyan"/>
        </w:rPr>
      </w:pPr>
    </w:p>
    <w:p w14:paraId="46196942" w14:textId="77777777" w:rsidR="00C10ADC" w:rsidRPr="00051345" w:rsidRDefault="00C10ADC" w:rsidP="000062BF">
      <w:pPr>
        <w:tabs>
          <w:tab w:val="left" w:pos="0"/>
        </w:tabs>
        <w:ind w:left="360"/>
        <w:rPr>
          <w:rFonts w:ascii="Calibri Light" w:hAnsi="Calibri Light" w:cs="Arial"/>
          <w:highlight w:val="cyan"/>
        </w:rPr>
      </w:pPr>
    </w:p>
    <w:p w14:paraId="57E7E3CA" w14:textId="77777777" w:rsidR="00C10ADC" w:rsidRPr="00051345" w:rsidRDefault="00C10ADC" w:rsidP="000062BF">
      <w:pPr>
        <w:tabs>
          <w:tab w:val="left" w:pos="0"/>
        </w:tabs>
        <w:ind w:left="360"/>
        <w:rPr>
          <w:rFonts w:ascii="Calibri Light" w:hAnsi="Calibri Light" w:cs="Arial"/>
          <w:highlight w:val="cyan"/>
        </w:rPr>
      </w:pPr>
    </w:p>
    <w:p w14:paraId="761A9BEA" w14:textId="77777777" w:rsidR="00C10ADC" w:rsidRPr="00051345" w:rsidRDefault="00C10ADC" w:rsidP="000062BF">
      <w:pPr>
        <w:tabs>
          <w:tab w:val="left" w:pos="0"/>
        </w:tabs>
        <w:ind w:left="360"/>
        <w:rPr>
          <w:rFonts w:ascii="Calibri Light" w:hAnsi="Calibri Light" w:cs="Arial"/>
          <w:highlight w:val="cyan"/>
        </w:rPr>
      </w:pPr>
    </w:p>
    <w:p w14:paraId="75DC508C" w14:textId="77777777" w:rsidR="00C10ADC" w:rsidRDefault="00C10ADC" w:rsidP="000062BF">
      <w:pPr>
        <w:tabs>
          <w:tab w:val="left" w:pos="0"/>
        </w:tabs>
        <w:ind w:left="360"/>
        <w:rPr>
          <w:rFonts w:ascii="Calibri Light" w:hAnsi="Calibri Light" w:cs="Arial"/>
          <w:highlight w:val="cyan"/>
        </w:rPr>
      </w:pPr>
    </w:p>
    <w:p w14:paraId="200B0478" w14:textId="77777777" w:rsidR="0025679B" w:rsidRDefault="0025679B" w:rsidP="000062BF">
      <w:pPr>
        <w:tabs>
          <w:tab w:val="left" w:pos="0"/>
        </w:tabs>
        <w:ind w:left="360"/>
        <w:rPr>
          <w:rFonts w:ascii="Calibri Light" w:hAnsi="Calibri Light" w:cs="Arial"/>
          <w:highlight w:val="cyan"/>
        </w:rPr>
      </w:pPr>
    </w:p>
    <w:p w14:paraId="61B741F0" w14:textId="77777777" w:rsidR="0025679B" w:rsidRDefault="0025679B" w:rsidP="000062BF">
      <w:pPr>
        <w:tabs>
          <w:tab w:val="left" w:pos="0"/>
        </w:tabs>
        <w:ind w:left="360"/>
        <w:rPr>
          <w:rFonts w:ascii="Calibri Light" w:hAnsi="Calibri Light" w:cs="Arial"/>
          <w:highlight w:val="cyan"/>
        </w:rPr>
      </w:pPr>
    </w:p>
    <w:p w14:paraId="4E6985EE" w14:textId="77777777" w:rsidR="0025679B" w:rsidRDefault="0025679B" w:rsidP="000062BF">
      <w:pPr>
        <w:tabs>
          <w:tab w:val="left" w:pos="0"/>
        </w:tabs>
        <w:ind w:left="360"/>
        <w:rPr>
          <w:rFonts w:ascii="Calibri Light" w:hAnsi="Calibri Light" w:cs="Arial"/>
          <w:highlight w:val="cyan"/>
        </w:rPr>
      </w:pPr>
    </w:p>
    <w:p w14:paraId="4143CAF6" w14:textId="77777777" w:rsidR="0025679B" w:rsidRDefault="0025679B" w:rsidP="000062BF">
      <w:pPr>
        <w:tabs>
          <w:tab w:val="left" w:pos="0"/>
        </w:tabs>
        <w:ind w:left="360"/>
        <w:rPr>
          <w:rFonts w:ascii="Calibri Light" w:hAnsi="Calibri Light" w:cs="Arial"/>
          <w:highlight w:val="cyan"/>
        </w:rPr>
      </w:pPr>
    </w:p>
    <w:p w14:paraId="60CE0E7D" w14:textId="77777777" w:rsidR="0025679B" w:rsidRDefault="0025679B" w:rsidP="000062BF">
      <w:pPr>
        <w:tabs>
          <w:tab w:val="left" w:pos="0"/>
        </w:tabs>
        <w:ind w:left="360"/>
        <w:rPr>
          <w:rFonts w:ascii="Calibri Light" w:hAnsi="Calibri Light" w:cs="Arial"/>
          <w:highlight w:val="cyan"/>
        </w:rPr>
      </w:pPr>
    </w:p>
    <w:p w14:paraId="5C0ECA6B" w14:textId="77777777" w:rsidR="0025679B" w:rsidRDefault="0025679B" w:rsidP="000062BF">
      <w:pPr>
        <w:tabs>
          <w:tab w:val="left" w:pos="0"/>
        </w:tabs>
        <w:ind w:left="360"/>
        <w:rPr>
          <w:rFonts w:ascii="Calibri Light" w:hAnsi="Calibri Light" w:cs="Arial"/>
          <w:highlight w:val="cyan"/>
        </w:rPr>
      </w:pPr>
    </w:p>
    <w:p w14:paraId="3E78521F" w14:textId="77777777" w:rsidR="0025679B" w:rsidRDefault="0025679B" w:rsidP="000062BF">
      <w:pPr>
        <w:tabs>
          <w:tab w:val="left" w:pos="0"/>
        </w:tabs>
        <w:ind w:left="360"/>
        <w:rPr>
          <w:rFonts w:ascii="Calibri Light" w:hAnsi="Calibri Light" w:cs="Arial"/>
          <w:highlight w:val="cyan"/>
        </w:rPr>
      </w:pPr>
    </w:p>
    <w:p w14:paraId="28F354A4" w14:textId="77777777" w:rsidR="0025679B" w:rsidRDefault="0025679B" w:rsidP="000062BF">
      <w:pPr>
        <w:tabs>
          <w:tab w:val="left" w:pos="0"/>
        </w:tabs>
        <w:ind w:left="360"/>
        <w:rPr>
          <w:rFonts w:ascii="Calibri Light" w:hAnsi="Calibri Light" w:cs="Arial"/>
          <w:highlight w:val="cyan"/>
        </w:rPr>
      </w:pPr>
    </w:p>
    <w:p w14:paraId="1A02E834" w14:textId="77777777" w:rsidR="0025679B" w:rsidRDefault="0025679B" w:rsidP="000062BF">
      <w:pPr>
        <w:tabs>
          <w:tab w:val="left" w:pos="0"/>
        </w:tabs>
        <w:ind w:left="360"/>
        <w:rPr>
          <w:rFonts w:ascii="Calibri Light" w:hAnsi="Calibri Light" w:cs="Arial"/>
          <w:highlight w:val="cyan"/>
        </w:rPr>
      </w:pPr>
    </w:p>
    <w:p w14:paraId="7C92D772" w14:textId="77777777" w:rsidR="0025679B" w:rsidRDefault="0025679B" w:rsidP="000062BF">
      <w:pPr>
        <w:tabs>
          <w:tab w:val="left" w:pos="0"/>
        </w:tabs>
        <w:ind w:left="360"/>
        <w:rPr>
          <w:rFonts w:ascii="Calibri Light" w:hAnsi="Calibri Light" w:cs="Arial"/>
          <w:highlight w:val="cyan"/>
        </w:rPr>
      </w:pPr>
    </w:p>
    <w:p w14:paraId="28603856" w14:textId="77777777" w:rsidR="0025679B" w:rsidRDefault="0025679B" w:rsidP="000062BF">
      <w:pPr>
        <w:tabs>
          <w:tab w:val="left" w:pos="0"/>
        </w:tabs>
        <w:ind w:left="360"/>
        <w:rPr>
          <w:rFonts w:ascii="Calibri Light" w:hAnsi="Calibri Light" w:cs="Arial"/>
          <w:highlight w:val="cyan"/>
        </w:rPr>
      </w:pPr>
    </w:p>
    <w:p w14:paraId="0E5E01E7" w14:textId="77777777" w:rsidR="0025679B" w:rsidRDefault="0025679B" w:rsidP="000062BF">
      <w:pPr>
        <w:rPr>
          <w:rFonts w:ascii="Calibri Light" w:hAnsi="Calibri Light" w:cs="Arial"/>
        </w:rPr>
      </w:pPr>
    </w:p>
    <w:p w14:paraId="477BB968" w14:textId="77777777" w:rsidR="003F7A19" w:rsidRDefault="003F7A19" w:rsidP="000062BF">
      <w:pPr>
        <w:rPr>
          <w:rFonts w:ascii="Calibri Light" w:hAnsi="Calibri Light" w:cs="Arial"/>
        </w:rPr>
      </w:pPr>
    </w:p>
    <w:p w14:paraId="7084B75A" w14:textId="77777777" w:rsidR="003F7A19" w:rsidRDefault="003F7A19" w:rsidP="000062BF">
      <w:pPr>
        <w:rPr>
          <w:rFonts w:ascii="Calibri Light" w:hAnsi="Calibri Light" w:cs="Arial"/>
        </w:rPr>
      </w:pPr>
    </w:p>
    <w:p w14:paraId="2E7AD91A" w14:textId="77777777" w:rsidR="003F7A19" w:rsidRDefault="003F7A19" w:rsidP="000062BF">
      <w:pPr>
        <w:rPr>
          <w:rFonts w:ascii="Calibri Light" w:hAnsi="Calibri Light" w:cs="Arial"/>
        </w:rPr>
      </w:pPr>
    </w:p>
    <w:p w14:paraId="39E79961" w14:textId="77777777" w:rsidR="003F7A19" w:rsidRDefault="003F7A19" w:rsidP="000062BF">
      <w:pPr>
        <w:rPr>
          <w:rFonts w:ascii="Calibri Light" w:hAnsi="Calibri Light" w:cs="Arial"/>
        </w:rPr>
      </w:pPr>
    </w:p>
    <w:p w14:paraId="04F3FD67" w14:textId="77777777" w:rsidR="003F7A19" w:rsidRDefault="003F7A19" w:rsidP="000062BF">
      <w:pPr>
        <w:rPr>
          <w:rFonts w:ascii="Calibri Light" w:hAnsi="Calibri Light" w:cs="Arial"/>
        </w:rPr>
      </w:pPr>
    </w:p>
    <w:p w14:paraId="1F4CFFC2" w14:textId="77777777" w:rsidR="003F7A19" w:rsidRDefault="003F7A19" w:rsidP="000062BF">
      <w:pPr>
        <w:rPr>
          <w:rFonts w:ascii="Calibri Light" w:hAnsi="Calibri Light" w:cs="Arial"/>
        </w:rPr>
      </w:pPr>
    </w:p>
    <w:p w14:paraId="67FC76D0" w14:textId="77777777" w:rsidR="003F7A19" w:rsidRDefault="003F7A19" w:rsidP="000062BF">
      <w:pPr>
        <w:rPr>
          <w:rFonts w:ascii="Calibri Light" w:hAnsi="Calibri Light" w:cs="Arial"/>
        </w:rPr>
      </w:pPr>
    </w:p>
    <w:p w14:paraId="5B66F263" w14:textId="77777777" w:rsidR="003F7A19" w:rsidRDefault="003F7A19" w:rsidP="000062BF">
      <w:pPr>
        <w:rPr>
          <w:rFonts w:ascii="Calibri Light" w:hAnsi="Calibri Light" w:cs="Arial"/>
        </w:rPr>
      </w:pPr>
    </w:p>
    <w:p w14:paraId="176D9E3A" w14:textId="77777777" w:rsidR="003F7A19" w:rsidRDefault="003F7A19" w:rsidP="000062BF">
      <w:pPr>
        <w:rPr>
          <w:rFonts w:ascii="Calibri Light" w:hAnsi="Calibri Light" w:cs="Arial"/>
        </w:rPr>
      </w:pPr>
    </w:p>
    <w:p w14:paraId="635BDDE0" w14:textId="77777777" w:rsidR="003F7A19" w:rsidRPr="00051345" w:rsidRDefault="003F7A19" w:rsidP="000062BF">
      <w:pPr>
        <w:rPr>
          <w:rFonts w:ascii="Calibri Light" w:hAnsi="Calibri Light" w:cs="Arial"/>
        </w:rPr>
      </w:pPr>
    </w:p>
    <w:p w14:paraId="565BCD2A" w14:textId="77777777" w:rsidR="000062BF" w:rsidRPr="00051345" w:rsidRDefault="000062BF" w:rsidP="000062BF">
      <w:pPr>
        <w:pStyle w:val="NormalCenteredBold"/>
        <w:rPr>
          <w:rFonts w:ascii="Calibri Light" w:hAnsi="Calibri Light" w:cs="Arial"/>
          <w:sz w:val="22"/>
          <w:szCs w:val="22"/>
        </w:rPr>
      </w:pPr>
      <w:r w:rsidRPr="00051345">
        <w:rPr>
          <w:rFonts w:ascii="Calibri Light" w:hAnsi="Calibri Light" w:cs="Arial"/>
          <w:sz w:val="22"/>
          <w:szCs w:val="22"/>
        </w:rPr>
        <w:t>This page intentionally left blank</w:t>
      </w:r>
    </w:p>
    <w:p w14:paraId="1ADAA897" w14:textId="77777777" w:rsidR="00E64C65" w:rsidRPr="00051345" w:rsidRDefault="00E64C65" w:rsidP="00351753">
      <w:pPr>
        <w:jc w:val="both"/>
        <w:rPr>
          <w:rFonts w:ascii="Calibri Light" w:hAnsi="Calibri Light" w:cs="Arial"/>
          <w:b/>
          <w:sz w:val="24"/>
          <w:szCs w:val="24"/>
        </w:rPr>
      </w:pPr>
    </w:p>
    <w:p w14:paraId="518264A6" w14:textId="77777777" w:rsidR="00E64C65" w:rsidRPr="00051345" w:rsidRDefault="00E64C65" w:rsidP="00351753">
      <w:pPr>
        <w:jc w:val="both"/>
        <w:rPr>
          <w:rFonts w:ascii="Calibri Light" w:hAnsi="Calibri Light" w:cs="Arial"/>
          <w:b/>
          <w:sz w:val="24"/>
          <w:szCs w:val="24"/>
        </w:rPr>
      </w:pPr>
    </w:p>
    <w:p w14:paraId="125C0C33" w14:textId="77777777" w:rsidR="00E64C65" w:rsidRPr="00051345" w:rsidRDefault="00E64C65" w:rsidP="00351753">
      <w:pPr>
        <w:jc w:val="both"/>
        <w:rPr>
          <w:rFonts w:ascii="Calibri Light" w:hAnsi="Calibri Light" w:cs="Arial"/>
          <w:b/>
          <w:sz w:val="24"/>
          <w:szCs w:val="24"/>
        </w:rPr>
      </w:pPr>
    </w:p>
    <w:p w14:paraId="704CB679" w14:textId="77777777" w:rsidR="00E0118B" w:rsidRPr="00051345" w:rsidRDefault="00E0118B" w:rsidP="002F58D0">
      <w:pPr>
        <w:pStyle w:val="Heading1"/>
        <w:rPr>
          <w:rFonts w:ascii="Calibri Light" w:hAnsi="Calibri Light"/>
        </w:rPr>
      </w:pPr>
      <w:bookmarkStart w:id="1" w:name="_Toc406588295"/>
      <w:bookmarkStart w:id="2" w:name="_Toc491613801"/>
      <w:bookmarkStart w:id="3" w:name="_Toc509274785"/>
      <w:bookmarkStart w:id="4" w:name="_Toc363729238"/>
      <w:r w:rsidRPr="00051345">
        <w:rPr>
          <w:rFonts w:ascii="Calibri Light" w:hAnsi="Calibri Light"/>
        </w:rPr>
        <w:lastRenderedPageBreak/>
        <w:t>Business Process Overview</w:t>
      </w:r>
      <w:bookmarkEnd w:id="1"/>
      <w:bookmarkEnd w:id="2"/>
      <w:bookmarkEnd w:id="3"/>
    </w:p>
    <w:p w14:paraId="4A0137C4" w14:textId="759112DA" w:rsidR="008224AC" w:rsidRPr="00051345" w:rsidRDefault="008224AC" w:rsidP="008224AC">
      <w:pPr>
        <w:pStyle w:val="Heading1Text"/>
        <w:spacing w:after="0"/>
        <w:rPr>
          <w:rFonts w:ascii="Calibri Light" w:hAnsi="Calibri Light"/>
          <w:szCs w:val="20"/>
        </w:rPr>
      </w:pPr>
      <w:r w:rsidRPr="00051345">
        <w:rPr>
          <w:rFonts w:ascii="Calibri Light" w:hAnsi="Calibri Light"/>
          <w:szCs w:val="20"/>
        </w:rPr>
        <w:t xml:space="preserve">The Handle Bill Inquiry process defines how to manage a variety of questions from a Business Partner (BP) regarding their bill, which will be done via </w:t>
      </w:r>
      <w:r w:rsidR="009539DF" w:rsidRPr="00051345">
        <w:rPr>
          <w:rFonts w:ascii="Calibri Light" w:hAnsi="Calibri Light"/>
          <w:szCs w:val="20"/>
        </w:rPr>
        <w:t>Hybris C4C</w:t>
      </w:r>
      <w:r w:rsidRPr="00051345">
        <w:rPr>
          <w:rFonts w:ascii="Calibri Light" w:hAnsi="Calibri Light"/>
          <w:szCs w:val="20"/>
        </w:rPr>
        <w:t>. These topics can range from general billing questions to E-Bill requests or Energy Advice Requests. If the inquiry is resolved by the CCC or BCD representative du</w:t>
      </w:r>
      <w:r w:rsidR="00357383">
        <w:rPr>
          <w:rFonts w:ascii="Calibri Light" w:hAnsi="Calibri Light"/>
          <w:szCs w:val="20"/>
        </w:rPr>
        <w:t>ring the call with the BP, an Activity</w:t>
      </w:r>
      <w:r w:rsidRPr="00051345">
        <w:rPr>
          <w:rFonts w:ascii="Calibri Light" w:hAnsi="Calibri Light"/>
          <w:szCs w:val="20"/>
        </w:rPr>
        <w:t xml:space="preserve"> will be manually created by the CCC or BCD representative to document the call and no further action is required.  However, if the inquiry is not resolved by the CCC or BCD representative, an </w:t>
      </w:r>
      <w:r w:rsidR="00357383">
        <w:rPr>
          <w:rFonts w:ascii="Calibri Light" w:hAnsi="Calibri Light"/>
          <w:szCs w:val="20"/>
        </w:rPr>
        <w:t>Activity</w:t>
      </w:r>
      <w:r w:rsidRPr="00051345">
        <w:rPr>
          <w:rFonts w:ascii="Calibri Light" w:hAnsi="Calibri Light"/>
          <w:szCs w:val="20"/>
        </w:rPr>
        <w:t xml:space="preserve"> will be created stating such and a </w:t>
      </w:r>
      <w:r w:rsidR="0025679B">
        <w:rPr>
          <w:rFonts w:ascii="Calibri Light" w:hAnsi="Calibri Light"/>
          <w:szCs w:val="20"/>
        </w:rPr>
        <w:t xml:space="preserve">ticket or a </w:t>
      </w:r>
      <w:r w:rsidRPr="00051345">
        <w:rPr>
          <w:rFonts w:ascii="Calibri Light" w:hAnsi="Calibri Light"/>
          <w:szCs w:val="20"/>
        </w:rPr>
        <w:t>BPEM case will be created and routed to the appropriate workgroup for further handling.</w:t>
      </w:r>
    </w:p>
    <w:p w14:paraId="2BC54521" w14:textId="77777777" w:rsidR="00E0118B" w:rsidRPr="00051345" w:rsidRDefault="00E0118B" w:rsidP="00E0118B">
      <w:pPr>
        <w:pStyle w:val="Heading1Text"/>
        <w:rPr>
          <w:rFonts w:ascii="Calibri Light" w:hAnsi="Calibri Light" w:cs="Arial"/>
        </w:rPr>
      </w:pPr>
    </w:p>
    <w:p w14:paraId="49F9BE2E" w14:textId="77777777" w:rsidR="00E0118B" w:rsidRPr="00051345" w:rsidRDefault="00E0118B" w:rsidP="00A137A7">
      <w:pPr>
        <w:pStyle w:val="Heading2"/>
      </w:pPr>
      <w:bookmarkStart w:id="5" w:name="_Toc406588296"/>
      <w:bookmarkStart w:id="6" w:name="_Toc491613802"/>
      <w:bookmarkStart w:id="7" w:name="_Toc509274786"/>
      <w:r w:rsidRPr="00051345">
        <w:t xml:space="preserve">Current Pain Points for </w:t>
      </w:r>
      <w:bookmarkEnd w:id="5"/>
      <w:r w:rsidR="00B333AA" w:rsidRPr="00051345">
        <w:t>Southern California Edison</w:t>
      </w:r>
      <w:bookmarkEnd w:id="6"/>
      <w:bookmarkEnd w:id="7"/>
    </w:p>
    <w:p w14:paraId="0D01D796" w14:textId="77777777" w:rsidR="00F03FF1" w:rsidRPr="00051345" w:rsidRDefault="00F03FF1" w:rsidP="00CB1894">
      <w:pPr>
        <w:pStyle w:val="Heading1Text"/>
        <w:numPr>
          <w:ilvl w:val="0"/>
          <w:numId w:val="11"/>
        </w:numPr>
        <w:rPr>
          <w:rFonts w:ascii="Calibri Light" w:hAnsi="Calibri Light" w:cs="Arial"/>
        </w:rPr>
      </w:pPr>
      <w:r w:rsidRPr="00051345">
        <w:rPr>
          <w:rFonts w:ascii="Calibri Light" w:hAnsi="Calibri Light" w:cs="Arial"/>
        </w:rPr>
        <w:t>General Bill Inquiries</w:t>
      </w:r>
    </w:p>
    <w:p w14:paraId="1AB8460C" w14:textId="77777777" w:rsidR="00F03FF1" w:rsidRPr="00051345" w:rsidRDefault="00F03FF1" w:rsidP="00661725">
      <w:pPr>
        <w:pStyle w:val="Heading1Text"/>
        <w:numPr>
          <w:ilvl w:val="1"/>
          <w:numId w:val="21"/>
        </w:numPr>
        <w:rPr>
          <w:rFonts w:ascii="Calibri Light" w:hAnsi="Calibri Light" w:cs="Arial"/>
        </w:rPr>
      </w:pPr>
      <w:r w:rsidRPr="00661725">
        <w:rPr>
          <w:rFonts w:ascii="Calibri Light" w:hAnsi="Calibri Light" w:cs="Arial"/>
        </w:rPr>
        <w:t>There are times when the BI Rep needs to forward the BI to additional depts. for further research.</w:t>
      </w:r>
    </w:p>
    <w:p w14:paraId="1890308A" w14:textId="242D7121" w:rsidR="00F03FF1" w:rsidRDefault="00661725" w:rsidP="00357383">
      <w:pPr>
        <w:pStyle w:val="Heading1Text"/>
        <w:numPr>
          <w:ilvl w:val="1"/>
          <w:numId w:val="21"/>
        </w:numPr>
        <w:rPr>
          <w:rFonts w:ascii="Calibri Light" w:hAnsi="Calibri Light" w:cs="Arial"/>
        </w:rPr>
      </w:pPr>
      <w:r>
        <w:rPr>
          <w:rFonts w:ascii="Calibri Light" w:hAnsi="Calibri Light" w:cs="Arial"/>
        </w:rPr>
        <w:t>Not all agents are able to address bill inquiries from customers, i</w:t>
      </w:r>
      <w:r w:rsidR="00F03FF1" w:rsidRPr="00051345">
        <w:rPr>
          <w:rFonts w:ascii="Calibri Light" w:hAnsi="Calibri Light" w:cs="Arial"/>
        </w:rPr>
        <w:t xml:space="preserve">n some cases BI’s are being created when perhaps they could be resolved </w:t>
      </w:r>
      <w:r>
        <w:rPr>
          <w:rFonts w:ascii="Calibri Light" w:hAnsi="Calibri Light" w:cs="Arial"/>
        </w:rPr>
        <w:t>with the first call.</w:t>
      </w:r>
    </w:p>
    <w:p w14:paraId="7D394308" w14:textId="6CC6B411" w:rsidR="00872179" w:rsidRPr="00051345" w:rsidRDefault="00872179" w:rsidP="00357383">
      <w:pPr>
        <w:pStyle w:val="Heading1Text"/>
        <w:numPr>
          <w:ilvl w:val="1"/>
          <w:numId w:val="21"/>
        </w:numPr>
        <w:rPr>
          <w:rFonts w:ascii="Calibri Light" w:hAnsi="Calibri Light" w:cs="Arial"/>
        </w:rPr>
      </w:pPr>
      <w:r>
        <w:rPr>
          <w:rFonts w:ascii="Calibri Light" w:hAnsi="Calibri Light" w:cs="Arial"/>
        </w:rPr>
        <w:t>No visibility to the status of B</w:t>
      </w:r>
      <w:r w:rsidR="008A3678">
        <w:rPr>
          <w:rFonts w:ascii="Calibri Light" w:hAnsi="Calibri Light" w:cs="Arial"/>
        </w:rPr>
        <w:t xml:space="preserve">illing </w:t>
      </w:r>
      <w:r>
        <w:rPr>
          <w:rFonts w:ascii="Calibri Light" w:hAnsi="Calibri Light" w:cs="Arial"/>
        </w:rPr>
        <w:t>I</w:t>
      </w:r>
      <w:r w:rsidR="008A3678">
        <w:rPr>
          <w:rFonts w:ascii="Calibri Light" w:hAnsi="Calibri Light" w:cs="Arial"/>
        </w:rPr>
        <w:t>nquiry</w:t>
      </w:r>
    </w:p>
    <w:p w14:paraId="2E3239B2" w14:textId="77777777" w:rsidR="00F03FF1" w:rsidRPr="00051345" w:rsidRDefault="000823FE" w:rsidP="00CB1894">
      <w:pPr>
        <w:pStyle w:val="Heading1Text"/>
        <w:numPr>
          <w:ilvl w:val="0"/>
          <w:numId w:val="11"/>
        </w:numPr>
        <w:rPr>
          <w:rFonts w:ascii="Calibri Light" w:hAnsi="Calibri Light" w:cs="Arial"/>
        </w:rPr>
      </w:pPr>
      <w:r>
        <w:rPr>
          <w:rFonts w:ascii="Calibri Light" w:hAnsi="Calibri Light" w:cs="Arial"/>
        </w:rPr>
        <w:t>E-</w:t>
      </w:r>
      <w:r w:rsidRPr="00051345">
        <w:rPr>
          <w:rFonts w:ascii="Calibri Light" w:hAnsi="Calibri Light" w:cs="Arial"/>
        </w:rPr>
        <w:t>Bill</w:t>
      </w:r>
    </w:p>
    <w:p w14:paraId="352BC953" w14:textId="77777777" w:rsidR="008E3705" w:rsidRPr="00051345" w:rsidRDefault="008E3705" w:rsidP="00357383">
      <w:pPr>
        <w:pStyle w:val="ListParagraph"/>
        <w:numPr>
          <w:ilvl w:val="1"/>
          <w:numId w:val="22"/>
        </w:numPr>
        <w:spacing w:before="40" w:after="40"/>
        <w:rPr>
          <w:rFonts w:ascii="Calibri Light" w:hAnsi="Calibri Light" w:cstheme="minorHAnsi"/>
          <w:color w:val="000000"/>
          <w:sz w:val="20"/>
        </w:rPr>
      </w:pPr>
      <w:r w:rsidRPr="00051345">
        <w:rPr>
          <w:rFonts w:ascii="Calibri Light" w:hAnsi="Calibri Light" w:cstheme="minorHAnsi"/>
          <w:color w:val="000000"/>
          <w:sz w:val="20"/>
        </w:rPr>
        <w:t xml:space="preserve">Not a consistent approach across all channels when offering Paperless billing when the customer has already declined. </w:t>
      </w:r>
    </w:p>
    <w:p w14:paraId="6BD738E3" w14:textId="77777777" w:rsidR="008E3705" w:rsidRPr="00051345" w:rsidRDefault="008E3705" w:rsidP="00357383">
      <w:pPr>
        <w:pStyle w:val="Heading1Text"/>
        <w:numPr>
          <w:ilvl w:val="1"/>
          <w:numId w:val="22"/>
        </w:numPr>
        <w:rPr>
          <w:rFonts w:ascii="Calibri Light" w:hAnsi="Calibri Light" w:cs="Arial"/>
        </w:rPr>
      </w:pPr>
      <w:r w:rsidRPr="00051345">
        <w:rPr>
          <w:rFonts w:ascii="Calibri Light" w:hAnsi="Calibri Light" w:cstheme="minorHAnsi"/>
          <w:color w:val="000000"/>
        </w:rPr>
        <w:t>Customer does not have access to historical bills in online following registration in Paperless Billing (only subsequent bills will appear). Results in call into the call center and confusion why they don’t have access to their data.</w:t>
      </w:r>
    </w:p>
    <w:p w14:paraId="3AAE3E19" w14:textId="77777777" w:rsidR="008E3705" w:rsidRPr="00051345" w:rsidRDefault="008E3705" w:rsidP="00357383">
      <w:pPr>
        <w:pStyle w:val="Heading1Text"/>
        <w:numPr>
          <w:ilvl w:val="1"/>
          <w:numId w:val="22"/>
        </w:numPr>
        <w:rPr>
          <w:rFonts w:ascii="Calibri Light" w:hAnsi="Calibri Light" w:cs="Arial"/>
        </w:rPr>
      </w:pPr>
      <w:r w:rsidRPr="00051345">
        <w:rPr>
          <w:rFonts w:ascii="Calibri Light" w:hAnsi="Calibri Light" w:cstheme="minorHAnsi"/>
          <w:color w:val="000000"/>
        </w:rPr>
        <w:t>Separate Customer Accounts for Deposit and Energy results in an incomplete view of the charges to the customer on their paperless bill which includes only Energy charges.</w:t>
      </w:r>
    </w:p>
    <w:p w14:paraId="499112A2" w14:textId="77777777" w:rsidR="008E3705" w:rsidRPr="00051345" w:rsidRDefault="008E3705" w:rsidP="00357383">
      <w:pPr>
        <w:pStyle w:val="Heading1Text"/>
        <w:numPr>
          <w:ilvl w:val="1"/>
          <w:numId w:val="22"/>
        </w:numPr>
        <w:rPr>
          <w:rFonts w:ascii="Calibri Light" w:hAnsi="Calibri Light" w:cs="Arial"/>
        </w:rPr>
      </w:pPr>
      <w:r w:rsidRPr="00051345">
        <w:rPr>
          <w:rFonts w:ascii="Calibri Light" w:hAnsi="Calibri Light" w:cstheme="minorHAnsi"/>
          <w:color w:val="000000"/>
        </w:rPr>
        <w:t>Auto enrolling / defaulting customers to Paperless Billing when they make an online payment is resulting in calls into the call center / complaints</w:t>
      </w:r>
    </w:p>
    <w:p w14:paraId="5D84AA9D" w14:textId="77777777" w:rsidR="008E3705" w:rsidRPr="00051345" w:rsidRDefault="008E3705" w:rsidP="00357383">
      <w:pPr>
        <w:pStyle w:val="Heading1Text"/>
        <w:numPr>
          <w:ilvl w:val="1"/>
          <w:numId w:val="22"/>
        </w:numPr>
        <w:rPr>
          <w:rFonts w:ascii="Calibri Light" w:hAnsi="Calibri Light" w:cs="Arial"/>
        </w:rPr>
      </w:pPr>
      <w:r w:rsidRPr="00051345">
        <w:rPr>
          <w:rFonts w:ascii="Calibri Light" w:hAnsi="Calibri Light" w:cstheme="minorHAnsi"/>
          <w:color w:val="000000"/>
        </w:rPr>
        <w:t>Paperless bills on My Account can only be associated to one user.</w:t>
      </w:r>
    </w:p>
    <w:p w14:paraId="45923A1A" w14:textId="77777777" w:rsidR="008E3705" w:rsidRPr="00051345" w:rsidRDefault="008E3705" w:rsidP="00357383">
      <w:pPr>
        <w:pStyle w:val="Heading1Text"/>
        <w:numPr>
          <w:ilvl w:val="1"/>
          <w:numId w:val="22"/>
        </w:numPr>
        <w:rPr>
          <w:rFonts w:ascii="Calibri Light" w:hAnsi="Calibri Light" w:cs="Arial"/>
        </w:rPr>
      </w:pPr>
      <w:r w:rsidRPr="00051345">
        <w:rPr>
          <w:rFonts w:ascii="Calibri Light" w:hAnsi="Calibri Light" w:cstheme="minorHAnsi"/>
          <w:color w:val="000000"/>
        </w:rPr>
        <w:t>From the CCC, agents are not viewing the bill in the same format making referencing the bill with the customer over the phone difficult.</w:t>
      </w:r>
    </w:p>
    <w:p w14:paraId="15CBD4F5" w14:textId="77777777" w:rsidR="00E20FC6" w:rsidRPr="00051345" w:rsidRDefault="00E0118B" w:rsidP="00A137A7">
      <w:pPr>
        <w:pStyle w:val="Heading2"/>
      </w:pPr>
      <w:bookmarkStart w:id="8" w:name="_Toc406588297"/>
      <w:bookmarkStart w:id="9" w:name="_Toc491613803"/>
      <w:bookmarkStart w:id="10" w:name="_Toc509274787"/>
      <w:r w:rsidRPr="00051345">
        <w:t>Responsible Parties</w:t>
      </w:r>
      <w:bookmarkEnd w:id="8"/>
      <w:bookmarkEnd w:id="9"/>
      <w:bookmarkEnd w:id="10"/>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67"/>
        <w:gridCol w:w="4747"/>
      </w:tblGrid>
      <w:tr w:rsidR="00E0118B" w:rsidRPr="00051345" w14:paraId="0B6FB3F7" w14:textId="77777777" w:rsidTr="00EF5230">
        <w:trPr>
          <w:cantSplit/>
          <w:trHeight w:val="432"/>
          <w:tblHeader/>
        </w:trPr>
        <w:tc>
          <w:tcPr>
            <w:tcW w:w="4567" w:type="dxa"/>
            <w:tcBorders>
              <w:top w:val="threeDEmboss" w:sz="6" w:space="0" w:color="auto"/>
              <w:bottom w:val="threeDEmboss" w:sz="6" w:space="0" w:color="auto"/>
            </w:tcBorders>
            <w:shd w:val="clear" w:color="auto" w:fill="F9FBAF"/>
            <w:vAlign w:val="center"/>
          </w:tcPr>
          <w:p w14:paraId="47B588DB"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Contact</w:t>
            </w:r>
          </w:p>
        </w:tc>
        <w:tc>
          <w:tcPr>
            <w:tcW w:w="4747" w:type="dxa"/>
            <w:tcBorders>
              <w:top w:val="threeDEmboss" w:sz="6" w:space="0" w:color="auto"/>
              <w:bottom w:val="threeDEmboss" w:sz="6" w:space="0" w:color="auto"/>
            </w:tcBorders>
            <w:shd w:val="clear" w:color="auto" w:fill="F9FBAF"/>
            <w:vAlign w:val="center"/>
          </w:tcPr>
          <w:p w14:paraId="1A5008D6"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Contact Person</w:t>
            </w:r>
          </w:p>
        </w:tc>
      </w:tr>
      <w:tr w:rsidR="00661E2B" w:rsidRPr="00051345" w14:paraId="5CAB8FF1" w14:textId="77777777" w:rsidTr="00EF5230">
        <w:trPr>
          <w:cantSplit/>
          <w:trHeight w:val="432"/>
        </w:trPr>
        <w:tc>
          <w:tcPr>
            <w:tcW w:w="4567" w:type="dxa"/>
            <w:tcBorders>
              <w:top w:val="threeDEmboss" w:sz="6" w:space="0" w:color="auto"/>
            </w:tcBorders>
            <w:vAlign w:val="center"/>
          </w:tcPr>
          <w:p w14:paraId="5757C360" w14:textId="77777777" w:rsidR="00661E2B" w:rsidRPr="00051345" w:rsidRDefault="00661E2B" w:rsidP="00661E2B">
            <w:pPr>
              <w:pStyle w:val="TableField-Left"/>
              <w:rPr>
                <w:rFonts w:ascii="Calibri Light" w:hAnsi="Calibri Light" w:cs="Arial"/>
              </w:rPr>
            </w:pPr>
            <w:r w:rsidRPr="00051345">
              <w:rPr>
                <w:rFonts w:ascii="Calibri Light" w:hAnsi="Calibri Light" w:cs="Arial"/>
              </w:rPr>
              <w:t>Southern California Edison Business Process Owner</w:t>
            </w:r>
          </w:p>
        </w:tc>
        <w:tc>
          <w:tcPr>
            <w:tcW w:w="4747" w:type="dxa"/>
            <w:tcBorders>
              <w:top w:val="threeDEmboss" w:sz="6" w:space="0" w:color="auto"/>
            </w:tcBorders>
            <w:vAlign w:val="center"/>
          </w:tcPr>
          <w:p w14:paraId="5CEF2000" w14:textId="77777777" w:rsidR="00661E2B" w:rsidRPr="00051345" w:rsidRDefault="00661E2B" w:rsidP="00661E2B">
            <w:pPr>
              <w:pStyle w:val="TableField-Left"/>
              <w:rPr>
                <w:rFonts w:ascii="Calibri Light" w:hAnsi="Calibri Light" w:cs="Arial"/>
              </w:rPr>
            </w:pPr>
            <w:r w:rsidRPr="00051345">
              <w:rPr>
                <w:rFonts w:ascii="Calibri Light" w:hAnsi="Calibri Light" w:cs="Arial"/>
              </w:rPr>
              <w:t>Janet Covington</w:t>
            </w:r>
          </w:p>
        </w:tc>
      </w:tr>
      <w:tr w:rsidR="00661E2B" w:rsidRPr="00051345" w14:paraId="69DC009D" w14:textId="77777777" w:rsidTr="00EF5230">
        <w:trPr>
          <w:cantSplit/>
          <w:trHeight w:val="432"/>
        </w:trPr>
        <w:tc>
          <w:tcPr>
            <w:tcW w:w="4567" w:type="dxa"/>
            <w:vAlign w:val="center"/>
          </w:tcPr>
          <w:p w14:paraId="3CBDF8A0" w14:textId="77777777" w:rsidR="00661E2B" w:rsidRPr="00051345" w:rsidRDefault="00661E2B" w:rsidP="00661E2B">
            <w:pPr>
              <w:pStyle w:val="TableField-Left"/>
              <w:rPr>
                <w:rFonts w:ascii="Calibri Light" w:hAnsi="Calibri Light" w:cs="Arial"/>
              </w:rPr>
            </w:pPr>
            <w:r w:rsidRPr="00051345">
              <w:rPr>
                <w:rFonts w:ascii="Calibri Light" w:hAnsi="Calibri Light" w:cs="Arial"/>
              </w:rPr>
              <w:t>Southern California Edison Lead</w:t>
            </w:r>
          </w:p>
        </w:tc>
        <w:tc>
          <w:tcPr>
            <w:tcW w:w="4747" w:type="dxa"/>
            <w:vAlign w:val="center"/>
          </w:tcPr>
          <w:p w14:paraId="5EF7F76D" w14:textId="77777777" w:rsidR="00661E2B" w:rsidRPr="00051345" w:rsidRDefault="00661E2B" w:rsidP="00661E2B">
            <w:pPr>
              <w:pStyle w:val="TableField-Left"/>
              <w:rPr>
                <w:rFonts w:ascii="Calibri Light" w:hAnsi="Calibri Light" w:cs="Arial"/>
              </w:rPr>
            </w:pPr>
            <w:r w:rsidRPr="00051345">
              <w:rPr>
                <w:rFonts w:ascii="Calibri Light" w:hAnsi="Calibri Light" w:cs="Arial"/>
              </w:rPr>
              <w:t>Christine Evans</w:t>
            </w:r>
          </w:p>
        </w:tc>
      </w:tr>
      <w:tr w:rsidR="00661E2B" w:rsidRPr="00051345" w14:paraId="012D0BD0" w14:textId="77777777" w:rsidTr="00EF5230">
        <w:trPr>
          <w:cantSplit/>
          <w:trHeight w:val="432"/>
        </w:trPr>
        <w:tc>
          <w:tcPr>
            <w:tcW w:w="4567" w:type="dxa"/>
            <w:vAlign w:val="center"/>
          </w:tcPr>
          <w:p w14:paraId="38107614" w14:textId="77777777" w:rsidR="00661E2B" w:rsidRPr="00051345" w:rsidRDefault="00661E2B" w:rsidP="00661E2B">
            <w:pPr>
              <w:pStyle w:val="TableField-Left"/>
              <w:rPr>
                <w:rFonts w:ascii="Calibri Light" w:hAnsi="Calibri Light" w:cs="Arial"/>
              </w:rPr>
            </w:pPr>
            <w:r w:rsidRPr="00051345">
              <w:rPr>
                <w:rFonts w:ascii="Calibri Light" w:hAnsi="Calibri Light" w:cs="Arial"/>
              </w:rPr>
              <w:t>HCL Functional Lead</w:t>
            </w:r>
          </w:p>
        </w:tc>
        <w:tc>
          <w:tcPr>
            <w:tcW w:w="4747" w:type="dxa"/>
            <w:vAlign w:val="center"/>
          </w:tcPr>
          <w:p w14:paraId="6A8EBE72" w14:textId="77777777" w:rsidR="00661E2B" w:rsidRPr="00051345" w:rsidRDefault="00661E2B" w:rsidP="00661E2B">
            <w:pPr>
              <w:pStyle w:val="TableField-Left"/>
              <w:rPr>
                <w:rFonts w:ascii="Calibri Light" w:hAnsi="Calibri Light" w:cs="Arial"/>
              </w:rPr>
            </w:pPr>
            <w:r w:rsidRPr="00051345">
              <w:rPr>
                <w:rFonts w:ascii="Calibri Light" w:hAnsi="Calibri Light" w:cs="Arial"/>
              </w:rPr>
              <w:t>Adrianus Halim</w:t>
            </w:r>
          </w:p>
        </w:tc>
      </w:tr>
      <w:tr w:rsidR="00661E2B" w:rsidRPr="00051345" w14:paraId="0CF6265F" w14:textId="77777777" w:rsidTr="00EF5230">
        <w:trPr>
          <w:cantSplit/>
          <w:trHeight w:val="432"/>
        </w:trPr>
        <w:tc>
          <w:tcPr>
            <w:tcW w:w="4567" w:type="dxa"/>
            <w:vAlign w:val="center"/>
          </w:tcPr>
          <w:p w14:paraId="382AC95C" w14:textId="77777777" w:rsidR="00661E2B" w:rsidRPr="00051345" w:rsidRDefault="00661E2B" w:rsidP="00661E2B">
            <w:pPr>
              <w:pStyle w:val="TableField-Left"/>
              <w:rPr>
                <w:rFonts w:ascii="Calibri Light" w:hAnsi="Calibri Light" w:cs="Arial"/>
              </w:rPr>
            </w:pPr>
            <w:r w:rsidRPr="00051345">
              <w:rPr>
                <w:rFonts w:ascii="Calibri Light" w:hAnsi="Calibri Light" w:cs="Arial"/>
              </w:rPr>
              <w:t>Solution Architect</w:t>
            </w:r>
          </w:p>
        </w:tc>
        <w:tc>
          <w:tcPr>
            <w:tcW w:w="4747" w:type="dxa"/>
            <w:vAlign w:val="center"/>
          </w:tcPr>
          <w:p w14:paraId="5C7B9B00" w14:textId="77777777" w:rsidR="00661E2B" w:rsidRPr="00051345" w:rsidRDefault="00661E2B" w:rsidP="00357383">
            <w:pPr>
              <w:pStyle w:val="TableField-Left"/>
              <w:rPr>
                <w:rFonts w:ascii="Calibri Light" w:hAnsi="Calibri Light" w:cs="Arial"/>
              </w:rPr>
            </w:pPr>
            <w:r w:rsidRPr="00051345">
              <w:rPr>
                <w:rFonts w:ascii="Calibri Light" w:hAnsi="Calibri Light" w:cs="Arial"/>
              </w:rPr>
              <w:t>Pedro Costa</w:t>
            </w:r>
          </w:p>
        </w:tc>
      </w:tr>
      <w:tr w:rsidR="00661E2B" w:rsidRPr="00051345" w14:paraId="3742A91C" w14:textId="77777777" w:rsidTr="00EF5230">
        <w:trPr>
          <w:cantSplit/>
          <w:trHeight w:val="432"/>
        </w:trPr>
        <w:tc>
          <w:tcPr>
            <w:tcW w:w="4567" w:type="dxa"/>
            <w:vAlign w:val="center"/>
          </w:tcPr>
          <w:p w14:paraId="5A2AB60B" w14:textId="77777777" w:rsidR="00661E2B" w:rsidRPr="00051345" w:rsidRDefault="00357383" w:rsidP="00357383">
            <w:pPr>
              <w:pStyle w:val="TableField-Left"/>
              <w:rPr>
                <w:rFonts w:ascii="Calibri Light" w:hAnsi="Calibri Light" w:cs="Arial"/>
              </w:rPr>
            </w:pPr>
            <w:r>
              <w:rPr>
                <w:rFonts w:ascii="Calibri Light" w:hAnsi="Calibri Light" w:cs="Arial"/>
              </w:rPr>
              <w:t xml:space="preserve">Front Office </w:t>
            </w:r>
            <w:r w:rsidR="00661E2B" w:rsidRPr="00051345">
              <w:rPr>
                <w:rFonts w:ascii="Calibri Light" w:hAnsi="Calibri Light" w:cs="Arial"/>
              </w:rPr>
              <w:t>Lead</w:t>
            </w:r>
          </w:p>
        </w:tc>
        <w:tc>
          <w:tcPr>
            <w:tcW w:w="4747" w:type="dxa"/>
            <w:vAlign w:val="center"/>
          </w:tcPr>
          <w:p w14:paraId="3396B24B" w14:textId="77777777" w:rsidR="00661E2B" w:rsidRPr="00051345" w:rsidRDefault="00661E2B" w:rsidP="00661E2B">
            <w:pPr>
              <w:pStyle w:val="TableField-Left"/>
              <w:rPr>
                <w:rFonts w:ascii="Calibri Light" w:hAnsi="Calibri Light" w:cs="Arial"/>
              </w:rPr>
            </w:pPr>
            <w:r w:rsidRPr="00051345">
              <w:rPr>
                <w:rFonts w:ascii="Calibri Light" w:hAnsi="Calibri Light" w:cs="Arial"/>
              </w:rPr>
              <w:t>Christine Evans</w:t>
            </w:r>
          </w:p>
        </w:tc>
      </w:tr>
      <w:tr w:rsidR="00661E2B" w:rsidRPr="00051345" w14:paraId="0E369595" w14:textId="77777777" w:rsidTr="00EF5230">
        <w:trPr>
          <w:cantSplit/>
          <w:trHeight w:val="432"/>
        </w:trPr>
        <w:tc>
          <w:tcPr>
            <w:tcW w:w="4567" w:type="dxa"/>
            <w:vAlign w:val="center"/>
          </w:tcPr>
          <w:p w14:paraId="135E640D" w14:textId="77777777" w:rsidR="00661E2B" w:rsidRPr="00051345" w:rsidRDefault="00661E2B" w:rsidP="00661E2B">
            <w:pPr>
              <w:pStyle w:val="TableField-Left"/>
              <w:rPr>
                <w:rFonts w:ascii="Calibri Light" w:hAnsi="Calibri Light" w:cs="Arial"/>
              </w:rPr>
            </w:pPr>
            <w:r w:rsidRPr="00051345">
              <w:rPr>
                <w:rFonts w:ascii="Calibri Light" w:hAnsi="Calibri Light" w:cs="Arial"/>
              </w:rPr>
              <w:lastRenderedPageBreak/>
              <w:t>Subject Matter Experts</w:t>
            </w:r>
          </w:p>
        </w:tc>
        <w:tc>
          <w:tcPr>
            <w:tcW w:w="4747" w:type="dxa"/>
            <w:vAlign w:val="center"/>
          </w:tcPr>
          <w:p w14:paraId="27310823" w14:textId="77777777" w:rsidR="00661E2B" w:rsidRDefault="006A5EFF" w:rsidP="00661E2B">
            <w:pPr>
              <w:pStyle w:val="TableField-Left"/>
              <w:rPr>
                <w:rFonts w:ascii="Calibri Light" w:hAnsi="Calibri Light" w:cs="Arial"/>
              </w:rPr>
            </w:pPr>
            <w:r>
              <w:rPr>
                <w:rFonts w:ascii="Calibri Light" w:hAnsi="Calibri Light" w:cs="Arial"/>
              </w:rPr>
              <w:t>Deborah Tillman</w:t>
            </w:r>
          </w:p>
          <w:p w14:paraId="1F11F026" w14:textId="77777777" w:rsidR="006A5EFF" w:rsidRPr="00051345" w:rsidRDefault="006A5EFF" w:rsidP="00661E2B">
            <w:pPr>
              <w:pStyle w:val="TableField-Left"/>
              <w:rPr>
                <w:rFonts w:ascii="Calibri Light" w:hAnsi="Calibri Light" w:cs="Arial"/>
              </w:rPr>
            </w:pPr>
            <w:r>
              <w:rPr>
                <w:rFonts w:ascii="Calibri Light" w:hAnsi="Calibri Light" w:cs="Arial"/>
              </w:rPr>
              <w:t>Scott Hirth</w:t>
            </w:r>
          </w:p>
        </w:tc>
      </w:tr>
      <w:tr w:rsidR="00661E2B" w:rsidRPr="00051345" w14:paraId="3967A6D1" w14:textId="77777777" w:rsidTr="00EF5230">
        <w:trPr>
          <w:cantSplit/>
          <w:trHeight w:val="432"/>
        </w:trPr>
        <w:tc>
          <w:tcPr>
            <w:tcW w:w="4567" w:type="dxa"/>
            <w:vAlign w:val="center"/>
          </w:tcPr>
          <w:p w14:paraId="5F153C4F" w14:textId="77777777" w:rsidR="00661E2B" w:rsidRPr="00051345" w:rsidRDefault="00661E2B" w:rsidP="00661E2B">
            <w:pPr>
              <w:pStyle w:val="TableField-Left"/>
              <w:rPr>
                <w:rFonts w:ascii="Calibri Light" w:hAnsi="Calibri Light" w:cs="Arial"/>
              </w:rPr>
            </w:pPr>
            <w:r w:rsidRPr="00051345">
              <w:rPr>
                <w:rFonts w:ascii="Calibri Light" w:hAnsi="Calibri Light" w:cs="Arial"/>
              </w:rPr>
              <w:t>Key User Group</w:t>
            </w:r>
          </w:p>
        </w:tc>
        <w:tc>
          <w:tcPr>
            <w:tcW w:w="4747" w:type="dxa"/>
            <w:vAlign w:val="center"/>
          </w:tcPr>
          <w:p w14:paraId="4CB791F8" w14:textId="77777777" w:rsidR="00661E2B" w:rsidRPr="00051345" w:rsidRDefault="00357383" w:rsidP="00661E2B">
            <w:pPr>
              <w:pStyle w:val="TableField-Left"/>
              <w:rPr>
                <w:rFonts w:ascii="Calibri Light" w:hAnsi="Calibri Light" w:cs="Arial"/>
              </w:rPr>
            </w:pPr>
            <w:r>
              <w:rPr>
                <w:rFonts w:ascii="Calibri Light" w:hAnsi="Calibri Light" w:cs="Arial"/>
              </w:rPr>
              <w:t>CCC, BCD, RSO</w:t>
            </w:r>
          </w:p>
        </w:tc>
      </w:tr>
    </w:tbl>
    <w:p w14:paraId="587783F4" w14:textId="77777777" w:rsidR="00E0118B" w:rsidRPr="00051345" w:rsidRDefault="00E0118B" w:rsidP="00A137A7">
      <w:pPr>
        <w:pStyle w:val="Heading2"/>
      </w:pPr>
      <w:bookmarkStart w:id="11" w:name="_Toc406588298"/>
      <w:bookmarkStart w:id="12" w:name="_Toc491613804"/>
      <w:bookmarkStart w:id="13" w:name="_Toc509274788"/>
      <w:r w:rsidRPr="00051345">
        <w:t>Document Control</w:t>
      </w:r>
      <w:bookmarkEnd w:id="11"/>
      <w:bookmarkEnd w:id="12"/>
      <w:bookmarkEnd w:id="13"/>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3"/>
        <w:gridCol w:w="3793"/>
        <w:gridCol w:w="1555"/>
        <w:gridCol w:w="2963"/>
      </w:tblGrid>
      <w:tr w:rsidR="00E0118B" w:rsidRPr="00051345" w14:paraId="6D35949F" w14:textId="77777777" w:rsidTr="00782922">
        <w:trPr>
          <w:cantSplit/>
          <w:trHeight w:val="432"/>
          <w:tblHeader/>
        </w:trPr>
        <w:tc>
          <w:tcPr>
            <w:tcW w:w="1008" w:type="dxa"/>
            <w:tcBorders>
              <w:top w:val="threeDEmboss" w:sz="6" w:space="0" w:color="auto"/>
              <w:bottom w:val="threeDEmboss" w:sz="6" w:space="0" w:color="auto"/>
            </w:tcBorders>
            <w:shd w:val="clear" w:color="auto" w:fill="F9FBAF"/>
            <w:vAlign w:val="center"/>
          </w:tcPr>
          <w:p w14:paraId="7C0E1449" w14:textId="77777777" w:rsidR="00E0118B" w:rsidRPr="00051345" w:rsidRDefault="00E0118B" w:rsidP="0035091A">
            <w:pPr>
              <w:pStyle w:val="TableHeader-Center"/>
              <w:rPr>
                <w:rFonts w:ascii="Calibri Light" w:hAnsi="Calibri Light" w:cs="Arial"/>
              </w:rPr>
            </w:pPr>
            <w:r w:rsidRPr="00051345">
              <w:rPr>
                <w:rFonts w:ascii="Calibri Light" w:hAnsi="Calibri Light" w:cs="Arial"/>
              </w:rPr>
              <w:t>Version</w:t>
            </w:r>
          </w:p>
        </w:tc>
        <w:tc>
          <w:tcPr>
            <w:tcW w:w="3870" w:type="dxa"/>
            <w:tcBorders>
              <w:top w:val="threeDEmboss" w:sz="6" w:space="0" w:color="auto"/>
              <w:bottom w:val="threeDEmboss" w:sz="6" w:space="0" w:color="auto"/>
            </w:tcBorders>
            <w:shd w:val="clear" w:color="auto" w:fill="F9FBAF"/>
            <w:vAlign w:val="center"/>
          </w:tcPr>
          <w:p w14:paraId="432D1CE5"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Description of Change</w:t>
            </w:r>
          </w:p>
        </w:tc>
        <w:tc>
          <w:tcPr>
            <w:tcW w:w="1566" w:type="dxa"/>
            <w:tcBorders>
              <w:top w:val="threeDEmboss" w:sz="6" w:space="0" w:color="auto"/>
              <w:bottom w:val="threeDEmboss" w:sz="6" w:space="0" w:color="auto"/>
            </w:tcBorders>
            <w:shd w:val="clear" w:color="auto" w:fill="F9FBAF"/>
            <w:vAlign w:val="center"/>
          </w:tcPr>
          <w:p w14:paraId="34BA5815"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Date</w:t>
            </w:r>
          </w:p>
        </w:tc>
        <w:tc>
          <w:tcPr>
            <w:tcW w:w="3024" w:type="dxa"/>
            <w:tcBorders>
              <w:top w:val="threeDEmboss" w:sz="6" w:space="0" w:color="auto"/>
              <w:bottom w:val="threeDEmboss" w:sz="6" w:space="0" w:color="auto"/>
            </w:tcBorders>
            <w:shd w:val="clear" w:color="auto" w:fill="F9FBAF"/>
            <w:vAlign w:val="center"/>
          </w:tcPr>
          <w:p w14:paraId="6BD1DDC4"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Author</w:t>
            </w:r>
          </w:p>
        </w:tc>
      </w:tr>
      <w:tr w:rsidR="00E0118B" w:rsidRPr="00051345" w14:paraId="1EDD658F" w14:textId="77777777" w:rsidTr="0035091A">
        <w:trPr>
          <w:cantSplit/>
          <w:trHeight w:val="432"/>
        </w:trPr>
        <w:tc>
          <w:tcPr>
            <w:tcW w:w="1008" w:type="dxa"/>
            <w:tcBorders>
              <w:top w:val="threeDEmboss" w:sz="6" w:space="0" w:color="auto"/>
            </w:tcBorders>
            <w:vAlign w:val="center"/>
          </w:tcPr>
          <w:p w14:paraId="3B9391AC" w14:textId="77777777" w:rsidR="00E0118B" w:rsidRPr="00051345" w:rsidRDefault="006A5EFF" w:rsidP="0035091A">
            <w:pPr>
              <w:pStyle w:val="TableField-Center"/>
              <w:rPr>
                <w:rFonts w:ascii="Calibri Light" w:hAnsi="Calibri Light" w:cs="Arial"/>
              </w:rPr>
            </w:pPr>
            <w:r>
              <w:rPr>
                <w:rFonts w:ascii="Calibri Light" w:hAnsi="Calibri Light" w:cs="Arial"/>
              </w:rPr>
              <w:t>0.1</w:t>
            </w:r>
          </w:p>
        </w:tc>
        <w:tc>
          <w:tcPr>
            <w:tcW w:w="3870" w:type="dxa"/>
            <w:tcBorders>
              <w:top w:val="threeDEmboss" w:sz="6" w:space="0" w:color="auto"/>
            </w:tcBorders>
            <w:vAlign w:val="center"/>
          </w:tcPr>
          <w:p w14:paraId="27483B58" w14:textId="77777777" w:rsidR="00E0118B" w:rsidRPr="00051345" w:rsidRDefault="00E0118B" w:rsidP="0035091A">
            <w:pPr>
              <w:pStyle w:val="TableField-Left"/>
              <w:rPr>
                <w:rFonts w:ascii="Calibri Light" w:hAnsi="Calibri Light" w:cs="Arial"/>
              </w:rPr>
            </w:pPr>
            <w:r w:rsidRPr="00051345">
              <w:rPr>
                <w:rFonts w:ascii="Calibri Light" w:hAnsi="Calibri Light" w:cs="Arial"/>
              </w:rPr>
              <w:t>Creation of Initial Version</w:t>
            </w:r>
          </w:p>
        </w:tc>
        <w:tc>
          <w:tcPr>
            <w:tcW w:w="1566" w:type="dxa"/>
            <w:tcBorders>
              <w:top w:val="threeDEmboss" w:sz="6" w:space="0" w:color="auto"/>
            </w:tcBorders>
            <w:vAlign w:val="center"/>
          </w:tcPr>
          <w:p w14:paraId="191959DD" w14:textId="77777777" w:rsidR="00E0118B" w:rsidRPr="00051345" w:rsidRDefault="006A5EFF" w:rsidP="0035091A">
            <w:pPr>
              <w:pStyle w:val="TableField-Left"/>
              <w:rPr>
                <w:rFonts w:ascii="Calibri Light" w:hAnsi="Calibri Light" w:cs="Arial"/>
              </w:rPr>
            </w:pPr>
            <w:r>
              <w:rPr>
                <w:rFonts w:ascii="Calibri Light" w:hAnsi="Calibri Light" w:cs="Arial"/>
              </w:rPr>
              <w:t>0</w:t>
            </w:r>
            <w:r w:rsidR="00661E2B" w:rsidRPr="00051345">
              <w:rPr>
                <w:rFonts w:ascii="Calibri Light" w:hAnsi="Calibri Light" w:cs="Arial"/>
              </w:rPr>
              <w:t>1/</w:t>
            </w:r>
            <w:r>
              <w:rPr>
                <w:rFonts w:ascii="Calibri Light" w:hAnsi="Calibri Light" w:cs="Arial"/>
              </w:rPr>
              <w:t>0</w:t>
            </w:r>
            <w:r w:rsidR="00661E2B" w:rsidRPr="00051345">
              <w:rPr>
                <w:rFonts w:ascii="Calibri Light" w:hAnsi="Calibri Light" w:cs="Arial"/>
              </w:rPr>
              <w:t>8/2018</w:t>
            </w:r>
          </w:p>
        </w:tc>
        <w:tc>
          <w:tcPr>
            <w:tcW w:w="3024" w:type="dxa"/>
            <w:tcBorders>
              <w:top w:val="threeDEmboss" w:sz="6" w:space="0" w:color="auto"/>
            </w:tcBorders>
            <w:vAlign w:val="center"/>
          </w:tcPr>
          <w:p w14:paraId="7C994447" w14:textId="77777777" w:rsidR="00E0118B" w:rsidRPr="00051345" w:rsidRDefault="00661E2B" w:rsidP="0035091A">
            <w:pPr>
              <w:pStyle w:val="TableField-Left"/>
              <w:rPr>
                <w:rFonts w:ascii="Calibri Light" w:hAnsi="Calibri Light" w:cs="Arial"/>
              </w:rPr>
            </w:pPr>
            <w:r w:rsidRPr="00051345">
              <w:rPr>
                <w:rFonts w:ascii="Calibri Light" w:hAnsi="Calibri Light" w:cs="Arial"/>
              </w:rPr>
              <w:t>Jessica Marsillo</w:t>
            </w:r>
          </w:p>
        </w:tc>
      </w:tr>
      <w:tr w:rsidR="00E0118B" w:rsidRPr="00051345" w14:paraId="3B84FE25" w14:textId="77777777" w:rsidTr="0035091A">
        <w:trPr>
          <w:cantSplit/>
          <w:trHeight w:val="432"/>
        </w:trPr>
        <w:tc>
          <w:tcPr>
            <w:tcW w:w="1008" w:type="dxa"/>
            <w:vAlign w:val="center"/>
          </w:tcPr>
          <w:p w14:paraId="2E8DEBE7" w14:textId="77777777" w:rsidR="00E0118B" w:rsidRPr="00051345" w:rsidRDefault="006A5EFF" w:rsidP="0035091A">
            <w:pPr>
              <w:pStyle w:val="TableField-Center"/>
              <w:rPr>
                <w:rFonts w:ascii="Calibri Light" w:hAnsi="Calibri Light" w:cs="Arial"/>
              </w:rPr>
            </w:pPr>
            <w:r>
              <w:rPr>
                <w:rFonts w:ascii="Calibri Light" w:hAnsi="Calibri Light" w:cs="Arial"/>
              </w:rPr>
              <w:t>0.2</w:t>
            </w:r>
          </w:p>
        </w:tc>
        <w:tc>
          <w:tcPr>
            <w:tcW w:w="3870" w:type="dxa"/>
            <w:vAlign w:val="center"/>
          </w:tcPr>
          <w:p w14:paraId="159FC54D" w14:textId="77777777" w:rsidR="00E0118B" w:rsidRPr="00051345" w:rsidRDefault="006A5EFF" w:rsidP="0035091A">
            <w:pPr>
              <w:pStyle w:val="TableField-Left"/>
              <w:rPr>
                <w:rFonts w:ascii="Calibri Light" w:hAnsi="Calibri Light" w:cs="Arial"/>
              </w:rPr>
            </w:pPr>
            <w:r>
              <w:rPr>
                <w:rFonts w:ascii="Calibri Light" w:hAnsi="Calibri Light" w:cs="Arial"/>
              </w:rPr>
              <w:t>Review</w:t>
            </w:r>
          </w:p>
        </w:tc>
        <w:tc>
          <w:tcPr>
            <w:tcW w:w="1566" w:type="dxa"/>
            <w:vAlign w:val="center"/>
          </w:tcPr>
          <w:p w14:paraId="2D60E048" w14:textId="77777777" w:rsidR="00E0118B" w:rsidRPr="00051345" w:rsidRDefault="006A5EFF" w:rsidP="0035091A">
            <w:pPr>
              <w:pStyle w:val="TableField-Left"/>
              <w:rPr>
                <w:rFonts w:ascii="Calibri Light" w:hAnsi="Calibri Light" w:cs="Arial"/>
              </w:rPr>
            </w:pPr>
            <w:r>
              <w:rPr>
                <w:rFonts w:ascii="Calibri Light" w:hAnsi="Calibri Light" w:cs="Arial"/>
              </w:rPr>
              <w:t>03/01/2018</w:t>
            </w:r>
          </w:p>
        </w:tc>
        <w:tc>
          <w:tcPr>
            <w:tcW w:w="3024" w:type="dxa"/>
            <w:vAlign w:val="center"/>
          </w:tcPr>
          <w:p w14:paraId="788904AB" w14:textId="77777777" w:rsidR="00E0118B" w:rsidRPr="00051345" w:rsidRDefault="006A5EFF" w:rsidP="00357383">
            <w:pPr>
              <w:pStyle w:val="TableField-Left"/>
              <w:rPr>
                <w:rFonts w:ascii="Calibri Light" w:hAnsi="Calibri Light" w:cs="Arial"/>
              </w:rPr>
            </w:pPr>
            <w:r>
              <w:rPr>
                <w:rFonts w:ascii="Calibri Light" w:hAnsi="Calibri Light" w:cs="Arial"/>
              </w:rPr>
              <w:t xml:space="preserve">Tuan Howe </w:t>
            </w:r>
            <w:r w:rsidR="00357383">
              <w:rPr>
                <w:rFonts w:ascii="Calibri Light" w:hAnsi="Calibri Light" w:cs="Arial"/>
              </w:rPr>
              <w:t>Y</w:t>
            </w:r>
            <w:r>
              <w:rPr>
                <w:rFonts w:ascii="Calibri Light" w:hAnsi="Calibri Light" w:cs="Arial"/>
              </w:rPr>
              <w:t>ap</w:t>
            </w:r>
          </w:p>
        </w:tc>
      </w:tr>
      <w:tr w:rsidR="00E0118B" w:rsidRPr="00051345" w14:paraId="42D708B0" w14:textId="77777777" w:rsidTr="0035091A">
        <w:trPr>
          <w:cantSplit/>
          <w:trHeight w:val="432"/>
        </w:trPr>
        <w:tc>
          <w:tcPr>
            <w:tcW w:w="1008" w:type="dxa"/>
            <w:vAlign w:val="center"/>
          </w:tcPr>
          <w:p w14:paraId="7816AC2D" w14:textId="77777777" w:rsidR="00E0118B" w:rsidRPr="00051345" w:rsidRDefault="006A5EFF" w:rsidP="0035091A">
            <w:pPr>
              <w:pStyle w:val="TableField-Center"/>
              <w:rPr>
                <w:rFonts w:ascii="Calibri Light" w:hAnsi="Calibri Light" w:cs="Arial"/>
              </w:rPr>
            </w:pPr>
            <w:r>
              <w:rPr>
                <w:rFonts w:ascii="Calibri Light" w:hAnsi="Calibri Light" w:cs="Arial"/>
              </w:rPr>
              <w:t>0.3</w:t>
            </w:r>
          </w:p>
        </w:tc>
        <w:tc>
          <w:tcPr>
            <w:tcW w:w="3870" w:type="dxa"/>
            <w:vAlign w:val="center"/>
          </w:tcPr>
          <w:p w14:paraId="18D83947" w14:textId="77777777" w:rsidR="00E0118B" w:rsidRPr="00051345" w:rsidRDefault="006A5EFF" w:rsidP="0035091A">
            <w:pPr>
              <w:pStyle w:val="TableField-Left"/>
              <w:rPr>
                <w:rFonts w:ascii="Calibri Light" w:hAnsi="Calibri Light" w:cs="Arial"/>
              </w:rPr>
            </w:pPr>
            <w:r>
              <w:rPr>
                <w:rFonts w:ascii="Calibri Light" w:hAnsi="Calibri Light" w:cs="Arial"/>
              </w:rPr>
              <w:t>Update</w:t>
            </w:r>
          </w:p>
        </w:tc>
        <w:tc>
          <w:tcPr>
            <w:tcW w:w="1566" w:type="dxa"/>
            <w:vAlign w:val="center"/>
          </w:tcPr>
          <w:p w14:paraId="3A1A273E" w14:textId="77777777" w:rsidR="00E0118B" w:rsidRPr="00051345" w:rsidRDefault="006A5EFF" w:rsidP="0035091A">
            <w:pPr>
              <w:pStyle w:val="TableField-Left"/>
              <w:rPr>
                <w:rFonts w:ascii="Calibri Light" w:hAnsi="Calibri Light" w:cs="Arial"/>
              </w:rPr>
            </w:pPr>
            <w:r>
              <w:rPr>
                <w:rFonts w:ascii="Calibri Light" w:hAnsi="Calibri Light" w:cs="Arial"/>
              </w:rPr>
              <w:t>03/08/2018</w:t>
            </w:r>
          </w:p>
        </w:tc>
        <w:tc>
          <w:tcPr>
            <w:tcW w:w="3024" w:type="dxa"/>
            <w:vAlign w:val="center"/>
          </w:tcPr>
          <w:p w14:paraId="1860562F" w14:textId="77777777" w:rsidR="00E0118B" w:rsidRPr="00051345" w:rsidRDefault="006A5EFF" w:rsidP="0035091A">
            <w:pPr>
              <w:pStyle w:val="TableField-Left"/>
              <w:rPr>
                <w:rFonts w:ascii="Calibri Light" w:hAnsi="Calibri Light" w:cs="Arial"/>
              </w:rPr>
            </w:pPr>
            <w:r>
              <w:rPr>
                <w:rFonts w:ascii="Calibri Light" w:hAnsi="Calibri Light" w:cs="Arial"/>
              </w:rPr>
              <w:t>Jessica M / Tuan Y</w:t>
            </w:r>
          </w:p>
        </w:tc>
      </w:tr>
      <w:tr w:rsidR="0074077E" w:rsidRPr="00051345" w14:paraId="656D6633" w14:textId="77777777" w:rsidTr="0035091A">
        <w:trPr>
          <w:cantSplit/>
          <w:trHeight w:val="432"/>
        </w:trPr>
        <w:tc>
          <w:tcPr>
            <w:tcW w:w="1008" w:type="dxa"/>
            <w:vAlign w:val="center"/>
          </w:tcPr>
          <w:p w14:paraId="4E7529F1" w14:textId="77777777" w:rsidR="0074077E" w:rsidRDefault="0074077E" w:rsidP="0035091A">
            <w:pPr>
              <w:pStyle w:val="TableField-Center"/>
              <w:rPr>
                <w:rFonts w:ascii="Calibri Light" w:hAnsi="Calibri Light" w:cs="Arial"/>
              </w:rPr>
            </w:pPr>
            <w:r>
              <w:rPr>
                <w:rFonts w:ascii="Calibri Light" w:hAnsi="Calibri Light" w:cs="Arial"/>
              </w:rPr>
              <w:t>0.4</w:t>
            </w:r>
          </w:p>
        </w:tc>
        <w:tc>
          <w:tcPr>
            <w:tcW w:w="3870" w:type="dxa"/>
            <w:vAlign w:val="center"/>
          </w:tcPr>
          <w:p w14:paraId="7FD6F2DD" w14:textId="77777777" w:rsidR="0074077E" w:rsidRDefault="0074077E" w:rsidP="0035091A">
            <w:pPr>
              <w:pStyle w:val="TableField-Left"/>
              <w:rPr>
                <w:rFonts w:ascii="Calibri Light" w:hAnsi="Calibri Light" w:cs="Arial"/>
              </w:rPr>
            </w:pPr>
            <w:r>
              <w:rPr>
                <w:rFonts w:ascii="Calibri Light" w:hAnsi="Calibri Light" w:cs="Arial"/>
              </w:rPr>
              <w:t>Update based on Adrian review</w:t>
            </w:r>
          </w:p>
        </w:tc>
        <w:tc>
          <w:tcPr>
            <w:tcW w:w="1566" w:type="dxa"/>
            <w:vAlign w:val="center"/>
          </w:tcPr>
          <w:p w14:paraId="74301333" w14:textId="77777777" w:rsidR="0074077E" w:rsidRDefault="0074077E" w:rsidP="0035091A">
            <w:pPr>
              <w:pStyle w:val="TableField-Left"/>
              <w:rPr>
                <w:rFonts w:ascii="Calibri Light" w:hAnsi="Calibri Light" w:cs="Arial"/>
              </w:rPr>
            </w:pPr>
            <w:r>
              <w:rPr>
                <w:rFonts w:ascii="Calibri Light" w:hAnsi="Calibri Light" w:cs="Arial"/>
              </w:rPr>
              <w:t>03/11/2018</w:t>
            </w:r>
          </w:p>
        </w:tc>
        <w:tc>
          <w:tcPr>
            <w:tcW w:w="3024" w:type="dxa"/>
            <w:vAlign w:val="center"/>
          </w:tcPr>
          <w:p w14:paraId="735D82BC" w14:textId="77777777" w:rsidR="0074077E" w:rsidRDefault="0074077E" w:rsidP="0035091A">
            <w:pPr>
              <w:pStyle w:val="TableField-Left"/>
              <w:rPr>
                <w:rFonts w:ascii="Calibri Light" w:hAnsi="Calibri Light" w:cs="Arial"/>
              </w:rPr>
            </w:pPr>
            <w:r>
              <w:rPr>
                <w:rFonts w:ascii="Calibri Light" w:hAnsi="Calibri Light" w:cs="Arial"/>
              </w:rPr>
              <w:t>Tuan Howe Yap</w:t>
            </w:r>
          </w:p>
        </w:tc>
      </w:tr>
      <w:tr w:rsidR="00127B2F" w:rsidRPr="00051345" w14:paraId="2AF4851F" w14:textId="77777777" w:rsidTr="0035091A">
        <w:trPr>
          <w:cantSplit/>
          <w:trHeight w:val="432"/>
        </w:trPr>
        <w:tc>
          <w:tcPr>
            <w:tcW w:w="1008" w:type="dxa"/>
            <w:vAlign w:val="center"/>
          </w:tcPr>
          <w:p w14:paraId="30F68EC4" w14:textId="77777777" w:rsidR="00127B2F" w:rsidRDefault="00127B2F" w:rsidP="0035091A">
            <w:pPr>
              <w:pStyle w:val="TableField-Center"/>
              <w:rPr>
                <w:rFonts w:ascii="Calibri Light" w:hAnsi="Calibri Light" w:cs="Arial"/>
              </w:rPr>
            </w:pPr>
            <w:r>
              <w:rPr>
                <w:rFonts w:ascii="Calibri Light" w:hAnsi="Calibri Light" w:cs="Arial"/>
              </w:rPr>
              <w:t>0.5</w:t>
            </w:r>
          </w:p>
        </w:tc>
        <w:tc>
          <w:tcPr>
            <w:tcW w:w="3870" w:type="dxa"/>
            <w:vAlign w:val="center"/>
          </w:tcPr>
          <w:p w14:paraId="7DCFBFAE" w14:textId="77777777" w:rsidR="00127B2F" w:rsidRDefault="003F7A19" w:rsidP="0035091A">
            <w:pPr>
              <w:pStyle w:val="TableField-Left"/>
              <w:rPr>
                <w:rFonts w:ascii="Calibri Light" w:hAnsi="Calibri Light" w:cs="Arial"/>
              </w:rPr>
            </w:pPr>
            <w:r>
              <w:rPr>
                <w:rFonts w:ascii="Calibri Light" w:hAnsi="Calibri Light" w:cs="Arial"/>
              </w:rPr>
              <w:t>Review and update</w:t>
            </w:r>
          </w:p>
        </w:tc>
        <w:tc>
          <w:tcPr>
            <w:tcW w:w="1566" w:type="dxa"/>
            <w:vAlign w:val="center"/>
          </w:tcPr>
          <w:p w14:paraId="25F9652F" w14:textId="77777777" w:rsidR="00127B2F" w:rsidRDefault="00127B2F" w:rsidP="0035091A">
            <w:pPr>
              <w:pStyle w:val="TableField-Left"/>
              <w:rPr>
                <w:rFonts w:ascii="Calibri Light" w:hAnsi="Calibri Light" w:cs="Arial"/>
              </w:rPr>
            </w:pPr>
            <w:r>
              <w:rPr>
                <w:rFonts w:ascii="Calibri Light" w:hAnsi="Calibri Light" w:cs="Arial"/>
              </w:rPr>
              <w:t>03/11/2018</w:t>
            </w:r>
          </w:p>
        </w:tc>
        <w:tc>
          <w:tcPr>
            <w:tcW w:w="3024" w:type="dxa"/>
            <w:vAlign w:val="center"/>
          </w:tcPr>
          <w:p w14:paraId="6BAB6FFF" w14:textId="77777777" w:rsidR="00127B2F" w:rsidRDefault="00127B2F" w:rsidP="0035091A">
            <w:pPr>
              <w:pStyle w:val="TableField-Left"/>
              <w:rPr>
                <w:rFonts w:ascii="Calibri Light" w:hAnsi="Calibri Light" w:cs="Arial"/>
              </w:rPr>
            </w:pPr>
            <w:r>
              <w:rPr>
                <w:rFonts w:ascii="Calibri Light" w:hAnsi="Calibri Light" w:cs="Arial"/>
              </w:rPr>
              <w:t>Jessica Marsillo</w:t>
            </w:r>
          </w:p>
        </w:tc>
      </w:tr>
      <w:tr w:rsidR="003F7A19" w:rsidRPr="00051345" w14:paraId="2EAA2317" w14:textId="77777777" w:rsidTr="0035091A">
        <w:trPr>
          <w:cantSplit/>
          <w:trHeight w:val="432"/>
        </w:trPr>
        <w:tc>
          <w:tcPr>
            <w:tcW w:w="1008" w:type="dxa"/>
            <w:vAlign w:val="center"/>
          </w:tcPr>
          <w:p w14:paraId="01A3B6EE" w14:textId="77777777" w:rsidR="003F7A19" w:rsidRDefault="003F7A19" w:rsidP="0035091A">
            <w:pPr>
              <w:pStyle w:val="TableField-Center"/>
              <w:rPr>
                <w:rFonts w:ascii="Calibri Light" w:hAnsi="Calibri Light" w:cs="Arial"/>
              </w:rPr>
            </w:pPr>
            <w:r>
              <w:rPr>
                <w:rFonts w:ascii="Calibri Light" w:hAnsi="Calibri Light" w:cs="Arial"/>
              </w:rPr>
              <w:t>0.6</w:t>
            </w:r>
          </w:p>
        </w:tc>
        <w:tc>
          <w:tcPr>
            <w:tcW w:w="3870" w:type="dxa"/>
            <w:vAlign w:val="center"/>
          </w:tcPr>
          <w:p w14:paraId="00AD7293" w14:textId="77777777" w:rsidR="003F7A19" w:rsidRDefault="003F7A19" w:rsidP="0035091A">
            <w:pPr>
              <w:pStyle w:val="TableField-Left"/>
              <w:rPr>
                <w:rFonts w:ascii="Calibri Light" w:hAnsi="Calibri Light" w:cs="Arial"/>
              </w:rPr>
            </w:pPr>
            <w:r>
              <w:rPr>
                <w:rFonts w:ascii="Calibri Light" w:hAnsi="Calibri Light" w:cs="Arial"/>
              </w:rPr>
              <w:t>Update based on Pedro review</w:t>
            </w:r>
          </w:p>
        </w:tc>
        <w:tc>
          <w:tcPr>
            <w:tcW w:w="1566" w:type="dxa"/>
            <w:vAlign w:val="center"/>
          </w:tcPr>
          <w:p w14:paraId="19112807" w14:textId="77777777" w:rsidR="003F7A19" w:rsidRDefault="003F7A19" w:rsidP="0035091A">
            <w:pPr>
              <w:pStyle w:val="TableField-Left"/>
              <w:rPr>
                <w:rFonts w:ascii="Calibri Light" w:hAnsi="Calibri Light" w:cs="Arial"/>
              </w:rPr>
            </w:pPr>
            <w:r>
              <w:rPr>
                <w:rFonts w:ascii="Calibri Light" w:hAnsi="Calibri Light" w:cs="Arial"/>
              </w:rPr>
              <w:t>03/12/2018</w:t>
            </w:r>
          </w:p>
        </w:tc>
        <w:tc>
          <w:tcPr>
            <w:tcW w:w="3024" w:type="dxa"/>
            <w:vAlign w:val="center"/>
          </w:tcPr>
          <w:p w14:paraId="4239637A" w14:textId="77777777" w:rsidR="003F7A19" w:rsidRDefault="003F7A19" w:rsidP="0035091A">
            <w:pPr>
              <w:pStyle w:val="TableField-Left"/>
              <w:rPr>
                <w:rFonts w:ascii="Calibri Light" w:hAnsi="Calibri Light" w:cs="Arial"/>
              </w:rPr>
            </w:pPr>
            <w:r>
              <w:rPr>
                <w:rFonts w:ascii="Calibri Light" w:hAnsi="Calibri Light" w:cs="Arial"/>
              </w:rPr>
              <w:t>Jessica M/ Tuan Yap</w:t>
            </w:r>
          </w:p>
        </w:tc>
      </w:tr>
      <w:tr w:rsidR="00FA6824" w:rsidRPr="00051345" w14:paraId="73CA9161" w14:textId="77777777" w:rsidTr="0035091A">
        <w:trPr>
          <w:cantSplit/>
          <w:trHeight w:val="432"/>
        </w:trPr>
        <w:tc>
          <w:tcPr>
            <w:tcW w:w="1008" w:type="dxa"/>
            <w:vAlign w:val="center"/>
          </w:tcPr>
          <w:p w14:paraId="5010EA64" w14:textId="77777777" w:rsidR="00FA6824" w:rsidRDefault="00FA6824" w:rsidP="0035091A">
            <w:pPr>
              <w:pStyle w:val="TableField-Center"/>
              <w:rPr>
                <w:rFonts w:ascii="Calibri Light" w:hAnsi="Calibri Light" w:cs="Arial"/>
              </w:rPr>
            </w:pPr>
            <w:r>
              <w:rPr>
                <w:rFonts w:ascii="Calibri Light" w:hAnsi="Calibri Light" w:cs="Arial"/>
              </w:rPr>
              <w:t>0.7</w:t>
            </w:r>
          </w:p>
        </w:tc>
        <w:tc>
          <w:tcPr>
            <w:tcW w:w="3870" w:type="dxa"/>
            <w:vAlign w:val="center"/>
          </w:tcPr>
          <w:p w14:paraId="33FCF1A5" w14:textId="77777777" w:rsidR="00FA6824" w:rsidRDefault="00FA6824" w:rsidP="0035091A">
            <w:pPr>
              <w:pStyle w:val="TableField-Left"/>
              <w:rPr>
                <w:rFonts w:ascii="Calibri Light" w:hAnsi="Calibri Light" w:cs="Arial"/>
              </w:rPr>
            </w:pPr>
            <w:r>
              <w:rPr>
                <w:rFonts w:ascii="Calibri Light" w:hAnsi="Calibri Light" w:cs="Arial"/>
              </w:rPr>
              <w:t>Updated Visio</w:t>
            </w:r>
          </w:p>
        </w:tc>
        <w:tc>
          <w:tcPr>
            <w:tcW w:w="1566" w:type="dxa"/>
            <w:vAlign w:val="center"/>
          </w:tcPr>
          <w:p w14:paraId="09CF0F53" w14:textId="77777777" w:rsidR="00FA6824" w:rsidRDefault="00FA6824" w:rsidP="0035091A">
            <w:pPr>
              <w:pStyle w:val="TableField-Left"/>
              <w:rPr>
                <w:rFonts w:ascii="Calibri Light" w:hAnsi="Calibri Light" w:cs="Arial"/>
              </w:rPr>
            </w:pPr>
            <w:r>
              <w:rPr>
                <w:rFonts w:ascii="Calibri Light" w:hAnsi="Calibri Light" w:cs="Arial"/>
              </w:rPr>
              <w:t>03/13/2018</w:t>
            </w:r>
          </w:p>
        </w:tc>
        <w:tc>
          <w:tcPr>
            <w:tcW w:w="3024" w:type="dxa"/>
            <w:vAlign w:val="center"/>
          </w:tcPr>
          <w:p w14:paraId="678BA875" w14:textId="77777777" w:rsidR="00FA6824" w:rsidRDefault="00FA6824" w:rsidP="0035091A">
            <w:pPr>
              <w:pStyle w:val="TableField-Left"/>
              <w:rPr>
                <w:rFonts w:ascii="Calibri Light" w:hAnsi="Calibri Light" w:cs="Arial"/>
              </w:rPr>
            </w:pPr>
            <w:r>
              <w:rPr>
                <w:rFonts w:ascii="Calibri Light" w:hAnsi="Calibri Light" w:cs="Arial"/>
              </w:rPr>
              <w:t>Jessica Marsillo</w:t>
            </w:r>
          </w:p>
        </w:tc>
      </w:tr>
      <w:tr w:rsidR="00DB15EA" w:rsidRPr="00051345" w14:paraId="6995CB65" w14:textId="77777777" w:rsidTr="0035091A">
        <w:trPr>
          <w:cantSplit/>
          <w:trHeight w:val="432"/>
        </w:trPr>
        <w:tc>
          <w:tcPr>
            <w:tcW w:w="1008" w:type="dxa"/>
            <w:vAlign w:val="center"/>
          </w:tcPr>
          <w:p w14:paraId="06F5BA86" w14:textId="32A8CC8A" w:rsidR="00DB15EA" w:rsidRDefault="00DB15EA" w:rsidP="0035091A">
            <w:pPr>
              <w:pStyle w:val="TableField-Center"/>
              <w:rPr>
                <w:rFonts w:ascii="Calibri Light" w:hAnsi="Calibri Light" w:cs="Arial"/>
              </w:rPr>
            </w:pPr>
            <w:r>
              <w:rPr>
                <w:rFonts w:ascii="Calibri Light" w:hAnsi="Calibri Light" w:cs="Arial"/>
              </w:rPr>
              <w:t>0.8</w:t>
            </w:r>
          </w:p>
        </w:tc>
        <w:tc>
          <w:tcPr>
            <w:tcW w:w="3870" w:type="dxa"/>
            <w:vAlign w:val="center"/>
          </w:tcPr>
          <w:p w14:paraId="1C01531D" w14:textId="10BBA4B9" w:rsidR="00DB15EA" w:rsidRDefault="00DB15EA" w:rsidP="0035091A">
            <w:pPr>
              <w:pStyle w:val="TableField-Left"/>
              <w:rPr>
                <w:rFonts w:ascii="Calibri Light" w:hAnsi="Calibri Light" w:cs="Arial"/>
              </w:rPr>
            </w:pPr>
            <w:r>
              <w:rPr>
                <w:rFonts w:ascii="Calibri Light" w:hAnsi="Calibri Light" w:cs="Arial"/>
              </w:rPr>
              <w:t>Update based on CSRP review</w:t>
            </w:r>
          </w:p>
        </w:tc>
        <w:tc>
          <w:tcPr>
            <w:tcW w:w="1566" w:type="dxa"/>
            <w:vAlign w:val="center"/>
          </w:tcPr>
          <w:p w14:paraId="79DE4E5B" w14:textId="09AB17D7" w:rsidR="00DB15EA" w:rsidRDefault="00DB15EA" w:rsidP="0035091A">
            <w:pPr>
              <w:pStyle w:val="TableField-Left"/>
              <w:rPr>
                <w:rFonts w:ascii="Calibri Light" w:hAnsi="Calibri Light" w:cs="Arial"/>
              </w:rPr>
            </w:pPr>
            <w:r>
              <w:rPr>
                <w:rFonts w:ascii="Calibri Light" w:hAnsi="Calibri Light" w:cs="Arial"/>
              </w:rPr>
              <w:t>03/15/2018</w:t>
            </w:r>
          </w:p>
        </w:tc>
        <w:tc>
          <w:tcPr>
            <w:tcW w:w="3024" w:type="dxa"/>
            <w:vAlign w:val="center"/>
          </w:tcPr>
          <w:p w14:paraId="6070FC8E" w14:textId="03BE434A" w:rsidR="00DB15EA" w:rsidRDefault="00DB15EA" w:rsidP="0035091A">
            <w:pPr>
              <w:pStyle w:val="TableField-Left"/>
              <w:rPr>
                <w:rFonts w:ascii="Calibri Light" w:hAnsi="Calibri Light" w:cs="Arial"/>
              </w:rPr>
            </w:pPr>
            <w:r>
              <w:rPr>
                <w:rFonts w:ascii="Calibri Light" w:hAnsi="Calibri Light" w:cs="Arial"/>
              </w:rPr>
              <w:t>Tuan Howe Yap</w:t>
            </w:r>
          </w:p>
        </w:tc>
      </w:tr>
      <w:tr w:rsidR="00A02A83" w:rsidRPr="00051345" w14:paraId="4FF841AB" w14:textId="77777777" w:rsidTr="0035091A">
        <w:trPr>
          <w:cantSplit/>
          <w:trHeight w:val="432"/>
        </w:trPr>
        <w:tc>
          <w:tcPr>
            <w:tcW w:w="1008" w:type="dxa"/>
            <w:vAlign w:val="center"/>
          </w:tcPr>
          <w:p w14:paraId="7CD20150" w14:textId="01FC22E1" w:rsidR="00A02A83" w:rsidRDefault="00A02A83" w:rsidP="0035091A">
            <w:pPr>
              <w:pStyle w:val="TableField-Center"/>
              <w:rPr>
                <w:rFonts w:ascii="Calibri Light" w:hAnsi="Calibri Light" w:cs="Arial"/>
              </w:rPr>
            </w:pPr>
            <w:r>
              <w:rPr>
                <w:rFonts w:ascii="Calibri Light" w:hAnsi="Calibri Light" w:cs="Arial"/>
              </w:rPr>
              <w:t>0.9</w:t>
            </w:r>
          </w:p>
        </w:tc>
        <w:tc>
          <w:tcPr>
            <w:tcW w:w="3870" w:type="dxa"/>
            <w:vAlign w:val="center"/>
          </w:tcPr>
          <w:p w14:paraId="1F895792" w14:textId="40D2B87A" w:rsidR="00A02A83" w:rsidRDefault="00A02A83" w:rsidP="0035091A">
            <w:pPr>
              <w:pStyle w:val="TableField-Left"/>
              <w:rPr>
                <w:rFonts w:ascii="Calibri Light" w:hAnsi="Calibri Light" w:cs="Arial"/>
              </w:rPr>
            </w:pPr>
            <w:r>
              <w:rPr>
                <w:rFonts w:ascii="Calibri Light" w:hAnsi="Calibri Light" w:cs="Arial"/>
              </w:rPr>
              <w:t>Update based on Cari review</w:t>
            </w:r>
          </w:p>
        </w:tc>
        <w:tc>
          <w:tcPr>
            <w:tcW w:w="1566" w:type="dxa"/>
            <w:vAlign w:val="center"/>
          </w:tcPr>
          <w:p w14:paraId="72F1391A" w14:textId="6EFBF6A3" w:rsidR="00A02A83" w:rsidRDefault="00A02A83" w:rsidP="0035091A">
            <w:pPr>
              <w:pStyle w:val="TableField-Left"/>
              <w:rPr>
                <w:rFonts w:ascii="Calibri Light" w:hAnsi="Calibri Light" w:cs="Arial"/>
              </w:rPr>
            </w:pPr>
            <w:r>
              <w:rPr>
                <w:rFonts w:ascii="Calibri Light" w:hAnsi="Calibri Light" w:cs="Arial"/>
              </w:rPr>
              <w:t>03/19/2018</w:t>
            </w:r>
          </w:p>
        </w:tc>
        <w:tc>
          <w:tcPr>
            <w:tcW w:w="3024" w:type="dxa"/>
            <w:vAlign w:val="center"/>
          </w:tcPr>
          <w:p w14:paraId="2B289C13" w14:textId="5331C5A6" w:rsidR="00A02A83" w:rsidRDefault="00A02A83" w:rsidP="0035091A">
            <w:pPr>
              <w:pStyle w:val="TableField-Left"/>
              <w:rPr>
                <w:rFonts w:ascii="Calibri Light" w:hAnsi="Calibri Light" w:cs="Arial"/>
              </w:rPr>
            </w:pPr>
            <w:r>
              <w:rPr>
                <w:rFonts w:ascii="Calibri Light" w:hAnsi="Calibri Light" w:cs="Arial"/>
              </w:rPr>
              <w:t>Tuan Howe Yap</w:t>
            </w:r>
          </w:p>
        </w:tc>
      </w:tr>
      <w:tr w:rsidR="00B22115" w:rsidRPr="00051345" w14:paraId="40462EF0" w14:textId="77777777" w:rsidTr="0035091A">
        <w:trPr>
          <w:cantSplit/>
          <w:trHeight w:val="432"/>
        </w:trPr>
        <w:tc>
          <w:tcPr>
            <w:tcW w:w="1008" w:type="dxa"/>
            <w:vAlign w:val="center"/>
          </w:tcPr>
          <w:p w14:paraId="3D412E25" w14:textId="5F838441" w:rsidR="00B22115" w:rsidRDefault="00B22115" w:rsidP="0035091A">
            <w:pPr>
              <w:pStyle w:val="TableField-Center"/>
              <w:rPr>
                <w:rFonts w:ascii="Calibri Light" w:hAnsi="Calibri Light" w:cs="Arial"/>
              </w:rPr>
            </w:pPr>
            <w:r>
              <w:rPr>
                <w:rFonts w:ascii="Calibri Light" w:hAnsi="Calibri Light" w:cs="Arial"/>
              </w:rPr>
              <w:t>0.10</w:t>
            </w:r>
          </w:p>
        </w:tc>
        <w:tc>
          <w:tcPr>
            <w:tcW w:w="3870" w:type="dxa"/>
            <w:vAlign w:val="center"/>
          </w:tcPr>
          <w:p w14:paraId="08941969" w14:textId="53758E00" w:rsidR="00B22115" w:rsidRDefault="00B22115" w:rsidP="0035091A">
            <w:pPr>
              <w:pStyle w:val="TableField-Left"/>
              <w:rPr>
                <w:rFonts w:ascii="Calibri Light" w:hAnsi="Calibri Light" w:cs="Arial"/>
              </w:rPr>
            </w:pPr>
            <w:r>
              <w:rPr>
                <w:rFonts w:ascii="Calibri Light" w:hAnsi="Calibri Light" w:cs="Arial"/>
              </w:rPr>
              <w:t>Updated based on Cari review</w:t>
            </w:r>
          </w:p>
        </w:tc>
        <w:tc>
          <w:tcPr>
            <w:tcW w:w="1566" w:type="dxa"/>
            <w:vAlign w:val="center"/>
          </w:tcPr>
          <w:p w14:paraId="349F8E10" w14:textId="5FD56E6A" w:rsidR="00B22115" w:rsidRDefault="00B22115" w:rsidP="0035091A">
            <w:pPr>
              <w:pStyle w:val="TableField-Left"/>
              <w:rPr>
                <w:rFonts w:ascii="Calibri Light" w:hAnsi="Calibri Light" w:cs="Arial"/>
              </w:rPr>
            </w:pPr>
            <w:r>
              <w:rPr>
                <w:rFonts w:ascii="Calibri Light" w:hAnsi="Calibri Light" w:cs="Arial"/>
              </w:rPr>
              <w:t>03/20/2018</w:t>
            </w:r>
          </w:p>
        </w:tc>
        <w:tc>
          <w:tcPr>
            <w:tcW w:w="3024" w:type="dxa"/>
            <w:vAlign w:val="center"/>
          </w:tcPr>
          <w:p w14:paraId="6819C923" w14:textId="19F9BF3D" w:rsidR="00B22115" w:rsidRDefault="00B22115" w:rsidP="0035091A">
            <w:pPr>
              <w:pStyle w:val="TableField-Left"/>
              <w:rPr>
                <w:rFonts w:ascii="Calibri Light" w:hAnsi="Calibri Light" w:cs="Arial"/>
              </w:rPr>
            </w:pPr>
            <w:r>
              <w:rPr>
                <w:rFonts w:ascii="Calibri Light" w:hAnsi="Calibri Light" w:cs="Arial"/>
              </w:rPr>
              <w:t>Tuan Howe Yap</w:t>
            </w:r>
          </w:p>
        </w:tc>
      </w:tr>
      <w:tr w:rsidR="0091328F" w:rsidRPr="00051345" w14:paraId="3727C2FA" w14:textId="77777777" w:rsidTr="0035091A">
        <w:trPr>
          <w:cantSplit/>
          <w:trHeight w:val="432"/>
        </w:trPr>
        <w:tc>
          <w:tcPr>
            <w:tcW w:w="1008" w:type="dxa"/>
            <w:vAlign w:val="center"/>
          </w:tcPr>
          <w:p w14:paraId="207FAE59" w14:textId="07A3686D" w:rsidR="0091328F" w:rsidRDefault="0091328F" w:rsidP="0035091A">
            <w:pPr>
              <w:pStyle w:val="TableField-Center"/>
              <w:rPr>
                <w:rFonts w:ascii="Calibri Light" w:hAnsi="Calibri Light" w:cs="Arial"/>
              </w:rPr>
            </w:pPr>
            <w:r>
              <w:rPr>
                <w:rFonts w:ascii="Calibri Light" w:hAnsi="Calibri Light" w:cs="Arial"/>
              </w:rPr>
              <w:t>0.11</w:t>
            </w:r>
          </w:p>
        </w:tc>
        <w:tc>
          <w:tcPr>
            <w:tcW w:w="3870" w:type="dxa"/>
            <w:vAlign w:val="center"/>
          </w:tcPr>
          <w:p w14:paraId="5D5051A4" w14:textId="22E9E575" w:rsidR="0091328F" w:rsidRDefault="0091328F" w:rsidP="0035091A">
            <w:pPr>
              <w:pStyle w:val="TableField-Left"/>
              <w:rPr>
                <w:rFonts w:ascii="Calibri Light" w:hAnsi="Calibri Light" w:cs="Arial"/>
              </w:rPr>
            </w:pPr>
            <w:r>
              <w:rPr>
                <w:rFonts w:ascii="Calibri Light" w:hAnsi="Calibri Light" w:cs="Arial"/>
              </w:rPr>
              <w:t>Update based on business review</w:t>
            </w:r>
          </w:p>
        </w:tc>
        <w:tc>
          <w:tcPr>
            <w:tcW w:w="1566" w:type="dxa"/>
            <w:vAlign w:val="center"/>
          </w:tcPr>
          <w:p w14:paraId="6D58DB17" w14:textId="02147467" w:rsidR="0091328F" w:rsidRDefault="0091328F" w:rsidP="0035091A">
            <w:pPr>
              <w:pStyle w:val="TableField-Left"/>
              <w:rPr>
                <w:rFonts w:ascii="Calibri Light" w:hAnsi="Calibri Light" w:cs="Arial"/>
              </w:rPr>
            </w:pPr>
            <w:r>
              <w:rPr>
                <w:rFonts w:ascii="Calibri Light" w:hAnsi="Calibri Light" w:cs="Arial"/>
              </w:rPr>
              <w:t>03/22/2018</w:t>
            </w:r>
          </w:p>
        </w:tc>
        <w:tc>
          <w:tcPr>
            <w:tcW w:w="3024" w:type="dxa"/>
            <w:vAlign w:val="center"/>
          </w:tcPr>
          <w:p w14:paraId="04D9EB62" w14:textId="65C23E0D" w:rsidR="0091328F" w:rsidRDefault="0091328F" w:rsidP="0035091A">
            <w:pPr>
              <w:pStyle w:val="TableField-Left"/>
              <w:rPr>
                <w:rFonts w:ascii="Calibri Light" w:hAnsi="Calibri Light" w:cs="Arial"/>
              </w:rPr>
            </w:pPr>
            <w:r>
              <w:rPr>
                <w:rFonts w:ascii="Calibri Light" w:hAnsi="Calibri Light" w:cs="Arial"/>
              </w:rPr>
              <w:t>Tuan Howe Yap</w:t>
            </w:r>
          </w:p>
        </w:tc>
      </w:tr>
      <w:tr w:rsidR="00C46EA7" w:rsidRPr="00051345" w14:paraId="6841EDD4" w14:textId="77777777" w:rsidTr="0035091A">
        <w:trPr>
          <w:cantSplit/>
          <w:trHeight w:val="432"/>
        </w:trPr>
        <w:tc>
          <w:tcPr>
            <w:tcW w:w="1008" w:type="dxa"/>
            <w:vAlign w:val="center"/>
          </w:tcPr>
          <w:p w14:paraId="64473BB1" w14:textId="444DBF33" w:rsidR="00C46EA7" w:rsidRDefault="00C46EA7" w:rsidP="0035091A">
            <w:pPr>
              <w:pStyle w:val="TableField-Center"/>
              <w:rPr>
                <w:rFonts w:ascii="Calibri Light" w:hAnsi="Calibri Light" w:cs="Arial"/>
              </w:rPr>
            </w:pPr>
            <w:r>
              <w:rPr>
                <w:rFonts w:ascii="Calibri Light" w:hAnsi="Calibri Light" w:cs="Arial"/>
              </w:rPr>
              <w:t>Final v1.0</w:t>
            </w:r>
          </w:p>
        </w:tc>
        <w:tc>
          <w:tcPr>
            <w:tcW w:w="3870" w:type="dxa"/>
            <w:vAlign w:val="center"/>
          </w:tcPr>
          <w:p w14:paraId="1BC9DD61" w14:textId="75ACD18E" w:rsidR="00C46EA7" w:rsidRDefault="00C46EA7" w:rsidP="0035091A">
            <w:pPr>
              <w:pStyle w:val="TableField-Left"/>
              <w:rPr>
                <w:rFonts w:ascii="Calibri Light" w:hAnsi="Calibri Light" w:cs="Arial"/>
              </w:rPr>
            </w:pPr>
            <w:r>
              <w:rPr>
                <w:rFonts w:ascii="Calibri Light" w:hAnsi="Calibri Light" w:cs="Arial"/>
              </w:rPr>
              <w:t>Process Owner approved version</w:t>
            </w:r>
          </w:p>
        </w:tc>
        <w:tc>
          <w:tcPr>
            <w:tcW w:w="1566" w:type="dxa"/>
            <w:vAlign w:val="center"/>
          </w:tcPr>
          <w:p w14:paraId="2A3E912E" w14:textId="740C9ED2" w:rsidR="00C46EA7" w:rsidRDefault="00C46EA7" w:rsidP="0035091A">
            <w:pPr>
              <w:pStyle w:val="TableField-Left"/>
              <w:rPr>
                <w:rFonts w:ascii="Calibri Light" w:hAnsi="Calibri Light" w:cs="Arial"/>
              </w:rPr>
            </w:pPr>
            <w:r>
              <w:rPr>
                <w:rFonts w:ascii="Calibri Light" w:hAnsi="Calibri Light" w:cs="Arial"/>
              </w:rPr>
              <w:t>04/25/2018</w:t>
            </w:r>
          </w:p>
        </w:tc>
        <w:tc>
          <w:tcPr>
            <w:tcW w:w="3024" w:type="dxa"/>
            <w:vAlign w:val="center"/>
          </w:tcPr>
          <w:p w14:paraId="3D545B5E" w14:textId="2335D787" w:rsidR="00C46EA7" w:rsidRDefault="00C46EA7" w:rsidP="0035091A">
            <w:pPr>
              <w:pStyle w:val="TableField-Left"/>
              <w:rPr>
                <w:rFonts w:ascii="Calibri Light" w:hAnsi="Calibri Light" w:cs="Arial"/>
              </w:rPr>
            </w:pPr>
            <w:r>
              <w:rPr>
                <w:rFonts w:ascii="Calibri Light" w:hAnsi="Calibri Light" w:cs="Arial"/>
              </w:rPr>
              <w:t>Tuan Howe Yap</w:t>
            </w:r>
          </w:p>
        </w:tc>
      </w:tr>
      <w:tr w:rsidR="00C46EA7" w:rsidRPr="00051345" w14:paraId="57FC3158" w14:textId="77777777" w:rsidTr="0035091A">
        <w:trPr>
          <w:cantSplit/>
          <w:trHeight w:val="432"/>
        </w:trPr>
        <w:tc>
          <w:tcPr>
            <w:tcW w:w="1008" w:type="dxa"/>
            <w:vAlign w:val="center"/>
          </w:tcPr>
          <w:p w14:paraId="319841EB" w14:textId="00FDE7D2" w:rsidR="00C46EA7" w:rsidRDefault="00C46EA7" w:rsidP="0035091A">
            <w:pPr>
              <w:pStyle w:val="TableField-Center"/>
              <w:rPr>
                <w:rFonts w:ascii="Calibri Light" w:hAnsi="Calibri Light" w:cs="Arial"/>
              </w:rPr>
            </w:pPr>
            <w:r>
              <w:rPr>
                <w:rFonts w:ascii="Calibri Light" w:hAnsi="Calibri Light" w:cs="Arial"/>
              </w:rPr>
              <w:t>Final v1.1</w:t>
            </w:r>
          </w:p>
        </w:tc>
        <w:tc>
          <w:tcPr>
            <w:tcW w:w="3870" w:type="dxa"/>
            <w:vAlign w:val="center"/>
          </w:tcPr>
          <w:p w14:paraId="3925902A" w14:textId="1C99ED96" w:rsidR="00C46EA7" w:rsidRDefault="00C46EA7" w:rsidP="0035091A">
            <w:pPr>
              <w:pStyle w:val="TableField-Left"/>
              <w:rPr>
                <w:rFonts w:ascii="Calibri Light" w:hAnsi="Calibri Light" w:cs="Arial"/>
              </w:rPr>
            </w:pPr>
            <w:r>
              <w:rPr>
                <w:rFonts w:ascii="Calibri Light" w:hAnsi="Calibri Light" w:cs="Arial"/>
              </w:rPr>
              <w:t>Update based on SCC 260</w:t>
            </w:r>
          </w:p>
        </w:tc>
        <w:tc>
          <w:tcPr>
            <w:tcW w:w="1566" w:type="dxa"/>
            <w:vAlign w:val="center"/>
          </w:tcPr>
          <w:p w14:paraId="71187325" w14:textId="583C4F2C" w:rsidR="00C46EA7" w:rsidRDefault="00C46EA7" w:rsidP="0035091A">
            <w:pPr>
              <w:pStyle w:val="TableField-Left"/>
              <w:rPr>
                <w:rFonts w:ascii="Calibri Light" w:hAnsi="Calibri Light" w:cs="Arial"/>
              </w:rPr>
            </w:pPr>
            <w:r>
              <w:rPr>
                <w:rFonts w:ascii="Calibri Light" w:hAnsi="Calibri Light" w:cs="Arial"/>
              </w:rPr>
              <w:t>07/13/2018</w:t>
            </w:r>
          </w:p>
        </w:tc>
        <w:tc>
          <w:tcPr>
            <w:tcW w:w="3024" w:type="dxa"/>
            <w:vAlign w:val="center"/>
          </w:tcPr>
          <w:p w14:paraId="5206551E" w14:textId="1CB62B9B" w:rsidR="00C46EA7" w:rsidRDefault="00C46EA7" w:rsidP="0035091A">
            <w:pPr>
              <w:pStyle w:val="TableField-Left"/>
              <w:rPr>
                <w:rFonts w:ascii="Calibri Light" w:hAnsi="Calibri Light" w:cs="Arial"/>
              </w:rPr>
            </w:pPr>
            <w:r>
              <w:rPr>
                <w:rFonts w:ascii="Calibri Light" w:hAnsi="Calibri Light" w:cs="Arial"/>
              </w:rPr>
              <w:t>Tuan Howe yap</w:t>
            </w:r>
          </w:p>
        </w:tc>
      </w:tr>
      <w:tr w:rsidR="004D6BF8" w:rsidRPr="00051345" w14:paraId="633CD896" w14:textId="77777777" w:rsidTr="0035091A">
        <w:trPr>
          <w:cantSplit/>
          <w:trHeight w:val="432"/>
          <w:ins w:id="14" w:author="Tuan Yap" w:date="2019-11-26T09:06:00Z"/>
        </w:trPr>
        <w:tc>
          <w:tcPr>
            <w:tcW w:w="1008" w:type="dxa"/>
            <w:vAlign w:val="center"/>
          </w:tcPr>
          <w:p w14:paraId="1BFAF3A9" w14:textId="417AC823" w:rsidR="004D6BF8" w:rsidRDefault="004D6BF8" w:rsidP="0035091A">
            <w:pPr>
              <w:pStyle w:val="TableField-Center"/>
              <w:rPr>
                <w:ins w:id="15" w:author="Tuan Yap" w:date="2019-11-26T09:06:00Z"/>
                <w:rFonts w:ascii="Calibri Light" w:hAnsi="Calibri Light" w:cs="Arial"/>
              </w:rPr>
            </w:pPr>
            <w:ins w:id="16" w:author="Tuan Yap" w:date="2019-11-26T09:08:00Z">
              <w:r>
                <w:rPr>
                  <w:rFonts w:ascii="Calibri Light" w:hAnsi="Calibri Light" w:cs="Arial"/>
                </w:rPr>
                <w:t>Final v1.2</w:t>
              </w:r>
            </w:ins>
          </w:p>
        </w:tc>
        <w:tc>
          <w:tcPr>
            <w:tcW w:w="3870" w:type="dxa"/>
            <w:vAlign w:val="center"/>
          </w:tcPr>
          <w:p w14:paraId="05625990" w14:textId="4F7A9B67" w:rsidR="004D6BF8" w:rsidRDefault="004D6BF8" w:rsidP="0035091A">
            <w:pPr>
              <w:pStyle w:val="TableField-Left"/>
              <w:rPr>
                <w:ins w:id="17" w:author="Tuan Yap" w:date="2019-11-26T09:06:00Z"/>
                <w:rFonts w:ascii="Calibri Light" w:hAnsi="Calibri Light" w:cs="Arial"/>
              </w:rPr>
            </w:pPr>
            <w:ins w:id="18" w:author="Tuan Yap" w:date="2019-11-26T09:08:00Z">
              <w:r>
                <w:rPr>
                  <w:rFonts w:ascii="Calibri Light" w:hAnsi="Calibri Light" w:cs="Arial"/>
                </w:rPr>
                <w:t>Update BPD with latest business process</w:t>
              </w:r>
            </w:ins>
          </w:p>
        </w:tc>
        <w:tc>
          <w:tcPr>
            <w:tcW w:w="1566" w:type="dxa"/>
            <w:vAlign w:val="center"/>
          </w:tcPr>
          <w:p w14:paraId="2912A183" w14:textId="2634CD4D" w:rsidR="004D6BF8" w:rsidRDefault="004D6BF8" w:rsidP="0035091A">
            <w:pPr>
              <w:pStyle w:val="TableField-Left"/>
              <w:rPr>
                <w:ins w:id="19" w:author="Tuan Yap" w:date="2019-11-26T09:06:00Z"/>
                <w:rFonts w:ascii="Calibri Light" w:hAnsi="Calibri Light" w:cs="Arial"/>
              </w:rPr>
            </w:pPr>
            <w:ins w:id="20" w:author="Tuan Yap" w:date="2019-11-26T09:08:00Z">
              <w:r>
                <w:rPr>
                  <w:rFonts w:ascii="Calibri Light" w:hAnsi="Calibri Light" w:cs="Arial"/>
                </w:rPr>
                <w:t>11/2</w:t>
              </w:r>
            </w:ins>
            <w:ins w:id="21" w:author="Tuan Yap" w:date="2019-11-26T09:09:00Z">
              <w:r>
                <w:rPr>
                  <w:rFonts w:ascii="Calibri Light" w:hAnsi="Calibri Light" w:cs="Arial"/>
                </w:rPr>
                <w:t>1/2019</w:t>
              </w:r>
            </w:ins>
          </w:p>
        </w:tc>
        <w:tc>
          <w:tcPr>
            <w:tcW w:w="3024" w:type="dxa"/>
            <w:vAlign w:val="center"/>
          </w:tcPr>
          <w:p w14:paraId="4ACADAE8" w14:textId="609D9DBD" w:rsidR="004D6BF8" w:rsidRDefault="004D6BF8" w:rsidP="0035091A">
            <w:pPr>
              <w:pStyle w:val="TableField-Left"/>
              <w:rPr>
                <w:ins w:id="22" w:author="Tuan Yap" w:date="2019-11-26T09:06:00Z"/>
                <w:rFonts w:ascii="Calibri Light" w:hAnsi="Calibri Light" w:cs="Arial"/>
              </w:rPr>
            </w:pPr>
            <w:ins w:id="23" w:author="Tuan Yap" w:date="2019-11-26T09:09:00Z">
              <w:r>
                <w:rPr>
                  <w:rFonts w:ascii="Calibri Light" w:hAnsi="Calibri Light" w:cs="Arial"/>
                </w:rPr>
                <w:t>Tuan Howe Yap</w:t>
              </w:r>
            </w:ins>
          </w:p>
        </w:tc>
      </w:tr>
      <w:tr w:rsidR="009B3A0F" w:rsidRPr="00051345" w14:paraId="02EB58A1" w14:textId="77777777" w:rsidTr="0035091A">
        <w:trPr>
          <w:cantSplit/>
          <w:trHeight w:val="432"/>
          <w:ins w:id="24" w:author="Tuan Howe Yap" w:date="2019-12-04T16:39:00Z"/>
        </w:trPr>
        <w:tc>
          <w:tcPr>
            <w:tcW w:w="1008" w:type="dxa"/>
            <w:vAlign w:val="center"/>
          </w:tcPr>
          <w:p w14:paraId="40A854BA" w14:textId="45FF7ED6" w:rsidR="009B3A0F" w:rsidRDefault="009B3A0F" w:rsidP="0035091A">
            <w:pPr>
              <w:pStyle w:val="TableField-Center"/>
              <w:rPr>
                <w:ins w:id="25" w:author="Tuan Howe Yap" w:date="2019-12-04T16:39:00Z"/>
                <w:rFonts w:ascii="Calibri Light" w:hAnsi="Calibri Light" w:cs="Arial"/>
              </w:rPr>
            </w:pPr>
            <w:ins w:id="26" w:author="Tuan Howe Yap" w:date="2019-12-04T16:39:00Z">
              <w:r>
                <w:rPr>
                  <w:rFonts w:ascii="Calibri Light" w:hAnsi="Calibri Light" w:cs="Arial"/>
                </w:rPr>
                <w:t>Final v1.3</w:t>
              </w:r>
            </w:ins>
          </w:p>
        </w:tc>
        <w:tc>
          <w:tcPr>
            <w:tcW w:w="3870" w:type="dxa"/>
            <w:vAlign w:val="center"/>
          </w:tcPr>
          <w:p w14:paraId="14C72C67" w14:textId="3C21FF47" w:rsidR="009B3A0F" w:rsidRDefault="009B3A0F" w:rsidP="0035091A">
            <w:pPr>
              <w:pStyle w:val="TableField-Left"/>
              <w:rPr>
                <w:ins w:id="27" w:author="Tuan Howe Yap" w:date="2019-12-04T16:39:00Z"/>
                <w:rFonts w:ascii="Calibri Light" w:hAnsi="Calibri Light" w:cs="Arial"/>
              </w:rPr>
            </w:pPr>
            <w:ins w:id="28" w:author="Tuan Howe Yap" w:date="2019-12-04T16:39:00Z">
              <w:r>
                <w:rPr>
                  <w:rFonts w:ascii="Calibri Light" w:hAnsi="Calibri Light" w:cs="Arial"/>
                </w:rPr>
                <w:t>Update after Cari review</w:t>
              </w:r>
            </w:ins>
          </w:p>
        </w:tc>
        <w:tc>
          <w:tcPr>
            <w:tcW w:w="1566" w:type="dxa"/>
            <w:vAlign w:val="center"/>
          </w:tcPr>
          <w:p w14:paraId="37FF342D" w14:textId="7390B057" w:rsidR="009B3A0F" w:rsidRDefault="009B3A0F" w:rsidP="0035091A">
            <w:pPr>
              <w:pStyle w:val="TableField-Left"/>
              <w:rPr>
                <w:ins w:id="29" w:author="Tuan Howe Yap" w:date="2019-12-04T16:39:00Z"/>
                <w:rFonts w:ascii="Calibri Light" w:hAnsi="Calibri Light" w:cs="Arial"/>
              </w:rPr>
            </w:pPr>
            <w:ins w:id="30" w:author="Tuan Howe Yap" w:date="2019-12-04T16:39:00Z">
              <w:r>
                <w:rPr>
                  <w:rFonts w:ascii="Calibri Light" w:hAnsi="Calibri Light" w:cs="Arial"/>
                </w:rPr>
                <w:t>12/0</w:t>
              </w:r>
            </w:ins>
            <w:ins w:id="31" w:author="Tuan Howe Yap" w:date="2019-12-04T16:40:00Z">
              <w:r>
                <w:rPr>
                  <w:rFonts w:ascii="Calibri Light" w:hAnsi="Calibri Light" w:cs="Arial"/>
                </w:rPr>
                <w:t>4/2019</w:t>
              </w:r>
            </w:ins>
          </w:p>
        </w:tc>
        <w:tc>
          <w:tcPr>
            <w:tcW w:w="3024" w:type="dxa"/>
            <w:vAlign w:val="center"/>
          </w:tcPr>
          <w:p w14:paraId="54816422" w14:textId="17E772C1" w:rsidR="009B3A0F" w:rsidRDefault="009B3A0F" w:rsidP="0035091A">
            <w:pPr>
              <w:pStyle w:val="TableField-Left"/>
              <w:rPr>
                <w:ins w:id="32" w:author="Tuan Howe Yap" w:date="2019-12-04T16:39:00Z"/>
                <w:rFonts w:ascii="Calibri Light" w:hAnsi="Calibri Light" w:cs="Arial"/>
              </w:rPr>
            </w:pPr>
            <w:ins w:id="33" w:author="Tuan Howe Yap" w:date="2019-12-04T16:40:00Z">
              <w:r>
                <w:rPr>
                  <w:rFonts w:ascii="Calibri Light" w:hAnsi="Calibri Light" w:cs="Arial"/>
                </w:rPr>
                <w:t>Tuan Howe Yap</w:t>
              </w:r>
            </w:ins>
            <w:bookmarkStart w:id="34" w:name="_GoBack"/>
            <w:bookmarkEnd w:id="34"/>
          </w:p>
        </w:tc>
      </w:tr>
    </w:tbl>
    <w:p w14:paraId="3D382043" w14:textId="77777777" w:rsidR="00E0118B" w:rsidRPr="00051345" w:rsidRDefault="00E0118B" w:rsidP="00A137A7">
      <w:pPr>
        <w:pStyle w:val="Heading2"/>
      </w:pPr>
      <w:bookmarkStart w:id="35" w:name="_Toc406588299"/>
      <w:bookmarkStart w:id="36" w:name="_Toc491613805"/>
      <w:bookmarkStart w:id="37" w:name="_Toc509274789"/>
      <w:r w:rsidRPr="00051345">
        <w:t>Terminology</w:t>
      </w:r>
      <w:bookmarkEnd w:id="35"/>
      <w:bookmarkEnd w:id="36"/>
      <w:bookmarkEnd w:id="37"/>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42"/>
        <w:gridCol w:w="7495"/>
      </w:tblGrid>
      <w:tr w:rsidR="008C3AF4" w:rsidRPr="00051345" w14:paraId="3BFB41AE" w14:textId="77777777" w:rsidTr="00595516">
        <w:trPr>
          <w:cantSplit/>
          <w:trHeight w:val="432"/>
          <w:tblHeader/>
        </w:trPr>
        <w:tc>
          <w:tcPr>
            <w:tcW w:w="1842" w:type="dxa"/>
            <w:tcBorders>
              <w:top w:val="threeDEmboss" w:sz="6" w:space="0" w:color="auto"/>
              <w:bottom w:val="threeDEmboss" w:sz="6" w:space="0" w:color="auto"/>
            </w:tcBorders>
            <w:shd w:val="clear" w:color="auto" w:fill="F9FBAF"/>
            <w:vAlign w:val="center"/>
          </w:tcPr>
          <w:p w14:paraId="2D3A8514" w14:textId="77777777" w:rsidR="008C3AF4" w:rsidRPr="00051345" w:rsidRDefault="008C3AF4" w:rsidP="00A965E6">
            <w:pPr>
              <w:pStyle w:val="TableHeader-Center"/>
              <w:rPr>
                <w:rFonts w:ascii="Calibri Light" w:hAnsi="Calibri Light" w:cs="Arial"/>
              </w:rPr>
            </w:pPr>
            <w:r w:rsidRPr="00051345">
              <w:rPr>
                <w:rFonts w:ascii="Calibri Light" w:hAnsi="Calibri Light" w:cs="Arial"/>
              </w:rPr>
              <w:t>T</w:t>
            </w:r>
            <w:r w:rsidR="00084973" w:rsidRPr="00051345">
              <w:rPr>
                <w:rFonts w:ascii="Calibri Light" w:hAnsi="Calibri Light" w:cs="Arial"/>
              </w:rPr>
              <w:t>erm/</w:t>
            </w:r>
            <w:r w:rsidRPr="00051345">
              <w:rPr>
                <w:rFonts w:ascii="Calibri Light" w:hAnsi="Calibri Light" w:cs="Arial"/>
              </w:rPr>
              <w:t>Acronym</w:t>
            </w:r>
          </w:p>
        </w:tc>
        <w:tc>
          <w:tcPr>
            <w:tcW w:w="7495" w:type="dxa"/>
            <w:tcBorders>
              <w:top w:val="threeDEmboss" w:sz="6" w:space="0" w:color="auto"/>
              <w:bottom w:val="threeDEmboss" w:sz="6" w:space="0" w:color="auto"/>
            </w:tcBorders>
            <w:shd w:val="clear" w:color="auto" w:fill="F9FBAF"/>
            <w:vAlign w:val="center"/>
          </w:tcPr>
          <w:p w14:paraId="391028D5" w14:textId="77777777" w:rsidR="008C3AF4" w:rsidRPr="00051345" w:rsidRDefault="008C3AF4" w:rsidP="00A965E6">
            <w:pPr>
              <w:pStyle w:val="TableHeader-Left"/>
              <w:rPr>
                <w:rFonts w:ascii="Calibri Light" w:hAnsi="Calibri Light" w:cs="Arial"/>
              </w:rPr>
            </w:pPr>
            <w:r w:rsidRPr="00051345">
              <w:rPr>
                <w:rFonts w:ascii="Calibri Light" w:hAnsi="Calibri Light" w:cs="Arial"/>
              </w:rPr>
              <w:t>Definition</w:t>
            </w:r>
            <w:r w:rsidR="00084973" w:rsidRPr="00051345">
              <w:rPr>
                <w:rFonts w:ascii="Calibri Light" w:hAnsi="Calibri Light" w:cs="Arial"/>
              </w:rPr>
              <w:t xml:space="preserve"> and SAP Equivalent (if applicable)</w:t>
            </w:r>
          </w:p>
        </w:tc>
      </w:tr>
      <w:tr w:rsidR="00595516" w:rsidRPr="00051345" w14:paraId="1FA93E78" w14:textId="77777777" w:rsidTr="00595516">
        <w:trPr>
          <w:cantSplit/>
          <w:trHeight w:val="135"/>
        </w:trPr>
        <w:tc>
          <w:tcPr>
            <w:tcW w:w="1842" w:type="dxa"/>
            <w:tcBorders>
              <w:top w:val="threeDEmboss" w:sz="6" w:space="0" w:color="auto"/>
              <w:bottom w:val="single" w:sz="6" w:space="0" w:color="auto"/>
            </w:tcBorders>
            <w:vAlign w:val="center"/>
          </w:tcPr>
          <w:p w14:paraId="311382EF" w14:textId="77777777" w:rsidR="00595516" w:rsidRPr="00051345" w:rsidRDefault="00595516" w:rsidP="00595516">
            <w:pPr>
              <w:pStyle w:val="TableField-Center"/>
              <w:rPr>
                <w:rFonts w:ascii="Calibri Light" w:hAnsi="Calibri Light" w:cs="Arial"/>
              </w:rPr>
            </w:pPr>
            <w:r w:rsidRPr="00051345">
              <w:rPr>
                <w:rFonts w:ascii="Calibri Light" w:hAnsi="Calibri Light" w:cs="Arial"/>
              </w:rPr>
              <w:t>APSE</w:t>
            </w:r>
          </w:p>
        </w:tc>
        <w:tc>
          <w:tcPr>
            <w:tcW w:w="7495" w:type="dxa"/>
            <w:tcBorders>
              <w:top w:val="threeDEmboss" w:sz="6" w:space="0" w:color="auto"/>
              <w:bottom w:val="single" w:sz="6" w:space="0" w:color="auto"/>
            </w:tcBorders>
            <w:vAlign w:val="center"/>
          </w:tcPr>
          <w:p w14:paraId="5492D2AE" w14:textId="77777777" w:rsidR="00595516" w:rsidRPr="00051345" w:rsidRDefault="00595516" w:rsidP="00595516">
            <w:pPr>
              <w:pStyle w:val="TableField-Left"/>
              <w:rPr>
                <w:rFonts w:ascii="Calibri Light" w:hAnsi="Calibri Light" w:cs="Arial"/>
              </w:rPr>
            </w:pPr>
            <w:r w:rsidRPr="00051345">
              <w:rPr>
                <w:rFonts w:ascii="Calibri Light" w:hAnsi="Calibri Light" w:cs="Arial"/>
              </w:rPr>
              <w:t>Accelerated (or Axon) Project Support Environment</w:t>
            </w:r>
          </w:p>
        </w:tc>
      </w:tr>
      <w:tr w:rsidR="00595516" w:rsidRPr="00051345" w14:paraId="69B77AED" w14:textId="77777777" w:rsidTr="00595516">
        <w:trPr>
          <w:cantSplit/>
          <w:trHeight w:val="147"/>
        </w:trPr>
        <w:tc>
          <w:tcPr>
            <w:tcW w:w="1842" w:type="dxa"/>
            <w:tcBorders>
              <w:top w:val="single" w:sz="6" w:space="0" w:color="auto"/>
            </w:tcBorders>
            <w:vAlign w:val="center"/>
          </w:tcPr>
          <w:p w14:paraId="3ACE5298" w14:textId="77777777" w:rsidR="00595516" w:rsidRPr="00051345" w:rsidRDefault="00595516" w:rsidP="00595516">
            <w:pPr>
              <w:pStyle w:val="TableField-Center"/>
              <w:rPr>
                <w:rFonts w:ascii="Calibri Light" w:hAnsi="Calibri Light" w:cs="Arial"/>
              </w:rPr>
            </w:pPr>
            <w:r w:rsidRPr="00051345">
              <w:rPr>
                <w:rFonts w:ascii="Calibri Light" w:hAnsi="Calibri Light"/>
                <w:color w:val="000000"/>
              </w:rPr>
              <w:t>BDEX</w:t>
            </w:r>
          </w:p>
        </w:tc>
        <w:tc>
          <w:tcPr>
            <w:tcW w:w="7495" w:type="dxa"/>
            <w:tcBorders>
              <w:top w:val="single" w:sz="6" w:space="0" w:color="auto"/>
            </w:tcBorders>
            <w:vAlign w:val="center"/>
          </w:tcPr>
          <w:p w14:paraId="18435242" w14:textId="77777777" w:rsidR="00595516" w:rsidRPr="00051345" w:rsidRDefault="00595516" w:rsidP="00595516">
            <w:pPr>
              <w:pStyle w:val="TableField-Left"/>
              <w:rPr>
                <w:rFonts w:ascii="Calibri Light" w:hAnsi="Calibri Light" w:cs="Arial"/>
              </w:rPr>
            </w:pPr>
            <w:r w:rsidRPr="00051345">
              <w:rPr>
                <w:rFonts w:ascii="Calibri Light" w:hAnsi="Calibri Light"/>
                <w:color w:val="000000"/>
              </w:rPr>
              <w:t>SAP add-on functionality to support the processing of BPEM Cases</w:t>
            </w:r>
          </w:p>
        </w:tc>
      </w:tr>
      <w:tr w:rsidR="00595516" w:rsidRPr="00051345" w14:paraId="4EDB47CE" w14:textId="77777777" w:rsidTr="00595516">
        <w:trPr>
          <w:cantSplit/>
          <w:trHeight w:val="432"/>
        </w:trPr>
        <w:tc>
          <w:tcPr>
            <w:tcW w:w="1842" w:type="dxa"/>
            <w:tcBorders>
              <w:top w:val="single" w:sz="6" w:space="0" w:color="auto"/>
            </w:tcBorders>
            <w:vAlign w:val="center"/>
          </w:tcPr>
          <w:p w14:paraId="3EF3C4D8" w14:textId="77777777" w:rsidR="00595516" w:rsidRPr="00051345" w:rsidRDefault="00595516" w:rsidP="00595516">
            <w:pPr>
              <w:pStyle w:val="TableField-Center"/>
              <w:rPr>
                <w:rFonts w:ascii="Calibri Light" w:hAnsi="Calibri Light" w:cs="Arial"/>
              </w:rPr>
            </w:pPr>
            <w:r w:rsidRPr="00051345">
              <w:rPr>
                <w:rFonts w:ascii="Calibri Light" w:hAnsi="Calibri Light"/>
                <w:color w:val="000000"/>
              </w:rPr>
              <w:t>Billing Cycle</w:t>
            </w:r>
          </w:p>
        </w:tc>
        <w:tc>
          <w:tcPr>
            <w:tcW w:w="7495" w:type="dxa"/>
            <w:tcBorders>
              <w:top w:val="single" w:sz="6" w:space="0" w:color="auto"/>
            </w:tcBorders>
            <w:vAlign w:val="center"/>
          </w:tcPr>
          <w:p w14:paraId="28D357C7" w14:textId="77777777" w:rsidR="00595516" w:rsidRPr="00051345" w:rsidRDefault="00595516" w:rsidP="00595516">
            <w:pPr>
              <w:pStyle w:val="TableField-Left"/>
              <w:rPr>
                <w:rFonts w:ascii="Calibri Light" w:hAnsi="Calibri Light" w:cs="Arial"/>
              </w:rPr>
            </w:pPr>
            <w:r w:rsidRPr="00051345">
              <w:rPr>
                <w:rFonts w:ascii="Calibri Light" w:hAnsi="Calibri Light"/>
                <w:color w:val="000000"/>
              </w:rPr>
              <w:t>Is a group of contracts to be billed together via date-driven or regional criteria, it controls the billing cycle and is linked to the Meter Reading Unit.  SAP equivalent term is the Portion.</w:t>
            </w:r>
          </w:p>
        </w:tc>
      </w:tr>
      <w:tr w:rsidR="00595516" w:rsidRPr="00051345" w14:paraId="06BD0118" w14:textId="77777777" w:rsidTr="00595516">
        <w:trPr>
          <w:cantSplit/>
          <w:trHeight w:val="432"/>
        </w:trPr>
        <w:tc>
          <w:tcPr>
            <w:tcW w:w="1842" w:type="dxa"/>
            <w:tcBorders>
              <w:top w:val="single" w:sz="6" w:space="0" w:color="auto"/>
            </w:tcBorders>
            <w:vAlign w:val="center"/>
          </w:tcPr>
          <w:p w14:paraId="4D5E93DC" w14:textId="77777777" w:rsidR="00595516" w:rsidRPr="00051345" w:rsidRDefault="00595516" w:rsidP="00595516">
            <w:pPr>
              <w:pStyle w:val="TableField-Center"/>
              <w:rPr>
                <w:rFonts w:ascii="Calibri Light" w:hAnsi="Calibri Light" w:cs="Arial"/>
              </w:rPr>
            </w:pPr>
            <w:r w:rsidRPr="00051345">
              <w:rPr>
                <w:rFonts w:ascii="Calibri Light" w:hAnsi="Calibri Light"/>
                <w:color w:val="000000"/>
              </w:rPr>
              <w:t>Billing Document</w:t>
            </w:r>
          </w:p>
        </w:tc>
        <w:tc>
          <w:tcPr>
            <w:tcW w:w="7495" w:type="dxa"/>
            <w:tcBorders>
              <w:top w:val="single" w:sz="6" w:space="0" w:color="auto"/>
            </w:tcBorders>
            <w:vAlign w:val="center"/>
          </w:tcPr>
          <w:p w14:paraId="405B3996" w14:textId="77777777" w:rsidR="00595516" w:rsidRPr="00051345" w:rsidRDefault="00595516" w:rsidP="00595516">
            <w:pPr>
              <w:pStyle w:val="TableField-Left"/>
              <w:rPr>
                <w:rFonts w:ascii="Calibri Light" w:hAnsi="Calibri Light" w:cs="Arial"/>
              </w:rPr>
            </w:pPr>
            <w:r w:rsidRPr="00051345">
              <w:rPr>
                <w:rFonts w:ascii="Calibri Light" w:hAnsi="Calibri Light"/>
                <w:color w:val="000000"/>
              </w:rPr>
              <w:t>A document that outlines the charges incurred for energy consumption for a specific contract. During the process of Billing, a billing document is generated for each contract on a contract account.</w:t>
            </w:r>
          </w:p>
        </w:tc>
      </w:tr>
      <w:tr w:rsidR="00BB34FF" w:rsidRPr="00051345" w14:paraId="696D5BF4" w14:textId="77777777" w:rsidTr="00595516">
        <w:trPr>
          <w:cantSplit/>
          <w:trHeight w:val="432"/>
        </w:trPr>
        <w:tc>
          <w:tcPr>
            <w:tcW w:w="1842" w:type="dxa"/>
            <w:tcBorders>
              <w:top w:val="single" w:sz="6" w:space="0" w:color="auto"/>
            </w:tcBorders>
            <w:vAlign w:val="center"/>
          </w:tcPr>
          <w:p w14:paraId="1BDFA1C7" w14:textId="77777777" w:rsidR="00BB34FF" w:rsidRPr="00051345" w:rsidRDefault="00BB34FF" w:rsidP="00595516">
            <w:pPr>
              <w:pStyle w:val="TableField-Center"/>
              <w:rPr>
                <w:rFonts w:ascii="Calibri Light" w:hAnsi="Calibri Light"/>
                <w:color w:val="000000"/>
              </w:rPr>
            </w:pPr>
            <w:r>
              <w:rPr>
                <w:rFonts w:ascii="Calibri Light" w:hAnsi="Calibri Light"/>
                <w:color w:val="000000"/>
              </w:rPr>
              <w:lastRenderedPageBreak/>
              <w:t>BP Contact</w:t>
            </w:r>
          </w:p>
        </w:tc>
        <w:tc>
          <w:tcPr>
            <w:tcW w:w="7495" w:type="dxa"/>
            <w:tcBorders>
              <w:top w:val="single" w:sz="6" w:space="0" w:color="auto"/>
            </w:tcBorders>
            <w:vAlign w:val="center"/>
          </w:tcPr>
          <w:p w14:paraId="6D4E21A3" w14:textId="77777777" w:rsidR="00BB34FF" w:rsidRPr="00051345" w:rsidRDefault="00BB34FF" w:rsidP="00595516">
            <w:pPr>
              <w:pStyle w:val="TableField-Left"/>
              <w:rPr>
                <w:rFonts w:ascii="Calibri Light" w:hAnsi="Calibri Light"/>
                <w:color w:val="000000"/>
              </w:rPr>
            </w:pPr>
            <w:r>
              <w:rPr>
                <w:rFonts w:ascii="Calibri Light" w:hAnsi="Calibri Light"/>
                <w:color w:val="000000"/>
              </w:rPr>
              <w:t>This can also be called as Customer Contact in S/4HANA acting as an interaction log to record activities related to a customer</w:t>
            </w:r>
          </w:p>
        </w:tc>
      </w:tr>
      <w:tr w:rsidR="00595516" w:rsidRPr="00051345" w14:paraId="7AA94456" w14:textId="77777777" w:rsidTr="00595516">
        <w:trPr>
          <w:cantSplit/>
          <w:trHeight w:val="49"/>
        </w:trPr>
        <w:tc>
          <w:tcPr>
            <w:tcW w:w="1842" w:type="dxa"/>
            <w:tcBorders>
              <w:top w:val="single" w:sz="6" w:space="0" w:color="auto"/>
            </w:tcBorders>
            <w:vAlign w:val="center"/>
          </w:tcPr>
          <w:p w14:paraId="236D95A8" w14:textId="77777777" w:rsidR="00595516" w:rsidRPr="00051345" w:rsidRDefault="00595516" w:rsidP="00595516">
            <w:pPr>
              <w:pStyle w:val="TableField-Center"/>
              <w:rPr>
                <w:rFonts w:ascii="Calibri Light" w:hAnsi="Calibri Light" w:cs="Arial"/>
              </w:rPr>
            </w:pPr>
            <w:r w:rsidRPr="00051345">
              <w:rPr>
                <w:rFonts w:ascii="Calibri Light" w:hAnsi="Calibri Light" w:cs="Arial"/>
              </w:rPr>
              <w:t>BMD</w:t>
            </w:r>
          </w:p>
        </w:tc>
        <w:tc>
          <w:tcPr>
            <w:tcW w:w="7495" w:type="dxa"/>
            <w:tcBorders>
              <w:top w:val="single" w:sz="6" w:space="0" w:color="auto"/>
            </w:tcBorders>
            <w:vAlign w:val="center"/>
          </w:tcPr>
          <w:p w14:paraId="3E1304BB" w14:textId="77777777" w:rsidR="00595516" w:rsidRPr="00051345" w:rsidRDefault="00595516" w:rsidP="00595516">
            <w:pPr>
              <w:pStyle w:val="TableField-Left"/>
              <w:rPr>
                <w:rFonts w:ascii="Calibri Light" w:hAnsi="Calibri Light" w:cs="Arial"/>
              </w:rPr>
            </w:pPr>
            <w:r w:rsidRPr="00051345">
              <w:rPr>
                <w:rFonts w:ascii="Calibri Light" w:hAnsi="Calibri Light" w:cs="Arial"/>
              </w:rPr>
              <w:t xml:space="preserve">Business Master Data.  </w:t>
            </w:r>
            <w:r w:rsidRPr="00051345">
              <w:rPr>
                <w:rFonts w:ascii="Calibri Light" w:hAnsi="Calibri Light"/>
                <w:color w:val="000000"/>
              </w:rPr>
              <w:t>The customer information which includes personal details, payment terms, dunning levels, billing rates and rate categories.  The business master data objects are Business Partner, Contract Account and Contract.</w:t>
            </w:r>
          </w:p>
        </w:tc>
      </w:tr>
      <w:tr w:rsidR="00595516" w:rsidRPr="00051345" w14:paraId="31B804B3" w14:textId="77777777" w:rsidTr="00595516">
        <w:trPr>
          <w:cantSplit/>
          <w:trHeight w:val="49"/>
        </w:trPr>
        <w:tc>
          <w:tcPr>
            <w:tcW w:w="1842" w:type="dxa"/>
            <w:tcBorders>
              <w:top w:val="single" w:sz="6" w:space="0" w:color="auto"/>
            </w:tcBorders>
            <w:vAlign w:val="center"/>
          </w:tcPr>
          <w:p w14:paraId="4AAF7F3E" w14:textId="77777777" w:rsidR="00595516" w:rsidRPr="00051345" w:rsidRDefault="00595516" w:rsidP="00595516">
            <w:pPr>
              <w:pStyle w:val="TableField-Center"/>
              <w:rPr>
                <w:rFonts w:ascii="Calibri Light" w:hAnsi="Calibri Light" w:cs="Arial"/>
              </w:rPr>
            </w:pPr>
            <w:r w:rsidRPr="00051345">
              <w:rPr>
                <w:rFonts w:ascii="Calibri Light" w:hAnsi="Calibri Light"/>
                <w:color w:val="000000"/>
              </w:rPr>
              <w:t>BWR</w:t>
            </w:r>
          </w:p>
        </w:tc>
        <w:tc>
          <w:tcPr>
            <w:tcW w:w="7495" w:type="dxa"/>
            <w:tcBorders>
              <w:top w:val="single" w:sz="6" w:space="0" w:color="auto"/>
            </w:tcBorders>
            <w:vAlign w:val="center"/>
          </w:tcPr>
          <w:p w14:paraId="49B14BDC" w14:textId="77777777" w:rsidR="00595516" w:rsidRPr="00051345" w:rsidRDefault="00595516" w:rsidP="00595516">
            <w:pPr>
              <w:pStyle w:val="TableField-Left"/>
              <w:rPr>
                <w:rFonts w:ascii="Calibri Light" w:hAnsi="Calibri Light" w:cs="Arial"/>
              </w:rPr>
            </w:pPr>
            <w:r w:rsidRPr="00051345">
              <w:rPr>
                <w:rFonts w:ascii="Calibri Light" w:hAnsi="Calibri Light"/>
                <w:color w:val="000000"/>
              </w:rPr>
              <w:t>Basic Work Request.  SAP equivalent is BPEM.</w:t>
            </w:r>
          </w:p>
        </w:tc>
      </w:tr>
      <w:tr w:rsidR="00595516" w:rsidRPr="00051345" w14:paraId="7D9876C3" w14:textId="77777777" w:rsidTr="00595516">
        <w:trPr>
          <w:cantSplit/>
          <w:trHeight w:val="432"/>
        </w:trPr>
        <w:tc>
          <w:tcPr>
            <w:tcW w:w="1842" w:type="dxa"/>
            <w:tcBorders>
              <w:top w:val="single" w:sz="6" w:space="0" w:color="auto"/>
            </w:tcBorders>
            <w:vAlign w:val="center"/>
          </w:tcPr>
          <w:p w14:paraId="7B990F54" w14:textId="77777777" w:rsidR="00595516" w:rsidRPr="00051345" w:rsidRDefault="00595516" w:rsidP="00595516">
            <w:pPr>
              <w:pStyle w:val="TableField-Center"/>
              <w:rPr>
                <w:rFonts w:ascii="Calibri Light" w:hAnsi="Calibri Light" w:cs="Arial"/>
              </w:rPr>
            </w:pPr>
            <w:r w:rsidRPr="00051345">
              <w:rPr>
                <w:rFonts w:ascii="Calibri Light" w:hAnsi="Calibri Light" w:cs="Arial"/>
              </w:rPr>
              <w:t>CA</w:t>
            </w:r>
          </w:p>
        </w:tc>
        <w:tc>
          <w:tcPr>
            <w:tcW w:w="7495" w:type="dxa"/>
            <w:tcBorders>
              <w:top w:val="single" w:sz="6" w:space="0" w:color="auto"/>
            </w:tcBorders>
            <w:vAlign w:val="center"/>
          </w:tcPr>
          <w:p w14:paraId="39EE1495" w14:textId="77777777" w:rsidR="00595516" w:rsidRPr="00051345" w:rsidRDefault="00595516" w:rsidP="00595516">
            <w:pPr>
              <w:pStyle w:val="TableField-Left"/>
              <w:rPr>
                <w:rFonts w:ascii="Calibri Light" w:hAnsi="Calibri Light" w:cs="Arial"/>
              </w:rPr>
            </w:pPr>
            <w:r w:rsidRPr="00051345">
              <w:rPr>
                <w:rFonts w:ascii="Calibri Light" w:hAnsi="Calibri Light" w:cs="Arial"/>
              </w:rPr>
              <w:t>Contract Account</w:t>
            </w:r>
          </w:p>
        </w:tc>
      </w:tr>
      <w:tr w:rsidR="00595516" w:rsidRPr="00051345" w14:paraId="45B3022A" w14:textId="77777777" w:rsidTr="00595516">
        <w:trPr>
          <w:cantSplit/>
          <w:trHeight w:val="57"/>
        </w:trPr>
        <w:tc>
          <w:tcPr>
            <w:tcW w:w="1842" w:type="dxa"/>
            <w:tcBorders>
              <w:top w:val="single" w:sz="6" w:space="0" w:color="auto"/>
            </w:tcBorders>
            <w:vAlign w:val="center"/>
          </w:tcPr>
          <w:p w14:paraId="5D11007D" w14:textId="77777777" w:rsidR="00595516" w:rsidRPr="00051345" w:rsidRDefault="00595516" w:rsidP="00595516">
            <w:pPr>
              <w:pStyle w:val="TableField-Center"/>
              <w:rPr>
                <w:rFonts w:ascii="Calibri Light" w:hAnsi="Calibri Light" w:cs="Arial"/>
              </w:rPr>
            </w:pPr>
            <w:r w:rsidRPr="00051345">
              <w:rPr>
                <w:rFonts w:ascii="Calibri Light" w:hAnsi="Calibri Light"/>
                <w:color w:val="000000"/>
              </w:rPr>
              <w:t>Channel</w:t>
            </w:r>
          </w:p>
        </w:tc>
        <w:tc>
          <w:tcPr>
            <w:tcW w:w="7495" w:type="dxa"/>
            <w:tcBorders>
              <w:top w:val="single" w:sz="6" w:space="0" w:color="auto"/>
            </w:tcBorders>
            <w:vAlign w:val="center"/>
          </w:tcPr>
          <w:p w14:paraId="704C99BE" w14:textId="77777777" w:rsidR="00595516" w:rsidRPr="00051345" w:rsidRDefault="00595516" w:rsidP="00595516">
            <w:pPr>
              <w:pStyle w:val="TableField-Left"/>
              <w:rPr>
                <w:rFonts w:ascii="Calibri Light" w:hAnsi="Calibri Light" w:cs="Arial"/>
              </w:rPr>
            </w:pPr>
            <w:r w:rsidRPr="00051345">
              <w:rPr>
                <w:rFonts w:ascii="Calibri Light" w:hAnsi="Calibri Light"/>
                <w:color w:val="000000"/>
              </w:rPr>
              <w:t>Data object in SAP that holds the interval data.  Intervals can be kwh, price, factor, etc.  SAP equivalent is Profile.</w:t>
            </w:r>
          </w:p>
        </w:tc>
      </w:tr>
      <w:tr w:rsidR="00595516" w:rsidRPr="00051345" w14:paraId="51263605" w14:textId="77777777" w:rsidTr="00595516">
        <w:trPr>
          <w:cantSplit/>
          <w:trHeight w:val="147"/>
        </w:trPr>
        <w:tc>
          <w:tcPr>
            <w:tcW w:w="1842" w:type="dxa"/>
            <w:tcBorders>
              <w:top w:val="single" w:sz="6" w:space="0" w:color="auto"/>
            </w:tcBorders>
            <w:vAlign w:val="center"/>
          </w:tcPr>
          <w:p w14:paraId="7F66CDB6" w14:textId="77777777" w:rsidR="00595516" w:rsidRPr="00051345" w:rsidRDefault="00595516" w:rsidP="00595516">
            <w:pPr>
              <w:pStyle w:val="TableField-Center"/>
              <w:rPr>
                <w:rFonts w:ascii="Calibri Light" w:hAnsi="Calibri Light" w:cs="Arial"/>
              </w:rPr>
            </w:pPr>
            <w:r w:rsidRPr="00051345">
              <w:rPr>
                <w:rFonts w:ascii="Calibri Light" w:hAnsi="Calibri Light"/>
                <w:color w:val="000000"/>
              </w:rPr>
              <w:t>Clarification</w:t>
            </w:r>
          </w:p>
        </w:tc>
        <w:tc>
          <w:tcPr>
            <w:tcW w:w="7495" w:type="dxa"/>
            <w:tcBorders>
              <w:top w:val="single" w:sz="6" w:space="0" w:color="auto"/>
            </w:tcBorders>
            <w:vAlign w:val="center"/>
          </w:tcPr>
          <w:p w14:paraId="25EEB1C2" w14:textId="77777777" w:rsidR="00595516" w:rsidRPr="00051345" w:rsidRDefault="00595516" w:rsidP="00595516">
            <w:pPr>
              <w:pStyle w:val="TableField-Left"/>
              <w:rPr>
                <w:rFonts w:ascii="Calibri Light" w:hAnsi="Calibri Light" w:cs="Arial"/>
              </w:rPr>
            </w:pPr>
            <w:r w:rsidRPr="00051345">
              <w:rPr>
                <w:rFonts w:ascii="Calibri Light" w:hAnsi="Calibri Light"/>
                <w:color w:val="000000"/>
              </w:rPr>
              <w:t>A list of payments that could not be processed and require additional work in order to be posted.</w:t>
            </w:r>
          </w:p>
        </w:tc>
      </w:tr>
      <w:tr w:rsidR="00595516" w:rsidRPr="00051345" w14:paraId="4158D943" w14:textId="77777777" w:rsidTr="00595516">
        <w:trPr>
          <w:cantSplit/>
          <w:trHeight w:val="49"/>
        </w:trPr>
        <w:tc>
          <w:tcPr>
            <w:tcW w:w="1842" w:type="dxa"/>
            <w:vAlign w:val="center"/>
          </w:tcPr>
          <w:p w14:paraId="41F32FCA" w14:textId="77777777" w:rsidR="00595516" w:rsidRPr="00051345" w:rsidRDefault="00595516" w:rsidP="00595516">
            <w:pPr>
              <w:pStyle w:val="TableField-Center"/>
              <w:rPr>
                <w:rFonts w:ascii="Calibri Light" w:hAnsi="Calibri Light" w:cs="Arial"/>
              </w:rPr>
            </w:pPr>
            <w:r w:rsidRPr="00051345">
              <w:rPr>
                <w:rFonts w:ascii="Calibri Light" w:hAnsi="Calibri Light"/>
                <w:color w:val="000000"/>
              </w:rPr>
              <w:t>Connection Object</w:t>
            </w:r>
          </w:p>
        </w:tc>
        <w:tc>
          <w:tcPr>
            <w:tcW w:w="7495" w:type="dxa"/>
            <w:vAlign w:val="center"/>
          </w:tcPr>
          <w:p w14:paraId="297D2749" w14:textId="77777777" w:rsidR="00595516" w:rsidRPr="00051345" w:rsidRDefault="00595516" w:rsidP="00595516">
            <w:pPr>
              <w:pStyle w:val="TableField-Left"/>
              <w:rPr>
                <w:rFonts w:ascii="Calibri Light" w:hAnsi="Calibri Light" w:cs="Arial"/>
              </w:rPr>
            </w:pPr>
            <w:r w:rsidRPr="00051345">
              <w:rPr>
                <w:rFonts w:ascii="Calibri Light" w:hAnsi="Calibri Light"/>
                <w:color w:val="000000"/>
              </w:rPr>
              <w:t>Link between installation and postal regional structure. Usually a building, but can also be a piece of property or other facility, such as a fountain or construction site. The connection object corresponds to the functional location in plant maintenance (PM).</w:t>
            </w:r>
          </w:p>
        </w:tc>
      </w:tr>
      <w:tr w:rsidR="00595516" w:rsidRPr="00051345" w14:paraId="52A46A5C" w14:textId="77777777" w:rsidTr="00595516">
        <w:trPr>
          <w:cantSplit/>
          <w:trHeight w:val="49"/>
        </w:trPr>
        <w:tc>
          <w:tcPr>
            <w:tcW w:w="1842" w:type="dxa"/>
            <w:vAlign w:val="center"/>
          </w:tcPr>
          <w:p w14:paraId="0893AC98" w14:textId="77777777" w:rsidR="00595516" w:rsidRPr="00051345" w:rsidRDefault="00595516" w:rsidP="00595516">
            <w:pPr>
              <w:pStyle w:val="TableField-Center"/>
              <w:rPr>
                <w:rFonts w:ascii="Calibri Light" w:hAnsi="Calibri Light" w:cs="Arial"/>
              </w:rPr>
            </w:pPr>
            <w:r w:rsidRPr="00051345">
              <w:rPr>
                <w:rFonts w:ascii="Calibri Light" w:hAnsi="Calibri Light" w:cs="Arial"/>
              </w:rPr>
              <w:t>Customer</w:t>
            </w:r>
          </w:p>
        </w:tc>
        <w:tc>
          <w:tcPr>
            <w:tcW w:w="7495" w:type="dxa"/>
            <w:vAlign w:val="center"/>
          </w:tcPr>
          <w:p w14:paraId="2451011D" w14:textId="77777777" w:rsidR="00595516" w:rsidRPr="00051345" w:rsidRDefault="00595516" w:rsidP="00595516">
            <w:pPr>
              <w:pStyle w:val="TableField-Left"/>
              <w:rPr>
                <w:rFonts w:ascii="Calibri Light" w:hAnsi="Calibri Light" w:cs="Arial"/>
              </w:rPr>
            </w:pPr>
            <w:r w:rsidRPr="00051345">
              <w:rPr>
                <w:rFonts w:ascii="Calibri Light" w:hAnsi="Calibri Light"/>
                <w:color w:val="000000"/>
              </w:rPr>
              <w:t xml:space="preserve">Any entity with a relationship with SCE.  This term is usually used in reference to customers (both individuals and organizations) This can include employees and third party suppliers (banks and payment partners). SAP Equivalent is </w:t>
            </w:r>
            <w:r w:rsidRPr="00051345">
              <w:rPr>
                <w:rFonts w:ascii="Calibri Light" w:hAnsi="Calibri Light" w:cs="Arial"/>
              </w:rPr>
              <w:t>Business Partner (BP)</w:t>
            </w:r>
          </w:p>
        </w:tc>
      </w:tr>
      <w:tr w:rsidR="00595516" w:rsidRPr="00051345" w14:paraId="5244444F" w14:textId="77777777" w:rsidTr="00595516">
        <w:trPr>
          <w:cantSplit/>
          <w:trHeight w:val="49"/>
        </w:trPr>
        <w:tc>
          <w:tcPr>
            <w:tcW w:w="1842" w:type="dxa"/>
            <w:vAlign w:val="center"/>
          </w:tcPr>
          <w:p w14:paraId="08912770" w14:textId="77777777" w:rsidR="00595516" w:rsidRPr="00051345" w:rsidRDefault="00595516" w:rsidP="00595516">
            <w:pPr>
              <w:pStyle w:val="TableField-Center"/>
              <w:rPr>
                <w:rFonts w:ascii="Calibri Light" w:hAnsi="Calibri Light" w:cs="Arial"/>
              </w:rPr>
            </w:pPr>
            <w:r w:rsidRPr="00051345">
              <w:rPr>
                <w:rFonts w:ascii="Calibri Light" w:hAnsi="Calibri Light" w:cs="Arial"/>
              </w:rPr>
              <w:t>BPD</w:t>
            </w:r>
          </w:p>
        </w:tc>
        <w:tc>
          <w:tcPr>
            <w:tcW w:w="7495" w:type="dxa"/>
            <w:vAlign w:val="center"/>
          </w:tcPr>
          <w:p w14:paraId="43A2A943" w14:textId="77777777" w:rsidR="00595516" w:rsidRPr="00051345" w:rsidRDefault="00595516" w:rsidP="00595516">
            <w:pPr>
              <w:pStyle w:val="TableField-Left"/>
              <w:rPr>
                <w:rFonts w:ascii="Calibri Light" w:hAnsi="Calibri Light" w:cs="Arial"/>
              </w:rPr>
            </w:pPr>
            <w:r w:rsidRPr="00051345">
              <w:rPr>
                <w:rFonts w:ascii="Calibri Light" w:hAnsi="Calibri Light" w:cs="Arial"/>
              </w:rPr>
              <w:t>Business Process Design (or Document)</w:t>
            </w:r>
          </w:p>
        </w:tc>
      </w:tr>
      <w:tr w:rsidR="00595516" w:rsidRPr="00051345" w14:paraId="6D383C51" w14:textId="77777777" w:rsidTr="00595516">
        <w:trPr>
          <w:cantSplit/>
          <w:trHeight w:val="49"/>
        </w:trPr>
        <w:tc>
          <w:tcPr>
            <w:tcW w:w="1842" w:type="dxa"/>
            <w:vAlign w:val="center"/>
          </w:tcPr>
          <w:p w14:paraId="1FFD63CB" w14:textId="77777777" w:rsidR="00595516" w:rsidRPr="00051345" w:rsidRDefault="00595516" w:rsidP="00595516">
            <w:pPr>
              <w:pStyle w:val="TableField-Center"/>
              <w:rPr>
                <w:rFonts w:ascii="Calibri Light" w:hAnsi="Calibri Light" w:cs="Arial"/>
              </w:rPr>
            </w:pPr>
            <w:r w:rsidRPr="00051345">
              <w:rPr>
                <w:rFonts w:ascii="Calibri Light" w:hAnsi="Calibri Light" w:cs="Arial"/>
              </w:rPr>
              <w:t>BPEM</w:t>
            </w:r>
          </w:p>
        </w:tc>
        <w:tc>
          <w:tcPr>
            <w:tcW w:w="7495" w:type="dxa"/>
            <w:vAlign w:val="center"/>
          </w:tcPr>
          <w:p w14:paraId="56EA1519" w14:textId="77777777" w:rsidR="00595516" w:rsidRPr="00051345" w:rsidRDefault="00595516" w:rsidP="00595516">
            <w:pPr>
              <w:pStyle w:val="TableField-Left"/>
              <w:rPr>
                <w:rFonts w:ascii="Calibri Light" w:hAnsi="Calibri Light" w:cs="Arial"/>
              </w:rPr>
            </w:pPr>
            <w:r w:rsidRPr="00051345">
              <w:rPr>
                <w:rFonts w:ascii="Calibri Light" w:hAnsi="Calibri Light" w:cs="Arial"/>
              </w:rPr>
              <w:t>Business Process Exception Management</w:t>
            </w:r>
          </w:p>
        </w:tc>
      </w:tr>
      <w:tr w:rsidR="00595516" w:rsidRPr="00051345" w14:paraId="1C9A8371" w14:textId="77777777" w:rsidTr="00595516">
        <w:trPr>
          <w:cantSplit/>
          <w:trHeight w:val="84"/>
        </w:trPr>
        <w:tc>
          <w:tcPr>
            <w:tcW w:w="1842" w:type="dxa"/>
            <w:vAlign w:val="center"/>
          </w:tcPr>
          <w:p w14:paraId="216EE045" w14:textId="77777777" w:rsidR="00595516" w:rsidRPr="00051345" w:rsidRDefault="00595516" w:rsidP="00595516">
            <w:pPr>
              <w:pStyle w:val="TableField-Center"/>
              <w:rPr>
                <w:rFonts w:ascii="Calibri Light" w:hAnsi="Calibri Light" w:cs="Arial"/>
              </w:rPr>
            </w:pPr>
            <w:r w:rsidRPr="00051345">
              <w:rPr>
                <w:rFonts w:ascii="Calibri Light" w:hAnsi="Calibri Light" w:cs="Arial"/>
              </w:rPr>
              <w:t>EAM</w:t>
            </w:r>
          </w:p>
        </w:tc>
        <w:tc>
          <w:tcPr>
            <w:tcW w:w="7495" w:type="dxa"/>
            <w:vAlign w:val="center"/>
          </w:tcPr>
          <w:p w14:paraId="359E7FD3" w14:textId="77777777" w:rsidR="00595516" w:rsidRPr="00051345" w:rsidRDefault="00595516" w:rsidP="00595516">
            <w:pPr>
              <w:pStyle w:val="TableField-Left"/>
              <w:rPr>
                <w:rFonts w:ascii="Calibri Light" w:hAnsi="Calibri Light" w:cs="Arial"/>
              </w:rPr>
            </w:pPr>
            <w:r w:rsidRPr="00051345">
              <w:rPr>
                <w:rFonts w:ascii="Calibri Light" w:hAnsi="Calibri Light" w:cs="Arial"/>
              </w:rPr>
              <w:t>SAP Enterprise Asset Management</w:t>
            </w:r>
          </w:p>
        </w:tc>
      </w:tr>
      <w:tr w:rsidR="00595516" w:rsidRPr="00051345" w14:paraId="1CD623FA" w14:textId="77777777" w:rsidTr="00595516">
        <w:trPr>
          <w:cantSplit/>
          <w:trHeight w:val="49"/>
        </w:trPr>
        <w:tc>
          <w:tcPr>
            <w:tcW w:w="1842" w:type="dxa"/>
            <w:vAlign w:val="center"/>
          </w:tcPr>
          <w:p w14:paraId="6EB14BF5" w14:textId="77777777" w:rsidR="00595516" w:rsidRPr="00051345" w:rsidRDefault="00595516" w:rsidP="00595516">
            <w:pPr>
              <w:pStyle w:val="TableField-Center"/>
              <w:rPr>
                <w:rFonts w:ascii="Calibri Light" w:hAnsi="Calibri Light" w:cs="Arial"/>
              </w:rPr>
            </w:pPr>
            <w:r w:rsidRPr="00051345">
              <w:rPr>
                <w:rFonts w:ascii="Calibri Light" w:hAnsi="Calibri Light" w:cs="Arial"/>
              </w:rPr>
              <w:t>Hybris C4C</w:t>
            </w:r>
          </w:p>
        </w:tc>
        <w:tc>
          <w:tcPr>
            <w:tcW w:w="7495" w:type="dxa"/>
            <w:vAlign w:val="center"/>
          </w:tcPr>
          <w:p w14:paraId="22BBE1E7" w14:textId="77777777" w:rsidR="00595516" w:rsidRPr="00051345" w:rsidRDefault="00595516" w:rsidP="00595516">
            <w:pPr>
              <w:pStyle w:val="TableField-Left"/>
              <w:rPr>
                <w:rFonts w:ascii="Calibri Light" w:hAnsi="Calibri Light" w:cs="Arial"/>
              </w:rPr>
            </w:pPr>
            <w:r w:rsidRPr="00051345">
              <w:rPr>
                <w:rFonts w:ascii="Calibri Light" w:hAnsi="Calibri Light" w:cs="Arial"/>
              </w:rPr>
              <w:t>SAP Cloud for Customer Solution</w:t>
            </w:r>
          </w:p>
        </w:tc>
      </w:tr>
      <w:tr w:rsidR="00595516" w:rsidRPr="00051345" w14:paraId="70B3A5F8" w14:textId="77777777" w:rsidTr="00595516">
        <w:trPr>
          <w:cantSplit/>
          <w:trHeight w:val="49"/>
        </w:trPr>
        <w:tc>
          <w:tcPr>
            <w:tcW w:w="1842" w:type="dxa"/>
            <w:vAlign w:val="center"/>
          </w:tcPr>
          <w:p w14:paraId="5E2EE51E" w14:textId="77777777" w:rsidR="00595516" w:rsidRPr="00051345" w:rsidRDefault="00595516" w:rsidP="00595516">
            <w:pPr>
              <w:pStyle w:val="TableField-Center"/>
              <w:rPr>
                <w:rFonts w:ascii="Calibri Light" w:hAnsi="Calibri Light" w:cs="Arial"/>
              </w:rPr>
            </w:pPr>
            <w:r w:rsidRPr="00051345">
              <w:rPr>
                <w:rFonts w:ascii="Calibri Light" w:hAnsi="Calibri Light" w:cs="Arial"/>
              </w:rPr>
              <w:t>IMG</w:t>
            </w:r>
          </w:p>
        </w:tc>
        <w:tc>
          <w:tcPr>
            <w:tcW w:w="7495" w:type="dxa"/>
            <w:vAlign w:val="center"/>
          </w:tcPr>
          <w:p w14:paraId="48188BAF" w14:textId="77777777" w:rsidR="00595516" w:rsidRPr="00051345" w:rsidRDefault="00595516" w:rsidP="00595516">
            <w:pPr>
              <w:pStyle w:val="TableField-Left"/>
              <w:rPr>
                <w:rFonts w:ascii="Calibri Light" w:hAnsi="Calibri Light" w:cs="Arial"/>
              </w:rPr>
            </w:pPr>
            <w:r w:rsidRPr="00051345">
              <w:rPr>
                <w:rFonts w:ascii="Calibri Light" w:hAnsi="Calibri Light" w:cs="Arial"/>
              </w:rPr>
              <w:t>SAP Implementation Guide - where configuration is performed</w:t>
            </w:r>
          </w:p>
        </w:tc>
      </w:tr>
      <w:tr w:rsidR="00595516" w:rsidRPr="00051345" w14:paraId="56408C76" w14:textId="77777777" w:rsidTr="00595516">
        <w:trPr>
          <w:cantSplit/>
          <w:trHeight w:val="93"/>
        </w:trPr>
        <w:tc>
          <w:tcPr>
            <w:tcW w:w="1842" w:type="dxa"/>
            <w:vAlign w:val="center"/>
          </w:tcPr>
          <w:p w14:paraId="36F2FC6D" w14:textId="77777777" w:rsidR="00595516" w:rsidRPr="00051345" w:rsidRDefault="00595516" w:rsidP="00595516">
            <w:pPr>
              <w:pStyle w:val="TableField-Center"/>
              <w:rPr>
                <w:rFonts w:ascii="Calibri Light" w:hAnsi="Calibri Light" w:cs="Arial"/>
              </w:rPr>
            </w:pPr>
            <w:r w:rsidRPr="00051345">
              <w:rPr>
                <w:rFonts w:ascii="Calibri Light" w:hAnsi="Calibri Light"/>
                <w:color w:val="000000"/>
              </w:rPr>
              <w:t>Level Pay Plans</w:t>
            </w:r>
          </w:p>
        </w:tc>
        <w:tc>
          <w:tcPr>
            <w:tcW w:w="7495" w:type="dxa"/>
            <w:vAlign w:val="center"/>
          </w:tcPr>
          <w:p w14:paraId="22CAB9A4" w14:textId="77777777" w:rsidR="00595516" w:rsidRPr="00051345" w:rsidRDefault="00595516" w:rsidP="00595516">
            <w:pPr>
              <w:pStyle w:val="TableField-Left"/>
              <w:rPr>
                <w:rFonts w:ascii="Calibri Light" w:hAnsi="Calibri Light" w:cs="Arial"/>
              </w:rPr>
            </w:pPr>
            <w:r w:rsidRPr="00051345">
              <w:rPr>
                <w:rFonts w:ascii="Calibri Light" w:hAnsi="Calibri Light"/>
                <w:color w:val="000000"/>
              </w:rPr>
              <w:t>SAP equivalent term is Budget Billing.  Budget Billing allows customers to pay regular equal amounts over a yearly period.</w:t>
            </w:r>
          </w:p>
        </w:tc>
      </w:tr>
      <w:tr w:rsidR="00595516" w:rsidRPr="00051345" w14:paraId="202D3448" w14:textId="77777777" w:rsidTr="00595516">
        <w:trPr>
          <w:cantSplit/>
          <w:trHeight w:val="183"/>
        </w:trPr>
        <w:tc>
          <w:tcPr>
            <w:tcW w:w="1842" w:type="dxa"/>
            <w:vAlign w:val="center"/>
          </w:tcPr>
          <w:p w14:paraId="05597A70" w14:textId="77777777" w:rsidR="00595516" w:rsidRPr="00051345" w:rsidRDefault="00595516" w:rsidP="00595516">
            <w:pPr>
              <w:pStyle w:val="TableField-Center"/>
              <w:rPr>
                <w:rFonts w:ascii="Calibri Light" w:hAnsi="Calibri Light" w:cs="Arial"/>
              </w:rPr>
            </w:pPr>
            <w:r w:rsidRPr="00051345">
              <w:rPr>
                <w:rFonts w:ascii="Calibri Light" w:hAnsi="Calibri Light" w:cs="Arial"/>
              </w:rPr>
              <w:t>S/4HANA</w:t>
            </w:r>
          </w:p>
        </w:tc>
        <w:tc>
          <w:tcPr>
            <w:tcW w:w="7495" w:type="dxa"/>
            <w:vAlign w:val="center"/>
          </w:tcPr>
          <w:p w14:paraId="54BADFEC" w14:textId="77777777" w:rsidR="00595516" w:rsidRPr="00051345" w:rsidRDefault="00595516" w:rsidP="00595516">
            <w:pPr>
              <w:pStyle w:val="TableField-Left"/>
              <w:rPr>
                <w:rFonts w:ascii="Calibri Light" w:hAnsi="Calibri Light" w:cs="Arial"/>
              </w:rPr>
            </w:pPr>
            <w:r w:rsidRPr="00051345">
              <w:rPr>
                <w:rFonts w:ascii="Calibri Light" w:hAnsi="Calibri Light" w:cs="Arial"/>
              </w:rPr>
              <w:t>SAP HANA 4 Business Suite</w:t>
            </w:r>
          </w:p>
        </w:tc>
      </w:tr>
      <w:tr w:rsidR="00595516" w:rsidRPr="00051345" w14:paraId="62F0E770" w14:textId="77777777" w:rsidTr="00595516">
        <w:trPr>
          <w:cantSplit/>
          <w:trHeight w:val="432"/>
        </w:trPr>
        <w:tc>
          <w:tcPr>
            <w:tcW w:w="1842" w:type="dxa"/>
            <w:vAlign w:val="center"/>
          </w:tcPr>
          <w:p w14:paraId="013B75F1" w14:textId="77777777" w:rsidR="00595516" w:rsidRPr="00051345" w:rsidRDefault="00595516" w:rsidP="00595516">
            <w:pPr>
              <w:pStyle w:val="TableField-Center"/>
              <w:rPr>
                <w:rFonts w:ascii="Calibri Light" w:hAnsi="Calibri Light" w:cs="Arial"/>
              </w:rPr>
            </w:pPr>
            <w:r w:rsidRPr="00051345">
              <w:rPr>
                <w:rFonts w:ascii="Calibri Light" w:hAnsi="Calibri Light" w:cs="Arial"/>
              </w:rPr>
              <w:t>SCE</w:t>
            </w:r>
          </w:p>
        </w:tc>
        <w:tc>
          <w:tcPr>
            <w:tcW w:w="7495" w:type="dxa"/>
            <w:vAlign w:val="center"/>
          </w:tcPr>
          <w:p w14:paraId="61285279" w14:textId="77777777" w:rsidR="00595516" w:rsidRPr="00051345" w:rsidRDefault="00595516" w:rsidP="00595516">
            <w:pPr>
              <w:pStyle w:val="TableField-Left"/>
              <w:rPr>
                <w:rFonts w:ascii="Calibri Light" w:hAnsi="Calibri Light" w:cs="Arial"/>
              </w:rPr>
            </w:pPr>
            <w:r w:rsidRPr="00051345">
              <w:rPr>
                <w:rFonts w:ascii="Calibri Light" w:hAnsi="Calibri Light" w:cs="Arial"/>
              </w:rPr>
              <w:t>Southern California Edison</w:t>
            </w:r>
          </w:p>
        </w:tc>
      </w:tr>
      <w:tr w:rsidR="00595516" w:rsidRPr="00051345" w14:paraId="277A6CE6" w14:textId="77777777" w:rsidTr="00595516">
        <w:trPr>
          <w:cantSplit/>
          <w:trHeight w:val="432"/>
        </w:trPr>
        <w:tc>
          <w:tcPr>
            <w:tcW w:w="1842" w:type="dxa"/>
            <w:vAlign w:val="center"/>
          </w:tcPr>
          <w:p w14:paraId="4EEBA62D" w14:textId="77777777" w:rsidR="00595516" w:rsidRPr="00051345" w:rsidRDefault="00595516" w:rsidP="00595516">
            <w:pPr>
              <w:pStyle w:val="TableField-Center"/>
              <w:rPr>
                <w:rFonts w:ascii="Calibri Light" w:hAnsi="Calibri Light" w:cs="Arial"/>
              </w:rPr>
            </w:pPr>
            <w:r w:rsidRPr="00051345">
              <w:rPr>
                <w:rFonts w:ascii="Calibri Light" w:hAnsi="Calibri Light"/>
                <w:color w:val="000000"/>
              </w:rPr>
              <w:t>Summary Billing</w:t>
            </w:r>
          </w:p>
        </w:tc>
        <w:tc>
          <w:tcPr>
            <w:tcW w:w="7495" w:type="dxa"/>
            <w:vAlign w:val="center"/>
          </w:tcPr>
          <w:p w14:paraId="4152FB2B" w14:textId="77777777" w:rsidR="00595516" w:rsidRPr="00051345" w:rsidRDefault="00595516" w:rsidP="00595516">
            <w:pPr>
              <w:pStyle w:val="TableField-Left"/>
              <w:rPr>
                <w:rFonts w:ascii="Calibri Light" w:hAnsi="Calibri Light" w:cs="Arial"/>
              </w:rPr>
            </w:pPr>
            <w:r w:rsidRPr="00051345">
              <w:rPr>
                <w:rFonts w:ascii="Calibri Light" w:hAnsi="Calibri Light"/>
                <w:color w:val="000000"/>
              </w:rPr>
              <w:t>Standard SAP functionality that enables the invoicing of multiple Contract Accounts under one Parent Contract Account (Consolidated Summary Billing).  SAP equivalent is Collective Billing.</w:t>
            </w:r>
          </w:p>
        </w:tc>
      </w:tr>
      <w:tr w:rsidR="00595516" w:rsidRPr="00051345" w14:paraId="6D8B1B34" w14:textId="77777777" w:rsidTr="00595516">
        <w:trPr>
          <w:cantSplit/>
          <w:trHeight w:val="432"/>
        </w:trPr>
        <w:tc>
          <w:tcPr>
            <w:tcW w:w="1842" w:type="dxa"/>
            <w:vAlign w:val="center"/>
          </w:tcPr>
          <w:p w14:paraId="1EB089F3" w14:textId="77777777" w:rsidR="00595516" w:rsidRPr="00051345" w:rsidRDefault="00595516" w:rsidP="00595516">
            <w:pPr>
              <w:pStyle w:val="TableField-Center"/>
              <w:rPr>
                <w:rFonts w:ascii="Calibri Light" w:hAnsi="Calibri Light" w:cs="Arial"/>
              </w:rPr>
            </w:pPr>
            <w:r w:rsidRPr="00051345">
              <w:rPr>
                <w:rFonts w:ascii="Calibri Light" w:hAnsi="Calibri Light" w:cs="Arial"/>
              </w:rPr>
              <w:t>TMD</w:t>
            </w:r>
          </w:p>
        </w:tc>
        <w:tc>
          <w:tcPr>
            <w:tcW w:w="7495" w:type="dxa"/>
            <w:vAlign w:val="center"/>
          </w:tcPr>
          <w:p w14:paraId="75A8F34F" w14:textId="77777777" w:rsidR="00595516" w:rsidRPr="00051345" w:rsidRDefault="00595516" w:rsidP="00595516">
            <w:pPr>
              <w:pStyle w:val="TableField-Left"/>
              <w:rPr>
                <w:rFonts w:ascii="Calibri Light" w:hAnsi="Calibri Light" w:cs="Arial"/>
              </w:rPr>
            </w:pPr>
            <w:r w:rsidRPr="00051345">
              <w:rPr>
                <w:rFonts w:ascii="Calibri Light" w:hAnsi="Calibri Light" w:cs="Arial"/>
              </w:rPr>
              <w:t>SAP Technical Master Data e.g. Connection Object, Premise and Device Location</w:t>
            </w:r>
          </w:p>
        </w:tc>
      </w:tr>
    </w:tbl>
    <w:p w14:paraId="0C9F7D53" w14:textId="77777777" w:rsidR="00F029C3" w:rsidRPr="00051345" w:rsidRDefault="00F029C3" w:rsidP="00E0118B">
      <w:pPr>
        <w:pStyle w:val="Heading2Text"/>
        <w:rPr>
          <w:rFonts w:ascii="Calibri Light" w:hAnsi="Calibri Light" w:cs="Arial"/>
        </w:rPr>
      </w:pPr>
      <w:r w:rsidRPr="00051345">
        <w:rPr>
          <w:rFonts w:ascii="Calibri Light" w:hAnsi="Calibri Light" w:cs="Arial"/>
        </w:rPr>
        <w:t xml:space="preserve">Additional terms may be found in APSE </w:t>
      </w:r>
      <w:hyperlink r:id="rId12" w:history="1">
        <w:r w:rsidRPr="00051345">
          <w:rPr>
            <w:rStyle w:val="Hyperlink"/>
            <w:rFonts w:ascii="Calibri Light" w:hAnsi="Calibri Light" w:cs="Arial"/>
          </w:rPr>
          <w:t>General Document # 32 CSRP Glossary</w:t>
        </w:r>
      </w:hyperlink>
    </w:p>
    <w:p w14:paraId="5D978E20" w14:textId="77777777" w:rsidR="00035D43" w:rsidRPr="00051345" w:rsidRDefault="00035D43" w:rsidP="00035D43">
      <w:pPr>
        <w:pStyle w:val="Heading1"/>
        <w:rPr>
          <w:rFonts w:ascii="Calibri Light" w:hAnsi="Calibri Light"/>
        </w:rPr>
      </w:pPr>
      <w:bookmarkStart w:id="38" w:name="_Toc406588300"/>
      <w:bookmarkStart w:id="39" w:name="_Toc491613806"/>
      <w:bookmarkStart w:id="40" w:name="_Toc508175875"/>
      <w:bookmarkStart w:id="41" w:name="_Toc509274790"/>
      <w:bookmarkStart w:id="42" w:name="_Toc368501741"/>
      <w:bookmarkStart w:id="43" w:name="_Ref391280030"/>
      <w:bookmarkStart w:id="44" w:name="_Toc406588302"/>
      <w:bookmarkStart w:id="45" w:name="_Toc491613808"/>
      <w:r w:rsidRPr="00051345">
        <w:rPr>
          <w:rFonts w:ascii="Calibri Light" w:hAnsi="Calibri Light"/>
        </w:rPr>
        <w:lastRenderedPageBreak/>
        <w:t>Business Process Design</w:t>
      </w:r>
      <w:bookmarkEnd w:id="38"/>
      <w:bookmarkEnd w:id="39"/>
      <w:bookmarkEnd w:id="40"/>
      <w:bookmarkEnd w:id="41"/>
    </w:p>
    <w:p w14:paraId="2DCAFCF5" w14:textId="434EABD3" w:rsidR="00013106" w:rsidRDefault="00013106" w:rsidP="00013106">
      <w:pPr>
        <w:pStyle w:val="Heading2Text"/>
        <w:ind w:left="432"/>
        <w:rPr>
          <w:rFonts w:ascii="Calibri Light" w:hAnsi="Calibri Light" w:cs="Arial"/>
        </w:rPr>
      </w:pPr>
      <w:bookmarkStart w:id="46" w:name="_Toc406588301"/>
      <w:bookmarkStart w:id="47" w:name="_Toc491613807"/>
      <w:bookmarkStart w:id="48" w:name="_Toc508175876"/>
      <w:bookmarkStart w:id="49" w:name="_Toc509274791"/>
      <w:r>
        <w:rPr>
          <w:rFonts w:ascii="Calibri Light" w:hAnsi="Calibri Light" w:cs="Arial"/>
        </w:rPr>
        <w:t xml:space="preserve">User will always authenticate and validate that the requestor is an authorized user before providing account information or carry out transaction for the requestor. </w:t>
      </w:r>
    </w:p>
    <w:p w14:paraId="1A344B94" w14:textId="77777777" w:rsidR="00035D43" w:rsidRPr="00051345" w:rsidRDefault="00035D43" w:rsidP="00A137A7">
      <w:pPr>
        <w:pStyle w:val="Heading2"/>
      </w:pPr>
      <w:r w:rsidRPr="00051345">
        <w:t>Handle Bill Inquiry Details</w:t>
      </w:r>
      <w:bookmarkEnd w:id="46"/>
      <w:bookmarkEnd w:id="47"/>
      <w:bookmarkEnd w:id="48"/>
      <w:bookmarkEnd w:id="49"/>
    </w:p>
    <w:p w14:paraId="63441A18" w14:textId="77777777" w:rsidR="00035D43" w:rsidRPr="00051345" w:rsidRDefault="00035D43" w:rsidP="00035D43">
      <w:pPr>
        <w:ind w:left="360"/>
        <w:rPr>
          <w:rFonts w:ascii="Calibri Light" w:hAnsi="Calibri Light"/>
        </w:rPr>
      </w:pPr>
      <w:r w:rsidRPr="00051345">
        <w:rPr>
          <w:rFonts w:ascii="Calibri Light" w:hAnsi="Calibri Light"/>
          <w:sz w:val="20"/>
          <w:szCs w:val="20"/>
        </w:rPr>
        <w:t xml:space="preserve">A BP may contact a CCC or BCD representative with a variety of questions regarding their bill, which can be answered using various screens in both Hybris C4C and S/4HANA. </w:t>
      </w:r>
    </w:p>
    <w:p w14:paraId="46AA06CD" w14:textId="77777777" w:rsidR="00035D43" w:rsidRPr="00051345" w:rsidRDefault="00035D43" w:rsidP="00A137A7">
      <w:pPr>
        <w:pStyle w:val="Heading2"/>
      </w:pPr>
      <w:r w:rsidRPr="00051345">
        <w:t xml:space="preserve"> </w:t>
      </w:r>
      <w:bookmarkStart w:id="50" w:name="_Toc508175877"/>
      <w:bookmarkStart w:id="51" w:name="_Toc509274792"/>
      <w:r w:rsidRPr="00051345">
        <w:t>Billing Overview and Bill Images</w:t>
      </w:r>
      <w:bookmarkEnd w:id="50"/>
      <w:bookmarkEnd w:id="51"/>
    </w:p>
    <w:p w14:paraId="03D3B886" w14:textId="377843A7" w:rsidR="00035D43" w:rsidRDefault="00035D43" w:rsidP="00035D43">
      <w:pPr>
        <w:ind w:left="360"/>
        <w:rPr>
          <w:rFonts w:ascii="Calibri Light" w:hAnsi="Calibri Light"/>
          <w:sz w:val="20"/>
          <w:szCs w:val="20"/>
        </w:rPr>
      </w:pPr>
      <w:r w:rsidRPr="00051345">
        <w:rPr>
          <w:rFonts w:ascii="Calibri Light" w:hAnsi="Calibri Light"/>
          <w:sz w:val="20"/>
          <w:szCs w:val="20"/>
        </w:rPr>
        <w:t>The Billing Overview Screen in Hybris C4C provides a single view of the billing/invoice history of the Business Partner, including 36 months of billing history.  Here, the CCC or BCD Representative can find the invoice date, amount due, date open amount, payments received, and whether or not a bill reversal has occurred (Figure 1</w:t>
      </w:r>
      <w:r w:rsidR="003C11BC">
        <w:rPr>
          <w:rFonts w:ascii="Calibri Light" w:hAnsi="Calibri Light"/>
          <w:sz w:val="20"/>
          <w:szCs w:val="20"/>
        </w:rPr>
        <w:t>: Billing Overview</w:t>
      </w:r>
      <w:r w:rsidRPr="00051345">
        <w:rPr>
          <w:rFonts w:ascii="Calibri Light" w:hAnsi="Calibri Light"/>
          <w:sz w:val="20"/>
          <w:szCs w:val="20"/>
        </w:rPr>
        <w:t>).</w:t>
      </w:r>
    </w:p>
    <w:p w14:paraId="6C5A9C2F" w14:textId="77777777" w:rsidR="00035D43" w:rsidRPr="00051345" w:rsidRDefault="00035D43" w:rsidP="00035D43">
      <w:pPr>
        <w:ind w:left="360"/>
        <w:rPr>
          <w:rFonts w:ascii="Calibri Light" w:hAnsi="Calibri Light"/>
          <w:sz w:val="20"/>
          <w:szCs w:val="20"/>
        </w:rPr>
      </w:pPr>
    </w:p>
    <w:p w14:paraId="6B26970E" w14:textId="77777777" w:rsidR="00035D43" w:rsidRDefault="00035D43" w:rsidP="000823FE">
      <w:pPr>
        <w:keepNext/>
        <w:ind w:left="360"/>
        <w:jc w:val="center"/>
      </w:pPr>
      <w:r w:rsidRPr="00051345">
        <w:rPr>
          <w:rFonts w:ascii="Calibri Light" w:hAnsi="Calibri Light"/>
          <w:noProof/>
          <w:color w:val="1F497D"/>
        </w:rPr>
        <w:drawing>
          <wp:inline distT="0" distB="0" distL="0" distR="0" wp14:anchorId="497B391B" wp14:editId="174AA9C9">
            <wp:extent cx="5162550" cy="1575695"/>
            <wp:effectExtent l="0" t="0" r="0" b="5715"/>
            <wp:docPr id="30" name="Picture 30" descr="cid:image003.png@01D3B161.4B45B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png@01D3B161.4B45B54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236969" cy="1598409"/>
                    </a:xfrm>
                    <a:prstGeom prst="rect">
                      <a:avLst/>
                    </a:prstGeom>
                    <a:noFill/>
                    <a:ln>
                      <a:noFill/>
                    </a:ln>
                  </pic:spPr>
                </pic:pic>
              </a:graphicData>
            </a:graphic>
          </wp:inline>
        </w:drawing>
      </w:r>
    </w:p>
    <w:p w14:paraId="427DE826" w14:textId="77777777" w:rsidR="00035D43" w:rsidRDefault="00035D43" w:rsidP="000823FE">
      <w:pPr>
        <w:pStyle w:val="Caption"/>
        <w:ind w:firstLine="360"/>
        <w:jc w:val="center"/>
        <w:rPr>
          <w:rFonts w:ascii="Calibri Light" w:hAnsi="Calibri Light"/>
        </w:rPr>
      </w:pPr>
      <w:r>
        <w:t xml:space="preserve">Figure </w:t>
      </w:r>
      <w:r>
        <w:fldChar w:fldCharType="begin"/>
      </w:r>
      <w:r>
        <w:instrText xml:space="preserve"> SEQ Figure \* ARABIC </w:instrText>
      </w:r>
      <w:r>
        <w:fldChar w:fldCharType="separate"/>
      </w:r>
      <w:r w:rsidR="005A465A">
        <w:rPr>
          <w:noProof/>
        </w:rPr>
        <w:t>1</w:t>
      </w:r>
      <w:r>
        <w:fldChar w:fldCharType="end"/>
      </w:r>
      <w:r>
        <w:t>: Billing Overview</w:t>
      </w:r>
    </w:p>
    <w:p w14:paraId="733FE194" w14:textId="77777777" w:rsidR="00035D43" w:rsidRPr="00051345" w:rsidRDefault="00035D43" w:rsidP="00035D43">
      <w:pPr>
        <w:ind w:left="360"/>
        <w:rPr>
          <w:rFonts w:ascii="Calibri Light" w:hAnsi="Calibri Light"/>
          <w:sz w:val="20"/>
          <w:szCs w:val="20"/>
        </w:rPr>
      </w:pPr>
    </w:p>
    <w:p w14:paraId="74BDDA8E" w14:textId="2AB1EC92" w:rsidR="00035D43" w:rsidRPr="00051345" w:rsidRDefault="00035D43" w:rsidP="00035D43">
      <w:pPr>
        <w:ind w:left="360"/>
        <w:rPr>
          <w:rFonts w:ascii="Calibri Light" w:hAnsi="Calibri Light"/>
          <w:sz w:val="20"/>
          <w:szCs w:val="20"/>
        </w:rPr>
      </w:pPr>
      <w:r w:rsidRPr="00051345">
        <w:rPr>
          <w:rFonts w:ascii="Calibri Light" w:hAnsi="Calibri Light"/>
          <w:sz w:val="20"/>
          <w:szCs w:val="20"/>
        </w:rPr>
        <w:t>From the Billing Overview Screen in Hybris C4C, the CCC or BCD Representative can access the associated Bill Images by clicking on the Invoice Number hyperlink (Figure 2</w:t>
      </w:r>
      <w:r w:rsidR="003C11BC">
        <w:rPr>
          <w:rFonts w:ascii="Calibri Light" w:hAnsi="Calibri Light"/>
          <w:sz w:val="20"/>
          <w:szCs w:val="20"/>
        </w:rPr>
        <w:t>: Bill Image</w:t>
      </w:r>
      <w:r w:rsidRPr="00051345">
        <w:rPr>
          <w:rFonts w:ascii="Calibri Light" w:hAnsi="Calibri Light"/>
          <w:sz w:val="20"/>
          <w:szCs w:val="20"/>
        </w:rPr>
        <w:t>).  Using the Bill Image, the CCC or BCD representative can view and compare</w:t>
      </w:r>
      <w:r w:rsidR="00E953A2">
        <w:rPr>
          <w:rFonts w:ascii="Calibri Light" w:hAnsi="Calibri Light"/>
          <w:sz w:val="20"/>
          <w:szCs w:val="20"/>
        </w:rPr>
        <w:t xml:space="preserve"> bills </w:t>
      </w:r>
      <w:r w:rsidR="00652D5D">
        <w:rPr>
          <w:rFonts w:ascii="Calibri Light" w:hAnsi="Calibri Light"/>
          <w:sz w:val="20"/>
          <w:szCs w:val="20"/>
        </w:rPr>
        <w:t xml:space="preserve">in multiple sessions within Hybris C4C </w:t>
      </w:r>
      <w:r w:rsidR="00E953A2">
        <w:rPr>
          <w:rFonts w:ascii="Calibri Light" w:hAnsi="Calibri Light"/>
          <w:sz w:val="20"/>
          <w:szCs w:val="20"/>
        </w:rPr>
        <w:t>with</w:t>
      </w:r>
      <w:r w:rsidRPr="00051345">
        <w:rPr>
          <w:rFonts w:ascii="Calibri Light" w:hAnsi="Calibri Light"/>
          <w:sz w:val="20"/>
          <w:szCs w:val="20"/>
        </w:rPr>
        <w:t xml:space="preserve"> the following</w:t>
      </w:r>
      <w:r w:rsidR="000624C0">
        <w:rPr>
          <w:rFonts w:ascii="Calibri Light" w:hAnsi="Calibri Light"/>
          <w:sz w:val="20"/>
          <w:szCs w:val="20"/>
        </w:rPr>
        <w:t xml:space="preserve">. Alternatively, user can navigate to Consolidated Bill view mentioned </w:t>
      </w:r>
      <w:r w:rsidR="00A44CFF">
        <w:rPr>
          <w:rFonts w:ascii="Calibri Light" w:hAnsi="Calibri Light"/>
          <w:sz w:val="20"/>
          <w:szCs w:val="20"/>
        </w:rPr>
        <w:t>o</w:t>
      </w:r>
      <w:r w:rsidR="000624C0">
        <w:rPr>
          <w:rFonts w:ascii="Calibri Light" w:hAnsi="Calibri Light"/>
          <w:sz w:val="20"/>
          <w:szCs w:val="20"/>
        </w:rPr>
        <w:t xml:space="preserve">n </w:t>
      </w:r>
      <w:r w:rsidR="00A44CFF">
        <w:rPr>
          <w:rFonts w:ascii="Calibri Light" w:hAnsi="Calibri Light"/>
          <w:sz w:val="20"/>
          <w:szCs w:val="20"/>
        </w:rPr>
        <w:t xml:space="preserve">the </w:t>
      </w:r>
      <w:r w:rsidR="000624C0">
        <w:rPr>
          <w:rFonts w:ascii="Calibri Light" w:hAnsi="Calibri Light"/>
          <w:sz w:val="20"/>
          <w:szCs w:val="20"/>
        </w:rPr>
        <w:t>next page</w:t>
      </w:r>
      <w:del w:id="52" w:author="Cari Young" w:date="2019-12-04T08:35:00Z">
        <w:r w:rsidR="000624C0" w:rsidDel="001B3364">
          <w:rPr>
            <w:rFonts w:ascii="Calibri Light" w:hAnsi="Calibri Light"/>
            <w:sz w:val="20"/>
            <w:szCs w:val="20"/>
          </w:rPr>
          <w:delText>.</w:delText>
        </w:r>
      </w:del>
      <w:ins w:id="53" w:author="Cari Young" w:date="2019-12-04T08:35:00Z">
        <w:r w:rsidR="001B3364">
          <w:rPr>
            <w:rFonts w:ascii="Calibri Light" w:hAnsi="Calibri Light"/>
            <w:sz w:val="20"/>
            <w:szCs w:val="20"/>
          </w:rPr>
          <w:t xml:space="preserve"> or view the PDF bill and find the following details:</w:t>
        </w:r>
      </w:ins>
    </w:p>
    <w:p w14:paraId="32767A17" w14:textId="5E4987CA" w:rsidR="00035D43" w:rsidRPr="00051345" w:rsidRDefault="00035D43" w:rsidP="00035D43">
      <w:pPr>
        <w:pStyle w:val="ListParagraph"/>
        <w:numPr>
          <w:ilvl w:val="0"/>
          <w:numId w:val="15"/>
        </w:numPr>
        <w:rPr>
          <w:rFonts w:ascii="Calibri Light" w:hAnsi="Calibri Light"/>
          <w:sz w:val="20"/>
          <w:szCs w:val="20"/>
        </w:rPr>
      </w:pPr>
      <w:r w:rsidRPr="00051345">
        <w:rPr>
          <w:rFonts w:ascii="Calibri Light" w:hAnsi="Calibri Light"/>
          <w:sz w:val="20"/>
          <w:szCs w:val="20"/>
        </w:rPr>
        <w:t>Bill Period</w:t>
      </w:r>
      <w:ins w:id="54" w:author="Cari Young" w:date="2019-12-04T08:34:00Z">
        <w:r w:rsidR="001B3364">
          <w:rPr>
            <w:rFonts w:ascii="Calibri Light" w:hAnsi="Calibri Light"/>
            <w:sz w:val="20"/>
            <w:szCs w:val="20"/>
          </w:rPr>
          <w:t xml:space="preserve"> </w:t>
        </w:r>
      </w:ins>
    </w:p>
    <w:p w14:paraId="06368B9E" w14:textId="77777777" w:rsidR="00035D43" w:rsidRPr="00051345" w:rsidRDefault="00035D43" w:rsidP="00035D43">
      <w:pPr>
        <w:pStyle w:val="ListParagraph"/>
        <w:numPr>
          <w:ilvl w:val="0"/>
          <w:numId w:val="15"/>
        </w:numPr>
        <w:rPr>
          <w:rFonts w:ascii="Calibri Light" w:hAnsi="Calibri Light"/>
          <w:sz w:val="20"/>
          <w:szCs w:val="20"/>
        </w:rPr>
      </w:pPr>
      <w:r w:rsidRPr="00051345">
        <w:rPr>
          <w:rFonts w:ascii="Calibri Light" w:hAnsi="Calibri Light"/>
          <w:sz w:val="20"/>
          <w:szCs w:val="20"/>
        </w:rPr>
        <w:t>Amount Due</w:t>
      </w:r>
    </w:p>
    <w:p w14:paraId="7596D5E8" w14:textId="77777777" w:rsidR="00035D43" w:rsidRPr="00051345" w:rsidRDefault="00035D43" w:rsidP="00035D43">
      <w:pPr>
        <w:pStyle w:val="ListParagraph"/>
        <w:numPr>
          <w:ilvl w:val="0"/>
          <w:numId w:val="15"/>
        </w:numPr>
        <w:rPr>
          <w:rFonts w:ascii="Calibri Light" w:hAnsi="Calibri Light"/>
          <w:sz w:val="20"/>
          <w:szCs w:val="20"/>
        </w:rPr>
      </w:pPr>
      <w:r w:rsidRPr="00051345">
        <w:rPr>
          <w:rFonts w:ascii="Calibri Light" w:hAnsi="Calibri Light"/>
          <w:sz w:val="20"/>
          <w:szCs w:val="20"/>
        </w:rPr>
        <w:t>KWH</w:t>
      </w:r>
    </w:p>
    <w:p w14:paraId="36991740" w14:textId="77777777" w:rsidR="00035D43" w:rsidRPr="00051345" w:rsidRDefault="00035D43" w:rsidP="00035D43">
      <w:pPr>
        <w:pStyle w:val="ListParagraph"/>
        <w:numPr>
          <w:ilvl w:val="0"/>
          <w:numId w:val="15"/>
        </w:numPr>
        <w:rPr>
          <w:rFonts w:ascii="Calibri Light" w:hAnsi="Calibri Light"/>
          <w:sz w:val="20"/>
          <w:szCs w:val="20"/>
        </w:rPr>
      </w:pPr>
      <w:r w:rsidRPr="00051345">
        <w:rPr>
          <w:rFonts w:ascii="Calibri Light" w:hAnsi="Calibri Light"/>
          <w:sz w:val="20"/>
          <w:szCs w:val="20"/>
        </w:rPr>
        <w:t>KW</w:t>
      </w:r>
    </w:p>
    <w:p w14:paraId="2A1DB05E" w14:textId="77777777" w:rsidR="00035D43" w:rsidRPr="00051345" w:rsidRDefault="00035D43" w:rsidP="00035D43">
      <w:pPr>
        <w:pStyle w:val="ListParagraph"/>
        <w:numPr>
          <w:ilvl w:val="0"/>
          <w:numId w:val="15"/>
        </w:numPr>
        <w:rPr>
          <w:rFonts w:ascii="Calibri Light" w:hAnsi="Calibri Light"/>
          <w:sz w:val="20"/>
          <w:szCs w:val="20"/>
        </w:rPr>
      </w:pPr>
      <w:r w:rsidRPr="00051345">
        <w:rPr>
          <w:rFonts w:ascii="Calibri Light" w:hAnsi="Calibri Light"/>
          <w:sz w:val="20"/>
          <w:szCs w:val="20"/>
        </w:rPr>
        <w:t>KVAR</w:t>
      </w:r>
    </w:p>
    <w:p w14:paraId="5003CFE1" w14:textId="33AFB953" w:rsidR="00035D43" w:rsidRPr="00051345" w:rsidRDefault="00035D43" w:rsidP="00035D43">
      <w:pPr>
        <w:pStyle w:val="ListParagraph"/>
        <w:numPr>
          <w:ilvl w:val="0"/>
          <w:numId w:val="15"/>
        </w:numPr>
        <w:rPr>
          <w:rFonts w:ascii="Calibri Light" w:hAnsi="Calibri Light"/>
          <w:sz w:val="20"/>
          <w:szCs w:val="20"/>
        </w:rPr>
      </w:pPr>
      <w:r w:rsidRPr="00051345">
        <w:rPr>
          <w:rFonts w:ascii="Calibri Light" w:hAnsi="Calibri Light"/>
          <w:sz w:val="20"/>
          <w:szCs w:val="20"/>
        </w:rPr>
        <w:t>Usage by Consumption Period (On Peak, Off Peak, etc.)</w:t>
      </w:r>
    </w:p>
    <w:p w14:paraId="3D4ABA63" w14:textId="77777777" w:rsidR="00035D43" w:rsidRPr="00051345" w:rsidRDefault="00035D43" w:rsidP="00035D43">
      <w:pPr>
        <w:pStyle w:val="ListParagraph"/>
        <w:numPr>
          <w:ilvl w:val="0"/>
          <w:numId w:val="15"/>
        </w:numPr>
        <w:rPr>
          <w:rFonts w:ascii="Calibri Light" w:hAnsi="Calibri Light"/>
          <w:sz w:val="20"/>
          <w:szCs w:val="20"/>
        </w:rPr>
      </w:pPr>
      <w:r w:rsidRPr="00051345">
        <w:rPr>
          <w:rFonts w:ascii="Calibri Light" w:hAnsi="Calibri Light"/>
          <w:sz w:val="20"/>
          <w:szCs w:val="20"/>
        </w:rPr>
        <w:t>Period Days</w:t>
      </w:r>
    </w:p>
    <w:p w14:paraId="76DD4506" w14:textId="77777777" w:rsidR="00035D43" w:rsidRPr="00051345" w:rsidRDefault="00035D43" w:rsidP="00035D43">
      <w:pPr>
        <w:pStyle w:val="ListParagraph"/>
        <w:numPr>
          <w:ilvl w:val="0"/>
          <w:numId w:val="15"/>
        </w:numPr>
        <w:rPr>
          <w:rFonts w:ascii="Calibri Light" w:hAnsi="Calibri Light"/>
          <w:sz w:val="20"/>
          <w:szCs w:val="20"/>
        </w:rPr>
      </w:pPr>
      <w:r w:rsidRPr="00051345">
        <w:rPr>
          <w:rFonts w:ascii="Calibri Light" w:hAnsi="Calibri Light"/>
          <w:sz w:val="20"/>
          <w:szCs w:val="20"/>
        </w:rPr>
        <w:t>Credit and debits based on demand response event participation, regulatory adjustment (i.e. climate credit, ERRA), rebates or miscellaneous adjustments</w:t>
      </w:r>
    </w:p>
    <w:p w14:paraId="21ADE7F3" w14:textId="43CE59D9" w:rsidR="00035D43" w:rsidRDefault="00652D5D" w:rsidP="00035D43">
      <w:pPr>
        <w:pStyle w:val="ListParagraph"/>
        <w:numPr>
          <w:ilvl w:val="0"/>
          <w:numId w:val="15"/>
        </w:numPr>
        <w:rPr>
          <w:rFonts w:ascii="Calibri Light" w:hAnsi="Calibri Light"/>
          <w:sz w:val="20"/>
          <w:szCs w:val="20"/>
        </w:rPr>
      </w:pPr>
      <w:r>
        <w:rPr>
          <w:rFonts w:ascii="Calibri Light" w:hAnsi="Calibri Light"/>
          <w:sz w:val="20"/>
          <w:szCs w:val="20"/>
        </w:rPr>
        <w:t xml:space="preserve">NEM </w:t>
      </w:r>
      <w:r w:rsidR="00035D43" w:rsidRPr="00051345">
        <w:rPr>
          <w:rFonts w:ascii="Calibri Light" w:hAnsi="Calibri Light"/>
          <w:sz w:val="20"/>
          <w:szCs w:val="20"/>
        </w:rPr>
        <w:t xml:space="preserve">Settlement Bills (used to review </w:t>
      </w:r>
      <w:r w:rsidR="000624C0">
        <w:rPr>
          <w:rFonts w:ascii="Calibri Light" w:hAnsi="Calibri Light"/>
          <w:sz w:val="20"/>
          <w:szCs w:val="20"/>
        </w:rPr>
        <w:t xml:space="preserve">monthly </w:t>
      </w:r>
      <w:r w:rsidR="00035D43" w:rsidRPr="00051345">
        <w:rPr>
          <w:rFonts w:ascii="Calibri Light" w:hAnsi="Calibri Light"/>
          <w:sz w:val="20"/>
          <w:szCs w:val="20"/>
        </w:rPr>
        <w:t>information)</w:t>
      </w:r>
    </w:p>
    <w:p w14:paraId="27A816FE" w14:textId="77777777" w:rsidR="005F571F" w:rsidRDefault="005F571F" w:rsidP="005F571F">
      <w:pPr>
        <w:keepNext/>
        <w:jc w:val="center"/>
      </w:pPr>
      <w:r>
        <w:rPr>
          <w:rFonts w:ascii="Calibri Light" w:hAnsi="Calibri Light"/>
          <w:noProof/>
          <w:color w:val="1F497D"/>
        </w:rPr>
        <w:lastRenderedPageBreak/>
        <mc:AlternateContent>
          <mc:Choice Requires="wps">
            <w:drawing>
              <wp:anchor distT="0" distB="0" distL="114300" distR="114300" simplePos="0" relativeHeight="251658245" behindDoc="0" locked="0" layoutInCell="1" allowOverlap="1" wp14:anchorId="266049DB" wp14:editId="4953AC93">
                <wp:simplePos x="0" y="0"/>
                <wp:positionH relativeFrom="column">
                  <wp:posOffset>685800</wp:posOffset>
                </wp:positionH>
                <wp:positionV relativeFrom="paragraph">
                  <wp:posOffset>913765</wp:posOffset>
                </wp:positionV>
                <wp:extent cx="501650" cy="259715"/>
                <wp:effectExtent l="0" t="0" r="12700" b="26035"/>
                <wp:wrapNone/>
                <wp:docPr id="50205" name="Rectangle 50205"/>
                <wp:cNvGraphicFramePr/>
                <a:graphic xmlns:a="http://schemas.openxmlformats.org/drawingml/2006/main">
                  <a:graphicData uri="http://schemas.microsoft.com/office/word/2010/wordprocessingShape">
                    <wps:wsp>
                      <wps:cNvSpPr/>
                      <wps:spPr>
                        <a:xfrm>
                          <a:off x="0" y="0"/>
                          <a:ext cx="501650" cy="25971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D9984C" id="Rectangle 50205" o:spid="_x0000_s1026" style="position:absolute;margin-left:54pt;margin-top:71.95pt;width:39.5pt;height:20.4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" filled="f" strokecolor="red" strokeweight="2pt"/>
            </w:pict>
          </mc:Fallback>
        </mc:AlternateContent>
      </w:r>
      <w:r>
        <w:rPr>
          <w:noProof/>
        </w:rPr>
        <w:drawing>
          <wp:inline distT="0" distB="0" distL="0" distR="0" wp14:anchorId="6C7D39CC" wp14:editId="060D723F">
            <wp:extent cx="5409565" cy="1142844"/>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7031" t="14435" r="41749" b="71038"/>
                    <a:stretch/>
                  </pic:blipFill>
                  <pic:spPr bwMode="auto">
                    <a:xfrm>
                      <a:off x="0" y="0"/>
                      <a:ext cx="5433583" cy="1147918"/>
                    </a:xfrm>
                    <a:prstGeom prst="rect">
                      <a:avLst/>
                    </a:prstGeom>
                    <a:ln>
                      <a:noFill/>
                    </a:ln>
                    <a:extLst>
                      <a:ext uri="{53640926-AAD7-44D8-BBD7-CCE9431645EC}">
                        <a14:shadowObscured xmlns:a14="http://schemas.microsoft.com/office/drawing/2010/main"/>
                      </a:ext>
                    </a:extLst>
                  </pic:spPr>
                </pic:pic>
              </a:graphicData>
            </a:graphic>
          </wp:inline>
        </w:drawing>
      </w:r>
    </w:p>
    <w:p w14:paraId="7686CD36" w14:textId="77777777" w:rsidR="00035D43" w:rsidRPr="00761B47" w:rsidRDefault="00761B47" w:rsidP="00652D5D">
      <w:pPr>
        <w:pStyle w:val="Caption"/>
        <w:ind w:firstLine="360"/>
        <w:jc w:val="center"/>
      </w:pPr>
      <w:r>
        <w:t xml:space="preserve">Figure </w:t>
      </w:r>
      <w:r>
        <w:fldChar w:fldCharType="begin"/>
      </w:r>
      <w:r>
        <w:instrText xml:space="preserve"> SEQ Figure \* ARABIC </w:instrText>
      </w:r>
      <w:r>
        <w:fldChar w:fldCharType="separate"/>
      </w:r>
      <w:r w:rsidR="005A465A">
        <w:rPr>
          <w:noProof/>
        </w:rPr>
        <w:t>2</w:t>
      </w:r>
      <w:r>
        <w:fldChar w:fldCharType="end"/>
      </w:r>
      <w:r>
        <w:t>: Bill Image</w:t>
      </w:r>
    </w:p>
    <w:p w14:paraId="2C7B80A3" w14:textId="77777777" w:rsidR="00035D43" w:rsidRPr="00051345" w:rsidRDefault="00035D43" w:rsidP="00035D43">
      <w:pPr>
        <w:ind w:left="360"/>
        <w:rPr>
          <w:rFonts w:ascii="Calibri Light" w:hAnsi="Calibri Light"/>
          <w:sz w:val="20"/>
          <w:szCs w:val="20"/>
          <w:highlight w:val="yellow"/>
        </w:rPr>
      </w:pPr>
    </w:p>
    <w:p w14:paraId="1902B5F9" w14:textId="7A15CF3A" w:rsidR="00035D43" w:rsidRPr="00051345" w:rsidRDefault="00035D43" w:rsidP="00035D43">
      <w:pPr>
        <w:ind w:left="360"/>
        <w:rPr>
          <w:rFonts w:ascii="Calibri Light" w:hAnsi="Calibri Light"/>
          <w:sz w:val="20"/>
          <w:szCs w:val="20"/>
        </w:rPr>
      </w:pPr>
      <w:r w:rsidRPr="00051345">
        <w:rPr>
          <w:rFonts w:ascii="Calibri Light" w:hAnsi="Calibri Light"/>
          <w:sz w:val="20"/>
          <w:szCs w:val="20"/>
        </w:rPr>
        <w:t xml:space="preserve">Using </w:t>
      </w:r>
      <w:del w:id="55" w:author="Cari Young" w:date="2019-12-04T08:47:00Z">
        <w:r w:rsidRPr="00051345" w:rsidDel="00EC78C9">
          <w:rPr>
            <w:rFonts w:ascii="Calibri Light" w:hAnsi="Calibri Light"/>
            <w:sz w:val="20"/>
            <w:szCs w:val="20"/>
          </w:rPr>
          <w:delText xml:space="preserve">T-Code ES32 in S/4HANA or via </w:delText>
        </w:r>
      </w:del>
      <w:ins w:id="56" w:author="Tuan Yap [2]" w:date="2019-11-18T10:43:00Z">
        <w:del w:id="57" w:author="Cari Young" w:date="2019-12-04T08:47:00Z">
          <w:r w:rsidR="008866A2" w:rsidDel="00EC78C9">
            <w:rPr>
              <w:rFonts w:ascii="Calibri Light" w:hAnsi="Calibri Light"/>
              <w:sz w:val="20"/>
              <w:szCs w:val="20"/>
            </w:rPr>
            <w:delText xml:space="preserve">Installation </w:delText>
          </w:r>
        </w:del>
      </w:ins>
      <w:del w:id="58" w:author="Cari Young" w:date="2019-12-04T08:47:00Z">
        <w:r w:rsidRPr="00051345" w:rsidDel="00EC78C9">
          <w:rPr>
            <w:rFonts w:ascii="Calibri Light" w:hAnsi="Calibri Light"/>
            <w:sz w:val="20"/>
            <w:szCs w:val="20"/>
          </w:rPr>
          <w:delText xml:space="preserve">FOP </w:delText>
        </w:r>
      </w:del>
      <w:ins w:id="59" w:author="Tuan Yap [2]" w:date="2019-11-18T10:45:00Z">
        <w:del w:id="60" w:author="Cari Young" w:date="2019-12-04T08:47:00Z">
          <w:r w:rsidR="008866A2" w:rsidDel="00EC78C9">
            <w:rPr>
              <w:rFonts w:ascii="Calibri Light" w:hAnsi="Calibri Light"/>
              <w:sz w:val="20"/>
              <w:szCs w:val="20"/>
            </w:rPr>
            <w:delText xml:space="preserve">or </w:delText>
          </w:r>
        </w:del>
      </w:ins>
      <w:ins w:id="61" w:author="Tuan Yap [2]" w:date="2019-11-18T11:00:00Z">
        <w:del w:id="62" w:author="Cari Young" w:date="2019-12-04T08:47:00Z">
          <w:r w:rsidR="004F36DC" w:rsidDel="00EC78C9">
            <w:rPr>
              <w:rFonts w:ascii="Calibri Light" w:hAnsi="Calibri Light"/>
              <w:sz w:val="20"/>
              <w:szCs w:val="20"/>
            </w:rPr>
            <w:delText xml:space="preserve">Customer Financials facet </w:delText>
          </w:r>
          <w:r w:rsidR="004F36DC" w:rsidRPr="004F36DC" w:rsidDel="00EC78C9">
            <w:rPr>
              <w:rFonts w:ascii="Calibri Light" w:hAnsi="Calibri Light"/>
              <w:sz w:val="20"/>
              <w:szCs w:val="20"/>
            </w:rPr>
            <w:sym w:font="Wingdings" w:char="F0E0"/>
          </w:r>
          <w:r w:rsidR="004F36DC" w:rsidDel="00EC78C9">
            <w:rPr>
              <w:rFonts w:ascii="Calibri Light" w:hAnsi="Calibri Light"/>
              <w:sz w:val="20"/>
              <w:szCs w:val="20"/>
            </w:rPr>
            <w:delText xml:space="preserve"> Billing Document </w:delText>
          </w:r>
        </w:del>
      </w:ins>
      <w:del w:id="63" w:author="Cari Young" w:date="2019-12-04T08:47:00Z">
        <w:r w:rsidR="003D25F3" w:rsidDel="00EC78C9">
          <w:rPr>
            <w:rFonts w:ascii="Calibri Light" w:hAnsi="Calibri Light"/>
            <w:sz w:val="20"/>
            <w:szCs w:val="20"/>
          </w:rPr>
          <w:delText>in</w:delText>
        </w:r>
        <w:r w:rsidRPr="00051345" w:rsidDel="00EC78C9">
          <w:rPr>
            <w:rFonts w:ascii="Calibri Light" w:hAnsi="Calibri Light"/>
            <w:sz w:val="20"/>
            <w:szCs w:val="20"/>
          </w:rPr>
          <w:delText xml:space="preserve"> </w:delText>
        </w:r>
      </w:del>
      <w:r w:rsidRPr="00051345">
        <w:rPr>
          <w:rFonts w:ascii="Calibri Light" w:hAnsi="Calibri Light"/>
          <w:sz w:val="20"/>
          <w:szCs w:val="20"/>
        </w:rPr>
        <w:t xml:space="preserve">Hybris C4C, the CCC or BCD Representative can view the </w:t>
      </w:r>
      <w:ins w:id="64" w:author="Tuan Howe Yap" w:date="2019-11-19T13:50:00Z">
        <w:r w:rsidR="00BB780E">
          <w:rPr>
            <w:rFonts w:ascii="Calibri Light" w:hAnsi="Calibri Light"/>
            <w:sz w:val="20"/>
            <w:szCs w:val="20"/>
          </w:rPr>
          <w:t xml:space="preserve">PDF bills </w:t>
        </w:r>
      </w:ins>
      <w:del w:id="65" w:author="Tuan Howe Yap" w:date="2019-11-19T13:50:00Z">
        <w:r w:rsidRPr="00051345" w:rsidDel="00BB780E">
          <w:rPr>
            <w:rFonts w:ascii="Calibri Light" w:hAnsi="Calibri Light"/>
            <w:sz w:val="20"/>
            <w:szCs w:val="20"/>
          </w:rPr>
          <w:delText xml:space="preserve">billing periods </w:delText>
        </w:r>
        <w:r w:rsidDel="00BB780E">
          <w:rPr>
            <w:rFonts w:ascii="Calibri Light" w:hAnsi="Calibri Light"/>
            <w:sz w:val="20"/>
            <w:szCs w:val="20"/>
          </w:rPr>
          <w:delText xml:space="preserve">and determine if invoicing is taking place </w:delText>
        </w:r>
      </w:del>
      <w:r w:rsidRPr="00051345">
        <w:rPr>
          <w:rFonts w:ascii="Calibri Light" w:hAnsi="Calibri Light"/>
          <w:sz w:val="20"/>
          <w:szCs w:val="20"/>
        </w:rPr>
        <w:t>by clicking on th</w:t>
      </w:r>
      <w:r w:rsidR="00F11B74">
        <w:rPr>
          <w:rFonts w:ascii="Calibri Light" w:hAnsi="Calibri Light"/>
          <w:sz w:val="20"/>
          <w:szCs w:val="20"/>
        </w:rPr>
        <w:t xml:space="preserve">e </w:t>
      </w:r>
      <w:del w:id="66" w:author="Tuan Howe Yap" w:date="2019-11-19T13:51:00Z">
        <w:r w:rsidR="00F11B74" w:rsidDel="00BB780E">
          <w:rPr>
            <w:rFonts w:ascii="Calibri Light" w:hAnsi="Calibri Light"/>
            <w:sz w:val="20"/>
            <w:szCs w:val="20"/>
          </w:rPr>
          <w:delText>“Billing Periods” button</w:delText>
        </w:r>
      </w:del>
      <w:ins w:id="67" w:author="Tuan Howe Yap" w:date="2019-11-19T13:51:00Z">
        <w:r w:rsidR="00BB780E">
          <w:rPr>
            <w:rFonts w:ascii="Calibri Light" w:hAnsi="Calibri Light"/>
            <w:sz w:val="20"/>
            <w:szCs w:val="20"/>
          </w:rPr>
          <w:t>Invoice number hyperlink in the Invoices section</w:t>
        </w:r>
      </w:ins>
      <w:r w:rsidR="00F11B74">
        <w:rPr>
          <w:rFonts w:ascii="Calibri Light" w:hAnsi="Calibri Light"/>
          <w:sz w:val="20"/>
          <w:szCs w:val="20"/>
        </w:rPr>
        <w:t xml:space="preserve"> (Figure 3: View </w:t>
      </w:r>
      <w:del w:id="68" w:author="Tuan Howe Yap" w:date="2019-11-19T13:50:00Z">
        <w:r w:rsidR="00F11B74" w:rsidDel="00BB780E">
          <w:rPr>
            <w:rFonts w:ascii="Calibri Light" w:hAnsi="Calibri Light"/>
            <w:sz w:val="20"/>
            <w:szCs w:val="20"/>
          </w:rPr>
          <w:delText>Billing Periods</w:delText>
        </w:r>
      </w:del>
      <w:ins w:id="69" w:author="Tuan Howe Yap" w:date="2019-11-19T13:50:00Z">
        <w:r w:rsidR="00BB780E">
          <w:rPr>
            <w:rFonts w:ascii="Calibri Light" w:hAnsi="Calibri Light"/>
            <w:sz w:val="20"/>
            <w:szCs w:val="20"/>
          </w:rPr>
          <w:t>PDF bill</w:t>
        </w:r>
      </w:ins>
      <w:r w:rsidRPr="00051345">
        <w:rPr>
          <w:rFonts w:ascii="Calibri Light" w:hAnsi="Calibri Light"/>
          <w:sz w:val="20"/>
          <w:szCs w:val="20"/>
        </w:rPr>
        <w:t xml:space="preserve">).  </w:t>
      </w:r>
    </w:p>
    <w:p w14:paraId="180BD33F" w14:textId="77777777" w:rsidR="00035D43" w:rsidRPr="00051345" w:rsidRDefault="00035D43" w:rsidP="00035D43">
      <w:pPr>
        <w:ind w:left="360"/>
        <w:rPr>
          <w:rFonts w:ascii="Calibri Light" w:hAnsi="Calibri Light"/>
          <w:sz w:val="20"/>
          <w:szCs w:val="20"/>
          <w:highlight w:val="yellow"/>
        </w:rPr>
      </w:pPr>
    </w:p>
    <w:p w14:paraId="25DCF0AA" w14:textId="17145BC6" w:rsidR="008866A2" w:rsidRDefault="00035D43" w:rsidP="00035D43">
      <w:pPr>
        <w:keepNext/>
        <w:ind w:left="360"/>
        <w:rPr>
          <w:ins w:id="70" w:author="Tuan Yap [2]" w:date="2019-11-18T10:52:00Z"/>
        </w:rPr>
      </w:pPr>
      <w:r w:rsidRPr="00051345">
        <w:rPr>
          <w:rFonts w:ascii="Calibri Light" w:hAnsi="Calibri Light"/>
          <w:noProof/>
        </w:rPr>
        <mc:AlternateContent>
          <mc:Choice Requires="wps">
            <w:drawing>
              <wp:anchor distT="0" distB="0" distL="114300" distR="114300" simplePos="0" relativeHeight="251658243" behindDoc="0" locked="0" layoutInCell="1" allowOverlap="1" wp14:anchorId="1A83D3DD" wp14:editId="4E638187">
                <wp:simplePos x="0" y="0"/>
                <wp:positionH relativeFrom="column">
                  <wp:posOffset>3477895</wp:posOffset>
                </wp:positionH>
                <wp:positionV relativeFrom="paragraph">
                  <wp:posOffset>1075690</wp:posOffset>
                </wp:positionV>
                <wp:extent cx="733107" cy="887549"/>
                <wp:effectExtent l="0" t="0" r="10160" b="27305"/>
                <wp:wrapNone/>
                <wp:docPr id="50199" name="Rectangle 50199"/>
                <wp:cNvGraphicFramePr/>
                <a:graphic xmlns:a="http://schemas.openxmlformats.org/drawingml/2006/main">
                  <a:graphicData uri="http://schemas.microsoft.com/office/word/2010/wordprocessingShape">
                    <wps:wsp>
                      <wps:cNvSpPr/>
                      <wps:spPr>
                        <a:xfrm>
                          <a:off x="0" y="0"/>
                          <a:ext cx="733107" cy="88754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7718A" id="Rectangle 50199" o:spid="_x0000_s1026" style="position:absolute;margin-left:273.85pt;margin-top:84.7pt;width:57.7pt;height:69.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" filled="f" strokecolor="red" strokeweight="2pt"/>
            </w:pict>
          </mc:Fallback>
        </mc:AlternateContent>
      </w:r>
      <w:del w:id="71" w:author="Tuan Howe Yap" w:date="2019-11-19T13:49:00Z">
        <w:r w:rsidRPr="00051345" w:rsidDel="00BB780E">
          <w:rPr>
            <w:rFonts w:ascii="Calibri Light" w:hAnsi="Calibri Light"/>
            <w:noProof/>
            <w:color w:val="1F497D"/>
          </w:rPr>
          <mc:AlternateContent>
            <mc:Choice Requires="wps">
              <w:drawing>
                <wp:anchor distT="0" distB="0" distL="114300" distR="114300" simplePos="0" relativeHeight="251658242" behindDoc="0" locked="0" layoutInCell="1" allowOverlap="1" wp14:anchorId="5A6CF361" wp14:editId="0311882F">
                  <wp:simplePos x="0" y="0"/>
                  <wp:positionH relativeFrom="column">
                    <wp:posOffset>2758440</wp:posOffset>
                  </wp:positionH>
                  <wp:positionV relativeFrom="paragraph">
                    <wp:posOffset>1401445</wp:posOffset>
                  </wp:positionV>
                  <wp:extent cx="430010" cy="0"/>
                  <wp:effectExtent l="0" t="76200" r="27305" b="95250"/>
                  <wp:wrapNone/>
                  <wp:docPr id="50197" name="Straight Arrow Connector 50197"/>
                  <wp:cNvGraphicFramePr/>
                  <a:graphic xmlns:a="http://schemas.openxmlformats.org/drawingml/2006/main">
                    <a:graphicData uri="http://schemas.microsoft.com/office/word/2010/wordprocessingShape">
                      <wps:wsp>
                        <wps:cNvCnPr/>
                        <wps:spPr>
                          <a:xfrm>
                            <a:off x="0" y="0"/>
                            <a:ext cx="430010" cy="0"/>
                          </a:xfrm>
                          <a:prstGeom prst="straightConnector1">
                            <a:avLst/>
                          </a:prstGeom>
                          <a:ln w="222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6A1EB09" id="_x0000_t32" coordsize="21600,21600" o:spt="32" o:oned="t" path="m,l21600,21600e" filled="f">
                  <v:path arrowok="t" fillok="f" o:connecttype="none"/>
                  <o:lock v:ext="edit" shapetype="t"/>
                </v:shapetype>
                <v:shape id="Straight Arrow Connector 50197" o:spid="_x0000_s1026" type="#_x0000_t32" style="position:absolute;margin-left:217.2pt;margin-top:110.35pt;width:33.85pt;height:0;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" strokecolor="red" strokeweight="1.75pt">
                  <v:stroke endarrow="block"/>
                </v:shape>
              </w:pict>
            </mc:Fallback>
          </mc:AlternateContent>
        </w:r>
      </w:del>
      <w:r w:rsidRPr="00051345">
        <w:rPr>
          <w:rFonts w:ascii="Calibri Light" w:hAnsi="Calibri Light"/>
          <w:noProof/>
        </w:rPr>
        <mc:AlternateContent>
          <mc:Choice Requires="wps">
            <w:drawing>
              <wp:anchor distT="0" distB="0" distL="114300" distR="114300" simplePos="0" relativeHeight="251658241" behindDoc="0" locked="0" layoutInCell="1" allowOverlap="1" wp14:anchorId="43109722" wp14:editId="6E82C911">
                <wp:simplePos x="0" y="0"/>
                <wp:positionH relativeFrom="column">
                  <wp:posOffset>723900</wp:posOffset>
                </wp:positionH>
                <wp:positionV relativeFrom="paragraph">
                  <wp:posOffset>456565</wp:posOffset>
                </wp:positionV>
                <wp:extent cx="421419" cy="111318"/>
                <wp:effectExtent l="0" t="0" r="17145" b="22225"/>
                <wp:wrapNone/>
                <wp:docPr id="50183" name="Rectangle 50183"/>
                <wp:cNvGraphicFramePr/>
                <a:graphic xmlns:a="http://schemas.openxmlformats.org/drawingml/2006/main">
                  <a:graphicData uri="http://schemas.microsoft.com/office/word/2010/wordprocessingShape">
                    <wps:wsp>
                      <wps:cNvSpPr/>
                      <wps:spPr>
                        <a:xfrm>
                          <a:off x="0" y="0"/>
                          <a:ext cx="421419" cy="11131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A7B174" id="Rectangle 50183" o:spid="_x0000_s1026" style="position:absolute;margin-left:57pt;margin-top:35.95pt;width:33.2pt;height:8.7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" filled="f" strokecolor="red" strokeweight="2pt"/>
            </w:pict>
          </mc:Fallback>
        </mc:AlternateContent>
      </w:r>
      <w:del w:id="72" w:author="Tuan Howe Yap" w:date="2019-11-19T13:49:00Z">
        <w:r w:rsidRPr="00051345" w:rsidDel="00BB780E">
          <w:rPr>
            <w:rFonts w:ascii="Calibri Light" w:hAnsi="Calibri Light"/>
            <w:noProof/>
          </w:rPr>
          <w:drawing>
            <wp:inline distT="0" distB="0" distL="0" distR="0" wp14:anchorId="2A688996" wp14:editId="3F8FC453">
              <wp:extent cx="2528515" cy="2793971"/>
              <wp:effectExtent l="0" t="0" r="5715" b="6985"/>
              <wp:docPr id="50181" name="Picture 5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54928" b="11423"/>
                      <a:stretch/>
                    </pic:blipFill>
                    <pic:spPr bwMode="auto">
                      <a:xfrm>
                        <a:off x="0" y="0"/>
                        <a:ext cx="2537584" cy="2803992"/>
                      </a:xfrm>
                      <a:prstGeom prst="rect">
                        <a:avLst/>
                      </a:prstGeom>
                      <a:ln>
                        <a:noFill/>
                      </a:ln>
                      <a:extLst>
                        <a:ext uri="{53640926-AAD7-44D8-BBD7-CCE9431645EC}">
                          <a14:shadowObscured xmlns:a14="http://schemas.microsoft.com/office/drawing/2010/main"/>
                        </a:ext>
                      </a:extLst>
                    </pic:spPr>
                  </pic:pic>
                </a:graphicData>
              </a:graphic>
            </wp:inline>
          </w:drawing>
        </w:r>
      </w:del>
      <w:r>
        <w:t xml:space="preserve">         </w:t>
      </w:r>
      <w:del w:id="73" w:author="Tuan Howe Yap" w:date="2019-11-19T13:49:00Z">
        <w:r w:rsidRPr="00051345" w:rsidDel="00BB780E">
          <w:rPr>
            <w:rFonts w:ascii="Calibri Light" w:hAnsi="Calibri Light"/>
            <w:noProof/>
          </w:rPr>
          <w:drawing>
            <wp:inline distT="0" distB="0" distL="0" distR="0" wp14:anchorId="650A2A46" wp14:editId="7D6B43C8">
              <wp:extent cx="2665730" cy="2804013"/>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54207" b="14329"/>
                      <a:stretch/>
                    </pic:blipFill>
                    <pic:spPr bwMode="auto">
                      <a:xfrm>
                        <a:off x="0" y="0"/>
                        <a:ext cx="2672712" cy="2811357"/>
                      </a:xfrm>
                      <a:prstGeom prst="rect">
                        <a:avLst/>
                      </a:prstGeom>
                      <a:ln>
                        <a:noFill/>
                      </a:ln>
                      <a:extLst>
                        <a:ext uri="{53640926-AAD7-44D8-BBD7-CCE9431645EC}">
                          <a14:shadowObscured xmlns:a14="http://schemas.microsoft.com/office/drawing/2010/main"/>
                        </a:ext>
                      </a:extLst>
                    </pic:spPr>
                  </pic:pic>
                </a:graphicData>
              </a:graphic>
            </wp:inline>
          </w:drawing>
        </w:r>
      </w:del>
      <w:r>
        <w:t xml:space="preserve">    </w:t>
      </w:r>
    </w:p>
    <w:p w14:paraId="0E5849C9" w14:textId="77777777" w:rsidR="008866A2" w:rsidRDefault="008866A2" w:rsidP="00035D43">
      <w:pPr>
        <w:keepNext/>
        <w:ind w:left="360"/>
        <w:rPr>
          <w:ins w:id="74" w:author="Tuan Yap [2]" w:date="2019-11-18T10:52:00Z"/>
        </w:rPr>
      </w:pPr>
    </w:p>
    <w:p w14:paraId="18B3DDCC" w14:textId="5C0ED8C7" w:rsidR="00035D43" w:rsidRDefault="008866A2" w:rsidP="00035D43">
      <w:pPr>
        <w:keepNext/>
        <w:ind w:left="360"/>
      </w:pPr>
      <w:ins w:id="75" w:author="Tuan Yap [2]" w:date="2019-11-18T10:52:00Z">
        <w:r>
          <w:rPr>
            <w:noProof/>
          </w:rPr>
          <w:drawing>
            <wp:inline distT="0" distB="0" distL="0" distR="0" wp14:anchorId="409F4314" wp14:editId="6085EFD9">
              <wp:extent cx="5943600" cy="27178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17800"/>
                      </a:xfrm>
                      <a:prstGeom prst="rect">
                        <a:avLst/>
                      </a:prstGeom>
                    </pic:spPr>
                  </pic:pic>
                </a:graphicData>
              </a:graphic>
            </wp:inline>
          </w:drawing>
        </w:r>
      </w:ins>
      <w:r w:rsidR="00035D43">
        <w:t xml:space="preserve">     </w:t>
      </w:r>
    </w:p>
    <w:p w14:paraId="4750A0A5" w14:textId="5ABDD974" w:rsidR="00035D43" w:rsidRDefault="00035D43" w:rsidP="003D25F3">
      <w:pPr>
        <w:pStyle w:val="Caption"/>
        <w:ind w:firstLine="360"/>
        <w:jc w:val="center"/>
      </w:pPr>
      <w:r>
        <w:t xml:space="preserve">Figure </w:t>
      </w:r>
      <w:r>
        <w:fldChar w:fldCharType="begin"/>
      </w:r>
      <w:r>
        <w:instrText xml:space="preserve"> SEQ Figure \* ARABIC </w:instrText>
      </w:r>
      <w:r>
        <w:fldChar w:fldCharType="separate"/>
      </w:r>
      <w:r w:rsidR="005A465A">
        <w:rPr>
          <w:noProof/>
        </w:rPr>
        <w:t>3</w:t>
      </w:r>
      <w:r>
        <w:fldChar w:fldCharType="end"/>
      </w:r>
      <w:r>
        <w:t xml:space="preserve">: View </w:t>
      </w:r>
      <w:del w:id="76" w:author="Tuan Howe Yap" w:date="2019-11-19T13:49:00Z">
        <w:r w:rsidDel="00BB780E">
          <w:delText>Billing Periods</w:delText>
        </w:r>
      </w:del>
      <w:ins w:id="77" w:author="Tuan Howe Yap" w:date="2019-11-19T13:49:00Z">
        <w:r w:rsidR="00BB780E">
          <w:t>PDF bill</w:t>
        </w:r>
      </w:ins>
    </w:p>
    <w:p w14:paraId="7B2FA2FE" w14:textId="77777777" w:rsidR="00035D43" w:rsidRDefault="00035D43" w:rsidP="00035D43">
      <w:pPr>
        <w:ind w:left="360"/>
        <w:jc w:val="center"/>
        <w:rPr>
          <w:rFonts w:ascii="Calibri Light" w:hAnsi="Calibri Light"/>
          <w:b/>
          <w:sz w:val="18"/>
          <w:szCs w:val="20"/>
        </w:rPr>
      </w:pPr>
    </w:p>
    <w:p w14:paraId="6D8CEE4B" w14:textId="261DBCEB" w:rsidR="00035D43" w:rsidRDefault="00035D43" w:rsidP="00035D43">
      <w:pPr>
        <w:ind w:left="360"/>
        <w:rPr>
          <w:ins w:id="78" w:author="Cari Young" w:date="2019-12-04T08:44:00Z"/>
          <w:rFonts w:ascii="Calibri Light" w:hAnsi="Calibri Light"/>
          <w:sz w:val="20"/>
          <w:szCs w:val="20"/>
        </w:rPr>
      </w:pPr>
      <w:r>
        <w:rPr>
          <w:rFonts w:ascii="Calibri Light" w:hAnsi="Calibri Light"/>
          <w:sz w:val="20"/>
          <w:szCs w:val="20"/>
        </w:rPr>
        <w:lastRenderedPageBreak/>
        <w:t>To view whether</w:t>
      </w:r>
      <w:r w:rsidRPr="00051345">
        <w:rPr>
          <w:rFonts w:ascii="Calibri Light" w:hAnsi="Calibri Light"/>
          <w:sz w:val="20"/>
          <w:szCs w:val="20"/>
        </w:rPr>
        <w:t xml:space="preserve"> a contract is NEM (Net Energy Metering), VNM (Virtual Net Metering), MASH, etc., the CCC or BCD Representative should view the Installation Facts </w:t>
      </w:r>
      <w:r>
        <w:rPr>
          <w:rFonts w:ascii="Calibri Light" w:hAnsi="Calibri Light"/>
          <w:sz w:val="20"/>
          <w:szCs w:val="20"/>
        </w:rPr>
        <w:t xml:space="preserve">via Hybris C4C Billing Parameters section (Figure </w:t>
      </w:r>
      <w:r w:rsidR="00336688">
        <w:rPr>
          <w:rFonts w:ascii="Calibri Light" w:hAnsi="Calibri Light"/>
          <w:sz w:val="20"/>
          <w:szCs w:val="20"/>
        </w:rPr>
        <w:t>4</w:t>
      </w:r>
      <w:r>
        <w:rPr>
          <w:rFonts w:ascii="Calibri Light" w:hAnsi="Calibri Light"/>
          <w:sz w:val="20"/>
          <w:szCs w:val="20"/>
        </w:rPr>
        <w:t>: Billing Parameters).</w:t>
      </w:r>
      <w:r w:rsidR="00C64912">
        <w:rPr>
          <w:rFonts w:ascii="Calibri Light" w:hAnsi="Calibri Light"/>
          <w:sz w:val="20"/>
          <w:szCs w:val="20"/>
        </w:rPr>
        <w:t xml:space="preserve"> Representative can use the filter to select the type of Installation Facts that he/she wanted to see.</w:t>
      </w:r>
      <w:ins w:id="79" w:author="Cari Young" w:date="2019-12-04T08:37:00Z">
        <w:r w:rsidR="001B3364">
          <w:rPr>
            <w:rFonts w:ascii="Calibri Light" w:hAnsi="Calibri Light"/>
            <w:sz w:val="20"/>
            <w:szCs w:val="20"/>
          </w:rPr>
          <w:t xml:space="preserve"> Or </w:t>
        </w:r>
      </w:ins>
      <w:ins w:id="80" w:author="Cari Young" w:date="2019-12-04T08:39:00Z">
        <w:r w:rsidR="001B3364">
          <w:rPr>
            <w:rFonts w:ascii="Calibri Light" w:hAnsi="Calibri Light"/>
            <w:sz w:val="20"/>
            <w:szCs w:val="20"/>
          </w:rPr>
          <w:t xml:space="preserve">navigate to the Contract Account FOP to view the NEM Billing Data. </w:t>
        </w:r>
      </w:ins>
    </w:p>
    <w:p w14:paraId="5DE541DC" w14:textId="0930AEBA" w:rsidR="001B3364" w:rsidRPr="00051345" w:rsidRDefault="001B3364" w:rsidP="00035D43">
      <w:pPr>
        <w:ind w:left="360"/>
        <w:rPr>
          <w:rFonts w:ascii="Calibri Light" w:hAnsi="Calibri Light"/>
          <w:b/>
          <w:sz w:val="18"/>
          <w:szCs w:val="20"/>
        </w:rPr>
      </w:pPr>
      <w:ins w:id="81" w:author="Cari Young" w:date="2019-12-04T08:44:00Z">
        <w:r>
          <w:rPr>
            <w:noProof/>
          </w:rPr>
          <w:drawing>
            <wp:inline distT="0" distB="0" distL="0" distR="0" wp14:anchorId="2BABB81D" wp14:editId="612A17B6">
              <wp:extent cx="5943600" cy="33185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18510"/>
                      </a:xfrm>
                      <a:prstGeom prst="rect">
                        <a:avLst/>
                      </a:prstGeom>
                    </pic:spPr>
                  </pic:pic>
                </a:graphicData>
              </a:graphic>
            </wp:inline>
          </w:drawing>
        </w:r>
      </w:ins>
    </w:p>
    <w:p w14:paraId="529EB58C" w14:textId="77777777" w:rsidR="00035D43" w:rsidRDefault="00035D43" w:rsidP="00035D43">
      <w:pPr>
        <w:keepNext/>
        <w:ind w:left="360"/>
      </w:pPr>
      <w:r>
        <w:t xml:space="preserve">            </w:t>
      </w:r>
    </w:p>
    <w:p w14:paraId="2DA790E8" w14:textId="77777777" w:rsidR="00035D43" w:rsidRDefault="00035D43" w:rsidP="00035D43">
      <w:pPr>
        <w:ind w:left="360"/>
        <w:jc w:val="center"/>
        <w:rPr>
          <w:rFonts w:ascii="Calibri Light" w:hAnsi="Calibri Light"/>
          <w:b/>
          <w:sz w:val="20"/>
          <w:szCs w:val="20"/>
        </w:rPr>
      </w:pPr>
    </w:p>
    <w:p w14:paraId="106ECDFB" w14:textId="02296DB0" w:rsidR="00395841" w:rsidRDefault="00035D43" w:rsidP="00395841">
      <w:pPr>
        <w:keepNext/>
        <w:ind w:left="360"/>
        <w:jc w:val="center"/>
        <w:rPr>
          <w:ins w:id="82" w:author="Tuan Yap [2]" w:date="2019-11-18T11:05:00Z"/>
        </w:rPr>
      </w:pPr>
      <w:r>
        <w:rPr>
          <w:noProof/>
        </w:rPr>
        <w:lastRenderedPageBreak/>
        <mc:AlternateContent>
          <mc:Choice Requires="wps">
            <w:drawing>
              <wp:anchor distT="0" distB="0" distL="114300" distR="114300" simplePos="0" relativeHeight="251658244" behindDoc="0" locked="0" layoutInCell="1" allowOverlap="1" wp14:anchorId="18C5D7B8" wp14:editId="78F170E7">
                <wp:simplePos x="0" y="0"/>
                <wp:positionH relativeFrom="column">
                  <wp:posOffset>812800</wp:posOffset>
                </wp:positionH>
                <wp:positionV relativeFrom="paragraph">
                  <wp:posOffset>1303020</wp:posOffset>
                </wp:positionV>
                <wp:extent cx="4591050" cy="895350"/>
                <wp:effectExtent l="0" t="0" r="19050" b="19050"/>
                <wp:wrapNone/>
                <wp:docPr id="23" name="Rectangle 23"/>
                <wp:cNvGraphicFramePr/>
                <a:graphic xmlns:a="http://schemas.openxmlformats.org/drawingml/2006/main">
                  <a:graphicData uri="http://schemas.microsoft.com/office/word/2010/wordprocessingShape">
                    <wps:wsp>
                      <wps:cNvSpPr/>
                      <wps:spPr>
                        <a:xfrm>
                          <a:off x="0" y="0"/>
                          <a:ext cx="4591050" cy="8953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A71D80" id="Rectangle 23" o:spid="_x0000_s1026" style="position:absolute;margin-left:64pt;margin-top:102.6pt;width:361.5pt;height:70.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" filled="f" strokecolor="red" strokeweight="2pt"/>
            </w:pict>
          </mc:Fallback>
        </mc:AlternateContent>
      </w:r>
      <w:del w:id="83" w:author="Tuan Yap [2]" w:date="2019-11-18T11:05:00Z">
        <w:r w:rsidR="00395841" w:rsidDel="000D518E">
          <w:rPr>
            <w:noProof/>
          </w:rPr>
          <w:drawing>
            <wp:inline distT="0" distB="0" distL="0" distR="0" wp14:anchorId="61853D8F" wp14:editId="0A61999C">
              <wp:extent cx="4908550" cy="2877820"/>
              <wp:effectExtent l="0" t="0" r="6350" b="0"/>
              <wp:docPr id="50204" name="Picture 5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4850" t="14823" r="2564" b="-950"/>
                      <a:stretch/>
                    </pic:blipFill>
                    <pic:spPr bwMode="auto">
                      <a:xfrm>
                        <a:off x="0" y="0"/>
                        <a:ext cx="4908550" cy="2877820"/>
                      </a:xfrm>
                      <a:prstGeom prst="rect">
                        <a:avLst/>
                      </a:prstGeom>
                      <a:ln>
                        <a:noFill/>
                      </a:ln>
                      <a:extLst>
                        <a:ext uri="{53640926-AAD7-44D8-BBD7-CCE9431645EC}">
                          <a14:shadowObscured xmlns:a14="http://schemas.microsoft.com/office/drawing/2010/main"/>
                        </a:ext>
                      </a:extLst>
                    </pic:spPr>
                  </pic:pic>
                </a:graphicData>
              </a:graphic>
            </wp:inline>
          </w:drawing>
        </w:r>
      </w:del>
    </w:p>
    <w:p w14:paraId="5D4EB0A4" w14:textId="79A9389A" w:rsidR="000D518E" w:rsidRDefault="000D518E" w:rsidP="00395841">
      <w:pPr>
        <w:keepNext/>
        <w:ind w:left="360"/>
        <w:jc w:val="center"/>
      </w:pPr>
      <w:ins w:id="84" w:author="Tuan Yap [2]" w:date="2019-11-18T11:06:00Z">
        <w:r>
          <w:rPr>
            <w:noProof/>
          </w:rPr>
          <mc:AlternateContent>
            <mc:Choice Requires="wps">
              <w:drawing>
                <wp:anchor distT="0" distB="0" distL="114300" distR="114300" simplePos="0" relativeHeight="251659281" behindDoc="0" locked="0" layoutInCell="1" allowOverlap="1" wp14:anchorId="6BED5A9D" wp14:editId="5AC64D5D">
                  <wp:simplePos x="0" y="0"/>
                  <wp:positionH relativeFrom="column">
                    <wp:posOffset>1206500</wp:posOffset>
                  </wp:positionH>
                  <wp:positionV relativeFrom="paragraph">
                    <wp:posOffset>1097280</wp:posOffset>
                  </wp:positionV>
                  <wp:extent cx="4895850" cy="958850"/>
                  <wp:effectExtent l="0" t="0" r="19050" b="12700"/>
                  <wp:wrapNone/>
                  <wp:docPr id="22" name="Rectangle 22"/>
                  <wp:cNvGraphicFramePr/>
                  <a:graphic xmlns:a="http://schemas.openxmlformats.org/drawingml/2006/main">
                    <a:graphicData uri="http://schemas.microsoft.com/office/word/2010/wordprocessingShape">
                      <wps:wsp>
                        <wps:cNvSpPr/>
                        <wps:spPr>
                          <a:xfrm>
                            <a:off x="0" y="0"/>
                            <a:ext cx="4895850" cy="958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BF73DB" id="Rectangle 22" o:spid="_x0000_s1026" style="position:absolute;margin-left:95pt;margin-top:86.4pt;width:385.5pt;height:75.5pt;z-index:2516592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" filled="f" strokecolor="red" strokeweight="2pt"/>
              </w:pict>
            </mc:Fallback>
          </mc:AlternateContent>
        </w:r>
      </w:ins>
      <w:ins w:id="85" w:author="Tuan Yap [2]" w:date="2019-11-18T11:05:00Z">
        <w:r>
          <w:rPr>
            <w:noProof/>
          </w:rPr>
          <w:drawing>
            <wp:inline distT="0" distB="0" distL="0" distR="0" wp14:anchorId="36118C1D" wp14:editId="451AE7E6">
              <wp:extent cx="5943600" cy="21882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88210"/>
                      </a:xfrm>
                      <a:prstGeom prst="rect">
                        <a:avLst/>
                      </a:prstGeom>
                    </pic:spPr>
                  </pic:pic>
                </a:graphicData>
              </a:graphic>
            </wp:inline>
          </w:drawing>
        </w:r>
      </w:ins>
    </w:p>
    <w:p w14:paraId="05E0C46B" w14:textId="77777777" w:rsidR="00035D43" w:rsidRPr="00E953A2" w:rsidRDefault="00035D43" w:rsidP="00E953A2">
      <w:pPr>
        <w:pStyle w:val="Caption"/>
        <w:ind w:firstLine="360"/>
        <w:jc w:val="center"/>
      </w:pPr>
      <w:r>
        <w:t xml:space="preserve">Figure </w:t>
      </w:r>
      <w:r>
        <w:fldChar w:fldCharType="begin"/>
      </w:r>
      <w:r>
        <w:instrText xml:space="preserve"> SEQ Figure \* ARABIC </w:instrText>
      </w:r>
      <w:r>
        <w:fldChar w:fldCharType="separate"/>
      </w:r>
      <w:r w:rsidR="005A465A">
        <w:rPr>
          <w:noProof/>
        </w:rPr>
        <w:t>4</w:t>
      </w:r>
      <w:r>
        <w:fldChar w:fldCharType="end"/>
      </w:r>
      <w:r>
        <w:t>: Billing Parameters</w:t>
      </w:r>
    </w:p>
    <w:p w14:paraId="1ADBF31F" w14:textId="77777777" w:rsidR="00035D43" w:rsidRPr="00051345" w:rsidRDefault="00035D43" w:rsidP="006D58C4">
      <w:pPr>
        <w:ind w:left="360"/>
        <w:rPr>
          <w:rFonts w:ascii="Calibri Light" w:hAnsi="Calibri Light"/>
          <w:b/>
          <w:sz w:val="20"/>
          <w:szCs w:val="20"/>
        </w:rPr>
      </w:pPr>
    </w:p>
    <w:p w14:paraId="030AB339" w14:textId="77777777" w:rsidR="002A7DA1" w:rsidRDefault="002A7DA1" w:rsidP="002A7DA1">
      <w:pPr>
        <w:ind w:left="360"/>
        <w:rPr>
          <w:rFonts w:ascii="Calibri Light" w:hAnsi="Calibri Light"/>
          <w:sz w:val="20"/>
          <w:szCs w:val="20"/>
        </w:rPr>
      </w:pPr>
      <w:r>
        <w:rPr>
          <w:rFonts w:ascii="Calibri Light" w:hAnsi="Calibri Light"/>
          <w:sz w:val="20"/>
          <w:szCs w:val="20"/>
        </w:rPr>
        <w:t>Installation Facts is also use</w:t>
      </w:r>
      <w:r w:rsidR="003C11BC">
        <w:rPr>
          <w:rFonts w:ascii="Calibri Light" w:hAnsi="Calibri Light"/>
          <w:sz w:val="20"/>
          <w:szCs w:val="20"/>
        </w:rPr>
        <w:t>d</w:t>
      </w:r>
      <w:r>
        <w:rPr>
          <w:rFonts w:ascii="Calibri Light" w:hAnsi="Calibri Light"/>
          <w:sz w:val="20"/>
          <w:szCs w:val="20"/>
        </w:rPr>
        <w:t xml:space="preserve"> to host other data</w:t>
      </w:r>
      <w:r w:rsidR="003C11BC">
        <w:rPr>
          <w:rFonts w:ascii="Calibri Light" w:hAnsi="Calibri Light"/>
          <w:sz w:val="20"/>
          <w:szCs w:val="20"/>
        </w:rPr>
        <w:t>,</w:t>
      </w:r>
      <w:r>
        <w:rPr>
          <w:rFonts w:ascii="Calibri Light" w:hAnsi="Calibri Light"/>
          <w:sz w:val="20"/>
          <w:szCs w:val="20"/>
        </w:rPr>
        <w:t xml:space="preserve"> such as Usage data, Billing History, Program &amp; Product etc. Th</w:t>
      </w:r>
      <w:r w:rsidR="003C11BC">
        <w:rPr>
          <w:rFonts w:ascii="Calibri Light" w:hAnsi="Calibri Light"/>
          <w:sz w:val="20"/>
          <w:szCs w:val="20"/>
        </w:rPr>
        <w:t>is</w:t>
      </w:r>
      <w:r>
        <w:rPr>
          <w:rFonts w:ascii="Calibri Light" w:hAnsi="Calibri Light"/>
          <w:sz w:val="20"/>
          <w:szCs w:val="20"/>
        </w:rPr>
        <w:t xml:space="preserve"> information will be available in</w:t>
      </w:r>
      <w:r w:rsidR="003C11BC">
        <w:rPr>
          <w:rFonts w:ascii="Calibri Light" w:hAnsi="Calibri Light"/>
          <w:sz w:val="20"/>
          <w:szCs w:val="20"/>
        </w:rPr>
        <w:t xml:space="preserve"> the</w:t>
      </w:r>
      <w:r>
        <w:rPr>
          <w:rFonts w:ascii="Calibri Light" w:hAnsi="Calibri Light"/>
          <w:sz w:val="20"/>
          <w:szCs w:val="20"/>
        </w:rPr>
        <w:t xml:space="preserve"> Billing Parameters view</w:t>
      </w:r>
      <w:r w:rsidR="003C11BC">
        <w:rPr>
          <w:rFonts w:ascii="Calibri Light" w:hAnsi="Calibri Light"/>
          <w:sz w:val="20"/>
          <w:szCs w:val="20"/>
        </w:rPr>
        <w:t xml:space="preserve"> in Hybris C4C</w:t>
      </w:r>
      <w:r>
        <w:rPr>
          <w:rFonts w:ascii="Calibri Light" w:hAnsi="Calibri Light"/>
          <w:sz w:val="20"/>
          <w:szCs w:val="20"/>
        </w:rPr>
        <w:t>.</w:t>
      </w:r>
    </w:p>
    <w:p w14:paraId="514672F5" w14:textId="77777777" w:rsidR="009E315A" w:rsidRDefault="009E315A" w:rsidP="00035D43">
      <w:pPr>
        <w:ind w:left="360"/>
        <w:rPr>
          <w:rFonts w:ascii="Calibri Light" w:hAnsi="Calibri Light"/>
          <w:sz w:val="20"/>
          <w:szCs w:val="20"/>
        </w:rPr>
      </w:pPr>
    </w:p>
    <w:p w14:paraId="16B4F201" w14:textId="77777777" w:rsidR="00035D43" w:rsidRDefault="00035D43" w:rsidP="00035D43">
      <w:pPr>
        <w:ind w:left="360"/>
        <w:rPr>
          <w:rFonts w:ascii="Calibri Light" w:hAnsi="Calibri Light"/>
          <w:sz w:val="20"/>
          <w:szCs w:val="20"/>
        </w:rPr>
      </w:pPr>
    </w:p>
    <w:p w14:paraId="36B4D167" w14:textId="399CE2B1" w:rsidR="00035D43" w:rsidRPr="00051345" w:rsidRDefault="00035D43" w:rsidP="006D58C4">
      <w:pPr>
        <w:ind w:left="360"/>
        <w:rPr>
          <w:rFonts w:ascii="Calibri Light" w:hAnsi="Calibri Light"/>
          <w:b/>
          <w:sz w:val="20"/>
          <w:szCs w:val="20"/>
        </w:rPr>
      </w:pPr>
      <w:r>
        <w:rPr>
          <w:rFonts w:ascii="Calibri Light" w:hAnsi="Calibri Light"/>
          <w:b/>
          <w:sz w:val="20"/>
          <w:szCs w:val="20"/>
        </w:rPr>
        <w:t>Duplicate Bill</w:t>
      </w:r>
    </w:p>
    <w:p w14:paraId="51D2295E" w14:textId="58548176" w:rsidR="00035D43" w:rsidRDefault="00035D43" w:rsidP="006D58C4">
      <w:pPr>
        <w:ind w:left="360"/>
        <w:rPr>
          <w:ins w:id="86" w:author="Tuan Yap [2]" w:date="2019-11-18T11:07:00Z"/>
          <w:rFonts w:ascii="Calibri Light" w:hAnsi="Calibri Light"/>
          <w:sz w:val="20"/>
          <w:szCs w:val="20"/>
        </w:rPr>
      </w:pPr>
      <w:r w:rsidRPr="00051345">
        <w:rPr>
          <w:rFonts w:ascii="Calibri Light" w:hAnsi="Calibri Light"/>
          <w:sz w:val="20"/>
          <w:szCs w:val="20"/>
        </w:rPr>
        <w:t xml:space="preserve">If a </w:t>
      </w:r>
      <w:r w:rsidR="003C11BC">
        <w:rPr>
          <w:rFonts w:ascii="Calibri Light" w:hAnsi="Calibri Light"/>
          <w:sz w:val="20"/>
          <w:szCs w:val="20"/>
        </w:rPr>
        <w:t>Business Partner (</w:t>
      </w:r>
      <w:r w:rsidRPr="00051345">
        <w:rPr>
          <w:rFonts w:ascii="Calibri Light" w:hAnsi="Calibri Light"/>
          <w:sz w:val="20"/>
          <w:szCs w:val="20"/>
        </w:rPr>
        <w:t>BP</w:t>
      </w:r>
      <w:r w:rsidR="003C11BC">
        <w:rPr>
          <w:rFonts w:ascii="Calibri Light" w:hAnsi="Calibri Light"/>
          <w:sz w:val="20"/>
          <w:szCs w:val="20"/>
        </w:rPr>
        <w:t>)</w:t>
      </w:r>
      <w:r w:rsidRPr="00051345">
        <w:rPr>
          <w:rFonts w:ascii="Calibri Light" w:hAnsi="Calibri Light"/>
          <w:sz w:val="20"/>
          <w:szCs w:val="20"/>
        </w:rPr>
        <w:t xml:space="preserve"> requests a duplicate </w:t>
      </w:r>
      <w:r>
        <w:rPr>
          <w:rFonts w:ascii="Calibri Light" w:hAnsi="Calibri Light"/>
          <w:sz w:val="20"/>
          <w:szCs w:val="20"/>
        </w:rPr>
        <w:t xml:space="preserve">bill to </w:t>
      </w:r>
      <w:r w:rsidRPr="00051345">
        <w:rPr>
          <w:rFonts w:ascii="Calibri Light" w:hAnsi="Calibri Light"/>
          <w:sz w:val="20"/>
          <w:szCs w:val="20"/>
        </w:rPr>
        <w:t xml:space="preserve">be sent to them based on their preferred </w:t>
      </w:r>
      <w:r w:rsidR="003C11BC">
        <w:rPr>
          <w:rFonts w:ascii="Calibri Light" w:hAnsi="Calibri Light"/>
          <w:sz w:val="20"/>
          <w:szCs w:val="20"/>
        </w:rPr>
        <w:t xml:space="preserve">communication </w:t>
      </w:r>
      <w:r w:rsidRPr="00051345">
        <w:rPr>
          <w:rFonts w:ascii="Calibri Light" w:hAnsi="Calibri Light"/>
          <w:sz w:val="20"/>
          <w:szCs w:val="20"/>
        </w:rPr>
        <w:t xml:space="preserve">method, a CCC or BCD representative can do so via </w:t>
      </w:r>
      <w:del w:id="87" w:author="Tuan Yap [2]" w:date="2019-11-18T11:08:00Z">
        <w:r w:rsidRPr="00051345" w:rsidDel="00AA1A37">
          <w:rPr>
            <w:rFonts w:ascii="Calibri Light" w:hAnsi="Calibri Light"/>
            <w:sz w:val="20"/>
            <w:szCs w:val="20"/>
          </w:rPr>
          <w:delText>OpenText</w:delText>
        </w:r>
        <w:r w:rsidDel="00AA1A37">
          <w:rPr>
            <w:rFonts w:ascii="Calibri Light" w:hAnsi="Calibri Light"/>
            <w:sz w:val="20"/>
            <w:szCs w:val="20"/>
          </w:rPr>
          <w:delText xml:space="preserve"> </w:delText>
        </w:r>
      </w:del>
      <w:ins w:id="88" w:author="Tuan Yap [2]" w:date="2019-11-18T11:08:00Z">
        <w:r w:rsidR="00AA1A37">
          <w:rPr>
            <w:rFonts w:ascii="Calibri Light" w:hAnsi="Calibri Light"/>
            <w:sz w:val="20"/>
            <w:szCs w:val="20"/>
          </w:rPr>
          <w:t xml:space="preserve">C4C Customer Financials facet </w:t>
        </w:r>
        <w:r w:rsidR="00AA1A37" w:rsidRPr="00AA1A37">
          <w:rPr>
            <w:rFonts w:ascii="Calibri Light" w:hAnsi="Calibri Light"/>
            <w:sz w:val="20"/>
            <w:szCs w:val="20"/>
          </w:rPr>
          <w:sym w:font="Wingdings" w:char="F0E0"/>
        </w:r>
        <w:r w:rsidR="00AA1A37">
          <w:rPr>
            <w:rFonts w:ascii="Calibri Light" w:hAnsi="Calibri Light"/>
            <w:sz w:val="20"/>
            <w:szCs w:val="20"/>
          </w:rPr>
          <w:t xml:space="preserve"> </w:t>
        </w:r>
      </w:ins>
      <w:ins w:id="89" w:author="Tuan Yap [2]" w:date="2019-11-18T11:10:00Z">
        <w:r w:rsidR="00AA1A37">
          <w:rPr>
            <w:rFonts w:ascii="Calibri Light" w:hAnsi="Calibri Light"/>
            <w:sz w:val="20"/>
            <w:szCs w:val="20"/>
          </w:rPr>
          <w:t xml:space="preserve">Invoices tab </w:t>
        </w:r>
        <w:r w:rsidR="00AA1A37" w:rsidRPr="00AA1A37">
          <w:rPr>
            <w:rFonts w:ascii="Calibri Light" w:hAnsi="Calibri Light"/>
            <w:sz w:val="20"/>
            <w:szCs w:val="20"/>
          </w:rPr>
          <w:sym w:font="Wingdings" w:char="F0E0"/>
        </w:r>
        <w:r w:rsidR="00AA1A37">
          <w:rPr>
            <w:rFonts w:ascii="Calibri Light" w:hAnsi="Calibri Light"/>
            <w:sz w:val="20"/>
            <w:szCs w:val="20"/>
          </w:rPr>
          <w:t xml:space="preserve"> Select the Invoice # hyperlink.</w:t>
        </w:r>
      </w:ins>
      <w:ins w:id="90" w:author="Tuan Yap [2]" w:date="2019-11-18T11:22:00Z">
        <w:r w:rsidR="0082001E">
          <w:rPr>
            <w:rFonts w:ascii="Calibri Light" w:hAnsi="Calibri Light"/>
            <w:sz w:val="20"/>
            <w:szCs w:val="20"/>
          </w:rPr>
          <w:t xml:space="preserve"> A PDF document will be shown on the screen and user can print the bill on the local printer or email to customer manually.</w:t>
        </w:r>
      </w:ins>
      <w:ins w:id="91" w:author="Tuan Yap [2]" w:date="2019-11-18T11:08:00Z">
        <w:r w:rsidR="00AA1A37">
          <w:rPr>
            <w:rFonts w:ascii="Calibri Light" w:hAnsi="Calibri Light"/>
            <w:sz w:val="20"/>
            <w:szCs w:val="20"/>
          </w:rPr>
          <w:t xml:space="preserve"> </w:t>
        </w:r>
      </w:ins>
      <w:del w:id="92" w:author="Tuan Yap [2]" w:date="2019-11-18T11:10:00Z">
        <w:r w:rsidDel="00AA1A37">
          <w:rPr>
            <w:rFonts w:ascii="Calibri Light" w:hAnsi="Calibri Light"/>
            <w:sz w:val="20"/>
            <w:szCs w:val="20"/>
          </w:rPr>
          <w:delText xml:space="preserve">(Refer to BPD </w:delText>
        </w:r>
        <w:r w:rsidR="008866A2" w:rsidDel="00AA1A37">
          <w:rPr>
            <w:rStyle w:val="Hyperlink"/>
            <w:rFonts w:ascii="Calibri Light" w:hAnsi="Calibri Light"/>
            <w:i/>
            <w:sz w:val="20"/>
            <w:szCs w:val="20"/>
          </w:rPr>
          <w:fldChar w:fldCharType="begin"/>
        </w:r>
        <w:r w:rsidR="008866A2" w:rsidDel="00AA1A37">
          <w:rPr>
            <w:rStyle w:val="Hyperlink"/>
            <w:rFonts w:ascii="Calibri Light" w:hAnsi="Calibri Light"/>
            <w:i/>
            <w:sz w:val="20"/>
            <w:szCs w:val="20"/>
          </w:rPr>
          <w:delInstrText xml:space="preserve"> HYPERLINK "https://us-apps2.hcl-axon.com/APSE/SCE_CSRP/DProcess.nsf/2c4e1f9759250dcd802571a4002f9f9f/2b51f2a0dcd64688882581a2000864eb?OpenDocument" </w:delInstrText>
        </w:r>
        <w:r w:rsidR="008866A2" w:rsidDel="00AA1A37">
          <w:rPr>
            <w:rStyle w:val="Hyperlink"/>
            <w:rFonts w:ascii="Calibri Light" w:hAnsi="Calibri Light"/>
            <w:i/>
            <w:sz w:val="20"/>
            <w:szCs w:val="20"/>
          </w:rPr>
          <w:fldChar w:fldCharType="separate"/>
        </w:r>
        <w:r w:rsidR="00DB15EA" w:rsidRPr="00710ED9" w:rsidDel="00AA1A37">
          <w:rPr>
            <w:rStyle w:val="Hyperlink"/>
            <w:rFonts w:ascii="Calibri Light" w:hAnsi="Calibri Light"/>
            <w:i/>
            <w:sz w:val="20"/>
            <w:szCs w:val="20"/>
          </w:rPr>
          <w:delText>CIM-CS-09 - Manage Outbound Request</w:delText>
        </w:r>
        <w:r w:rsidR="008866A2" w:rsidDel="00AA1A37">
          <w:rPr>
            <w:rStyle w:val="Hyperlink"/>
            <w:rFonts w:ascii="Calibri Light" w:hAnsi="Calibri Light"/>
            <w:i/>
            <w:sz w:val="20"/>
            <w:szCs w:val="20"/>
          </w:rPr>
          <w:fldChar w:fldCharType="end"/>
        </w:r>
        <w:r w:rsidRPr="000A59B6" w:rsidDel="00AA1A37">
          <w:rPr>
            <w:rFonts w:ascii="Calibri Light" w:hAnsi="Calibri Light"/>
            <w:i/>
            <w:sz w:val="20"/>
            <w:szCs w:val="20"/>
          </w:rPr>
          <w:delText xml:space="preserve"> </w:delText>
        </w:r>
        <w:r w:rsidDel="00AA1A37">
          <w:rPr>
            <w:rFonts w:ascii="Calibri Light" w:hAnsi="Calibri Light"/>
            <w:sz w:val="20"/>
            <w:szCs w:val="20"/>
          </w:rPr>
          <w:delText>for more information)</w:delText>
        </w:r>
        <w:r w:rsidRPr="00051345" w:rsidDel="00AA1A37">
          <w:rPr>
            <w:rFonts w:ascii="Calibri Light" w:hAnsi="Calibri Light"/>
            <w:sz w:val="20"/>
            <w:szCs w:val="20"/>
          </w:rPr>
          <w:delText xml:space="preserve"> </w:delText>
        </w:r>
      </w:del>
      <w:del w:id="93" w:author="Tuan Yap [2]" w:date="2019-11-18T11:23:00Z">
        <w:r w:rsidRPr="00051345" w:rsidDel="0082001E">
          <w:rPr>
            <w:rFonts w:ascii="Calibri Light" w:hAnsi="Calibri Light"/>
            <w:sz w:val="20"/>
            <w:szCs w:val="20"/>
          </w:rPr>
          <w:delText xml:space="preserve">or </w:delText>
        </w:r>
      </w:del>
      <w:ins w:id="94" w:author="Tuan Yap [2]" w:date="2019-11-18T11:23:00Z">
        <w:r w:rsidR="0082001E">
          <w:rPr>
            <w:rFonts w:ascii="Calibri Light" w:hAnsi="Calibri Light"/>
            <w:sz w:val="20"/>
            <w:szCs w:val="20"/>
          </w:rPr>
          <w:t xml:space="preserve">User can also </w:t>
        </w:r>
      </w:ins>
      <w:r w:rsidRPr="00051345">
        <w:rPr>
          <w:rFonts w:ascii="Calibri Light" w:hAnsi="Calibri Light"/>
          <w:sz w:val="20"/>
          <w:szCs w:val="20"/>
        </w:rPr>
        <w:t xml:space="preserve">refer the </w:t>
      </w:r>
      <w:r w:rsidR="003C11BC">
        <w:rPr>
          <w:rFonts w:ascii="Calibri Light" w:hAnsi="Calibri Light"/>
          <w:sz w:val="20"/>
          <w:szCs w:val="20"/>
        </w:rPr>
        <w:t>Business Partner (</w:t>
      </w:r>
      <w:r w:rsidRPr="00051345">
        <w:rPr>
          <w:rFonts w:ascii="Calibri Light" w:hAnsi="Calibri Light"/>
          <w:sz w:val="20"/>
          <w:szCs w:val="20"/>
        </w:rPr>
        <w:t>BP</w:t>
      </w:r>
      <w:r w:rsidR="003C11BC">
        <w:rPr>
          <w:rFonts w:ascii="Calibri Light" w:hAnsi="Calibri Light"/>
          <w:sz w:val="20"/>
          <w:szCs w:val="20"/>
        </w:rPr>
        <w:t>)</w:t>
      </w:r>
      <w:r w:rsidRPr="00051345">
        <w:rPr>
          <w:rFonts w:ascii="Calibri Light" w:hAnsi="Calibri Light"/>
          <w:sz w:val="20"/>
          <w:szCs w:val="20"/>
        </w:rPr>
        <w:t xml:space="preserve"> to sce.com to reprint the statement(s).</w:t>
      </w:r>
    </w:p>
    <w:p w14:paraId="4FEC27F2" w14:textId="6BCB0AB9" w:rsidR="000D518E" w:rsidRPr="00051345" w:rsidRDefault="00AA1A37" w:rsidP="006D58C4">
      <w:pPr>
        <w:ind w:left="360"/>
        <w:rPr>
          <w:rFonts w:ascii="Calibri Light" w:hAnsi="Calibri Light"/>
          <w:sz w:val="20"/>
          <w:szCs w:val="20"/>
        </w:rPr>
      </w:pPr>
      <w:ins w:id="95" w:author="Tuan Yap [2]" w:date="2019-11-18T11:07:00Z">
        <w:r>
          <w:rPr>
            <w:noProof/>
          </w:rPr>
          <w:lastRenderedPageBreak/>
          <mc:AlternateContent>
            <mc:Choice Requires="wps">
              <w:drawing>
                <wp:anchor distT="0" distB="0" distL="114300" distR="114300" simplePos="0" relativeHeight="251660305" behindDoc="0" locked="0" layoutInCell="1" allowOverlap="1" wp14:anchorId="67675F01" wp14:editId="38B28B90">
                  <wp:simplePos x="0" y="0"/>
                  <wp:positionH relativeFrom="column">
                    <wp:posOffset>1187450</wp:posOffset>
                  </wp:positionH>
                  <wp:positionV relativeFrom="paragraph">
                    <wp:posOffset>1168400</wp:posOffset>
                  </wp:positionV>
                  <wp:extent cx="939800" cy="806450"/>
                  <wp:effectExtent l="0" t="0" r="12700" b="12700"/>
                  <wp:wrapNone/>
                  <wp:docPr id="50190" name="Rectangle 50190"/>
                  <wp:cNvGraphicFramePr/>
                  <a:graphic xmlns:a="http://schemas.openxmlformats.org/drawingml/2006/main">
                    <a:graphicData uri="http://schemas.microsoft.com/office/word/2010/wordprocessingShape">
                      <wps:wsp>
                        <wps:cNvSpPr/>
                        <wps:spPr>
                          <a:xfrm>
                            <a:off x="0" y="0"/>
                            <a:ext cx="939800" cy="806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B020D" id="Rectangle 50190" o:spid="_x0000_s1026" style="position:absolute;margin-left:93.5pt;margin-top:92pt;width:74pt;height:63.5pt;z-index:25166030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" filled="f" strokecolor="red" strokeweight="2pt"/>
              </w:pict>
            </mc:Fallback>
          </mc:AlternateContent>
        </w:r>
        <w:r w:rsidR="000D518E">
          <w:rPr>
            <w:noProof/>
          </w:rPr>
          <w:drawing>
            <wp:inline distT="0" distB="0" distL="0" distR="0" wp14:anchorId="770F3698" wp14:editId="70F47BBB">
              <wp:extent cx="5943600" cy="2717800"/>
              <wp:effectExtent l="0" t="0" r="0" b="6350"/>
              <wp:docPr id="50184" name="Picture 50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17800"/>
                      </a:xfrm>
                      <a:prstGeom prst="rect">
                        <a:avLst/>
                      </a:prstGeom>
                    </pic:spPr>
                  </pic:pic>
                </a:graphicData>
              </a:graphic>
            </wp:inline>
          </w:drawing>
        </w:r>
      </w:ins>
    </w:p>
    <w:p w14:paraId="0689E9E5" w14:textId="77777777" w:rsidR="00035D43" w:rsidRDefault="00035D43" w:rsidP="00035D43">
      <w:pPr>
        <w:ind w:left="360"/>
        <w:rPr>
          <w:rFonts w:ascii="Calibri Light" w:hAnsi="Calibri Light"/>
          <w:sz w:val="20"/>
          <w:szCs w:val="20"/>
        </w:rPr>
      </w:pPr>
    </w:p>
    <w:p w14:paraId="52B16D8D" w14:textId="77777777" w:rsidR="00523A98" w:rsidRDefault="00523A98" w:rsidP="00035D43">
      <w:pPr>
        <w:ind w:left="360"/>
        <w:rPr>
          <w:rFonts w:ascii="Calibri Light" w:hAnsi="Calibri Light"/>
          <w:sz w:val="20"/>
          <w:szCs w:val="20"/>
        </w:rPr>
      </w:pPr>
    </w:p>
    <w:p w14:paraId="40AEE88A" w14:textId="23576270" w:rsidR="00523A98" w:rsidRPr="00051345" w:rsidRDefault="000624C0" w:rsidP="00523A98">
      <w:pPr>
        <w:ind w:left="360"/>
        <w:rPr>
          <w:rFonts w:ascii="Calibri Light" w:hAnsi="Calibri Light"/>
          <w:b/>
          <w:sz w:val="20"/>
          <w:szCs w:val="20"/>
        </w:rPr>
      </w:pPr>
      <w:r>
        <w:rPr>
          <w:rFonts w:ascii="Calibri Light" w:hAnsi="Calibri Light"/>
          <w:b/>
          <w:sz w:val="20"/>
          <w:szCs w:val="20"/>
        </w:rPr>
        <w:t>Consolidated Bill View</w:t>
      </w:r>
    </w:p>
    <w:p w14:paraId="27455145" w14:textId="66CA51F8" w:rsidR="003E2677" w:rsidRDefault="003E2677" w:rsidP="00035D43">
      <w:pPr>
        <w:ind w:left="360"/>
        <w:rPr>
          <w:rFonts w:ascii="Calibri Light" w:hAnsi="Calibri Light"/>
          <w:sz w:val="20"/>
          <w:szCs w:val="20"/>
        </w:rPr>
      </w:pPr>
      <w:r>
        <w:rPr>
          <w:rFonts w:ascii="Calibri Light" w:hAnsi="Calibri Light"/>
          <w:sz w:val="20"/>
          <w:szCs w:val="20"/>
        </w:rPr>
        <w:t xml:space="preserve">BP may request a summary of past meter reading and billing history while on the phone with user, user will navigate to a Hybris C4C </w:t>
      </w:r>
      <w:ins w:id="96" w:author="Tuan Howe Yap" w:date="2019-11-19T14:48:00Z">
        <w:r w:rsidR="00CE6F04">
          <w:rPr>
            <w:rFonts w:ascii="Calibri Light" w:hAnsi="Calibri Light"/>
            <w:sz w:val="20"/>
            <w:szCs w:val="20"/>
          </w:rPr>
          <w:t>Co</w:t>
        </w:r>
      </w:ins>
      <w:ins w:id="97" w:author="Tuan Howe Yap" w:date="2019-11-19T14:49:00Z">
        <w:r w:rsidR="00CE6F04">
          <w:rPr>
            <w:rFonts w:ascii="Calibri Light" w:hAnsi="Calibri Light"/>
            <w:sz w:val="20"/>
            <w:szCs w:val="20"/>
          </w:rPr>
          <w:t xml:space="preserve">ntract Account </w:t>
        </w:r>
      </w:ins>
      <w:r>
        <w:rPr>
          <w:rFonts w:ascii="Calibri Light" w:hAnsi="Calibri Light"/>
          <w:sz w:val="20"/>
          <w:szCs w:val="20"/>
        </w:rPr>
        <w:t xml:space="preserve">FOP </w:t>
      </w:r>
      <w:ins w:id="98" w:author="Tuan Howe Yap" w:date="2019-11-19T14:49:00Z">
        <w:r w:rsidR="00A20965">
          <w:rPr>
            <w:rFonts w:ascii="Calibri Light" w:hAnsi="Calibri Light"/>
            <w:sz w:val="20"/>
            <w:szCs w:val="20"/>
          </w:rPr>
          <w:t xml:space="preserve">NEM Billing Data </w:t>
        </w:r>
      </w:ins>
      <w:r>
        <w:rPr>
          <w:rFonts w:ascii="Calibri Light" w:hAnsi="Calibri Light"/>
          <w:sz w:val="20"/>
          <w:szCs w:val="20"/>
        </w:rPr>
        <w:t>(</w:t>
      </w:r>
      <w:proofErr w:type="spellStart"/>
      <w:r>
        <w:rPr>
          <w:rFonts w:ascii="Calibri Light" w:hAnsi="Calibri Light"/>
          <w:sz w:val="20"/>
          <w:szCs w:val="20"/>
        </w:rPr>
        <w:t>tcode</w:t>
      </w:r>
      <w:proofErr w:type="spellEnd"/>
      <w:r>
        <w:rPr>
          <w:rFonts w:ascii="Calibri Light" w:hAnsi="Calibri Light"/>
          <w:sz w:val="20"/>
          <w:szCs w:val="20"/>
        </w:rPr>
        <w:t xml:space="preserve"> </w:t>
      </w:r>
      <w:proofErr w:type="spellStart"/>
      <w:r>
        <w:rPr>
          <w:rFonts w:ascii="Calibri Light" w:hAnsi="Calibri Light"/>
          <w:sz w:val="20"/>
          <w:szCs w:val="20"/>
        </w:rPr>
        <w:t>ZCon_Bill_View</w:t>
      </w:r>
      <w:proofErr w:type="spellEnd"/>
      <w:r>
        <w:rPr>
          <w:rFonts w:ascii="Calibri Light" w:hAnsi="Calibri Light"/>
          <w:sz w:val="20"/>
          <w:szCs w:val="20"/>
        </w:rPr>
        <w:t>) to view the information in Consolidated Bill View</w:t>
      </w:r>
      <w:r w:rsidR="000624C0">
        <w:rPr>
          <w:rFonts w:ascii="Calibri Light" w:hAnsi="Calibri Light"/>
          <w:sz w:val="20"/>
          <w:szCs w:val="20"/>
        </w:rPr>
        <w:t xml:space="preserve"> (Figure 5: Consolidated Bill view)</w:t>
      </w:r>
      <w:r>
        <w:rPr>
          <w:rFonts w:ascii="Calibri Light" w:hAnsi="Calibri Light"/>
          <w:sz w:val="20"/>
          <w:szCs w:val="20"/>
        </w:rPr>
        <w:t xml:space="preserve">. </w:t>
      </w:r>
      <w:r w:rsidR="006211F6">
        <w:rPr>
          <w:rFonts w:ascii="Calibri Light" w:hAnsi="Calibri Light"/>
          <w:sz w:val="20"/>
          <w:szCs w:val="20"/>
        </w:rPr>
        <w:t xml:space="preserve">By using this view, </w:t>
      </w:r>
      <w:r w:rsidR="000624C0">
        <w:rPr>
          <w:rFonts w:ascii="Calibri Light" w:hAnsi="Calibri Light"/>
          <w:sz w:val="20"/>
          <w:szCs w:val="20"/>
        </w:rPr>
        <w:t>user does not need to open up</w:t>
      </w:r>
      <w:r w:rsidR="00E90BF4">
        <w:rPr>
          <w:rFonts w:ascii="Calibri Light" w:hAnsi="Calibri Light"/>
          <w:sz w:val="20"/>
          <w:szCs w:val="20"/>
        </w:rPr>
        <w:t xml:space="preserve"> multiple bill images to obtain the information.</w:t>
      </w:r>
      <w:r w:rsidR="000624C0">
        <w:rPr>
          <w:rFonts w:ascii="Calibri Light" w:hAnsi="Calibri Light"/>
          <w:sz w:val="20"/>
          <w:szCs w:val="20"/>
        </w:rPr>
        <w:t xml:space="preserve"> </w:t>
      </w:r>
      <w:r>
        <w:rPr>
          <w:rFonts w:ascii="Calibri Light" w:hAnsi="Calibri Light"/>
          <w:sz w:val="20"/>
          <w:szCs w:val="20"/>
        </w:rPr>
        <w:t>This view contains the followings information:</w:t>
      </w:r>
    </w:p>
    <w:p w14:paraId="0D6614ED" w14:textId="7DE29CA7" w:rsidR="003E2677" w:rsidDel="00EC78C9" w:rsidRDefault="003E2677" w:rsidP="003E2677">
      <w:pPr>
        <w:pStyle w:val="ListParagraph"/>
        <w:numPr>
          <w:ilvl w:val="1"/>
          <w:numId w:val="22"/>
        </w:numPr>
        <w:rPr>
          <w:del w:id="99" w:author="Cari Young" w:date="2019-12-04T08:48:00Z"/>
          <w:rFonts w:ascii="Calibri Light" w:hAnsi="Calibri Light"/>
          <w:sz w:val="20"/>
          <w:szCs w:val="20"/>
        </w:rPr>
      </w:pPr>
      <w:del w:id="100" w:author="Cari Young" w:date="2019-12-04T08:48:00Z">
        <w:r w:rsidDel="00EC78C9">
          <w:rPr>
            <w:rFonts w:ascii="Calibri Light" w:hAnsi="Calibri Light"/>
            <w:sz w:val="20"/>
            <w:szCs w:val="20"/>
          </w:rPr>
          <w:delText>Meter Reading Date</w:delText>
        </w:r>
      </w:del>
    </w:p>
    <w:p w14:paraId="704A98A0" w14:textId="77777777" w:rsidR="003E2677" w:rsidRDefault="003E2677" w:rsidP="003E2677">
      <w:pPr>
        <w:pStyle w:val="ListParagraph"/>
        <w:numPr>
          <w:ilvl w:val="1"/>
          <w:numId w:val="22"/>
        </w:numPr>
        <w:rPr>
          <w:rFonts w:ascii="Calibri Light" w:hAnsi="Calibri Light"/>
          <w:sz w:val="20"/>
          <w:szCs w:val="20"/>
        </w:rPr>
      </w:pPr>
      <w:r>
        <w:rPr>
          <w:rFonts w:ascii="Calibri Light" w:hAnsi="Calibri Light"/>
          <w:sz w:val="20"/>
          <w:szCs w:val="20"/>
        </w:rPr>
        <w:t>KWH</w:t>
      </w:r>
    </w:p>
    <w:p w14:paraId="17EC6398" w14:textId="77777777" w:rsidR="003E2677" w:rsidRDefault="003E2677" w:rsidP="003E2677">
      <w:pPr>
        <w:pStyle w:val="ListParagraph"/>
        <w:numPr>
          <w:ilvl w:val="1"/>
          <w:numId w:val="22"/>
        </w:numPr>
        <w:rPr>
          <w:rFonts w:ascii="Calibri Light" w:hAnsi="Calibri Light"/>
          <w:sz w:val="20"/>
          <w:szCs w:val="20"/>
        </w:rPr>
      </w:pPr>
      <w:r>
        <w:rPr>
          <w:rFonts w:ascii="Calibri Light" w:hAnsi="Calibri Light"/>
          <w:sz w:val="20"/>
          <w:szCs w:val="20"/>
        </w:rPr>
        <w:t>KW</w:t>
      </w:r>
    </w:p>
    <w:p w14:paraId="691925D4" w14:textId="77777777" w:rsidR="003E2677" w:rsidRDefault="003E2677" w:rsidP="003E2677">
      <w:pPr>
        <w:pStyle w:val="ListParagraph"/>
        <w:numPr>
          <w:ilvl w:val="1"/>
          <w:numId w:val="22"/>
        </w:numPr>
        <w:rPr>
          <w:rFonts w:ascii="Calibri Light" w:hAnsi="Calibri Light"/>
          <w:sz w:val="20"/>
          <w:szCs w:val="20"/>
        </w:rPr>
      </w:pPr>
      <w:r>
        <w:rPr>
          <w:rFonts w:ascii="Calibri Light" w:hAnsi="Calibri Light"/>
          <w:sz w:val="20"/>
          <w:szCs w:val="20"/>
        </w:rPr>
        <w:t>Billing Days</w:t>
      </w:r>
    </w:p>
    <w:p w14:paraId="4EB45EE1" w14:textId="77777777" w:rsidR="003E2677" w:rsidRDefault="003E2677" w:rsidP="003E2677">
      <w:pPr>
        <w:pStyle w:val="ListParagraph"/>
        <w:numPr>
          <w:ilvl w:val="1"/>
          <w:numId w:val="22"/>
        </w:numPr>
        <w:rPr>
          <w:rFonts w:ascii="Calibri Light" w:hAnsi="Calibri Light"/>
          <w:sz w:val="20"/>
          <w:szCs w:val="20"/>
        </w:rPr>
      </w:pPr>
      <w:r>
        <w:rPr>
          <w:rFonts w:ascii="Calibri Light" w:hAnsi="Calibri Light"/>
          <w:sz w:val="20"/>
          <w:szCs w:val="20"/>
        </w:rPr>
        <w:t>Total KWH Usage</w:t>
      </w:r>
    </w:p>
    <w:p w14:paraId="7BA8B9A8" w14:textId="77777777" w:rsidR="003E2677" w:rsidRDefault="003E2677" w:rsidP="003E2677">
      <w:pPr>
        <w:pStyle w:val="ListParagraph"/>
        <w:numPr>
          <w:ilvl w:val="1"/>
          <w:numId w:val="22"/>
        </w:numPr>
        <w:rPr>
          <w:rFonts w:ascii="Calibri Light" w:hAnsi="Calibri Light"/>
          <w:sz w:val="20"/>
          <w:szCs w:val="20"/>
        </w:rPr>
      </w:pPr>
      <w:r>
        <w:rPr>
          <w:rFonts w:ascii="Calibri Light" w:hAnsi="Calibri Light"/>
          <w:sz w:val="20"/>
          <w:szCs w:val="20"/>
        </w:rPr>
        <w:t>Avg kWh Usage per day</w:t>
      </w:r>
    </w:p>
    <w:p w14:paraId="53AA52C8" w14:textId="77777777" w:rsidR="003E2677" w:rsidRDefault="003E2677" w:rsidP="003E2677">
      <w:pPr>
        <w:pStyle w:val="ListParagraph"/>
        <w:numPr>
          <w:ilvl w:val="1"/>
          <w:numId w:val="22"/>
        </w:numPr>
        <w:rPr>
          <w:rFonts w:ascii="Calibri Light" w:hAnsi="Calibri Light"/>
          <w:sz w:val="20"/>
          <w:szCs w:val="20"/>
        </w:rPr>
      </w:pPr>
      <w:r>
        <w:rPr>
          <w:rFonts w:ascii="Calibri Light" w:hAnsi="Calibri Light"/>
          <w:sz w:val="20"/>
          <w:szCs w:val="20"/>
        </w:rPr>
        <w:t>Daily Cost</w:t>
      </w:r>
    </w:p>
    <w:p w14:paraId="54FEF9F1" w14:textId="176CCD75" w:rsidR="00523A98" w:rsidRPr="003E2677" w:rsidRDefault="003E2677" w:rsidP="003E2677">
      <w:pPr>
        <w:pStyle w:val="ListParagraph"/>
        <w:numPr>
          <w:ilvl w:val="1"/>
          <w:numId w:val="22"/>
        </w:numPr>
        <w:rPr>
          <w:rFonts w:ascii="Calibri Light" w:hAnsi="Calibri Light"/>
          <w:sz w:val="20"/>
          <w:szCs w:val="20"/>
        </w:rPr>
      </w:pPr>
      <w:r>
        <w:rPr>
          <w:rFonts w:ascii="Calibri Light" w:hAnsi="Calibri Light"/>
          <w:sz w:val="20"/>
          <w:szCs w:val="20"/>
        </w:rPr>
        <w:t>Bill Amount</w:t>
      </w:r>
      <w:r w:rsidRPr="003E2677">
        <w:rPr>
          <w:rFonts w:ascii="Calibri Light" w:hAnsi="Calibri Light"/>
          <w:sz w:val="20"/>
          <w:szCs w:val="20"/>
        </w:rPr>
        <w:t xml:space="preserve"> </w:t>
      </w:r>
    </w:p>
    <w:p w14:paraId="4330A712" w14:textId="660C0127" w:rsidR="003E2677" w:rsidRDefault="000624C0" w:rsidP="00035D43">
      <w:pPr>
        <w:ind w:left="360"/>
        <w:rPr>
          <w:rFonts w:ascii="Calibri Light" w:hAnsi="Calibri Light"/>
          <w:sz w:val="20"/>
          <w:szCs w:val="20"/>
        </w:rPr>
      </w:pPr>
      <w:r>
        <w:rPr>
          <w:rFonts w:ascii="Calibri Light" w:hAnsi="Calibri Light"/>
          <w:sz w:val="20"/>
          <w:szCs w:val="20"/>
        </w:rPr>
        <w:t xml:space="preserve">This </w:t>
      </w:r>
      <w:r w:rsidR="0071275F">
        <w:rPr>
          <w:rFonts w:ascii="Calibri Light" w:hAnsi="Calibri Light"/>
          <w:sz w:val="20"/>
          <w:szCs w:val="20"/>
        </w:rPr>
        <w:t>customized</w:t>
      </w:r>
      <w:r>
        <w:rPr>
          <w:rFonts w:ascii="Calibri Light" w:hAnsi="Calibri Light"/>
          <w:sz w:val="20"/>
          <w:szCs w:val="20"/>
        </w:rPr>
        <w:t xml:space="preserve"> screen will be made available in S/4HANA for optimization purpose and will be done using enhancement </w:t>
      </w:r>
      <w:r w:rsidR="003E2677" w:rsidRPr="000624C0">
        <w:rPr>
          <w:rFonts w:ascii="Calibri Light" w:hAnsi="Calibri Light"/>
          <w:i/>
          <w:sz w:val="20"/>
          <w:szCs w:val="20"/>
        </w:rPr>
        <w:t>E-CIM-CS-17 - Consolidated Bill View</w:t>
      </w:r>
      <w:r>
        <w:rPr>
          <w:rFonts w:ascii="Calibri Light" w:hAnsi="Calibri Light"/>
          <w:sz w:val="20"/>
          <w:szCs w:val="20"/>
        </w:rPr>
        <w:t>.</w:t>
      </w:r>
    </w:p>
    <w:p w14:paraId="54C76C04" w14:textId="466E228C" w:rsidR="00523A98" w:rsidRDefault="00EC78C9" w:rsidP="00035D43">
      <w:pPr>
        <w:ind w:left="360"/>
        <w:rPr>
          <w:rFonts w:ascii="Calibri Light" w:hAnsi="Calibri Light"/>
          <w:sz w:val="20"/>
          <w:szCs w:val="20"/>
        </w:rPr>
      </w:pPr>
      <w:ins w:id="101" w:author="Cari Young" w:date="2019-12-04T08:48:00Z">
        <w:r>
          <w:rPr>
            <w:noProof/>
          </w:rPr>
          <w:drawing>
            <wp:inline distT="0" distB="0" distL="0" distR="0" wp14:anchorId="0A303718" wp14:editId="021EDEA0">
              <wp:extent cx="5943600" cy="172974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729740"/>
                      </a:xfrm>
                      <a:prstGeom prst="rect">
                        <a:avLst/>
                      </a:prstGeom>
                    </pic:spPr>
                  </pic:pic>
                </a:graphicData>
              </a:graphic>
            </wp:inline>
          </w:drawing>
        </w:r>
      </w:ins>
    </w:p>
    <w:p w14:paraId="720B3B7E" w14:textId="79A0AF6C" w:rsidR="000624C0" w:rsidRDefault="00523A98" w:rsidP="000624C0">
      <w:pPr>
        <w:keepNext/>
        <w:ind w:left="360"/>
        <w:jc w:val="center"/>
        <w:rPr>
          <w:ins w:id="102" w:author="Tuan Howe Yap" w:date="2019-11-19T15:09:00Z"/>
        </w:rPr>
      </w:pPr>
      <w:del w:id="103" w:author="Cari Young" w:date="2019-12-04T08:48:00Z">
        <w:r w:rsidDel="00EC78C9">
          <w:rPr>
            <w:rFonts w:ascii="Segoe UI" w:hAnsi="Segoe UI" w:cs="Segoe UI"/>
            <w:noProof/>
          </w:rPr>
          <w:lastRenderedPageBreak/>
          <w:drawing>
            <wp:inline distT="0" distB="0" distL="0" distR="0" wp14:anchorId="4CA81C50" wp14:editId="2476ACB6">
              <wp:extent cx="4114800" cy="2222500"/>
              <wp:effectExtent l="0" t="0" r="0" b="6350"/>
              <wp:docPr id="50176" name="Picture 50176" descr="cid:image001.png@01D3BB77.A3527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1.png@01D3BB77.A35279B0"/>
                      <pic:cNvPicPr>
                        <a:picLocks noChangeAspect="1" noChangeArrowheads="1"/>
                      </pic:cNvPicPr>
                    </pic:nvPicPr>
                    <pic:blipFill rotWithShape="1">
                      <a:blip r:embed="rId23" r:link="rId24">
                        <a:extLst>
                          <a:ext uri="{28A0092B-C50C-407E-A947-70E740481C1C}">
                            <a14:useLocalDpi xmlns:a14="http://schemas.microsoft.com/office/drawing/2010/main" val="0"/>
                          </a:ext>
                        </a:extLst>
                      </a:blip>
                      <a:srcRect l="3780" t="22226" r="5516" b="14010"/>
                      <a:stretch/>
                    </pic:blipFill>
                    <pic:spPr bwMode="auto">
                      <a:xfrm>
                        <a:off x="0" y="0"/>
                        <a:ext cx="4114800" cy="2222500"/>
                      </a:xfrm>
                      <a:prstGeom prst="rect">
                        <a:avLst/>
                      </a:prstGeom>
                      <a:noFill/>
                      <a:ln>
                        <a:noFill/>
                      </a:ln>
                      <a:extLst>
                        <a:ext uri="{53640926-AAD7-44D8-BBD7-CCE9431645EC}">
                          <a14:shadowObscured xmlns:a14="http://schemas.microsoft.com/office/drawing/2010/main"/>
                        </a:ext>
                      </a:extLst>
                    </pic:spPr>
                  </pic:pic>
                </a:graphicData>
              </a:graphic>
            </wp:inline>
          </w:drawing>
        </w:r>
      </w:del>
    </w:p>
    <w:p w14:paraId="1AB8660A" w14:textId="77CC79F0" w:rsidR="00EC3395" w:rsidRDefault="00EC3395" w:rsidP="000624C0">
      <w:pPr>
        <w:keepNext/>
        <w:ind w:left="360"/>
        <w:jc w:val="center"/>
      </w:pPr>
      <w:ins w:id="104" w:author="Tuan Howe Yap" w:date="2019-11-19T15:09:00Z">
        <w:del w:id="105" w:author="Cari Young" w:date="2019-12-04T08:48:00Z">
          <w:r w:rsidDel="00EC78C9">
            <w:rPr>
              <w:noProof/>
            </w:rPr>
            <w:drawing>
              <wp:inline distT="0" distB="0" distL="0" distR="0" wp14:anchorId="33F3E923" wp14:editId="7A6ED263">
                <wp:extent cx="5943600" cy="1203325"/>
                <wp:effectExtent l="0" t="0" r="0" b="0"/>
                <wp:docPr id="50191" name="Picture 5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203325"/>
                        </a:xfrm>
                        <a:prstGeom prst="rect">
                          <a:avLst/>
                        </a:prstGeom>
                      </pic:spPr>
                    </pic:pic>
                  </a:graphicData>
                </a:graphic>
              </wp:inline>
            </w:drawing>
          </w:r>
        </w:del>
      </w:ins>
    </w:p>
    <w:p w14:paraId="7BC49E79" w14:textId="7E19246E" w:rsidR="00523A98" w:rsidRPr="00051345" w:rsidRDefault="000624C0" w:rsidP="000624C0">
      <w:pPr>
        <w:pStyle w:val="Caption"/>
        <w:jc w:val="center"/>
        <w:rPr>
          <w:rFonts w:ascii="Calibri Light" w:hAnsi="Calibri Light"/>
        </w:rPr>
      </w:pPr>
      <w:r>
        <w:t xml:space="preserve">Figure </w:t>
      </w:r>
      <w:r>
        <w:fldChar w:fldCharType="begin"/>
      </w:r>
      <w:r>
        <w:instrText xml:space="preserve"> SEQ Figure \* ARABIC </w:instrText>
      </w:r>
      <w:r>
        <w:fldChar w:fldCharType="separate"/>
      </w:r>
      <w:r w:rsidR="005A465A">
        <w:rPr>
          <w:noProof/>
        </w:rPr>
        <w:t>5</w:t>
      </w:r>
      <w:r>
        <w:fldChar w:fldCharType="end"/>
      </w:r>
      <w:r>
        <w:t>: Consolidated Bill view</w:t>
      </w:r>
    </w:p>
    <w:p w14:paraId="10B9EF84" w14:textId="129668E5" w:rsidR="00334079" w:rsidRDefault="00334079" w:rsidP="00A137A7">
      <w:pPr>
        <w:rPr>
          <w:rFonts w:ascii="Calibri Light" w:hAnsi="Calibri Light"/>
          <w:b/>
          <w:sz w:val="20"/>
          <w:szCs w:val="20"/>
        </w:rPr>
      </w:pPr>
      <w:r>
        <w:rPr>
          <w:rFonts w:ascii="Calibri Light" w:hAnsi="Calibri Light"/>
          <w:b/>
          <w:sz w:val="20"/>
          <w:szCs w:val="20"/>
        </w:rPr>
        <w:t xml:space="preserve"> </w:t>
      </w:r>
      <w:bookmarkStart w:id="106" w:name="_Toc508175878"/>
      <w:bookmarkStart w:id="107" w:name="_Toc509274793"/>
    </w:p>
    <w:p w14:paraId="3DBED332" w14:textId="42B9C50D" w:rsidR="002D293A" w:rsidRDefault="002D293A" w:rsidP="00035D43">
      <w:pPr>
        <w:rPr>
          <w:rFonts w:ascii="Calibri Light" w:hAnsi="Calibri Light"/>
          <w:b/>
          <w:sz w:val="20"/>
          <w:szCs w:val="20"/>
        </w:rPr>
      </w:pPr>
    </w:p>
    <w:p w14:paraId="19C3CE20" w14:textId="25440060" w:rsidR="002D293A" w:rsidRPr="00051345" w:rsidRDefault="00A137A7" w:rsidP="00A137A7">
      <w:pPr>
        <w:pStyle w:val="Heading2"/>
      </w:pPr>
      <w:r>
        <w:t>NEM Inquiry</w:t>
      </w:r>
    </w:p>
    <w:p w14:paraId="10F39A12" w14:textId="40786F8F" w:rsidR="00A137A7" w:rsidRDefault="00A137A7" w:rsidP="00A137A7">
      <w:pPr>
        <w:ind w:left="360"/>
        <w:rPr>
          <w:rFonts w:ascii="Calibri Light" w:hAnsi="Calibri Light"/>
          <w:sz w:val="20"/>
          <w:szCs w:val="20"/>
        </w:rPr>
      </w:pPr>
      <w:r>
        <w:rPr>
          <w:rFonts w:ascii="Calibri Light" w:hAnsi="Calibri Light"/>
          <w:sz w:val="20"/>
          <w:szCs w:val="20"/>
        </w:rPr>
        <w:t>Customer may call with questions related to their NEM bill. To provide information to cust</w:t>
      </w:r>
      <w:r w:rsidR="003F6390">
        <w:rPr>
          <w:rFonts w:ascii="Calibri Light" w:hAnsi="Calibri Light"/>
          <w:sz w:val="20"/>
          <w:szCs w:val="20"/>
        </w:rPr>
        <w:t xml:space="preserve">omer, user will navigate to </w:t>
      </w:r>
      <w:r>
        <w:rPr>
          <w:rFonts w:ascii="Calibri Light" w:hAnsi="Calibri Light"/>
          <w:sz w:val="20"/>
          <w:szCs w:val="20"/>
        </w:rPr>
        <w:t xml:space="preserve">OpenText </w:t>
      </w:r>
      <w:proofErr w:type="spellStart"/>
      <w:r>
        <w:rPr>
          <w:rFonts w:ascii="Calibri Light" w:hAnsi="Calibri Light"/>
          <w:sz w:val="20"/>
          <w:szCs w:val="20"/>
        </w:rPr>
        <w:t>xECM</w:t>
      </w:r>
      <w:proofErr w:type="spellEnd"/>
      <w:r>
        <w:rPr>
          <w:rFonts w:ascii="Calibri Light" w:hAnsi="Calibri Light"/>
          <w:sz w:val="20"/>
          <w:szCs w:val="20"/>
        </w:rPr>
        <w:t xml:space="preserve"> (Enterprise Content Management)</w:t>
      </w:r>
      <w:r w:rsidR="003F6390">
        <w:rPr>
          <w:rFonts w:ascii="Calibri Light" w:hAnsi="Calibri Light"/>
          <w:sz w:val="20"/>
          <w:szCs w:val="20"/>
        </w:rPr>
        <w:t xml:space="preserve"> to vie</w:t>
      </w:r>
      <w:r w:rsidR="006B4ED3">
        <w:rPr>
          <w:rFonts w:ascii="Calibri Light" w:hAnsi="Calibri Light"/>
          <w:sz w:val="20"/>
          <w:szCs w:val="20"/>
        </w:rPr>
        <w:t>w the NEM</w:t>
      </w:r>
      <w:r w:rsidR="003F6390">
        <w:rPr>
          <w:rFonts w:ascii="Calibri Light" w:hAnsi="Calibri Light"/>
          <w:sz w:val="20"/>
          <w:szCs w:val="20"/>
        </w:rPr>
        <w:t xml:space="preserve"> bill image</w:t>
      </w:r>
      <w:r w:rsidR="00BF31D3">
        <w:rPr>
          <w:rFonts w:ascii="Calibri Light" w:hAnsi="Calibri Light"/>
          <w:sz w:val="20"/>
          <w:szCs w:val="20"/>
        </w:rPr>
        <w:t xml:space="preserve"> or in Hybris C4C navigate to the invoice view and click on the hyperlink of the invoice number</w:t>
      </w:r>
      <w:r>
        <w:rPr>
          <w:rFonts w:ascii="Calibri Light" w:hAnsi="Calibri Light"/>
          <w:sz w:val="20"/>
          <w:szCs w:val="20"/>
        </w:rPr>
        <w:t xml:space="preserve">. Refer to BPD </w:t>
      </w:r>
      <w:hyperlink r:id="rId26" w:history="1">
        <w:r>
          <w:rPr>
            <w:rStyle w:val="Hyperlink"/>
            <w:rFonts w:ascii="Calibri Light" w:hAnsi="Calibri Light"/>
            <w:i/>
            <w:sz w:val="20"/>
            <w:szCs w:val="20"/>
          </w:rPr>
          <w:t>CIM-CS-09</w:t>
        </w:r>
        <w:r w:rsidRPr="00A137A7">
          <w:rPr>
            <w:rStyle w:val="Hyperlink"/>
            <w:rFonts w:ascii="Calibri Light" w:hAnsi="Calibri Light"/>
            <w:i/>
            <w:sz w:val="20"/>
            <w:szCs w:val="20"/>
          </w:rPr>
          <w:t xml:space="preserve"> Handle </w:t>
        </w:r>
        <w:r>
          <w:rPr>
            <w:rStyle w:val="Hyperlink"/>
            <w:rFonts w:ascii="Calibri Light" w:hAnsi="Calibri Light"/>
            <w:i/>
            <w:sz w:val="20"/>
            <w:szCs w:val="20"/>
          </w:rPr>
          <w:t>In</w:t>
        </w:r>
        <w:r w:rsidRPr="00A137A7">
          <w:rPr>
            <w:rStyle w:val="Hyperlink"/>
            <w:rFonts w:ascii="Calibri Light" w:hAnsi="Calibri Light"/>
            <w:i/>
            <w:sz w:val="20"/>
            <w:szCs w:val="20"/>
          </w:rPr>
          <w:t>bound Request</w:t>
        </w:r>
      </w:hyperlink>
      <w:r>
        <w:rPr>
          <w:rFonts w:ascii="Calibri Light" w:hAnsi="Calibri Light"/>
          <w:sz w:val="20"/>
          <w:szCs w:val="20"/>
        </w:rPr>
        <w:t xml:space="preserve"> for more information.</w:t>
      </w:r>
    </w:p>
    <w:p w14:paraId="12F9E595" w14:textId="1475316D" w:rsidR="00CB44BE" w:rsidRDefault="00A137A7" w:rsidP="00A137A7">
      <w:pPr>
        <w:ind w:left="360"/>
        <w:rPr>
          <w:rFonts w:ascii="Calibri Light" w:hAnsi="Calibri Light"/>
          <w:sz w:val="20"/>
          <w:szCs w:val="20"/>
        </w:rPr>
      </w:pPr>
      <w:del w:id="108" w:author="Tuan Yap [2]" w:date="2018-10-13T15:20:00Z">
        <w:r w:rsidDel="008E0936">
          <w:rPr>
            <w:rFonts w:ascii="Calibri Light" w:hAnsi="Calibri Light"/>
            <w:sz w:val="20"/>
            <w:szCs w:val="20"/>
          </w:rPr>
          <w:delText>For information on NEM Tracking History</w:delText>
        </w:r>
        <w:r w:rsidR="006B4ED3" w:rsidDel="008E0936">
          <w:rPr>
            <w:rFonts w:ascii="Calibri Light" w:hAnsi="Calibri Light"/>
            <w:sz w:val="20"/>
            <w:szCs w:val="20"/>
          </w:rPr>
          <w:delText>, FOP will be used to show these information. R</w:delText>
        </w:r>
        <w:r w:rsidDel="008E0936">
          <w:rPr>
            <w:rFonts w:ascii="Calibri Light" w:hAnsi="Calibri Light"/>
            <w:sz w:val="20"/>
            <w:szCs w:val="20"/>
          </w:rPr>
          <w:delText xml:space="preserve">efer to BPD </w:delText>
        </w:r>
        <w:r w:rsidR="00CB44BE" w:rsidDel="008E0936">
          <w:rPr>
            <w:rStyle w:val="Hyperlink"/>
            <w:rFonts w:ascii="Calibri Light" w:hAnsi="Calibri Light"/>
            <w:i/>
            <w:sz w:val="20"/>
            <w:szCs w:val="20"/>
          </w:rPr>
          <w:fldChar w:fldCharType="begin"/>
        </w:r>
        <w:r w:rsidR="00CB44BE" w:rsidDel="008E0936">
          <w:rPr>
            <w:rStyle w:val="Hyperlink"/>
            <w:rFonts w:ascii="Calibri Light" w:hAnsi="Calibri Light"/>
            <w:i/>
            <w:sz w:val="20"/>
            <w:szCs w:val="20"/>
          </w:rPr>
          <w:delInstrText xml:space="preserve"> HYPERLINK "https://us-apps2.hcl-axon.com/APSE/SCE_CSRP/DProcess.nsf/2c4e1f9759250dcd802571a4002f9f9f/83f8224a29a42b64882581a2005a873a?OpenDocument" </w:delInstrText>
        </w:r>
        <w:r w:rsidR="00CB44BE" w:rsidDel="008E0936">
          <w:rPr>
            <w:rStyle w:val="Hyperlink"/>
            <w:rFonts w:ascii="Calibri Light" w:hAnsi="Calibri Light"/>
            <w:i/>
            <w:sz w:val="20"/>
            <w:szCs w:val="20"/>
          </w:rPr>
          <w:fldChar w:fldCharType="separate"/>
        </w:r>
        <w:r w:rsidRPr="00A137A7" w:rsidDel="008E0936">
          <w:rPr>
            <w:rStyle w:val="Hyperlink"/>
            <w:rFonts w:ascii="Calibri Light" w:hAnsi="Calibri Light"/>
            <w:i/>
            <w:sz w:val="20"/>
            <w:szCs w:val="20"/>
          </w:rPr>
          <w:delText>UB-BI-12 Calculate Energy Bill – Net Metering</w:delText>
        </w:r>
        <w:r w:rsidR="00CB44BE" w:rsidDel="008E0936">
          <w:rPr>
            <w:rStyle w:val="Hyperlink"/>
            <w:rFonts w:ascii="Calibri Light" w:hAnsi="Calibri Light"/>
            <w:i/>
            <w:sz w:val="20"/>
            <w:szCs w:val="20"/>
          </w:rPr>
          <w:fldChar w:fldCharType="end"/>
        </w:r>
        <w:r w:rsidR="00566652" w:rsidDel="008E0936">
          <w:rPr>
            <w:rStyle w:val="Hyperlink"/>
            <w:rFonts w:ascii="Calibri Light" w:hAnsi="Calibri Light"/>
            <w:i/>
            <w:sz w:val="20"/>
            <w:szCs w:val="20"/>
          </w:rPr>
          <w:delText xml:space="preserve"> </w:delText>
        </w:r>
        <w:r w:rsidR="00566652" w:rsidDel="008E0936">
          <w:rPr>
            <w:rStyle w:val="Hyperlink"/>
            <w:rFonts w:ascii="Calibri Light" w:hAnsi="Calibri Light"/>
            <w:sz w:val="20"/>
            <w:szCs w:val="20"/>
          </w:rPr>
          <w:delText xml:space="preserve">RICEFW </w:delText>
        </w:r>
        <w:r w:rsidR="00566652" w:rsidRPr="00566652" w:rsidDel="008E0936">
          <w:rPr>
            <w:rFonts w:ascii="Calibri Light" w:hAnsi="Calibri Light"/>
            <w:sz w:val="20"/>
            <w:szCs w:val="20"/>
          </w:rPr>
          <w:delText>E-UB-BI-12 - NEM Tracking Window</w:delText>
        </w:r>
        <w:r w:rsidDel="008E0936">
          <w:rPr>
            <w:rFonts w:ascii="Calibri Light" w:hAnsi="Calibri Light"/>
            <w:sz w:val="20"/>
            <w:szCs w:val="20"/>
          </w:rPr>
          <w:delText>.</w:delText>
        </w:r>
      </w:del>
      <w:ins w:id="109" w:author="Tuan Yap [2]" w:date="2018-10-13T15:20:00Z">
        <w:r w:rsidR="008E0936">
          <w:rPr>
            <w:rFonts w:ascii="Calibri Light" w:hAnsi="Calibri Light"/>
            <w:sz w:val="20"/>
            <w:szCs w:val="20"/>
          </w:rPr>
          <w:t xml:space="preserve"> </w:t>
        </w:r>
      </w:ins>
      <w:ins w:id="110" w:author="Tuan Yap [2]" w:date="2018-10-13T15:19:00Z">
        <w:r w:rsidR="00CB44BE" w:rsidRPr="004D6BF8">
          <w:rPr>
            <w:rFonts w:ascii="Calibri Light" w:hAnsi="Calibri Light"/>
            <w:sz w:val="20"/>
            <w:szCs w:val="20"/>
          </w:rPr>
          <w:t>To identify an existing or previous customer who was enrolled in NEM, user would navigate to C4C Billing Parameter facet. Installation Facts will contain NEM item. Refer to BPD document UB-BI-12 Calculate Energy Bill - Net Metering for additional information such as automatic creation of BPEM case</w:t>
        </w:r>
      </w:ins>
    </w:p>
    <w:p w14:paraId="2FB4B613" w14:textId="77777777" w:rsidR="002D293A" w:rsidRDefault="002D293A" w:rsidP="00035D43">
      <w:pPr>
        <w:rPr>
          <w:rFonts w:ascii="Calibri Light" w:hAnsi="Calibri Light"/>
          <w:b/>
          <w:sz w:val="20"/>
          <w:szCs w:val="20"/>
        </w:rPr>
      </w:pPr>
    </w:p>
    <w:p w14:paraId="42CBF803" w14:textId="5E69B00E" w:rsidR="00035D43" w:rsidRPr="00051345" w:rsidRDefault="00035D43" w:rsidP="00A137A7">
      <w:pPr>
        <w:pStyle w:val="Heading2"/>
      </w:pPr>
      <w:r w:rsidRPr="00051345">
        <w:t>Rate Comparison and Analysis</w:t>
      </w:r>
      <w:bookmarkEnd w:id="106"/>
      <w:bookmarkEnd w:id="107"/>
    </w:p>
    <w:p w14:paraId="25F6751E" w14:textId="5E4B95DD" w:rsidR="00035D43" w:rsidDel="009F6C88" w:rsidRDefault="00035D43" w:rsidP="00035D43">
      <w:pPr>
        <w:ind w:left="360"/>
        <w:rPr>
          <w:del w:id="111" w:author="Tuan Yap" w:date="2019-11-21T11:19:00Z"/>
          <w:rFonts w:ascii="Calibri Light" w:hAnsi="Calibri Light"/>
          <w:sz w:val="20"/>
          <w:szCs w:val="20"/>
        </w:rPr>
      </w:pPr>
      <w:del w:id="112" w:author="Tuan Yap" w:date="2019-11-21T11:19:00Z">
        <w:r w:rsidRPr="00051345" w:rsidDel="009F6C88">
          <w:rPr>
            <w:rFonts w:ascii="Calibri Light" w:hAnsi="Calibri Light"/>
            <w:sz w:val="20"/>
            <w:szCs w:val="20"/>
          </w:rPr>
          <w:delText xml:space="preserve">A rate comparison for current and past rates can be viewed using </w:delText>
        </w:r>
        <w:r w:rsidR="0089578F" w:rsidDel="009F6C88">
          <w:rPr>
            <w:rFonts w:ascii="Calibri Light" w:hAnsi="Calibri Light"/>
            <w:sz w:val="20"/>
            <w:szCs w:val="20"/>
          </w:rPr>
          <w:delText xml:space="preserve">Hybris C4C. This feature will be released </w:delText>
        </w:r>
        <w:r w:rsidR="004C01E9" w:rsidDel="009F6C88">
          <w:rPr>
            <w:rFonts w:ascii="Calibri Light" w:hAnsi="Calibri Light"/>
            <w:sz w:val="20"/>
            <w:szCs w:val="20"/>
          </w:rPr>
          <w:delText xml:space="preserve">in the SAP C4C release 1805. </w:delText>
        </w:r>
        <w:r w:rsidR="006F6D85" w:rsidDel="009F6C88">
          <w:rPr>
            <w:rFonts w:ascii="Calibri Light" w:hAnsi="Calibri Light"/>
            <w:sz w:val="20"/>
            <w:szCs w:val="20"/>
          </w:rPr>
          <w:delText xml:space="preserve">The rate comparison in Hybris C4C allows CCC or BCD representative to select BP existing rate and select with a different rate for comparison. This provides </w:delText>
        </w:r>
        <w:r w:rsidR="00F11B74" w:rsidDel="009F6C88">
          <w:rPr>
            <w:rFonts w:ascii="Calibri Light" w:hAnsi="Calibri Light"/>
            <w:sz w:val="20"/>
            <w:szCs w:val="20"/>
          </w:rPr>
          <w:delText xml:space="preserve">the </w:delText>
        </w:r>
        <w:r w:rsidR="006F6D85" w:rsidDel="009F6C88">
          <w:rPr>
            <w:rFonts w:ascii="Calibri Light" w:hAnsi="Calibri Light"/>
            <w:sz w:val="20"/>
            <w:szCs w:val="20"/>
          </w:rPr>
          <w:delText xml:space="preserve">representative the dollar amount comparison based consumption. </w:delText>
        </w:r>
      </w:del>
    </w:p>
    <w:p w14:paraId="7AF7B432" w14:textId="77777777" w:rsidR="00035D43" w:rsidRPr="00035D43" w:rsidRDefault="00035D43" w:rsidP="006F6D85">
      <w:pPr>
        <w:keepNext/>
        <w:ind w:left="360"/>
      </w:pPr>
    </w:p>
    <w:p w14:paraId="3364D01F" w14:textId="3492C453" w:rsidR="00875FD6" w:rsidRPr="00051345" w:rsidRDefault="00035D43" w:rsidP="00035D43">
      <w:pPr>
        <w:ind w:left="360"/>
        <w:rPr>
          <w:rFonts w:ascii="Calibri Light" w:hAnsi="Calibri Light"/>
          <w:sz w:val="20"/>
          <w:szCs w:val="20"/>
        </w:rPr>
      </w:pPr>
      <w:r w:rsidRPr="00051345">
        <w:rPr>
          <w:rFonts w:ascii="Calibri Light" w:hAnsi="Calibri Light"/>
          <w:sz w:val="20"/>
          <w:szCs w:val="20"/>
        </w:rPr>
        <w:t>A</w:t>
      </w:r>
      <w:del w:id="113" w:author="Tuan Yap" w:date="2019-11-21T11:19:00Z">
        <w:r w:rsidRPr="00051345" w:rsidDel="009F6C88">
          <w:rPr>
            <w:rFonts w:ascii="Calibri Light" w:hAnsi="Calibri Light"/>
            <w:sz w:val="20"/>
            <w:szCs w:val="20"/>
          </w:rPr>
          <w:delText>dditionally, a</w:delText>
        </w:r>
      </w:del>
      <w:r w:rsidRPr="00051345">
        <w:rPr>
          <w:rFonts w:ascii="Calibri Light" w:hAnsi="Calibri Light"/>
          <w:sz w:val="20"/>
          <w:szCs w:val="20"/>
        </w:rPr>
        <w:t xml:space="preserve"> CCC or BCD representative can</w:t>
      </w:r>
      <w:r w:rsidR="00013D24">
        <w:rPr>
          <w:rFonts w:ascii="Calibri Light" w:hAnsi="Calibri Light"/>
          <w:sz w:val="20"/>
          <w:szCs w:val="20"/>
        </w:rPr>
        <w:t xml:space="preserve"> complete</w:t>
      </w:r>
      <w:r w:rsidRPr="00051345">
        <w:rPr>
          <w:rFonts w:ascii="Calibri Light" w:hAnsi="Calibri Light"/>
          <w:sz w:val="20"/>
          <w:szCs w:val="20"/>
        </w:rPr>
        <w:t xml:space="preserve"> a rate analysis </w:t>
      </w:r>
      <w:r w:rsidR="00811755">
        <w:rPr>
          <w:rFonts w:ascii="Calibri Light" w:hAnsi="Calibri Light"/>
          <w:sz w:val="20"/>
          <w:szCs w:val="20"/>
        </w:rPr>
        <w:t>via SCE.COM by entering Contract number and postal code. Super user</w:t>
      </w:r>
      <w:r w:rsidR="00B243F7">
        <w:rPr>
          <w:rFonts w:ascii="Calibri Light" w:hAnsi="Calibri Light"/>
          <w:sz w:val="20"/>
          <w:szCs w:val="20"/>
        </w:rPr>
        <w:t>s</w:t>
      </w:r>
      <w:r w:rsidR="00811755">
        <w:rPr>
          <w:rFonts w:ascii="Calibri Light" w:hAnsi="Calibri Light"/>
          <w:sz w:val="20"/>
          <w:szCs w:val="20"/>
        </w:rPr>
        <w:t xml:space="preserve"> will be able to view rate analysis</w:t>
      </w:r>
      <w:r w:rsidR="00710ED9">
        <w:rPr>
          <w:rFonts w:ascii="Calibri Light" w:hAnsi="Calibri Light"/>
          <w:sz w:val="20"/>
          <w:szCs w:val="20"/>
        </w:rPr>
        <w:t xml:space="preserve"> </w:t>
      </w:r>
      <w:r w:rsidR="00811755">
        <w:rPr>
          <w:rFonts w:ascii="Calibri Light" w:hAnsi="Calibri Light"/>
          <w:sz w:val="20"/>
          <w:szCs w:val="20"/>
        </w:rPr>
        <w:t>with more advance</w:t>
      </w:r>
      <w:r w:rsidR="00B243F7">
        <w:rPr>
          <w:rFonts w:ascii="Calibri Light" w:hAnsi="Calibri Light"/>
          <w:sz w:val="20"/>
          <w:szCs w:val="20"/>
        </w:rPr>
        <w:t>d</w:t>
      </w:r>
      <w:r w:rsidR="00811755">
        <w:rPr>
          <w:rFonts w:ascii="Calibri Light" w:hAnsi="Calibri Light"/>
          <w:sz w:val="20"/>
          <w:szCs w:val="20"/>
        </w:rPr>
        <w:t xml:space="preserve"> feature</w:t>
      </w:r>
      <w:r w:rsidR="00B243F7">
        <w:rPr>
          <w:rFonts w:ascii="Calibri Light" w:hAnsi="Calibri Light"/>
          <w:sz w:val="20"/>
          <w:szCs w:val="20"/>
        </w:rPr>
        <w:t>s</w:t>
      </w:r>
      <w:r w:rsidR="00811755">
        <w:rPr>
          <w:rFonts w:ascii="Calibri Light" w:hAnsi="Calibri Light"/>
          <w:sz w:val="20"/>
          <w:szCs w:val="20"/>
        </w:rPr>
        <w:t xml:space="preserve"> </w:t>
      </w:r>
      <w:r w:rsidR="00710ED9">
        <w:rPr>
          <w:rFonts w:ascii="Calibri Light" w:hAnsi="Calibri Light"/>
          <w:sz w:val="20"/>
          <w:szCs w:val="20"/>
        </w:rPr>
        <w:t xml:space="preserve">in </w:t>
      </w:r>
      <w:proofErr w:type="spellStart"/>
      <w:r w:rsidR="00710ED9">
        <w:rPr>
          <w:rFonts w:ascii="Calibri Light" w:hAnsi="Calibri Light"/>
          <w:sz w:val="20"/>
          <w:szCs w:val="20"/>
        </w:rPr>
        <w:t>GridX</w:t>
      </w:r>
      <w:proofErr w:type="spellEnd"/>
      <w:r w:rsidR="008806C5">
        <w:rPr>
          <w:rFonts w:ascii="Calibri Light" w:hAnsi="Calibri Light"/>
          <w:sz w:val="20"/>
          <w:szCs w:val="20"/>
        </w:rPr>
        <w:t xml:space="preserve"> outside of SAP</w:t>
      </w:r>
      <w:r w:rsidRPr="00051345">
        <w:rPr>
          <w:rFonts w:ascii="Calibri Light" w:hAnsi="Calibri Light"/>
          <w:sz w:val="20"/>
          <w:szCs w:val="20"/>
        </w:rPr>
        <w:t xml:space="preserve">.  The </w:t>
      </w:r>
      <w:proofErr w:type="spellStart"/>
      <w:r w:rsidR="00811755">
        <w:rPr>
          <w:rFonts w:ascii="Calibri Light" w:hAnsi="Calibri Light"/>
          <w:sz w:val="20"/>
          <w:szCs w:val="20"/>
        </w:rPr>
        <w:t>GridX</w:t>
      </w:r>
      <w:proofErr w:type="spellEnd"/>
      <w:r w:rsidRPr="00051345">
        <w:rPr>
          <w:rFonts w:ascii="Calibri Light" w:hAnsi="Calibri Light"/>
          <w:sz w:val="20"/>
          <w:szCs w:val="20"/>
        </w:rPr>
        <w:t xml:space="preserve"> will then be launched and the CCC/BCD representative can log in using their assigned username.</w:t>
      </w:r>
      <w:r w:rsidR="00D52E91">
        <w:rPr>
          <w:rFonts w:ascii="Calibri Light" w:hAnsi="Calibri Light"/>
          <w:sz w:val="20"/>
          <w:szCs w:val="20"/>
        </w:rPr>
        <w:t xml:space="preserve"> </w:t>
      </w:r>
      <w:r w:rsidR="004F76B3">
        <w:rPr>
          <w:rFonts w:ascii="Calibri Light" w:hAnsi="Calibri Light"/>
          <w:sz w:val="20"/>
          <w:szCs w:val="20"/>
        </w:rPr>
        <w:t xml:space="preserve">If the </w:t>
      </w:r>
      <w:r w:rsidR="004F76B3" w:rsidRPr="008A3678">
        <w:rPr>
          <w:rFonts w:ascii="Calibri Light" w:hAnsi="Calibri Light"/>
          <w:sz w:val="20"/>
          <w:szCs w:val="20"/>
        </w:rPr>
        <w:t>CCC or</w:t>
      </w:r>
      <w:r w:rsidR="004F76B3">
        <w:rPr>
          <w:rFonts w:ascii="Calibri Light" w:hAnsi="Calibri Light"/>
          <w:sz w:val="20"/>
          <w:szCs w:val="20"/>
        </w:rPr>
        <w:t xml:space="preserve"> BCD representative </w:t>
      </w:r>
      <w:r w:rsidR="00D52E91">
        <w:rPr>
          <w:rFonts w:ascii="Calibri Light" w:hAnsi="Calibri Light"/>
          <w:sz w:val="20"/>
          <w:szCs w:val="20"/>
        </w:rPr>
        <w:t xml:space="preserve">is unable to obtain the rate analysis via </w:t>
      </w:r>
      <w:r w:rsidR="00811755">
        <w:rPr>
          <w:rFonts w:ascii="Calibri Light" w:hAnsi="Calibri Light"/>
          <w:sz w:val="20"/>
          <w:szCs w:val="20"/>
        </w:rPr>
        <w:t xml:space="preserve">SCE.COM or </w:t>
      </w:r>
      <w:proofErr w:type="spellStart"/>
      <w:r w:rsidR="00D52E91">
        <w:rPr>
          <w:rFonts w:ascii="Calibri Light" w:hAnsi="Calibri Light"/>
          <w:sz w:val="20"/>
          <w:szCs w:val="20"/>
        </w:rPr>
        <w:t>GridX</w:t>
      </w:r>
      <w:proofErr w:type="spellEnd"/>
      <w:r w:rsidR="00D52E91">
        <w:rPr>
          <w:rFonts w:ascii="Calibri Light" w:hAnsi="Calibri Light"/>
          <w:sz w:val="20"/>
          <w:szCs w:val="20"/>
        </w:rPr>
        <w:t xml:space="preserve">, </w:t>
      </w:r>
      <w:r w:rsidR="004F76B3">
        <w:rPr>
          <w:rFonts w:ascii="Calibri Light" w:hAnsi="Calibri Light"/>
          <w:sz w:val="20"/>
          <w:szCs w:val="20"/>
        </w:rPr>
        <w:t>they</w:t>
      </w:r>
      <w:r w:rsidR="00D52E91">
        <w:rPr>
          <w:rFonts w:ascii="Calibri Light" w:hAnsi="Calibri Light"/>
          <w:sz w:val="20"/>
          <w:szCs w:val="20"/>
        </w:rPr>
        <w:t xml:space="preserve"> will create a </w:t>
      </w:r>
      <w:r w:rsidR="004A5BF3">
        <w:rPr>
          <w:rFonts w:ascii="Calibri Light" w:hAnsi="Calibri Light"/>
          <w:sz w:val="20"/>
          <w:szCs w:val="20"/>
        </w:rPr>
        <w:t>Ticket</w:t>
      </w:r>
      <w:r w:rsidR="00D52E91">
        <w:rPr>
          <w:rFonts w:ascii="Calibri Light" w:hAnsi="Calibri Light"/>
          <w:sz w:val="20"/>
          <w:szCs w:val="20"/>
        </w:rPr>
        <w:t xml:space="preserve"> </w:t>
      </w:r>
      <w:r w:rsidR="0010089C">
        <w:rPr>
          <w:rFonts w:ascii="Calibri Light" w:hAnsi="Calibri Light"/>
          <w:sz w:val="20"/>
          <w:szCs w:val="20"/>
        </w:rPr>
        <w:t xml:space="preserve">with the category </w:t>
      </w:r>
      <w:r w:rsidR="00D52E91">
        <w:rPr>
          <w:rFonts w:ascii="Calibri Light" w:hAnsi="Calibri Light"/>
          <w:sz w:val="20"/>
          <w:szCs w:val="20"/>
        </w:rPr>
        <w:t>‘</w:t>
      </w:r>
      <w:r w:rsidR="00D52E91" w:rsidRPr="00D52E91">
        <w:rPr>
          <w:rFonts w:ascii="Calibri Light" w:hAnsi="Calibri Light"/>
          <w:sz w:val="20"/>
          <w:szCs w:val="20"/>
        </w:rPr>
        <w:t>Rate Analysis Request</w:t>
      </w:r>
      <w:r w:rsidR="00D52E91">
        <w:rPr>
          <w:rFonts w:ascii="Calibri Light" w:hAnsi="Calibri Light"/>
          <w:sz w:val="20"/>
          <w:szCs w:val="20"/>
        </w:rPr>
        <w:t xml:space="preserve">’. </w:t>
      </w:r>
      <w:r w:rsidR="0010089C">
        <w:rPr>
          <w:rFonts w:ascii="Calibri Light" w:hAnsi="Calibri Light"/>
          <w:sz w:val="20"/>
          <w:szCs w:val="20"/>
        </w:rPr>
        <w:t xml:space="preserve"> The </w:t>
      </w:r>
      <w:r w:rsidR="004A5BF3">
        <w:rPr>
          <w:rFonts w:ascii="Calibri Light" w:hAnsi="Calibri Light"/>
          <w:sz w:val="20"/>
          <w:szCs w:val="20"/>
        </w:rPr>
        <w:t xml:space="preserve">Ticket </w:t>
      </w:r>
      <w:r w:rsidR="007F7946">
        <w:rPr>
          <w:rFonts w:ascii="Calibri Light" w:hAnsi="Calibri Light"/>
          <w:sz w:val="20"/>
          <w:szCs w:val="20"/>
        </w:rPr>
        <w:t xml:space="preserve">should </w:t>
      </w:r>
      <w:r w:rsidR="00D52E91">
        <w:rPr>
          <w:rFonts w:ascii="Calibri Light" w:hAnsi="Calibri Light"/>
          <w:sz w:val="20"/>
          <w:szCs w:val="20"/>
        </w:rPr>
        <w:t>be routed to</w:t>
      </w:r>
      <w:r w:rsidR="00B243F7">
        <w:rPr>
          <w:rFonts w:ascii="Calibri Light" w:hAnsi="Calibri Light"/>
          <w:sz w:val="20"/>
          <w:szCs w:val="20"/>
        </w:rPr>
        <w:t xml:space="preserve"> the </w:t>
      </w:r>
      <w:r w:rsidR="008A3678">
        <w:rPr>
          <w:rFonts w:ascii="Calibri Light" w:hAnsi="Calibri Light"/>
          <w:sz w:val="20"/>
          <w:szCs w:val="20"/>
        </w:rPr>
        <w:t xml:space="preserve">CCC Offline Support to or </w:t>
      </w:r>
      <w:r w:rsidR="00610495">
        <w:rPr>
          <w:rFonts w:ascii="Calibri Light" w:hAnsi="Calibri Light"/>
          <w:sz w:val="20"/>
          <w:szCs w:val="20"/>
        </w:rPr>
        <w:t xml:space="preserve">BCD </w:t>
      </w:r>
      <w:r w:rsidR="00D52E91" w:rsidRPr="00D52E91">
        <w:rPr>
          <w:rFonts w:ascii="Calibri Light" w:hAnsi="Calibri Light"/>
          <w:sz w:val="20"/>
          <w:szCs w:val="20"/>
        </w:rPr>
        <w:t>Rate An</w:t>
      </w:r>
      <w:r w:rsidR="00D52E91">
        <w:rPr>
          <w:rFonts w:ascii="Calibri Light" w:hAnsi="Calibri Light"/>
          <w:sz w:val="20"/>
          <w:szCs w:val="20"/>
        </w:rPr>
        <w:t>a</w:t>
      </w:r>
      <w:r w:rsidR="00D52E91" w:rsidRPr="00D52E91">
        <w:rPr>
          <w:rFonts w:ascii="Calibri Light" w:hAnsi="Calibri Light"/>
          <w:sz w:val="20"/>
          <w:szCs w:val="20"/>
        </w:rPr>
        <w:t>lysis COE</w:t>
      </w:r>
      <w:r w:rsidR="008A3678">
        <w:rPr>
          <w:rFonts w:ascii="Calibri Light" w:hAnsi="Calibri Light"/>
          <w:sz w:val="20"/>
          <w:szCs w:val="20"/>
        </w:rPr>
        <w:t xml:space="preserve"> depending on the customer type</w:t>
      </w:r>
      <w:r w:rsidR="00D52E91">
        <w:rPr>
          <w:rFonts w:ascii="Calibri Light" w:hAnsi="Calibri Light"/>
          <w:sz w:val="20"/>
          <w:szCs w:val="20"/>
        </w:rPr>
        <w:t>.</w:t>
      </w:r>
      <w:r w:rsidR="00610495">
        <w:rPr>
          <w:rFonts w:ascii="Calibri Light" w:hAnsi="Calibri Light"/>
          <w:sz w:val="20"/>
          <w:szCs w:val="20"/>
        </w:rPr>
        <w:t xml:space="preserve"> </w:t>
      </w:r>
    </w:p>
    <w:p w14:paraId="3D910E94" w14:textId="79C3CB07" w:rsidR="00035D43" w:rsidRPr="00051345" w:rsidRDefault="00035D43" w:rsidP="00A137A7">
      <w:pPr>
        <w:pStyle w:val="Heading2"/>
      </w:pPr>
      <w:bookmarkStart w:id="114" w:name="_Toc508175879"/>
      <w:bookmarkStart w:id="115" w:name="_Toc509274794"/>
      <w:r w:rsidRPr="00051345">
        <w:lastRenderedPageBreak/>
        <w:t>U</w:t>
      </w:r>
      <w:r>
        <w:t xml:space="preserve">ser </w:t>
      </w:r>
      <w:r w:rsidRPr="00051345">
        <w:t>U</w:t>
      </w:r>
      <w:r>
        <w:t xml:space="preserve">tility </w:t>
      </w:r>
      <w:r w:rsidRPr="00051345">
        <w:t>T</w:t>
      </w:r>
      <w:bookmarkEnd w:id="114"/>
      <w:r>
        <w:t>ax (UUT)</w:t>
      </w:r>
      <w:bookmarkEnd w:id="115"/>
      <w:r w:rsidR="00610495" w:rsidRPr="00610495">
        <w:rPr>
          <w:noProof/>
        </w:rPr>
        <w:t xml:space="preserve"> </w:t>
      </w:r>
    </w:p>
    <w:p w14:paraId="00E90B07" w14:textId="413785FC" w:rsidR="00E25154" w:rsidRDefault="00E25154" w:rsidP="00035D43">
      <w:pPr>
        <w:ind w:left="360"/>
        <w:rPr>
          <w:rFonts w:ascii="Calibri Light" w:hAnsi="Calibri Light"/>
          <w:sz w:val="20"/>
          <w:szCs w:val="20"/>
        </w:rPr>
      </w:pPr>
      <w:r>
        <w:rPr>
          <w:rFonts w:ascii="Calibri Light" w:hAnsi="Calibri Light"/>
          <w:sz w:val="20"/>
          <w:szCs w:val="20"/>
        </w:rPr>
        <w:t xml:space="preserve">UUT is a tax that </w:t>
      </w:r>
      <w:r w:rsidR="002061DD">
        <w:rPr>
          <w:rFonts w:ascii="Calibri Light" w:hAnsi="Calibri Light"/>
          <w:sz w:val="20"/>
          <w:szCs w:val="20"/>
        </w:rPr>
        <w:t xml:space="preserve">is </w:t>
      </w:r>
      <w:r>
        <w:rPr>
          <w:rFonts w:ascii="Calibri Light" w:hAnsi="Calibri Light"/>
          <w:sz w:val="20"/>
          <w:szCs w:val="20"/>
        </w:rPr>
        <w:t>impose</w:t>
      </w:r>
      <w:r w:rsidR="002061DD">
        <w:rPr>
          <w:rFonts w:ascii="Calibri Light" w:hAnsi="Calibri Light"/>
          <w:sz w:val="20"/>
          <w:szCs w:val="20"/>
        </w:rPr>
        <w:t>d</w:t>
      </w:r>
      <w:r>
        <w:rPr>
          <w:rFonts w:ascii="Calibri Light" w:hAnsi="Calibri Light"/>
          <w:sz w:val="20"/>
          <w:szCs w:val="20"/>
        </w:rPr>
        <w:t xml:space="preserve"> by certain cit</w:t>
      </w:r>
      <w:r w:rsidR="002061DD">
        <w:rPr>
          <w:rFonts w:ascii="Calibri Light" w:hAnsi="Calibri Light"/>
          <w:sz w:val="20"/>
          <w:szCs w:val="20"/>
        </w:rPr>
        <w:t>ies</w:t>
      </w:r>
      <w:r>
        <w:rPr>
          <w:rFonts w:ascii="Calibri Light" w:hAnsi="Calibri Light"/>
          <w:sz w:val="20"/>
          <w:szCs w:val="20"/>
        </w:rPr>
        <w:t xml:space="preserve"> for electric service. To view </w:t>
      </w:r>
      <w:r w:rsidR="000C3871">
        <w:rPr>
          <w:rFonts w:ascii="Calibri Light" w:hAnsi="Calibri Light"/>
          <w:sz w:val="20"/>
          <w:szCs w:val="20"/>
        </w:rPr>
        <w:t xml:space="preserve">if the contract is subject </w:t>
      </w:r>
      <w:r w:rsidR="00013D24">
        <w:rPr>
          <w:rFonts w:ascii="Calibri Light" w:hAnsi="Calibri Light"/>
          <w:sz w:val="20"/>
          <w:szCs w:val="20"/>
        </w:rPr>
        <w:t xml:space="preserve">to </w:t>
      </w:r>
      <w:r w:rsidR="000C3871">
        <w:rPr>
          <w:rFonts w:ascii="Calibri Light" w:hAnsi="Calibri Light"/>
          <w:sz w:val="20"/>
          <w:szCs w:val="20"/>
        </w:rPr>
        <w:t xml:space="preserve">UUT, CCC or BCD representative will navigate to Installation screen </w:t>
      </w:r>
      <w:r w:rsidR="00F53E5E">
        <w:rPr>
          <w:rFonts w:ascii="Calibri Light" w:hAnsi="Calibri Light"/>
          <w:sz w:val="20"/>
          <w:szCs w:val="20"/>
        </w:rPr>
        <w:t>(</w:t>
      </w:r>
      <w:proofErr w:type="spellStart"/>
      <w:r w:rsidR="00F53E5E">
        <w:rPr>
          <w:rFonts w:ascii="Calibri Light" w:hAnsi="Calibri Light"/>
          <w:sz w:val="20"/>
          <w:szCs w:val="20"/>
        </w:rPr>
        <w:t>tcode</w:t>
      </w:r>
      <w:proofErr w:type="spellEnd"/>
      <w:r w:rsidR="00F53E5E">
        <w:rPr>
          <w:rFonts w:ascii="Calibri Light" w:hAnsi="Calibri Light"/>
          <w:sz w:val="20"/>
          <w:szCs w:val="20"/>
        </w:rPr>
        <w:t xml:space="preserve"> ES32) </w:t>
      </w:r>
      <w:r w:rsidR="000C3871">
        <w:rPr>
          <w:rFonts w:ascii="Calibri Light" w:hAnsi="Calibri Light"/>
          <w:sz w:val="20"/>
          <w:szCs w:val="20"/>
        </w:rPr>
        <w:t xml:space="preserve">via FOP in Hybris C4C. Entry populated in Franchise Contract indicates contract has UUT (Figure </w:t>
      </w:r>
      <w:r w:rsidR="00E90BF4">
        <w:rPr>
          <w:rFonts w:ascii="Calibri Light" w:hAnsi="Calibri Light"/>
          <w:sz w:val="20"/>
          <w:szCs w:val="20"/>
        </w:rPr>
        <w:t>6</w:t>
      </w:r>
      <w:r w:rsidR="000C3871">
        <w:rPr>
          <w:rFonts w:ascii="Calibri Light" w:hAnsi="Calibri Light"/>
          <w:sz w:val="20"/>
          <w:szCs w:val="20"/>
        </w:rPr>
        <w:t xml:space="preserve">: Franchise Contract). </w:t>
      </w:r>
      <w:ins w:id="116" w:author="Tuan Yap" w:date="2019-11-21T11:20:00Z">
        <w:r w:rsidR="009F7F9F">
          <w:rPr>
            <w:rFonts w:ascii="Calibri Light" w:hAnsi="Calibri Light"/>
            <w:sz w:val="20"/>
            <w:szCs w:val="20"/>
          </w:rPr>
          <w:t xml:space="preserve">If the value needs to be changed, the user will create a BPEM case via FOP. </w:t>
        </w:r>
      </w:ins>
      <w:ins w:id="117" w:author="Tuan Yap" w:date="2019-11-21T11:21:00Z">
        <w:r w:rsidR="009F7F9F">
          <w:rPr>
            <w:rFonts w:ascii="Calibri Light" w:hAnsi="Calibri Light"/>
            <w:sz w:val="20"/>
            <w:szCs w:val="20"/>
          </w:rPr>
          <w:t>RSO will attend to the BPEM Case and update the value accordingly.</w:t>
        </w:r>
      </w:ins>
    </w:p>
    <w:p w14:paraId="0758B50F" w14:textId="214EF404" w:rsidR="000C3871" w:rsidRDefault="00D40C36" w:rsidP="00D40C36">
      <w:pPr>
        <w:ind w:left="360"/>
        <w:jc w:val="center"/>
        <w:rPr>
          <w:rFonts w:ascii="Calibri Light" w:hAnsi="Calibri Light"/>
          <w:sz w:val="20"/>
          <w:szCs w:val="20"/>
        </w:rPr>
      </w:pPr>
      <w:r>
        <w:rPr>
          <w:noProof/>
        </w:rPr>
        <mc:AlternateContent>
          <mc:Choice Requires="wps">
            <w:drawing>
              <wp:anchor distT="0" distB="0" distL="114300" distR="114300" simplePos="0" relativeHeight="251658256" behindDoc="0" locked="0" layoutInCell="1" allowOverlap="1" wp14:anchorId="6CF3FFFD" wp14:editId="2D28C3F9">
                <wp:simplePos x="0" y="0"/>
                <wp:positionH relativeFrom="column">
                  <wp:posOffset>3665551</wp:posOffset>
                </wp:positionH>
                <wp:positionV relativeFrom="paragraph">
                  <wp:posOffset>1241701</wp:posOffset>
                </wp:positionV>
                <wp:extent cx="485030" cy="326004"/>
                <wp:effectExtent l="0" t="0" r="10795" b="17145"/>
                <wp:wrapNone/>
                <wp:docPr id="50195" name="Rectangle 50195"/>
                <wp:cNvGraphicFramePr/>
                <a:graphic xmlns:a="http://schemas.openxmlformats.org/drawingml/2006/main">
                  <a:graphicData uri="http://schemas.microsoft.com/office/word/2010/wordprocessingShape">
                    <wps:wsp>
                      <wps:cNvSpPr/>
                      <wps:spPr>
                        <a:xfrm>
                          <a:off x="0" y="0"/>
                          <a:ext cx="485030" cy="32600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F823AF" id="Rectangle 50195" o:spid="_x0000_s1026" style="position:absolute;margin-left:288.65pt;margin-top:97.75pt;width:38.2pt;height:25.65pt;z-index:25165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" filled="f" strokecolor="red" strokeweight="2pt"/>
            </w:pict>
          </mc:Fallback>
        </mc:AlternateContent>
      </w:r>
      <w:r>
        <w:rPr>
          <w:noProof/>
        </w:rPr>
        <w:drawing>
          <wp:inline distT="0" distB="0" distL="0" distR="0" wp14:anchorId="08694DF1" wp14:editId="4ADFC934">
            <wp:extent cx="2736850" cy="182245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53953" b="45458"/>
                    <a:stretch/>
                  </pic:blipFill>
                  <pic:spPr bwMode="auto">
                    <a:xfrm>
                      <a:off x="0" y="0"/>
                      <a:ext cx="2736850" cy="1822450"/>
                    </a:xfrm>
                    <a:prstGeom prst="rect">
                      <a:avLst/>
                    </a:prstGeom>
                    <a:ln>
                      <a:noFill/>
                    </a:ln>
                    <a:extLst>
                      <a:ext uri="{53640926-AAD7-44D8-BBD7-CCE9431645EC}">
                        <a14:shadowObscured xmlns:a14="http://schemas.microsoft.com/office/drawing/2010/main"/>
                      </a:ext>
                    </a:extLst>
                  </pic:spPr>
                </pic:pic>
              </a:graphicData>
            </a:graphic>
          </wp:inline>
        </w:drawing>
      </w:r>
    </w:p>
    <w:p w14:paraId="7126A5B0" w14:textId="6090A310" w:rsidR="000C3871" w:rsidRDefault="000C3871" w:rsidP="000C3871">
      <w:pPr>
        <w:keepNext/>
        <w:ind w:left="360"/>
        <w:jc w:val="center"/>
      </w:pPr>
    </w:p>
    <w:p w14:paraId="72AF40D7" w14:textId="77777777" w:rsidR="000C3871" w:rsidRDefault="000C3871" w:rsidP="000C3871">
      <w:pPr>
        <w:pStyle w:val="Caption"/>
        <w:jc w:val="center"/>
      </w:pPr>
      <w:r>
        <w:t xml:space="preserve">Figure </w:t>
      </w:r>
      <w:r>
        <w:fldChar w:fldCharType="begin"/>
      </w:r>
      <w:r>
        <w:instrText xml:space="preserve"> SEQ Figure \* ARABIC </w:instrText>
      </w:r>
      <w:r>
        <w:fldChar w:fldCharType="separate"/>
      </w:r>
      <w:r w:rsidR="005A465A">
        <w:rPr>
          <w:noProof/>
        </w:rPr>
        <w:t>6</w:t>
      </w:r>
      <w:r>
        <w:fldChar w:fldCharType="end"/>
      </w:r>
      <w:r>
        <w:t>: Franchise Contract</w:t>
      </w:r>
    </w:p>
    <w:p w14:paraId="48576FEA" w14:textId="77777777" w:rsidR="000C3871" w:rsidRPr="000C3871" w:rsidRDefault="000C3871" w:rsidP="000C3871"/>
    <w:p w14:paraId="5D6D4EEE" w14:textId="17719957" w:rsidR="00035D43" w:rsidRDefault="00035D43" w:rsidP="00035D43">
      <w:pPr>
        <w:ind w:left="360"/>
        <w:rPr>
          <w:rFonts w:ascii="Calibri Light" w:hAnsi="Calibri Light"/>
          <w:sz w:val="20"/>
          <w:szCs w:val="20"/>
        </w:rPr>
      </w:pPr>
      <w:r w:rsidRPr="00051345">
        <w:rPr>
          <w:rFonts w:ascii="Calibri Light" w:hAnsi="Calibri Light"/>
          <w:sz w:val="20"/>
          <w:szCs w:val="20"/>
        </w:rPr>
        <w:t xml:space="preserve">Should a </w:t>
      </w:r>
      <w:r w:rsidR="002061DD">
        <w:rPr>
          <w:rFonts w:ascii="Calibri Light" w:hAnsi="Calibri Light"/>
          <w:sz w:val="20"/>
          <w:szCs w:val="20"/>
        </w:rPr>
        <w:t>Business Partner (</w:t>
      </w:r>
      <w:r w:rsidRPr="00051345">
        <w:rPr>
          <w:rFonts w:ascii="Calibri Light" w:hAnsi="Calibri Light"/>
          <w:sz w:val="20"/>
          <w:szCs w:val="20"/>
        </w:rPr>
        <w:t>BP</w:t>
      </w:r>
      <w:r w:rsidR="002061DD">
        <w:rPr>
          <w:rFonts w:ascii="Calibri Light" w:hAnsi="Calibri Light"/>
          <w:sz w:val="20"/>
          <w:szCs w:val="20"/>
        </w:rPr>
        <w:t>)</w:t>
      </w:r>
      <w:r w:rsidRPr="00051345">
        <w:rPr>
          <w:rFonts w:ascii="Calibri Light" w:hAnsi="Calibri Light"/>
          <w:sz w:val="20"/>
          <w:szCs w:val="20"/>
        </w:rPr>
        <w:t xml:space="preserve"> </w:t>
      </w:r>
      <w:r>
        <w:rPr>
          <w:rFonts w:ascii="Calibri Light" w:hAnsi="Calibri Light"/>
          <w:sz w:val="20"/>
          <w:szCs w:val="20"/>
        </w:rPr>
        <w:t xml:space="preserve">request UUT exemption, </w:t>
      </w:r>
      <w:r w:rsidR="002061DD">
        <w:rPr>
          <w:rFonts w:ascii="Calibri Light" w:hAnsi="Calibri Light"/>
          <w:sz w:val="20"/>
          <w:szCs w:val="20"/>
        </w:rPr>
        <w:t>the representative</w:t>
      </w:r>
      <w:r>
        <w:rPr>
          <w:rFonts w:ascii="Calibri Light" w:hAnsi="Calibri Light"/>
          <w:sz w:val="20"/>
          <w:szCs w:val="20"/>
        </w:rPr>
        <w:t xml:space="preserve"> </w:t>
      </w:r>
      <w:r w:rsidR="006D58C4">
        <w:rPr>
          <w:rFonts w:ascii="Calibri Light" w:hAnsi="Calibri Light"/>
          <w:sz w:val="20"/>
          <w:szCs w:val="20"/>
        </w:rPr>
        <w:t xml:space="preserve">can </w:t>
      </w:r>
      <w:r w:rsidR="005A6204">
        <w:rPr>
          <w:rFonts w:ascii="Calibri Light" w:hAnsi="Calibri Light"/>
          <w:sz w:val="20"/>
          <w:szCs w:val="20"/>
        </w:rPr>
        <w:t>creat</w:t>
      </w:r>
      <w:r w:rsidR="00E4378C">
        <w:rPr>
          <w:rFonts w:ascii="Calibri Light" w:hAnsi="Calibri Light"/>
          <w:sz w:val="20"/>
          <w:szCs w:val="20"/>
        </w:rPr>
        <w:t xml:space="preserve">e a BPEM </w:t>
      </w:r>
      <w:r w:rsidR="005A6204">
        <w:rPr>
          <w:rFonts w:ascii="Calibri Light" w:hAnsi="Calibri Light"/>
          <w:sz w:val="20"/>
          <w:szCs w:val="20"/>
        </w:rPr>
        <w:t xml:space="preserve">using </w:t>
      </w:r>
      <w:r w:rsidR="002061DD">
        <w:rPr>
          <w:rFonts w:ascii="Calibri Light" w:hAnsi="Calibri Light"/>
          <w:sz w:val="20"/>
          <w:szCs w:val="20"/>
        </w:rPr>
        <w:t>category</w:t>
      </w:r>
      <w:r w:rsidR="005A6204">
        <w:rPr>
          <w:rFonts w:ascii="Calibri Light" w:hAnsi="Calibri Light"/>
          <w:sz w:val="20"/>
          <w:szCs w:val="20"/>
        </w:rPr>
        <w:t xml:space="preserve"> “UUT exemption”.</w:t>
      </w:r>
      <w:r w:rsidRPr="00051345">
        <w:rPr>
          <w:rFonts w:ascii="Calibri Light" w:hAnsi="Calibri Light"/>
          <w:sz w:val="20"/>
          <w:szCs w:val="20"/>
        </w:rPr>
        <w:t xml:space="preserve"> </w:t>
      </w:r>
      <w:r w:rsidR="006B4ED3">
        <w:rPr>
          <w:rFonts w:ascii="Calibri Light" w:hAnsi="Calibri Light"/>
          <w:sz w:val="20"/>
          <w:szCs w:val="20"/>
        </w:rPr>
        <w:t xml:space="preserve">If customer refuses to pay the UUT charges, the system will not be disconnected due to </w:t>
      </w:r>
      <w:proofErr w:type="spellStart"/>
      <w:r w:rsidR="006B4ED3">
        <w:rPr>
          <w:rFonts w:ascii="Calibri Light" w:hAnsi="Calibri Light"/>
          <w:sz w:val="20"/>
          <w:szCs w:val="20"/>
        </w:rPr>
        <w:t>non payment</w:t>
      </w:r>
      <w:proofErr w:type="spellEnd"/>
      <w:r w:rsidR="006B4ED3">
        <w:rPr>
          <w:rFonts w:ascii="Calibri Light" w:hAnsi="Calibri Light"/>
          <w:sz w:val="20"/>
          <w:szCs w:val="20"/>
        </w:rPr>
        <w:t>. The representative can create a BPEM using category “</w:t>
      </w:r>
      <w:r w:rsidR="006D05F5">
        <w:rPr>
          <w:rFonts w:ascii="Calibri Light" w:hAnsi="Calibri Light"/>
          <w:sz w:val="20"/>
          <w:szCs w:val="20"/>
        </w:rPr>
        <w:t xml:space="preserve">UUT </w:t>
      </w:r>
      <w:r w:rsidR="006B4ED3">
        <w:rPr>
          <w:rFonts w:ascii="Calibri Light" w:hAnsi="Calibri Light"/>
          <w:sz w:val="20"/>
          <w:szCs w:val="20"/>
        </w:rPr>
        <w:t xml:space="preserve">Refused to </w:t>
      </w:r>
      <w:r w:rsidR="006D05F5">
        <w:rPr>
          <w:rFonts w:ascii="Calibri Light" w:hAnsi="Calibri Light"/>
          <w:sz w:val="20"/>
          <w:szCs w:val="20"/>
        </w:rPr>
        <w:t>P</w:t>
      </w:r>
      <w:r w:rsidR="006B4ED3">
        <w:rPr>
          <w:rFonts w:ascii="Calibri Light" w:hAnsi="Calibri Light"/>
          <w:sz w:val="20"/>
          <w:szCs w:val="20"/>
        </w:rPr>
        <w:t>ay”.</w:t>
      </w:r>
      <w:r w:rsidR="007D0A75">
        <w:rPr>
          <w:rFonts w:ascii="Calibri Light" w:hAnsi="Calibri Light"/>
          <w:sz w:val="20"/>
          <w:szCs w:val="20"/>
        </w:rPr>
        <w:t xml:space="preserve"> These BPEM cases go to RSO Billing.</w:t>
      </w:r>
    </w:p>
    <w:p w14:paraId="6FE0A052" w14:textId="47067211" w:rsidR="0074430D" w:rsidRDefault="0074430D" w:rsidP="0074430D">
      <w:pPr>
        <w:keepNext/>
        <w:jc w:val="center"/>
      </w:pPr>
    </w:p>
    <w:p w14:paraId="327B2992" w14:textId="5292A8B1" w:rsidR="00035D43" w:rsidRPr="00051345" w:rsidRDefault="00035D43" w:rsidP="00A137A7">
      <w:pPr>
        <w:pStyle w:val="Heading2"/>
      </w:pPr>
      <w:bookmarkStart w:id="118" w:name="_Toc508175880"/>
      <w:bookmarkStart w:id="119" w:name="_Toc509274795"/>
      <w:r w:rsidRPr="00051345">
        <w:t>Bill Adjustments</w:t>
      </w:r>
      <w:bookmarkEnd w:id="118"/>
      <w:bookmarkEnd w:id="119"/>
      <w:r w:rsidR="0087158B">
        <w:t>/Reversal/Rebill</w:t>
      </w:r>
    </w:p>
    <w:p w14:paraId="2AF1237D" w14:textId="70B94C6E" w:rsidR="009524E3" w:rsidRDefault="0074430D" w:rsidP="00035D43">
      <w:pPr>
        <w:ind w:left="360"/>
        <w:rPr>
          <w:rFonts w:ascii="Calibri Light" w:hAnsi="Calibri Light"/>
          <w:sz w:val="20"/>
          <w:szCs w:val="20"/>
        </w:rPr>
      </w:pPr>
      <w:r>
        <w:rPr>
          <w:rFonts w:ascii="Calibri Light" w:hAnsi="Calibri Light"/>
          <w:sz w:val="20"/>
          <w:szCs w:val="20"/>
        </w:rPr>
        <w:t xml:space="preserve">If </w:t>
      </w:r>
      <w:r w:rsidR="009524E3">
        <w:rPr>
          <w:rFonts w:ascii="Calibri Light" w:hAnsi="Calibri Light"/>
          <w:sz w:val="20"/>
          <w:szCs w:val="20"/>
        </w:rPr>
        <w:t xml:space="preserve">a front office employee believes a bill correction needs to be completed, the C4C user will create a Ticket to the </w:t>
      </w:r>
      <w:r w:rsidR="00E7326D">
        <w:rPr>
          <w:rFonts w:ascii="Calibri Light" w:hAnsi="Calibri Light"/>
          <w:sz w:val="20"/>
          <w:szCs w:val="20"/>
        </w:rPr>
        <w:t xml:space="preserve">CCC </w:t>
      </w:r>
      <w:r w:rsidR="009524E3">
        <w:rPr>
          <w:rFonts w:ascii="Calibri Light" w:hAnsi="Calibri Light"/>
          <w:sz w:val="20"/>
          <w:szCs w:val="20"/>
        </w:rPr>
        <w:t xml:space="preserve">BI team.  </w:t>
      </w:r>
      <w:r w:rsidR="008D3166">
        <w:rPr>
          <w:rFonts w:ascii="Calibri Light" w:hAnsi="Calibri Light"/>
          <w:sz w:val="20"/>
          <w:szCs w:val="20"/>
        </w:rPr>
        <w:t>T</w:t>
      </w:r>
      <w:r w:rsidR="009524E3">
        <w:rPr>
          <w:rFonts w:ascii="Calibri Light" w:hAnsi="Calibri Light"/>
          <w:sz w:val="20"/>
          <w:szCs w:val="20"/>
        </w:rPr>
        <w:t xml:space="preserve">he BI Team </w:t>
      </w:r>
      <w:r w:rsidR="008D3166">
        <w:rPr>
          <w:rFonts w:ascii="Calibri Light" w:hAnsi="Calibri Light"/>
          <w:sz w:val="20"/>
          <w:szCs w:val="20"/>
        </w:rPr>
        <w:t xml:space="preserve">will </w:t>
      </w:r>
      <w:r w:rsidR="009524E3">
        <w:rPr>
          <w:rFonts w:ascii="Calibri Light" w:hAnsi="Calibri Light"/>
          <w:sz w:val="20"/>
          <w:szCs w:val="20"/>
        </w:rPr>
        <w:t>confirm</w:t>
      </w:r>
      <w:r w:rsidR="008D3166">
        <w:rPr>
          <w:rFonts w:ascii="Calibri Light" w:hAnsi="Calibri Light"/>
          <w:sz w:val="20"/>
          <w:szCs w:val="20"/>
        </w:rPr>
        <w:t xml:space="preserve"> if a </w:t>
      </w:r>
      <w:r w:rsidR="009F02F3">
        <w:rPr>
          <w:rFonts w:ascii="Calibri Light" w:hAnsi="Calibri Light"/>
          <w:sz w:val="20"/>
          <w:szCs w:val="20"/>
        </w:rPr>
        <w:t>revers</w:t>
      </w:r>
      <w:r w:rsidR="008D3166">
        <w:rPr>
          <w:rFonts w:ascii="Calibri Light" w:hAnsi="Calibri Light"/>
          <w:sz w:val="20"/>
          <w:szCs w:val="20"/>
        </w:rPr>
        <w:t>al</w:t>
      </w:r>
      <w:r w:rsidR="009F02F3">
        <w:rPr>
          <w:rFonts w:ascii="Calibri Light" w:hAnsi="Calibri Light"/>
          <w:sz w:val="20"/>
          <w:szCs w:val="20"/>
        </w:rPr>
        <w:t>/</w:t>
      </w:r>
      <w:r w:rsidR="009524E3">
        <w:rPr>
          <w:rFonts w:ascii="Calibri Light" w:hAnsi="Calibri Light"/>
          <w:sz w:val="20"/>
          <w:szCs w:val="20"/>
        </w:rPr>
        <w:t>rebill/correct</w:t>
      </w:r>
      <w:r w:rsidR="00BF31D3">
        <w:rPr>
          <w:rFonts w:ascii="Calibri Light" w:hAnsi="Calibri Light"/>
          <w:sz w:val="20"/>
          <w:szCs w:val="20"/>
        </w:rPr>
        <w:t>ion to</w:t>
      </w:r>
      <w:r w:rsidR="009524E3">
        <w:rPr>
          <w:rFonts w:ascii="Calibri Light" w:hAnsi="Calibri Light"/>
          <w:sz w:val="20"/>
          <w:szCs w:val="20"/>
        </w:rPr>
        <w:t xml:space="preserve"> bill</w:t>
      </w:r>
      <w:r w:rsidR="008D3166">
        <w:rPr>
          <w:rFonts w:ascii="Calibri Light" w:hAnsi="Calibri Light"/>
          <w:sz w:val="20"/>
          <w:szCs w:val="20"/>
        </w:rPr>
        <w:t xml:space="preserve"> is needed.  If the meter is a mechanical </w:t>
      </w:r>
      <w:r w:rsidR="00232469">
        <w:rPr>
          <w:rFonts w:ascii="Calibri Light" w:hAnsi="Calibri Light"/>
          <w:sz w:val="20"/>
          <w:szCs w:val="20"/>
        </w:rPr>
        <w:t xml:space="preserve">(Register) </w:t>
      </w:r>
      <w:r w:rsidR="008D3166">
        <w:rPr>
          <w:rFonts w:ascii="Calibri Light" w:hAnsi="Calibri Light"/>
          <w:sz w:val="20"/>
          <w:szCs w:val="20"/>
        </w:rPr>
        <w:t xml:space="preserve">meter, the BI Team will complete the reversal and correct usage as needed.  If the meter is an IDR meter, the BI team will </w:t>
      </w:r>
      <w:r>
        <w:rPr>
          <w:rFonts w:ascii="Calibri Light" w:hAnsi="Calibri Light"/>
          <w:sz w:val="20"/>
          <w:szCs w:val="20"/>
        </w:rPr>
        <w:t xml:space="preserve">create a BPEM case with the category ‘Bill </w:t>
      </w:r>
      <w:r w:rsidR="007F7946">
        <w:rPr>
          <w:rFonts w:ascii="Calibri Light" w:hAnsi="Calibri Light"/>
          <w:sz w:val="20"/>
          <w:szCs w:val="20"/>
        </w:rPr>
        <w:t>Correction</w:t>
      </w:r>
      <w:r>
        <w:rPr>
          <w:rFonts w:ascii="Calibri Light" w:hAnsi="Calibri Light"/>
          <w:sz w:val="20"/>
          <w:szCs w:val="20"/>
        </w:rPr>
        <w:t>’</w:t>
      </w:r>
      <w:r w:rsidR="00F11B74">
        <w:rPr>
          <w:rFonts w:ascii="Calibri Light" w:hAnsi="Calibri Light"/>
          <w:sz w:val="20"/>
          <w:szCs w:val="20"/>
        </w:rPr>
        <w:t>,</w:t>
      </w:r>
      <w:r>
        <w:rPr>
          <w:rFonts w:ascii="Calibri Light" w:hAnsi="Calibri Light"/>
          <w:sz w:val="20"/>
          <w:szCs w:val="20"/>
        </w:rPr>
        <w:t xml:space="preserve"> to RSO</w:t>
      </w:r>
      <w:r w:rsidR="007F7946">
        <w:rPr>
          <w:rFonts w:ascii="Calibri Light" w:hAnsi="Calibri Light"/>
          <w:sz w:val="20"/>
          <w:szCs w:val="20"/>
        </w:rPr>
        <w:t xml:space="preserve"> Billing</w:t>
      </w:r>
      <w:r>
        <w:rPr>
          <w:rFonts w:ascii="Calibri Light" w:hAnsi="Calibri Light"/>
          <w:sz w:val="20"/>
          <w:szCs w:val="20"/>
        </w:rPr>
        <w:t>.</w:t>
      </w:r>
      <w:r w:rsidR="007C5A9C">
        <w:rPr>
          <w:rFonts w:ascii="Calibri Light" w:hAnsi="Calibri Light"/>
          <w:sz w:val="20"/>
          <w:szCs w:val="20"/>
        </w:rPr>
        <w:t xml:space="preserve"> All other C4C users who believe a bill correction needs to be completed by back office will create a BPEM case with the category ‘Bill Correction’, to RSO Billing.</w:t>
      </w:r>
      <w:r w:rsidR="00563DB1">
        <w:rPr>
          <w:rFonts w:ascii="Calibri Light" w:hAnsi="Calibri Light"/>
          <w:sz w:val="20"/>
          <w:szCs w:val="20"/>
        </w:rPr>
        <w:t xml:space="preserve"> </w:t>
      </w:r>
      <w:r w:rsidR="009524E3">
        <w:rPr>
          <w:rFonts w:ascii="Calibri Light" w:hAnsi="Calibri Light"/>
          <w:sz w:val="20"/>
          <w:szCs w:val="20"/>
        </w:rPr>
        <w:t xml:space="preserve"> </w:t>
      </w:r>
    </w:p>
    <w:p w14:paraId="3F284E2D" w14:textId="77777777" w:rsidR="008D3166" w:rsidRDefault="008D3166" w:rsidP="00035D43">
      <w:pPr>
        <w:ind w:left="360"/>
        <w:rPr>
          <w:rFonts w:ascii="Calibri Light" w:hAnsi="Calibri Light"/>
          <w:sz w:val="20"/>
          <w:szCs w:val="20"/>
        </w:rPr>
      </w:pPr>
    </w:p>
    <w:p w14:paraId="39F685A7" w14:textId="26D0E0D1" w:rsidR="00035D43" w:rsidRPr="00051345" w:rsidRDefault="00563DB1" w:rsidP="00035D43">
      <w:pPr>
        <w:ind w:left="360"/>
        <w:rPr>
          <w:rFonts w:ascii="Calibri Light" w:hAnsi="Calibri Light"/>
          <w:sz w:val="20"/>
          <w:szCs w:val="20"/>
        </w:rPr>
      </w:pPr>
      <w:r>
        <w:rPr>
          <w:rFonts w:ascii="Calibri Light" w:hAnsi="Calibri Light"/>
          <w:sz w:val="20"/>
          <w:szCs w:val="20"/>
        </w:rPr>
        <w:t xml:space="preserve">The </w:t>
      </w:r>
      <w:r w:rsidR="008D3166" w:rsidRPr="00E7326D">
        <w:rPr>
          <w:rFonts w:ascii="Calibri Light" w:hAnsi="Calibri Light"/>
          <w:b/>
          <w:sz w:val="20"/>
          <w:szCs w:val="20"/>
        </w:rPr>
        <w:t>Fu</w:t>
      </w:r>
      <w:r w:rsidRPr="00E7326D">
        <w:rPr>
          <w:rFonts w:ascii="Calibri Light" w:hAnsi="Calibri Light"/>
          <w:b/>
          <w:sz w:val="20"/>
          <w:szCs w:val="20"/>
        </w:rPr>
        <w:t>ll Reversal</w:t>
      </w:r>
      <w:r w:rsidR="008D3166">
        <w:rPr>
          <w:rFonts w:ascii="Calibri Light" w:hAnsi="Calibri Light"/>
          <w:sz w:val="20"/>
          <w:szCs w:val="20"/>
        </w:rPr>
        <w:t xml:space="preserve">, </w:t>
      </w:r>
      <w:r w:rsidRPr="00E7326D">
        <w:rPr>
          <w:rFonts w:ascii="Calibri Light" w:hAnsi="Calibri Light"/>
          <w:b/>
          <w:sz w:val="20"/>
          <w:szCs w:val="20"/>
        </w:rPr>
        <w:t>Adjustment Reversal</w:t>
      </w:r>
      <w:r>
        <w:rPr>
          <w:rFonts w:ascii="Calibri Light" w:hAnsi="Calibri Light"/>
          <w:sz w:val="20"/>
          <w:szCs w:val="20"/>
        </w:rPr>
        <w:t xml:space="preserve"> </w:t>
      </w:r>
      <w:r w:rsidR="008D3166">
        <w:rPr>
          <w:rFonts w:ascii="Calibri Light" w:hAnsi="Calibri Light"/>
          <w:sz w:val="20"/>
          <w:szCs w:val="20"/>
        </w:rPr>
        <w:t xml:space="preserve">and </w:t>
      </w:r>
      <w:r w:rsidR="008D3166" w:rsidRPr="00E7326D">
        <w:rPr>
          <w:rFonts w:ascii="Calibri Light" w:hAnsi="Calibri Light"/>
          <w:b/>
          <w:sz w:val="20"/>
          <w:szCs w:val="20"/>
        </w:rPr>
        <w:t>Create Invoice</w:t>
      </w:r>
      <w:r w:rsidR="008D3166">
        <w:rPr>
          <w:rFonts w:ascii="Calibri Light" w:hAnsi="Calibri Light"/>
          <w:sz w:val="20"/>
          <w:szCs w:val="20"/>
        </w:rPr>
        <w:t xml:space="preserve"> </w:t>
      </w:r>
      <w:r>
        <w:rPr>
          <w:rFonts w:ascii="Calibri Light" w:hAnsi="Calibri Light"/>
          <w:sz w:val="20"/>
          <w:szCs w:val="20"/>
        </w:rPr>
        <w:t>button</w:t>
      </w:r>
      <w:r w:rsidR="008D3166">
        <w:rPr>
          <w:rFonts w:ascii="Calibri Light" w:hAnsi="Calibri Light"/>
          <w:sz w:val="20"/>
          <w:szCs w:val="20"/>
        </w:rPr>
        <w:t>s</w:t>
      </w:r>
      <w:r>
        <w:rPr>
          <w:rFonts w:ascii="Calibri Light" w:hAnsi="Calibri Light"/>
          <w:sz w:val="20"/>
          <w:szCs w:val="20"/>
        </w:rPr>
        <w:t xml:space="preserve"> in Hybris C4C will be </w:t>
      </w:r>
      <w:r w:rsidR="008D3166">
        <w:rPr>
          <w:rFonts w:ascii="Calibri Light" w:hAnsi="Calibri Light"/>
          <w:sz w:val="20"/>
          <w:szCs w:val="20"/>
        </w:rPr>
        <w:t>hidden</w:t>
      </w:r>
      <w:r w:rsidR="00BF31D3">
        <w:rPr>
          <w:rFonts w:ascii="Calibri Light" w:hAnsi="Calibri Light"/>
          <w:sz w:val="20"/>
          <w:szCs w:val="20"/>
        </w:rPr>
        <w:t xml:space="preserve">. </w:t>
      </w:r>
      <w:del w:id="120" w:author="Tuan Yap" w:date="2019-11-21T11:23:00Z">
        <w:r w:rsidR="00BF31D3" w:rsidDel="009F7F9F">
          <w:rPr>
            <w:rFonts w:ascii="Calibri Light" w:hAnsi="Calibri Light"/>
            <w:sz w:val="20"/>
            <w:szCs w:val="20"/>
          </w:rPr>
          <w:delText xml:space="preserve">The </w:delText>
        </w:r>
        <w:r w:rsidR="00E7326D" w:rsidRPr="00E7326D" w:rsidDel="009F7F9F">
          <w:rPr>
            <w:rFonts w:ascii="Calibri Light" w:hAnsi="Calibri Light"/>
            <w:b/>
            <w:sz w:val="20"/>
            <w:szCs w:val="20"/>
          </w:rPr>
          <w:delText>Full Reversal</w:delText>
        </w:r>
        <w:r w:rsidR="00E7326D" w:rsidDel="009F7F9F">
          <w:rPr>
            <w:rFonts w:ascii="Calibri Light" w:hAnsi="Calibri Light"/>
            <w:sz w:val="20"/>
            <w:szCs w:val="20"/>
          </w:rPr>
          <w:delText xml:space="preserve"> will be available</w:delText>
        </w:r>
        <w:r w:rsidR="00BF31D3" w:rsidDel="009F7F9F">
          <w:rPr>
            <w:rFonts w:ascii="Calibri Light" w:hAnsi="Calibri Light"/>
            <w:sz w:val="20"/>
            <w:szCs w:val="20"/>
          </w:rPr>
          <w:delText xml:space="preserve"> in Hybris C4C</w:delText>
        </w:r>
        <w:r w:rsidR="00E7326D" w:rsidDel="009F7F9F">
          <w:rPr>
            <w:rFonts w:ascii="Calibri Light" w:hAnsi="Calibri Light"/>
            <w:sz w:val="20"/>
            <w:szCs w:val="20"/>
          </w:rPr>
          <w:delText xml:space="preserve"> for </w:delText>
        </w:r>
        <w:r w:rsidR="008D3166" w:rsidDel="009F7F9F">
          <w:rPr>
            <w:rFonts w:ascii="Calibri Light" w:hAnsi="Calibri Light"/>
            <w:sz w:val="20"/>
            <w:szCs w:val="20"/>
          </w:rPr>
          <w:delText>certain groups (e.g., BI Team).</w:delText>
        </w:r>
      </w:del>
    </w:p>
    <w:p w14:paraId="417239AD" w14:textId="77777777" w:rsidR="00035D43" w:rsidRPr="00051345" w:rsidRDefault="00035D43" w:rsidP="00035D43">
      <w:pPr>
        <w:ind w:left="360"/>
        <w:rPr>
          <w:rFonts w:ascii="Calibri Light" w:hAnsi="Calibri Light"/>
          <w:sz w:val="20"/>
          <w:szCs w:val="20"/>
        </w:rPr>
      </w:pPr>
    </w:p>
    <w:p w14:paraId="561B6BCD" w14:textId="1D1E0859" w:rsidR="00035D43" w:rsidRDefault="00FE2640" w:rsidP="00035D43">
      <w:pPr>
        <w:keepNext/>
        <w:ind w:left="360"/>
        <w:jc w:val="center"/>
        <w:rPr>
          <w:ins w:id="121" w:author="Tuan Yap" w:date="2019-11-26T09:15:00Z"/>
        </w:rPr>
      </w:pPr>
      <w:r>
        <w:rPr>
          <w:noProof/>
        </w:rPr>
        <w:lastRenderedPageBreak/>
        <mc:AlternateContent>
          <mc:Choice Requires="wps">
            <w:drawing>
              <wp:anchor distT="0" distB="0" distL="114300" distR="114300" simplePos="0" relativeHeight="251658247" behindDoc="0" locked="0" layoutInCell="1" allowOverlap="1" wp14:anchorId="61438525" wp14:editId="15849D0D">
                <wp:simplePos x="0" y="0"/>
                <wp:positionH relativeFrom="column">
                  <wp:posOffset>4324350</wp:posOffset>
                </wp:positionH>
                <wp:positionV relativeFrom="paragraph">
                  <wp:posOffset>372745</wp:posOffset>
                </wp:positionV>
                <wp:extent cx="533400" cy="298450"/>
                <wp:effectExtent l="0" t="0" r="19050" b="25400"/>
                <wp:wrapNone/>
                <wp:docPr id="50206" name="Rectangle 50206"/>
                <wp:cNvGraphicFramePr/>
                <a:graphic xmlns:a="http://schemas.openxmlformats.org/drawingml/2006/main">
                  <a:graphicData uri="http://schemas.microsoft.com/office/word/2010/wordprocessingShape">
                    <wps:wsp>
                      <wps:cNvSpPr/>
                      <wps:spPr>
                        <a:xfrm>
                          <a:off x="0" y="0"/>
                          <a:ext cx="533400" cy="298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4B1852" id="Rectangle 50206" o:spid="_x0000_s1026" style="position:absolute;margin-left:340.5pt;margin-top:29.35pt;width:42pt;height:23.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" filled="f" strokecolor="red" strokeweight="2pt"/>
            </w:pict>
          </mc:Fallback>
        </mc:AlternateContent>
      </w:r>
      <w:del w:id="122" w:author="Tuan Yap" w:date="2019-11-26T09:15:00Z">
        <w:r w:rsidDel="004D6BF8">
          <w:rPr>
            <w:noProof/>
          </w:rPr>
          <w:drawing>
            <wp:inline distT="0" distB="0" distL="0" distR="0" wp14:anchorId="1E7CF3E2" wp14:editId="679A4B2C">
              <wp:extent cx="4889500" cy="283972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7735" t="15013"/>
                      <a:stretch/>
                    </pic:blipFill>
                    <pic:spPr bwMode="auto">
                      <a:xfrm>
                        <a:off x="0" y="0"/>
                        <a:ext cx="4889500" cy="2839720"/>
                      </a:xfrm>
                      <a:prstGeom prst="rect">
                        <a:avLst/>
                      </a:prstGeom>
                      <a:ln>
                        <a:noFill/>
                      </a:ln>
                      <a:extLst>
                        <a:ext uri="{53640926-AAD7-44D8-BBD7-CCE9431645EC}">
                          <a14:shadowObscured xmlns:a14="http://schemas.microsoft.com/office/drawing/2010/main"/>
                        </a:ext>
                      </a:extLst>
                    </pic:spPr>
                  </pic:pic>
                </a:graphicData>
              </a:graphic>
            </wp:inline>
          </w:drawing>
        </w:r>
      </w:del>
    </w:p>
    <w:p w14:paraId="0DA85C3F" w14:textId="2432F388" w:rsidR="004D6BF8" w:rsidRDefault="004D6BF8" w:rsidP="00035D43">
      <w:pPr>
        <w:keepNext/>
        <w:ind w:left="360"/>
        <w:jc w:val="center"/>
      </w:pPr>
      <w:r>
        <w:rPr>
          <w:noProof/>
        </w:rPr>
        <mc:AlternateContent>
          <mc:Choice Requires="wps">
            <w:drawing>
              <wp:anchor distT="0" distB="0" distL="114300" distR="114300" simplePos="0" relativeHeight="251658257" behindDoc="0" locked="0" layoutInCell="1" allowOverlap="1" wp14:anchorId="6B7FC2CE" wp14:editId="57F7A418">
                <wp:simplePos x="0" y="0"/>
                <wp:positionH relativeFrom="column">
                  <wp:posOffset>5576570</wp:posOffset>
                </wp:positionH>
                <wp:positionV relativeFrom="paragraph">
                  <wp:posOffset>828040</wp:posOffset>
                </wp:positionV>
                <wp:extent cx="533400" cy="298450"/>
                <wp:effectExtent l="0" t="0" r="19050" b="25400"/>
                <wp:wrapNone/>
                <wp:docPr id="6" name="Rectangle 6"/>
                <wp:cNvGraphicFramePr/>
                <a:graphic xmlns:a="http://schemas.openxmlformats.org/drawingml/2006/main">
                  <a:graphicData uri="http://schemas.microsoft.com/office/word/2010/wordprocessingShape">
                    <wps:wsp>
                      <wps:cNvSpPr/>
                      <wps:spPr>
                        <a:xfrm>
                          <a:off x="0" y="0"/>
                          <a:ext cx="533400" cy="298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328060" id="Rectangle 6" o:spid="_x0000_s1026" style="position:absolute;margin-left:439.1pt;margin-top:65.2pt;width:42pt;height:23.5pt;z-index:2516582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" filled="f" strokecolor="red" strokeweight="2pt"/>
            </w:pict>
          </mc:Fallback>
        </mc:AlternateContent>
      </w:r>
      <w:r>
        <w:rPr>
          <w:noProof/>
        </w:rPr>
        <mc:AlternateContent>
          <mc:Choice Requires="wps">
            <w:drawing>
              <wp:anchor distT="0" distB="0" distL="114300" distR="114300" simplePos="0" relativeHeight="251658248" behindDoc="0" locked="0" layoutInCell="1" allowOverlap="1" wp14:anchorId="347F0673" wp14:editId="3CEA0190">
                <wp:simplePos x="0" y="0"/>
                <wp:positionH relativeFrom="column">
                  <wp:posOffset>5289550</wp:posOffset>
                </wp:positionH>
                <wp:positionV relativeFrom="paragraph">
                  <wp:posOffset>2168525</wp:posOffset>
                </wp:positionV>
                <wp:extent cx="685800" cy="298450"/>
                <wp:effectExtent l="0" t="0" r="19050" b="25400"/>
                <wp:wrapNone/>
                <wp:docPr id="50207" name="Rectangle 50207"/>
                <wp:cNvGraphicFramePr/>
                <a:graphic xmlns:a="http://schemas.openxmlformats.org/drawingml/2006/main">
                  <a:graphicData uri="http://schemas.microsoft.com/office/word/2010/wordprocessingShape">
                    <wps:wsp>
                      <wps:cNvSpPr/>
                      <wps:spPr>
                        <a:xfrm>
                          <a:off x="0" y="0"/>
                          <a:ext cx="685800" cy="298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04EBA9" id="Rectangle 50207" o:spid="_x0000_s1026" style="position:absolute;margin-left:416.5pt;margin-top:170.75pt;width:54pt;height:23.5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" filled="f" strokecolor="red" strokeweight="2pt"/>
            </w:pict>
          </mc:Fallback>
        </mc:AlternateContent>
      </w:r>
      <w:ins w:id="123" w:author="Tuan Yap" w:date="2019-11-26T09:16:00Z">
        <w:r>
          <w:rPr>
            <w:noProof/>
          </w:rPr>
          <w:drawing>
            <wp:inline distT="0" distB="0" distL="0" distR="0" wp14:anchorId="3E498EA7" wp14:editId="10F7B2A6">
              <wp:extent cx="5943600" cy="3085465"/>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85465"/>
                      </a:xfrm>
                      <a:prstGeom prst="rect">
                        <a:avLst/>
                      </a:prstGeom>
                    </pic:spPr>
                  </pic:pic>
                </a:graphicData>
              </a:graphic>
            </wp:inline>
          </w:drawing>
        </w:r>
      </w:ins>
    </w:p>
    <w:p w14:paraId="75037C06" w14:textId="381874ED" w:rsidR="00035D43" w:rsidRDefault="00035D43" w:rsidP="006D58C4">
      <w:pPr>
        <w:pStyle w:val="Caption"/>
        <w:ind w:firstLine="360"/>
        <w:jc w:val="center"/>
      </w:pPr>
      <w:r>
        <w:t xml:space="preserve">Figure </w:t>
      </w:r>
      <w:r w:rsidR="00E4378C">
        <w:t>7</w:t>
      </w:r>
      <w:r>
        <w:t>: Bill Adjustment</w:t>
      </w:r>
    </w:p>
    <w:p w14:paraId="21B9E93E" w14:textId="77777777" w:rsidR="006C29F5" w:rsidRDefault="006C29F5" w:rsidP="006C29F5"/>
    <w:p w14:paraId="7435BB20" w14:textId="77777777" w:rsidR="006C29F5" w:rsidRDefault="006C29F5" w:rsidP="006C29F5"/>
    <w:p w14:paraId="4C589F07" w14:textId="77777777" w:rsidR="00035D43" w:rsidRPr="00051345" w:rsidRDefault="00035D43" w:rsidP="00A137A7">
      <w:pPr>
        <w:pStyle w:val="Heading2"/>
      </w:pPr>
      <w:bookmarkStart w:id="124" w:name="_Toc508175881"/>
      <w:bookmarkStart w:id="125" w:name="_Toc509274796"/>
      <w:r w:rsidRPr="00051345">
        <w:t>Service Orders</w:t>
      </w:r>
      <w:bookmarkEnd w:id="124"/>
      <w:bookmarkEnd w:id="125"/>
    </w:p>
    <w:p w14:paraId="315DC39F" w14:textId="1F5999BE" w:rsidR="00035D43" w:rsidRDefault="00035D43" w:rsidP="00507638">
      <w:pPr>
        <w:pStyle w:val="Heading1Text"/>
        <w:ind w:left="450"/>
        <w:jc w:val="both"/>
        <w:rPr>
          <w:rFonts w:ascii="Calibri Light" w:hAnsi="Calibri Light"/>
          <w:szCs w:val="20"/>
        </w:rPr>
      </w:pPr>
      <w:r w:rsidRPr="00051345">
        <w:rPr>
          <w:rFonts w:ascii="Calibri Light" w:hAnsi="Calibri Light"/>
          <w:szCs w:val="20"/>
        </w:rPr>
        <w:t>When necessary, the CCC or BCD representative will be able to create a Service Order to resolve a Business Partner’s inquiry through Hybris C4C</w:t>
      </w:r>
      <w:ins w:id="126" w:author="Tuan Yap [2]" w:date="2019-11-18T15:30:00Z">
        <w:r w:rsidR="002C6167">
          <w:rPr>
            <w:rFonts w:ascii="Calibri Light" w:hAnsi="Calibri Light"/>
            <w:szCs w:val="20"/>
          </w:rPr>
          <w:t xml:space="preserve"> </w:t>
        </w:r>
      </w:ins>
      <w:ins w:id="127" w:author="Tuan Yap [2]" w:date="2019-11-18T15:33:00Z">
        <w:r w:rsidR="00BD414E">
          <w:rPr>
            <w:rFonts w:ascii="Calibri Light" w:hAnsi="Calibri Light"/>
            <w:szCs w:val="20"/>
          </w:rPr>
          <w:t>Service Order facet</w:t>
        </w:r>
      </w:ins>
      <w:r w:rsidR="00507638">
        <w:rPr>
          <w:rFonts w:ascii="Calibri Light" w:hAnsi="Calibri Light"/>
          <w:szCs w:val="20"/>
        </w:rPr>
        <w:t xml:space="preserve">. Refer to BPD </w:t>
      </w:r>
      <w:hyperlink r:id="rId30" w:history="1">
        <w:r w:rsidR="00507638" w:rsidRPr="00507638">
          <w:rPr>
            <w:rStyle w:val="Hyperlink"/>
            <w:rFonts w:ascii="Calibri Light" w:hAnsi="Calibri Light"/>
            <w:i/>
            <w:szCs w:val="20"/>
          </w:rPr>
          <w:t>CIM-CS-05 - Handle Request - Process Field Work Request</w:t>
        </w:r>
      </w:hyperlink>
      <w:r w:rsidR="00507638">
        <w:rPr>
          <w:rFonts w:ascii="Calibri Light" w:hAnsi="Calibri Light"/>
          <w:szCs w:val="20"/>
        </w:rPr>
        <w:t xml:space="preserve"> for more information.</w:t>
      </w:r>
    </w:p>
    <w:p w14:paraId="61AB7A43" w14:textId="6E827612" w:rsidR="000B5F88" w:rsidRPr="00DD0A24" w:rsidRDefault="000B5F88" w:rsidP="00A137A7">
      <w:pPr>
        <w:pStyle w:val="Heading2"/>
      </w:pPr>
      <w:bookmarkStart w:id="128" w:name="_Toc509274797"/>
      <w:bookmarkStart w:id="129" w:name="_Toc508175882"/>
      <w:r w:rsidRPr="00DD0A24">
        <w:lastRenderedPageBreak/>
        <w:t>E-Bill</w:t>
      </w:r>
      <w:bookmarkEnd w:id="128"/>
    </w:p>
    <w:bookmarkEnd w:id="129"/>
    <w:p w14:paraId="0A7E4A6A" w14:textId="77777777" w:rsidR="00035D43" w:rsidRPr="00051345" w:rsidRDefault="00035D43" w:rsidP="000B5F88">
      <w:pPr>
        <w:ind w:left="450"/>
        <w:rPr>
          <w:rFonts w:ascii="Calibri Light" w:hAnsi="Calibri Light"/>
          <w:sz w:val="20"/>
          <w:szCs w:val="20"/>
        </w:rPr>
      </w:pPr>
      <w:r w:rsidRPr="00051345">
        <w:rPr>
          <w:rFonts w:ascii="Calibri Light" w:hAnsi="Calibri Light"/>
          <w:sz w:val="20"/>
          <w:szCs w:val="20"/>
        </w:rPr>
        <w:t>E-Bill allows a BP to receive their bills electronically.  The BP will receive a</w:t>
      </w:r>
      <w:r>
        <w:rPr>
          <w:rFonts w:ascii="Calibri Light" w:hAnsi="Calibri Light"/>
          <w:sz w:val="20"/>
          <w:szCs w:val="20"/>
        </w:rPr>
        <w:t>n email</w:t>
      </w:r>
      <w:r w:rsidRPr="00051345">
        <w:rPr>
          <w:rFonts w:ascii="Calibri Light" w:hAnsi="Calibri Light"/>
          <w:sz w:val="20"/>
          <w:szCs w:val="20"/>
        </w:rPr>
        <w:t xml:space="preserve"> notification from SCE containing the hyperlink that directs them to SCE.com when an electronic copy of their bill is ready.  Up to </w:t>
      </w:r>
      <w:r>
        <w:rPr>
          <w:rFonts w:ascii="Calibri Light" w:hAnsi="Calibri Light"/>
          <w:sz w:val="20"/>
          <w:szCs w:val="20"/>
        </w:rPr>
        <w:t>20</w:t>
      </w:r>
      <w:r w:rsidRPr="00051345">
        <w:rPr>
          <w:rFonts w:ascii="Calibri Light" w:hAnsi="Calibri Light"/>
          <w:sz w:val="20"/>
          <w:szCs w:val="20"/>
        </w:rPr>
        <w:t xml:space="preserve"> months of billing will be available for viewing on SCE.com</w:t>
      </w:r>
      <w:r>
        <w:rPr>
          <w:rFonts w:ascii="Calibri Light" w:hAnsi="Calibri Light"/>
          <w:sz w:val="20"/>
          <w:szCs w:val="20"/>
        </w:rPr>
        <w:t xml:space="preserve"> at the time of SAP go</w:t>
      </w:r>
      <w:r w:rsidR="00A26EE6">
        <w:rPr>
          <w:rFonts w:ascii="Calibri Light" w:hAnsi="Calibri Light"/>
          <w:sz w:val="20"/>
          <w:szCs w:val="20"/>
        </w:rPr>
        <w:t>-</w:t>
      </w:r>
      <w:r>
        <w:rPr>
          <w:rFonts w:ascii="Calibri Light" w:hAnsi="Calibri Light"/>
          <w:sz w:val="20"/>
          <w:szCs w:val="20"/>
        </w:rPr>
        <w:t>live</w:t>
      </w:r>
      <w:r w:rsidRPr="00051345">
        <w:rPr>
          <w:rFonts w:ascii="Calibri Light" w:hAnsi="Calibri Light"/>
          <w:sz w:val="20"/>
          <w:szCs w:val="20"/>
        </w:rPr>
        <w:t>.</w:t>
      </w:r>
    </w:p>
    <w:p w14:paraId="29F97177" w14:textId="77777777" w:rsidR="00035D43" w:rsidRPr="00051345" w:rsidRDefault="00035D43" w:rsidP="00035D43">
      <w:pPr>
        <w:rPr>
          <w:rFonts w:ascii="Calibri Light" w:hAnsi="Calibri Light"/>
          <w:sz w:val="20"/>
          <w:szCs w:val="20"/>
        </w:rPr>
      </w:pPr>
    </w:p>
    <w:p w14:paraId="119AD5FE" w14:textId="41421D72" w:rsidR="004619DF" w:rsidRDefault="00035D43" w:rsidP="000B5F88">
      <w:pPr>
        <w:ind w:left="450"/>
        <w:rPr>
          <w:rFonts w:ascii="Calibri Light" w:hAnsi="Calibri Light"/>
          <w:sz w:val="20"/>
          <w:szCs w:val="20"/>
        </w:rPr>
      </w:pPr>
      <w:r w:rsidRPr="00051345">
        <w:rPr>
          <w:rFonts w:ascii="Calibri Light" w:hAnsi="Calibri Light"/>
          <w:sz w:val="20"/>
          <w:szCs w:val="20"/>
        </w:rPr>
        <w:t>A CCC or BCD representative can view the</w:t>
      </w:r>
      <w:r w:rsidR="000B5F88">
        <w:rPr>
          <w:rFonts w:ascii="Calibri Light" w:hAnsi="Calibri Light"/>
          <w:sz w:val="20"/>
          <w:szCs w:val="20"/>
        </w:rPr>
        <w:t xml:space="preserve"> </w:t>
      </w:r>
      <w:r w:rsidRPr="00051345">
        <w:rPr>
          <w:rFonts w:ascii="Calibri Light" w:hAnsi="Calibri Light"/>
          <w:sz w:val="20"/>
          <w:szCs w:val="20"/>
        </w:rPr>
        <w:t xml:space="preserve">BP’s enrollment in E-Bill </w:t>
      </w:r>
      <w:ins w:id="130" w:author="Tuan Yap [2]" w:date="2019-11-18T15:39:00Z">
        <w:r w:rsidR="00BD414E">
          <w:rPr>
            <w:rFonts w:ascii="Calibri Light" w:hAnsi="Calibri Light"/>
            <w:sz w:val="20"/>
            <w:szCs w:val="20"/>
          </w:rPr>
          <w:t xml:space="preserve">via S/4 </w:t>
        </w:r>
      </w:ins>
      <w:r w:rsidRPr="00051345">
        <w:rPr>
          <w:rFonts w:ascii="Calibri Light" w:hAnsi="Calibri Light"/>
          <w:sz w:val="20"/>
          <w:szCs w:val="20"/>
        </w:rPr>
        <w:t>on the Contract Account screen</w:t>
      </w:r>
      <w:r w:rsidR="00F53E5E">
        <w:rPr>
          <w:rFonts w:ascii="Calibri Light" w:hAnsi="Calibri Light"/>
          <w:sz w:val="20"/>
          <w:szCs w:val="20"/>
        </w:rPr>
        <w:t xml:space="preserve"> (</w:t>
      </w:r>
      <w:proofErr w:type="spellStart"/>
      <w:r w:rsidR="00F53E5E">
        <w:rPr>
          <w:rFonts w:ascii="Calibri Light" w:hAnsi="Calibri Light"/>
          <w:sz w:val="20"/>
          <w:szCs w:val="20"/>
        </w:rPr>
        <w:t>tcode</w:t>
      </w:r>
      <w:proofErr w:type="spellEnd"/>
      <w:r w:rsidR="00F53E5E">
        <w:rPr>
          <w:rFonts w:ascii="Calibri Light" w:hAnsi="Calibri Light"/>
          <w:sz w:val="20"/>
          <w:szCs w:val="20"/>
        </w:rPr>
        <w:t xml:space="preserve"> CAA3)</w:t>
      </w:r>
      <w:r w:rsidRPr="00051345">
        <w:rPr>
          <w:rFonts w:ascii="Calibri Light" w:hAnsi="Calibri Light"/>
          <w:sz w:val="20"/>
          <w:szCs w:val="20"/>
        </w:rPr>
        <w:t xml:space="preserve"> </w:t>
      </w:r>
      <w:ins w:id="131" w:author="Tuan Yap [2]" w:date="2019-11-18T15:39:00Z">
        <w:r w:rsidR="00BD414E">
          <w:rPr>
            <w:rFonts w:ascii="Calibri Light" w:hAnsi="Calibri Light"/>
            <w:sz w:val="20"/>
            <w:szCs w:val="20"/>
          </w:rPr>
          <w:t xml:space="preserve">or </w:t>
        </w:r>
      </w:ins>
      <w:r w:rsidRPr="00051345">
        <w:rPr>
          <w:rFonts w:ascii="Calibri Light" w:hAnsi="Calibri Light"/>
          <w:sz w:val="20"/>
          <w:szCs w:val="20"/>
        </w:rPr>
        <w:t xml:space="preserve">in Hybris C4C via </w:t>
      </w:r>
      <w:del w:id="132" w:author="Tuan Yap" w:date="2019-11-21T11:28:00Z">
        <w:r w:rsidR="00971757" w:rsidDel="009F7F9F">
          <w:rPr>
            <w:rFonts w:ascii="Calibri Light" w:hAnsi="Calibri Light"/>
            <w:sz w:val="20"/>
            <w:szCs w:val="20"/>
          </w:rPr>
          <w:delText xml:space="preserve">FOP </w:delText>
        </w:r>
      </w:del>
      <w:ins w:id="133" w:author="Tuan Yap [2]" w:date="2019-11-18T15:39:00Z">
        <w:r w:rsidR="00BD414E">
          <w:rPr>
            <w:rFonts w:ascii="Calibri Light" w:hAnsi="Calibri Light"/>
            <w:sz w:val="20"/>
            <w:szCs w:val="20"/>
          </w:rPr>
          <w:t xml:space="preserve">Customer Financials </w:t>
        </w:r>
        <w:r w:rsidR="00BD414E" w:rsidRPr="00BD414E">
          <w:rPr>
            <w:rFonts w:ascii="Calibri Light" w:hAnsi="Calibri Light"/>
            <w:sz w:val="20"/>
            <w:szCs w:val="20"/>
          </w:rPr>
          <w:sym w:font="Wingdings" w:char="F0E0"/>
        </w:r>
        <w:r w:rsidR="00BD414E">
          <w:rPr>
            <w:rFonts w:ascii="Calibri Light" w:hAnsi="Calibri Light"/>
            <w:sz w:val="20"/>
            <w:szCs w:val="20"/>
          </w:rPr>
          <w:t xml:space="preserve"> Contract Account Details hyperlink </w:t>
        </w:r>
      </w:ins>
      <w:ins w:id="134" w:author="Tuan Yap [2]" w:date="2019-11-18T15:40:00Z">
        <w:r w:rsidR="00BD414E" w:rsidRPr="00BD414E">
          <w:rPr>
            <w:rFonts w:ascii="Calibri Light" w:hAnsi="Calibri Light"/>
            <w:sz w:val="20"/>
            <w:szCs w:val="20"/>
          </w:rPr>
          <w:sym w:font="Wingdings" w:char="F0E0"/>
        </w:r>
        <w:r w:rsidR="00BD414E">
          <w:rPr>
            <w:rFonts w:ascii="Calibri Light" w:hAnsi="Calibri Light"/>
            <w:sz w:val="20"/>
            <w:szCs w:val="20"/>
          </w:rPr>
          <w:t xml:space="preserve"> </w:t>
        </w:r>
      </w:ins>
      <w:ins w:id="135" w:author="Tuan Yap" w:date="2019-11-21T11:33:00Z">
        <w:r w:rsidR="00C31A71">
          <w:rPr>
            <w:rFonts w:ascii="Calibri Light" w:hAnsi="Calibri Light"/>
            <w:sz w:val="20"/>
            <w:szCs w:val="20"/>
          </w:rPr>
          <w:t xml:space="preserve">Overview tab </w:t>
        </w:r>
        <w:r w:rsidR="00C31A71" w:rsidRPr="00C31A71">
          <w:rPr>
            <w:rFonts w:ascii="Calibri Light" w:hAnsi="Calibri Light"/>
            <w:sz w:val="20"/>
            <w:szCs w:val="20"/>
          </w:rPr>
          <w:sym w:font="Wingdings" w:char="F0E0"/>
        </w:r>
        <w:r w:rsidR="00C31A71">
          <w:rPr>
            <w:rFonts w:ascii="Calibri Light" w:hAnsi="Calibri Light"/>
            <w:sz w:val="20"/>
            <w:szCs w:val="20"/>
          </w:rPr>
          <w:t xml:space="preserve"> </w:t>
        </w:r>
      </w:ins>
      <w:ins w:id="136" w:author="Tuan Yap [2]" w:date="2019-11-18T15:40:00Z">
        <w:r w:rsidR="00BD414E">
          <w:rPr>
            <w:rFonts w:ascii="Calibri Light" w:hAnsi="Calibri Light"/>
            <w:sz w:val="20"/>
            <w:szCs w:val="20"/>
          </w:rPr>
          <w:t xml:space="preserve">Additional Information section </w:t>
        </w:r>
        <w:r w:rsidR="00BD414E" w:rsidRPr="00BD414E">
          <w:rPr>
            <w:rFonts w:ascii="Calibri Light" w:hAnsi="Calibri Light"/>
            <w:sz w:val="20"/>
            <w:szCs w:val="20"/>
          </w:rPr>
          <w:sym w:font="Wingdings" w:char="F0E0"/>
        </w:r>
        <w:r w:rsidR="00BD414E">
          <w:rPr>
            <w:rFonts w:ascii="Calibri Light" w:hAnsi="Calibri Light"/>
            <w:sz w:val="20"/>
            <w:szCs w:val="20"/>
          </w:rPr>
          <w:t xml:space="preserve"> </w:t>
        </w:r>
        <w:proofErr w:type="spellStart"/>
        <w:r w:rsidR="00BD414E">
          <w:rPr>
            <w:rFonts w:ascii="Calibri Light" w:hAnsi="Calibri Light"/>
            <w:sz w:val="20"/>
            <w:szCs w:val="20"/>
          </w:rPr>
          <w:t>Corr</w:t>
        </w:r>
        <w:proofErr w:type="spellEnd"/>
        <w:r w:rsidR="00BD414E">
          <w:rPr>
            <w:rFonts w:ascii="Calibri Light" w:hAnsi="Calibri Light"/>
            <w:sz w:val="20"/>
            <w:szCs w:val="20"/>
          </w:rPr>
          <w:t xml:space="preserve"> Control field</w:t>
        </w:r>
      </w:ins>
      <w:r w:rsidR="00971757">
        <w:rPr>
          <w:rFonts w:ascii="Calibri Light" w:hAnsi="Calibri Light"/>
          <w:sz w:val="20"/>
          <w:szCs w:val="20"/>
        </w:rPr>
        <w:t>.</w:t>
      </w:r>
      <w:r w:rsidRPr="00051345">
        <w:rPr>
          <w:rFonts w:ascii="Calibri Light" w:hAnsi="Calibri Light"/>
          <w:sz w:val="20"/>
          <w:szCs w:val="20"/>
        </w:rPr>
        <w:t xml:space="preserve">  </w:t>
      </w:r>
    </w:p>
    <w:p w14:paraId="514A526F" w14:textId="77777777" w:rsidR="00716952" w:rsidRDefault="00716952" w:rsidP="000B5F88">
      <w:pPr>
        <w:ind w:left="450"/>
        <w:rPr>
          <w:rFonts w:ascii="Calibri Light" w:hAnsi="Calibri Light"/>
          <w:sz w:val="20"/>
          <w:szCs w:val="20"/>
        </w:rPr>
      </w:pPr>
    </w:p>
    <w:p w14:paraId="22111F71" w14:textId="69A46675" w:rsidR="00716952" w:rsidRDefault="00716952" w:rsidP="000B5F88">
      <w:pPr>
        <w:ind w:left="450"/>
        <w:rPr>
          <w:rFonts w:ascii="Calibri Light" w:hAnsi="Calibri Light"/>
          <w:sz w:val="20"/>
          <w:szCs w:val="20"/>
        </w:rPr>
      </w:pPr>
      <w:r w:rsidRPr="00051345">
        <w:rPr>
          <w:rFonts w:ascii="Calibri Light" w:hAnsi="Calibri Light"/>
          <w:sz w:val="20"/>
          <w:szCs w:val="20"/>
        </w:rPr>
        <w:t xml:space="preserve">The representative can </w:t>
      </w:r>
      <w:del w:id="137" w:author="Tuan Yap" w:date="2019-11-21T11:27:00Z">
        <w:r w:rsidRPr="00051345" w:rsidDel="009F7F9F">
          <w:rPr>
            <w:rFonts w:ascii="Calibri Light" w:hAnsi="Calibri Light"/>
            <w:sz w:val="20"/>
            <w:szCs w:val="20"/>
          </w:rPr>
          <w:delText>also determine how the</w:delText>
        </w:r>
      </w:del>
      <w:ins w:id="138" w:author="Tuan Yap" w:date="2019-11-21T11:27:00Z">
        <w:r w:rsidR="009F7F9F">
          <w:rPr>
            <w:rFonts w:ascii="Calibri Light" w:hAnsi="Calibri Light"/>
            <w:sz w:val="20"/>
            <w:szCs w:val="20"/>
          </w:rPr>
          <w:t>view if the</w:t>
        </w:r>
      </w:ins>
      <w:r w:rsidRPr="00051345">
        <w:rPr>
          <w:rFonts w:ascii="Calibri Light" w:hAnsi="Calibri Light"/>
          <w:sz w:val="20"/>
          <w:szCs w:val="20"/>
        </w:rPr>
        <w:t xml:space="preserve"> BP was enrolled in E-Bill (example: </w:t>
      </w:r>
      <w:r>
        <w:rPr>
          <w:rFonts w:ascii="Calibri Light" w:hAnsi="Calibri Light"/>
          <w:sz w:val="20"/>
          <w:szCs w:val="20"/>
        </w:rPr>
        <w:t xml:space="preserve">CheckFree, </w:t>
      </w:r>
      <w:r w:rsidRPr="00051345">
        <w:rPr>
          <w:rFonts w:ascii="Calibri Light" w:hAnsi="Calibri Light"/>
          <w:sz w:val="20"/>
          <w:szCs w:val="20"/>
        </w:rPr>
        <w:t xml:space="preserve">SCE.com or IVR) by viewing the </w:t>
      </w:r>
      <w:ins w:id="139" w:author="Tuan Yap" w:date="2019-11-21T11:28:00Z">
        <w:r w:rsidR="009F7F9F">
          <w:rPr>
            <w:rFonts w:ascii="Calibri Light" w:hAnsi="Calibri Light"/>
            <w:sz w:val="20"/>
            <w:szCs w:val="20"/>
          </w:rPr>
          <w:t xml:space="preserve">BP Contact from C4C Utility 360 facet </w:t>
        </w:r>
        <w:r w:rsidR="009F7F9F" w:rsidRPr="009F7F9F">
          <w:rPr>
            <w:rFonts w:ascii="Calibri Light" w:hAnsi="Calibri Light"/>
            <w:sz w:val="20"/>
            <w:szCs w:val="20"/>
          </w:rPr>
          <w:sym w:font="Wingdings" w:char="F0E0"/>
        </w:r>
        <w:r w:rsidR="009F7F9F">
          <w:rPr>
            <w:rFonts w:ascii="Calibri Light" w:hAnsi="Calibri Light"/>
            <w:sz w:val="20"/>
            <w:szCs w:val="20"/>
          </w:rPr>
          <w:t xml:space="preserve"> Rece</w:t>
        </w:r>
      </w:ins>
      <w:ins w:id="140" w:author="Tuan Yap" w:date="2019-11-21T11:29:00Z">
        <w:r w:rsidR="009F7F9F">
          <w:rPr>
            <w:rFonts w:ascii="Calibri Light" w:hAnsi="Calibri Light"/>
            <w:sz w:val="20"/>
            <w:szCs w:val="20"/>
          </w:rPr>
          <w:t xml:space="preserve">nt History </w:t>
        </w:r>
        <w:r w:rsidR="009F7F9F" w:rsidRPr="009F7F9F">
          <w:rPr>
            <w:rFonts w:ascii="Calibri Light" w:hAnsi="Calibri Light"/>
            <w:sz w:val="20"/>
            <w:szCs w:val="20"/>
          </w:rPr>
          <w:sym w:font="Wingdings" w:char="F0E0"/>
        </w:r>
        <w:r w:rsidR="009F7F9F">
          <w:rPr>
            <w:rFonts w:ascii="Calibri Light" w:hAnsi="Calibri Light"/>
            <w:sz w:val="20"/>
            <w:szCs w:val="20"/>
          </w:rPr>
          <w:t xml:space="preserve"> Customer Contact section</w:t>
        </w:r>
      </w:ins>
      <w:ins w:id="141" w:author="Tuan Howe Yap" w:date="2019-11-25T16:32:00Z">
        <w:r w:rsidR="00703150">
          <w:rPr>
            <w:rFonts w:ascii="Calibri Light" w:hAnsi="Calibri Light"/>
            <w:sz w:val="20"/>
            <w:szCs w:val="20"/>
          </w:rPr>
          <w:t xml:space="preserve"> (Figure 7: BP Contact in C4C)</w:t>
        </w:r>
      </w:ins>
      <w:ins w:id="142" w:author="Tuan Yap" w:date="2019-11-21T11:29:00Z">
        <w:r w:rsidR="009F7F9F">
          <w:rPr>
            <w:rFonts w:ascii="Calibri Light" w:hAnsi="Calibri Light"/>
            <w:sz w:val="20"/>
            <w:szCs w:val="20"/>
          </w:rPr>
          <w:t xml:space="preserve">. </w:t>
        </w:r>
      </w:ins>
      <w:del w:id="143" w:author="Tuan Yap" w:date="2019-11-21T11:29:00Z">
        <w:r w:rsidRPr="00051345" w:rsidDel="009F7F9F">
          <w:rPr>
            <w:rFonts w:ascii="Calibri Light" w:hAnsi="Calibri Light"/>
            <w:sz w:val="20"/>
            <w:szCs w:val="20"/>
          </w:rPr>
          <w:delText>Change History Lo</w:delText>
        </w:r>
        <w:r w:rsidDel="009F7F9F">
          <w:rPr>
            <w:rFonts w:ascii="Calibri Light" w:hAnsi="Calibri Light"/>
            <w:sz w:val="20"/>
            <w:szCs w:val="20"/>
          </w:rPr>
          <w:delText>g in Contract Account (Figure 7: CA Change History) via FOP in Hybris C4C (t-code CAA3)</w:delText>
        </w:r>
        <w:r w:rsidRPr="00051345" w:rsidDel="009F7F9F">
          <w:rPr>
            <w:rFonts w:ascii="Calibri Light" w:hAnsi="Calibri Light"/>
            <w:sz w:val="20"/>
            <w:szCs w:val="20"/>
          </w:rPr>
          <w:delText xml:space="preserve">.  A CCC or BCD representative can be identified by their user IDs, while a unique user ID will be created for </w:delText>
        </w:r>
        <w:r w:rsidDel="009F7F9F">
          <w:rPr>
            <w:rFonts w:ascii="Calibri Light" w:hAnsi="Calibri Light"/>
            <w:sz w:val="20"/>
            <w:szCs w:val="20"/>
          </w:rPr>
          <w:delText>CheckFree/</w:delText>
        </w:r>
        <w:r w:rsidRPr="00051345" w:rsidDel="009F7F9F">
          <w:rPr>
            <w:rFonts w:ascii="Calibri Light" w:hAnsi="Calibri Light"/>
            <w:sz w:val="20"/>
            <w:szCs w:val="20"/>
          </w:rPr>
          <w:delText>SCE.COM/IVR for easy identification of when a BP enrolls in E-Bill via these methods</w:delText>
        </w:r>
        <w:r w:rsidDel="009F7F9F">
          <w:rPr>
            <w:rFonts w:ascii="Calibri Light" w:hAnsi="Calibri Light"/>
            <w:sz w:val="20"/>
            <w:szCs w:val="20"/>
          </w:rPr>
          <w:delText xml:space="preserve">. </w:delText>
        </w:r>
      </w:del>
      <w:ins w:id="144" w:author="Tuan Yap" w:date="2019-11-21T11:34:00Z">
        <w:r w:rsidR="00672FAE">
          <w:rPr>
            <w:rFonts w:ascii="Calibri Light" w:hAnsi="Calibri Light"/>
            <w:sz w:val="20"/>
            <w:szCs w:val="20"/>
          </w:rPr>
          <w:t xml:space="preserve">If the user manually </w:t>
        </w:r>
        <w:proofErr w:type="gramStart"/>
        <w:r w:rsidR="00672FAE">
          <w:rPr>
            <w:rFonts w:ascii="Calibri Light" w:hAnsi="Calibri Light"/>
            <w:sz w:val="20"/>
            <w:szCs w:val="20"/>
          </w:rPr>
          <w:t>enroll</w:t>
        </w:r>
        <w:proofErr w:type="gramEnd"/>
        <w:r w:rsidR="00672FAE">
          <w:rPr>
            <w:rFonts w:ascii="Calibri Light" w:hAnsi="Calibri Light"/>
            <w:sz w:val="20"/>
            <w:szCs w:val="20"/>
          </w:rPr>
          <w:t xml:space="preserve"> BP in E-Bill, an Activity will be created by the user manually. </w:t>
        </w:r>
      </w:ins>
      <w:ins w:id="145" w:author="Tuan Yap" w:date="2019-11-21T11:35:00Z">
        <w:r w:rsidR="00F83167">
          <w:rPr>
            <w:rFonts w:ascii="Calibri Light" w:hAnsi="Calibri Light"/>
            <w:sz w:val="20"/>
            <w:szCs w:val="20"/>
          </w:rPr>
          <w:t>Refer to BPD CIM-CS-12 for</w:t>
        </w:r>
      </w:ins>
      <w:ins w:id="146" w:author="Tuan Yap" w:date="2019-11-21T11:36:00Z">
        <w:r w:rsidR="00F83167">
          <w:rPr>
            <w:rFonts w:ascii="Calibri Light" w:hAnsi="Calibri Light"/>
            <w:sz w:val="20"/>
            <w:szCs w:val="20"/>
          </w:rPr>
          <w:t xml:space="preserve"> more information on Activity.</w:t>
        </w:r>
      </w:ins>
    </w:p>
    <w:p w14:paraId="5EA7BF92" w14:textId="77777777" w:rsidR="00340674" w:rsidRDefault="00340674" w:rsidP="000B5F88">
      <w:pPr>
        <w:ind w:left="450"/>
        <w:rPr>
          <w:rFonts w:ascii="Calibri Light" w:hAnsi="Calibri Light"/>
          <w:sz w:val="20"/>
          <w:szCs w:val="20"/>
        </w:rPr>
      </w:pPr>
    </w:p>
    <w:p w14:paraId="6733D4AA" w14:textId="787517BA" w:rsidR="001C7B3D" w:rsidRDefault="001B3244" w:rsidP="001C7B3D">
      <w:pPr>
        <w:keepNext/>
        <w:ind w:left="450"/>
        <w:rPr>
          <w:ins w:id="147" w:author="Tuan Howe Yap" w:date="2019-11-25T16:22:00Z"/>
          <w:rFonts w:ascii="Calibri Light" w:hAnsi="Calibri Light"/>
          <w:sz w:val="20"/>
          <w:szCs w:val="20"/>
        </w:rPr>
      </w:pPr>
      <w:r>
        <w:rPr>
          <w:noProof/>
          <w:color w:val="FF0000"/>
        </w:rPr>
        <w:lastRenderedPageBreak/>
        <mc:AlternateContent>
          <mc:Choice Requires="wps">
            <w:drawing>
              <wp:anchor distT="0" distB="0" distL="114300" distR="114300" simplePos="0" relativeHeight="251658254" behindDoc="0" locked="0" layoutInCell="1" allowOverlap="1" wp14:anchorId="7C6EB135" wp14:editId="6C8E105E">
                <wp:simplePos x="0" y="0"/>
                <wp:positionH relativeFrom="column">
                  <wp:posOffset>3771900</wp:posOffset>
                </wp:positionH>
                <wp:positionV relativeFrom="paragraph">
                  <wp:posOffset>1643380</wp:posOffset>
                </wp:positionV>
                <wp:extent cx="6350" cy="914400"/>
                <wp:effectExtent l="38100" t="0" r="69850" b="57150"/>
                <wp:wrapNone/>
                <wp:docPr id="50189" name="Straight Arrow Connector 50189"/>
                <wp:cNvGraphicFramePr/>
                <a:graphic xmlns:a="http://schemas.openxmlformats.org/drawingml/2006/main">
                  <a:graphicData uri="http://schemas.microsoft.com/office/word/2010/wordprocessingShape">
                    <wps:wsp>
                      <wps:cNvCnPr/>
                      <wps:spPr>
                        <a:xfrm>
                          <a:off x="0" y="0"/>
                          <a:ext cx="6350" cy="9144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5D42EB" id="_x0000_t32" coordsize="21600,21600" o:spt="32" o:oned="t" path="m,l21600,21600e" filled="f">
                <v:path arrowok="t" fillok="f" o:connecttype="none"/>
                <o:lock v:ext="edit" shapetype="t"/>
              </v:shapetype>
              <v:shape id="Straight Arrow Connector 50189" o:spid="_x0000_s1026" type="#_x0000_t32" style="position:absolute;margin-left:297pt;margin-top:129.4pt;width:.5pt;height:1in;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" strokecolor="red">
                <v:stroke endarrow="block"/>
              </v:shape>
            </w:pict>
          </mc:Fallback>
        </mc:AlternateContent>
      </w:r>
      <w:r w:rsidR="001C7B3D" w:rsidRPr="001C7B3D">
        <w:rPr>
          <w:noProof/>
          <w:color w:val="FF0000"/>
        </w:rPr>
        <mc:AlternateContent>
          <mc:Choice Requires="wps">
            <w:drawing>
              <wp:anchor distT="0" distB="0" distL="114300" distR="114300" simplePos="0" relativeHeight="251658253" behindDoc="0" locked="0" layoutInCell="1" allowOverlap="1" wp14:anchorId="247D8FFF" wp14:editId="11B563C0">
                <wp:simplePos x="0" y="0"/>
                <wp:positionH relativeFrom="column">
                  <wp:posOffset>1955800</wp:posOffset>
                </wp:positionH>
                <wp:positionV relativeFrom="paragraph">
                  <wp:posOffset>398780</wp:posOffset>
                </wp:positionV>
                <wp:extent cx="1092200" cy="311150"/>
                <wp:effectExtent l="0" t="0" r="88900" b="69850"/>
                <wp:wrapNone/>
                <wp:docPr id="50182" name="Straight Arrow Connector 50182"/>
                <wp:cNvGraphicFramePr/>
                <a:graphic xmlns:a="http://schemas.openxmlformats.org/drawingml/2006/main">
                  <a:graphicData uri="http://schemas.microsoft.com/office/word/2010/wordprocessingShape">
                    <wps:wsp>
                      <wps:cNvCnPr/>
                      <wps:spPr>
                        <a:xfrm>
                          <a:off x="0" y="0"/>
                          <a:ext cx="1092200" cy="3111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5749DB" id="Straight Arrow Connector 50182" o:spid="_x0000_s1026" type="#_x0000_t32" style="position:absolute;margin-left:154pt;margin-top:31.4pt;width:86pt;height:24.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" strokecolor="red">
                <v:stroke endarrow="block"/>
              </v:shape>
            </w:pict>
          </mc:Fallback>
        </mc:AlternateContent>
      </w:r>
      <w:r w:rsidR="001C7B3D">
        <w:rPr>
          <w:noProof/>
        </w:rPr>
        <mc:AlternateContent>
          <mc:Choice Requires="wps">
            <w:drawing>
              <wp:anchor distT="0" distB="0" distL="114300" distR="114300" simplePos="0" relativeHeight="251658251" behindDoc="0" locked="0" layoutInCell="1" allowOverlap="1" wp14:anchorId="07D352EA" wp14:editId="7C47502B">
                <wp:simplePos x="0" y="0"/>
                <wp:positionH relativeFrom="column">
                  <wp:posOffset>342900</wp:posOffset>
                </wp:positionH>
                <wp:positionV relativeFrom="paragraph">
                  <wp:posOffset>2214880</wp:posOffset>
                </wp:positionV>
                <wp:extent cx="857250" cy="209550"/>
                <wp:effectExtent l="0" t="0" r="19050" b="19050"/>
                <wp:wrapNone/>
                <wp:docPr id="50179" name="Rectangle 50179"/>
                <wp:cNvGraphicFramePr/>
                <a:graphic xmlns:a="http://schemas.openxmlformats.org/drawingml/2006/main">
                  <a:graphicData uri="http://schemas.microsoft.com/office/word/2010/wordprocessingShape">
                    <wps:wsp>
                      <wps:cNvSpPr/>
                      <wps:spPr>
                        <a:xfrm>
                          <a:off x="0" y="0"/>
                          <a:ext cx="857250" cy="209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A5259E" id="Rectangle 50179" o:spid="_x0000_s1026" style="position:absolute;margin-left:27pt;margin-top:174.4pt;width:67.5pt;height:16.5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" filled="f" strokecolor="red" strokeweight="2pt"/>
            </w:pict>
          </mc:Fallback>
        </mc:AlternateContent>
      </w:r>
      <w:del w:id="148" w:author="Tuan Yap" w:date="2019-11-21T11:29:00Z">
        <w:r w:rsidR="004619DF" w:rsidDel="009F7F9F">
          <w:rPr>
            <w:noProof/>
          </w:rPr>
          <w:drawing>
            <wp:inline distT="0" distB="0" distL="0" distR="0" wp14:anchorId="6B255ACD" wp14:editId="1E5C5380">
              <wp:extent cx="2584450" cy="3341370"/>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56517"/>
                      <a:stretch/>
                    </pic:blipFill>
                    <pic:spPr bwMode="auto">
                      <a:xfrm>
                        <a:off x="0" y="0"/>
                        <a:ext cx="2584450" cy="3341370"/>
                      </a:xfrm>
                      <a:prstGeom prst="rect">
                        <a:avLst/>
                      </a:prstGeom>
                      <a:ln>
                        <a:noFill/>
                      </a:ln>
                      <a:extLst>
                        <a:ext uri="{53640926-AAD7-44D8-BBD7-CCE9431645EC}">
                          <a14:shadowObscured xmlns:a14="http://schemas.microsoft.com/office/drawing/2010/main"/>
                        </a:ext>
                      </a:extLst>
                    </pic:spPr>
                  </pic:pic>
                </a:graphicData>
              </a:graphic>
            </wp:inline>
          </w:drawing>
        </w:r>
      </w:del>
      <w:r w:rsidR="001C7B3D">
        <w:rPr>
          <w:rFonts w:ascii="Calibri Light" w:hAnsi="Calibri Light"/>
          <w:sz w:val="20"/>
          <w:szCs w:val="20"/>
        </w:rPr>
        <w:t xml:space="preserve">     </w:t>
      </w:r>
      <w:del w:id="149" w:author="Tuan Yap" w:date="2019-11-21T11:29:00Z">
        <w:r w:rsidR="001C7B3D" w:rsidDel="00C31A71">
          <w:rPr>
            <w:noProof/>
          </w:rPr>
          <w:drawing>
            <wp:inline distT="0" distB="0" distL="0" distR="0" wp14:anchorId="004F5220" wp14:editId="5AAC6C2A">
              <wp:extent cx="2876366" cy="2963545"/>
              <wp:effectExtent l="0" t="0" r="635"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4786" t="27160" r="50641" b="32764"/>
                      <a:stretch/>
                    </pic:blipFill>
                    <pic:spPr bwMode="auto">
                      <a:xfrm>
                        <a:off x="0" y="0"/>
                        <a:ext cx="2919313" cy="3007793"/>
                      </a:xfrm>
                      <a:prstGeom prst="rect">
                        <a:avLst/>
                      </a:prstGeom>
                      <a:ln>
                        <a:noFill/>
                      </a:ln>
                      <a:extLst>
                        <a:ext uri="{53640926-AAD7-44D8-BBD7-CCE9431645EC}">
                          <a14:shadowObscured xmlns:a14="http://schemas.microsoft.com/office/drawing/2010/main"/>
                        </a:ext>
                      </a:extLst>
                    </pic:spPr>
                  </pic:pic>
                </a:graphicData>
              </a:graphic>
            </wp:inline>
          </w:drawing>
        </w:r>
      </w:del>
    </w:p>
    <w:p w14:paraId="54A5C773" w14:textId="3F1C227F" w:rsidR="00905D26" w:rsidRDefault="00003687" w:rsidP="001C7B3D">
      <w:pPr>
        <w:keepNext/>
        <w:ind w:left="450"/>
        <w:rPr>
          <w:ins w:id="150" w:author="Tuan Yap" w:date="2019-11-21T11:30:00Z"/>
          <w:rFonts w:ascii="Calibri Light" w:hAnsi="Calibri Light"/>
          <w:sz w:val="20"/>
          <w:szCs w:val="20"/>
        </w:rPr>
      </w:pPr>
      <w:r>
        <w:rPr>
          <w:noProof/>
        </w:rPr>
        <mc:AlternateContent>
          <mc:Choice Requires="wps">
            <w:drawing>
              <wp:anchor distT="0" distB="0" distL="114300" distR="114300" simplePos="0" relativeHeight="251658252" behindDoc="0" locked="0" layoutInCell="1" allowOverlap="1" wp14:anchorId="109E6039" wp14:editId="0BEEFB98">
                <wp:simplePos x="0" y="0"/>
                <wp:positionH relativeFrom="column">
                  <wp:posOffset>1174750</wp:posOffset>
                </wp:positionH>
                <wp:positionV relativeFrom="paragraph">
                  <wp:posOffset>1535430</wp:posOffset>
                </wp:positionV>
                <wp:extent cx="5003800" cy="1009650"/>
                <wp:effectExtent l="0" t="0" r="25400" b="19050"/>
                <wp:wrapNone/>
                <wp:docPr id="50180" name="Rectangle 50180"/>
                <wp:cNvGraphicFramePr/>
                <a:graphic xmlns:a="http://schemas.openxmlformats.org/drawingml/2006/main">
                  <a:graphicData uri="http://schemas.microsoft.com/office/word/2010/wordprocessingShape">
                    <wps:wsp>
                      <wps:cNvSpPr/>
                      <wps:spPr>
                        <a:xfrm>
                          <a:off x="0" y="0"/>
                          <a:ext cx="5003800" cy="10096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21B7DD" id="Rectangle 50180" o:spid="_x0000_s1026" style="position:absolute;margin-left:92.5pt;margin-top:120.9pt;width:394pt;height:7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" filled="f" strokecolor="red" strokeweight="2pt"/>
            </w:pict>
          </mc:Fallback>
        </mc:AlternateContent>
      </w:r>
      <w:ins w:id="151" w:author="Tuan Howe Yap" w:date="2019-11-25T16:22:00Z">
        <w:r w:rsidR="00905D26">
          <w:rPr>
            <w:noProof/>
          </w:rPr>
          <w:drawing>
            <wp:inline distT="0" distB="0" distL="0" distR="0" wp14:anchorId="307D3DC6" wp14:editId="7EF8B6AF">
              <wp:extent cx="5943600" cy="267906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79065"/>
                      </a:xfrm>
                      <a:prstGeom prst="rect">
                        <a:avLst/>
                      </a:prstGeom>
                    </pic:spPr>
                  </pic:pic>
                </a:graphicData>
              </a:graphic>
            </wp:inline>
          </w:drawing>
        </w:r>
      </w:ins>
    </w:p>
    <w:p w14:paraId="5BAAF637" w14:textId="77777777" w:rsidR="00C31A71" w:rsidRDefault="00C31A71" w:rsidP="001C7B3D">
      <w:pPr>
        <w:keepNext/>
        <w:ind w:left="450"/>
      </w:pPr>
    </w:p>
    <w:p w14:paraId="12338D5D" w14:textId="10BF962C" w:rsidR="004619DF" w:rsidRDefault="001C7B3D" w:rsidP="00746F9E">
      <w:pPr>
        <w:pStyle w:val="Caption"/>
        <w:ind w:firstLine="450"/>
        <w:jc w:val="center"/>
        <w:rPr>
          <w:rFonts w:ascii="Calibri Light" w:hAnsi="Calibri Light"/>
        </w:rPr>
      </w:pPr>
      <w:r>
        <w:t xml:space="preserve">Figure </w:t>
      </w:r>
      <w:r>
        <w:fldChar w:fldCharType="begin"/>
      </w:r>
      <w:r>
        <w:instrText xml:space="preserve"> SEQ Figure \* ARABIC </w:instrText>
      </w:r>
      <w:r>
        <w:fldChar w:fldCharType="separate"/>
      </w:r>
      <w:r w:rsidR="005A465A">
        <w:rPr>
          <w:noProof/>
        </w:rPr>
        <w:t>7</w:t>
      </w:r>
      <w:r>
        <w:fldChar w:fldCharType="end"/>
      </w:r>
      <w:r>
        <w:t xml:space="preserve">: </w:t>
      </w:r>
      <w:del w:id="152" w:author="Tuan Howe Yap" w:date="2019-11-25T16:22:00Z">
        <w:r w:rsidDel="00905D26">
          <w:delText>CA Change History</w:delText>
        </w:r>
      </w:del>
      <w:ins w:id="153" w:author="Tuan Howe Yap" w:date="2019-11-25T16:22:00Z">
        <w:r w:rsidR="00905D26">
          <w:t>BP Contact in C4C</w:t>
        </w:r>
      </w:ins>
    </w:p>
    <w:p w14:paraId="3DF11EC9" w14:textId="60CD47EE" w:rsidR="001C7B3D" w:rsidRDefault="001C7B3D" w:rsidP="000B5F88">
      <w:pPr>
        <w:ind w:left="450"/>
        <w:rPr>
          <w:rFonts w:ascii="Calibri Light" w:hAnsi="Calibri Light"/>
          <w:sz w:val="20"/>
          <w:szCs w:val="20"/>
        </w:rPr>
      </w:pPr>
    </w:p>
    <w:p w14:paraId="6F5ED13E" w14:textId="78231E37" w:rsidR="00035D43" w:rsidRPr="00051345" w:rsidRDefault="00035D43" w:rsidP="00035D43">
      <w:pPr>
        <w:rPr>
          <w:rFonts w:ascii="Calibri Light" w:hAnsi="Calibri Light"/>
          <w:sz w:val="20"/>
          <w:szCs w:val="20"/>
          <w:u w:val="single"/>
        </w:rPr>
      </w:pPr>
    </w:p>
    <w:p w14:paraId="238E31E2" w14:textId="77777777" w:rsidR="00035D43" w:rsidRPr="00051345" w:rsidRDefault="00035D43" w:rsidP="000B5F88">
      <w:pPr>
        <w:ind w:left="450"/>
        <w:rPr>
          <w:rFonts w:ascii="Calibri Light" w:hAnsi="Calibri Light"/>
          <w:b/>
          <w:sz w:val="20"/>
          <w:szCs w:val="20"/>
        </w:rPr>
      </w:pPr>
      <w:r w:rsidRPr="00051345">
        <w:rPr>
          <w:rFonts w:ascii="Calibri Light" w:hAnsi="Calibri Light"/>
          <w:b/>
          <w:sz w:val="20"/>
          <w:szCs w:val="20"/>
        </w:rPr>
        <w:t>Enrollment</w:t>
      </w:r>
    </w:p>
    <w:p w14:paraId="211C7668" w14:textId="31776502" w:rsidR="00035D43" w:rsidRPr="00051345" w:rsidRDefault="00035D43" w:rsidP="000B5F88">
      <w:pPr>
        <w:ind w:left="450"/>
        <w:rPr>
          <w:rFonts w:ascii="Calibri Light" w:hAnsi="Calibri Light"/>
          <w:sz w:val="20"/>
          <w:szCs w:val="20"/>
        </w:rPr>
      </w:pPr>
      <w:r w:rsidRPr="00051345">
        <w:rPr>
          <w:rFonts w:ascii="Calibri Light" w:hAnsi="Calibri Light"/>
          <w:sz w:val="20"/>
          <w:szCs w:val="20"/>
        </w:rPr>
        <w:t xml:space="preserve">Requests to enroll in E-Bill are received by phone, SCE.com, IVR, marketing campaign, online payment default, credit card (applicable for residential customers with MyAccount) or third-party (Check Free).  </w:t>
      </w:r>
      <w:r w:rsidR="009E315A">
        <w:rPr>
          <w:rFonts w:ascii="Calibri Light" w:hAnsi="Calibri Light"/>
          <w:sz w:val="20"/>
          <w:szCs w:val="20"/>
        </w:rPr>
        <w:t xml:space="preserve">Refer to BPD </w:t>
      </w:r>
      <w:hyperlink r:id="rId34" w:history="1">
        <w:r w:rsidR="00F11B74">
          <w:rPr>
            <w:rStyle w:val="Hyperlink"/>
            <w:rFonts w:ascii="Calibri Light" w:hAnsi="Calibri Light"/>
            <w:i/>
            <w:sz w:val="20"/>
            <w:szCs w:val="20"/>
          </w:rPr>
          <w:t>CIM-CS-10: Manage Customer Self-Service</w:t>
        </w:r>
      </w:hyperlink>
      <w:r w:rsidR="009E315A">
        <w:rPr>
          <w:rFonts w:ascii="Calibri Light" w:hAnsi="Calibri Light"/>
          <w:sz w:val="20"/>
          <w:szCs w:val="20"/>
        </w:rPr>
        <w:t xml:space="preserve"> for more information about</w:t>
      </w:r>
      <w:r w:rsidR="00E26AB1">
        <w:rPr>
          <w:rFonts w:ascii="Calibri Light" w:hAnsi="Calibri Light"/>
          <w:sz w:val="20"/>
          <w:szCs w:val="20"/>
        </w:rPr>
        <w:t xml:space="preserve"> </w:t>
      </w:r>
      <w:r w:rsidR="00CA6AF2">
        <w:rPr>
          <w:rFonts w:ascii="Calibri Light" w:hAnsi="Calibri Light"/>
          <w:sz w:val="20"/>
          <w:szCs w:val="20"/>
        </w:rPr>
        <w:t>E-Bill enrollment and</w:t>
      </w:r>
      <w:r w:rsidR="009E315A">
        <w:rPr>
          <w:rFonts w:ascii="Calibri Light" w:hAnsi="Calibri Light"/>
          <w:sz w:val="20"/>
          <w:szCs w:val="20"/>
        </w:rPr>
        <w:t xml:space="preserve"> MyAccount.</w:t>
      </w:r>
    </w:p>
    <w:p w14:paraId="5BF73C4F" w14:textId="77777777" w:rsidR="00035D43" w:rsidRPr="00051345" w:rsidRDefault="00035D43" w:rsidP="00035D43">
      <w:pPr>
        <w:rPr>
          <w:rFonts w:ascii="Calibri Light" w:hAnsi="Calibri Light"/>
          <w:sz w:val="20"/>
          <w:szCs w:val="20"/>
        </w:rPr>
      </w:pPr>
    </w:p>
    <w:p w14:paraId="226654F9" w14:textId="1463607F" w:rsidR="000E1AAA" w:rsidRDefault="005D0EF9" w:rsidP="000B5F88">
      <w:pPr>
        <w:ind w:left="450"/>
        <w:rPr>
          <w:rFonts w:ascii="Calibri Light" w:hAnsi="Calibri Light"/>
          <w:sz w:val="20"/>
          <w:szCs w:val="20"/>
        </w:rPr>
      </w:pPr>
      <w:ins w:id="154" w:author="Tuan Howe Yap" w:date="2019-11-19T16:24:00Z">
        <w:r>
          <w:rPr>
            <w:rFonts w:ascii="Calibri Light" w:hAnsi="Calibri Light"/>
            <w:sz w:val="20"/>
            <w:szCs w:val="20"/>
          </w:rPr>
          <w:t xml:space="preserve">It is </w:t>
        </w:r>
        <w:del w:id="155" w:author="Cari Young" w:date="2019-12-04T09:20:00Z">
          <w:r w:rsidDel="00CB7475">
            <w:rPr>
              <w:rFonts w:ascii="Calibri Light" w:hAnsi="Calibri Light"/>
              <w:sz w:val="20"/>
              <w:szCs w:val="20"/>
            </w:rPr>
            <w:delText xml:space="preserve">not </w:delText>
          </w:r>
        </w:del>
        <w:r>
          <w:rPr>
            <w:rFonts w:ascii="Calibri Light" w:hAnsi="Calibri Light"/>
            <w:sz w:val="20"/>
            <w:szCs w:val="20"/>
          </w:rPr>
          <w:t xml:space="preserve">possible for multiple BPs to receive the same bill for a Contract Account. </w:t>
        </w:r>
        <w:del w:id="156" w:author="Cari Young" w:date="2019-12-04T09:21:00Z">
          <w:r w:rsidDel="00CB7475">
            <w:rPr>
              <w:rFonts w:ascii="Calibri Light" w:hAnsi="Calibri Light"/>
              <w:sz w:val="20"/>
              <w:szCs w:val="20"/>
            </w:rPr>
            <w:delText>This standard SAP solution is not enabled in SCE.</w:delText>
          </w:r>
        </w:del>
      </w:ins>
      <w:ins w:id="157" w:author="Tuan Howe Yap" w:date="2019-11-19T16:25:00Z">
        <w:del w:id="158" w:author="Cari Young" w:date="2019-12-04T09:21:00Z">
          <w:r w:rsidDel="00CB7475">
            <w:rPr>
              <w:rFonts w:ascii="Calibri Light" w:hAnsi="Calibri Light"/>
              <w:sz w:val="20"/>
              <w:szCs w:val="20"/>
            </w:rPr>
            <w:delText xml:space="preserve"> </w:delText>
          </w:r>
        </w:del>
      </w:ins>
      <w:del w:id="159" w:author="Tuan Howe Yap" w:date="2019-11-19T16:25:00Z">
        <w:r w:rsidR="00035D43" w:rsidRPr="00051345" w:rsidDel="005D0EF9">
          <w:rPr>
            <w:rFonts w:ascii="Calibri Light" w:hAnsi="Calibri Light"/>
            <w:sz w:val="20"/>
            <w:szCs w:val="20"/>
          </w:rPr>
          <w:delText>Should more than one BP wish to receive/enroll in E-Bill for the same Contract Account, the CCC or BCD representative will use the ‘</w:delText>
        </w:r>
        <w:r w:rsidR="003B4C62" w:rsidDel="005D0EF9">
          <w:rPr>
            <w:rFonts w:ascii="Calibri Light" w:hAnsi="Calibri Light"/>
            <w:sz w:val="20"/>
            <w:szCs w:val="20"/>
          </w:rPr>
          <w:delText>Alt. Bill Rec.</w:delText>
        </w:r>
        <w:r w:rsidR="00035D43" w:rsidRPr="00051345" w:rsidDel="005D0EF9">
          <w:rPr>
            <w:rFonts w:ascii="Calibri Light" w:hAnsi="Calibri Light"/>
            <w:sz w:val="20"/>
            <w:szCs w:val="20"/>
          </w:rPr>
          <w:delText>’ field on the Contract Account screen</w:delText>
        </w:r>
        <w:r w:rsidR="00340674" w:rsidDel="005D0EF9">
          <w:rPr>
            <w:rFonts w:ascii="Calibri Light" w:hAnsi="Calibri Light"/>
            <w:sz w:val="20"/>
            <w:szCs w:val="20"/>
          </w:rPr>
          <w:delText xml:space="preserve"> via FOP </w:delText>
        </w:r>
        <w:r w:rsidR="00035D43" w:rsidRPr="00051345" w:rsidDel="005D0EF9">
          <w:rPr>
            <w:rFonts w:ascii="Calibri Light" w:hAnsi="Calibri Light"/>
            <w:sz w:val="20"/>
            <w:szCs w:val="20"/>
          </w:rPr>
          <w:delText xml:space="preserve">, to send invoices to multiple Business Partners (BPs). </w:delText>
        </w:r>
      </w:del>
    </w:p>
    <w:p w14:paraId="4AD698DE" w14:textId="77777777" w:rsidR="000E1AAA" w:rsidRDefault="000E1AAA" w:rsidP="000B5F88">
      <w:pPr>
        <w:ind w:left="450"/>
        <w:rPr>
          <w:rFonts w:ascii="Calibri Light" w:hAnsi="Calibri Light"/>
          <w:sz w:val="20"/>
          <w:szCs w:val="20"/>
        </w:rPr>
      </w:pPr>
    </w:p>
    <w:p w14:paraId="25B35045" w14:textId="0841CCD5" w:rsidR="00035D43" w:rsidRDefault="00035D43" w:rsidP="000B5F88">
      <w:pPr>
        <w:ind w:left="450"/>
        <w:rPr>
          <w:rFonts w:ascii="Calibri Light" w:hAnsi="Calibri Light"/>
          <w:sz w:val="20"/>
          <w:szCs w:val="20"/>
        </w:rPr>
      </w:pPr>
      <w:r w:rsidRPr="00051345">
        <w:rPr>
          <w:rFonts w:ascii="Calibri Light" w:hAnsi="Calibri Light"/>
          <w:sz w:val="20"/>
          <w:szCs w:val="20"/>
        </w:rPr>
        <w:lastRenderedPageBreak/>
        <w:t xml:space="preserve">Once a </w:t>
      </w:r>
      <w:r w:rsidR="000B5F88">
        <w:rPr>
          <w:rFonts w:ascii="Calibri Light" w:hAnsi="Calibri Light"/>
          <w:sz w:val="20"/>
          <w:szCs w:val="20"/>
        </w:rPr>
        <w:t>BP</w:t>
      </w:r>
      <w:r w:rsidRPr="00051345">
        <w:rPr>
          <w:rFonts w:ascii="Calibri Light" w:hAnsi="Calibri Light"/>
          <w:sz w:val="20"/>
          <w:szCs w:val="20"/>
        </w:rPr>
        <w:t xml:space="preserve"> agrees to enroll in E-Bill, </w:t>
      </w:r>
      <w:r w:rsidR="00BB34FF">
        <w:rPr>
          <w:rFonts w:ascii="Calibri Light" w:hAnsi="Calibri Light"/>
          <w:sz w:val="20"/>
          <w:szCs w:val="20"/>
        </w:rPr>
        <w:t>the</w:t>
      </w:r>
      <w:r w:rsidR="000B4C27">
        <w:rPr>
          <w:rFonts w:ascii="Calibri Light" w:hAnsi="Calibri Light"/>
          <w:sz w:val="20"/>
          <w:szCs w:val="20"/>
        </w:rPr>
        <w:t xml:space="preserve"> CCC or BCD representative will use F</w:t>
      </w:r>
      <w:r w:rsidR="00631FFD">
        <w:rPr>
          <w:rFonts w:ascii="Calibri Light" w:hAnsi="Calibri Light"/>
          <w:sz w:val="20"/>
          <w:szCs w:val="20"/>
        </w:rPr>
        <w:t>ETCH (if needed)</w:t>
      </w:r>
      <w:r w:rsidR="000B4C27">
        <w:rPr>
          <w:rFonts w:ascii="Calibri Light" w:hAnsi="Calibri Light"/>
          <w:sz w:val="20"/>
          <w:szCs w:val="20"/>
        </w:rPr>
        <w:t xml:space="preserve"> to read the Terms and Conditions of E-Bill to the BP.</w:t>
      </w:r>
      <w:r w:rsidR="00BB34FF">
        <w:rPr>
          <w:rFonts w:ascii="Calibri Light" w:hAnsi="Calibri Light"/>
          <w:sz w:val="20"/>
          <w:szCs w:val="20"/>
        </w:rPr>
        <w:t xml:space="preserve"> </w:t>
      </w:r>
      <w:r w:rsidRPr="00051345">
        <w:rPr>
          <w:rFonts w:ascii="Calibri Light" w:hAnsi="Calibri Light"/>
          <w:sz w:val="20"/>
          <w:szCs w:val="20"/>
        </w:rPr>
        <w:t xml:space="preserve">The CCC or BCD representative will then manually create an Activity to capture the acceptance of the Terms and Conditions by the BP.  </w:t>
      </w:r>
    </w:p>
    <w:p w14:paraId="6809236E" w14:textId="549D858E" w:rsidR="001B3244" w:rsidRDefault="001B3244" w:rsidP="001B3244">
      <w:pPr>
        <w:keepNext/>
        <w:ind w:left="450"/>
      </w:pPr>
    </w:p>
    <w:p w14:paraId="1BC4C0F7" w14:textId="77777777" w:rsidR="00035D43" w:rsidRPr="00051345" w:rsidRDefault="00035D43" w:rsidP="00F674F6">
      <w:pPr>
        <w:ind w:left="450"/>
        <w:rPr>
          <w:rFonts w:ascii="Calibri Light" w:hAnsi="Calibri Light"/>
          <w:b/>
          <w:sz w:val="20"/>
          <w:szCs w:val="20"/>
        </w:rPr>
      </w:pPr>
      <w:r w:rsidRPr="00051345">
        <w:rPr>
          <w:rFonts w:ascii="Calibri Light" w:hAnsi="Calibri Light"/>
          <w:b/>
          <w:sz w:val="20"/>
          <w:szCs w:val="20"/>
        </w:rPr>
        <w:t>De-enrollment from E-Bill</w:t>
      </w:r>
    </w:p>
    <w:p w14:paraId="662B8D88" w14:textId="149BF80B" w:rsidR="00035D43" w:rsidRPr="00051345" w:rsidRDefault="00035D43" w:rsidP="00F674F6">
      <w:pPr>
        <w:ind w:left="450"/>
        <w:rPr>
          <w:rFonts w:ascii="Calibri Light" w:hAnsi="Calibri Light"/>
          <w:sz w:val="20"/>
          <w:szCs w:val="20"/>
        </w:rPr>
      </w:pPr>
      <w:r w:rsidRPr="00051345">
        <w:rPr>
          <w:rFonts w:ascii="Calibri Light" w:hAnsi="Calibri Light"/>
          <w:sz w:val="20"/>
          <w:szCs w:val="20"/>
        </w:rPr>
        <w:t xml:space="preserve">Requests to de-enroll in E-Bill are received by phone, </w:t>
      </w:r>
      <w:r w:rsidR="00CB71F3">
        <w:rPr>
          <w:rFonts w:ascii="Calibri Light" w:hAnsi="Calibri Light"/>
          <w:sz w:val="20"/>
          <w:szCs w:val="20"/>
        </w:rPr>
        <w:t xml:space="preserve">e-mail, in person, </w:t>
      </w:r>
      <w:r w:rsidR="00996BA1">
        <w:rPr>
          <w:rFonts w:ascii="Calibri Light" w:hAnsi="Calibri Light"/>
          <w:sz w:val="20"/>
          <w:szCs w:val="20"/>
        </w:rPr>
        <w:t xml:space="preserve">CheckFree, </w:t>
      </w:r>
      <w:r w:rsidRPr="00051345">
        <w:rPr>
          <w:rFonts w:ascii="Calibri Light" w:hAnsi="Calibri Light"/>
          <w:sz w:val="20"/>
          <w:szCs w:val="20"/>
        </w:rPr>
        <w:t xml:space="preserve">SCE.com and IVR. A CCC or BCD representative can de-enroll a BP’s contract account(s) in E-Bill </w:t>
      </w:r>
      <w:del w:id="160" w:author="Cari Young" w:date="2019-12-04T09:01:00Z">
        <w:r w:rsidRPr="00051345" w:rsidDel="00B4243E">
          <w:rPr>
            <w:rFonts w:ascii="Calibri Light" w:hAnsi="Calibri Light"/>
            <w:sz w:val="20"/>
            <w:szCs w:val="20"/>
          </w:rPr>
          <w:delText>on the</w:delText>
        </w:r>
      </w:del>
      <w:ins w:id="161" w:author="Cari Young" w:date="2019-12-04T09:01:00Z">
        <w:r w:rsidR="00B4243E">
          <w:rPr>
            <w:rFonts w:ascii="Calibri Light" w:hAnsi="Calibri Light"/>
            <w:sz w:val="20"/>
            <w:szCs w:val="20"/>
          </w:rPr>
          <w:t>using the</w:t>
        </w:r>
      </w:ins>
      <w:r w:rsidRPr="00051345">
        <w:rPr>
          <w:rFonts w:ascii="Calibri Light" w:hAnsi="Calibri Light"/>
          <w:sz w:val="20"/>
          <w:szCs w:val="20"/>
        </w:rPr>
        <w:t xml:space="preserve"> Contract Account </w:t>
      </w:r>
      <w:ins w:id="162" w:author="Cari Young" w:date="2019-12-04T09:01:00Z">
        <w:r w:rsidR="00B4243E">
          <w:rPr>
            <w:rFonts w:ascii="Calibri Light" w:hAnsi="Calibri Light"/>
            <w:sz w:val="20"/>
            <w:szCs w:val="20"/>
          </w:rPr>
          <w:t xml:space="preserve">FOP, Update </w:t>
        </w:r>
        <w:proofErr w:type="spellStart"/>
        <w:r w:rsidR="00B4243E">
          <w:rPr>
            <w:rFonts w:ascii="Calibri Light" w:hAnsi="Calibri Light"/>
            <w:sz w:val="20"/>
            <w:szCs w:val="20"/>
          </w:rPr>
          <w:t>Corresp</w:t>
        </w:r>
        <w:proofErr w:type="spellEnd"/>
        <w:r w:rsidR="00B4243E">
          <w:rPr>
            <w:rFonts w:ascii="Calibri Light" w:hAnsi="Calibri Light"/>
            <w:sz w:val="20"/>
            <w:szCs w:val="20"/>
          </w:rPr>
          <w:t xml:space="preserve"> Control (</w:t>
        </w:r>
        <w:proofErr w:type="spellStart"/>
        <w:r w:rsidR="00B4243E">
          <w:rPr>
            <w:rFonts w:ascii="Calibri Light" w:hAnsi="Calibri Light"/>
            <w:sz w:val="20"/>
            <w:szCs w:val="20"/>
          </w:rPr>
          <w:t>Ebill</w:t>
        </w:r>
        <w:proofErr w:type="spellEnd"/>
        <w:r w:rsidR="00B4243E">
          <w:rPr>
            <w:rFonts w:ascii="Calibri Light" w:hAnsi="Calibri Light"/>
            <w:sz w:val="20"/>
            <w:szCs w:val="20"/>
          </w:rPr>
          <w:t xml:space="preserve">) </w:t>
        </w:r>
      </w:ins>
      <w:del w:id="163" w:author="Cari Young" w:date="2019-12-04T09:01:00Z">
        <w:r w:rsidRPr="00051345" w:rsidDel="00B4243E">
          <w:rPr>
            <w:rFonts w:ascii="Calibri Light" w:hAnsi="Calibri Light"/>
            <w:sz w:val="20"/>
            <w:szCs w:val="20"/>
          </w:rPr>
          <w:delText>screen in</w:delText>
        </w:r>
      </w:del>
      <w:ins w:id="164" w:author="Cari Young" w:date="2019-12-04T09:01:00Z">
        <w:r w:rsidR="00B4243E">
          <w:rPr>
            <w:rFonts w:ascii="Calibri Light" w:hAnsi="Calibri Light"/>
            <w:sz w:val="20"/>
            <w:szCs w:val="20"/>
          </w:rPr>
          <w:t>from</w:t>
        </w:r>
      </w:ins>
      <w:r w:rsidRPr="00051345">
        <w:rPr>
          <w:rFonts w:ascii="Calibri Light" w:hAnsi="Calibri Light"/>
          <w:sz w:val="20"/>
          <w:szCs w:val="20"/>
        </w:rPr>
        <w:t xml:space="preserve"> Hybris C4C</w:t>
      </w:r>
      <w:r>
        <w:rPr>
          <w:rFonts w:ascii="Calibri Light" w:hAnsi="Calibri Light"/>
          <w:sz w:val="20"/>
          <w:szCs w:val="20"/>
        </w:rPr>
        <w:t xml:space="preserve">. </w:t>
      </w:r>
      <w:r w:rsidRPr="00051345">
        <w:rPr>
          <w:rFonts w:ascii="Calibri Light" w:hAnsi="Calibri Light"/>
          <w:sz w:val="20"/>
          <w:szCs w:val="20"/>
        </w:rPr>
        <w:t>There will be no changes to the de-enrollment process via SCE.com or IVR.</w:t>
      </w:r>
    </w:p>
    <w:p w14:paraId="2FE19763" w14:textId="77777777" w:rsidR="00035D43" w:rsidRPr="00051345" w:rsidRDefault="00035D43" w:rsidP="00F674F6">
      <w:pPr>
        <w:ind w:left="450"/>
        <w:rPr>
          <w:rFonts w:ascii="Calibri Light" w:hAnsi="Calibri Light"/>
          <w:sz w:val="20"/>
          <w:szCs w:val="20"/>
        </w:rPr>
      </w:pPr>
    </w:p>
    <w:p w14:paraId="7C7989E7" w14:textId="77777777" w:rsidR="00035D43" w:rsidRDefault="00035D43" w:rsidP="00F674F6">
      <w:pPr>
        <w:ind w:left="450"/>
        <w:rPr>
          <w:rFonts w:ascii="Calibri Light" w:hAnsi="Calibri Light" w:cs="Segoe UI"/>
          <w:color w:val="000000"/>
          <w:sz w:val="20"/>
          <w:szCs w:val="20"/>
        </w:rPr>
      </w:pPr>
      <w:r w:rsidRPr="00051345">
        <w:rPr>
          <w:rFonts w:ascii="Calibri Light" w:hAnsi="Calibri Light"/>
          <w:sz w:val="20"/>
          <w:szCs w:val="20"/>
        </w:rPr>
        <w:t xml:space="preserve">Once the de-enrollment process is complete, the CCC or BCD representative will create an Activity </w:t>
      </w:r>
      <w:r>
        <w:rPr>
          <w:rFonts w:ascii="Calibri Light" w:hAnsi="Calibri Light"/>
          <w:sz w:val="20"/>
          <w:szCs w:val="20"/>
        </w:rPr>
        <w:t xml:space="preserve">in Hybris C4C </w:t>
      </w:r>
      <w:r w:rsidRPr="00051345">
        <w:rPr>
          <w:rFonts w:ascii="Calibri Light" w:hAnsi="Calibri Light"/>
          <w:sz w:val="20"/>
          <w:szCs w:val="20"/>
        </w:rPr>
        <w:t>manually to capture the reason for de-enrollment from E-Bill.</w:t>
      </w:r>
      <w:r w:rsidRPr="00051345">
        <w:rPr>
          <w:rFonts w:ascii="Calibri Light" w:hAnsi="Calibri Light" w:cs="Segoe UI"/>
          <w:color w:val="000000"/>
          <w:sz w:val="20"/>
          <w:szCs w:val="20"/>
        </w:rPr>
        <w:t xml:space="preserve">  </w:t>
      </w:r>
    </w:p>
    <w:p w14:paraId="2139DEEF" w14:textId="661B8070" w:rsidR="00035D43" w:rsidRPr="00051345" w:rsidRDefault="00035D43" w:rsidP="00F674F6">
      <w:pPr>
        <w:ind w:left="450"/>
        <w:rPr>
          <w:rFonts w:ascii="Calibri Light" w:hAnsi="Calibri Light"/>
          <w:sz w:val="20"/>
          <w:szCs w:val="20"/>
        </w:rPr>
      </w:pPr>
    </w:p>
    <w:p w14:paraId="442A3E3B" w14:textId="77777777" w:rsidR="00035D43" w:rsidRPr="00051345" w:rsidRDefault="00035D43" w:rsidP="00A137A7">
      <w:pPr>
        <w:pStyle w:val="Heading2"/>
      </w:pPr>
      <w:bookmarkStart w:id="165" w:name="_Toc509274798"/>
      <w:r>
        <w:t>Collective/ Joint Invoicing</w:t>
      </w:r>
      <w:bookmarkEnd w:id="165"/>
    </w:p>
    <w:p w14:paraId="23A23B3F" w14:textId="36045D1C" w:rsidR="00035D43" w:rsidRDefault="00035D43" w:rsidP="00035D43">
      <w:pPr>
        <w:ind w:left="720"/>
        <w:jc w:val="both"/>
        <w:rPr>
          <w:rFonts w:ascii="Calibri Light" w:eastAsia="MS Mincho" w:hAnsi="Calibri Light" w:cs="Arial"/>
          <w:bCs/>
          <w:sz w:val="20"/>
          <w:szCs w:val="24"/>
          <w:lang w:eastAsia="ja-JP"/>
        </w:rPr>
      </w:pPr>
      <w:r>
        <w:rPr>
          <w:rFonts w:ascii="Calibri Light" w:hAnsi="Calibri Light"/>
          <w:sz w:val="20"/>
          <w:szCs w:val="20"/>
        </w:rPr>
        <w:t xml:space="preserve">Collective and Joint Invoicing is also known as Summary Billing in legacy CSS.  When </w:t>
      </w:r>
      <w:r w:rsidR="00C250CB">
        <w:rPr>
          <w:rFonts w:ascii="Calibri Light" w:hAnsi="Calibri Light"/>
          <w:sz w:val="20"/>
          <w:szCs w:val="20"/>
        </w:rPr>
        <w:t xml:space="preserve">a </w:t>
      </w:r>
      <w:r>
        <w:rPr>
          <w:rFonts w:ascii="Calibri Light" w:hAnsi="Calibri Light"/>
          <w:sz w:val="20"/>
          <w:szCs w:val="20"/>
        </w:rPr>
        <w:t>BP requests Collective Invoicing</w:t>
      </w:r>
      <w:r w:rsidR="002541DF">
        <w:rPr>
          <w:rFonts w:ascii="Calibri Light" w:hAnsi="Calibri Light"/>
          <w:sz w:val="20"/>
          <w:szCs w:val="20"/>
        </w:rPr>
        <w:t xml:space="preserve"> or wishes to modify their Collective accounts</w:t>
      </w:r>
      <w:r>
        <w:rPr>
          <w:rFonts w:ascii="Calibri Light" w:hAnsi="Calibri Light"/>
          <w:sz w:val="20"/>
          <w:szCs w:val="20"/>
        </w:rPr>
        <w:t>,</w:t>
      </w:r>
      <w:r w:rsidR="00232157">
        <w:rPr>
          <w:rFonts w:ascii="Calibri Light" w:hAnsi="Calibri Light"/>
          <w:sz w:val="20"/>
          <w:szCs w:val="20"/>
        </w:rPr>
        <w:t xml:space="preserve"> u</w:t>
      </w:r>
      <w:r w:rsidR="00232157">
        <w:rPr>
          <w:rFonts w:ascii="Calibri Light" w:hAnsi="Calibri Light" w:cs="Arial"/>
        </w:rPr>
        <w:t>ser will create a BPEM Case Category ‘Collective Billing</w:t>
      </w:r>
      <w:r w:rsidR="002541DF">
        <w:rPr>
          <w:rFonts w:ascii="Calibri Light" w:hAnsi="Calibri Light" w:cs="Arial"/>
        </w:rPr>
        <w:t xml:space="preserve"> Request</w:t>
      </w:r>
      <w:r w:rsidR="0068704A">
        <w:rPr>
          <w:rFonts w:ascii="Calibri Light" w:hAnsi="Calibri Light" w:cs="Arial"/>
        </w:rPr>
        <w:t>/Inquiry</w:t>
      </w:r>
      <w:r w:rsidR="00232157">
        <w:rPr>
          <w:rFonts w:ascii="Calibri Light" w:hAnsi="Calibri Light" w:cs="Arial"/>
        </w:rPr>
        <w:t>’</w:t>
      </w:r>
      <w:del w:id="166" w:author="Cari Young" w:date="2019-12-04T09:21:00Z">
        <w:r w:rsidR="00232157" w:rsidDel="0061145A">
          <w:rPr>
            <w:rFonts w:ascii="Calibri Light" w:hAnsi="Calibri Light" w:cs="Arial"/>
          </w:rPr>
          <w:delText xml:space="preserve"> </w:delText>
        </w:r>
        <w:r w:rsidR="00033CE5" w:rsidDel="0061145A">
          <w:rPr>
            <w:rFonts w:ascii="Calibri Light" w:hAnsi="Calibri Light" w:cs="Arial"/>
          </w:rPr>
          <w:delText xml:space="preserve">from a Ticket </w:delText>
        </w:r>
        <w:r w:rsidR="00232157" w:rsidDel="0061145A">
          <w:rPr>
            <w:rFonts w:ascii="Calibri Light" w:hAnsi="Calibri Light" w:cs="Arial"/>
          </w:rPr>
          <w:delText>via Hybris C4C manually</w:delText>
        </w:r>
      </w:del>
      <w:r w:rsidR="00232157">
        <w:rPr>
          <w:rFonts w:ascii="Calibri Light" w:hAnsi="Calibri Light" w:cs="Arial"/>
        </w:rPr>
        <w:t xml:space="preserve">. </w:t>
      </w:r>
      <w:r w:rsidR="00232157">
        <w:rPr>
          <w:rFonts w:ascii="Calibri Light" w:hAnsi="Calibri Light"/>
          <w:sz w:val="20"/>
          <w:szCs w:val="20"/>
        </w:rPr>
        <w:t xml:space="preserve">BPEM case for Collective Billing is document in BPD </w:t>
      </w:r>
      <w:hyperlink r:id="rId35" w:history="1">
        <w:r w:rsidR="00232157" w:rsidRPr="00232157">
          <w:rPr>
            <w:rStyle w:val="Hyperlink"/>
            <w:rFonts w:ascii="Calibri Light" w:hAnsi="Calibri Light"/>
            <w:i/>
            <w:sz w:val="20"/>
            <w:szCs w:val="20"/>
          </w:rPr>
          <w:t>CIM-CS-02 - Handle Customer Move-in/Out - Contract New</w:t>
        </w:r>
      </w:hyperlink>
      <w:r w:rsidR="00232157">
        <w:rPr>
          <w:rFonts w:ascii="Calibri Light" w:hAnsi="Calibri Light"/>
          <w:sz w:val="20"/>
          <w:szCs w:val="20"/>
        </w:rPr>
        <w:t xml:space="preserve">. </w:t>
      </w:r>
      <w:r>
        <w:rPr>
          <w:rFonts w:ascii="Calibri Light" w:hAnsi="Calibri Light"/>
          <w:sz w:val="20"/>
          <w:szCs w:val="20"/>
        </w:rPr>
        <w:t>For Collective Invoicing, t</w:t>
      </w:r>
      <w:r>
        <w:rPr>
          <w:rFonts w:ascii="Calibri Light" w:eastAsia="MS Mincho" w:hAnsi="Calibri Light" w:cs="Arial"/>
          <w:bCs/>
          <w:sz w:val="20"/>
          <w:szCs w:val="24"/>
          <w:lang w:eastAsia="ja-JP"/>
        </w:rPr>
        <w:t>he child accounts must be manually linked to the master Contract Account</w:t>
      </w:r>
      <w:r w:rsidR="003A004A">
        <w:rPr>
          <w:rFonts w:ascii="Calibri Light" w:eastAsia="MS Mincho" w:hAnsi="Calibri Light" w:cs="Arial"/>
          <w:bCs/>
          <w:sz w:val="20"/>
          <w:szCs w:val="24"/>
          <w:lang w:eastAsia="ja-JP"/>
        </w:rPr>
        <w:t xml:space="preserve"> by the back-office</w:t>
      </w:r>
      <w:r>
        <w:rPr>
          <w:rFonts w:ascii="Calibri Light" w:eastAsia="MS Mincho" w:hAnsi="Calibri Light" w:cs="Arial"/>
          <w:bCs/>
          <w:sz w:val="20"/>
          <w:szCs w:val="24"/>
          <w:lang w:eastAsia="ja-JP"/>
        </w:rPr>
        <w:t xml:space="preserve">. </w:t>
      </w:r>
    </w:p>
    <w:p w14:paraId="21C7A340" w14:textId="198B5968" w:rsidR="00035D43" w:rsidRDefault="00035D43" w:rsidP="00F11B74">
      <w:pPr>
        <w:ind w:left="720"/>
        <w:jc w:val="both"/>
        <w:rPr>
          <w:rFonts w:ascii="Calibri Light" w:eastAsia="MS Mincho" w:hAnsi="Calibri Light" w:cs="Arial"/>
          <w:bCs/>
          <w:sz w:val="20"/>
          <w:szCs w:val="24"/>
          <w:lang w:eastAsia="ja-JP"/>
        </w:rPr>
      </w:pPr>
      <w:r>
        <w:rPr>
          <w:rFonts w:ascii="Calibri Light" w:eastAsia="MS Mincho" w:hAnsi="Calibri Light" w:cs="Arial"/>
          <w:bCs/>
          <w:sz w:val="20"/>
          <w:szCs w:val="24"/>
          <w:lang w:eastAsia="ja-JP"/>
        </w:rPr>
        <w:t xml:space="preserve">For Joint Invoicing, </w:t>
      </w:r>
      <w:r w:rsidR="00FC3565">
        <w:rPr>
          <w:rFonts w:ascii="Calibri Light" w:eastAsia="MS Mincho" w:hAnsi="Calibri Light" w:cs="Arial"/>
          <w:bCs/>
          <w:sz w:val="20"/>
          <w:szCs w:val="24"/>
          <w:lang w:eastAsia="ja-JP"/>
        </w:rPr>
        <w:t xml:space="preserve">the representative </w:t>
      </w:r>
      <w:r>
        <w:rPr>
          <w:rFonts w:ascii="Calibri Light" w:eastAsia="MS Mincho" w:hAnsi="Calibri Light" w:cs="Arial"/>
          <w:bCs/>
          <w:sz w:val="20"/>
          <w:szCs w:val="24"/>
          <w:lang w:eastAsia="ja-JP"/>
        </w:rPr>
        <w:t xml:space="preserve">will </w:t>
      </w:r>
      <w:del w:id="167" w:author="Tuan Yap" w:date="2019-11-21T11:37:00Z">
        <w:r w:rsidDel="00F83167">
          <w:rPr>
            <w:rFonts w:ascii="Calibri Light" w:eastAsia="MS Mincho" w:hAnsi="Calibri Light" w:cs="Arial"/>
            <w:bCs/>
            <w:sz w:val="20"/>
            <w:szCs w:val="24"/>
            <w:lang w:eastAsia="ja-JP"/>
          </w:rPr>
          <w:delText>navigate to the S/4HANA Contract screen (t</w:delText>
        </w:r>
        <w:r w:rsidR="00FC3565" w:rsidDel="00F83167">
          <w:rPr>
            <w:rFonts w:ascii="Calibri Light" w:eastAsia="MS Mincho" w:hAnsi="Calibri Light" w:cs="Arial"/>
            <w:bCs/>
            <w:sz w:val="20"/>
            <w:szCs w:val="24"/>
            <w:lang w:eastAsia="ja-JP"/>
          </w:rPr>
          <w:delText>-</w:delText>
        </w:r>
        <w:r w:rsidDel="00F83167">
          <w:rPr>
            <w:rFonts w:ascii="Calibri Light" w:eastAsia="MS Mincho" w:hAnsi="Calibri Light" w:cs="Arial"/>
            <w:bCs/>
            <w:sz w:val="20"/>
            <w:szCs w:val="24"/>
            <w:lang w:eastAsia="ja-JP"/>
          </w:rPr>
          <w:delText>code ES21) via Hybris C4C FOP</w:delText>
        </w:r>
      </w:del>
      <w:ins w:id="168" w:author="Tuan Yap" w:date="2019-11-21T11:38:00Z">
        <w:r w:rsidR="00F83167">
          <w:rPr>
            <w:rFonts w:ascii="Calibri Light" w:eastAsia="MS Mincho" w:hAnsi="Calibri Light" w:cs="Arial"/>
            <w:bCs/>
            <w:sz w:val="20"/>
            <w:szCs w:val="24"/>
            <w:lang w:eastAsia="ja-JP"/>
          </w:rPr>
          <w:t>carry out the joint invoicing during Move In process in C4C</w:t>
        </w:r>
      </w:ins>
      <w:r w:rsidR="003805A3">
        <w:rPr>
          <w:rFonts w:ascii="Calibri Light" w:eastAsia="MS Mincho" w:hAnsi="Calibri Light" w:cs="Arial"/>
          <w:bCs/>
          <w:sz w:val="20"/>
          <w:szCs w:val="24"/>
          <w:lang w:eastAsia="ja-JP"/>
        </w:rPr>
        <w:t xml:space="preserve"> </w:t>
      </w:r>
      <w:r>
        <w:rPr>
          <w:rFonts w:ascii="Calibri Light" w:eastAsia="MS Mincho" w:hAnsi="Calibri Light" w:cs="Arial"/>
          <w:bCs/>
          <w:sz w:val="20"/>
          <w:szCs w:val="24"/>
          <w:lang w:eastAsia="ja-JP"/>
        </w:rPr>
        <w:t>.</w:t>
      </w:r>
      <w:r w:rsidR="00F11B74">
        <w:rPr>
          <w:rFonts w:ascii="Calibri Light" w:eastAsia="MS Mincho" w:hAnsi="Calibri Light" w:cs="Arial"/>
          <w:bCs/>
          <w:sz w:val="20"/>
          <w:szCs w:val="24"/>
          <w:lang w:eastAsia="ja-JP"/>
        </w:rPr>
        <w:t xml:space="preserve">  </w:t>
      </w:r>
      <w:r>
        <w:rPr>
          <w:rFonts w:ascii="Calibri Light" w:eastAsia="MS Mincho" w:hAnsi="Calibri Light" w:cs="Arial"/>
          <w:bCs/>
          <w:sz w:val="20"/>
          <w:szCs w:val="24"/>
          <w:lang w:eastAsia="ja-JP"/>
        </w:rPr>
        <w:t xml:space="preserve">Refer to BPD </w:t>
      </w:r>
      <w:hyperlink r:id="rId36" w:history="1">
        <w:r w:rsidR="00F11B74">
          <w:rPr>
            <w:rStyle w:val="Hyperlink"/>
            <w:rFonts w:ascii="Calibri Light" w:eastAsia="MS Mincho" w:hAnsi="Calibri Light" w:cs="Arial"/>
            <w:bCs/>
            <w:i/>
            <w:sz w:val="20"/>
            <w:szCs w:val="24"/>
            <w:lang w:eastAsia="ja-JP"/>
          </w:rPr>
          <w:t>UB-BI-10: Produce Invoice - Collective and Joint Invoicing</w:t>
        </w:r>
      </w:hyperlink>
      <w:r>
        <w:rPr>
          <w:rFonts w:ascii="Calibri Light" w:eastAsia="MS Mincho" w:hAnsi="Calibri Light" w:cs="Arial"/>
          <w:bCs/>
          <w:sz w:val="20"/>
          <w:szCs w:val="24"/>
          <w:lang w:eastAsia="ja-JP"/>
        </w:rPr>
        <w:t xml:space="preserve"> for steps in setting up Collective and Joint Invoicing.</w:t>
      </w:r>
    </w:p>
    <w:p w14:paraId="02CE8D0B" w14:textId="77777777" w:rsidR="00035D43" w:rsidRDefault="00035D43" w:rsidP="00035D43">
      <w:pPr>
        <w:ind w:left="720"/>
        <w:jc w:val="both"/>
        <w:rPr>
          <w:rFonts w:ascii="Calibri Light" w:eastAsia="MS Mincho" w:hAnsi="Calibri Light" w:cs="Arial"/>
          <w:bCs/>
          <w:sz w:val="20"/>
          <w:szCs w:val="24"/>
          <w:lang w:eastAsia="ja-JP"/>
        </w:rPr>
      </w:pPr>
    </w:p>
    <w:p w14:paraId="49059AB7" w14:textId="77777777" w:rsidR="00035D43" w:rsidRPr="00051345" w:rsidRDefault="00035D43" w:rsidP="00A137A7">
      <w:pPr>
        <w:pStyle w:val="Heading2"/>
      </w:pPr>
      <w:bookmarkStart w:id="169" w:name="_Toc509274799"/>
      <w:r>
        <w:t>Budget Billing Plan</w:t>
      </w:r>
      <w:bookmarkEnd w:id="169"/>
    </w:p>
    <w:p w14:paraId="770D2F67" w14:textId="2A1AAB89" w:rsidR="00035D43" w:rsidRDefault="00035D43" w:rsidP="00035D43">
      <w:pPr>
        <w:ind w:left="720"/>
        <w:jc w:val="both"/>
        <w:rPr>
          <w:rFonts w:ascii="Calibri Light" w:hAnsi="Calibri Light"/>
          <w:sz w:val="20"/>
          <w:szCs w:val="20"/>
        </w:rPr>
      </w:pPr>
      <w:r>
        <w:rPr>
          <w:rFonts w:ascii="Calibri Light" w:hAnsi="Calibri Light"/>
          <w:sz w:val="20"/>
          <w:szCs w:val="20"/>
        </w:rPr>
        <w:t>Budget Billing Plan is also known as Level Payment Plan in legacy</w:t>
      </w:r>
      <w:r w:rsidR="002A7DA1">
        <w:rPr>
          <w:rFonts w:ascii="Calibri Light" w:hAnsi="Calibri Light"/>
          <w:sz w:val="20"/>
          <w:szCs w:val="20"/>
        </w:rPr>
        <w:t xml:space="preserve"> </w:t>
      </w:r>
      <w:r>
        <w:rPr>
          <w:rFonts w:ascii="Calibri Light" w:hAnsi="Calibri Light"/>
          <w:sz w:val="20"/>
          <w:szCs w:val="20"/>
        </w:rPr>
        <w:t xml:space="preserve">CSS. </w:t>
      </w:r>
      <w:r w:rsidR="00FC3565">
        <w:rPr>
          <w:rFonts w:ascii="Calibri Light" w:hAnsi="Calibri Light"/>
          <w:sz w:val="20"/>
          <w:szCs w:val="20"/>
        </w:rPr>
        <w:t>The CCC or BCD representative</w:t>
      </w:r>
      <w:r>
        <w:rPr>
          <w:rFonts w:ascii="Calibri Light" w:hAnsi="Calibri Light"/>
          <w:sz w:val="20"/>
          <w:szCs w:val="20"/>
        </w:rPr>
        <w:t xml:space="preserve"> will create a Budget Billing Plan when </w:t>
      </w:r>
      <w:r w:rsidR="00FC3565">
        <w:rPr>
          <w:rFonts w:ascii="Calibri Light" w:hAnsi="Calibri Light"/>
          <w:sz w:val="20"/>
          <w:szCs w:val="20"/>
        </w:rPr>
        <w:t xml:space="preserve">the </w:t>
      </w:r>
      <w:r>
        <w:rPr>
          <w:rFonts w:ascii="Calibri Light" w:hAnsi="Calibri Light"/>
          <w:sz w:val="20"/>
          <w:szCs w:val="20"/>
        </w:rPr>
        <w:t>BP requests to pay t</w:t>
      </w:r>
      <w:r w:rsidR="002A7DA1">
        <w:rPr>
          <w:rFonts w:ascii="Calibri Light" w:hAnsi="Calibri Light"/>
          <w:sz w:val="20"/>
          <w:szCs w:val="20"/>
        </w:rPr>
        <w:t>heir annual bill amount in a fix</w:t>
      </w:r>
      <w:r w:rsidR="00FC3565">
        <w:rPr>
          <w:rFonts w:ascii="Calibri Light" w:hAnsi="Calibri Light"/>
          <w:sz w:val="20"/>
          <w:szCs w:val="20"/>
        </w:rPr>
        <w:t>ed</w:t>
      </w:r>
      <w:r>
        <w:rPr>
          <w:rFonts w:ascii="Calibri Light" w:hAnsi="Calibri Light"/>
          <w:sz w:val="20"/>
          <w:szCs w:val="20"/>
        </w:rPr>
        <w:t xml:space="preserve"> bill amount across </w:t>
      </w:r>
      <w:r w:rsidR="00FC3565">
        <w:rPr>
          <w:rFonts w:ascii="Calibri Light" w:hAnsi="Calibri Light"/>
          <w:sz w:val="20"/>
          <w:szCs w:val="20"/>
        </w:rPr>
        <w:t xml:space="preserve">a </w:t>
      </w:r>
      <w:r>
        <w:rPr>
          <w:rFonts w:ascii="Calibri Light" w:hAnsi="Calibri Light"/>
          <w:sz w:val="20"/>
          <w:szCs w:val="20"/>
        </w:rPr>
        <w:t xml:space="preserve">12 month period. </w:t>
      </w:r>
      <w:r w:rsidR="00FC3565">
        <w:rPr>
          <w:rFonts w:ascii="Calibri Light" w:hAnsi="Calibri Light"/>
          <w:sz w:val="20"/>
          <w:szCs w:val="20"/>
        </w:rPr>
        <w:t>The representative</w:t>
      </w:r>
      <w:r>
        <w:rPr>
          <w:rFonts w:ascii="Calibri Light" w:hAnsi="Calibri Light"/>
          <w:sz w:val="20"/>
          <w:szCs w:val="20"/>
        </w:rPr>
        <w:t xml:space="preserve"> will use the </w:t>
      </w:r>
      <w:r w:rsidR="00FC3565">
        <w:rPr>
          <w:rFonts w:ascii="Calibri Light" w:hAnsi="Calibri Light"/>
          <w:sz w:val="20"/>
          <w:szCs w:val="20"/>
        </w:rPr>
        <w:t>‘</w:t>
      </w:r>
      <w:r>
        <w:rPr>
          <w:rFonts w:ascii="Calibri Light" w:hAnsi="Calibri Light"/>
          <w:sz w:val="20"/>
          <w:szCs w:val="20"/>
        </w:rPr>
        <w:t>Create Payment Plan</w:t>
      </w:r>
      <w:r w:rsidR="00FC3565">
        <w:rPr>
          <w:rFonts w:ascii="Calibri Light" w:hAnsi="Calibri Light"/>
          <w:sz w:val="20"/>
          <w:szCs w:val="20"/>
        </w:rPr>
        <w:t>’</w:t>
      </w:r>
      <w:r>
        <w:rPr>
          <w:rFonts w:ascii="Calibri Light" w:hAnsi="Calibri Light"/>
          <w:sz w:val="20"/>
          <w:szCs w:val="20"/>
        </w:rPr>
        <w:t xml:space="preserve"> function in Hybris C4C </w:t>
      </w:r>
      <w:ins w:id="170" w:author="Tuan Howe Yap" w:date="2019-11-19T15:51:00Z">
        <w:r w:rsidR="0040240D">
          <w:rPr>
            <w:rFonts w:ascii="Calibri Light" w:hAnsi="Calibri Light"/>
            <w:sz w:val="20"/>
            <w:szCs w:val="20"/>
          </w:rPr>
          <w:t xml:space="preserve">Customer Financials facet </w:t>
        </w:r>
        <w:r w:rsidR="0040240D" w:rsidRPr="0040240D">
          <w:rPr>
            <w:rFonts w:ascii="Calibri Light" w:hAnsi="Calibri Light"/>
            <w:sz w:val="20"/>
            <w:szCs w:val="20"/>
          </w:rPr>
          <w:sym w:font="Wingdings" w:char="F0E0"/>
        </w:r>
        <w:r w:rsidR="0040240D">
          <w:rPr>
            <w:rFonts w:ascii="Calibri Light" w:hAnsi="Calibri Light"/>
            <w:sz w:val="20"/>
            <w:szCs w:val="20"/>
          </w:rPr>
          <w:t xml:space="preserve"> Payment Plan tab </w:t>
        </w:r>
      </w:ins>
      <w:r>
        <w:rPr>
          <w:rFonts w:ascii="Calibri Light" w:hAnsi="Calibri Light"/>
          <w:sz w:val="20"/>
          <w:szCs w:val="20"/>
        </w:rPr>
        <w:t xml:space="preserve">to create </w:t>
      </w:r>
      <w:r w:rsidR="00FC3565">
        <w:rPr>
          <w:rFonts w:ascii="Calibri Light" w:hAnsi="Calibri Light"/>
          <w:sz w:val="20"/>
          <w:szCs w:val="20"/>
        </w:rPr>
        <w:t xml:space="preserve">the </w:t>
      </w:r>
      <w:r>
        <w:rPr>
          <w:rFonts w:ascii="Calibri Light" w:hAnsi="Calibri Light"/>
          <w:sz w:val="20"/>
          <w:szCs w:val="20"/>
        </w:rPr>
        <w:t xml:space="preserve">Budget Billing Plan (Figure </w:t>
      </w:r>
      <w:r w:rsidR="000B4C27">
        <w:rPr>
          <w:rFonts w:ascii="Calibri Light" w:hAnsi="Calibri Light"/>
          <w:sz w:val="20"/>
          <w:szCs w:val="20"/>
        </w:rPr>
        <w:t>8</w:t>
      </w:r>
      <w:r>
        <w:rPr>
          <w:rFonts w:ascii="Calibri Light" w:hAnsi="Calibri Light"/>
          <w:sz w:val="20"/>
          <w:szCs w:val="20"/>
        </w:rPr>
        <w:t xml:space="preserve">: Budget Billing Plan). </w:t>
      </w:r>
      <w:r w:rsidR="00BB3333">
        <w:rPr>
          <w:rFonts w:ascii="Calibri Light" w:hAnsi="Calibri Light"/>
          <w:sz w:val="20"/>
          <w:szCs w:val="20"/>
        </w:rPr>
        <w:t xml:space="preserve">To enroll a BP on </w:t>
      </w:r>
      <w:r w:rsidR="002E1F80">
        <w:rPr>
          <w:rFonts w:ascii="Calibri Light" w:hAnsi="Calibri Light"/>
          <w:sz w:val="20"/>
          <w:szCs w:val="20"/>
        </w:rPr>
        <w:t>Budget Billing Plan</w:t>
      </w:r>
      <w:r w:rsidR="00BB3333">
        <w:rPr>
          <w:rFonts w:ascii="Calibri Light" w:hAnsi="Calibri Light"/>
          <w:sz w:val="20"/>
          <w:szCs w:val="20"/>
        </w:rPr>
        <w:t>, customer</w:t>
      </w:r>
      <w:r w:rsidR="002E1F80">
        <w:rPr>
          <w:rFonts w:ascii="Calibri Light" w:hAnsi="Calibri Light"/>
          <w:sz w:val="20"/>
          <w:szCs w:val="20"/>
        </w:rPr>
        <w:t xml:space="preserve"> </w:t>
      </w:r>
      <w:r w:rsidR="00BB3333">
        <w:rPr>
          <w:rFonts w:ascii="Calibri Light" w:hAnsi="Calibri Light"/>
          <w:sz w:val="20"/>
          <w:szCs w:val="20"/>
        </w:rPr>
        <w:t>has to meet eligibility requirement defined</w:t>
      </w:r>
      <w:r w:rsidR="002E1F80">
        <w:rPr>
          <w:rFonts w:ascii="Calibri Light" w:hAnsi="Calibri Light"/>
          <w:sz w:val="20"/>
          <w:szCs w:val="20"/>
        </w:rPr>
        <w:t xml:space="preserve">. </w:t>
      </w:r>
      <w:r>
        <w:rPr>
          <w:rFonts w:ascii="Calibri Light" w:hAnsi="Calibri Light"/>
          <w:sz w:val="20"/>
          <w:szCs w:val="20"/>
        </w:rPr>
        <w:t xml:space="preserve">Refer to BPD </w:t>
      </w:r>
      <w:hyperlink r:id="rId37" w:history="1">
        <w:r w:rsidR="00F11B74">
          <w:rPr>
            <w:rStyle w:val="Hyperlink"/>
            <w:rFonts w:ascii="Calibri Light" w:hAnsi="Calibri Light"/>
            <w:i/>
            <w:sz w:val="20"/>
            <w:szCs w:val="20"/>
          </w:rPr>
          <w:t>UB-BI-11: Manage Billing Arrangements - Payment Plan</w:t>
        </w:r>
      </w:hyperlink>
      <w:r>
        <w:rPr>
          <w:rFonts w:ascii="Calibri Light" w:hAnsi="Calibri Light"/>
          <w:sz w:val="20"/>
          <w:szCs w:val="20"/>
        </w:rPr>
        <w:t xml:space="preserve"> for more information about </w:t>
      </w:r>
      <w:r w:rsidR="00FC3565">
        <w:rPr>
          <w:rFonts w:ascii="Calibri Light" w:hAnsi="Calibri Light"/>
          <w:sz w:val="20"/>
          <w:szCs w:val="20"/>
        </w:rPr>
        <w:t xml:space="preserve">the </w:t>
      </w:r>
      <w:r>
        <w:rPr>
          <w:rFonts w:ascii="Calibri Light" w:hAnsi="Calibri Light"/>
          <w:sz w:val="20"/>
          <w:szCs w:val="20"/>
        </w:rPr>
        <w:t>Budget Billing Plan.</w:t>
      </w:r>
    </w:p>
    <w:p w14:paraId="35A5D241" w14:textId="77777777" w:rsidR="00631FFD" w:rsidRDefault="00631FFD" w:rsidP="00035D43">
      <w:pPr>
        <w:ind w:left="720"/>
        <w:jc w:val="both"/>
        <w:rPr>
          <w:rFonts w:ascii="Calibri Light" w:hAnsi="Calibri Light"/>
          <w:sz w:val="20"/>
          <w:szCs w:val="20"/>
        </w:rPr>
      </w:pPr>
    </w:p>
    <w:p w14:paraId="41C71DD0" w14:textId="2D88432A" w:rsidR="002541DF" w:rsidRDefault="002541DF" w:rsidP="00035D43">
      <w:pPr>
        <w:ind w:left="720"/>
        <w:jc w:val="both"/>
        <w:rPr>
          <w:rFonts w:ascii="Calibri Light" w:hAnsi="Calibri Light"/>
          <w:sz w:val="20"/>
          <w:szCs w:val="20"/>
        </w:rPr>
      </w:pPr>
      <w:r>
        <w:rPr>
          <w:rFonts w:ascii="Calibri Light" w:hAnsi="Calibri Light"/>
          <w:sz w:val="20"/>
          <w:szCs w:val="20"/>
        </w:rPr>
        <w:t xml:space="preserve">If needed, the user will be able to create a Ticket </w:t>
      </w:r>
      <w:r w:rsidR="003B4C62">
        <w:rPr>
          <w:rFonts w:ascii="Calibri Light" w:hAnsi="Calibri Light"/>
          <w:sz w:val="20"/>
          <w:szCs w:val="20"/>
        </w:rPr>
        <w:t xml:space="preserve">category ‘Budget Billing Plan’ </w:t>
      </w:r>
      <w:r>
        <w:rPr>
          <w:rFonts w:ascii="Calibri Light" w:hAnsi="Calibri Light"/>
          <w:sz w:val="20"/>
          <w:szCs w:val="20"/>
        </w:rPr>
        <w:t>to Offline Line Support or the BCD COE to setup or modify Budget Billing for a BP.</w:t>
      </w:r>
    </w:p>
    <w:p w14:paraId="4FE079DA" w14:textId="77777777" w:rsidR="00035D43" w:rsidRDefault="00035D43" w:rsidP="00035D43">
      <w:pPr>
        <w:ind w:left="720"/>
        <w:jc w:val="both"/>
        <w:rPr>
          <w:rFonts w:ascii="Calibri Light" w:hAnsi="Calibri Light"/>
          <w:sz w:val="20"/>
          <w:szCs w:val="20"/>
        </w:rPr>
      </w:pPr>
    </w:p>
    <w:p w14:paraId="71AF8EB6" w14:textId="37577941" w:rsidR="00035D43" w:rsidRDefault="00035D43" w:rsidP="00F674F6">
      <w:pPr>
        <w:keepNext/>
        <w:ind w:left="720"/>
        <w:jc w:val="center"/>
        <w:rPr>
          <w:ins w:id="171" w:author="Tuan Howe Yap" w:date="2019-11-19T15:52:00Z"/>
        </w:rPr>
      </w:pPr>
      <w:del w:id="172" w:author="Tuan Howe Yap" w:date="2019-11-19T15:52:00Z">
        <w:r w:rsidDel="0040240D">
          <w:rPr>
            <w:noProof/>
          </w:rPr>
          <w:lastRenderedPageBreak/>
          <w:drawing>
            <wp:inline distT="0" distB="0" distL="0" distR="0" wp14:anchorId="05BC9B5C" wp14:editId="3B5E9A6F">
              <wp:extent cx="3422650" cy="2936097"/>
              <wp:effectExtent l="19050" t="19050" r="25400" b="17145"/>
              <wp:docPr id="50188" name="Picture 5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34126" cy="2945942"/>
                      </a:xfrm>
                      <a:prstGeom prst="rect">
                        <a:avLst/>
                      </a:prstGeom>
                      <a:ln>
                        <a:solidFill>
                          <a:schemeClr val="accent1"/>
                        </a:solidFill>
                      </a:ln>
                    </pic:spPr>
                  </pic:pic>
                </a:graphicData>
              </a:graphic>
            </wp:inline>
          </w:drawing>
        </w:r>
      </w:del>
    </w:p>
    <w:p w14:paraId="31D37FCA" w14:textId="25B0CD20" w:rsidR="0040240D" w:rsidRDefault="0040240D" w:rsidP="00F674F6">
      <w:pPr>
        <w:keepNext/>
        <w:ind w:left="720"/>
        <w:jc w:val="center"/>
      </w:pPr>
      <w:ins w:id="173" w:author="Tuan Howe Yap" w:date="2019-11-19T15:52:00Z">
        <w:r>
          <w:rPr>
            <w:noProof/>
          </w:rPr>
          <w:drawing>
            <wp:inline distT="0" distB="0" distL="0" distR="0" wp14:anchorId="0ABA001F" wp14:editId="0C493580">
              <wp:extent cx="4312920" cy="3101524"/>
              <wp:effectExtent l="0" t="0" r="0" b="3810"/>
              <wp:docPr id="50193" name="Picture 5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36538" cy="3118508"/>
                      </a:xfrm>
                      <a:prstGeom prst="rect">
                        <a:avLst/>
                      </a:prstGeom>
                    </pic:spPr>
                  </pic:pic>
                </a:graphicData>
              </a:graphic>
            </wp:inline>
          </w:drawing>
        </w:r>
      </w:ins>
    </w:p>
    <w:p w14:paraId="7702D93F" w14:textId="77D65203" w:rsidR="00035D43" w:rsidRDefault="00035D43" w:rsidP="00F674F6">
      <w:pPr>
        <w:pStyle w:val="Caption"/>
        <w:ind w:firstLine="720"/>
        <w:jc w:val="center"/>
        <w:rPr>
          <w:rFonts w:ascii="Calibri Light" w:hAnsi="Calibri Light"/>
        </w:rPr>
      </w:pPr>
      <w:r>
        <w:t>Figure</w:t>
      </w:r>
      <w:r w:rsidR="000B4C27">
        <w:t>8</w:t>
      </w:r>
      <w:r>
        <w:t>: Budget Billing Plan</w:t>
      </w:r>
    </w:p>
    <w:p w14:paraId="43552CEA" w14:textId="77777777" w:rsidR="00035D43" w:rsidRDefault="00035D43" w:rsidP="00035D43">
      <w:pPr>
        <w:ind w:left="720"/>
        <w:rPr>
          <w:rFonts w:ascii="Calibri Light" w:hAnsi="Calibri Light"/>
          <w:sz w:val="20"/>
          <w:szCs w:val="20"/>
        </w:rPr>
      </w:pPr>
    </w:p>
    <w:p w14:paraId="35A8DD8F" w14:textId="77777777" w:rsidR="00035D43" w:rsidRDefault="00035D43" w:rsidP="00035D43">
      <w:pPr>
        <w:ind w:left="720"/>
        <w:rPr>
          <w:rFonts w:ascii="Calibri Light" w:hAnsi="Calibri Light"/>
          <w:sz w:val="20"/>
          <w:szCs w:val="20"/>
        </w:rPr>
      </w:pPr>
    </w:p>
    <w:p w14:paraId="2A48748B" w14:textId="0F57C0EE" w:rsidR="00035D43" w:rsidRPr="00051345" w:rsidRDefault="00035D43" w:rsidP="00A137A7">
      <w:pPr>
        <w:pStyle w:val="Heading2"/>
      </w:pPr>
      <w:bookmarkStart w:id="174" w:name="_Toc509274800"/>
      <w:r>
        <w:t>Meter Reading</w:t>
      </w:r>
      <w:r w:rsidR="00661725">
        <w:t>s</w:t>
      </w:r>
      <w:bookmarkEnd w:id="174"/>
    </w:p>
    <w:p w14:paraId="27BCC8F2" w14:textId="77777777" w:rsidR="002541DF" w:rsidRDefault="00312581" w:rsidP="00035D43">
      <w:pPr>
        <w:ind w:left="720"/>
        <w:rPr>
          <w:rFonts w:ascii="Calibri Light" w:hAnsi="Calibri Light"/>
          <w:sz w:val="20"/>
          <w:szCs w:val="20"/>
        </w:rPr>
      </w:pPr>
      <w:r>
        <w:rPr>
          <w:rFonts w:ascii="Calibri Light" w:hAnsi="Calibri Light"/>
          <w:sz w:val="20"/>
          <w:szCs w:val="20"/>
        </w:rPr>
        <w:t>A Business Partner (</w:t>
      </w:r>
      <w:r w:rsidR="00035D43">
        <w:rPr>
          <w:rFonts w:ascii="Calibri Light" w:hAnsi="Calibri Light"/>
          <w:sz w:val="20"/>
          <w:szCs w:val="20"/>
        </w:rPr>
        <w:t>BP</w:t>
      </w:r>
      <w:r>
        <w:rPr>
          <w:rFonts w:ascii="Calibri Light" w:hAnsi="Calibri Light"/>
          <w:sz w:val="20"/>
          <w:szCs w:val="20"/>
        </w:rPr>
        <w:t>)</w:t>
      </w:r>
      <w:r w:rsidR="00035D43">
        <w:rPr>
          <w:rFonts w:ascii="Calibri Light" w:hAnsi="Calibri Light"/>
          <w:sz w:val="20"/>
          <w:szCs w:val="20"/>
        </w:rPr>
        <w:t xml:space="preserve"> </w:t>
      </w:r>
      <w:r>
        <w:rPr>
          <w:rFonts w:ascii="Calibri Light" w:hAnsi="Calibri Light"/>
          <w:sz w:val="20"/>
          <w:szCs w:val="20"/>
        </w:rPr>
        <w:t>may</w:t>
      </w:r>
      <w:r w:rsidR="00035D43">
        <w:rPr>
          <w:rFonts w:ascii="Calibri Light" w:hAnsi="Calibri Light"/>
          <w:sz w:val="20"/>
          <w:szCs w:val="20"/>
        </w:rPr>
        <w:t xml:space="preserve"> inquire about meter reading</w:t>
      </w:r>
      <w:r>
        <w:rPr>
          <w:rFonts w:ascii="Calibri Light" w:hAnsi="Calibri Light"/>
          <w:sz w:val="20"/>
          <w:szCs w:val="20"/>
        </w:rPr>
        <w:t>s,</w:t>
      </w:r>
      <w:r w:rsidR="00035D43">
        <w:rPr>
          <w:rFonts w:ascii="Calibri Light" w:hAnsi="Calibri Light"/>
          <w:sz w:val="20"/>
          <w:szCs w:val="20"/>
        </w:rPr>
        <w:t xml:space="preserve"> such as question</w:t>
      </w:r>
      <w:r>
        <w:rPr>
          <w:rFonts w:ascii="Calibri Light" w:hAnsi="Calibri Light"/>
          <w:sz w:val="20"/>
          <w:szCs w:val="20"/>
        </w:rPr>
        <w:t>s</w:t>
      </w:r>
      <w:r w:rsidR="00035D43">
        <w:rPr>
          <w:rFonts w:ascii="Calibri Light" w:hAnsi="Calibri Light"/>
          <w:sz w:val="20"/>
          <w:szCs w:val="20"/>
        </w:rPr>
        <w:t xml:space="preserve"> about estimate</w:t>
      </w:r>
      <w:r>
        <w:rPr>
          <w:rFonts w:ascii="Calibri Light" w:hAnsi="Calibri Light"/>
          <w:sz w:val="20"/>
          <w:szCs w:val="20"/>
        </w:rPr>
        <w:t>s</w:t>
      </w:r>
      <w:r w:rsidR="00035D43">
        <w:rPr>
          <w:rFonts w:ascii="Calibri Light" w:hAnsi="Calibri Light"/>
          <w:sz w:val="20"/>
          <w:szCs w:val="20"/>
        </w:rPr>
        <w:t xml:space="preserve"> and actual meter reading</w:t>
      </w:r>
      <w:r>
        <w:rPr>
          <w:rFonts w:ascii="Calibri Light" w:hAnsi="Calibri Light"/>
          <w:sz w:val="20"/>
          <w:szCs w:val="20"/>
        </w:rPr>
        <w:t>s</w:t>
      </w:r>
      <w:r w:rsidR="00035D43">
        <w:rPr>
          <w:rFonts w:ascii="Calibri Light" w:hAnsi="Calibri Light"/>
          <w:sz w:val="20"/>
          <w:szCs w:val="20"/>
        </w:rPr>
        <w:t xml:space="preserve">. </w:t>
      </w:r>
    </w:p>
    <w:p w14:paraId="38ABB7D0" w14:textId="11A8D59F" w:rsidR="00E3370D" w:rsidRPr="002541DF" w:rsidRDefault="00E3370D" w:rsidP="002541DF">
      <w:pPr>
        <w:pStyle w:val="ListParagraph"/>
        <w:numPr>
          <w:ilvl w:val="0"/>
          <w:numId w:val="25"/>
        </w:numPr>
        <w:rPr>
          <w:rFonts w:ascii="Calibri Light" w:hAnsi="Calibri Light"/>
          <w:sz w:val="20"/>
          <w:szCs w:val="20"/>
        </w:rPr>
      </w:pPr>
      <w:r w:rsidRPr="002541DF">
        <w:rPr>
          <w:rFonts w:ascii="Calibri Light" w:hAnsi="Calibri Light"/>
          <w:sz w:val="20"/>
          <w:szCs w:val="20"/>
        </w:rPr>
        <w:t>If meter is a non-smart meter</w:t>
      </w:r>
      <w:r w:rsidR="00D21067" w:rsidRPr="002541DF">
        <w:rPr>
          <w:rFonts w:ascii="Calibri Light" w:hAnsi="Calibri Light"/>
          <w:sz w:val="20"/>
          <w:szCs w:val="20"/>
        </w:rPr>
        <w:t xml:space="preserve"> or also known as Register Meter</w:t>
      </w:r>
      <w:r w:rsidRPr="002541DF">
        <w:rPr>
          <w:rFonts w:ascii="Calibri Light" w:hAnsi="Calibri Light"/>
          <w:sz w:val="20"/>
          <w:szCs w:val="20"/>
        </w:rPr>
        <w:t xml:space="preserve">, the representative will </w:t>
      </w:r>
      <w:r w:rsidR="00035D43" w:rsidRPr="002541DF">
        <w:rPr>
          <w:rFonts w:ascii="Calibri Light" w:hAnsi="Calibri Light"/>
          <w:sz w:val="20"/>
          <w:szCs w:val="20"/>
        </w:rPr>
        <w:t xml:space="preserve">navigate to </w:t>
      </w:r>
      <w:r w:rsidRPr="002541DF">
        <w:rPr>
          <w:rFonts w:ascii="Calibri Light" w:hAnsi="Calibri Light"/>
          <w:sz w:val="20"/>
          <w:szCs w:val="20"/>
        </w:rPr>
        <w:t>Hybris C4</w:t>
      </w:r>
      <w:r w:rsidR="003F2CEA" w:rsidRPr="002541DF">
        <w:rPr>
          <w:rFonts w:ascii="Calibri Light" w:hAnsi="Calibri Light"/>
          <w:sz w:val="20"/>
          <w:szCs w:val="20"/>
        </w:rPr>
        <w:t xml:space="preserve">C Meter Reading view. (Figure </w:t>
      </w:r>
      <w:r w:rsidR="000B4C27">
        <w:rPr>
          <w:rFonts w:ascii="Calibri Light" w:hAnsi="Calibri Light"/>
          <w:sz w:val="20"/>
          <w:szCs w:val="20"/>
        </w:rPr>
        <w:t>9</w:t>
      </w:r>
      <w:r w:rsidRPr="002541DF">
        <w:rPr>
          <w:rFonts w:ascii="Calibri Light" w:hAnsi="Calibri Light"/>
          <w:sz w:val="20"/>
          <w:szCs w:val="20"/>
        </w:rPr>
        <w:t xml:space="preserve">: C4C Meter Reading). </w:t>
      </w:r>
      <w:r w:rsidR="00E15671" w:rsidRPr="002541DF">
        <w:rPr>
          <w:rFonts w:ascii="Calibri Light" w:hAnsi="Calibri Light"/>
          <w:sz w:val="20"/>
          <w:szCs w:val="20"/>
        </w:rPr>
        <w:t>Meter reading</w:t>
      </w:r>
      <w:r w:rsidR="00F11B74" w:rsidRPr="002541DF">
        <w:rPr>
          <w:rFonts w:ascii="Calibri Light" w:hAnsi="Calibri Light"/>
          <w:sz w:val="20"/>
          <w:szCs w:val="20"/>
        </w:rPr>
        <w:t>s</w:t>
      </w:r>
      <w:r w:rsidR="00E15671" w:rsidRPr="002541DF">
        <w:rPr>
          <w:rFonts w:ascii="Calibri Light" w:hAnsi="Calibri Light"/>
          <w:sz w:val="20"/>
          <w:szCs w:val="20"/>
        </w:rPr>
        <w:t xml:space="preserve"> for </w:t>
      </w:r>
      <w:r w:rsidR="00577560" w:rsidRPr="002541DF">
        <w:rPr>
          <w:rFonts w:ascii="Calibri Light" w:hAnsi="Calibri Light"/>
          <w:sz w:val="20"/>
          <w:szCs w:val="20"/>
        </w:rPr>
        <w:t xml:space="preserve">the </w:t>
      </w:r>
      <w:r w:rsidR="00E15671" w:rsidRPr="002541DF">
        <w:rPr>
          <w:rFonts w:ascii="Calibri Light" w:hAnsi="Calibri Light"/>
          <w:sz w:val="20"/>
          <w:szCs w:val="20"/>
        </w:rPr>
        <w:t xml:space="preserve">50 thousand </w:t>
      </w:r>
      <w:r w:rsidR="00577560" w:rsidRPr="002541DF">
        <w:rPr>
          <w:rFonts w:ascii="Calibri Light" w:hAnsi="Calibri Light"/>
          <w:sz w:val="20"/>
          <w:szCs w:val="20"/>
        </w:rPr>
        <w:t xml:space="preserve">non smart </w:t>
      </w:r>
      <w:r w:rsidR="00E15671" w:rsidRPr="002541DF">
        <w:rPr>
          <w:rFonts w:ascii="Calibri Light" w:hAnsi="Calibri Light"/>
          <w:sz w:val="20"/>
          <w:szCs w:val="20"/>
        </w:rPr>
        <w:t>meters will be available here.</w:t>
      </w:r>
    </w:p>
    <w:p w14:paraId="2EB76CB2" w14:textId="5C3961E1" w:rsidR="00E3370D" w:rsidRPr="002541DF" w:rsidRDefault="00E3370D" w:rsidP="002541DF">
      <w:pPr>
        <w:pStyle w:val="ListParagraph"/>
        <w:numPr>
          <w:ilvl w:val="0"/>
          <w:numId w:val="25"/>
        </w:numPr>
        <w:rPr>
          <w:rFonts w:ascii="Calibri Light" w:hAnsi="Calibri Light"/>
          <w:sz w:val="20"/>
          <w:szCs w:val="20"/>
        </w:rPr>
      </w:pPr>
      <w:r w:rsidRPr="002541DF">
        <w:rPr>
          <w:rFonts w:ascii="Calibri Light" w:hAnsi="Calibri Light"/>
          <w:sz w:val="20"/>
          <w:szCs w:val="20"/>
        </w:rPr>
        <w:t xml:space="preserve">If </w:t>
      </w:r>
      <w:r w:rsidR="00F11B74" w:rsidRPr="002541DF">
        <w:rPr>
          <w:rFonts w:ascii="Calibri Light" w:hAnsi="Calibri Light"/>
          <w:sz w:val="20"/>
          <w:szCs w:val="20"/>
        </w:rPr>
        <w:t xml:space="preserve">the </w:t>
      </w:r>
      <w:r w:rsidRPr="002541DF">
        <w:rPr>
          <w:rFonts w:ascii="Calibri Light" w:hAnsi="Calibri Light"/>
          <w:sz w:val="20"/>
          <w:szCs w:val="20"/>
        </w:rPr>
        <w:t xml:space="preserve">meter is </w:t>
      </w:r>
      <w:r w:rsidR="00F11B74" w:rsidRPr="002541DF">
        <w:rPr>
          <w:rFonts w:ascii="Calibri Light" w:hAnsi="Calibri Light"/>
          <w:sz w:val="20"/>
          <w:szCs w:val="20"/>
        </w:rPr>
        <w:t>a smart meter</w:t>
      </w:r>
      <w:r w:rsidRPr="002541DF">
        <w:rPr>
          <w:rFonts w:ascii="Calibri Light" w:hAnsi="Calibri Light"/>
          <w:sz w:val="20"/>
          <w:szCs w:val="20"/>
        </w:rPr>
        <w:t xml:space="preserve">, the </w:t>
      </w:r>
      <w:del w:id="175" w:author="Cari Young" w:date="2019-12-04T09:03:00Z">
        <w:r w:rsidRPr="002541DF" w:rsidDel="00B4243E">
          <w:rPr>
            <w:rFonts w:ascii="Calibri Light" w:hAnsi="Calibri Light"/>
            <w:sz w:val="20"/>
            <w:szCs w:val="20"/>
          </w:rPr>
          <w:delText xml:space="preserve">representative will navigate to </w:delText>
        </w:r>
        <w:r w:rsidR="00035D43" w:rsidRPr="002541DF" w:rsidDel="00B4243E">
          <w:rPr>
            <w:rFonts w:ascii="Calibri Light" w:hAnsi="Calibri Light"/>
            <w:sz w:val="20"/>
            <w:szCs w:val="20"/>
          </w:rPr>
          <w:delText xml:space="preserve">S/4HANA Installation </w:delText>
        </w:r>
      </w:del>
      <w:ins w:id="176" w:author="Tuan Howe Yap" w:date="2019-11-19T18:07:00Z">
        <w:del w:id="177" w:author="Cari Young" w:date="2019-12-04T09:03:00Z">
          <w:r w:rsidR="00F9168F" w:rsidDel="00B4243E">
            <w:rPr>
              <w:rFonts w:ascii="Calibri Light" w:hAnsi="Calibri Light"/>
              <w:sz w:val="20"/>
              <w:szCs w:val="20"/>
            </w:rPr>
            <w:delText xml:space="preserve">Billing Period </w:delText>
          </w:r>
        </w:del>
      </w:ins>
      <w:del w:id="178" w:author="Cari Young" w:date="2019-12-04T09:03:00Z">
        <w:r w:rsidR="00035D43" w:rsidRPr="002541DF" w:rsidDel="00B4243E">
          <w:rPr>
            <w:rFonts w:ascii="Calibri Light" w:hAnsi="Calibri Light"/>
            <w:sz w:val="20"/>
            <w:szCs w:val="20"/>
          </w:rPr>
          <w:delText>screen (t</w:delText>
        </w:r>
        <w:r w:rsidR="00312581" w:rsidRPr="002541DF" w:rsidDel="00B4243E">
          <w:rPr>
            <w:rFonts w:ascii="Calibri Light" w:hAnsi="Calibri Light"/>
            <w:sz w:val="20"/>
            <w:szCs w:val="20"/>
          </w:rPr>
          <w:delText>-</w:delText>
        </w:r>
        <w:r w:rsidR="00035D43" w:rsidRPr="002541DF" w:rsidDel="00B4243E">
          <w:rPr>
            <w:rFonts w:ascii="Calibri Light" w:hAnsi="Calibri Light"/>
            <w:sz w:val="20"/>
            <w:szCs w:val="20"/>
          </w:rPr>
          <w:delText xml:space="preserve">code </w:delText>
        </w:r>
        <w:r w:rsidR="00D21067" w:rsidRPr="002541DF" w:rsidDel="00B4243E">
          <w:rPr>
            <w:rFonts w:ascii="Calibri Light" w:hAnsi="Calibri Light"/>
            <w:sz w:val="20"/>
            <w:szCs w:val="20"/>
          </w:rPr>
          <w:delText>ES32</w:delText>
        </w:r>
        <w:r w:rsidR="00035D43" w:rsidRPr="002541DF" w:rsidDel="00B4243E">
          <w:rPr>
            <w:rFonts w:ascii="Calibri Light" w:hAnsi="Calibri Light"/>
            <w:sz w:val="20"/>
            <w:szCs w:val="20"/>
          </w:rPr>
          <w:delText>) via Hybris C4C FOP</w:delText>
        </w:r>
        <w:r w:rsidR="00073DFD" w:rsidDel="00B4243E">
          <w:rPr>
            <w:rFonts w:ascii="Calibri Light" w:hAnsi="Calibri Light"/>
            <w:sz w:val="20"/>
            <w:szCs w:val="20"/>
          </w:rPr>
          <w:delText xml:space="preserve"> </w:delText>
        </w:r>
        <w:r w:rsidRPr="002541DF" w:rsidDel="00B4243E">
          <w:rPr>
            <w:rFonts w:ascii="Calibri Light" w:hAnsi="Calibri Light"/>
            <w:sz w:val="20"/>
            <w:szCs w:val="20"/>
          </w:rPr>
          <w:delText xml:space="preserve">. The </w:delText>
        </w:r>
      </w:del>
      <w:r w:rsidR="00317E23">
        <w:rPr>
          <w:rFonts w:ascii="Calibri Light" w:hAnsi="Calibri Light"/>
          <w:sz w:val="20"/>
          <w:szCs w:val="20"/>
        </w:rPr>
        <w:t xml:space="preserve">billing </w:t>
      </w:r>
      <w:r w:rsidR="00841B02">
        <w:rPr>
          <w:rFonts w:ascii="Calibri Light" w:hAnsi="Calibri Light"/>
          <w:sz w:val="20"/>
          <w:szCs w:val="20"/>
        </w:rPr>
        <w:t>determinant</w:t>
      </w:r>
      <w:r w:rsidR="00F11B74" w:rsidRPr="002541DF">
        <w:rPr>
          <w:rFonts w:ascii="Calibri Light" w:hAnsi="Calibri Light"/>
          <w:sz w:val="20"/>
          <w:szCs w:val="20"/>
        </w:rPr>
        <w:t>s</w:t>
      </w:r>
      <w:r w:rsidRPr="002541DF">
        <w:rPr>
          <w:rFonts w:ascii="Calibri Light" w:hAnsi="Calibri Light"/>
          <w:sz w:val="20"/>
          <w:szCs w:val="20"/>
        </w:rPr>
        <w:t xml:space="preserve"> for </w:t>
      </w:r>
      <w:r w:rsidR="00841B02">
        <w:rPr>
          <w:rFonts w:ascii="Calibri Light" w:hAnsi="Calibri Light"/>
          <w:sz w:val="20"/>
          <w:szCs w:val="20"/>
        </w:rPr>
        <w:t>4.5 million</w:t>
      </w:r>
      <w:r w:rsidRPr="002541DF">
        <w:rPr>
          <w:rFonts w:ascii="Calibri Light" w:hAnsi="Calibri Light"/>
          <w:sz w:val="20"/>
          <w:szCs w:val="20"/>
        </w:rPr>
        <w:t xml:space="preserve"> meters </w:t>
      </w:r>
      <w:r w:rsidRPr="002541DF">
        <w:rPr>
          <w:rFonts w:ascii="Calibri Light" w:hAnsi="Calibri Light"/>
          <w:sz w:val="20"/>
          <w:szCs w:val="20"/>
        </w:rPr>
        <w:lastRenderedPageBreak/>
        <w:t xml:space="preserve">will be available </w:t>
      </w:r>
      <w:del w:id="179" w:author="Cari Young" w:date="2019-12-04T09:03:00Z">
        <w:r w:rsidRPr="002541DF" w:rsidDel="00B4243E">
          <w:rPr>
            <w:rFonts w:ascii="Calibri Light" w:hAnsi="Calibri Light"/>
            <w:sz w:val="20"/>
            <w:szCs w:val="20"/>
          </w:rPr>
          <w:delText xml:space="preserve">here </w:delText>
        </w:r>
      </w:del>
      <w:r w:rsidRPr="002541DF">
        <w:rPr>
          <w:rFonts w:ascii="Calibri Light" w:hAnsi="Calibri Light"/>
          <w:sz w:val="20"/>
          <w:szCs w:val="20"/>
        </w:rPr>
        <w:t xml:space="preserve">via </w:t>
      </w:r>
      <w:ins w:id="180" w:author="Tuan Howe Yap" w:date="2019-11-19T18:06:00Z">
        <w:r w:rsidR="00F9168F">
          <w:rPr>
            <w:rFonts w:ascii="Calibri Light" w:hAnsi="Calibri Light"/>
            <w:sz w:val="20"/>
            <w:szCs w:val="20"/>
          </w:rPr>
          <w:t>external application ITRON</w:t>
        </w:r>
      </w:ins>
      <w:ins w:id="181" w:author="Tuan Howe Yap" w:date="2019-11-19T18:07:00Z">
        <w:r w:rsidR="00F9168F">
          <w:rPr>
            <w:rFonts w:ascii="Calibri Light" w:hAnsi="Calibri Light"/>
            <w:sz w:val="20"/>
            <w:szCs w:val="20"/>
          </w:rPr>
          <w:t>.</w:t>
        </w:r>
      </w:ins>
      <w:del w:id="182" w:author="Tuan Howe Yap" w:date="2019-11-19T18:06:00Z">
        <w:r w:rsidRPr="002541DF" w:rsidDel="00F9168F">
          <w:rPr>
            <w:rFonts w:ascii="Calibri Light" w:hAnsi="Calibri Light"/>
            <w:sz w:val="20"/>
            <w:szCs w:val="20"/>
          </w:rPr>
          <w:delText>EDM</w:delText>
        </w:r>
        <w:r w:rsidR="009D0CAF" w:rsidRPr="002541DF" w:rsidDel="00F9168F">
          <w:rPr>
            <w:rFonts w:ascii="Calibri Light" w:hAnsi="Calibri Light"/>
            <w:sz w:val="20"/>
            <w:szCs w:val="20"/>
          </w:rPr>
          <w:delText xml:space="preserve"> (Energy Data Management)</w:delText>
        </w:r>
        <w:r w:rsidRPr="002541DF" w:rsidDel="00F9168F">
          <w:rPr>
            <w:rFonts w:ascii="Calibri Light" w:hAnsi="Calibri Light"/>
            <w:sz w:val="20"/>
            <w:szCs w:val="20"/>
          </w:rPr>
          <w:delText xml:space="preserve">. </w:delText>
        </w:r>
        <w:r w:rsidR="00502D44" w:rsidRPr="002541DF" w:rsidDel="00F9168F">
          <w:rPr>
            <w:rFonts w:ascii="Calibri Light" w:hAnsi="Calibri Light"/>
            <w:sz w:val="20"/>
            <w:szCs w:val="20"/>
          </w:rPr>
          <w:delText>Interval Data is viewable using t-code EEDM02) via Hybris C4C FOP</w:delText>
        </w:r>
      </w:del>
      <w:del w:id="183" w:author="Tuan Howe Yap" w:date="2019-11-19T18:05:00Z">
        <w:r w:rsidR="00502D44" w:rsidRPr="002541DF" w:rsidDel="00F9168F">
          <w:rPr>
            <w:rFonts w:ascii="Calibri Light" w:hAnsi="Calibri Light"/>
            <w:sz w:val="20"/>
            <w:szCs w:val="20"/>
          </w:rPr>
          <w:delText xml:space="preserve"> </w:delText>
        </w:r>
      </w:del>
      <w:del w:id="184" w:author="Tuan Howe Yap" w:date="2019-11-19T18:06:00Z">
        <w:r w:rsidR="00502D44" w:rsidRPr="002541DF" w:rsidDel="00F9168F">
          <w:rPr>
            <w:rFonts w:ascii="Calibri Light" w:hAnsi="Calibri Light"/>
            <w:sz w:val="20"/>
            <w:szCs w:val="20"/>
          </w:rPr>
          <w:delText>.</w:delText>
        </w:r>
      </w:del>
      <w:r w:rsidR="00502D44" w:rsidRPr="002541DF">
        <w:rPr>
          <w:rFonts w:ascii="Calibri Light" w:hAnsi="Calibri Light"/>
          <w:sz w:val="20"/>
          <w:szCs w:val="20"/>
        </w:rPr>
        <w:t xml:space="preserve"> </w:t>
      </w:r>
    </w:p>
    <w:p w14:paraId="03369F81" w14:textId="59BADD8F" w:rsidR="00035D43" w:rsidRPr="002541DF" w:rsidRDefault="00D52E91" w:rsidP="002541DF">
      <w:pPr>
        <w:pStyle w:val="ListParagraph"/>
        <w:numPr>
          <w:ilvl w:val="0"/>
          <w:numId w:val="25"/>
        </w:numPr>
        <w:rPr>
          <w:rFonts w:ascii="Calibri Light" w:hAnsi="Calibri Light"/>
          <w:sz w:val="20"/>
          <w:szCs w:val="20"/>
        </w:rPr>
      </w:pPr>
      <w:r w:rsidRPr="002541DF">
        <w:rPr>
          <w:rFonts w:ascii="Calibri Light" w:hAnsi="Calibri Light"/>
          <w:sz w:val="20"/>
          <w:szCs w:val="20"/>
        </w:rPr>
        <w:t xml:space="preserve">If </w:t>
      </w:r>
      <w:r w:rsidR="00312581" w:rsidRPr="002541DF">
        <w:rPr>
          <w:rFonts w:ascii="Calibri Light" w:hAnsi="Calibri Light"/>
          <w:sz w:val="20"/>
          <w:szCs w:val="20"/>
        </w:rPr>
        <w:t>the representative</w:t>
      </w:r>
      <w:r w:rsidRPr="002541DF">
        <w:rPr>
          <w:rFonts w:ascii="Calibri Light" w:hAnsi="Calibri Light"/>
          <w:sz w:val="20"/>
          <w:szCs w:val="20"/>
        </w:rPr>
        <w:t xml:space="preserve"> requires </w:t>
      </w:r>
      <w:r w:rsidR="00312581" w:rsidRPr="002541DF">
        <w:rPr>
          <w:rFonts w:ascii="Calibri Light" w:hAnsi="Calibri Light"/>
          <w:sz w:val="20"/>
          <w:szCs w:val="20"/>
        </w:rPr>
        <w:t xml:space="preserve">the </w:t>
      </w:r>
      <w:r w:rsidRPr="002541DF">
        <w:rPr>
          <w:rFonts w:ascii="Calibri Light" w:hAnsi="Calibri Light"/>
          <w:sz w:val="20"/>
          <w:szCs w:val="20"/>
        </w:rPr>
        <w:t xml:space="preserve">back office to correct </w:t>
      </w:r>
      <w:r w:rsidR="00312581" w:rsidRPr="002541DF">
        <w:rPr>
          <w:rFonts w:ascii="Calibri Light" w:hAnsi="Calibri Light"/>
          <w:sz w:val="20"/>
          <w:szCs w:val="20"/>
        </w:rPr>
        <w:t xml:space="preserve">a </w:t>
      </w:r>
      <w:r w:rsidRPr="002541DF">
        <w:rPr>
          <w:rFonts w:ascii="Calibri Light" w:hAnsi="Calibri Light"/>
          <w:sz w:val="20"/>
          <w:szCs w:val="20"/>
        </w:rPr>
        <w:t xml:space="preserve">meter reading or obtain meter reading information, </w:t>
      </w:r>
      <w:r w:rsidR="00312581" w:rsidRPr="002541DF">
        <w:rPr>
          <w:rFonts w:ascii="Calibri Light" w:hAnsi="Calibri Light"/>
          <w:sz w:val="20"/>
          <w:szCs w:val="20"/>
        </w:rPr>
        <w:t xml:space="preserve">they </w:t>
      </w:r>
      <w:r w:rsidRPr="002541DF">
        <w:rPr>
          <w:rFonts w:ascii="Calibri Light" w:hAnsi="Calibri Light"/>
          <w:sz w:val="20"/>
          <w:szCs w:val="20"/>
        </w:rPr>
        <w:t xml:space="preserve">will create </w:t>
      </w:r>
      <w:r w:rsidR="00312581" w:rsidRPr="002541DF">
        <w:rPr>
          <w:rFonts w:ascii="Calibri Light" w:hAnsi="Calibri Light"/>
          <w:sz w:val="20"/>
          <w:szCs w:val="20"/>
        </w:rPr>
        <w:t xml:space="preserve">a </w:t>
      </w:r>
      <w:r w:rsidRPr="002541DF">
        <w:rPr>
          <w:rFonts w:ascii="Calibri Light" w:hAnsi="Calibri Light"/>
          <w:sz w:val="20"/>
          <w:szCs w:val="20"/>
        </w:rPr>
        <w:t xml:space="preserve">BPEM case </w:t>
      </w:r>
      <w:del w:id="185" w:author="Tuan Howe Yap" w:date="2019-11-19T16:37:00Z">
        <w:r w:rsidR="00862FA6" w:rsidDel="000A0C45">
          <w:rPr>
            <w:rFonts w:ascii="Calibri Light" w:hAnsi="Calibri Light"/>
            <w:sz w:val="20"/>
            <w:szCs w:val="20"/>
          </w:rPr>
          <w:delText>from a Ticket</w:delText>
        </w:r>
      </w:del>
      <w:ins w:id="186" w:author="Tuan Howe Yap" w:date="2019-11-19T16:37:00Z">
        <w:r w:rsidR="000A0C45">
          <w:rPr>
            <w:rFonts w:ascii="Calibri Light" w:hAnsi="Calibri Light"/>
            <w:sz w:val="20"/>
            <w:szCs w:val="20"/>
          </w:rPr>
          <w:t xml:space="preserve">via BP FOP </w:t>
        </w:r>
        <w:del w:id="187" w:author="Cari Young" w:date="2019-12-04T09:03:00Z">
          <w:r w:rsidR="000A0C45" w:rsidDel="00B4243E">
            <w:rPr>
              <w:rFonts w:ascii="Calibri Light" w:hAnsi="Calibri Light"/>
              <w:sz w:val="20"/>
              <w:szCs w:val="20"/>
            </w:rPr>
            <w:delText>Create BPEM Case</w:delText>
          </w:r>
        </w:del>
      </w:ins>
      <w:ins w:id="188" w:author="Cari Young" w:date="2019-12-04T09:03:00Z">
        <w:r w:rsidR="00B4243E">
          <w:rPr>
            <w:rFonts w:ascii="Calibri Light" w:hAnsi="Calibri Light"/>
            <w:sz w:val="20"/>
            <w:szCs w:val="20"/>
          </w:rPr>
          <w:t>BDEX transaction</w:t>
        </w:r>
      </w:ins>
      <w:r w:rsidR="00862FA6">
        <w:rPr>
          <w:rFonts w:ascii="Calibri Light" w:hAnsi="Calibri Light"/>
          <w:sz w:val="20"/>
          <w:szCs w:val="20"/>
        </w:rPr>
        <w:t xml:space="preserve"> </w:t>
      </w:r>
      <w:r w:rsidR="00312581" w:rsidRPr="002541DF">
        <w:rPr>
          <w:rFonts w:ascii="Calibri Light" w:hAnsi="Calibri Light"/>
          <w:sz w:val="20"/>
          <w:szCs w:val="20"/>
        </w:rPr>
        <w:t xml:space="preserve">with the category </w:t>
      </w:r>
      <w:r w:rsidRPr="002541DF">
        <w:rPr>
          <w:rFonts w:ascii="Calibri Light" w:hAnsi="Calibri Light"/>
          <w:sz w:val="20"/>
          <w:szCs w:val="20"/>
        </w:rPr>
        <w:t>‘</w:t>
      </w:r>
      <w:r w:rsidR="00841B02">
        <w:rPr>
          <w:rFonts w:ascii="Calibri Light" w:hAnsi="Calibri Light"/>
          <w:sz w:val="20"/>
          <w:szCs w:val="20"/>
        </w:rPr>
        <w:t>Bill Correction</w:t>
      </w:r>
      <w:r w:rsidR="002541DF" w:rsidRPr="002541DF">
        <w:rPr>
          <w:rFonts w:ascii="Calibri Light" w:hAnsi="Calibri Light"/>
          <w:sz w:val="20"/>
          <w:szCs w:val="20"/>
        </w:rPr>
        <w:t>’</w:t>
      </w:r>
      <w:r w:rsidR="00312581" w:rsidRPr="002541DF">
        <w:rPr>
          <w:rFonts w:ascii="Calibri Light" w:hAnsi="Calibri Light"/>
          <w:sz w:val="20"/>
          <w:szCs w:val="20"/>
        </w:rPr>
        <w:t>, which</w:t>
      </w:r>
      <w:r w:rsidRPr="002541DF">
        <w:rPr>
          <w:rFonts w:ascii="Calibri Light" w:hAnsi="Calibri Light"/>
          <w:sz w:val="20"/>
          <w:szCs w:val="20"/>
        </w:rPr>
        <w:t xml:space="preserve"> will be routed to RSO</w:t>
      </w:r>
      <w:r w:rsidR="0030218D" w:rsidRPr="002541DF">
        <w:rPr>
          <w:rFonts w:ascii="Calibri Light" w:hAnsi="Calibri Light"/>
          <w:sz w:val="20"/>
          <w:szCs w:val="20"/>
        </w:rPr>
        <w:t xml:space="preserve"> Billing</w:t>
      </w:r>
      <w:r w:rsidRPr="002541DF">
        <w:rPr>
          <w:rFonts w:ascii="Calibri Light" w:hAnsi="Calibri Light"/>
          <w:sz w:val="20"/>
          <w:szCs w:val="20"/>
        </w:rPr>
        <w:t>.</w:t>
      </w:r>
    </w:p>
    <w:p w14:paraId="6191D048" w14:textId="77777777" w:rsidR="00035D43" w:rsidRDefault="00035D43" w:rsidP="00035D43">
      <w:pPr>
        <w:ind w:left="720"/>
        <w:rPr>
          <w:rFonts w:ascii="Calibri Light" w:hAnsi="Calibri Light"/>
          <w:sz w:val="20"/>
          <w:szCs w:val="20"/>
        </w:rPr>
      </w:pPr>
    </w:p>
    <w:p w14:paraId="31F051BF" w14:textId="115E28E6" w:rsidR="008B3E01" w:rsidRDefault="001E26C6" w:rsidP="008B3E01">
      <w:pPr>
        <w:keepNext/>
        <w:ind w:left="720"/>
        <w:jc w:val="center"/>
      </w:pPr>
      <w:ins w:id="189" w:author="Tuan Howe Yap" w:date="2019-11-19T16:21:00Z">
        <w:r>
          <w:rPr>
            <w:noProof/>
          </w:rPr>
          <mc:AlternateContent>
            <mc:Choice Requires="wps">
              <w:drawing>
                <wp:anchor distT="0" distB="0" distL="114300" distR="114300" simplePos="0" relativeHeight="251661329" behindDoc="0" locked="0" layoutInCell="1" allowOverlap="1" wp14:anchorId="6453B2E1" wp14:editId="575A8FF4">
                  <wp:simplePos x="0" y="0"/>
                  <wp:positionH relativeFrom="column">
                    <wp:posOffset>510540</wp:posOffset>
                  </wp:positionH>
                  <wp:positionV relativeFrom="paragraph">
                    <wp:posOffset>5265420</wp:posOffset>
                  </wp:positionV>
                  <wp:extent cx="5890260" cy="622935"/>
                  <wp:effectExtent l="0" t="0" r="15240" b="24765"/>
                  <wp:wrapNone/>
                  <wp:docPr id="50198" name="Rectangle 50198"/>
                  <wp:cNvGraphicFramePr/>
                  <a:graphic xmlns:a="http://schemas.openxmlformats.org/drawingml/2006/main">
                    <a:graphicData uri="http://schemas.microsoft.com/office/word/2010/wordprocessingShape">
                      <wps:wsp>
                        <wps:cNvSpPr/>
                        <wps:spPr>
                          <a:xfrm>
                            <a:off x="0" y="0"/>
                            <a:ext cx="5890260" cy="62293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CC61A9" id="Rectangle 50198" o:spid="_x0000_s1026" style="position:absolute;margin-left:40.2pt;margin-top:414.6pt;width:463.8pt;height:49.05pt;z-index:25166132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" filled="f" strokecolor="red" strokeweight="2pt"/>
              </w:pict>
            </mc:Fallback>
          </mc:AlternateContent>
        </w:r>
      </w:ins>
      <w:del w:id="190" w:author="Tuan Howe Yap" w:date="2019-11-19T16:21:00Z">
        <w:r w:rsidR="00617CD3" w:rsidDel="001E26C6">
          <w:rPr>
            <w:noProof/>
          </w:rPr>
          <w:drawing>
            <wp:inline distT="0" distB="0" distL="0" distR="0" wp14:anchorId="49336BC6" wp14:editId="6FFC1020">
              <wp:extent cx="4908550" cy="285877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7414" t="14443"/>
                      <a:stretch/>
                    </pic:blipFill>
                    <pic:spPr bwMode="auto">
                      <a:xfrm>
                        <a:off x="0" y="0"/>
                        <a:ext cx="4908550" cy="2858770"/>
                      </a:xfrm>
                      <a:prstGeom prst="rect">
                        <a:avLst/>
                      </a:prstGeom>
                      <a:ln>
                        <a:noFill/>
                      </a:ln>
                      <a:extLst>
                        <a:ext uri="{53640926-AAD7-44D8-BBD7-CCE9431645EC}">
                          <a14:shadowObscured xmlns:a14="http://schemas.microsoft.com/office/drawing/2010/main"/>
                        </a:ext>
                      </a:extLst>
                    </pic:spPr>
                  </pic:pic>
                </a:graphicData>
              </a:graphic>
            </wp:inline>
          </w:drawing>
        </w:r>
      </w:del>
      <w:ins w:id="191" w:author="Tuan Howe Yap" w:date="2019-11-19T16:21:00Z">
        <w:r>
          <w:rPr>
            <w:noProof/>
          </w:rPr>
          <w:drawing>
            <wp:inline distT="0" distB="0" distL="0" distR="0" wp14:anchorId="0FE4D6CE" wp14:editId="4EE0E607">
              <wp:extent cx="5943600" cy="3030855"/>
              <wp:effectExtent l="0" t="0" r="0" b="0"/>
              <wp:docPr id="50194" name="Picture 5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030855"/>
                      </a:xfrm>
                      <a:prstGeom prst="rect">
                        <a:avLst/>
                      </a:prstGeom>
                    </pic:spPr>
                  </pic:pic>
                </a:graphicData>
              </a:graphic>
            </wp:inline>
          </w:drawing>
        </w:r>
      </w:ins>
    </w:p>
    <w:p w14:paraId="6B7CD2F8" w14:textId="45499E74" w:rsidR="008B3E01" w:rsidRDefault="008B3E01" w:rsidP="008B3E01">
      <w:pPr>
        <w:pStyle w:val="Caption"/>
        <w:jc w:val="center"/>
      </w:pPr>
      <w:r>
        <w:t>Figure</w:t>
      </w:r>
      <w:r w:rsidR="000B4C27">
        <w:t>9</w:t>
      </w:r>
      <w:r>
        <w:t>:</w:t>
      </w:r>
      <w:r w:rsidR="00540C29">
        <w:t xml:space="preserve"> C4C Meter Reading</w:t>
      </w:r>
    </w:p>
    <w:p w14:paraId="2EB651FB" w14:textId="77777777" w:rsidR="00540C29" w:rsidRPr="00540C29" w:rsidRDefault="00540C29" w:rsidP="00540C29"/>
    <w:p w14:paraId="2373D497" w14:textId="77777777" w:rsidR="00311EEE" w:rsidRPr="00051345" w:rsidRDefault="00311EEE" w:rsidP="00A137A7">
      <w:pPr>
        <w:pStyle w:val="Heading2"/>
      </w:pPr>
      <w:r>
        <w:t xml:space="preserve"> </w:t>
      </w:r>
      <w:bookmarkStart w:id="192" w:name="_Toc509274801"/>
      <w:r>
        <w:t>Dunning &amp; Payment Lock</w:t>
      </w:r>
      <w:bookmarkEnd w:id="192"/>
    </w:p>
    <w:p w14:paraId="2DAF667E" w14:textId="3E7B168F" w:rsidR="00311EEE" w:rsidRDefault="00311EEE" w:rsidP="00311EEE">
      <w:pPr>
        <w:ind w:left="720"/>
        <w:rPr>
          <w:rFonts w:ascii="Calibri Light" w:hAnsi="Calibri Light"/>
          <w:b/>
          <w:sz w:val="20"/>
          <w:szCs w:val="20"/>
        </w:rPr>
      </w:pPr>
      <w:r w:rsidRPr="00051345">
        <w:rPr>
          <w:rFonts w:ascii="Calibri Light" w:hAnsi="Calibri Light"/>
          <w:sz w:val="20"/>
          <w:szCs w:val="20"/>
        </w:rPr>
        <w:t>Should a BP choose to dispute a bill, a Dunning Lock can be used to hold the amount of the bill being disputed</w:t>
      </w:r>
      <w:r w:rsidR="00631FFD">
        <w:rPr>
          <w:rFonts w:ascii="Calibri Light" w:hAnsi="Calibri Light"/>
          <w:sz w:val="20"/>
          <w:szCs w:val="20"/>
        </w:rPr>
        <w:t xml:space="preserve"> with a start date and end date</w:t>
      </w:r>
      <w:r w:rsidRPr="00051345">
        <w:rPr>
          <w:rFonts w:ascii="Calibri Light" w:hAnsi="Calibri Light"/>
          <w:sz w:val="20"/>
          <w:szCs w:val="20"/>
        </w:rPr>
        <w:t xml:space="preserve">.  </w:t>
      </w:r>
      <w:r>
        <w:rPr>
          <w:rFonts w:ascii="Calibri Light" w:hAnsi="Calibri Light"/>
          <w:sz w:val="20"/>
          <w:szCs w:val="20"/>
        </w:rPr>
        <w:t xml:space="preserve">By </w:t>
      </w:r>
      <w:r w:rsidR="00D00697">
        <w:rPr>
          <w:rFonts w:ascii="Calibri Light" w:hAnsi="Calibri Light"/>
          <w:sz w:val="20"/>
          <w:szCs w:val="20"/>
        </w:rPr>
        <w:t>p</w:t>
      </w:r>
      <w:r>
        <w:rPr>
          <w:rFonts w:ascii="Calibri Light" w:hAnsi="Calibri Light"/>
          <w:sz w:val="20"/>
          <w:szCs w:val="20"/>
        </w:rPr>
        <w:t xml:space="preserve">lacing a Dunning </w:t>
      </w:r>
      <w:r w:rsidR="004C6D50">
        <w:rPr>
          <w:rFonts w:ascii="Calibri Light" w:hAnsi="Calibri Light"/>
          <w:sz w:val="20"/>
          <w:szCs w:val="20"/>
        </w:rPr>
        <w:t>Lock</w:t>
      </w:r>
      <w:r>
        <w:rPr>
          <w:rFonts w:ascii="Calibri Light" w:hAnsi="Calibri Light"/>
          <w:sz w:val="20"/>
          <w:szCs w:val="20"/>
        </w:rPr>
        <w:t xml:space="preserve">, </w:t>
      </w:r>
      <w:r w:rsidR="00D00697">
        <w:rPr>
          <w:rFonts w:ascii="Calibri Light" w:hAnsi="Calibri Light"/>
          <w:sz w:val="20"/>
          <w:szCs w:val="20"/>
        </w:rPr>
        <w:t xml:space="preserve">the </w:t>
      </w:r>
      <w:r>
        <w:rPr>
          <w:rFonts w:ascii="Calibri Light" w:hAnsi="Calibri Light"/>
          <w:sz w:val="20"/>
          <w:szCs w:val="20"/>
        </w:rPr>
        <w:t xml:space="preserve">BP will be excluded from </w:t>
      </w:r>
      <w:r>
        <w:rPr>
          <w:rFonts w:ascii="Calibri Light" w:hAnsi="Calibri Light"/>
          <w:sz w:val="20"/>
          <w:szCs w:val="20"/>
        </w:rPr>
        <w:lastRenderedPageBreak/>
        <w:t>Collection</w:t>
      </w:r>
      <w:r w:rsidR="00D00697">
        <w:rPr>
          <w:rFonts w:ascii="Calibri Light" w:hAnsi="Calibri Light"/>
          <w:sz w:val="20"/>
          <w:szCs w:val="20"/>
        </w:rPr>
        <w:t>s</w:t>
      </w:r>
      <w:r>
        <w:rPr>
          <w:rFonts w:ascii="Calibri Light" w:hAnsi="Calibri Light"/>
          <w:sz w:val="20"/>
          <w:szCs w:val="20"/>
        </w:rPr>
        <w:t xml:space="preserve"> (Dunning). </w:t>
      </w:r>
      <w:r w:rsidRPr="00051345">
        <w:rPr>
          <w:rFonts w:ascii="Calibri Light" w:hAnsi="Calibri Light"/>
          <w:sz w:val="20"/>
          <w:szCs w:val="20"/>
        </w:rPr>
        <w:t xml:space="preserve">Furthermore, a CCC or BCD representative may place an Incoming Payment Lock </w:t>
      </w:r>
      <w:r w:rsidR="006A40BE">
        <w:rPr>
          <w:rFonts w:ascii="Calibri Light" w:hAnsi="Calibri Light"/>
          <w:sz w:val="20"/>
          <w:szCs w:val="20"/>
        </w:rPr>
        <w:t xml:space="preserve">in Hybris C4C Open Item view </w:t>
      </w:r>
      <w:r w:rsidRPr="00051345">
        <w:rPr>
          <w:rFonts w:ascii="Calibri Light" w:hAnsi="Calibri Light"/>
          <w:sz w:val="20"/>
          <w:szCs w:val="20"/>
        </w:rPr>
        <w:t>to put a hold on any Direct Payments that may occur during the bill investigation</w:t>
      </w:r>
      <w:r w:rsidR="00AA7184">
        <w:rPr>
          <w:rFonts w:ascii="Calibri Light" w:hAnsi="Calibri Light"/>
          <w:sz w:val="20"/>
          <w:szCs w:val="20"/>
        </w:rPr>
        <w:t xml:space="preserve"> </w:t>
      </w:r>
      <w:r w:rsidR="00631FFD">
        <w:rPr>
          <w:rFonts w:ascii="Calibri Light" w:hAnsi="Calibri Light"/>
          <w:sz w:val="20"/>
          <w:szCs w:val="20"/>
        </w:rPr>
        <w:t xml:space="preserve"> with a start date and an end date </w:t>
      </w:r>
      <w:r w:rsidR="00AA7184">
        <w:rPr>
          <w:rFonts w:ascii="Calibri Light" w:hAnsi="Calibri Light"/>
          <w:sz w:val="20"/>
          <w:szCs w:val="20"/>
        </w:rPr>
        <w:t xml:space="preserve">(Figure </w:t>
      </w:r>
      <w:r w:rsidR="000B4C27">
        <w:rPr>
          <w:rFonts w:ascii="Calibri Light" w:hAnsi="Calibri Light"/>
          <w:sz w:val="20"/>
          <w:szCs w:val="20"/>
        </w:rPr>
        <w:t>10</w:t>
      </w:r>
      <w:r w:rsidR="00AA7184">
        <w:rPr>
          <w:rFonts w:ascii="Calibri Light" w:hAnsi="Calibri Light"/>
          <w:sz w:val="20"/>
          <w:szCs w:val="20"/>
        </w:rPr>
        <w:t xml:space="preserve">: Create </w:t>
      </w:r>
      <w:r w:rsidR="003F2CEA">
        <w:rPr>
          <w:rFonts w:ascii="Calibri Light" w:hAnsi="Calibri Light"/>
          <w:sz w:val="20"/>
          <w:szCs w:val="20"/>
        </w:rPr>
        <w:t xml:space="preserve">Dunning/Payment </w:t>
      </w:r>
      <w:r w:rsidR="00AA7184">
        <w:rPr>
          <w:rFonts w:ascii="Calibri Light" w:hAnsi="Calibri Light"/>
          <w:sz w:val="20"/>
          <w:szCs w:val="20"/>
        </w:rPr>
        <w:t>Lock)</w:t>
      </w:r>
      <w:r w:rsidRPr="00051345">
        <w:rPr>
          <w:rFonts w:ascii="Calibri Light" w:hAnsi="Calibri Light"/>
          <w:sz w:val="20"/>
          <w:szCs w:val="20"/>
        </w:rPr>
        <w:t xml:space="preserve">.  The creation of Dunning </w:t>
      </w:r>
      <w:r w:rsidR="00F02062">
        <w:rPr>
          <w:rFonts w:ascii="Calibri Light" w:hAnsi="Calibri Light"/>
          <w:sz w:val="20"/>
          <w:szCs w:val="20"/>
        </w:rPr>
        <w:t>Lock</w:t>
      </w:r>
      <w:r w:rsidR="00F02062" w:rsidRPr="00051345">
        <w:rPr>
          <w:rFonts w:ascii="Calibri Light" w:hAnsi="Calibri Light"/>
          <w:sz w:val="20"/>
          <w:szCs w:val="20"/>
        </w:rPr>
        <w:t xml:space="preserve"> </w:t>
      </w:r>
      <w:r w:rsidRPr="00051345">
        <w:rPr>
          <w:rFonts w:ascii="Calibri Light" w:hAnsi="Calibri Light"/>
          <w:sz w:val="20"/>
          <w:szCs w:val="20"/>
        </w:rPr>
        <w:t>and Incoming Payment Locks in both S/4HANA and Hybris</w:t>
      </w:r>
      <w:r w:rsidR="00964C0D">
        <w:rPr>
          <w:rFonts w:ascii="Calibri Light" w:hAnsi="Calibri Light"/>
          <w:sz w:val="20"/>
          <w:szCs w:val="20"/>
        </w:rPr>
        <w:t xml:space="preserve"> C4C will be covered in the BPD</w:t>
      </w:r>
      <w:r w:rsidRPr="00051345">
        <w:rPr>
          <w:rFonts w:ascii="Calibri Light" w:hAnsi="Calibri Light"/>
          <w:sz w:val="20"/>
          <w:szCs w:val="20"/>
        </w:rPr>
        <w:t xml:space="preserve"> </w:t>
      </w:r>
      <w:hyperlink r:id="rId42" w:history="1">
        <w:r w:rsidRPr="00051345">
          <w:rPr>
            <w:rStyle w:val="Hyperlink"/>
            <w:rFonts w:ascii="Calibri Light" w:eastAsia="MS Mincho" w:hAnsi="Calibri Light" w:cs="Tahoma"/>
            <w:i/>
            <w:sz w:val="20"/>
            <w:szCs w:val="20"/>
            <w:lang w:eastAsia="ja-JP"/>
          </w:rPr>
          <w:t>CC-FI-04: Manage Collections (Dunning) - Manage Credit and Collections</w:t>
        </w:r>
      </w:hyperlink>
      <w:r w:rsidR="00F00C9E">
        <w:rPr>
          <w:rFonts w:ascii="Calibri Light" w:eastAsia="MS Mincho" w:hAnsi="Calibri Light" w:cs="Tahoma"/>
          <w:i/>
          <w:sz w:val="20"/>
          <w:szCs w:val="20"/>
          <w:lang w:eastAsia="ja-JP"/>
        </w:rPr>
        <w:t>.</w:t>
      </w:r>
      <w:r w:rsidR="003B6988">
        <w:rPr>
          <w:rFonts w:ascii="Calibri Light" w:eastAsia="MS Mincho" w:hAnsi="Calibri Light" w:cs="Tahoma"/>
          <w:i/>
          <w:sz w:val="20"/>
          <w:szCs w:val="20"/>
          <w:lang w:eastAsia="ja-JP"/>
        </w:rPr>
        <w:t xml:space="preserve">  </w:t>
      </w:r>
      <w:r w:rsidR="003B6988">
        <w:rPr>
          <w:rFonts w:ascii="Calibri Light" w:eastAsia="MS Mincho" w:hAnsi="Calibri Light" w:cs="Tahoma"/>
          <w:sz w:val="20"/>
          <w:szCs w:val="20"/>
          <w:lang w:eastAsia="ja-JP"/>
        </w:rPr>
        <w:t>The user should also add an Activity record on the BP indicating why the Dunning Lock or Incoming Payment lock was placed on the account.</w:t>
      </w:r>
    </w:p>
    <w:p w14:paraId="3CFBCE1C" w14:textId="77777777" w:rsidR="003B6988" w:rsidRDefault="003B6988" w:rsidP="00035D43">
      <w:pPr>
        <w:ind w:left="720"/>
        <w:rPr>
          <w:rFonts w:ascii="Calibri Light" w:hAnsi="Calibri Light"/>
          <w:sz w:val="20"/>
          <w:szCs w:val="20"/>
        </w:rPr>
      </w:pPr>
    </w:p>
    <w:p w14:paraId="231ED5F3" w14:textId="7ACDDA11" w:rsidR="00AA7184" w:rsidRDefault="00AA7184" w:rsidP="00AA7184">
      <w:pPr>
        <w:keepNext/>
        <w:ind w:left="720"/>
        <w:jc w:val="center"/>
      </w:pPr>
      <w:del w:id="193" w:author="Tuan Howe Yap" w:date="2019-11-19T16:39:00Z">
        <w:r w:rsidDel="000A0C45">
          <w:rPr>
            <w:noProof/>
          </w:rPr>
          <w:drawing>
            <wp:inline distT="0" distB="0" distL="0" distR="0" wp14:anchorId="0FC3D3B4" wp14:editId="783DFDBA">
              <wp:extent cx="4883150" cy="2839720"/>
              <wp:effectExtent l="0" t="0" r="0" b="0"/>
              <wp:docPr id="50192" name="Picture 5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7842" t="15013"/>
                      <a:stretch/>
                    </pic:blipFill>
                    <pic:spPr bwMode="auto">
                      <a:xfrm>
                        <a:off x="0" y="0"/>
                        <a:ext cx="4883150" cy="2839720"/>
                      </a:xfrm>
                      <a:prstGeom prst="rect">
                        <a:avLst/>
                      </a:prstGeom>
                      <a:ln>
                        <a:noFill/>
                      </a:ln>
                      <a:extLst>
                        <a:ext uri="{53640926-AAD7-44D8-BBD7-CCE9431645EC}">
                          <a14:shadowObscured xmlns:a14="http://schemas.microsoft.com/office/drawing/2010/main"/>
                        </a:ext>
                      </a:extLst>
                    </pic:spPr>
                  </pic:pic>
                </a:graphicData>
              </a:graphic>
            </wp:inline>
          </w:drawing>
        </w:r>
      </w:del>
      <w:ins w:id="194" w:author="Tuan Howe Yap" w:date="2019-11-19T16:39:00Z">
        <w:r w:rsidR="000A0C45">
          <w:rPr>
            <w:noProof/>
          </w:rPr>
          <w:drawing>
            <wp:inline distT="0" distB="0" distL="0" distR="0" wp14:anchorId="4633B802" wp14:editId="398BE82D">
              <wp:extent cx="5175250" cy="2489760"/>
              <wp:effectExtent l="0" t="0" r="635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87213" cy="2495515"/>
                      </a:xfrm>
                      <a:prstGeom prst="rect">
                        <a:avLst/>
                      </a:prstGeom>
                    </pic:spPr>
                  </pic:pic>
                </a:graphicData>
              </a:graphic>
            </wp:inline>
          </w:drawing>
        </w:r>
      </w:ins>
    </w:p>
    <w:p w14:paraId="71029395" w14:textId="3A362BBD" w:rsidR="00AA7184" w:rsidRDefault="00AA7184" w:rsidP="00AA7184">
      <w:pPr>
        <w:pStyle w:val="Caption"/>
        <w:jc w:val="center"/>
      </w:pPr>
      <w:r>
        <w:t xml:space="preserve">Figure </w:t>
      </w:r>
      <w:r w:rsidR="000B4C27">
        <w:t>10</w:t>
      </w:r>
      <w:r>
        <w:t xml:space="preserve">: Create </w:t>
      </w:r>
      <w:r w:rsidR="003F2CEA">
        <w:t xml:space="preserve">Dunning/Payment </w:t>
      </w:r>
      <w:r>
        <w:t>Lock</w:t>
      </w:r>
    </w:p>
    <w:p w14:paraId="0AE49FD6" w14:textId="77777777" w:rsidR="00AA7184" w:rsidRDefault="00AA7184" w:rsidP="00AA7184"/>
    <w:p w14:paraId="6CF8C7A2" w14:textId="77777777" w:rsidR="00516E26" w:rsidRDefault="00516E26" w:rsidP="00AA7184"/>
    <w:p w14:paraId="1F0F8FCF" w14:textId="307509AF" w:rsidR="00516E26" w:rsidRDefault="00516E26" w:rsidP="00A137A7">
      <w:pPr>
        <w:pStyle w:val="Heading2"/>
      </w:pPr>
      <w:r>
        <w:tab/>
      </w:r>
      <w:bookmarkStart w:id="195" w:name="_Toc509274802"/>
      <w:r>
        <w:t>Billing Block</w:t>
      </w:r>
      <w:bookmarkEnd w:id="195"/>
    </w:p>
    <w:p w14:paraId="6D59F544" w14:textId="1EB980E7" w:rsidR="00C40992" w:rsidRDefault="00516E26" w:rsidP="00516E26">
      <w:pPr>
        <w:ind w:left="720"/>
        <w:rPr>
          <w:rFonts w:ascii="Calibri Light" w:hAnsi="Calibri Light"/>
          <w:sz w:val="20"/>
          <w:szCs w:val="20"/>
        </w:rPr>
      </w:pPr>
      <w:r w:rsidRPr="00516E26">
        <w:rPr>
          <w:rFonts w:ascii="Calibri Light" w:hAnsi="Calibri Light"/>
          <w:sz w:val="20"/>
          <w:szCs w:val="20"/>
        </w:rPr>
        <w:t xml:space="preserve">Billing </w:t>
      </w:r>
      <w:r w:rsidR="0030218D">
        <w:rPr>
          <w:rFonts w:ascii="Calibri Light" w:hAnsi="Calibri Light"/>
          <w:sz w:val="20"/>
          <w:szCs w:val="20"/>
        </w:rPr>
        <w:t>L</w:t>
      </w:r>
      <w:r w:rsidRPr="00516E26">
        <w:rPr>
          <w:rFonts w:ascii="Calibri Light" w:hAnsi="Calibri Light"/>
          <w:sz w:val="20"/>
          <w:szCs w:val="20"/>
        </w:rPr>
        <w:t>ock</w:t>
      </w:r>
      <w:r w:rsidR="0030218D">
        <w:rPr>
          <w:rFonts w:ascii="Calibri Light" w:hAnsi="Calibri Light"/>
          <w:sz w:val="20"/>
          <w:szCs w:val="20"/>
        </w:rPr>
        <w:t xml:space="preserve"> (also referred to as Billing Blocks in S/4HANA)</w:t>
      </w:r>
      <w:r w:rsidRPr="00516E26">
        <w:rPr>
          <w:rFonts w:ascii="Calibri Light" w:hAnsi="Calibri Light"/>
          <w:sz w:val="20"/>
          <w:szCs w:val="20"/>
        </w:rPr>
        <w:t xml:space="preserve"> is set </w:t>
      </w:r>
      <w:r w:rsidR="00F02062">
        <w:rPr>
          <w:rFonts w:ascii="Calibri Light" w:hAnsi="Calibri Light"/>
          <w:sz w:val="20"/>
          <w:szCs w:val="20"/>
        </w:rPr>
        <w:t>on</w:t>
      </w:r>
      <w:r w:rsidRPr="00516E26">
        <w:rPr>
          <w:rFonts w:ascii="Calibri Light" w:hAnsi="Calibri Light"/>
          <w:sz w:val="20"/>
          <w:szCs w:val="20"/>
        </w:rPr>
        <w:t xml:space="preserve"> the Contract when the Contract is created</w:t>
      </w:r>
      <w:r w:rsidR="00DC6D2F">
        <w:rPr>
          <w:rFonts w:ascii="Calibri Light" w:hAnsi="Calibri Light"/>
          <w:sz w:val="20"/>
          <w:szCs w:val="20"/>
        </w:rPr>
        <w:t xml:space="preserve"> and </w:t>
      </w:r>
      <w:r w:rsidRPr="00516E26">
        <w:rPr>
          <w:rFonts w:ascii="Calibri Light" w:hAnsi="Calibri Light"/>
          <w:sz w:val="20"/>
          <w:szCs w:val="20"/>
        </w:rPr>
        <w:t>further investigation</w:t>
      </w:r>
      <w:r>
        <w:rPr>
          <w:rFonts w:ascii="Calibri Light" w:hAnsi="Calibri Light"/>
          <w:sz w:val="20"/>
          <w:szCs w:val="20"/>
        </w:rPr>
        <w:t xml:space="preserve"> such as </w:t>
      </w:r>
      <w:r w:rsidR="00C40992">
        <w:rPr>
          <w:rFonts w:ascii="Calibri Light" w:hAnsi="Calibri Light"/>
          <w:sz w:val="20"/>
          <w:szCs w:val="20"/>
        </w:rPr>
        <w:t xml:space="preserve">Credit Check returns </w:t>
      </w:r>
      <w:r w:rsidR="00DC6D2F">
        <w:rPr>
          <w:rFonts w:ascii="Calibri Light" w:hAnsi="Calibri Light"/>
          <w:sz w:val="20"/>
          <w:szCs w:val="20"/>
        </w:rPr>
        <w:t xml:space="preserve">a </w:t>
      </w:r>
      <w:r w:rsidR="00C40992">
        <w:rPr>
          <w:rFonts w:ascii="Calibri Light" w:hAnsi="Calibri Light"/>
          <w:sz w:val="20"/>
          <w:szCs w:val="20"/>
        </w:rPr>
        <w:t xml:space="preserve">warning message </w:t>
      </w:r>
      <w:r w:rsidR="00DC6D2F">
        <w:rPr>
          <w:rFonts w:ascii="Calibri Light" w:hAnsi="Calibri Light"/>
          <w:sz w:val="20"/>
          <w:szCs w:val="20"/>
        </w:rPr>
        <w:t xml:space="preserve">or </w:t>
      </w:r>
      <w:r w:rsidR="00C40992">
        <w:rPr>
          <w:rFonts w:ascii="Calibri Light" w:hAnsi="Calibri Light"/>
          <w:sz w:val="20"/>
          <w:szCs w:val="20"/>
        </w:rPr>
        <w:t xml:space="preserve">Same Party In </w:t>
      </w:r>
      <w:r w:rsidR="00DC6D2F">
        <w:rPr>
          <w:rFonts w:ascii="Calibri Light" w:hAnsi="Calibri Light"/>
          <w:sz w:val="20"/>
          <w:szCs w:val="20"/>
        </w:rPr>
        <w:t xml:space="preserve">is </w:t>
      </w:r>
      <w:r w:rsidR="00C40992">
        <w:rPr>
          <w:rFonts w:ascii="Calibri Light" w:hAnsi="Calibri Light"/>
          <w:sz w:val="20"/>
          <w:szCs w:val="20"/>
        </w:rPr>
        <w:t>identified during Move In process</w:t>
      </w:r>
      <w:r w:rsidRPr="00516E26">
        <w:rPr>
          <w:rFonts w:ascii="Calibri Light" w:hAnsi="Calibri Light"/>
          <w:sz w:val="20"/>
          <w:szCs w:val="20"/>
        </w:rPr>
        <w:t>.</w:t>
      </w:r>
      <w:r w:rsidR="00C40992">
        <w:rPr>
          <w:rFonts w:ascii="Calibri Light" w:hAnsi="Calibri Light"/>
          <w:sz w:val="20"/>
          <w:szCs w:val="20"/>
        </w:rPr>
        <w:t xml:space="preserve"> Billing </w:t>
      </w:r>
      <w:r w:rsidR="0030218D">
        <w:rPr>
          <w:rFonts w:ascii="Calibri Light" w:hAnsi="Calibri Light"/>
          <w:sz w:val="20"/>
          <w:szCs w:val="20"/>
        </w:rPr>
        <w:t>L</w:t>
      </w:r>
      <w:r w:rsidR="00C40992">
        <w:rPr>
          <w:rFonts w:ascii="Calibri Light" w:hAnsi="Calibri Light"/>
          <w:sz w:val="20"/>
          <w:szCs w:val="20"/>
        </w:rPr>
        <w:t xml:space="preserve">ock can be set to the Contract via Hybris C4C </w:t>
      </w:r>
      <w:ins w:id="196" w:author="Tuan Howe Yap" w:date="2019-11-19T16:53:00Z">
        <w:r w:rsidR="004F784D">
          <w:rPr>
            <w:rFonts w:ascii="Calibri Light" w:hAnsi="Calibri Light"/>
            <w:sz w:val="20"/>
            <w:szCs w:val="20"/>
          </w:rPr>
          <w:t xml:space="preserve">Utility 360 facet </w:t>
        </w:r>
        <w:r w:rsidR="004F784D" w:rsidRPr="004F784D">
          <w:rPr>
            <w:rFonts w:ascii="Calibri Light" w:hAnsi="Calibri Light"/>
            <w:sz w:val="20"/>
            <w:szCs w:val="20"/>
          </w:rPr>
          <w:sym w:font="Wingdings" w:char="F0E0"/>
        </w:r>
        <w:r w:rsidR="004F784D">
          <w:rPr>
            <w:rFonts w:ascii="Calibri Light" w:hAnsi="Calibri Light"/>
            <w:sz w:val="20"/>
            <w:szCs w:val="20"/>
          </w:rPr>
          <w:t xml:space="preserve"> Details side panel option </w:t>
        </w:r>
      </w:ins>
      <w:r w:rsidR="00C40992">
        <w:rPr>
          <w:rFonts w:ascii="Calibri Light" w:hAnsi="Calibri Light"/>
          <w:sz w:val="20"/>
          <w:szCs w:val="20"/>
        </w:rPr>
        <w:t xml:space="preserve">(Figure </w:t>
      </w:r>
      <w:r w:rsidR="000B4C27">
        <w:rPr>
          <w:rFonts w:ascii="Calibri Light" w:hAnsi="Calibri Light"/>
          <w:sz w:val="20"/>
          <w:szCs w:val="20"/>
        </w:rPr>
        <w:t>11</w:t>
      </w:r>
      <w:r w:rsidR="00C40992">
        <w:rPr>
          <w:rFonts w:ascii="Calibri Light" w:hAnsi="Calibri Light"/>
          <w:sz w:val="20"/>
          <w:szCs w:val="20"/>
        </w:rPr>
        <w:t xml:space="preserve">: </w:t>
      </w:r>
      <w:r w:rsidR="003F2CEA">
        <w:rPr>
          <w:rFonts w:ascii="Calibri Light" w:hAnsi="Calibri Light"/>
          <w:sz w:val="20"/>
          <w:szCs w:val="20"/>
        </w:rPr>
        <w:t xml:space="preserve">Create </w:t>
      </w:r>
      <w:r w:rsidR="00C40992">
        <w:rPr>
          <w:rFonts w:ascii="Calibri Light" w:hAnsi="Calibri Light"/>
          <w:sz w:val="20"/>
          <w:szCs w:val="20"/>
        </w:rPr>
        <w:t xml:space="preserve">Billing </w:t>
      </w:r>
      <w:r w:rsidR="0030218D">
        <w:rPr>
          <w:rFonts w:ascii="Calibri Light" w:hAnsi="Calibri Light"/>
          <w:sz w:val="20"/>
          <w:szCs w:val="20"/>
        </w:rPr>
        <w:t>Lock</w:t>
      </w:r>
      <w:r w:rsidR="00C40992">
        <w:rPr>
          <w:rFonts w:ascii="Calibri Light" w:hAnsi="Calibri Light"/>
          <w:sz w:val="20"/>
          <w:szCs w:val="20"/>
        </w:rPr>
        <w:t>).</w:t>
      </w:r>
    </w:p>
    <w:p w14:paraId="15014143" w14:textId="2F233607" w:rsidR="00516E26" w:rsidRDefault="00C40992" w:rsidP="00516E26">
      <w:pPr>
        <w:ind w:left="720"/>
      </w:pPr>
      <w:r>
        <w:rPr>
          <w:rFonts w:ascii="Calibri Light" w:hAnsi="Calibri Light"/>
          <w:sz w:val="20"/>
          <w:szCs w:val="20"/>
        </w:rPr>
        <w:t xml:space="preserve">  </w:t>
      </w:r>
      <w:r w:rsidR="00516E26">
        <w:t xml:space="preserve"> </w:t>
      </w:r>
    </w:p>
    <w:p w14:paraId="3B0455FA" w14:textId="5D72C034" w:rsidR="00C40992" w:rsidRDefault="00C40992" w:rsidP="00C40992">
      <w:pPr>
        <w:keepNext/>
        <w:ind w:left="720"/>
        <w:rPr>
          <w:ins w:id="197" w:author="Tuan Howe Yap" w:date="2019-11-19T16:42:00Z"/>
        </w:rPr>
      </w:pPr>
      <w:r>
        <w:rPr>
          <w:noProof/>
        </w:rPr>
        <w:lastRenderedPageBreak/>
        <mc:AlternateContent>
          <mc:Choice Requires="wps">
            <w:drawing>
              <wp:anchor distT="0" distB="0" distL="114300" distR="114300" simplePos="0" relativeHeight="251658250" behindDoc="0" locked="0" layoutInCell="1" allowOverlap="1" wp14:anchorId="44AE93CD" wp14:editId="72E39CDC">
                <wp:simplePos x="0" y="0"/>
                <wp:positionH relativeFrom="column">
                  <wp:posOffset>4210050</wp:posOffset>
                </wp:positionH>
                <wp:positionV relativeFrom="paragraph">
                  <wp:posOffset>1615440</wp:posOffset>
                </wp:positionV>
                <wp:extent cx="831850" cy="323850"/>
                <wp:effectExtent l="0" t="0" r="25400" b="19050"/>
                <wp:wrapNone/>
                <wp:docPr id="27" name="Rectangle 27"/>
                <wp:cNvGraphicFramePr/>
                <a:graphic xmlns:a="http://schemas.openxmlformats.org/drawingml/2006/main">
                  <a:graphicData uri="http://schemas.microsoft.com/office/word/2010/wordprocessingShape">
                    <wps:wsp>
                      <wps:cNvSpPr/>
                      <wps:spPr>
                        <a:xfrm>
                          <a:off x="0" y="0"/>
                          <a:ext cx="831850" cy="323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E5A0C3" id="Rectangle 27" o:spid="_x0000_s1026" style="position:absolute;margin-left:331.5pt;margin-top:127.2pt;width:65.5pt;height:25.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" filled="f" strokecolor="red" strokeweight="2pt"/>
            </w:pict>
          </mc:Fallback>
        </mc:AlternateContent>
      </w:r>
      <w:del w:id="198" w:author="Tuan Howe Yap" w:date="2019-11-19T16:42:00Z">
        <w:r w:rsidDel="000A0C45">
          <w:rPr>
            <w:noProof/>
          </w:rPr>
          <w:drawing>
            <wp:inline distT="0" distB="0" distL="0" distR="0" wp14:anchorId="36385AFD" wp14:editId="6C28347E">
              <wp:extent cx="4667250" cy="26320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7837" t="18325" r="731"/>
                      <a:stretch/>
                    </pic:blipFill>
                    <pic:spPr bwMode="auto">
                      <a:xfrm>
                        <a:off x="0" y="0"/>
                        <a:ext cx="4667250" cy="2632075"/>
                      </a:xfrm>
                      <a:prstGeom prst="rect">
                        <a:avLst/>
                      </a:prstGeom>
                      <a:ln>
                        <a:noFill/>
                      </a:ln>
                      <a:extLst>
                        <a:ext uri="{53640926-AAD7-44D8-BBD7-CCE9431645EC}">
                          <a14:shadowObscured xmlns:a14="http://schemas.microsoft.com/office/drawing/2010/main"/>
                        </a:ext>
                      </a:extLst>
                    </pic:spPr>
                  </pic:pic>
                </a:graphicData>
              </a:graphic>
            </wp:inline>
          </w:drawing>
        </w:r>
      </w:del>
    </w:p>
    <w:p w14:paraId="1644839A" w14:textId="0171A221" w:rsidR="000A0C45" w:rsidRDefault="004F784D" w:rsidP="00C40992">
      <w:pPr>
        <w:keepNext/>
        <w:ind w:left="720"/>
      </w:pPr>
      <w:ins w:id="199" w:author="Tuan Howe Yap" w:date="2019-11-19T16:51:00Z">
        <w:r>
          <w:rPr>
            <w:noProof/>
          </w:rPr>
          <mc:AlternateContent>
            <mc:Choice Requires="wps">
              <w:drawing>
                <wp:anchor distT="0" distB="0" distL="114300" distR="114300" simplePos="0" relativeHeight="251662353" behindDoc="0" locked="0" layoutInCell="1" allowOverlap="1" wp14:anchorId="7F656DDA" wp14:editId="1A08E6DC">
                  <wp:simplePos x="0" y="0"/>
                  <wp:positionH relativeFrom="column">
                    <wp:posOffset>4762500</wp:posOffset>
                  </wp:positionH>
                  <wp:positionV relativeFrom="paragraph">
                    <wp:posOffset>2505075</wp:posOffset>
                  </wp:positionV>
                  <wp:extent cx="1555750" cy="476250"/>
                  <wp:effectExtent l="0" t="0" r="25400" b="19050"/>
                  <wp:wrapNone/>
                  <wp:docPr id="41" name="Rectangle 41"/>
                  <wp:cNvGraphicFramePr/>
                  <a:graphic xmlns:a="http://schemas.openxmlformats.org/drawingml/2006/main">
                    <a:graphicData uri="http://schemas.microsoft.com/office/word/2010/wordprocessingShape">
                      <wps:wsp>
                        <wps:cNvSpPr/>
                        <wps:spPr>
                          <a:xfrm>
                            <a:off x="0" y="0"/>
                            <a:ext cx="1555750" cy="476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120D65" id="Rectangle 41" o:spid="_x0000_s1026" style="position:absolute;margin-left:375pt;margin-top:197.25pt;width:122.5pt;height:37.5pt;z-index:2516623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" filled="f" strokecolor="red" strokeweight="2pt"/>
              </w:pict>
            </mc:Fallback>
          </mc:AlternateContent>
        </w:r>
        <w:r>
          <w:rPr>
            <w:noProof/>
          </w:rPr>
          <w:drawing>
            <wp:inline distT="0" distB="0" distL="0" distR="0" wp14:anchorId="480D7E18" wp14:editId="3639D64D">
              <wp:extent cx="5943600" cy="30353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035300"/>
                      </a:xfrm>
                      <a:prstGeom prst="rect">
                        <a:avLst/>
                      </a:prstGeom>
                    </pic:spPr>
                  </pic:pic>
                </a:graphicData>
              </a:graphic>
            </wp:inline>
          </w:drawing>
        </w:r>
      </w:ins>
    </w:p>
    <w:p w14:paraId="2D25C156" w14:textId="2C777791" w:rsidR="00C40992" w:rsidRDefault="00C40992" w:rsidP="00746F9E">
      <w:pPr>
        <w:pStyle w:val="Caption"/>
        <w:ind w:firstLine="720"/>
        <w:jc w:val="center"/>
      </w:pPr>
      <w:r>
        <w:t>Figure</w:t>
      </w:r>
      <w:r w:rsidR="000B4C27">
        <w:t>11</w:t>
      </w:r>
      <w:r>
        <w:t xml:space="preserve">: </w:t>
      </w:r>
      <w:r w:rsidR="003F2CEA">
        <w:t xml:space="preserve">Create </w:t>
      </w:r>
      <w:r>
        <w:t xml:space="preserve">Billing </w:t>
      </w:r>
      <w:r w:rsidR="0030218D">
        <w:t>Lock</w:t>
      </w:r>
    </w:p>
    <w:p w14:paraId="1C76D849" w14:textId="77777777" w:rsidR="00C40992" w:rsidRDefault="00C40992" w:rsidP="00516E26">
      <w:pPr>
        <w:ind w:left="720"/>
      </w:pPr>
    </w:p>
    <w:p w14:paraId="64774705" w14:textId="4645F35B" w:rsidR="003B0DD8" w:rsidRDefault="003B0DD8" w:rsidP="00A137A7">
      <w:pPr>
        <w:pStyle w:val="Heading2"/>
      </w:pPr>
      <w:r>
        <w:t>Invoice Lock</w:t>
      </w:r>
    </w:p>
    <w:p w14:paraId="31CA58A0" w14:textId="3AF55806" w:rsidR="003B0DD8" w:rsidRPr="00AA7184" w:rsidRDefault="006E305C" w:rsidP="003B0DD8">
      <w:pPr>
        <w:ind w:left="720"/>
      </w:pPr>
      <w:r>
        <w:rPr>
          <w:rFonts w:ascii="Calibri Light" w:hAnsi="Calibri Light"/>
          <w:sz w:val="20"/>
          <w:szCs w:val="20"/>
        </w:rPr>
        <w:t xml:space="preserve">An </w:t>
      </w:r>
      <w:r w:rsidR="003B0DD8">
        <w:rPr>
          <w:rFonts w:ascii="Calibri Light" w:hAnsi="Calibri Light"/>
          <w:sz w:val="20"/>
          <w:szCs w:val="20"/>
        </w:rPr>
        <w:t>Invoice Lock</w:t>
      </w:r>
      <w:r w:rsidR="003B0DD8" w:rsidRPr="00516E26">
        <w:rPr>
          <w:rFonts w:ascii="Calibri Light" w:hAnsi="Calibri Light"/>
          <w:sz w:val="20"/>
          <w:szCs w:val="20"/>
        </w:rPr>
        <w:t xml:space="preserve"> is set</w:t>
      </w:r>
      <w:r w:rsidR="003B0DD8">
        <w:rPr>
          <w:rFonts w:ascii="Calibri Light" w:hAnsi="Calibri Light"/>
          <w:sz w:val="20"/>
          <w:szCs w:val="20"/>
        </w:rPr>
        <w:t xml:space="preserve"> at </w:t>
      </w:r>
      <w:r>
        <w:rPr>
          <w:rFonts w:ascii="Calibri Light" w:hAnsi="Calibri Light"/>
          <w:sz w:val="20"/>
          <w:szCs w:val="20"/>
        </w:rPr>
        <w:t xml:space="preserve">the </w:t>
      </w:r>
      <w:r w:rsidR="003B0DD8">
        <w:rPr>
          <w:rFonts w:ascii="Calibri Light" w:hAnsi="Calibri Light"/>
          <w:sz w:val="20"/>
          <w:szCs w:val="20"/>
        </w:rPr>
        <w:t xml:space="preserve">Contract Account </w:t>
      </w:r>
      <w:r w:rsidR="005A465A">
        <w:rPr>
          <w:rFonts w:ascii="Calibri Light" w:hAnsi="Calibri Light"/>
          <w:sz w:val="20"/>
          <w:szCs w:val="20"/>
        </w:rPr>
        <w:t xml:space="preserve">(Figure </w:t>
      </w:r>
      <w:r w:rsidR="000B4C27">
        <w:rPr>
          <w:rFonts w:ascii="Calibri Light" w:hAnsi="Calibri Light"/>
          <w:sz w:val="20"/>
          <w:szCs w:val="20"/>
        </w:rPr>
        <w:t>12</w:t>
      </w:r>
      <w:r w:rsidR="005A465A">
        <w:rPr>
          <w:rFonts w:ascii="Calibri Light" w:hAnsi="Calibri Light"/>
          <w:sz w:val="20"/>
          <w:szCs w:val="20"/>
        </w:rPr>
        <w:t xml:space="preserve">: create Invoice Lock) </w:t>
      </w:r>
      <w:r w:rsidR="003B0DD8">
        <w:rPr>
          <w:rFonts w:ascii="Calibri Light" w:hAnsi="Calibri Light"/>
          <w:sz w:val="20"/>
          <w:szCs w:val="20"/>
        </w:rPr>
        <w:t xml:space="preserve">when all </w:t>
      </w:r>
      <w:r>
        <w:rPr>
          <w:rFonts w:ascii="Calibri Light" w:hAnsi="Calibri Light"/>
          <w:sz w:val="20"/>
          <w:szCs w:val="20"/>
        </w:rPr>
        <w:t xml:space="preserve">of </w:t>
      </w:r>
      <w:r w:rsidR="003B0DD8">
        <w:rPr>
          <w:rFonts w:ascii="Calibri Light" w:hAnsi="Calibri Light"/>
          <w:sz w:val="20"/>
          <w:szCs w:val="20"/>
        </w:rPr>
        <w:t xml:space="preserve">the Contracts for the entire Contract Account need to stop </w:t>
      </w:r>
      <w:r>
        <w:rPr>
          <w:rFonts w:ascii="Calibri Light" w:hAnsi="Calibri Light"/>
          <w:sz w:val="20"/>
          <w:szCs w:val="20"/>
        </w:rPr>
        <w:t xml:space="preserve">the </w:t>
      </w:r>
      <w:r w:rsidR="003B0DD8">
        <w:rPr>
          <w:rFonts w:ascii="Calibri Light" w:hAnsi="Calibri Light"/>
          <w:sz w:val="20"/>
          <w:szCs w:val="20"/>
        </w:rPr>
        <w:t xml:space="preserve">invoice from </w:t>
      </w:r>
      <w:r>
        <w:rPr>
          <w:rFonts w:ascii="Calibri Light" w:hAnsi="Calibri Light"/>
          <w:sz w:val="20"/>
          <w:szCs w:val="20"/>
        </w:rPr>
        <w:t xml:space="preserve">being </w:t>
      </w:r>
      <w:r w:rsidR="003B0DD8">
        <w:rPr>
          <w:rFonts w:ascii="Calibri Light" w:hAnsi="Calibri Light"/>
          <w:sz w:val="20"/>
          <w:szCs w:val="20"/>
        </w:rPr>
        <w:t>creat</w:t>
      </w:r>
      <w:r>
        <w:rPr>
          <w:rFonts w:ascii="Calibri Light" w:hAnsi="Calibri Light"/>
          <w:sz w:val="20"/>
          <w:szCs w:val="20"/>
        </w:rPr>
        <w:t>ed</w:t>
      </w:r>
      <w:r w:rsidR="003B0DD8">
        <w:rPr>
          <w:rFonts w:ascii="Calibri Light" w:hAnsi="Calibri Light"/>
          <w:sz w:val="20"/>
          <w:szCs w:val="20"/>
        </w:rPr>
        <w:t>.</w:t>
      </w:r>
      <w:r w:rsidR="005A465A">
        <w:rPr>
          <w:rFonts w:ascii="Calibri Light" w:hAnsi="Calibri Light"/>
          <w:sz w:val="20"/>
          <w:szCs w:val="20"/>
        </w:rPr>
        <w:t xml:space="preserve"> User will </w:t>
      </w:r>
      <w:del w:id="200" w:author="Tuan Howe Yap" w:date="2019-11-25T16:48:00Z">
        <w:r w:rsidR="005A465A" w:rsidDel="008242C1">
          <w:rPr>
            <w:rFonts w:ascii="Calibri Light" w:hAnsi="Calibri Light"/>
            <w:sz w:val="20"/>
            <w:szCs w:val="20"/>
          </w:rPr>
          <w:delText xml:space="preserve">update </w:delText>
        </w:r>
      </w:del>
      <w:ins w:id="201" w:author="Tuan Howe Yap" w:date="2019-11-25T16:48:00Z">
        <w:r w:rsidR="008242C1">
          <w:rPr>
            <w:rFonts w:ascii="Calibri Light" w:hAnsi="Calibri Light"/>
            <w:sz w:val="20"/>
            <w:szCs w:val="20"/>
          </w:rPr>
          <w:t xml:space="preserve">create </w:t>
        </w:r>
      </w:ins>
      <w:r w:rsidR="005A465A">
        <w:rPr>
          <w:rFonts w:ascii="Calibri Light" w:hAnsi="Calibri Light"/>
          <w:sz w:val="20"/>
          <w:szCs w:val="20"/>
        </w:rPr>
        <w:t>the Invoice Lock</w:t>
      </w:r>
      <w:del w:id="202" w:author="Tuan Howe Yap" w:date="2019-11-25T16:44:00Z">
        <w:r w:rsidR="005A465A" w:rsidDel="00CF0E9E">
          <w:rPr>
            <w:rFonts w:ascii="Calibri Light" w:hAnsi="Calibri Light"/>
            <w:sz w:val="20"/>
            <w:szCs w:val="20"/>
          </w:rPr>
          <w:delText xml:space="preserve"> </w:delText>
        </w:r>
      </w:del>
      <w:ins w:id="203" w:author="Tuan Howe Yap" w:date="2019-11-25T16:48:00Z">
        <w:r w:rsidR="008242C1">
          <w:rPr>
            <w:rFonts w:ascii="Calibri Light" w:hAnsi="Calibri Light"/>
            <w:sz w:val="20"/>
            <w:szCs w:val="20"/>
          </w:rPr>
          <w:t xml:space="preserve"> </w:t>
        </w:r>
      </w:ins>
      <w:ins w:id="204" w:author="Tuan Howe Yap" w:date="2019-11-25T16:44:00Z">
        <w:r w:rsidR="00CF0E9E">
          <w:rPr>
            <w:rFonts w:ascii="Calibri Light" w:hAnsi="Calibri Light"/>
            <w:sz w:val="20"/>
            <w:szCs w:val="20"/>
          </w:rPr>
          <w:t xml:space="preserve">via C4C </w:t>
        </w:r>
      </w:ins>
      <w:ins w:id="205" w:author="Tuan Howe Yap" w:date="2019-11-25T16:45:00Z">
        <w:r w:rsidR="00CF0E9E">
          <w:rPr>
            <w:rFonts w:ascii="Calibri Light" w:hAnsi="Calibri Light"/>
            <w:sz w:val="20"/>
            <w:szCs w:val="20"/>
          </w:rPr>
          <w:t xml:space="preserve">Customer Financial </w:t>
        </w:r>
        <w:r w:rsidR="00CF0E9E" w:rsidRPr="00CF0E9E">
          <w:rPr>
            <w:rFonts w:ascii="Calibri Light" w:hAnsi="Calibri Light"/>
            <w:sz w:val="20"/>
            <w:szCs w:val="20"/>
          </w:rPr>
          <w:sym w:font="Wingdings" w:char="F0E0"/>
        </w:r>
        <w:r w:rsidR="00CF0E9E">
          <w:rPr>
            <w:rFonts w:ascii="Calibri Light" w:hAnsi="Calibri Light"/>
            <w:sz w:val="20"/>
            <w:szCs w:val="20"/>
          </w:rPr>
          <w:t xml:space="preserve"> </w:t>
        </w:r>
      </w:ins>
      <w:ins w:id="206" w:author="Tuan Howe Yap" w:date="2019-11-25T16:47:00Z">
        <w:r w:rsidR="00CF0E9E">
          <w:rPr>
            <w:rFonts w:ascii="Calibri Light" w:hAnsi="Calibri Light"/>
            <w:sz w:val="20"/>
            <w:szCs w:val="20"/>
          </w:rPr>
          <w:t xml:space="preserve">Contract Account Details hyperlink </w:t>
        </w:r>
        <w:r w:rsidR="00CF0E9E" w:rsidRPr="00CF0E9E">
          <w:rPr>
            <w:rFonts w:ascii="Calibri Light" w:hAnsi="Calibri Light"/>
            <w:sz w:val="20"/>
            <w:szCs w:val="20"/>
          </w:rPr>
          <w:sym w:font="Wingdings" w:char="F0E0"/>
        </w:r>
        <w:r w:rsidR="00CF0E9E">
          <w:rPr>
            <w:rFonts w:ascii="Calibri Light" w:hAnsi="Calibri Light"/>
            <w:sz w:val="20"/>
            <w:szCs w:val="20"/>
          </w:rPr>
          <w:t xml:space="preserve"> Locks tab </w:t>
        </w:r>
        <w:r w:rsidR="00CF0E9E" w:rsidRPr="00CF0E9E">
          <w:rPr>
            <w:rFonts w:ascii="Calibri Light" w:hAnsi="Calibri Light"/>
            <w:sz w:val="20"/>
            <w:szCs w:val="20"/>
          </w:rPr>
          <w:sym w:font="Wingdings" w:char="F0E0"/>
        </w:r>
        <w:r w:rsidR="00CF0E9E">
          <w:rPr>
            <w:rFonts w:ascii="Calibri Light" w:hAnsi="Calibri Light"/>
            <w:sz w:val="20"/>
            <w:szCs w:val="20"/>
          </w:rPr>
          <w:t xml:space="preserve"> Create New </w:t>
        </w:r>
      </w:ins>
      <w:ins w:id="207" w:author="Tuan Howe Yap" w:date="2019-11-25T16:48:00Z">
        <w:r w:rsidR="00CF0E9E">
          <w:rPr>
            <w:rFonts w:ascii="Calibri Light" w:hAnsi="Calibri Light"/>
            <w:sz w:val="20"/>
            <w:szCs w:val="20"/>
          </w:rPr>
          <w:t xml:space="preserve">Lock </w:t>
        </w:r>
        <w:r w:rsidR="008242C1">
          <w:rPr>
            <w:rFonts w:ascii="Calibri Light" w:hAnsi="Calibri Light"/>
            <w:sz w:val="20"/>
            <w:szCs w:val="20"/>
          </w:rPr>
          <w:t>function.</w:t>
        </w:r>
      </w:ins>
      <w:ins w:id="208" w:author="Tuan Howe Yap" w:date="2019-11-25T16:45:00Z">
        <w:r w:rsidR="00CF0E9E">
          <w:rPr>
            <w:rFonts w:ascii="Calibri Light" w:hAnsi="Calibri Light"/>
            <w:sz w:val="20"/>
            <w:szCs w:val="20"/>
          </w:rPr>
          <w:t xml:space="preserve"> </w:t>
        </w:r>
      </w:ins>
      <w:del w:id="209" w:author="Tuan Howe Yap" w:date="2019-11-25T16:44:00Z">
        <w:r w:rsidR="005A465A" w:rsidDel="00CF0E9E">
          <w:rPr>
            <w:rFonts w:ascii="Calibri Light" w:hAnsi="Calibri Light"/>
            <w:sz w:val="20"/>
            <w:szCs w:val="20"/>
          </w:rPr>
          <w:delText>(Tcode CAA2) via Hybris C4C FOP</w:delText>
        </w:r>
      </w:del>
      <w:r w:rsidR="005A465A">
        <w:rPr>
          <w:rFonts w:ascii="Calibri Light" w:hAnsi="Calibri Light"/>
          <w:i/>
          <w:sz w:val="20"/>
          <w:szCs w:val="20"/>
        </w:rPr>
        <w:t>.</w:t>
      </w:r>
    </w:p>
    <w:p w14:paraId="28D25959" w14:textId="58D542DD" w:rsidR="005A465A" w:rsidRDefault="004E2F77" w:rsidP="00A137A7">
      <w:pPr>
        <w:pStyle w:val="Heading2"/>
        <w:rPr>
          <w:ins w:id="210" w:author="Tuan Howe Yap" w:date="2019-11-19T16:55:00Z"/>
        </w:rPr>
      </w:pPr>
      <w:bookmarkStart w:id="211" w:name="_Toc508175883"/>
      <w:bookmarkStart w:id="212" w:name="_Toc509274803"/>
      <w:del w:id="213" w:author="Tuan Howe Yap" w:date="2019-11-25T16:36:00Z">
        <w:r w:rsidRPr="00051345" w:rsidDel="00CF0E9E">
          <w:rPr>
            <w:noProof/>
          </w:rPr>
          <w:lastRenderedPageBreak/>
          <w:drawing>
            <wp:inline distT="0" distB="0" distL="0" distR="0" wp14:anchorId="3911F367" wp14:editId="087304C9">
              <wp:extent cx="3724275" cy="1684020"/>
              <wp:effectExtent l="0" t="0" r="9525" b="0"/>
              <wp:docPr id="20" name="Picture 20" descr="cid:image007.png@01D3B162.FF867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7.png@01D3B162.FF8676B0"/>
                      <pic:cNvPicPr>
                        <a:picLocks noChangeAspect="1" noChangeArrowheads="1"/>
                      </pic:cNvPicPr>
                    </pic:nvPicPr>
                    <pic:blipFill>
                      <a:blip r:embed="rId47" r:link="rId48">
                        <a:extLst>
                          <a:ext uri="{28A0092B-C50C-407E-A947-70E740481C1C}">
                            <a14:useLocalDpi xmlns:a14="http://schemas.microsoft.com/office/drawing/2010/main" val="0"/>
                          </a:ext>
                        </a:extLst>
                      </a:blip>
                      <a:srcRect/>
                      <a:stretch>
                        <a:fillRect/>
                      </a:stretch>
                    </pic:blipFill>
                    <pic:spPr bwMode="auto">
                      <a:xfrm>
                        <a:off x="0" y="0"/>
                        <a:ext cx="3724275" cy="1684020"/>
                      </a:xfrm>
                      <a:prstGeom prst="rect">
                        <a:avLst/>
                      </a:prstGeom>
                      <a:noFill/>
                      <a:ln>
                        <a:noFill/>
                      </a:ln>
                    </pic:spPr>
                  </pic:pic>
                </a:graphicData>
              </a:graphic>
            </wp:inline>
          </w:drawing>
        </w:r>
      </w:del>
    </w:p>
    <w:p w14:paraId="041C95C5" w14:textId="54148390" w:rsidR="00C809D6" w:rsidRPr="00C809D6" w:rsidRDefault="00C809D6" w:rsidP="00C809D6">
      <w:ins w:id="214" w:author="Tuan Howe Yap" w:date="2019-11-19T16:55:00Z">
        <w:r>
          <w:rPr>
            <w:noProof/>
          </w:rPr>
          <w:drawing>
            <wp:inline distT="0" distB="0" distL="0" distR="0" wp14:anchorId="666625C6" wp14:editId="622DB8E1">
              <wp:extent cx="5943600" cy="28390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839085"/>
                      </a:xfrm>
                      <a:prstGeom prst="rect">
                        <a:avLst/>
                      </a:prstGeom>
                    </pic:spPr>
                  </pic:pic>
                </a:graphicData>
              </a:graphic>
            </wp:inline>
          </w:drawing>
        </w:r>
      </w:ins>
    </w:p>
    <w:p w14:paraId="4796F8C4" w14:textId="727E123D" w:rsidR="003B0DD8" w:rsidRDefault="005A465A" w:rsidP="005A465A">
      <w:pPr>
        <w:pStyle w:val="Caption"/>
        <w:jc w:val="center"/>
      </w:pPr>
      <w:r>
        <w:t>Figure</w:t>
      </w:r>
      <w:r w:rsidR="000B4C27">
        <w:t>12</w:t>
      </w:r>
      <w:r>
        <w:t>: Create Invoice Lock</w:t>
      </w:r>
    </w:p>
    <w:p w14:paraId="05D2449C" w14:textId="77777777" w:rsidR="003B0DD8" w:rsidRDefault="003B0DD8" w:rsidP="00A137A7">
      <w:pPr>
        <w:pStyle w:val="Heading2"/>
      </w:pPr>
    </w:p>
    <w:p w14:paraId="7FD48D03" w14:textId="148B9084" w:rsidR="00035D43" w:rsidRPr="00051345" w:rsidRDefault="00035D43" w:rsidP="00A137A7">
      <w:pPr>
        <w:pStyle w:val="Heading2"/>
      </w:pPr>
      <w:r w:rsidRPr="00051345">
        <w:t>Process Energy Advice Requests</w:t>
      </w:r>
      <w:bookmarkEnd w:id="211"/>
      <w:bookmarkEnd w:id="212"/>
    </w:p>
    <w:p w14:paraId="183295BE" w14:textId="04E3BAA3" w:rsidR="00035D43" w:rsidRDefault="00035D43" w:rsidP="00035D43">
      <w:pPr>
        <w:ind w:left="360"/>
        <w:rPr>
          <w:rFonts w:ascii="Calibri Light" w:hAnsi="Calibri Light"/>
          <w:sz w:val="20"/>
          <w:szCs w:val="20"/>
        </w:rPr>
      </w:pPr>
      <w:r w:rsidRPr="00051345">
        <w:rPr>
          <w:rFonts w:ascii="Calibri Light" w:hAnsi="Calibri Light"/>
          <w:sz w:val="20"/>
          <w:szCs w:val="20"/>
        </w:rPr>
        <w:t xml:space="preserve">A BP may request information or assistance to save energy and reduce their energy consumption and/or lower their bill.  Requests of this nature can be made by phone, SCE.com, email, web chat, or postal mail.  To complete the request, the CCC or BCD representative may simply provide the information the BP requires, </w:t>
      </w:r>
      <w:r w:rsidR="009D0247">
        <w:rPr>
          <w:rFonts w:ascii="Calibri Light" w:hAnsi="Calibri Light"/>
          <w:sz w:val="20"/>
          <w:szCs w:val="20"/>
        </w:rPr>
        <w:t xml:space="preserve">or </w:t>
      </w:r>
      <w:r w:rsidRPr="00051345">
        <w:rPr>
          <w:rFonts w:ascii="Calibri Light" w:hAnsi="Calibri Light"/>
          <w:sz w:val="20"/>
          <w:szCs w:val="20"/>
        </w:rPr>
        <w:t>recommend a pro</w:t>
      </w:r>
      <w:r>
        <w:rPr>
          <w:rFonts w:ascii="Calibri Light" w:hAnsi="Calibri Light"/>
          <w:sz w:val="20"/>
          <w:szCs w:val="20"/>
        </w:rPr>
        <w:t>gram to help reduce consumption. For more information about program eligibility and enrollment, refer to BPD</w:t>
      </w:r>
      <w:r w:rsidR="00865907">
        <w:rPr>
          <w:rFonts w:ascii="Calibri Light" w:hAnsi="Calibri Light"/>
          <w:sz w:val="20"/>
          <w:szCs w:val="20"/>
        </w:rPr>
        <w:t xml:space="preserve"> </w:t>
      </w:r>
      <w:hyperlink r:id="rId50" w:history="1">
        <w:r w:rsidR="00865907" w:rsidRPr="00865907">
          <w:rPr>
            <w:rStyle w:val="Hyperlink"/>
            <w:rFonts w:ascii="Calibri Light" w:hAnsi="Calibri Light"/>
            <w:i/>
            <w:sz w:val="20"/>
            <w:szCs w:val="20"/>
          </w:rPr>
          <w:t>PP-CS-01 Manage Program Strategy, Define &amp; Manage Programs, Manage Catalog</w:t>
        </w:r>
      </w:hyperlink>
      <w:r w:rsidR="00865907">
        <w:rPr>
          <w:rFonts w:ascii="Calibri Light" w:hAnsi="Calibri Light"/>
          <w:sz w:val="20"/>
          <w:szCs w:val="20"/>
        </w:rPr>
        <w:t xml:space="preserve"> and </w:t>
      </w:r>
      <w:r>
        <w:rPr>
          <w:rFonts w:ascii="Calibri Light" w:hAnsi="Calibri Light"/>
          <w:sz w:val="20"/>
          <w:szCs w:val="20"/>
        </w:rPr>
        <w:t xml:space="preserve"> </w:t>
      </w:r>
      <w:hyperlink r:id="rId51" w:history="1">
        <w:r w:rsidR="00CA6A91" w:rsidRPr="00CA6A91">
          <w:rPr>
            <w:rStyle w:val="Hyperlink"/>
            <w:rFonts w:ascii="Calibri Light" w:hAnsi="Calibri Light"/>
            <w:i/>
            <w:sz w:val="20"/>
            <w:szCs w:val="20"/>
          </w:rPr>
          <w:t>PP-CS-02 (01 – 13) - Program Enrollment and Delivery, De-Enrollment &amp; Decommission Programs</w:t>
        </w:r>
      </w:hyperlink>
      <w:r>
        <w:rPr>
          <w:rFonts w:ascii="Calibri Light" w:hAnsi="Calibri Light"/>
          <w:sz w:val="20"/>
          <w:szCs w:val="20"/>
        </w:rPr>
        <w:t xml:space="preserve">. </w:t>
      </w:r>
      <w:r w:rsidRPr="00051345">
        <w:rPr>
          <w:rFonts w:ascii="Calibri Light" w:hAnsi="Calibri Light"/>
          <w:sz w:val="20"/>
          <w:szCs w:val="20"/>
        </w:rPr>
        <w:t xml:space="preserve"> An Activity </w:t>
      </w:r>
      <w:r w:rsidR="003A5D8E">
        <w:rPr>
          <w:rFonts w:ascii="Calibri Light" w:hAnsi="Calibri Light"/>
          <w:sz w:val="20"/>
          <w:szCs w:val="20"/>
        </w:rPr>
        <w:t>will</w:t>
      </w:r>
      <w:r w:rsidR="00406442" w:rsidRPr="00051345">
        <w:rPr>
          <w:rFonts w:ascii="Calibri Light" w:hAnsi="Calibri Light"/>
          <w:sz w:val="20"/>
          <w:szCs w:val="20"/>
        </w:rPr>
        <w:t xml:space="preserve"> </w:t>
      </w:r>
      <w:r w:rsidRPr="00051345">
        <w:rPr>
          <w:rFonts w:ascii="Calibri Light" w:hAnsi="Calibri Light"/>
          <w:sz w:val="20"/>
          <w:szCs w:val="20"/>
        </w:rPr>
        <w:t xml:space="preserve">be created </w:t>
      </w:r>
      <w:r w:rsidR="00406442">
        <w:rPr>
          <w:rFonts w:ascii="Calibri Light" w:hAnsi="Calibri Light"/>
          <w:sz w:val="20"/>
          <w:szCs w:val="20"/>
        </w:rPr>
        <w:t xml:space="preserve">manually </w:t>
      </w:r>
      <w:r w:rsidRPr="00051345">
        <w:rPr>
          <w:rFonts w:ascii="Calibri Light" w:hAnsi="Calibri Light"/>
          <w:sz w:val="20"/>
          <w:szCs w:val="20"/>
        </w:rPr>
        <w:t xml:space="preserve">by the CCC or BCD representative to document the handling of every request.  </w:t>
      </w:r>
    </w:p>
    <w:p w14:paraId="36C8A737" w14:textId="77777777" w:rsidR="00250817" w:rsidRPr="00051345" w:rsidRDefault="00250817" w:rsidP="00035D43">
      <w:pPr>
        <w:ind w:left="360"/>
        <w:rPr>
          <w:rFonts w:ascii="Calibri Light" w:hAnsi="Calibri Light"/>
          <w:sz w:val="20"/>
          <w:szCs w:val="20"/>
        </w:rPr>
      </w:pPr>
    </w:p>
    <w:p w14:paraId="10755007" w14:textId="77777777" w:rsidR="002263C7" w:rsidRDefault="00250817" w:rsidP="00250817">
      <w:pPr>
        <w:ind w:left="1440"/>
        <w:rPr>
          <w:rFonts w:ascii="Calibri Light" w:hAnsi="Calibri Light"/>
          <w:i/>
          <w:sz w:val="20"/>
          <w:szCs w:val="20"/>
        </w:rPr>
      </w:pPr>
      <w:r w:rsidRPr="002263C7">
        <w:rPr>
          <w:rFonts w:ascii="Calibri Light" w:hAnsi="Calibri Light"/>
          <w:i/>
          <w:sz w:val="20"/>
          <w:szCs w:val="20"/>
        </w:rPr>
        <w:t>Sample Programs:</w:t>
      </w:r>
    </w:p>
    <w:p w14:paraId="67A751FE" w14:textId="7F8BDF86" w:rsidR="00035D43" w:rsidRPr="00051345" w:rsidRDefault="00035D43" w:rsidP="00250817">
      <w:pPr>
        <w:ind w:left="1440"/>
        <w:rPr>
          <w:rFonts w:ascii="Calibri Light" w:hAnsi="Calibri Light"/>
          <w:sz w:val="20"/>
          <w:szCs w:val="20"/>
          <w:u w:val="single"/>
        </w:rPr>
      </w:pPr>
      <w:r w:rsidRPr="00051345">
        <w:rPr>
          <w:rFonts w:ascii="Calibri Light" w:hAnsi="Calibri Light"/>
          <w:i/>
          <w:color w:val="FF0000"/>
          <w:sz w:val="20"/>
          <w:szCs w:val="20"/>
        </w:rPr>
        <w:br/>
      </w:r>
      <w:r w:rsidRPr="00051345">
        <w:rPr>
          <w:rFonts w:ascii="Calibri Light" w:hAnsi="Calibri Light"/>
          <w:sz w:val="20"/>
          <w:szCs w:val="20"/>
          <w:u w:val="single"/>
        </w:rPr>
        <w:t>CARE/FERA</w:t>
      </w:r>
    </w:p>
    <w:p w14:paraId="1901716A" w14:textId="5EA813FB" w:rsidR="00035D43" w:rsidRPr="00051345" w:rsidRDefault="00035D43" w:rsidP="00250817">
      <w:pPr>
        <w:ind w:left="1440"/>
        <w:rPr>
          <w:rFonts w:ascii="Calibri Light" w:hAnsi="Calibri Light" w:cs="Helvetica"/>
          <w:sz w:val="20"/>
          <w:szCs w:val="20"/>
          <w:lang w:val="en"/>
        </w:rPr>
      </w:pPr>
      <w:r w:rsidRPr="00051345">
        <w:rPr>
          <w:rFonts w:ascii="Calibri Light" w:hAnsi="Calibri Light" w:cs="Helvetica"/>
          <w:sz w:val="20"/>
          <w:szCs w:val="20"/>
          <w:lang w:val="en"/>
        </w:rPr>
        <w:t>Low income Business Partners (BPs) eligible for the California Alternate Rates for Energy (CARE) program receive discount on their electric bill.  The enrollment process for CARE/FERA will be covered in BPD</w:t>
      </w:r>
      <w:r w:rsidR="007A30AD">
        <w:rPr>
          <w:rStyle w:val="Hyperlink"/>
          <w:rFonts w:ascii="Calibri Light" w:hAnsi="Calibri Light" w:cs="Helvetica"/>
          <w:i/>
          <w:sz w:val="20"/>
          <w:szCs w:val="20"/>
          <w:lang w:val="en"/>
        </w:rPr>
        <w:t xml:space="preserve"> </w:t>
      </w:r>
      <w:del w:id="215" w:author="Tuan Yap [2]" w:date="2018-10-13T15:10:00Z">
        <w:r w:rsidR="00CB44BE" w:rsidDel="00CB44BE">
          <w:rPr>
            <w:rStyle w:val="Hyperlink"/>
            <w:rFonts w:ascii="Calibri Light" w:hAnsi="Calibri Light" w:cs="Helvetica"/>
            <w:i/>
            <w:sz w:val="20"/>
            <w:szCs w:val="20"/>
            <w:lang w:val="en"/>
          </w:rPr>
          <w:fldChar w:fldCharType="begin"/>
        </w:r>
        <w:r w:rsidR="00CB44BE" w:rsidDel="00CB44BE">
          <w:rPr>
            <w:rStyle w:val="Hyperlink"/>
            <w:rFonts w:ascii="Calibri Light" w:hAnsi="Calibri Light" w:cs="Helvetica"/>
            <w:i/>
            <w:sz w:val="20"/>
            <w:szCs w:val="20"/>
            <w:lang w:val="en"/>
          </w:rPr>
          <w:delInstrText xml:space="preserve"> HYPERLINK "https://us-apps2.hcl-axon.com/APSE/SCE_CSRP/DProcess.nsf/2c4e1f9759250dcd802571a4002f9f9f/a016bcd3bcf0513f8825823500237977?OpenDocument" </w:delInstrText>
        </w:r>
        <w:r w:rsidR="00CB44BE" w:rsidDel="00CB44BE">
          <w:rPr>
            <w:rStyle w:val="Hyperlink"/>
            <w:rFonts w:ascii="Calibri Light" w:hAnsi="Calibri Light" w:cs="Helvetica"/>
            <w:i/>
            <w:sz w:val="20"/>
            <w:szCs w:val="20"/>
            <w:lang w:val="en"/>
          </w:rPr>
          <w:fldChar w:fldCharType="separate"/>
        </w:r>
        <w:r w:rsidR="007A30AD" w:rsidRPr="007A30AD" w:rsidDel="00CB44BE">
          <w:rPr>
            <w:rStyle w:val="Hyperlink"/>
            <w:rFonts w:ascii="Calibri Light" w:hAnsi="Calibri Light" w:cs="Helvetica"/>
            <w:i/>
            <w:sz w:val="20"/>
            <w:szCs w:val="20"/>
            <w:lang w:val="en"/>
          </w:rPr>
          <w:delText>PP-CS-02</w:delText>
        </w:r>
        <w:r w:rsidR="007A30AD" w:rsidRPr="007A30AD" w:rsidDel="00CB44BE">
          <w:rPr>
            <w:rStyle w:val="Hyperlink"/>
          </w:rPr>
          <w:delText xml:space="preserve"> </w:delText>
        </w:r>
        <w:r w:rsidR="007A30AD" w:rsidRPr="007A30AD" w:rsidDel="00CB44BE">
          <w:rPr>
            <w:rStyle w:val="Hyperlink"/>
            <w:rFonts w:ascii="Calibri Light" w:hAnsi="Calibri Light" w:cs="Helvetica"/>
            <w:i/>
            <w:sz w:val="20"/>
            <w:szCs w:val="20"/>
            <w:lang w:val="en"/>
          </w:rPr>
          <w:delText>PP-CS-02-07 Income Qualified Tracking CARE and FERA Discount</w:delText>
        </w:r>
        <w:r w:rsidR="00CB44BE" w:rsidDel="00CB44BE">
          <w:rPr>
            <w:rStyle w:val="Hyperlink"/>
            <w:rFonts w:ascii="Calibri Light" w:hAnsi="Calibri Light" w:cs="Helvetica"/>
            <w:i/>
            <w:sz w:val="20"/>
            <w:szCs w:val="20"/>
            <w:lang w:val="en"/>
          </w:rPr>
          <w:fldChar w:fldCharType="end"/>
        </w:r>
      </w:del>
      <w:ins w:id="216" w:author="Tuan Yap [2]" w:date="2018-10-13T15:10:00Z">
        <w:r w:rsidR="00CB44BE" w:rsidRPr="00CB44BE">
          <w:rPr>
            <w:rStyle w:val="Hyperlink"/>
            <w:rFonts w:ascii="Calibri Light" w:hAnsi="Calibri Light" w:cs="Helvetica"/>
            <w:i/>
            <w:sz w:val="20"/>
            <w:szCs w:val="20"/>
            <w:lang w:val="en"/>
          </w:rPr>
          <w:t>C</w:t>
        </w:r>
        <w:r w:rsidR="00CB44BE">
          <w:rPr>
            <w:rStyle w:val="Hyperlink"/>
            <w:rFonts w:ascii="Calibri Light" w:hAnsi="Calibri Light" w:cs="Helvetica"/>
            <w:i/>
            <w:sz w:val="20"/>
            <w:szCs w:val="20"/>
            <w:lang w:val="en"/>
          </w:rPr>
          <w:t>ARE/FERA</w:t>
        </w:r>
      </w:ins>
      <w:r w:rsidRPr="00051345">
        <w:rPr>
          <w:rFonts w:ascii="Calibri Light" w:hAnsi="Calibri Light" w:cs="Helvetica"/>
          <w:sz w:val="20"/>
          <w:szCs w:val="20"/>
          <w:lang w:val="en"/>
        </w:rPr>
        <w:t>.</w:t>
      </w:r>
    </w:p>
    <w:p w14:paraId="6768B7D0" w14:textId="77777777" w:rsidR="00035D43" w:rsidRPr="00051345" w:rsidRDefault="00035D43" w:rsidP="00250817">
      <w:pPr>
        <w:ind w:left="1440"/>
        <w:rPr>
          <w:rFonts w:ascii="Calibri Light" w:hAnsi="Calibri Light"/>
          <w:sz w:val="20"/>
          <w:szCs w:val="20"/>
          <w:u w:val="single"/>
        </w:rPr>
      </w:pPr>
    </w:p>
    <w:p w14:paraId="37608B44" w14:textId="77777777" w:rsidR="00035D43" w:rsidRPr="00051345" w:rsidRDefault="00035D43" w:rsidP="00250817">
      <w:pPr>
        <w:ind w:left="1440"/>
        <w:rPr>
          <w:rFonts w:ascii="Calibri Light" w:hAnsi="Calibri Light"/>
          <w:sz w:val="20"/>
          <w:szCs w:val="20"/>
          <w:u w:val="single"/>
        </w:rPr>
      </w:pPr>
      <w:r w:rsidRPr="00051345">
        <w:rPr>
          <w:rFonts w:ascii="Calibri Light" w:hAnsi="Calibri Light"/>
          <w:sz w:val="20"/>
          <w:szCs w:val="20"/>
          <w:u w:val="single"/>
        </w:rPr>
        <w:lastRenderedPageBreak/>
        <w:t>Demand Response Program Inquiries</w:t>
      </w:r>
    </w:p>
    <w:p w14:paraId="0DCB8E57" w14:textId="05B2D738" w:rsidR="00035D43" w:rsidRDefault="00035D43" w:rsidP="00250817">
      <w:pPr>
        <w:ind w:left="1440"/>
        <w:rPr>
          <w:rFonts w:ascii="Calibri Light" w:hAnsi="Calibri Light" w:cs="Helvetica"/>
          <w:sz w:val="20"/>
          <w:szCs w:val="20"/>
          <w:lang w:val="en"/>
        </w:rPr>
      </w:pPr>
      <w:r w:rsidRPr="00051345">
        <w:rPr>
          <w:rFonts w:ascii="Calibri Light" w:hAnsi="Calibri Light"/>
          <w:sz w:val="20"/>
          <w:szCs w:val="20"/>
        </w:rPr>
        <w:t xml:space="preserve">Demand Response Program inquiries can include inquiries for Base-Interruptible Program (BIP), Critical Peak Pricing Program (CPP), Agricultural Pumping Interruptible (API), Summer Discount Program for residential and non-residential (SDP), Capacity Bidding Program (CBP), PTR, DLC, </w:t>
      </w:r>
      <w:proofErr w:type="spellStart"/>
      <w:r w:rsidRPr="00051345">
        <w:rPr>
          <w:rFonts w:ascii="Calibri Light" w:hAnsi="Calibri Light"/>
          <w:sz w:val="20"/>
          <w:szCs w:val="20"/>
        </w:rPr>
        <w:t>NetGen</w:t>
      </w:r>
      <w:proofErr w:type="spellEnd"/>
      <w:r w:rsidRPr="00051345">
        <w:rPr>
          <w:rFonts w:ascii="Calibri Light" w:hAnsi="Calibri Light"/>
          <w:sz w:val="20"/>
          <w:szCs w:val="20"/>
        </w:rPr>
        <w:t xml:space="preserve">, Optional Binding Mandatory Curtailment (OBMC), </w:t>
      </w:r>
      <w:proofErr w:type="spellStart"/>
      <w:r w:rsidRPr="00051345">
        <w:rPr>
          <w:rFonts w:ascii="Calibri Light" w:hAnsi="Calibri Light"/>
          <w:sz w:val="20"/>
          <w:szCs w:val="20"/>
        </w:rPr>
        <w:t>SubTransmission</w:t>
      </w:r>
      <w:proofErr w:type="spellEnd"/>
      <w:r w:rsidRPr="00051345">
        <w:rPr>
          <w:rFonts w:ascii="Calibri Light" w:hAnsi="Calibri Light"/>
          <w:sz w:val="20"/>
          <w:szCs w:val="20"/>
        </w:rPr>
        <w:t xml:space="preserve">, and Added Facilities.  </w:t>
      </w:r>
      <w:r w:rsidRPr="00051345">
        <w:rPr>
          <w:rFonts w:ascii="Calibri Light" w:hAnsi="Calibri Light" w:cs="Helvetica"/>
          <w:sz w:val="20"/>
          <w:szCs w:val="20"/>
          <w:lang w:val="en"/>
        </w:rPr>
        <w:t xml:space="preserve">The enrollment process for </w:t>
      </w:r>
      <w:r w:rsidRPr="00051345">
        <w:rPr>
          <w:rFonts w:ascii="Calibri Light" w:hAnsi="Calibri Light"/>
          <w:sz w:val="20"/>
          <w:szCs w:val="20"/>
        </w:rPr>
        <w:t xml:space="preserve">Demand Response Programs </w:t>
      </w:r>
      <w:r w:rsidRPr="00051345">
        <w:rPr>
          <w:rFonts w:ascii="Calibri Light" w:hAnsi="Calibri Light" w:cs="Helvetica"/>
          <w:sz w:val="20"/>
          <w:szCs w:val="20"/>
          <w:lang w:val="en"/>
        </w:rPr>
        <w:t>will be covered in BPD</w:t>
      </w:r>
      <w:r w:rsidRPr="007A30AD">
        <w:rPr>
          <w:rFonts w:ascii="Calibri Light" w:hAnsi="Calibri Light"/>
          <w:sz w:val="20"/>
          <w:szCs w:val="20"/>
        </w:rPr>
        <w:t xml:space="preserve"> </w:t>
      </w:r>
      <w:del w:id="217" w:author="Tuan Yap [2]" w:date="2018-10-13T15:10:00Z">
        <w:r w:rsidR="00CB44BE" w:rsidDel="00CB44BE">
          <w:rPr>
            <w:rStyle w:val="Hyperlink"/>
            <w:rFonts w:ascii="Calibri Light" w:hAnsi="Calibri Light"/>
            <w:i/>
            <w:sz w:val="20"/>
            <w:szCs w:val="20"/>
          </w:rPr>
          <w:fldChar w:fldCharType="begin"/>
        </w:r>
        <w:r w:rsidR="00CB44BE" w:rsidDel="00CB44BE">
          <w:rPr>
            <w:rStyle w:val="Hyperlink"/>
            <w:rFonts w:ascii="Calibri Light" w:hAnsi="Calibri Light"/>
            <w:i/>
            <w:sz w:val="20"/>
            <w:szCs w:val="20"/>
          </w:rPr>
          <w:delInstrText xml:space="preserve"> HYPERLINK "https://us-apps2.hcl-axon.com/APSE/SCE_CSRP/DProcess.nsf/2c4e1f9759250dcd802571a4002f9f9f/a016bcd3bcf0513f8825823500237977?OpenDocument" </w:delInstrText>
        </w:r>
        <w:r w:rsidR="00CB44BE" w:rsidDel="00CB44BE">
          <w:rPr>
            <w:rStyle w:val="Hyperlink"/>
            <w:rFonts w:ascii="Calibri Light" w:hAnsi="Calibri Light"/>
            <w:i/>
            <w:sz w:val="20"/>
            <w:szCs w:val="20"/>
          </w:rPr>
          <w:fldChar w:fldCharType="separate"/>
        </w:r>
        <w:r w:rsidR="007A30AD" w:rsidRPr="007A30AD" w:rsidDel="00CB44BE">
          <w:rPr>
            <w:rStyle w:val="Hyperlink"/>
            <w:rFonts w:ascii="Calibri Light" w:hAnsi="Calibri Light"/>
            <w:i/>
            <w:sz w:val="20"/>
            <w:szCs w:val="20"/>
          </w:rPr>
          <w:delText>PP-CS-02-04-PTR_CBP_DRC_Programs</w:delText>
        </w:r>
        <w:r w:rsidR="00CB44BE" w:rsidDel="00CB44BE">
          <w:rPr>
            <w:rStyle w:val="Hyperlink"/>
            <w:rFonts w:ascii="Calibri Light" w:hAnsi="Calibri Light"/>
            <w:i/>
            <w:sz w:val="20"/>
            <w:szCs w:val="20"/>
          </w:rPr>
          <w:fldChar w:fldCharType="end"/>
        </w:r>
      </w:del>
      <w:ins w:id="218" w:author="Tuan Yap [2]" w:date="2018-10-13T15:10:00Z">
        <w:r w:rsidR="00CB44BE">
          <w:rPr>
            <w:rStyle w:val="Hyperlink"/>
            <w:rFonts w:ascii="Calibri Light" w:hAnsi="Calibri Light"/>
            <w:i/>
            <w:sz w:val="20"/>
            <w:szCs w:val="20"/>
          </w:rPr>
          <w:fldChar w:fldCharType="begin"/>
        </w:r>
        <w:r w:rsidR="00CB44BE">
          <w:rPr>
            <w:rStyle w:val="Hyperlink"/>
            <w:rFonts w:ascii="Calibri Light" w:hAnsi="Calibri Light"/>
            <w:i/>
            <w:sz w:val="20"/>
            <w:szCs w:val="20"/>
          </w:rPr>
          <w:instrText xml:space="preserve"> HYPERLINK "https://us-apps2.hcl-axon.com/APSE/SCE_CSRP/DProcess.nsf/2c4e1f9759250dcd802571a4002f9f9f/a016bcd3bcf0513f8825823500237977?OpenDocument" </w:instrText>
        </w:r>
        <w:r w:rsidR="00CB44BE">
          <w:rPr>
            <w:rStyle w:val="Hyperlink"/>
            <w:rFonts w:ascii="Calibri Light" w:hAnsi="Calibri Light"/>
            <w:i/>
            <w:sz w:val="20"/>
            <w:szCs w:val="20"/>
          </w:rPr>
          <w:fldChar w:fldCharType="separate"/>
        </w:r>
        <w:r w:rsidR="00CB44BE">
          <w:rPr>
            <w:rStyle w:val="Hyperlink"/>
            <w:rFonts w:ascii="Calibri Light" w:hAnsi="Calibri Light"/>
            <w:i/>
            <w:sz w:val="20"/>
            <w:szCs w:val="20"/>
          </w:rPr>
          <w:t>Demand</w:t>
        </w:r>
        <w:r w:rsidR="00CB44BE">
          <w:rPr>
            <w:rStyle w:val="Hyperlink"/>
            <w:rFonts w:ascii="Calibri Light" w:hAnsi="Calibri Light"/>
            <w:i/>
            <w:sz w:val="20"/>
            <w:szCs w:val="20"/>
          </w:rPr>
          <w:fldChar w:fldCharType="end"/>
        </w:r>
        <w:r w:rsidR="00CB44BE">
          <w:rPr>
            <w:rStyle w:val="Hyperlink"/>
            <w:rFonts w:ascii="Calibri Light" w:hAnsi="Calibri Light"/>
            <w:i/>
            <w:sz w:val="20"/>
            <w:szCs w:val="20"/>
          </w:rPr>
          <w:t xml:space="preserve"> Response</w:t>
        </w:r>
      </w:ins>
      <w:r w:rsidRPr="007A30AD">
        <w:rPr>
          <w:rFonts w:ascii="Calibri Light" w:hAnsi="Calibri Light"/>
          <w:sz w:val="20"/>
          <w:szCs w:val="20"/>
        </w:rPr>
        <w:t>.</w:t>
      </w:r>
    </w:p>
    <w:p w14:paraId="552062E4" w14:textId="77777777" w:rsidR="00035D43" w:rsidRDefault="00035D43" w:rsidP="00406442">
      <w:pPr>
        <w:ind w:left="360"/>
        <w:rPr>
          <w:rFonts w:ascii="Calibri Light" w:hAnsi="Calibri Light" w:cs="Helvetica"/>
          <w:sz w:val="20"/>
          <w:szCs w:val="20"/>
          <w:lang w:val="en"/>
        </w:rPr>
      </w:pPr>
    </w:p>
    <w:p w14:paraId="567EA303" w14:textId="6C890079" w:rsidR="00035D43" w:rsidRPr="00F14D6D" w:rsidRDefault="004A5BF3" w:rsidP="00406442">
      <w:pPr>
        <w:ind w:left="360"/>
        <w:rPr>
          <w:rFonts w:ascii="Calibri Light" w:hAnsi="Calibri Light" w:cs="Helvetica"/>
          <w:sz w:val="20"/>
          <w:szCs w:val="20"/>
          <w:u w:val="single"/>
          <w:lang w:val="en"/>
        </w:rPr>
      </w:pPr>
      <w:r>
        <w:rPr>
          <w:rFonts w:ascii="Calibri Light" w:hAnsi="Calibri Light" w:cs="Helvetica"/>
          <w:sz w:val="20"/>
          <w:szCs w:val="20"/>
          <w:u w:val="single"/>
          <w:lang w:val="en"/>
        </w:rPr>
        <w:t>iE</w:t>
      </w:r>
      <w:r w:rsidR="00B8340E">
        <w:rPr>
          <w:rFonts w:ascii="Calibri Light" w:hAnsi="Calibri Light" w:cs="Helvetica"/>
          <w:sz w:val="20"/>
          <w:szCs w:val="20"/>
          <w:u w:val="single"/>
          <w:lang w:val="en"/>
        </w:rPr>
        <w:t>nergy</w:t>
      </w:r>
    </w:p>
    <w:p w14:paraId="5340904B" w14:textId="5624994D" w:rsidR="00035D43" w:rsidRDefault="00035D43" w:rsidP="00406442">
      <w:pPr>
        <w:ind w:left="360"/>
        <w:rPr>
          <w:rFonts w:ascii="Calibri Light" w:hAnsi="Calibri Light"/>
          <w:sz w:val="20"/>
          <w:szCs w:val="20"/>
        </w:rPr>
      </w:pPr>
      <w:r w:rsidRPr="00051345">
        <w:rPr>
          <w:rFonts w:ascii="Calibri Light" w:hAnsi="Calibri Light"/>
          <w:sz w:val="20"/>
          <w:szCs w:val="20"/>
        </w:rPr>
        <w:t xml:space="preserve">The representative can access </w:t>
      </w:r>
      <w:r w:rsidR="009D0247">
        <w:rPr>
          <w:rFonts w:ascii="Calibri Light" w:hAnsi="Calibri Light"/>
          <w:sz w:val="20"/>
          <w:szCs w:val="20"/>
        </w:rPr>
        <w:t xml:space="preserve">iEnergy </w:t>
      </w:r>
      <w:r w:rsidRPr="00051345">
        <w:rPr>
          <w:rFonts w:ascii="Calibri Light" w:hAnsi="Calibri Light"/>
          <w:sz w:val="20"/>
          <w:szCs w:val="20"/>
        </w:rPr>
        <w:t xml:space="preserve">via </w:t>
      </w:r>
      <w:ins w:id="219" w:author="Cari Young" w:date="2019-12-04T09:04:00Z">
        <w:r w:rsidR="00ED789F">
          <w:rPr>
            <w:rFonts w:ascii="Calibri Light" w:hAnsi="Calibri Light"/>
            <w:sz w:val="20"/>
            <w:szCs w:val="20"/>
          </w:rPr>
          <w:t xml:space="preserve">C4C Quick Links on the home page </w:t>
        </w:r>
      </w:ins>
      <w:del w:id="220" w:author="Tuan Howe Yap" w:date="2019-11-19T16:55:00Z">
        <w:r w:rsidR="006D7B4D" w:rsidDel="00F037A5">
          <w:rPr>
            <w:rFonts w:ascii="Calibri Light" w:hAnsi="Calibri Light"/>
            <w:sz w:val="20"/>
            <w:szCs w:val="20"/>
          </w:rPr>
          <w:delText>Mashup</w:delText>
        </w:r>
        <w:r w:rsidRPr="00051345" w:rsidDel="00F037A5">
          <w:rPr>
            <w:rFonts w:ascii="Calibri Light" w:hAnsi="Calibri Light"/>
            <w:sz w:val="20"/>
            <w:szCs w:val="20"/>
          </w:rPr>
          <w:delText xml:space="preserve"> </w:delText>
        </w:r>
        <w:r w:rsidR="00F14D6D" w:rsidDel="00F037A5">
          <w:rPr>
            <w:rFonts w:ascii="Calibri Light" w:hAnsi="Calibri Light"/>
            <w:sz w:val="20"/>
            <w:szCs w:val="20"/>
          </w:rPr>
          <w:delText xml:space="preserve">to Hybris </w:delText>
        </w:r>
      </w:del>
      <w:del w:id="221" w:author="Cari Young" w:date="2019-12-04T09:04:00Z">
        <w:r w:rsidR="00F14D6D" w:rsidDel="00ED789F">
          <w:rPr>
            <w:rFonts w:ascii="Calibri Light" w:hAnsi="Calibri Light"/>
            <w:sz w:val="20"/>
            <w:szCs w:val="20"/>
          </w:rPr>
          <w:delText>C4C</w:delText>
        </w:r>
      </w:del>
      <w:ins w:id="222" w:author="Tuan Howe Yap" w:date="2019-11-19T16:56:00Z">
        <w:del w:id="223" w:author="Cari Young" w:date="2019-12-04T09:04:00Z">
          <w:r w:rsidR="00F037A5" w:rsidDel="00ED789F">
            <w:rPr>
              <w:rFonts w:ascii="Calibri Light" w:hAnsi="Calibri Light"/>
              <w:sz w:val="20"/>
              <w:szCs w:val="20"/>
            </w:rPr>
            <w:delText>external application</w:delText>
          </w:r>
        </w:del>
      </w:ins>
      <w:del w:id="224" w:author="Cari Young" w:date="2019-12-04T09:04:00Z">
        <w:r w:rsidR="00F14D6D" w:rsidDel="00ED789F">
          <w:rPr>
            <w:rFonts w:ascii="Calibri Light" w:hAnsi="Calibri Light"/>
            <w:sz w:val="20"/>
            <w:szCs w:val="20"/>
          </w:rPr>
          <w:delText xml:space="preserve"> </w:delText>
        </w:r>
      </w:del>
      <w:r w:rsidR="00F14D6D">
        <w:rPr>
          <w:rFonts w:ascii="Calibri Light" w:hAnsi="Calibri Light"/>
          <w:sz w:val="20"/>
          <w:szCs w:val="20"/>
        </w:rPr>
        <w:t xml:space="preserve">when customer </w:t>
      </w:r>
      <w:r w:rsidR="006078D6">
        <w:rPr>
          <w:rFonts w:ascii="Calibri Light" w:hAnsi="Calibri Light"/>
          <w:sz w:val="20"/>
          <w:szCs w:val="20"/>
        </w:rPr>
        <w:t>inquiries</w:t>
      </w:r>
      <w:r w:rsidR="00F14D6D">
        <w:rPr>
          <w:rFonts w:ascii="Calibri Light" w:hAnsi="Calibri Light"/>
          <w:sz w:val="20"/>
          <w:szCs w:val="20"/>
        </w:rPr>
        <w:t xml:space="preserve"> about information on their application and</w:t>
      </w:r>
      <w:r w:rsidR="00784A75">
        <w:rPr>
          <w:rFonts w:ascii="Calibri Light" w:hAnsi="Calibri Light"/>
          <w:sz w:val="20"/>
          <w:szCs w:val="20"/>
        </w:rPr>
        <w:t>/or</w:t>
      </w:r>
      <w:r w:rsidR="00F14D6D">
        <w:rPr>
          <w:rFonts w:ascii="Calibri Light" w:hAnsi="Calibri Light"/>
          <w:sz w:val="20"/>
          <w:szCs w:val="20"/>
        </w:rPr>
        <w:t xml:space="preserve"> rebates.</w:t>
      </w:r>
    </w:p>
    <w:p w14:paraId="4E90CD13" w14:textId="6BEAED27" w:rsidR="003F2CEA" w:rsidRPr="00051345" w:rsidRDefault="009B3A0F" w:rsidP="00406442">
      <w:pPr>
        <w:ind w:left="360"/>
        <w:rPr>
          <w:rFonts w:ascii="Calibri Light" w:hAnsi="Calibri Light"/>
          <w:b/>
        </w:rPr>
      </w:pPr>
      <w:ins w:id="225" w:author="Tuan Howe Yap" w:date="2019-12-04T16:38:00Z">
        <w:r>
          <w:rPr>
            <w:noProof/>
          </w:rPr>
          <mc:AlternateContent>
            <mc:Choice Requires="wps">
              <w:drawing>
                <wp:anchor distT="0" distB="0" distL="114300" distR="114300" simplePos="0" relativeHeight="251665425" behindDoc="0" locked="0" layoutInCell="1" allowOverlap="1" wp14:anchorId="2E98E815" wp14:editId="659D729C">
                  <wp:simplePos x="0" y="0"/>
                  <wp:positionH relativeFrom="column">
                    <wp:posOffset>1798320</wp:posOffset>
                  </wp:positionH>
                  <wp:positionV relativeFrom="paragraph">
                    <wp:posOffset>2256790</wp:posOffset>
                  </wp:positionV>
                  <wp:extent cx="937260" cy="937260"/>
                  <wp:effectExtent l="0" t="0" r="15240" b="15240"/>
                  <wp:wrapNone/>
                  <wp:docPr id="50208" name="Oval 50208"/>
                  <wp:cNvGraphicFramePr/>
                  <a:graphic xmlns:a="http://schemas.openxmlformats.org/drawingml/2006/main">
                    <a:graphicData uri="http://schemas.microsoft.com/office/word/2010/wordprocessingShape">
                      <wps:wsp>
                        <wps:cNvSpPr/>
                        <wps:spPr>
                          <a:xfrm>
                            <a:off x="0" y="0"/>
                            <a:ext cx="937260" cy="9372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FD1BFD" id="Oval 50208" o:spid="_x0000_s1026" style="position:absolute;margin-left:141.6pt;margin-top:177.7pt;width:73.8pt;height:73.8pt;z-index:25166542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" filled="f" strokecolor="red" strokeweight="2pt"/>
              </w:pict>
            </mc:Fallback>
          </mc:AlternateContent>
        </w:r>
      </w:ins>
      <w:ins w:id="226" w:author="Tuan Howe Yap" w:date="2019-12-04T16:37:00Z">
        <w:r>
          <w:rPr>
            <w:noProof/>
          </w:rPr>
          <w:drawing>
            <wp:inline distT="0" distB="0" distL="0" distR="0" wp14:anchorId="57858FEA" wp14:editId="44B40359">
              <wp:extent cx="5943600" cy="31851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185160"/>
                      </a:xfrm>
                      <a:prstGeom prst="rect">
                        <a:avLst/>
                      </a:prstGeom>
                    </pic:spPr>
                  </pic:pic>
                </a:graphicData>
              </a:graphic>
            </wp:inline>
          </w:drawing>
        </w:r>
      </w:ins>
    </w:p>
    <w:p w14:paraId="6EEC5DCB" w14:textId="77777777" w:rsidR="00035D43" w:rsidRPr="00051345" w:rsidRDefault="00035D43" w:rsidP="00A137A7">
      <w:pPr>
        <w:pStyle w:val="Heading2"/>
      </w:pPr>
      <w:bookmarkStart w:id="227" w:name="_Toc508175884"/>
      <w:r>
        <w:t xml:space="preserve"> </w:t>
      </w:r>
      <w:bookmarkStart w:id="228" w:name="_Toc509274804"/>
      <w:r w:rsidRPr="00051345">
        <w:t>Activities</w:t>
      </w:r>
      <w:r>
        <w:t>, Ticket</w:t>
      </w:r>
      <w:r w:rsidRPr="00051345">
        <w:t xml:space="preserve"> and BPEM Cases</w:t>
      </w:r>
      <w:bookmarkEnd w:id="227"/>
      <w:bookmarkEnd w:id="228"/>
    </w:p>
    <w:p w14:paraId="52A8A7BD" w14:textId="2B37F03A" w:rsidR="00F7774B" w:rsidRDefault="00F7774B" w:rsidP="00035D43">
      <w:pPr>
        <w:ind w:left="360"/>
        <w:rPr>
          <w:rFonts w:ascii="Calibri Light" w:hAnsi="Calibri Light"/>
          <w:sz w:val="20"/>
          <w:szCs w:val="20"/>
        </w:rPr>
      </w:pPr>
      <w:r>
        <w:rPr>
          <w:rFonts w:ascii="Calibri Light" w:hAnsi="Calibri Light"/>
          <w:sz w:val="20"/>
          <w:szCs w:val="20"/>
        </w:rPr>
        <w:t>Activity</w:t>
      </w:r>
    </w:p>
    <w:p w14:paraId="7CD718B2" w14:textId="6F909F28" w:rsidR="00035D43" w:rsidRPr="00051345" w:rsidRDefault="003B6988" w:rsidP="00035D43">
      <w:pPr>
        <w:ind w:left="360"/>
        <w:rPr>
          <w:rFonts w:ascii="Calibri Light" w:hAnsi="Calibri Light"/>
          <w:sz w:val="20"/>
          <w:szCs w:val="20"/>
        </w:rPr>
      </w:pPr>
      <w:r>
        <w:rPr>
          <w:rFonts w:ascii="Calibri Light" w:hAnsi="Calibri Light"/>
          <w:sz w:val="20"/>
          <w:szCs w:val="20"/>
        </w:rPr>
        <w:t>This functionality replaces CSS notes, requested by and call disposition.  The</w:t>
      </w:r>
      <w:r w:rsidR="00035D43" w:rsidRPr="00051345">
        <w:rPr>
          <w:rFonts w:ascii="Calibri Light" w:hAnsi="Calibri Light"/>
          <w:sz w:val="20"/>
          <w:szCs w:val="20"/>
        </w:rPr>
        <w:t xml:space="preserve"> </w:t>
      </w:r>
      <w:r>
        <w:rPr>
          <w:rFonts w:ascii="Calibri Light" w:hAnsi="Calibri Light"/>
          <w:sz w:val="20"/>
          <w:szCs w:val="20"/>
        </w:rPr>
        <w:t xml:space="preserve">C4C user (e.g., </w:t>
      </w:r>
      <w:r w:rsidR="00035D43" w:rsidRPr="00051345">
        <w:rPr>
          <w:rFonts w:ascii="Calibri Light" w:hAnsi="Calibri Light"/>
          <w:sz w:val="20"/>
          <w:szCs w:val="20"/>
        </w:rPr>
        <w:t>CCC or BCD representative</w:t>
      </w:r>
      <w:r>
        <w:rPr>
          <w:rFonts w:ascii="Calibri Light" w:hAnsi="Calibri Light"/>
          <w:sz w:val="20"/>
          <w:szCs w:val="20"/>
        </w:rPr>
        <w:t>)</w:t>
      </w:r>
      <w:r w:rsidR="00035D43" w:rsidRPr="00051345">
        <w:rPr>
          <w:rFonts w:ascii="Calibri Light" w:hAnsi="Calibri Light"/>
          <w:sz w:val="20"/>
          <w:szCs w:val="20"/>
        </w:rPr>
        <w:t xml:space="preserve"> </w:t>
      </w:r>
      <w:r>
        <w:rPr>
          <w:rFonts w:ascii="Calibri Light" w:hAnsi="Calibri Light"/>
          <w:sz w:val="20"/>
          <w:szCs w:val="20"/>
        </w:rPr>
        <w:t>will log an Activity after</w:t>
      </w:r>
      <w:r w:rsidR="00035D43" w:rsidRPr="00051345">
        <w:rPr>
          <w:rFonts w:ascii="Calibri Light" w:hAnsi="Calibri Light"/>
          <w:sz w:val="20"/>
          <w:szCs w:val="20"/>
        </w:rPr>
        <w:t xml:space="preserve"> resolv</w:t>
      </w:r>
      <w:r>
        <w:rPr>
          <w:rFonts w:ascii="Calibri Light" w:hAnsi="Calibri Light"/>
          <w:sz w:val="20"/>
          <w:szCs w:val="20"/>
        </w:rPr>
        <w:t>ing</w:t>
      </w:r>
      <w:r w:rsidR="00035D43" w:rsidRPr="00051345">
        <w:rPr>
          <w:rFonts w:ascii="Calibri Light" w:hAnsi="Calibri Light"/>
          <w:sz w:val="20"/>
          <w:szCs w:val="20"/>
        </w:rPr>
        <w:t xml:space="preserve"> the Business Partner (BPs) inquiry and </w:t>
      </w:r>
      <w:r>
        <w:rPr>
          <w:rFonts w:ascii="Calibri Light" w:hAnsi="Calibri Light"/>
          <w:sz w:val="20"/>
          <w:szCs w:val="20"/>
        </w:rPr>
        <w:t xml:space="preserve">can be used to document what was discussed even if additional follow-up is needed.  </w:t>
      </w:r>
    </w:p>
    <w:p w14:paraId="62DB70DA" w14:textId="77777777" w:rsidR="00035D43" w:rsidRPr="00051345" w:rsidRDefault="00035D43" w:rsidP="00035D43">
      <w:pPr>
        <w:ind w:left="360"/>
        <w:rPr>
          <w:rFonts w:ascii="Calibri Light" w:hAnsi="Calibri Light"/>
          <w:sz w:val="20"/>
          <w:szCs w:val="20"/>
        </w:rPr>
      </w:pPr>
    </w:p>
    <w:p w14:paraId="1C07B07F" w14:textId="6E0AC04A" w:rsidR="00F7774B" w:rsidRDefault="00F7774B" w:rsidP="00035D43">
      <w:pPr>
        <w:ind w:left="360"/>
        <w:rPr>
          <w:rFonts w:ascii="Calibri Light" w:hAnsi="Calibri Light"/>
          <w:sz w:val="20"/>
          <w:szCs w:val="20"/>
        </w:rPr>
      </w:pPr>
      <w:r>
        <w:rPr>
          <w:rFonts w:ascii="Calibri Light" w:hAnsi="Calibri Light"/>
          <w:sz w:val="20"/>
          <w:szCs w:val="20"/>
        </w:rPr>
        <w:t>Ticket</w:t>
      </w:r>
    </w:p>
    <w:p w14:paraId="178555B5" w14:textId="15E2CF93" w:rsidR="00035D43" w:rsidRDefault="00035D43" w:rsidP="00035D43">
      <w:pPr>
        <w:ind w:left="360"/>
        <w:rPr>
          <w:rFonts w:ascii="Calibri Light" w:hAnsi="Calibri Light"/>
          <w:sz w:val="20"/>
          <w:szCs w:val="20"/>
        </w:rPr>
      </w:pPr>
      <w:r w:rsidRPr="00051345">
        <w:rPr>
          <w:rFonts w:ascii="Calibri Light" w:hAnsi="Calibri Light"/>
          <w:sz w:val="20"/>
          <w:szCs w:val="20"/>
        </w:rPr>
        <w:t xml:space="preserve">If </w:t>
      </w:r>
      <w:r w:rsidR="003B6988">
        <w:rPr>
          <w:rFonts w:ascii="Calibri Light" w:hAnsi="Calibri Light"/>
          <w:sz w:val="20"/>
          <w:szCs w:val="20"/>
        </w:rPr>
        <w:t xml:space="preserve">the C4C user (e.g., </w:t>
      </w:r>
      <w:r w:rsidRPr="00051345">
        <w:rPr>
          <w:rFonts w:ascii="Calibri Light" w:hAnsi="Calibri Light"/>
          <w:sz w:val="20"/>
          <w:szCs w:val="20"/>
        </w:rPr>
        <w:t>CCC or BCD representative</w:t>
      </w:r>
      <w:r w:rsidR="003B6988">
        <w:rPr>
          <w:rFonts w:ascii="Calibri Light" w:hAnsi="Calibri Light"/>
          <w:sz w:val="20"/>
          <w:szCs w:val="20"/>
        </w:rPr>
        <w:t>)</w:t>
      </w:r>
      <w:r w:rsidRPr="00051345">
        <w:rPr>
          <w:rFonts w:ascii="Calibri Light" w:hAnsi="Calibri Light"/>
          <w:sz w:val="20"/>
          <w:szCs w:val="20"/>
        </w:rPr>
        <w:t xml:space="preserve"> is unable to resolve the BP inquiry</w:t>
      </w:r>
      <w:r>
        <w:rPr>
          <w:rFonts w:ascii="Calibri Light" w:hAnsi="Calibri Light"/>
          <w:sz w:val="20"/>
          <w:szCs w:val="20"/>
        </w:rPr>
        <w:t xml:space="preserve"> and if the issue needs to be </w:t>
      </w:r>
      <w:r w:rsidR="004D5851">
        <w:rPr>
          <w:rFonts w:ascii="Calibri Light" w:hAnsi="Calibri Light"/>
          <w:sz w:val="20"/>
          <w:szCs w:val="20"/>
        </w:rPr>
        <w:t xml:space="preserve">sent </w:t>
      </w:r>
      <w:r>
        <w:rPr>
          <w:rFonts w:ascii="Calibri Light" w:hAnsi="Calibri Light"/>
          <w:sz w:val="20"/>
          <w:szCs w:val="20"/>
        </w:rPr>
        <w:t xml:space="preserve">to </w:t>
      </w:r>
      <w:r w:rsidR="006D7B4D">
        <w:rPr>
          <w:rFonts w:ascii="Calibri Light" w:hAnsi="Calibri Light"/>
          <w:sz w:val="20"/>
          <w:szCs w:val="20"/>
        </w:rPr>
        <w:t xml:space="preserve">another </w:t>
      </w:r>
      <w:r>
        <w:rPr>
          <w:rFonts w:ascii="Calibri Light" w:hAnsi="Calibri Light"/>
          <w:sz w:val="20"/>
          <w:szCs w:val="20"/>
        </w:rPr>
        <w:t xml:space="preserve">Front Office group, </w:t>
      </w:r>
      <w:r w:rsidR="00C162BB">
        <w:rPr>
          <w:rFonts w:ascii="Calibri Light" w:hAnsi="Calibri Light"/>
          <w:sz w:val="20"/>
          <w:szCs w:val="20"/>
        </w:rPr>
        <w:t xml:space="preserve">a Ticket (Figure </w:t>
      </w:r>
      <w:r w:rsidR="000B4C27">
        <w:rPr>
          <w:rFonts w:ascii="Calibri Light" w:hAnsi="Calibri Light"/>
          <w:sz w:val="20"/>
          <w:szCs w:val="20"/>
        </w:rPr>
        <w:t>13</w:t>
      </w:r>
      <w:r>
        <w:rPr>
          <w:rFonts w:ascii="Calibri Light" w:hAnsi="Calibri Light"/>
          <w:sz w:val="20"/>
          <w:szCs w:val="20"/>
        </w:rPr>
        <w:t xml:space="preserve">: </w:t>
      </w:r>
      <w:r w:rsidR="00865907">
        <w:rPr>
          <w:rFonts w:ascii="Calibri Light" w:hAnsi="Calibri Light"/>
          <w:sz w:val="20"/>
          <w:szCs w:val="20"/>
        </w:rPr>
        <w:t xml:space="preserve">Create </w:t>
      </w:r>
      <w:r>
        <w:rPr>
          <w:rFonts w:ascii="Calibri Light" w:hAnsi="Calibri Light"/>
          <w:sz w:val="20"/>
          <w:szCs w:val="20"/>
        </w:rPr>
        <w:t>Ticket) in Hybris C4C will</w:t>
      </w:r>
      <w:r w:rsidR="00CE2081">
        <w:rPr>
          <w:rFonts w:ascii="Calibri Light" w:hAnsi="Calibri Light"/>
          <w:sz w:val="20"/>
          <w:szCs w:val="20"/>
        </w:rPr>
        <w:t xml:space="preserve"> have to</w:t>
      </w:r>
      <w:r>
        <w:rPr>
          <w:rFonts w:ascii="Calibri Light" w:hAnsi="Calibri Light"/>
          <w:sz w:val="20"/>
          <w:szCs w:val="20"/>
        </w:rPr>
        <w:t xml:space="preserve"> be created</w:t>
      </w:r>
      <w:r w:rsidR="00CE2081">
        <w:rPr>
          <w:rFonts w:ascii="Calibri Light" w:hAnsi="Calibri Light"/>
          <w:sz w:val="20"/>
          <w:szCs w:val="20"/>
        </w:rPr>
        <w:t xml:space="preserve"> manually</w:t>
      </w:r>
      <w:r>
        <w:rPr>
          <w:rFonts w:ascii="Calibri Light" w:hAnsi="Calibri Light"/>
          <w:sz w:val="20"/>
          <w:szCs w:val="20"/>
        </w:rPr>
        <w:t xml:space="preserve">. </w:t>
      </w:r>
      <w:r w:rsidR="00964C0D">
        <w:rPr>
          <w:rFonts w:ascii="Calibri Light" w:hAnsi="Calibri Light"/>
          <w:sz w:val="20"/>
          <w:szCs w:val="20"/>
        </w:rPr>
        <w:t>The u</w:t>
      </w:r>
      <w:r>
        <w:rPr>
          <w:rFonts w:ascii="Calibri Light" w:hAnsi="Calibri Light"/>
          <w:sz w:val="20"/>
          <w:szCs w:val="20"/>
        </w:rPr>
        <w:t>ser will select Ticket Category and select the name of the user</w:t>
      </w:r>
      <w:r w:rsidR="004D5851">
        <w:rPr>
          <w:rFonts w:ascii="Calibri Light" w:hAnsi="Calibri Light"/>
          <w:sz w:val="20"/>
          <w:szCs w:val="20"/>
        </w:rPr>
        <w:t xml:space="preserve"> or </w:t>
      </w:r>
      <w:r w:rsidR="00865907">
        <w:rPr>
          <w:rFonts w:ascii="Calibri Light" w:hAnsi="Calibri Light"/>
          <w:sz w:val="20"/>
          <w:szCs w:val="20"/>
        </w:rPr>
        <w:t xml:space="preserve">work </w:t>
      </w:r>
      <w:r w:rsidR="004D5851">
        <w:rPr>
          <w:rFonts w:ascii="Calibri Light" w:hAnsi="Calibri Light"/>
          <w:sz w:val="20"/>
          <w:szCs w:val="20"/>
        </w:rPr>
        <w:t xml:space="preserve">group </w:t>
      </w:r>
      <w:r>
        <w:rPr>
          <w:rFonts w:ascii="Calibri Light" w:hAnsi="Calibri Light"/>
          <w:sz w:val="20"/>
          <w:szCs w:val="20"/>
        </w:rPr>
        <w:t>that will be working on the Ticket.</w:t>
      </w:r>
    </w:p>
    <w:p w14:paraId="5445B925" w14:textId="77777777" w:rsidR="00080751" w:rsidRDefault="00080751" w:rsidP="00CE2081">
      <w:pPr>
        <w:keepNext/>
        <w:ind w:left="360"/>
        <w:jc w:val="center"/>
        <w:rPr>
          <w:noProof/>
        </w:rPr>
      </w:pPr>
    </w:p>
    <w:p w14:paraId="7135B38D" w14:textId="769464EB" w:rsidR="00035D43" w:rsidRDefault="00176EA8" w:rsidP="00CE2081">
      <w:pPr>
        <w:keepNext/>
        <w:ind w:left="360"/>
        <w:jc w:val="center"/>
        <w:rPr>
          <w:ins w:id="229" w:author="Tuan Howe Yap" w:date="2019-11-25T16:52:00Z"/>
        </w:rPr>
      </w:pPr>
      <w:del w:id="230" w:author="Tuan Howe Yap" w:date="2019-11-25T16:52:00Z">
        <w:r w:rsidDel="006C59DE">
          <w:rPr>
            <w:noProof/>
          </w:rPr>
          <w:drawing>
            <wp:inline distT="0" distB="0" distL="0" distR="0" wp14:anchorId="507B89F1" wp14:editId="5C384AA4">
              <wp:extent cx="4514850" cy="2819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24038" t="10446" r="1" b="5223"/>
                      <a:stretch/>
                    </pic:blipFill>
                    <pic:spPr bwMode="auto">
                      <a:xfrm>
                        <a:off x="0" y="0"/>
                        <a:ext cx="4514850" cy="2819400"/>
                      </a:xfrm>
                      <a:prstGeom prst="rect">
                        <a:avLst/>
                      </a:prstGeom>
                      <a:ln>
                        <a:noFill/>
                      </a:ln>
                      <a:extLst>
                        <a:ext uri="{53640926-AAD7-44D8-BBD7-CCE9431645EC}">
                          <a14:shadowObscured xmlns:a14="http://schemas.microsoft.com/office/drawing/2010/main"/>
                        </a:ext>
                      </a:extLst>
                    </pic:spPr>
                  </pic:pic>
                </a:graphicData>
              </a:graphic>
            </wp:inline>
          </w:drawing>
        </w:r>
      </w:del>
    </w:p>
    <w:p w14:paraId="35F0886D" w14:textId="62A7616A" w:rsidR="006C59DE" w:rsidRDefault="006C59DE" w:rsidP="00CE2081">
      <w:pPr>
        <w:keepNext/>
        <w:ind w:left="360"/>
        <w:jc w:val="center"/>
      </w:pPr>
      <w:ins w:id="231" w:author="Tuan Howe Yap" w:date="2019-11-25T16:52:00Z">
        <w:r>
          <w:rPr>
            <w:noProof/>
          </w:rPr>
          <w:drawing>
            <wp:inline distT="0" distB="0" distL="0" distR="0" wp14:anchorId="4A50FD65" wp14:editId="27AEC64F">
              <wp:extent cx="5943600" cy="3883025"/>
              <wp:effectExtent l="0" t="0" r="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883025"/>
                      </a:xfrm>
                      <a:prstGeom prst="rect">
                        <a:avLst/>
                      </a:prstGeom>
                    </pic:spPr>
                  </pic:pic>
                </a:graphicData>
              </a:graphic>
            </wp:inline>
          </w:drawing>
        </w:r>
      </w:ins>
    </w:p>
    <w:p w14:paraId="34362E45" w14:textId="719CC7F9" w:rsidR="00035D43" w:rsidRDefault="00035D43" w:rsidP="00CE2081">
      <w:pPr>
        <w:pStyle w:val="Caption"/>
        <w:ind w:firstLine="360"/>
        <w:jc w:val="center"/>
        <w:rPr>
          <w:rFonts w:ascii="Calibri Light" w:hAnsi="Calibri Light"/>
        </w:rPr>
      </w:pPr>
      <w:r>
        <w:t>Figure</w:t>
      </w:r>
      <w:r w:rsidR="000B4C27">
        <w:t>13</w:t>
      </w:r>
      <w:r>
        <w:t xml:space="preserve">: </w:t>
      </w:r>
      <w:r w:rsidR="00865907">
        <w:t xml:space="preserve">Create </w:t>
      </w:r>
      <w:r>
        <w:t>Ticket</w:t>
      </w:r>
    </w:p>
    <w:p w14:paraId="1D99E542" w14:textId="77777777" w:rsidR="00035D43" w:rsidRDefault="00035D43" w:rsidP="00035D43">
      <w:pPr>
        <w:ind w:left="360"/>
        <w:rPr>
          <w:rFonts w:ascii="Calibri Light" w:hAnsi="Calibri Light"/>
          <w:sz w:val="20"/>
          <w:szCs w:val="20"/>
        </w:rPr>
      </w:pPr>
    </w:p>
    <w:p w14:paraId="33FCE6CD" w14:textId="7F196AB4" w:rsidR="00035D43" w:rsidRDefault="00035D43" w:rsidP="00035D43">
      <w:pPr>
        <w:ind w:left="360"/>
        <w:rPr>
          <w:rFonts w:ascii="Calibri Light" w:hAnsi="Calibri Light"/>
          <w:sz w:val="20"/>
          <w:szCs w:val="20"/>
        </w:rPr>
      </w:pPr>
      <w:r>
        <w:rPr>
          <w:rFonts w:ascii="Calibri Light" w:hAnsi="Calibri Light"/>
          <w:sz w:val="20"/>
          <w:szCs w:val="20"/>
        </w:rPr>
        <w:t xml:space="preserve">Depending on the status of the inquiry investigation, the </w:t>
      </w:r>
      <w:r w:rsidR="000B26A1">
        <w:rPr>
          <w:rFonts w:ascii="Calibri Light" w:hAnsi="Calibri Light"/>
          <w:sz w:val="20"/>
          <w:szCs w:val="20"/>
        </w:rPr>
        <w:t>representative</w:t>
      </w:r>
      <w:r>
        <w:rPr>
          <w:rFonts w:ascii="Calibri Light" w:hAnsi="Calibri Light"/>
          <w:sz w:val="20"/>
          <w:szCs w:val="20"/>
        </w:rPr>
        <w:t xml:space="preserve"> that is working on the Ticket can update the Ticket status to ‘Work in Process’ or ‘Completed’ and document the resolution in the Ticket long text (Figure </w:t>
      </w:r>
      <w:r w:rsidR="000B4C27">
        <w:rPr>
          <w:rFonts w:ascii="Calibri Light" w:hAnsi="Calibri Light"/>
          <w:sz w:val="20"/>
          <w:szCs w:val="20"/>
        </w:rPr>
        <w:t>14</w:t>
      </w:r>
      <w:r>
        <w:rPr>
          <w:rFonts w:ascii="Calibri Light" w:hAnsi="Calibri Light"/>
          <w:sz w:val="20"/>
          <w:szCs w:val="20"/>
        </w:rPr>
        <w:t xml:space="preserve">: Update Ticket). </w:t>
      </w:r>
      <w:r w:rsidR="004012B0">
        <w:rPr>
          <w:rFonts w:ascii="Calibri Light" w:hAnsi="Calibri Light"/>
          <w:sz w:val="20"/>
          <w:szCs w:val="20"/>
        </w:rPr>
        <w:t xml:space="preserve">The statuses </w:t>
      </w:r>
      <w:r w:rsidR="007E3673">
        <w:rPr>
          <w:rFonts w:ascii="Calibri Light" w:hAnsi="Calibri Light"/>
          <w:sz w:val="20"/>
          <w:szCs w:val="20"/>
        </w:rPr>
        <w:t>of a Ticket</w:t>
      </w:r>
      <w:r w:rsidR="004012B0">
        <w:rPr>
          <w:rFonts w:ascii="Calibri Light" w:hAnsi="Calibri Light"/>
          <w:sz w:val="20"/>
          <w:szCs w:val="20"/>
        </w:rPr>
        <w:t xml:space="preserve"> are Urgent, Intermediate, Normal and Low. </w:t>
      </w:r>
      <w:r>
        <w:rPr>
          <w:rFonts w:ascii="Calibri Light" w:hAnsi="Calibri Light"/>
          <w:sz w:val="20"/>
          <w:szCs w:val="20"/>
        </w:rPr>
        <w:t xml:space="preserve">Refer to BPD </w:t>
      </w:r>
      <w:hyperlink r:id="rId55" w:history="1">
        <w:r w:rsidR="00964C0D">
          <w:rPr>
            <w:rStyle w:val="Hyperlink"/>
            <w:rFonts w:ascii="Calibri Light" w:hAnsi="Calibri Light"/>
            <w:i/>
            <w:sz w:val="20"/>
            <w:szCs w:val="20"/>
          </w:rPr>
          <w:t>CIM-CS-06: Handle Customer Inquiries</w:t>
        </w:r>
      </w:hyperlink>
      <w:r>
        <w:rPr>
          <w:rFonts w:ascii="Calibri Light" w:hAnsi="Calibri Light"/>
          <w:sz w:val="20"/>
          <w:szCs w:val="20"/>
        </w:rPr>
        <w:t xml:space="preserve"> for more information on Ticket functionality.</w:t>
      </w:r>
    </w:p>
    <w:p w14:paraId="082F0770" w14:textId="2873717A" w:rsidR="00035D43" w:rsidRDefault="00865907" w:rsidP="00CE2081">
      <w:pPr>
        <w:keepNext/>
        <w:ind w:left="360"/>
        <w:jc w:val="center"/>
      </w:pPr>
      <w:r>
        <w:rPr>
          <w:noProof/>
        </w:rPr>
        <w:lastRenderedPageBreak/>
        <w:drawing>
          <wp:inline distT="0" distB="0" distL="0" distR="0" wp14:anchorId="31F88879" wp14:editId="2698551D">
            <wp:extent cx="4895850" cy="17716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17628" t="20334" b="26644"/>
                    <a:stretch/>
                  </pic:blipFill>
                  <pic:spPr bwMode="auto">
                    <a:xfrm>
                      <a:off x="0" y="0"/>
                      <a:ext cx="4895850" cy="1771650"/>
                    </a:xfrm>
                    <a:prstGeom prst="rect">
                      <a:avLst/>
                    </a:prstGeom>
                    <a:ln>
                      <a:noFill/>
                    </a:ln>
                    <a:extLst>
                      <a:ext uri="{53640926-AAD7-44D8-BBD7-CCE9431645EC}">
                        <a14:shadowObscured xmlns:a14="http://schemas.microsoft.com/office/drawing/2010/main"/>
                      </a:ext>
                    </a:extLst>
                  </pic:spPr>
                </pic:pic>
              </a:graphicData>
            </a:graphic>
          </wp:inline>
        </w:drawing>
      </w:r>
    </w:p>
    <w:p w14:paraId="3D05F421" w14:textId="51CFFD2D" w:rsidR="00865907" w:rsidRDefault="00865907" w:rsidP="00CE2081">
      <w:pPr>
        <w:keepNext/>
        <w:ind w:left="360"/>
        <w:jc w:val="center"/>
        <w:rPr>
          <w:ins w:id="232" w:author="Tuan Yap" w:date="2019-11-26T08:18:00Z"/>
        </w:rPr>
      </w:pPr>
      <w:del w:id="233" w:author="Tuan Yap" w:date="2019-11-26T08:18:00Z">
        <w:r w:rsidDel="00F12566">
          <w:rPr>
            <w:noProof/>
          </w:rPr>
          <w:drawing>
            <wp:inline distT="0" distB="0" distL="0" distR="0" wp14:anchorId="6D427201" wp14:editId="479C4A02">
              <wp:extent cx="4889500" cy="2565400"/>
              <wp:effectExtent l="0" t="0" r="635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17735" t="22805" b="418"/>
                      <a:stretch/>
                    </pic:blipFill>
                    <pic:spPr bwMode="auto">
                      <a:xfrm>
                        <a:off x="0" y="0"/>
                        <a:ext cx="4889500" cy="2565400"/>
                      </a:xfrm>
                      <a:prstGeom prst="rect">
                        <a:avLst/>
                      </a:prstGeom>
                      <a:ln>
                        <a:noFill/>
                      </a:ln>
                      <a:extLst>
                        <a:ext uri="{53640926-AAD7-44D8-BBD7-CCE9431645EC}">
                          <a14:shadowObscured xmlns:a14="http://schemas.microsoft.com/office/drawing/2010/main"/>
                        </a:ext>
                      </a:extLst>
                    </pic:spPr>
                  </pic:pic>
                </a:graphicData>
              </a:graphic>
            </wp:inline>
          </w:drawing>
        </w:r>
      </w:del>
    </w:p>
    <w:p w14:paraId="33308802" w14:textId="21BDC3FE" w:rsidR="00F12566" w:rsidRDefault="00F12566" w:rsidP="00CE2081">
      <w:pPr>
        <w:keepNext/>
        <w:ind w:left="360"/>
        <w:jc w:val="center"/>
      </w:pPr>
      <w:ins w:id="234" w:author="Tuan Yap" w:date="2019-11-26T08:18:00Z">
        <w:r>
          <w:rPr>
            <w:noProof/>
          </w:rPr>
          <w:drawing>
            <wp:inline distT="0" distB="0" distL="0" distR="0" wp14:anchorId="0814A578" wp14:editId="59EF3AE6">
              <wp:extent cx="5943600" cy="29574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3034" t="16904" b="6173"/>
                      <a:stretch/>
                    </pic:blipFill>
                    <pic:spPr bwMode="auto">
                      <a:xfrm>
                        <a:off x="0" y="0"/>
                        <a:ext cx="5943600" cy="2957480"/>
                      </a:xfrm>
                      <a:prstGeom prst="rect">
                        <a:avLst/>
                      </a:prstGeom>
                      <a:ln>
                        <a:noFill/>
                      </a:ln>
                      <a:extLst>
                        <a:ext uri="{53640926-AAD7-44D8-BBD7-CCE9431645EC}">
                          <a14:shadowObscured xmlns:a14="http://schemas.microsoft.com/office/drawing/2010/main"/>
                        </a:ext>
                      </a:extLst>
                    </pic:spPr>
                  </pic:pic>
                </a:graphicData>
              </a:graphic>
            </wp:inline>
          </w:drawing>
        </w:r>
      </w:ins>
    </w:p>
    <w:p w14:paraId="0F3D19AD" w14:textId="717BAAFC" w:rsidR="00035D43" w:rsidRDefault="00035D43" w:rsidP="00CE2081">
      <w:pPr>
        <w:pStyle w:val="Caption"/>
        <w:ind w:firstLine="360"/>
        <w:jc w:val="center"/>
        <w:rPr>
          <w:rFonts w:ascii="Calibri Light" w:hAnsi="Calibri Light"/>
        </w:rPr>
      </w:pPr>
      <w:r>
        <w:t>Figure</w:t>
      </w:r>
      <w:r w:rsidR="000B4C27">
        <w:t>14</w:t>
      </w:r>
      <w:r>
        <w:t>: Update Ticket</w:t>
      </w:r>
    </w:p>
    <w:p w14:paraId="360EA7FD" w14:textId="77777777" w:rsidR="00035D43" w:rsidRDefault="00035D43" w:rsidP="00CE2081">
      <w:pPr>
        <w:ind w:left="360"/>
        <w:jc w:val="center"/>
        <w:rPr>
          <w:rFonts w:ascii="Calibri Light" w:hAnsi="Calibri Light"/>
          <w:sz w:val="20"/>
          <w:szCs w:val="20"/>
        </w:rPr>
      </w:pPr>
    </w:p>
    <w:p w14:paraId="6B4F59D8" w14:textId="77777777" w:rsidR="00035D43" w:rsidRDefault="00035D43" w:rsidP="00035D43">
      <w:pPr>
        <w:ind w:left="360"/>
        <w:rPr>
          <w:rFonts w:ascii="Calibri Light" w:hAnsi="Calibri Light"/>
          <w:sz w:val="20"/>
          <w:szCs w:val="20"/>
        </w:rPr>
      </w:pPr>
    </w:p>
    <w:p w14:paraId="42DD98DB" w14:textId="61C39E85" w:rsidR="00746F9E" w:rsidRDefault="00D15048" w:rsidP="00746F9E">
      <w:pPr>
        <w:ind w:left="360"/>
        <w:rPr>
          <w:rFonts w:ascii="Calibri Light" w:hAnsi="Calibri Light"/>
          <w:sz w:val="20"/>
          <w:szCs w:val="20"/>
        </w:rPr>
      </w:pPr>
      <w:r>
        <w:rPr>
          <w:rFonts w:ascii="Calibri Light" w:hAnsi="Calibri Light"/>
          <w:sz w:val="20"/>
          <w:szCs w:val="20"/>
        </w:rPr>
        <w:lastRenderedPageBreak/>
        <w:t>A report for T</w:t>
      </w:r>
      <w:r w:rsidR="00746F9E">
        <w:rPr>
          <w:rFonts w:ascii="Calibri Light" w:hAnsi="Calibri Light"/>
          <w:sz w:val="20"/>
          <w:szCs w:val="20"/>
        </w:rPr>
        <w:t>icket</w:t>
      </w:r>
      <w:r w:rsidR="005E0ED5">
        <w:rPr>
          <w:rFonts w:ascii="Calibri Light" w:hAnsi="Calibri Light"/>
          <w:sz w:val="20"/>
          <w:szCs w:val="20"/>
        </w:rPr>
        <w:t>s</w:t>
      </w:r>
      <w:r w:rsidR="00746F9E">
        <w:rPr>
          <w:rFonts w:ascii="Calibri Light" w:hAnsi="Calibri Light"/>
          <w:sz w:val="20"/>
          <w:szCs w:val="20"/>
        </w:rPr>
        <w:t xml:space="preserve"> </w:t>
      </w:r>
      <w:r w:rsidR="0054699A">
        <w:rPr>
          <w:rFonts w:ascii="Calibri Light" w:hAnsi="Calibri Light"/>
          <w:sz w:val="20"/>
          <w:szCs w:val="20"/>
        </w:rPr>
        <w:t xml:space="preserve">is </w:t>
      </w:r>
      <w:r w:rsidR="00746F9E">
        <w:rPr>
          <w:rFonts w:ascii="Calibri Light" w:hAnsi="Calibri Light"/>
          <w:sz w:val="20"/>
          <w:szCs w:val="20"/>
        </w:rPr>
        <w:t xml:space="preserve">available in Hybris C4C (Figure </w:t>
      </w:r>
      <w:r w:rsidR="000B4C27">
        <w:rPr>
          <w:rFonts w:ascii="Calibri Light" w:hAnsi="Calibri Light"/>
          <w:sz w:val="20"/>
          <w:szCs w:val="20"/>
        </w:rPr>
        <w:t>15</w:t>
      </w:r>
      <w:r w:rsidR="00746F9E">
        <w:rPr>
          <w:rFonts w:ascii="Calibri Light" w:hAnsi="Calibri Light"/>
          <w:sz w:val="20"/>
          <w:szCs w:val="20"/>
        </w:rPr>
        <w:t xml:space="preserve">: </w:t>
      </w:r>
      <w:del w:id="235" w:author="Tuan Yap" w:date="2019-11-26T08:19:00Z">
        <w:r w:rsidR="00746F9E" w:rsidDel="00512FEC">
          <w:rPr>
            <w:rFonts w:ascii="Calibri Light" w:hAnsi="Calibri Light"/>
            <w:sz w:val="20"/>
            <w:szCs w:val="20"/>
          </w:rPr>
          <w:delText>Report for Tickets</w:delText>
        </w:r>
      </w:del>
      <w:ins w:id="236" w:author="Tuan Yap" w:date="2019-11-26T08:19:00Z">
        <w:r w:rsidR="00512FEC">
          <w:rPr>
            <w:rFonts w:ascii="Calibri Light" w:hAnsi="Calibri Light"/>
            <w:sz w:val="20"/>
            <w:szCs w:val="20"/>
          </w:rPr>
          <w:t>Ticket Hierarchy</w:t>
        </w:r>
      </w:ins>
      <w:r w:rsidR="00746F9E">
        <w:rPr>
          <w:rFonts w:ascii="Calibri Light" w:hAnsi="Calibri Light"/>
          <w:sz w:val="20"/>
          <w:szCs w:val="20"/>
        </w:rPr>
        <w:t xml:space="preserve">). Using this report, </w:t>
      </w:r>
      <w:r w:rsidR="005E0ED5">
        <w:rPr>
          <w:rFonts w:ascii="Calibri Light" w:hAnsi="Calibri Light"/>
          <w:sz w:val="20"/>
          <w:szCs w:val="20"/>
        </w:rPr>
        <w:t xml:space="preserve">the </w:t>
      </w:r>
      <w:r w:rsidR="00746F9E">
        <w:rPr>
          <w:rFonts w:ascii="Calibri Light" w:hAnsi="Calibri Light"/>
          <w:sz w:val="20"/>
          <w:szCs w:val="20"/>
        </w:rPr>
        <w:t xml:space="preserve">user is able to see the list of tickets assigned to him/her, total list of ticket </w:t>
      </w:r>
      <w:r>
        <w:rPr>
          <w:rFonts w:ascii="Calibri Light" w:hAnsi="Calibri Light"/>
          <w:sz w:val="20"/>
          <w:szCs w:val="20"/>
        </w:rPr>
        <w:t>created in the system, tickets created last 7 to 365 days. These are standard Hybris C4C selection</w:t>
      </w:r>
      <w:r w:rsidR="005E0ED5">
        <w:rPr>
          <w:rFonts w:ascii="Calibri Light" w:hAnsi="Calibri Light"/>
          <w:sz w:val="20"/>
          <w:szCs w:val="20"/>
        </w:rPr>
        <w:t>s</w:t>
      </w:r>
      <w:r>
        <w:rPr>
          <w:rFonts w:ascii="Calibri Light" w:hAnsi="Calibri Light"/>
          <w:sz w:val="20"/>
          <w:szCs w:val="20"/>
        </w:rPr>
        <w:t>.</w:t>
      </w:r>
    </w:p>
    <w:p w14:paraId="427723A7" w14:textId="5C28D237" w:rsidR="00746F9E" w:rsidRDefault="00746F9E" w:rsidP="00746F9E">
      <w:pPr>
        <w:keepNext/>
        <w:ind w:left="360"/>
      </w:pPr>
      <w:del w:id="237" w:author="Tuan Yap" w:date="2019-11-26T08:19:00Z">
        <w:r w:rsidDel="00512FEC">
          <w:rPr>
            <w:noProof/>
          </w:rPr>
          <w:drawing>
            <wp:inline distT="0" distB="0" distL="0" distR="0" wp14:anchorId="3FC80C1A" wp14:editId="086D1770">
              <wp:extent cx="5486400" cy="17653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18483" t="15204" b="31964"/>
                      <a:stretch/>
                    </pic:blipFill>
                    <pic:spPr bwMode="auto">
                      <a:xfrm>
                        <a:off x="0" y="0"/>
                        <a:ext cx="5486400" cy="1765300"/>
                      </a:xfrm>
                      <a:prstGeom prst="rect">
                        <a:avLst/>
                      </a:prstGeom>
                      <a:ln>
                        <a:noFill/>
                      </a:ln>
                      <a:extLst>
                        <a:ext uri="{53640926-AAD7-44D8-BBD7-CCE9431645EC}">
                          <a14:shadowObscured xmlns:a14="http://schemas.microsoft.com/office/drawing/2010/main"/>
                        </a:ext>
                      </a:extLst>
                    </pic:spPr>
                  </pic:pic>
                </a:graphicData>
              </a:graphic>
            </wp:inline>
          </w:drawing>
        </w:r>
      </w:del>
      <w:ins w:id="238" w:author="Tuan Yap" w:date="2019-11-26T08:19:00Z">
        <w:r w:rsidR="00512FEC">
          <w:rPr>
            <w:noProof/>
          </w:rPr>
          <w:drawing>
            <wp:inline distT="0" distB="0" distL="0" distR="0" wp14:anchorId="25158078" wp14:editId="7A5E5A1B">
              <wp:extent cx="5943600" cy="153924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539240"/>
                      </a:xfrm>
                      <a:prstGeom prst="rect">
                        <a:avLst/>
                      </a:prstGeom>
                    </pic:spPr>
                  </pic:pic>
                </a:graphicData>
              </a:graphic>
            </wp:inline>
          </w:drawing>
        </w:r>
      </w:ins>
    </w:p>
    <w:p w14:paraId="68D3EE20" w14:textId="35CD86AF" w:rsidR="00746F9E" w:rsidRDefault="00746F9E" w:rsidP="00746F9E">
      <w:pPr>
        <w:pStyle w:val="Caption"/>
        <w:jc w:val="center"/>
        <w:rPr>
          <w:rFonts w:ascii="Calibri Light" w:hAnsi="Calibri Light"/>
        </w:rPr>
      </w:pPr>
      <w:r>
        <w:t>Figure</w:t>
      </w:r>
      <w:r w:rsidR="000B4C27">
        <w:t>15</w:t>
      </w:r>
      <w:r>
        <w:t xml:space="preserve">: </w:t>
      </w:r>
      <w:del w:id="239" w:author="Tuan Yap" w:date="2019-11-26T08:19:00Z">
        <w:r w:rsidDel="00512FEC">
          <w:delText>Report for Tickets</w:delText>
        </w:r>
      </w:del>
      <w:ins w:id="240" w:author="Tuan Yap" w:date="2019-11-26T08:19:00Z">
        <w:r w:rsidR="00512FEC">
          <w:t>Ticket Hierarchy</w:t>
        </w:r>
      </w:ins>
    </w:p>
    <w:p w14:paraId="498DE9E2" w14:textId="77777777" w:rsidR="00D15048" w:rsidRDefault="00D15048" w:rsidP="00035D43">
      <w:pPr>
        <w:ind w:left="360"/>
        <w:rPr>
          <w:rFonts w:ascii="Calibri Light" w:hAnsi="Calibri Light"/>
          <w:sz w:val="20"/>
          <w:szCs w:val="20"/>
        </w:rPr>
      </w:pPr>
    </w:p>
    <w:p w14:paraId="62AF366F" w14:textId="5ADA5A38" w:rsidR="00746F9E" w:rsidRDefault="00D15048" w:rsidP="00035D43">
      <w:pPr>
        <w:ind w:left="360"/>
        <w:rPr>
          <w:rFonts w:ascii="Calibri Light" w:hAnsi="Calibri Light"/>
          <w:sz w:val="20"/>
          <w:szCs w:val="20"/>
        </w:rPr>
      </w:pPr>
      <w:r>
        <w:rPr>
          <w:rFonts w:ascii="Calibri Light" w:hAnsi="Calibri Light"/>
          <w:sz w:val="20"/>
          <w:szCs w:val="20"/>
        </w:rPr>
        <w:t xml:space="preserve">The report contains filters (Figure </w:t>
      </w:r>
      <w:r w:rsidR="000B4C27">
        <w:rPr>
          <w:rFonts w:ascii="Calibri Light" w:hAnsi="Calibri Light"/>
          <w:sz w:val="20"/>
          <w:szCs w:val="20"/>
        </w:rPr>
        <w:t>16</w:t>
      </w:r>
      <w:r>
        <w:rPr>
          <w:rFonts w:ascii="Calibri Light" w:hAnsi="Calibri Light"/>
          <w:sz w:val="20"/>
          <w:szCs w:val="20"/>
        </w:rPr>
        <w:t>: Report for Tickets filters) that enables user to filter the list of Tickets based on the filters offered by Hybris C4C such as Assigned To, Status, Reported On, Ticket number, Priority etc..</w:t>
      </w:r>
    </w:p>
    <w:p w14:paraId="6C7C5C3E" w14:textId="567C5B07" w:rsidR="00D15048" w:rsidRDefault="00D15048" w:rsidP="00D15048">
      <w:pPr>
        <w:keepNext/>
        <w:ind w:left="360"/>
        <w:rPr>
          <w:ins w:id="241" w:author="Tuan Yap" w:date="2019-11-26T08:20:00Z"/>
        </w:rPr>
      </w:pPr>
      <w:del w:id="242" w:author="Tuan Yap" w:date="2019-11-26T08:20:00Z">
        <w:r w:rsidDel="00512FEC">
          <w:rPr>
            <w:noProof/>
          </w:rPr>
          <w:lastRenderedPageBreak/>
          <w:drawing>
            <wp:inline distT="0" distB="0" distL="0" distR="0" wp14:anchorId="6C46148B" wp14:editId="76347BC0">
              <wp:extent cx="5461000" cy="270510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7949" t="10262" r="1282" b="8780"/>
                      <a:stretch/>
                    </pic:blipFill>
                    <pic:spPr bwMode="auto">
                      <a:xfrm>
                        <a:off x="0" y="0"/>
                        <a:ext cx="5461000" cy="2705100"/>
                      </a:xfrm>
                      <a:prstGeom prst="rect">
                        <a:avLst/>
                      </a:prstGeom>
                      <a:ln>
                        <a:noFill/>
                      </a:ln>
                      <a:extLst>
                        <a:ext uri="{53640926-AAD7-44D8-BBD7-CCE9431645EC}">
                          <a14:shadowObscured xmlns:a14="http://schemas.microsoft.com/office/drawing/2010/main"/>
                        </a:ext>
                      </a:extLst>
                    </pic:spPr>
                  </pic:pic>
                </a:graphicData>
              </a:graphic>
            </wp:inline>
          </w:drawing>
        </w:r>
      </w:del>
    </w:p>
    <w:p w14:paraId="7BBCF321" w14:textId="5567306E" w:rsidR="00512FEC" w:rsidRDefault="00512FEC" w:rsidP="00D15048">
      <w:pPr>
        <w:keepNext/>
        <w:ind w:left="360"/>
      </w:pPr>
      <w:ins w:id="243" w:author="Tuan Yap" w:date="2019-11-26T08:20:00Z">
        <w:r>
          <w:rPr>
            <w:noProof/>
          </w:rPr>
          <w:drawing>
            <wp:inline distT="0" distB="0" distL="0" distR="0" wp14:anchorId="72B9D4A2" wp14:editId="7EC85BA0">
              <wp:extent cx="5943600" cy="1428115"/>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428115"/>
                      </a:xfrm>
                      <a:prstGeom prst="rect">
                        <a:avLst/>
                      </a:prstGeom>
                    </pic:spPr>
                  </pic:pic>
                </a:graphicData>
              </a:graphic>
            </wp:inline>
          </w:drawing>
        </w:r>
      </w:ins>
    </w:p>
    <w:p w14:paraId="76C835BC" w14:textId="02DFD05B" w:rsidR="00746F9E" w:rsidRDefault="00D15048" w:rsidP="00D15048">
      <w:pPr>
        <w:pStyle w:val="Caption"/>
        <w:jc w:val="center"/>
        <w:rPr>
          <w:rFonts w:ascii="Calibri Light" w:hAnsi="Calibri Light"/>
        </w:rPr>
      </w:pPr>
      <w:r>
        <w:t>Figure</w:t>
      </w:r>
      <w:r w:rsidR="000B4C27">
        <w:t>16</w:t>
      </w:r>
      <w:r>
        <w:t>: Report for Tickets filters</w:t>
      </w:r>
    </w:p>
    <w:p w14:paraId="44A7B1BA" w14:textId="77777777" w:rsidR="00746F9E" w:rsidRDefault="00746F9E" w:rsidP="00035D43">
      <w:pPr>
        <w:ind w:left="360"/>
        <w:rPr>
          <w:rFonts w:ascii="Calibri Light" w:hAnsi="Calibri Light"/>
          <w:sz w:val="20"/>
          <w:szCs w:val="20"/>
        </w:rPr>
      </w:pPr>
    </w:p>
    <w:p w14:paraId="705A0402" w14:textId="77777777" w:rsidR="00746F9E" w:rsidRDefault="00746F9E" w:rsidP="00035D43">
      <w:pPr>
        <w:ind w:left="360"/>
        <w:rPr>
          <w:rFonts w:ascii="Calibri Light" w:hAnsi="Calibri Light"/>
          <w:sz w:val="20"/>
          <w:szCs w:val="20"/>
        </w:rPr>
      </w:pPr>
    </w:p>
    <w:p w14:paraId="2D7FD404" w14:textId="1BF55E1E" w:rsidR="00F7774B" w:rsidRDefault="00F7774B" w:rsidP="00035D43">
      <w:pPr>
        <w:ind w:left="360"/>
        <w:rPr>
          <w:rFonts w:ascii="Calibri Light" w:hAnsi="Calibri Light"/>
          <w:sz w:val="20"/>
          <w:szCs w:val="20"/>
        </w:rPr>
      </w:pPr>
      <w:r>
        <w:rPr>
          <w:rFonts w:ascii="Calibri Light" w:hAnsi="Calibri Light"/>
          <w:sz w:val="20"/>
          <w:szCs w:val="20"/>
        </w:rPr>
        <w:t>BPEM</w:t>
      </w:r>
    </w:p>
    <w:p w14:paraId="5E369181" w14:textId="3A0CEBC4" w:rsidR="00035D43" w:rsidRPr="00051345" w:rsidRDefault="00035D43" w:rsidP="00035D43">
      <w:pPr>
        <w:ind w:left="360"/>
        <w:rPr>
          <w:rFonts w:ascii="Calibri Light" w:hAnsi="Calibri Light"/>
          <w:sz w:val="20"/>
          <w:szCs w:val="20"/>
        </w:rPr>
      </w:pPr>
      <w:r w:rsidRPr="00051345">
        <w:rPr>
          <w:rFonts w:ascii="Calibri Light" w:hAnsi="Calibri Light"/>
          <w:sz w:val="20"/>
          <w:szCs w:val="20"/>
        </w:rPr>
        <w:t>If a</w:t>
      </w:r>
      <w:r w:rsidR="003B6988">
        <w:rPr>
          <w:rFonts w:ascii="Calibri Light" w:hAnsi="Calibri Light"/>
          <w:sz w:val="20"/>
          <w:szCs w:val="20"/>
        </w:rPr>
        <w:t xml:space="preserve"> C4C user (e.g.,</w:t>
      </w:r>
      <w:r w:rsidRPr="00051345">
        <w:rPr>
          <w:rFonts w:ascii="Calibri Light" w:hAnsi="Calibri Light"/>
          <w:sz w:val="20"/>
          <w:szCs w:val="20"/>
        </w:rPr>
        <w:t xml:space="preserve"> CCC or BCD representative</w:t>
      </w:r>
      <w:r w:rsidR="003B6988">
        <w:rPr>
          <w:rFonts w:ascii="Calibri Light" w:hAnsi="Calibri Light"/>
          <w:sz w:val="20"/>
          <w:szCs w:val="20"/>
        </w:rPr>
        <w:t>)</w:t>
      </w:r>
      <w:r w:rsidRPr="00051345">
        <w:rPr>
          <w:rFonts w:ascii="Calibri Light" w:hAnsi="Calibri Light"/>
          <w:sz w:val="20"/>
          <w:szCs w:val="20"/>
        </w:rPr>
        <w:t xml:space="preserve"> is unable to resolve the BP inquiry</w:t>
      </w:r>
      <w:r>
        <w:rPr>
          <w:rFonts w:ascii="Calibri Light" w:hAnsi="Calibri Light"/>
          <w:sz w:val="20"/>
          <w:szCs w:val="20"/>
        </w:rPr>
        <w:t xml:space="preserve"> and if the issue needs to be </w:t>
      </w:r>
      <w:r w:rsidR="00A8754A">
        <w:rPr>
          <w:rFonts w:ascii="Calibri Light" w:hAnsi="Calibri Light"/>
          <w:sz w:val="20"/>
          <w:szCs w:val="20"/>
        </w:rPr>
        <w:t xml:space="preserve">sent </w:t>
      </w:r>
      <w:r>
        <w:rPr>
          <w:rFonts w:ascii="Calibri Light" w:hAnsi="Calibri Light"/>
          <w:sz w:val="20"/>
          <w:szCs w:val="20"/>
        </w:rPr>
        <w:t>to someone In Back Office group</w:t>
      </w:r>
      <w:r w:rsidR="003B6988">
        <w:rPr>
          <w:rFonts w:ascii="Calibri Light" w:hAnsi="Calibri Light"/>
          <w:sz w:val="20"/>
          <w:szCs w:val="20"/>
        </w:rPr>
        <w:t xml:space="preserve"> (e.g., RSO, T&amp;D)</w:t>
      </w:r>
      <w:r>
        <w:rPr>
          <w:rFonts w:ascii="Calibri Light" w:hAnsi="Calibri Light"/>
          <w:sz w:val="20"/>
          <w:szCs w:val="20"/>
        </w:rPr>
        <w:t>,</w:t>
      </w:r>
      <w:r w:rsidRPr="00051345">
        <w:rPr>
          <w:rFonts w:ascii="Calibri Light" w:hAnsi="Calibri Light"/>
          <w:sz w:val="20"/>
          <w:szCs w:val="20"/>
        </w:rPr>
        <w:t xml:space="preserve"> a BPEM case will be created</w:t>
      </w:r>
      <w:r w:rsidR="00E1562B">
        <w:rPr>
          <w:rFonts w:ascii="Calibri Light" w:hAnsi="Calibri Light"/>
          <w:sz w:val="20"/>
          <w:szCs w:val="20"/>
        </w:rPr>
        <w:t xml:space="preserve"> manually</w:t>
      </w:r>
      <w:r w:rsidRPr="00051345">
        <w:rPr>
          <w:rFonts w:ascii="Calibri Light" w:hAnsi="Calibri Light"/>
          <w:sz w:val="20"/>
          <w:szCs w:val="20"/>
        </w:rPr>
        <w:t xml:space="preserve"> </w:t>
      </w:r>
      <w:r>
        <w:rPr>
          <w:rFonts w:ascii="Calibri Light" w:hAnsi="Calibri Light"/>
          <w:sz w:val="20"/>
          <w:szCs w:val="20"/>
        </w:rPr>
        <w:t xml:space="preserve">in Hybris C4C </w:t>
      </w:r>
      <w:ins w:id="244" w:author="Cari Young" w:date="2019-12-04T09:05:00Z">
        <w:r w:rsidR="00ED789F">
          <w:rPr>
            <w:rFonts w:ascii="Calibri Light" w:hAnsi="Calibri Light"/>
            <w:sz w:val="20"/>
            <w:szCs w:val="20"/>
          </w:rPr>
          <w:t xml:space="preserve">BP </w:t>
        </w:r>
      </w:ins>
      <w:ins w:id="245" w:author="Tuan Yap" w:date="2019-11-26T09:20:00Z">
        <w:r w:rsidR="00003687">
          <w:rPr>
            <w:rFonts w:ascii="Calibri Light" w:hAnsi="Calibri Light"/>
            <w:sz w:val="20"/>
            <w:szCs w:val="20"/>
          </w:rPr>
          <w:t xml:space="preserve">FOP </w:t>
        </w:r>
      </w:ins>
      <w:r w:rsidRPr="00051345">
        <w:rPr>
          <w:rFonts w:ascii="Calibri Light" w:hAnsi="Calibri Light"/>
          <w:sz w:val="20"/>
          <w:szCs w:val="20"/>
        </w:rPr>
        <w:t xml:space="preserve">and routed to the appropriate </w:t>
      </w:r>
      <w:r>
        <w:rPr>
          <w:rFonts w:ascii="Calibri Light" w:hAnsi="Calibri Light"/>
          <w:sz w:val="20"/>
          <w:szCs w:val="20"/>
        </w:rPr>
        <w:t xml:space="preserve">back office </w:t>
      </w:r>
      <w:r w:rsidRPr="00051345">
        <w:rPr>
          <w:rFonts w:ascii="Calibri Light" w:hAnsi="Calibri Light"/>
          <w:sz w:val="20"/>
          <w:szCs w:val="20"/>
        </w:rPr>
        <w:t>workgroup for further handling.</w:t>
      </w:r>
      <w:ins w:id="246" w:author="Cari Young" w:date="2019-12-04T09:06:00Z">
        <w:r w:rsidR="00ED789F">
          <w:rPr>
            <w:rFonts w:ascii="Calibri Light" w:hAnsi="Calibri Light"/>
            <w:sz w:val="20"/>
            <w:szCs w:val="20"/>
          </w:rPr>
          <w:t xml:space="preserve"> The user shall select BDEX Transaction to confirm a BPEM has not already </w:t>
        </w:r>
      </w:ins>
      <w:ins w:id="247" w:author="Cari Young" w:date="2019-12-04T09:07:00Z">
        <w:r w:rsidR="00ED789F">
          <w:rPr>
            <w:rFonts w:ascii="Calibri Light" w:hAnsi="Calibri Light"/>
            <w:sz w:val="20"/>
            <w:szCs w:val="20"/>
          </w:rPr>
          <w:t>been created prior to creating a BPEM.</w:t>
        </w:r>
      </w:ins>
      <w:r w:rsidRPr="00051345">
        <w:rPr>
          <w:rFonts w:ascii="Calibri Light" w:hAnsi="Calibri Light"/>
          <w:sz w:val="20"/>
          <w:szCs w:val="20"/>
        </w:rPr>
        <w:t xml:space="preserve"> </w:t>
      </w:r>
      <w:del w:id="248" w:author="Tuan Yap" w:date="2019-11-26T09:21:00Z">
        <w:r w:rsidRPr="00051345" w:rsidDel="00003687">
          <w:rPr>
            <w:rFonts w:ascii="Calibri Light" w:hAnsi="Calibri Light"/>
            <w:sz w:val="20"/>
            <w:szCs w:val="20"/>
          </w:rPr>
          <w:delText xml:space="preserve"> </w:delText>
        </w:r>
        <w:r w:rsidDel="00003687">
          <w:rPr>
            <w:rFonts w:ascii="Calibri Light" w:hAnsi="Calibri Light"/>
            <w:sz w:val="20"/>
            <w:szCs w:val="20"/>
          </w:rPr>
          <w:delText xml:space="preserve">A Ticket </w:delText>
        </w:r>
        <w:r w:rsidR="000B1D7D" w:rsidDel="00003687">
          <w:rPr>
            <w:rFonts w:ascii="Calibri Light" w:hAnsi="Calibri Light"/>
            <w:sz w:val="20"/>
            <w:szCs w:val="20"/>
          </w:rPr>
          <w:delText xml:space="preserve">must </w:delText>
        </w:r>
        <w:r w:rsidDel="00003687">
          <w:rPr>
            <w:rFonts w:ascii="Calibri Light" w:hAnsi="Calibri Light"/>
            <w:sz w:val="20"/>
            <w:szCs w:val="20"/>
          </w:rPr>
          <w:delText xml:space="preserve">be created </w:delText>
        </w:r>
        <w:r w:rsidR="000B1D7D" w:rsidDel="00003687">
          <w:rPr>
            <w:rFonts w:ascii="Calibri Light" w:hAnsi="Calibri Light"/>
            <w:sz w:val="20"/>
            <w:szCs w:val="20"/>
          </w:rPr>
          <w:delText xml:space="preserve">manually </w:delText>
        </w:r>
        <w:r w:rsidDel="00003687">
          <w:rPr>
            <w:rFonts w:ascii="Calibri Light" w:hAnsi="Calibri Light"/>
            <w:sz w:val="20"/>
            <w:szCs w:val="20"/>
          </w:rPr>
          <w:delText>in Hybris C4C pri</w:delText>
        </w:r>
        <w:r w:rsidR="00C162BB" w:rsidDel="00003687">
          <w:rPr>
            <w:rFonts w:ascii="Calibri Light" w:hAnsi="Calibri Light"/>
            <w:sz w:val="20"/>
            <w:szCs w:val="20"/>
          </w:rPr>
          <w:delText xml:space="preserve">or </w:delText>
        </w:r>
        <w:r w:rsidR="000B1D7D" w:rsidDel="00003687">
          <w:rPr>
            <w:rFonts w:ascii="Calibri Light" w:hAnsi="Calibri Light"/>
            <w:sz w:val="20"/>
            <w:szCs w:val="20"/>
          </w:rPr>
          <w:delText xml:space="preserve">to </w:delText>
        </w:r>
        <w:r w:rsidR="00C162BB" w:rsidDel="00003687">
          <w:rPr>
            <w:rFonts w:ascii="Calibri Light" w:hAnsi="Calibri Light"/>
            <w:sz w:val="20"/>
            <w:szCs w:val="20"/>
          </w:rPr>
          <w:delText xml:space="preserve">creating BPEM case (Figure </w:delText>
        </w:r>
        <w:r w:rsidR="000B4C27" w:rsidDel="00003687">
          <w:rPr>
            <w:rFonts w:ascii="Calibri Light" w:hAnsi="Calibri Light"/>
            <w:sz w:val="20"/>
            <w:szCs w:val="20"/>
          </w:rPr>
          <w:delText>17</w:delText>
        </w:r>
        <w:r w:rsidDel="00003687">
          <w:rPr>
            <w:rFonts w:ascii="Calibri Light" w:hAnsi="Calibri Light"/>
            <w:sz w:val="20"/>
            <w:szCs w:val="20"/>
          </w:rPr>
          <w:delText xml:space="preserve">: BPEM </w:delText>
        </w:r>
        <w:r w:rsidR="00ED6C84" w:rsidDel="00003687">
          <w:rPr>
            <w:rFonts w:ascii="Calibri Light" w:hAnsi="Calibri Light"/>
            <w:sz w:val="20"/>
            <w:szCs w:val="20"/>
          </w:rPr>
          <w:delText>C</w:delText>
        </w:r>
        <w:r w:rsidDel="00003687">
          <w:rPr>
            <w:rFonts w:ascii="Calibri Light" w:hAnsi="Calibri Light"/>
            <w:sz w:val="20"/>
            <w:szCs w:val="20"/>
          </w:rPr>
          <w:delText xml:space="preserve">ase </w:delText>
        </w:r>
        <w:r w:rsidR="00ED6C84" w:rsidDel="00003687">
          <w:rPr>
            <w:rFonts w:ascii="Calibri Light" w:hAnsi="Calibri Light"/>
            <w:sz w:val="20"/>
            <w:szCs w:val="20"/>
          </w:rPr>
          <w:delText>C</w:delText>
        </w:r>
        <w:r w:rsidDel="00003687">
          <w:rPr>
            <w:rFonts w:ascii="Calibri Light" w:hAnsi="Calibri Light"/>
            <w:sz w:val="20"/>
            <w:szCs w:val="20"/>
          </w:rPr>
          <w:delText xml:space="preserve">reation). </w:delText>
        </w:r>
      </w:del>
      <w:r w:rsidRPr="00051345">
        <w:rPr>
          <w:rFonts w:ascii="Calibri Light" w:hAnsi="Calibri Light"/>
          <w:sz w:val="20"/>
          <w:szCs w:val="20"/>
        </w:rPr>
        <w:t>Upon creating the BPEM case, the</w:t>
      </w:r>
      <w:r w:rsidR="00D86F13">
        <w:rPr>
          <w:rFonts w:ascii="Calibri Light" w:hAnsi="Calibri Light"/>
          <w:sz w:val="20"/>
          <w:szCs w:val="20"/>
        </w:rPr>
        <w:t xml:space="preserve"> user</w:t>
      </w:r>
      <w:r w:rsidRPr="00051345">
        <w:rPr>
          <w:rFonts w:ascii="Calibri Light" w:hAnsi="Calibri Light"/>
          <w:sz w:val="20"/>
          <w:szCs w:val="20"/>
        </w:rPr>
        <w:t xml:space="preserve"> will also be able to select an appropriate category</w:t>
      </w:r>
      <w:ins w:id="249" w:author="Tuan Yap" w:date="2019-11-26T09:21:00Z">
        <w:r w:rsidR="00003687">
          <w:rPr>
            <w:rFonts w:ascii="Calibri Light" w:hAnsi="Calibri Light"/>
            <w:sz w:val="20"/>
            <w:szCs w:val="20"/>
          </w:rPr>
          <w:t xml:space="preserve"> (Figure 17: BPEM Case Creation)</w:t>
        </w:r>
      </w:ins>
      <w:r w:rsidRPr="00051345">
        <w:rPr>
          <w:rFonts w:ascii="Calibri Light" w:hAnsi="Calibri Light"/>
          <w:sz w:val="20"/>
          <w:szCs w:val="20"/>
        </w:rPr>
        <w:t xml:space="preserve">.  </w:t>
      </w:r>
    </w:p>
    <w:p w14:paraId="6E78DA34" w14:textId="77777777" w:rsidR="00035D43" w:rsidRDefault="00035D43" w:rsidP="00035D43">
      <w:pPr>
        <w:ind w:left="360"/>
        <w:rPr>
          <w:rFonts w:ascii="Calibri Light" w:hAnsi="Calibri Light"/>
          <w:sz w:val="20"/>
          <w:szCs w:val="20"/>
        </w:rPr>
      </w:pPr>
    </w:p>
    <w:p w14:paraId="2D57DCA7" w14:textId="009911AF" w:rsidR="00035D43" w:rsidRDefault="00035D43" w:rsidP="000B1D7D">
      <w:pPr>
        <w:keepNext/>
        <w:ind w:left="360"/>
        <w:jc w:val="center"/>
        <w:rPr>
          <w:ins w:id="250" w:author="Tuan Yap" w:date="2019-11-26T08:20:00Z"/>
        </w:rPr>
      </w:pPr>
      <w:del w:id="251" w:author="Tuan Yap" w:date="2019-11-26T08:20:00Z">
        <w:r w:rsidDel="00512FEC">
          <w:rPr>
            <w:noProof/>
          </w:rPr>
          <w:lastRenderedPageBreak/>
          <w:drawing>
            <wp:inline distT="0" distB="0" distL="0" distR="0" wp14:anchorId="1EF82C93" wp14:editId="7346DCFF">
              <wp:extent cx="4963795" cy="234950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18250" t="19352" b="3642"/>
                      <a:stretch/>
                    </pic:blipFill>
                    <pic:spPr bwMode="auto">
                      <a:xfrm>
                        <a:off x="0" y="0"/>
                        <a:ext cx="4971063" cy="2352940"/>
                      </a:xfrm>
                      <a:prstGeom prst="rect">
                        <a:avLst/>
                      </a:prstGeom>
                      <a:ln>
                        <a:noFill/>
                      </a:ln>
                      <a:extLst>
                        <a:ext uri="{53640926-AAD7-44D8-BBD7-CCE9431645EC}">
                          <a14:shadowObscured xmlns:a14="http://schemas.microsoft.com/office/drawing/2010/main"/>
                        </a:ext>
                      </a:extLst>
                    </pic:spPr>
                  </pic:pic>
                </a:graphicData>
              </a:graphic>
            </wp:inline>
          </w:drawing>
        </w:r>
      </w:del>
    </w:p>
    <w:p w14:paraId="0B48218C" w14:textId="1465149B" w:rsidR="00512FEC" w:rsidRDefault="00512FEC" w:rsidP="000B1D7D">
      <w:pPr>
        <w:keepNext/>
        <w:ind w:left="360"/>
        <w:jc w:val="center"/>
      </w:pPr>
      <w:ins w:id="252" w:author="Tuan Yap" w:date="2019-11-26T08:20:00Z">
        <w:del w:id="253" w:author="Cari Young" w:date="2019-12-04T09:06:00Z">
          <w:r w:rsidDel="00ED789F">
            <w:rPr>
              <w:noProof/>
            </w:rPr>
            <w:lastRenderedPageBreak/>
            <w:drawing>
              <wp:inline distT="0" distB="0" distL="0" distR="0" wp14:anchorId="0EDADD5E" wp14:editId="1434F3E5">
                <wp:extent cx="4913906" cy="4354792"/>
                <wp:effectExtent l="0" t="0" r="127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932319" cy="4371110"/>
                        </a:xfrm>
                        <a:prstGeom prst="rect">
                          <a:avLst/>
                        </a:prstGeom>
                      </pic:spPr>
                    </pic:pic>
                  </a:graphicData>
                </a:graphic>
              </wp:inline>
            </w:drawing>
          </w:r>
        </w:del>
      </w:ins>
      <w:ins w:id="254" w:author="Cari Young" w:date="2019-12-04T09:06:00Z">
        <w:r w:rsidR="00ED789F">
          <w:rPr>
            <w:noProof/>
          </w:rPr>
          <w:drawing>
            <wp:inline distT="0" distB="0" distL="0" distR="0" wp14:anchorId="04D43742" wp14:editId="5C589440">
              <wp:extent cx="2933333" cy="3085714"/>
              <wp:effectExtent l="0" t="0" r="635"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933333" cy="3085714"/>
                      </a:xfrm>
                      <a:prstGeom prst="rect">
                        <a:avLst/>
                      </a:prstGeom>
                    </pic:spPr>
                  </pic:pic>
                </a:graphicData>
              </a:graphic>
            </wp:inline>
          </w:drawing>
        </w:r>
      </w:ins>
    </w:p>
    <w:p w14:paraId="1EB8AB8A" w14:textId="5CEBF048" w:rsidR="00035D43" w:rsidRDefault="00035D43" w:rsidP="000B1D7D">
      <w:pPr>
        <w:pStyle w:val="Caption"/>
        <w:ind w:firstLine="360"/>
        <w:jc w:val="center"/>
        <w:rPr>
          <w:rFonts w:ascii="Calibri Light" w:hAnsi="Calibri Light"/>
        </w:rPr>
      </w:pPr>
      <w:r>
        <w:t>Figure</w:t>
      </w:r>
      <w:r w:rsidR="000B4C27">
        <w:t>17</w:t>
      </w:r>
      <w:r>
        <w:t xml:space="preserve">: BPEM </w:t>
      </w:r>
      <w:r w:rsidR="00ED6C84">
        <w:t>C</w:t>
      </w:r>
      <w:r>
        <w:t xml:space="preserve">ase </w:t>
      </w:r>
      <w:r w:rsidR="00ED6C84">
        <w:t>C</w:t>
      </w:r>
      <w:r>
        <w:t>reation</w:t>
      </w:r>
    </w:p>
    <w:p w14:paraId="2D99A1CE" w14:textId="77777777" w:rsidR="00035D43" w:rsidRPr="00051345" w:rsidRDefault="00035D43" w:rsidP="00035D43">
      <w:pPr>
        <w:ind w:left="360"/>
        <w:rPr>
          <w:rFonts w:ascii="Calibri Light" w:hAnsi="Calibri Light"/>
          <w:sz w:val="20"/>
          <w:szCs w:val="20"/>
        </w:rPr>
      </w:pPr>
    </w:p>
    <w:p w14:paraId="79E1190D" w14:textId="73541B6A" w:rsidR="00035D43" w:rsidRDefault="00035D43" w:rsidP="00035D43">
      <w:pPr>
        <w:ind w:left="360"/>
        <w:rPr>
          <w:rFonts w:ascii="Calibri Light" w:hAnsi="Calibri Light"/>
          <w:sz w:val="20"/>
          <w:szCs w:val="20"/>
        </w:rPr>
      </w:pPr>
      <w:r w:rsidRPr="00051345">
        <w:rPr>
          <w:rFonts w:ascii="Calibri Light" w:hAnsi="Calibri Light"/>
          <w:sz w:val="20"/>
          <w:szCs w:val="20"/>
        </w:rPr>
        <w:lastRenderedPageBreak/>
        <w:t xml:space="preserve">BPEM Cases can then be </w:t>
      </w:r>
      <w:r w:rsidR="000B1D7D">
        <w:rPr>
          <w:rFonts w:ascii="Calibri Light" w:hAnsi="Calibri Light"/>
          <w:sz w:val="20"/>
          <w:szCs w:val="20"/>
        </w:rPr>
        <w:t xml:space="preserve">further </w:t>
      </w:r>
      <w:r w:rsidRPr="00051345">
        <w:rPr>
          <w:rFonts w:ascii="Calibri Light" w:hAnsi="Calibri Light"/>
          <w:sz w:val="20"/>
          <w:szCs w:val="20"/>
        </w:rPr>
        <w:t xml:space="preserve">modified </w:t>
      </w:r>
      <w:r w:rsidR="00311EEE">
        <w:rPr>
          <w:rFonts w:ascii="Calibri Light" w:hAnsi="Calibri Light"/>
          <w:sz w:val="20"/>
          <w:szCs w:val="20"/>
        </w:rPr>
        <w:t xml:space="preserve">by </w:t>
      </w:r>
      <w:r w:rsidR="00ED6C84">
        <w:rPr>
          <w:rFonts w:ascii="Calibri Light" w:hAnsi="Calibri Light"/>
          <w:sz w:val="20"/>
          <w:szCs w:val="20"/>
        </w:rPr>
        <w:t xml:space="preserve">the </w:t>
      </w:r>
      <w:r w:rsidR="00311EEE">
        <w:rPr>
          <w:rFonts w:ascii="Calibri Light" w:hAnsi="Calibri Light"/>
          <w:sz w:val="20"/>
          <w:szCs w:val="20"/>
        </w:rPr>
        <w:t xml:space="preserve">Back Office in </w:t>
      </w:r>
      <w:r w:rsidR="006078D6">
        <w:rPr>
          <w:rFonts w:ascii="Calibri Light" w:hAnsi="Calibri Light"/>
          <w:sz w:val="20"/>
          <w:szCs w:val="20"/>
        </w:rPr>
        <w:t>BDEX/</w:t>
      </w:r>
      <w:r w:rsidR="00311EEE">
        <w:rPr>
          <w:rFonts w:ascii="Calibri Light" w:hAnsi="Calibri Light"/>
          <w:sz w:val="20"/>
          <w:szCs w:val="20"/>
        </w:rPr>
        <w:t xml:space="preserve">S/4HANA </w:t>
      </w:r>
      <w:r w:rsidRPr="00051345">
        <w:rPr>
          <w:rFonts w:ascii="Calibri Light" w:hAnsi="Calibri Light"/>
          <w:sz w:val="20"/>
          <w:szCs w:val="20"/>
        </w:rPr>
        <w:t xml:space="preserve">to capture the status, root cause, and results of the bill inquiry. Once they have been resolved, the BPEM Case </w:t>
      </w:r>
      <w:r>
        <w:rPr>
          <w:rFonts w:ascii="Calibri Light" w:hAnsi="Calibri Light"/>
          <w:sz w:val="20"/>
          <w:szCs w:val="20"/>
        </w:rPr>
        <w:t xml:space="preserve">status will be updated by </w:t>
      </w:r>
      <w:r w:rsidR="00ED6C84">
        <w:rPr>
          <w:rFonts w:ascii="Calibri Light" w:hAnsi="Calibri Light"/>
          <w:sz w:val="20"/>
          <w:szCs w:val="20"/>
        </w:rPr>
        <w:t>the representative</w:t>
      </w:r>
      <w:r>
        <w:rPr>
          <w:rFonts w:ascii="Calibri Light" w:hAnsi="Calibri Light"/>
          <w:sz w:val="20"/>
          <w:szCs w:val="20"/>
        </w:rPr>
        <w:t xml:space="preserve"> manually</w:t>
      </w:r>
      <w:r w:rsidRPr="00051345">
        <w:rPr>
          <w:rFonts w:ascii="Calibri Light" w:hAnsi="Calibri Light"/>
          <w:sz w:val="20"/>
          <w:szCs w:val="20"/>
        </w:rPr>
        <w:t>.</w:t>
      </w:r>
      <w:r w:rsidR="00D7152A">
        <w:rPr>
          <w:rFonts w:ascii="Calibri Light" w:hAnsi="Calibri Light"/>
          <w:sz w:val="20"/>
          <w:szCs w:val="20"/>
        </w:rPr>
        <w:t xml:space="preserve"> </w:t>
      </w:r>
      <w:del w:id="255" w:author="Tuan Yap" w:date="2019-11-26T08:21:00Z">
        <w:r w:rsidR="00D7152A" w:rsidDel="00512FEC">
          <w:rPr>
            <w:rFonts w:ascii="Calibri Light" w:hAnsi="Calibri Light"/>
            <w:sz w:val="20"/>
            <w:szCs w:val="20"/>
          </w:rPr>
          <w:delText>In addition, user will update the Ticket status for that BPEM case.</w:delText>
        </w:r>
      </w:del>
    </w:p>
    <w:p w14:paraId="4B8AF0EC" w14:textId="77777777" w:rsidR="00035D43" w:rsidRDefault="00035D43" w:rsidP="00035D43">
      <w:pPr>
        <w:ind w:left="360"/>
        <w:rPr>
          <w:rFonts w:ascii="Calibri Light" w:hAnsi="Calibri Light"/>
          <w:sz w:val="20"/>
          <w:szCs w:val="20"/>
        </w:rPr>
      </w:pPr>
    </w:p>
    <w:p w14:paraId="2C496879" w14:textId="1D835665" w:rsidR="00035D43" w:rsidRPr="00622CB6" w:rsidRDefault="00035D43" w:rsidP="00035D43">
      <w:pPr>
        <w:ind w:left="360"/>
        <w:rPr>
          <w:rFonts w:ascii="Calibri Light" w:hAnsi="Calibri Light"/>
          <w:sz w:val="20"/>
          <w:szCs w:val="20"/>
        </w:rPr>
      </w:pPr>
      <w:r w:rsidRPr="00622CB6">
        <w:rPr>
          <w:rFonts w:ascii="Calibri Light" w:hAnsi="Calibri Light"/>
          <w:sz w:val="20"/>
          <w:szCs w:val="20"/>
        </w:rPr>
        <w:t>A summary report of BPEM Cases is available in S/4HANA by using T-Code /BTR/PP_ASTROLABE to run the report and T-Code /BTR/PP_SUM</w:t>
      </w:r>
      <w:r w:rsidR="000B1D7D">
        <w:rPr>
          <w:rFonts w:ascii="Calibri Light" w:hAnsi="Calibri Light"/>
          <w:sz w:val="20"/>
          <w:szCs w:val="20"/>
        </w:rPr>
        <w:t xml:space="preserve"> </w:t>
      </w:r>
      <w:r w:rsidRPr="00622CB6">
        <w:rPr>
          <w:rFonts w:ascii="Calibri Light" w:hAnsi="Calibri Light"/>
          <w:sz w:val="20"/>
          <w:szCs w:val="20"/>
        </w:rPr>
        <w:t>to display the report</w:t>
      </w:r>
      <w:r>
        <w:rPr>
          <w:rFonts w:ascii="Calibri Light" w:hAnsi="Calibri Light"/>
          <w:sz w:val="20"/>
          <w:szCs w:val="20"/>
        </w:rPr>
        <w:t xml:space="preserve">.  </w:t>
      </w:r>
      <w:ins w:id="256" w:author="Tuan Yap" w:date="2019-11-26T08:21:00Z">
        <w:r w:rsidR="00512FEC">
          <w:rPr>
            <w:rFonts w:ascii="Calibri Light" w:hAnsi="Calibri Light"/>
            <w:sz w:val="20"/>
            <w:szCs w:val="20"/>
          </w:rPr>
          <w:t xml:space="preserve">User can also execute BDEX via C4C BP FOP to S/4 </w:t>
        </w:r>
        <w:proofErr w:type="spellStart"/>
        <w:r w:rsidR="00512FEC">
          <w:rPr>
            <w:rFonts w:ascii="Calibri Light" w:hAnsi="Calibri Light"/>
            <w:sz w:val="20"/>
            <w:szCs w:val="20"/>
          </w:rPr>
          <w:t>Tcode</w:t>
        </w:r>
        <w:proofErr w:type="spellEnd"/>
        <w:r w:rsidR="00512FEC">
          <w:rPr>
            <w:rFonts w:ascii="Calibri Light" w:hAnsi="Calibri Light"/>
            <w:sz w:val="20"/>
            <w:szCs w:val="20"/>
          </w:rPr>
          <w:t xml:space="preserve"> BTI/BDEX. </w:t>
        </w:r>
      </w:ins>
      <w:r>
        <w:rPr>
          <w:rFonts w:ascii="Calibri Light" w:hAnsi="Calibri Light"/>
          <w:sz w:val="20"/>
          <w:szCs w:val="20"/>
        </w:rPr>
        <w:t>This report provides information regarding BPEM Status for each type of BPEM (i.e. new, in process, completed), the number of BPEMs in each status, created d</w:t>
      </w:r>
      <w:r w:rsidR="00C162BB">
        <w:rPr>
          <w:rFonts w:ascii="Calibri Light" w:hAnsi="Calibri Light"/>
          <w:sz w:val="20"/>
          <w:szCs w:val="20"/>
        </w:rPr>
        <w:t xml:space="preserve">ate, and due date (Figure </w:t>
      </w:r>
      <w:r w:rsidR="000B4C27">
        <w:rPr>
          <w:rFonts w:ascii="Calibri Light" w:hAnsi="Calibri Light"/>
          <w:sz w:val="20"/>
          <w:szCs w:val="20"/>
        </w:rPr>
        <w:t>18</w:t>
      </w:r>
      <w:r w:rsidR="000C7442">
        <w:rPr>
          <w:rFonts w:ascii="Calibri Light" w:hAnsi="Calibri Light"/>
          <w:sz w:val="20"/>
          <w:szCs w:val="20"/>
        </w:rPr>
        <w:t xml:space="preserve">: </w:t>
      </w:r>
      <w:proofErr w:type="spellStart"/>
      <w:r w:rsidR="000C7442">
        <w:rPr>
          <w:rFonts w:ascii="Calibri Light" w:hAnsi="Calibri Light"/>
          <w:sz w:val="20"/>
          <w:szCs w:val="20"/>
        </w:rPr>
        <w:t>BDEx</w:t>
      </w:r>
      <w:proofErr w:type="spellEnd"/>
      <w:r w:rsidR="000C7442">
        <w:rPr>
          <w:rFonts w:ascii="Calibri Light" w:hAnsi="Calibri Light"/>
          <w:sz w:val="20"/>
          <w:szCs w:val="20"/>
        </w:rPr>
        <w:t xml:space="preserve"> Summary Report</w:t>
      </w:r>
      <w:r>
        <w:rPr>
          <w:rFonts w:ascii="Calibri Light" w:hAnsi="Calibri Light"/>
          <w:sz w:val="20"/>
          <w:szCs w:val="20"/>
        </w:rPr>
        <w:t>).  To view more details for each BPEM case, the user can double click on the Key Number to open the case.</w:t>
      </w:r>
    </w:p>
    <w:p w14:paraId="1739C286" w14:textId="77777777" w:rsidR="00035D43" w:rsidRDefault="00035D43" w:rsidP="00035D43">
      <w:pPr>
        <w:ind w:left="360"/>
        <w:rPr>
          <w:rFonts w:ascii="Calibri Light" w:hAnsi="Calibri Light"/>
          <w:sz w:val="20"/>
          <w:szCs w:val="20"/>
        </w:rPr>
      </w:pPr>
    </w:p>
    <w:p w14:paraId="1DE85CFB" w14:textId="77777777" w:rsidR="00035D43" w:rsidRDefault="00035D43" w:rsidP="000B1D7D">
      <w:pPr>
        <w:ind w:left="360"/>
        <w:jc w:val="center"/>
      </w:pPr>
      <w:r>
        <w:rPr>
          <w:noProof/>
        </w:rPr>
        <w:drawing>
          <wp:inline distT="0" distB="0" distL="0" distR="0" wp14:anchorId="7C70DF63" wp14:editId="1136E5C2">
            <wp:extent cx="2979420" cy="1623060"/>
            <wp:effectExtent l="0" t="0" r="0" b="0"/>
            <wp:docPr id="50203" name="Picture 50203" descr="cid:image001.png@01D3B14A.2E235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id:image001.png@01D3B14A.2E2354C0"/>
                    <pic:cNvPicPr>
                      <a:picLocks noChangeAspect="1" noChangeArrowheads="1"/>
                    </pic:cNvPicPr>
                  </pic:nvPicPr>
                  <pic:blipFill>
                    <a:blip r:embed="rId66" r:link="rId67" cstate="print">
                      <a:extLst>
                        <a:ext uri="{28A0092B-C50C-407E-A947-70E740481C1C}">
                          <a14:useLocalDpi xmlns:a14="http://schemas.microsoft.com/office/drawing/2010/main" val="0"/>
                        </a:ext>
                      </a:extLst>
                    </a:blip>
                    <a:srcRect/>
                    <a:stretch>
                      <a:fillRect/>
                    </a:stretch>
                  </pic:blipFill>
                  <pic:spPr bwMode="auto">
                    <a:xfrm>
                      <a:off x="0" y="0"/>
                      <a:ext cx="2979420" cy="1623060"/>
                    </a:xfrm>
                    <a:prstGeom prst="rect">
                      <a:avLst/>
                    </a:prstGeom>
                    <a:noFill/>
                    <a:ln>
                      <a:noFill/>
                    </a:ln>
                  </pic:spPr>
                </pic:pic>
              </a:graphicData>
            </a:graphic>
          </wp:inline>
        </w:drawing>
      </w:r>
    </w:p>
    <w:p w14:paraId="7643DBE7" w14:textId="77777777" w:rsidR="00035D43" w:rsidRDefault="00035D43" w:rsidP="00035D43">
      <w:r>
        <w:t> </w:t>
      </w:r>
    </w:p>
    <w:p w14:paraId="24581B24" w14:textId="77777777" w:rsidR="00035D43" w:rsidRDefault="00035D43" w:rsidP="000B1D7D">
      <w:pPr>
        <w:keepNext/>
        <w:ind w:left="360"/>
        <w:jc w:val="center"/>
      </w:pPr>
      <w:r>
        <w:rPr>
          <w:noProof/>
        </w:rPr>
        <w:drawing>
          <wp:inline distT="0" distB="0" distL="0" distR="0" wp14:anchorId="021902A5" wp14:editId="14872C24">
            <wp:extent cx="4061460" cy="3267939"/>
            <wp:effectExtent l="0" t="0" r="0" b="8890"/>
            <wp:docPr id="50202" name="Picture 50202" descr="cid:image002.png@01D3B14A.2E235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id:image002.png@01D3B14A.2E2354C0"/>
                    <pic:cNvPicPr>
                      <a:picLocks noChangeAspect="1" noChangeArrowheads="1"/>
                    </pic:cNvPicPr>
                  </pic:nvPicPr>
                  <pic:blipFill rotWithShape="1">
                    <a:blip r:embed="rId68" r:link="rId69">
                      <a:extLst>
                        <a:ext uri="{28A0092B-C50C-407E-A947-70E740481C1C}">
                          <a14:useLocalDpi xmlns:a14="http://schemas.microsoft.com/office/drawing/2010/main" val="0"/>
                        </a:ext>
                      </a:extLst>
                    </a:blip>
                    <a:srcRect r="4800" b="4010"/>
                    <a:stretch/>
                  </pic:blipFill>
                  <pic:spPr bwMode="auto">
                    <a:xfrm>
                      <a:off x="0" y="0"/>
                      <a:ext cx="4064826" cy="3270647"/>
                    </a:xfrm>
                    <a:prstGeom prst="rect">
                      <a:avLst/>
                    </a:prstGeom>
                    <a:noFill/>
                    <a:ln>
                      <a:noFill/>
                    </a:ln>
                    <a:extLst>
                      <a:ext uri="{53640926-AAD7-44D8-BBD7-CCE9431645EC}">
                        <a14:shadowObscured xmlns:a14="http://schemas.microsoft.com/office/drawing/2010/main"/>
                      </a:ext>
                    </a:extLst>
                  </pic:spPr>
                </pic:pic>
              </a:graphicData>
            </a:graphic>
          </wp:inline>
        </w:drawing>
      </w:r>
    </w:p>
    <w:p w14:paraId="6315EF0B" w14:textId="3F317D23" w:rsidR="00035D43" w:rsidRDefault="00035D43" w:rsidP="000B1D7D">
      <w:pPr>
        <w:pStyle w:val="Caption"/>
        <w:ind w:firstLine="360"/>
        <w:jc w:val="center"/>
      </w:pPr>
      <w:r>
        <w:t>Figure</w:t>
      </w:r>
      <w:r w:rsidR="000B4C27">
        <w:t>18</w:t>
      </w:r>
      <w:r>
        <w:t xml:space="preserve">: </w:t>
      </w:r>
      <w:proofErr w:type="spellStart"/>
      <w:r>
        <w:t>BDEx</w:t>
      </w:r>
      <w:proofErr w:type="spellEnd"/>
      <w:r>
        <w:t xml:space="preserve"> Summary Report</w:t>
      </w:r>
    </w:p>
    <w:p w14:paraId="5B807753" w14:textId="77777777" w:rsidR="00035D43" w:rsidRDefault="00035D43" w:rsidP="00035D43">
      <w:pPr>
        <w:ind w:left="360"/>
        <w:rPr>
          <w:rFonts w:ascii="Calibri Light" w:hAnsi="Calibri Light"/>
          <w:b/>
          <w:sz w:val="20"/>
          <w:szCs w:val="20"/>
        </w:rPr>
      </w:pPr>
    </w:p>
    <w:p w14:paraId="6A6E8E6E" w14:textId="77777777" w:rsidR="00035D43" w:rsidRDefault="00035D43" w:rsidP="00035D43">
      <w:pPr>
        <w:ind w:left="360"/>
        <w:rPr>
          <w:rFonts w:ascii="Calibri Light" w:hAnsi="Calibri Light"/>
          <w:b/>
          <w:sz w:val="20"/>
          <w:szCs w:val="20"/>
        </w:rPr>
      </w:pPr>
    </w:p>
    <w:p w14:paraId="2E5B05A7" w14:textId="77777777" w:rsidR="00035D43" w:rsidRDefault="00035D43" w:rsidP="00035D43">
      <w:pPr>
        <w:pStyle w:val="Heading3"/>
        <w:keepNext/>
        <w:numPr>
          <w:ilvl w:val="2"/>
          <w:numId w:val="5"/>
        </w:numPr>
        <w:tabs>
          <w:tab w:val="left" w:pos="1440"/>
        </w:tabs>
        <w:spacing w:before="120" w:after="120"/>
      </w:pPr>
      <w:bookmarkStart w:id="257" w:name="_Toc509274805"/>
      <w:r>
        <w:t>List of Tickets</w:t>
      </w:r>
      <w:bookmarkEnd w:id="257"/>
    </w:p>
    <w:p w14:paraId="74F49C86" w14:textId="7C628A19" w:rsidR="00035D43" w:rsidRDefault="00035D43" w:rsidP="00035D43">
      <w:pPr>
        <w:ind w:left="720"/>
        <w:rPr>
          <w:rFonts w:ascii="Calibri Light" w:hAnsi="Calibri Light"/>
          <w:sz w:val="20"/>
          <w:szCs w:val="20"/>
        </w:rPr>
      </w:pPr>
      <w:r>
        <w:rPr>
          <w:rFonts w:ascii="Calibri Light" w:hAnsi="Calibri Light"/>
          <w:sz w:val="20"/>
          <w:szCs w:val="20"/>
        </w:rPr>
        <w:t xml:space="preserve">This section contains the list of tickets that results from Bill Inquiry. A </w:t>
      </w:r>
      <w:r w:rsidR="00973657">
        <w:rPr>
          <w:rFonts w:ascii="Calibri Light" w:hAnsi="Calibri Light"/>
          <w:sz w:val="20"/>
          <w:szCs w:val="20"/>
        </w:rPr>
        <w:t>T</w:t>
      </w:r>
      <w:r>
        <w:rPr>
          <w:rFonts w:ascii="Calibri Light" w:hAnsi="Calibri Light"/>
          <w:sz w:val="20"/>
          <w:szCs w:val="20"/>
        </w:rPr>
        <w:t xml:space="preserve">icket is created by a Front Office user </w:t>
      </w:r>
      <w:r w:rsidR="000B1D7D">
        <w:rPr>
          <w:rFonts w:ascii="Calibri Light" w:hAnsi="Calibri Light"/>
          <w:sz w:val="20"/>
          <w:szCs w:val="20"/>
        </w:rPr>
        <w:t xml:space="preserve">manually </w:t>
      </w:r>
      <w:r>
        <w:rPr>
          <w:rFonts w:ascii="Calibri Light" w:hAnsi="Calibri Light"/>
          <w:sz w:val="20"/>
          <w:szCs w:val="20"/>
        </w:rPr>
        <w:t>when an issue or request is unresolved and requires further investigation. Ticket</w:t>
      </w:r>
      <w:r w:rsidR="00AA4B5E">
        <w:rPr>
          <w:rFonts w:ascii="Calibri Light" w:hAnsi="Calibri Light"/>
          <w:sz w:val="20"/>
          <w:szCs w:val="20"/>
        </w:rPr>
        <w:t>s</w:t>
      </w:r>
      <w:r>
        <w:rPr>
          <w:rFonts w:ascii="Calibri Light" w:hAnsi="Calibri Light"/>
          <w:sz w:val="20"/>
          <w:szCs w:val="20"/>
        </w:rPr>
        <w:t xml:space="preserve"> </w:t>
      </w:r>
      <w:r w:rsidR="000B1D7D">
        <w:rPr>
          <w:rFonts w:ascii="Calibri Light" w:hAnsi="Calibri Light"/>
          <w:sz w:val="20"/>
          <w:szCs w:val="20"/>
        </w:rPr>
        <w:t>can be</w:t>
      </w:r>
      <w:r>
        <w:rPr>
          <w:rFonts w:ascii="Calibri Light" w:hAnsi="Calibri Light"/>
          <w:sz w:val="20"/>
          <w:szCs w:val="20"/>
        </w:rPr>
        <w:t xml:space="preserve"> routed to</w:t>
      </w:r>
      <w:r w:rsidR="0043711E">
        <w:rPr>
          <w:rFonts w:ascii="Calibri Light" w:hAnsi="Calibri Light"/>
          <w:sz w:val="20"/>
          <w:szCs w:val="20"/>
        </w:rPr>
        <w:t xml:space="preserve"> </w:t>
      </w:r>
      <w:r w:rsidR="00D86F13">
        <w:rPr>
          <w:rFonts w:ascii="Calibri Light" w:hAnsi="Calibri Light"/>
          <w:sz w:val="20"/>
          <w:szCs w:val="20"/>
        </w:rPr>
        <w:t xml:space="preserve">other C4C users (e.g., </w:t>
      </w:r>
      <w:r w:rsidR="0043711E">
        <w:rPr>
          <w:rFonts w:ascii="Calibri Light" w:hAnsi="Calibri Light"/>
          <w:sz w:val="20"/>
          <w:szCs w:val="20"/>
        </w:rPr>
        <w:t>a person or a group</w:t>
      </w:r>
      <w:r>
        <w:rPr>
          <w:rFonts w:ascii="Calibri Light" w:hAnsi="Calibri Light"/>
          <w:sz w:val="20"/>
          <w:szCs w:val="20"/>
        </w:rPr>
        <w:t xml:space="preserve"> within Front Office or a Front Office supervisor</w:t>
      </w:r>
      <w:r w:rsidR="00D86F13">
        <w:rPr>
          <w:rFonts w:ascii="Calibri Light" w:hAnsi="Calibri Light"/>
          <w:sz w:val="20"/>
          <w:szCs w:val="20"/>
        </w:rPr>
        <w:t>)</w:t>
      </w:r>
      <w:r w:rsidR="000B1D7D">
        <w:rPr>
          <w:rFonts w:ascii="Calibri Light" w:hAnsi="Calibri Light"/>
          <w:sz w:val="20"/>
          <w:szCs w:val="20"/>
        </w:rPr>
        <w:t xml:space="preserve"> manually</w:t>
      </w:r>
      <w:r>
        <w:rPr>
          <w:rFonts w:ascii="Calibri Light" w:hAnsi="Calibri Light"/>
          <w:sz w:val="20"/>
          <w:szCs w:val="20"/>
        </w:rPr>
        <w:t xml:space="preserve">. A ticket category is defined for a functional area and a ticket category could be used for various </w:t>
      </w:r>
      <w:r>
        <w:rPr>
          <w:rFonts w:ascii="Calibri Light" w:hAnsi="Calibri Light"/>
          <w:sz w:val="20"/>
          <w:szCs w:val="20"/>
        </w:rPr>
        <w:lastRenderedPageBreak/>
        <w:t>scenarios within that functional area. The various scenarios can be differentiate</w:t>
      </w:r>
      <w:r w:rsidR="00AA4B5E">
        <w:rPr>
          <w:rFonts w:ascii="Calibri Light" w:hAnsi="Calibri Light"/>
          <w:sz w:val="20"/>
          <w:szCs w:val="20"/>
        </w:rPr>
        <w:t>d</w:t>
      </w:r>
      <w:r>
        <w:rPr>
          <w:rFonts w:ascii="Calibri Light" w:hAnsi="Calibri Light"/>
          <w:sz w:val="20"/>
          <w:szCs w:val="20"/>
        </w:rPr>
        <w:t xml:space="preserve"> by</w:t>
      </w:r>
      <w:r w:rsidR="00AA4B5E">
        <w:rPr>
          <w:rFonts w:ascii="Calibri Light" w:hAnsi="Calibri Light"/>
          <w:sz w:val="20"/>
          <w:szCs w:val="20"/>
        </w:rPr>
        <w:t xml:space="preserve"> the</w:t>
      </w:r>
      <w:r>
        <w:rPr>
          <w:rFonts w:ascii="Calibri Light" w:hAnsi="Calibri Light"/>
          <w:sz w:val="20"/>
          <w:szCs w:val="20"/>
        </w:rPr>
        <w:t xml:space="preserve"> user providing the information in the Subject field in the Ticket. </w:t>
      </w:r>
      <w:r w:rsidR="00AA4B5E">
        <w:rPr>
          <w:rFonts w:ascii="Calibri Light" w:hAnsi="Calibri Light"/>
          <w:sz w:val="20"/>
          <w:szCs w:val="20"/>
        </w:rPr>
        <w:t xml:space="preserve"> The </w:t>
      </w:r>
      <w:r>
        <w:rPr>
          <w:rFonts w:ascii="Calibri Light" w:hAnsi="Calibri Light"/>
          <w:sz w:val="20"/>
          <w:szCs w:val="20"/>
        </w:rPr>
        <w:t>Subject field accepts free form text</w:t>
      </w:r>
      <w:r w:rsidR="00F95F2F">
        <w:rPr>
          <w:rFonts w:ascii="Calibri Light" w:hAnsi="Calibri Light"/>
          <w:sz w:val="20"/>
          <w:szCs w:val="20"/>
        </w:rPr>
        <w:t xml:space="preserve"> (Figure </w:t>
      </w:r>
      <w:r w:rsidR="000B4C27">
        <w:rPr>
          <w:rFonts w:ascii="Calibri Light" w:hAnsi="Calibri Light"/>
          <w:sz w:val="20"/>
          <w:szCs w:val="20"/>
        </w:rPr>
        <w:t>19</w:t>
      </w:r>
      <w:r w:rsidR="00C162BB">
        <w:rPr>
          <w:rFonts w:ascii="Calibri Light" w:hAnsi="Calibri Light"/>
          <w:sz w:val="20"/>
          <w:szCs w:val="20"/>
        </w:rPr>
        <w:t>: Ticket)</w:t>
      </w:r>
      <w:r>
        <w:rPr>
          <w:rFonts w:ascii="Calibri Light" w:hAnsi="Calibri Light"/>
          <w:sz w:val="20"/>
          <w:szCs w:val="20"/>
        </w:rPr>
        <w:t>.</w:t>
      </w:r>
    </w:p>
    <w:p w14:paraId="6725BE1C" w14:textId="77777777" w:rsidR="00035D43" w:rsidRDefault="00035D43" w:rsidP="00035D43">
      <w:pPr>
        <w:ind w:left="720"/>
        <w:rPr>
          <w:rFonts w:ascii="Calibri Light" w:hAnsi="Calibri Light"/>
          <w:sz w:val="20"/>
          <w:szCs w:val="20"/>
        </w:rPr>
      </w:pPr>
    </w:p>
    <w:p w14:paraId="2DFB14B6" w14:textId="6412E23C" w:rsidR="00C162BB" w:rsidRDefault="00176EA8" w:rsidP="000B1D7D">
      <w:pPr>
        <w:keepNext/>
        <w:ind w:left="720"/>
        <w:jc w:val="center"/>
      </w:pPr>
      <w:r>
        <w:rPr>
          <w:noProof/>
        </w:rPr>
        <mc:AlternateContent>
          <mc:Choice Requires="wps">
            <w:drawing>
              <wp:anchor distT="0" distB="0" distL="114300" distR="114300" simplePos="0" relativeHeight="251658246" behindDoc="0" locked="0" layoutInCell="1" allowOverlap="1" wp14:anchorId="20B51D66" wp14:editId="6C008DCB">
                <wp:simplePos x="0" y="0"/>
                <wp:positionH relativeFrom="column">
                  <wp:posOffset>1168400</wp:posOffset>
                </wp:positionH>
                <wp:positionV relativeFrom="paragraph">
                  <wp:posOffset>467995</wp:posOffset>
                </wp:positionV>
                <wp:extent cx="2070100" cy="361950"/>
                <wp:effectExtent l="0" t="0" r="25400" b="19050"/>
                <wp:wrapNone/>
                <wp:docPr id="14" name="Rectangle 14"/>
                <wp:cNvGraphicFramePr/>
                <a:graphic xmlns:a="http://schemas.openxmlformats.org/drawingml/2006/main">
                  <a:graphicData uri="http://schemas.microsoft.com/office/word/2010/wordprocessingShape">
                    <wps:wsp>
                      <wps:cNvSpPr/>
                      <wps:spPr>
                        <a:xfrm>
                          <a:off x="0" y="0"/>
                          <a:ext cx="2070100" cy="361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CEDAF9" id="Rectangle 14" o:spid="_x0000_s1026" style="position:absolute;margin-left:92pt;margin-top:36.85pt;width:163pt;height:28.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" filled="f" strokecolor="red" strokeweight="2pt"/>
            </w:pict>
          </mc:Fallback>
        </mc:AlternateContent>
      </w:r>
      <w:r>
        <w:rPr>
          <w:noProof/>
        </w:rPr>
        <w:drawing>
          <wp:inline distT="0" distB="0" distL="0" distR="0" wp14:anchorId="71D6693E" wp14:editId="437DF322">
            <wp:extent cx="4997450" cy="2819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15919" t="10446" b="5223"/>
                    <a:stretch/>
                  </pic:blipFill>
                  <pic:spPr bwMode="auto">
                    <a:xfrm>
                      <a:off x="0" y="0"/>
                      <a:ext cx="4997450" cy="2819400"/>
                    </a:xfrm>
                    <a:prstGeom prst="rect">
                      <a:avLst/>
                    </a:prstGeom>
                    <a:ln>
                      <a:noFill/>
                    </a:ln>
                    <a:extLst>
                      <a:ext uri="{53640926-AAD7-44D8-BBD7-CCE9431645EC}">
                        <a14:shadowObscured xmlns:a14="http://schemas.microsoft.com/office/drawing/2010/main"/>
                      </a:ext>
                    </a:extLst>
                  </pic:spPr>
                </pic:pic>
              </a:graphicData>
            </a:graphic>
          </wp:inline>
        </w:drawing>
      </w:r>
    </w:p>
    <w:p w14:paraId="14564A1C" w14:textId="7ED95804" w:rsidR="00035D43" w:rsidRPr="00184009" w:rsidRDefault="00C162BB" w:rsidP="000B1D7D">
      <w:pPr>
        <w:pStyle w:val="Caption"/>
        <w:ind w:firstLine="720"/>
        <w:jc w:val="center"/>
        <w:rPr>
          <w:rFonts w:ascii="Calibri Light" w:hAnsi="Calibri Light"/>
        </w:rPr>
      </w:pPr>
      <w:r>
        <w:t>Figure</w:t>
      </w:r>
      <w:r w:rsidR="000B4C27">
        <w:t>19</w:t>
      </w:r>
      <w:r>
        <w:t>: Ticket</w:t>
      </w:r>
    </w:p>
    <w:p w14:paraId="4D65CC4B" w14:textId="77777777" w:rsidR="00035D43" w:rsidRDefault="00035D43" w:rsidP="00035D43"/>
    <w:p w14:paraId="555B34F5" w14:textId="0E5EC676" w:rsidR="00035D43" w:rsidRDefault="00D7152A" w:rsidP="00035D43">
      <w:pPr>
        <w:ind w:left="720"/>
      </w:pPr>
      <w:r>
        <w:rPr>
          <w:rFonts w:ascii="Calibri Light" w:hAnsi="Calibri Light"/>
          <w:sz w:val="20"/>
          <w:szCs w:val="20"/>
        </w:rPr>
        <w:t>Refer to the attached document for</w:t>
      </w:r>
      <w:r w:rsidR="00035D43" w:rsidRPr="00CE5DDF">
        <w:rPr>
          <w:rFonts w:ascii="Calibri Light" w:hAnsi="Calibri Light"/>
          <w:sz w:val="20"/>
          <w:szCs w:val="20"/>
        </w:rPr>
        <w:t xml:space="preserve"> a list of</w:t>
      </w:r>
      <w:r w:rsidR="00035D43">
        <w:rPr>
          <w:rFonts w:ascii="Calibri Light" w:hAnsi="Calibri Light"/>
          <w:sz w:val="20"/>
          <w:szCs w:val="20"/>
        </w:rPr>
        <w:t xml:space="preserve"> Ticket</w:t>
      </w:r>
      <w:r w:rsidR="00283FC1">
        <w:rPr>
          <w:rFonts w:ascii="Calibri Light" w:hAnsi="Calibri Light"/>
          <w:sz w:val="20"/>
          <w:szCs w:val="20"/>
        </w:rPr>
        <w:t>/</w:t>
      </w:r>
      <w:r w:rsidR="00035D43">
        <w:rPr>
          <w:rFonts w:ascii="Calibri Light" w:hAnsi="Calibri Light"/>
          <w:sz w:val="20"/>
          <w:szCs w:val="20"/>
        </w:rPr>
        <w:t xml:space="preserve"> Category and responsible department/ person. </w:t>
      </w:r>
      <w:r w:rsidR="00035D43">
        <w:t xml:space="preserve"> </w:t>
      </w:r>
    </w:p>
    <w:p w14:paraId="270B816F" w14:textId="77777777" w:rsidR="00035D43" w:rsidRDefault="00035D43" w:rsidP="00035D43"/>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147"/>
        <w:gridCol w:w="1800"/>
        <w:gridCol w:w="4451"/>
        <w:gridCol w:w="2214"/>
      </w:tblGrid>
      <w:tr w:rsidR="00035D43" w:rsidRPr="00051345" w14:paraId="20F81326" w14:textId="77777777" w:rsidTr="00113D80">
        <w:trPr>
          <w:cantSplit/>
          <w:trHeight w:val="432"/>
          <w:tblHeader/>
        </w:trPr>
        <w:tc>
          <w:tcPr>
            <w:tcW w:w="1147" w:type="dxa"/>
            <w:tcBorders>
              <w:top w:val="threeDEmboss" w:sz="6" w:space="0" w:color="auto"/>
              <w:bottom w:val="threeDEmboss" w:sz="6" w:space="0" w:color="auto"/>
            </w:tcBorders>
            <w:shd w:val="clear" w:color="auto" w:fill="F9FBAF"/>
            <w:vAlign w:val="center"/>
          </w:tcPr>
          <w:p w14:paraId="7F713E69" w14:textId="75441F8D" w:rsidR="00035D43" w:rsidRPr="00051345" w:rsidRDefault="00035D43" w:rsidP="00113D80">
            <w:pPr>
              <w:pStyle w:val="TableHeader-Center"/>
              <w:rPr>
                <w:rFonts w:ascii="Calibri Light" w:hAnsi="Calibri Light" w:cs="Arial"/>
              </w:rPr>
            </w:pPr>
            <w:r>
              <w:rPr>
                <w:rFonts w:ascii="Calibri Light" w:hAnsi="Calibri Light" w:cs="Arial"/>
              </w:rPr>
              <w:t>No.</w:t>
            </w:r>
          </w:p>
        </w:tc>
        <w:tc>
          <w:tcPr>
            <w:tcW w:w="1800" w:type="dxa"/>
            <w:tcBorders>
              <w:top w:val="threeDEmboss" w:sz="6" w:space="0" w:color="auto"/>
              <w:bottom w:val="threeDEmboss" w:sz="6" w:space="0" w:color="auto"/>
            </w:tcBorders>
            <w:shd w:val="clear" w:color="auto" w:fill="F9FBAF"/>
            <w:vAlign w:val="center"/>
          </w:tcPr>
          <w:p w14:paraId="3674401A" w14:textId="51CEC060" w:rsidR="00035D43" w:rsidRPr="00051345" w:rsidRDefault="00035D43" w:rsidP="0043711E">
            <w:pPr>
              <w:pStyle w:val="TableHeader-Left"/>
              <w:rPr>
                <w:rFonts w:ascii="Calibri Light" w:hAnsi="Calibri Light" w:cs="Arial"/>
              </w:rPr>
            </w:pPr>
            <w:r>
              <w:rPr>
                <w:rFonts w:ascii="Calibri Light" w:hAnsi="Calibri Light" w:cs="Arial"/>
              </w:rPr>
              <w:t xml:space="preserve">Ticket </w:t>
            </w:r>
            <w:r w:rsidR="00C05E5E">
              <w:rPr>
                <w:rFonts w:ascii="Calibri Light" w:hAnsi="Calibri Light" w:cs="Arial"/>
              </w:rPr>
              <w:t xml:space="preserve">Service </w:t>
            </w:r>
            <w:r>
              <w:rPr>
                <w:rFonts w:ascii="Calibri Light" w:hAnsi="Calibri Light" w:cs="Arial"/>
              </w:rPr>
              <w:t>Category</w:t>
            </w:r>
            <w:r w:rsidR="0043711E">
              <w:rPr>
                <w:rFonts w:ascii="Calibri Light" w:hAnsi="Calibri Light" w:cs="Arial"/>
              </w:rPr>
              <w:t xml:space="preserve">/Sub Category </w:t>
            </w:r>
          </w:p>
        </w:tc>
        <w:tc>
          <w:tcPr>
            <w:tcW w:w="4451" w:type="dxa"/>
            <w:tcBorders>
              <w:top w:val="threeDEmboss" w:sz="6" w:space="0" w:color="auto"/>
              <w:bottom w:val="threeDEmboss" w:sz="6" w:space="0" w:color="auto"/>
            </w:tcBorders>
            <w:shd w:val="clear" w:color="auto" w:fill="F9FBAF"/>
            <w:vAlign w:val="center"/>
          </w:tcPr>
          <w:p w14:paraId="24CBE5F6" w14:textId="5B3C5F2A" w:rsidR="00035D43" w:rsidRPr="00051345" w:rsidRDefault="00035D43" w:rsidP="00113D80">
            <w:pPr>
              <w:pStyle w:val="TableHeader-Left"/>
              <w:rPr>
                <w:rFonts w:ascii="Calibri Light" w:hAnsi="Calibri Light" w:cs="Arial"/>
              </w:rPr>
            </w:pPr>
            <w:r>
              <w:rPr>
                <w:rFonts w:ascii="Calibri Light" w:hAnsi="Calibri Light" w:cs="Arial"/>
              </w:rPr>
              <w:t>Subject Title</w:t>
            </w:r>
          </w:p>
        </w:tc>
        <w:tc>
          <w:tcPr>
            <w:tcW w:w="2214" w:type="dxa"/>
            <w:tcBorders>
              <w:top w:val="threeDEmboss" w:sz="6" w:space="0" w:color="auto"/>
              <w:bottom w:val="threeDEmboss" w:sz="6" w:space="0" w:color="auto"/>
            </w:tcBorders>
            <w:shd w:val="clear" w:color="auto" w:fill="F9FBAF"/>
            <w:vAlign w:val="center"/>
          </w:tcPr>
          <w:p w14:paraId="3D41D0E7" w14:textId="7FE648C2" w:rsidR="00035D43" w:rsidRPr="00051345" w:rsidRDefault="00035D43" w:rsidP="00113D80">
            <w:pPr>
              <w:pStyle w:val="TableHeader-Left"/>
              <w:rPr>
                <w:rFonts w:ascii="Calibri Light" w:hAnsi="Calibri Light" w:cs="Arial"/>
              </w:rPr>
            </w:pPr>
            <w:r>
              <w:rPr>
                <w:rFonts w:ascii="Calibri Light" w:hAnsi="Calibri Light" w:cs="Arial"/>
              </w:rPr>
              <w:t>Department / Person</w:t>
            </w:r>
          </w:p>
        </w:tc>
      </w:tr>
      <w:tr w:rsidR="0043711E" w:rsidRPr="00051345" w14:paraId="55B6244A" w14:textId="77777777" w:rsidTr="000F7665">
        <w:trPr>
          <w:cantSplit/>
          <w:trHeight w:val="432"/>
          <w:tblHeader/>
        </w:trPr>
        <w:tc>
          <w:tcPr>
            <w:tcW w:w="9612" w:type="dxa"/>
            <w:gridSpan w:val="4"/>
            <w:tcBorders>
              <w:top w:val="threeDEmboss" w:sz="6" w:space="0" w:color="auto"/>
              <w:bottom w:val="threeDEmboss" w:sz="6" w:space="0" w:color="auto"/>
            </w:tcBorders>
            <w:shd w:val="clear" w:color="auto" w:fill="auto"/>
            <w:vAlign w:val="center"/>
          </w:tcPr>
          <w:p w14:paraId="18003AFD" w14:textId="5A05735E" w:rsidR="0043711E" w:rsidDel="00D7152A" w:rsidRDefault="0043711E" w:rsidP="0043711E">
            <w:pPr>
              <w:pStyle w:val="TableHeader-Center"/>
              <w:jc w:val="left"/>
              <w:rPr>
                <w:rFonts w:ascii="Calibri Light" w:hAnsi="Calibri Light" w:cs="Arial"/>
              </w:rPr>
            </w:pPr>
            <w:r>
              <w:rPr>
                <w:rFonts w:ascii="Calibri Light" w:hAnsi="Calibri Light" w:cs="Arial"/>
              </w:rPr>
              <w:t>Refer to Ticket Worksheet.</w:t>
            </w:r>
          </w:p>
          <w:p w14:paraId="44E30EA8" w14:textId="1303E8A2" w:rsidR="0043711E" w:rsidDel="00D7152A" w:rsidRDefault="0043711E" w:rsidP="00113D80">
            <w:pPr>
              <w:pStyle w:val="TableHeader-Left"/>
              <w:rPr>
                <w:rFonts w:ascii="Calibri Light" w:hAnsi="Calibri Light" w:cs="Arial"/>
              </w:rPr>
            </w:pPr>
          </w:p>
        </w:tc>
      </w:tr>
    </w:tbl>
    <w:p w14:paraId="0FA5B88D" w14:textId="66CB8C93" w:rsidR="00035D43" w:rsidRDefault="00035D43" w:rsidP="00035D43"/>
    <w:p w14:paraId="63A5B83C" w14:textId="77777777" w:rsidR="00035D43" w:rsidRPr="00672140" w:rsidRDefault="00035D43" w:rsidP="00035D43">
      <w:pPr>
        <w:pStyle w:val="Heading3"/>
        <w:keepNext/>
        <w:numPr>
          <w:ilvl w:val="2"/>
          <w:numId w:val="5"/>
        </w:numPr>
        <w:tabs>
          <w:tab w:val="left" w:pos="1440"/>
        </w:tabs>
        <w:spacing w:before="120" w:after="120"/>
        <w:ind w:left="1440" w:hanging="900"/>
      </w:pPr>
      <w:bookmarkStart w:id="258" w:name="_Toc509274806"/>
      <w:r>
        <w:t>List of BPEM cases</w:t>
      </w:r>
      <w:bookmarkEnd w:id="258"/>
    </w:p>
    <w:p w14:paraId="6799CCC8" w14:textId="73199973" w:rsidR="00035D43" w:rsidRPr="000E33A6" w:rsidRDefault="00035D43" w:rsidP="00035D43">
      <w:pPr>
        <w:ind w:left="720"/>
        <w:rPr>
          <w:rFonts w:ascii="Calibri Light" w:hAnsi="Calibri Light"/>
          <w:sz w:val="20"/>
          <w:szCs w:val="20"/>
        </w:rPr>
      </w:pPr>
      <w:r w:rsidRPr="000E33A6">
        <w:rPr>
          <w:rFonts w:ascii="Calibri Light" w:hAnsi="Calibri Light"/>
          <w:sz w:val="20"/>
          <w:szCs w:val="20"/>
        </w:rPr>
        <w:t xml:space="preserve">Refer to </w:t>
      </w:r>
      <w:r w:rsidR="002D0916">
        <w:rPr>
          <w:rFonts w:ascii="Calibri Light" w:hAnsi="Calibri Light"/>
          <w:sz w:val="20"/>
          <w:szCs w:val="20"/>
        </w:rPr>
        <w:t>BPEM case worksheet</w:t>
      </w:r>
      <w:r w:rsidRPr="000E33A6">
        <w:rPr>
          <w:rFonts w:ascii="Calibri Light" w:hAnsi="Calibri Light"/>
          <w:sz w:val="20"/>
          <w:szCs w:val="20"/>
        </w:rPr>
        <w:t>.</w:t>
      </w:r>
    </w:p>
    <w:p w14:paraId="1251FF95" w14:textId="77777777" w:rsidR="00D66A8A" w:rsidRPr="00051345" w:rsidRDefault="00D66A8A" w:rsidP="00A137A7">
      <w:pPr>
        <w:pStyle w:val="Heading2"/>
      </w:pPr>
      <w:bookmarkStart w:id="259" w:name="_Toc509274807"/>
      <w:r w:rsidRPr="00051345">
        <w:t>Process / Performance Improvement</w:t>
      </w:r>
      <w:bookmarkEnd w:id="259"/>
      <w:r w:rsidRPr="00051345">
        <w:t xml:space="preserve"> </w:t>
      </w:r>
    </w:p>
    <w:p w14:paraId="6EC6B252" w14:textId="77777777" w:rsidR="00035D43" w:rsidRPr="00051345" w:rsidRDefault="00035D43" w:rsidP="00035D43">
      <w:pPr>
        <w:pStyle w:val="Heading1Text"/>
        <w:numPr>
          <w:ilvl w:val="1"/>
          <w:numId w:val="11"/>
        </w:numPr>
        <w:ind w:left="1080"/>
        <w:rPr>
          <w:rFonts w:ascii="Calibri Light" w:hAnsi="Calibri Light" w:cs="Arial"/>
        </w:rPr>
      </w:pPr>
      <w:bookmarkStart w:id="260" w:name="_Toc406588305"/>
      <w:bookmarkStart w:id="261" w:name="_Toc491613811"/>
      <w:bookmarkEnd w:id="42"/>
      <w:bookmarkEnd w:id="43"/>
      <w:bookmarkEnd w:id="44"/>
      <w:bookmarkEnd w:id="45"/>
      <w:r w:rsidRPr="00051345">
        <w:rPr>
          <w:rFonts w:ascii="Calibri Light" w:hAnsi="Calibri Light" w:cstheme="minorHAnsi"/>
          <w:color w:val="000000"/>
        </w:rPr>
        <w:t>Activities, notes and events are centralized under the Business Partner</w:t>
      </w:r>
    </w:p>
    <w:p w14:paraId="57B3E0A9" w14:textId="77777777" w:rsidR="00035D43" w:rsidRPr="00051345" w:rsidRDefault="00035D43" w:rsidP="00035D43">
      <w:pPr>
        <w:pStyle w:val="Heading1Text"/>
        <w:numPr>
          <w:ilvl w:val="0"/>
          <w:numId w:val="11"/>
        </w:numPr>
        <w:rPr>
          <w:rFonts w:ascii="Calibri Light" w:hAnsi="Calibri Light" w:cs="Arial"/>
        </w:rPr>
      </w:pPr>
      <w:r w:rsidRPr="00051345">
        <w:rPr>
          <w:rFonts w:ascii="Calibri Light" w:hAnsi="Calibri Light" w:cstheme="minorHAnsi"/>
          <w:color w:val="000000"/>
        </w:rPr>
        <w:t xml:space="preserve">Customer </w:t>
      </w:r>
      <w:r w:rsidR="00707C8C">
        <w:rPr>
          <w:rFonts w:ascii="Calibri Light" w:hAnsi="Calibri Light" w:cstheme="minorHAnsi"/>
          <w:color w:val="000000"/>
        </w:rPr>
        <w:t xml:space="preserve">eventually </w:t>
      </w:r>
      <w:r w:rsidRPr="00051345">
        <w:rPr>
          <w:rFonts w:ascii="Calibri Light" w:hAnsi="Calibri Light" w:cstheme="minorHAnsi"/>
          <w:color w:val="000000"/>
        </w:rPr>
        <w:t>has access to 36 months of historical bills</w:t>
      </w:r>
      <w:r w:rsidR="000257DA">
        <w:rPr>
          <w:rFonts w:ascii="Calibri Light" w:hAnsi="Calibri Light" w:cstheme="minorHAnsi"/>
          <w:color w:val="000000"/>
        </w:rPr>
        <w:t xml:space="preserve"> </w:t>
      </w:r>
      <w:r w:rsidR="00707C8C">
        <w:rPr>
          <w:rFonts w:ascii="Calibri Light" w:hAnsi="Calibri Light" w:cstheme="minorHAnsi"/>
          <w:color w:val="000000"/>
        </w:rPr>
        <w:t>as time goes after system go live</w:t>
      </w:r>
    </w:p>
    <w:p w14:paraId="2ABE8A63" w14:textId="77777777" w:rsidR="00E0118B" w:rsidRPr="00051345" w:rsidRDefault="00E0118B" w:rsidP="00A137A7">
      <w:pPr>
        <w:pStyle w:val="Heading2"/>
      </w:pPr>
      <w:bookmarkStart w:id="262" w:name="_Toc509274808"/>
      <w:r w:rsidRPr="00051345">
        <w:t>Prerequisites and Inputs</w:t>
      </w:r>
      <w:bookmarkEnd w:id="260"/>
      <w:bookmarkEnd w:id="261"/>
      <w:bookmarkEnd w:id="262"/>
    </w:p>
    <w:p w14:paraId="6ACFCD61" w14:textId="77777777" w:rsidR="00E0118B" w:rsidRPr="00051345" w:rsidRDefault="0023088C" w:rsidP="00CB1894">
      <w:pPr>
        <w:pStyle w:val="Heading2Text"/>
        <w:numPr>
          <w:ilvl w:val="0"/>
          <w:numId w:val="12"/>
        </w:numPr>
        <w:ind w:left="1080"/>
        <w:rPr>
          <w:rFonts w:ascii="Calibri Light" w:hAnsi="Calibri Light" w:cs="Arial"/>
        </w:rPr>
      </w:pPr>
      <w:r w:rsidRPr="00051345">
        <w:rPr>
          <w:rFonts w:ascii="Calibri Light" w:hAnsi="Calibri Light" w:cs="Arial"/>
        </w:rPr>
        <w:t>Business Partner</w:t>
      </w:r>
    </w:p>
    <w:p w14:paraId="41070523" w14:textId="77777777" w:rsidR="0023088C" w:rsidRPr="00051345" w:rsidRDefault="0023088C" w:rsidP="00CB1894">
      <w:pPr>
        <w:pStyle w:val="Heading2Text"/>
        <w:numPr>
          <w:ilvl w:val="0"/>
          <w:numId w:val="12"/>
        </w:numPr>
        <w:ind w:left="1080"/>
        <w:rPr>
          <w:rFonts w:ascii="Calibri Light" w:hAnsi="Calibri Light" w:cs="Arial"/>
        </w:rPr>
      </w:pPr>
      <w:r w:rsidRPr="00051345">
        <w:rPr>
          <w:rFonts w:ascii="Calibri Light" w:hAnsi="Calibri Light" w:cs="Arial"/>
        </w:rPr>
        <w:t>Contract Account</w:t>
      </w:r>
    </w:p>
    <w:p w14:paraId="455CF624" w14:textId="77777777" w:rsidR="0023088C" w:rsidRPr="00051345" w:rsidRDefault="000257DA" w:rsidP="00CB1894">
      <w:pPr>
        <w:pStyle w:val="Heading2Text"/>
        <w:numPr>
          <w:ilvl w:val="0"/>
          <w:numId w:val="12"/>
        </w:numPr>
        <w:ind w:left="1080"/>
        <w:rPr>
          <w:rFonts w:ascii="Calibri Light" w:hAnsi="Calibri Light" w:cs="Arial"/>
        </w:rPr>
      </w:pPr>
      <w:r>
        <w:rPr>
          <w:rFonts w:ascii="Calibri Light" w:hAnsi="Calibri Light" w:cs="Arial"/>
        </w:rPr>
        <w:t>Contract</w:t>
      </w:r>
    </w:p>
    <w:p w14:paraId="1A5BA889" w14:textId="77777777" w:rsidR="002D47EF" w:rsidRPr="00051345" w:rsidRDefault="002E3279" w:rsidP="00A137A7">
      <w:pPr>
        <w:pStyle w:val="Heading2"/>
      </w:pPr>
      <w:bookmarkStart w:id="263" w:name="_Toc509274809"/>
      <w:bookmarkStart w:id="264" w:name="_Toc406588307"/>
      <w:bookmarkStart w:id="265" w:name="_Toc491613813"/>
      <w:r w:rsidRPr="00051345">
        <w:t xml:space="preserve">General </w:t>
      </w:r>
      <w:r w:rsidR="002D47EF" w:rsidRPr="00051345">
        <w:t>Assumptions</w:t>
      </w:r>
      <w:bookmarkEnd w:id="263"/>
    </w:p>
    <w:p w14:paraId="495D40FF" w14:textId="56EF4683" w:rsidR="002D47EF" w:rsidRPr="00952158" w:rsidRDefault="003B0AD3" w:rsidP="00CB1894">
      <w:pPr>
        <w:pStyle w:val="ListParagraph"/>
        <w:numPr>
          <w:ilvl w:val="0"/>
          <w:numId w:val="13"/>
        </w:numPr>
        <w:ind w:left="1080"/>
        <w:rPr>
          <w:rFonts w:ascii="Calibri Light" w:hAnsi="Calibri Light"/>
          <w:sz w:val="20"/>
          <w:szCs w:val="20"/>
        </w:rPr>
      </w:pPr>
      <w:r w:rsidRPr="00051345">
        <w:rPr>
          <w:rFonts w:ascii="Calibri Light" w:hAnsi="Calibri Light" w:cs="Arial"/>
          <w:sz w:val="20"/>
          <w:szCs w:val="20"/>
        </w:rPr>
        <w:t xml:space="preserve">The customer will have </w:t>
      </w:r>
      <w:r w:rsidR="002278CE">
        <w:rPr>
          <w:rFonts w:ascii="Calibri Light" w:hAnsi="Calibri Light" w:cs="Arial"/>
          <w:sz w:val="20"/>
          <w:szCs w:val="20"/>
        </w:rPr>
        <w:t>up to</w:t>
      </w:r>
      <w:r w:rsidRPr="00051345">
        <w:rPr>
          <w:rFonts w:ascii="Calibri Light" w:hAnsi="Calibri Light" w:cs="Arial"/>
          <w:sz w:val="20"/>
          <w:szCs w:val="20"/>
        </w:rPr>
        <w:t xml:space="preserve"> </w:t>
      </w:r>
      <w:r w:rsidR="008833C1">
        <w:rPr>
          <w:rFonts w:ascii="Calibri Light" w:hAnsi="Calibri Light" w:cs="Arial"/>
          <w:sz w:val="20"/>
          <w:szCs w:val="20"/>
        </w:rPr>
        <w:t>12</w:t>
      </w:r>
      <w:r w:rsidRPr="00051345">
        <w:rPr>
          <w:rFonts w:ascii="Calibri Light" w:hAnsi="Calibri Light" w:cs="Arial"/>
          <w:sz w:val="20"/>
          <w:szCs w:val="20"/>
        </w:rPr>
        <w:t xml:space="preserve"> months of billing history</w:t>
      </w:r>
      <w:r w:rsidR="002278CE">
        <w:rPr>
          <w:rFonts w:ascii="Calibri Light" w:hAnsi="Calibri Light" w:cs="Arial"/>
          <w:sz w:val="20"/>
          <w:szCs w:val="20"/>
        </w:rPr>
        <w:t xml:space="preserve"> migrated</w:t>
      </w:r>
    </w:p>
    <w:p w14:paraId="7F00F9F3" w14:textId="222EADF2" w:rsidR="00952158" w:rsidRPr="00CA600C" w:rsidRDefault="00952158" w:rsidP="00CB1894">
      <w:pPr>
        <w:pStyle w:val="ListParagraph"/>
        <w:numPr>
          <w:ilvl w:val="0"/>
          <w:numId w:val="13"/>
        </w:numPr>
        <w:ind w:left="1080"/>
        <w:rPr>
          <w:rFonts w:ascii="Calibri Light" w:hAnsi="Calibri Light"/>
          <w:sz w:val="20"/>
          <w:szCs w:val="20"/>
        </w:rPr>
      </w:pPr>
      <w:r>
        <w:rPr>
          <w:rFonts w:ascii="Calibri Light" w:hAnsi="Calibri Light" w:cs="Arial"/>
          <w:sz w:val="20"/>
          <w:szCs w:val="20"/>
        </w:rPr>
        <w:lastRenderedPageBreak/>
        <w:t>There will be users within the CCC and BCD whom have access to the back office</w:t>
      </w:r>
      <w:r w:rsidR="00CA600C">
        <w:rPr>
          <w:rFonts w:ascii="Calibri Light" w:hAnsi="Calibri Light" w:cs="Arial"/>
          <w:sz w:val="20"/>
          <w:szCs w:val="20"/>
        </w:rPr>
        <w:t>. I</w:t>
      </w:r>
      <w:r>
        <w:rPr>
          <w:rFonts w:ascii="Calibri Light" w:hAnsi="Calibri Light" w:cs="Arial"/>
          <w:sz w:val="20"/>
          <w:szCs w:val="20"/>
        </w:rPr>
        <w:t>f the action can’t be resolved by an agent, a BPEM will be issued to achieve resolution within the CCC/BCD before routing to RSO.</w:t>
      </w:r>
      <w:r w:rsidR="00CA600C">
        <w:rPr>
          <w:rFonts w:ascii="Calibri Light" w:hAnsi="Calibri Light" w:cs="Arial"/>
          <w:sz w:val="20"/>
          <w:szCs w:val="20"/>
        </w:rPr>
        <w:t xml:space="preserve">  </w:t>
      </w:r>
    </w:p>
    <w:p w14:paraId="3C2D291D" w14:textId="294802F0" w:rsidR="00CA600C" w:rsidRPr="004E1A45" w:rsidRDefault="00CA600C" w:rsidP="00CB1894">
      <w:pPr>
        <w:pStyle w:val="ListParagraph"/>
        <w:numPr>
          <w:ilvl w:val="0"/>
          <w:numId w:val="13"/>
        </w:numPr>
        <w:ind w:left="1080"/>
        <w:rPr>
          <w:rFonts w:ascii="Calibri Light" w:hAnsi="Calibri Light"/>
          <w:sz w:val="20"/>
          <w:szCs w:val="20"/>
        </w:rPr>
      </w:pPr>
      <w:r>
        <w:rPr>
          <w:rFonts w:ascii="Calibri Light" w:hAnsi="Calibri Light" w:cs="Arial"/>
          <w:sz w:val="20"/>
          <w:szCs w:val="20"/>
        </w:rPr>
        <w:t xml:space="preserve">If a C4C user </w:t>
      </w:r>
      <w:ins w:id="266" w:author="Cari Young" w:date="2019-12-04T09:22:00Z">
        <w:r w:rsidR="00CD1679">
          <w:rPr>
            <w:rFonts w:ascii="Calibri Light" w:hAnsi="Calibri Light" w:cs="Arial"/>
            <w:sz w:val="20"/>
            <w:szCs w:val="20"/>
          </w:rPr>
          <w:t xml:space="preserve">(BI Team) </w:t>
        </w:r>
      </w:ins>
      <w:r>
        <w:rPr>
          <w:rFonts w:ascii="Calibri Light" w:hAnsi="Calibri Light" w:cs="Arial"/>
          <w:sz w:val="20"/>
          <w:szCs w:val="20"/>
        </w:rPr>
        <w:t xml:space="preserve">cannot complete a </w:t>
      </w:r>
      <w:del w:id="267" w:author="Cari Young" w:date="2019-12-04T09:22:00Z">
        <w:r w:rsidDel="00BB6944">
          <w:rPr>
            <w:rFonts w:ascii="Calibri Light" w:hAnsi="Calibri Light" w:cs="Arial"/>
            <w:sz w:val="20"/>
            <w:szCs w:val="20"/>
          </w:rPr>
          <w:delText>BI</w:delText>
        </w:r>
      </w:del>
      <w:ins w:id="268" w:author="Cari Young" w:date="2019-12-04T09:22:00Z">
        <w:r w:rsidR="00BB6944">
          <w:rPr>
            <w:rFonts w:ascii="Calibri Light" w:hAnsi="Calibri Light" w:cs="Arial"/>
            <w:sz w:val="20"/>
            <w:szCs w:val="20"/>
          </w:rPr>
          <w:t>customer inquiry</w:t>
        </w:r>
      </w:ins>
      <w:r>
        <w:rPr>
          <w:rFonts w:ascii="Calibri Light" w:hAnsi="Calibri Light" w:cs="Arial"/>
          <w:sz w:val="20"/>
          <w:szCs w:val="20"/>
        </w:rPr>
        <w:t>, they will create an Activity and then BPEM to RSO billing.</w:t>
      </w:r>
    </w:p>
    <w:p w14:paraId="37811877" w14:textId="240B524F" w:rsidR="004E1A45" w:rsidRDefault="004E1A45" w:rsidP="00CB1894">
      <w:pPr>
        <w:pStyle w:val="ListParagraph"/>
        <w:numPr>
          <w:ilvl w:val="0"/>
          <w:numId w:val="13"/>
        </w:numPr>
        <w:ind w:left="1080"/>
        <w:rPr>
          <w:rFonts w:ascii="Calibri Light" w:hAnsi="Calibri Light"/>
          <w:sz w:val="20"/>
          <w:szCs w:val="20"/>
        </w:rPr>
      </w:pPr>
      <w:r>
        <w:rPr>
          <w:rFonts w:ascii="Calibri Light" w:hAnsi="Calibri Light"/>
          <w:sz w:val="20"/>
          <w:szCs w:val="20"/>
        </w:rPr>
        <w:t xml:space="preserve">All pending Bill Inquiry will need to be extracted from CSS </w:t>
      </w:r>
      <w:r w:rsidR="007553E6">
        <w:rPr>
          <w:rFonts w:ascii="Calibri Light" w:hAnsi="Calibri Light"/>
          <w:sz w:val="20"/>
          <w:szCs w:val="20"/>
        </w:rPr>
        <w:t xml:space="preserve">via IT query </w:t>
      </w:r>
      <w:r>
        <w:rPr>
          <w:rFonts w:ascii="Calibri Light" w:hAnsi="Calibri Light"/>
          <w:sz w:val="20"/>
          <w:szCs w:val="20"/>
        </w:rPr>
        <w:t xml:space="preserve">and manage an excel / Access database until closed </w:t>
      </w:r>
      <w:r w:rsidR="007553E6">
        <w:rPr>
          <w:rFonts w:ascii="Calibri Light" w:hAnsi="Calibri Light"/>
          <w:sz w:val="20"/>
          <w:szCs w:val="20"/>
        </w:rPr>
        <w:t xml:space="preserve">or if the volume is </w:t>
      </w:r>
      <w:proofErr w:type="gramStart"/>
      <w:r w:rsidR="007553E6">
        <w:rPr>
          <w:rFonts w:ascii="Calibri Light" w:hAnsi="Calibri Light"/>
          <w:sz w:val="20"/>
          <w:szCs w:val="20"/>
        </w:rPr>
        <w:t>low</w:t>
      </w:r>
      <w:proofErr w:type="gramEnd"/>
      <w:r w:rsidR="007553E6">
        <w:rPr>
          <w:rFonts w:ascii="Calibri Light" w:hAnsi="Calibri Light"/>
          <w:sz w:val="20"/>
          <w:szCs w:val="20"/>
        </w:rPr>
        <w:t xml:space="preserve"> we will re-create </w:t>
      </w:r>
      <w:r w:rsidR="008E5513">
        <w:rPr>
          <w:rFonts w:ascii="Calibri Light" w:hAnsi="Calibri Light"/>
          <w:sz w:val="20"/>
          <w:szCs w:val="20"/>
        </w:rPr>
        <w:t xml:space="preserve">them in C4C </w:t>
      </w:r>
      <w:r w:rsidR="007553E6">
        <w:rPr>
          <w:rFonts w:ascii="Calibri Light" w:hAnsi="Calibri Light"/>
          <w:sz w:val="20"/>
          <w:szCs w:val="20"/>
        </w:rPr>
        <w:t>after go live</w:t>
      </w:r>
      <w:r w:rsidR="008E5513">
        <w:rPr>
          <w:rFonts w:ascii="Calibri Light" w:hAnsi="Calibri Light"/>
          <w:sz w:val="20"/>
          <w:szCs w:val="20"/>
        </w:rPr>
        <w:t>.  This is</w:t>
      </w:r>
      <w:r w:rsidR="007553E6">
        <w:rPr>
          <w:rFonts w:ascii="Calibri Light" w:hAnsi="Calibri Light"/>
          <w:sz w:val="20"/>
          <w:szCs w:val="20"/>
        </w:rPr>
        <w:t xml:space="preserve"> </w:t>
      </w:r>
      <w:r>
        <w:rPr>
          <w:rFonts w:ascii="Calibri Light" w:hAnsi="Calibri Light"/>
          <w:sz w:val="20"/>
          <w:szCs w:val="20"/>
        </w:rPr>
        <w:t xml:space="preserve">to mitigate </w:t>
      </w:r>
      <w:r w:rsidR="008E5513">
        <w:rPr>
          <w:rFonts w:ascii="Calibri Light" w:hAnsi="Calibri Light"/>
          <w:sz w:val="20"/>
          <w:szCs w:val="20"/>
        </w:rPr>
        <w:t xml:space="preserve">the </w:t>
      </w:r>
      <w:r>
        <w:rPr>
          <w:rFonts w:ascii="Calibri Light" w:hAnsi="Calibri Light"/>
          <w:sz w:val="20"/>
          <w:szCs w:val="20"/>
        </w:rPr>
        <w:t xml:space="preserve">need for </w:t>
      </w:r>
      <w:r w:rsidR="008E5513">
        <w:rPr>
          <w:rFonts w:ascii="Calibri Light" w:hAnsi="Calibri Light"/>
          <w:sz w:val="20"/>
          <w:szCs w:val="20"/>
        </w:rPr>
        <w:t xml:space="preserve">an </w:t>
      </w:r>
      <w:r>
        <w:rPr>
          <w:rFonts w:ascii="Calibri Light" w:hAnsi="Calibri Light"/>
          <w:sz w:val="20"/>
          <w:szCs w:val="20"/>
        </w:rPr>
        <w:t>enhancement to convert</w:t>
      </w:r>
      <w:r w:rsidR="008E5513">
        <w:rPr>
          <w:rFonts w:ascii="Calibri Light" w:hAnsi="Calibri Light"/>
          <w:sz w:val="20"/>
          <w:szCs w:val="20"/>
        </w:rPr>
        <w:t xml:space="preserve"> them</w:t>
      </w:r>
      <w:r>
        <w:rPr>
          <w:rFonts w:ascii="Calibri Light" w:hAnsi="Calibri Light"/>
          <w:sz w:val="20"/>
          <w:szCs w:val="20"/>
        </w:rPr>
        <w:t xml:space="preserve"> into SAP</w:t>
      </w:r>
      <w:r w:rsidR="008E5513">
        <w:rPr>
          <w:rFonts w:ascii="Calibri Light" w:hAnsi="Calibri Light"/>
          <w:sz w:val="20"/>
          <w:szCs w:val="20"/>
        </w:rPr>
        <w:t>.</w:t>
      </w:r>
    </w:p>
    <w:p w14:paraId="77DAEEF6" w14:textId="3F3130DB" w:rsidR="00243B21" w:rsidRDefault="00243B21" w:rsidP="00CB1894">
      <w:pPr>
        <w:pStyle w:val="ListParagraph"/>
        <w:numPr>
          <w:ilvl w:val="0"/>
          <w:numId w:val="13"/>
        </w:numPr>
        <w:ind w:left="1080"/>
        <w:rPr>
          <w:rFonts w:ascii="Calibri Light" w:hAnsi="Calibri Light"/>
          <w:sz w:val="20"/>
          <w:szCs w:val="20"/>
        </w:rPr>
      </w:pPr>
      <w:r>
        <w:rPr>
          <w:rFonts w:ascii="Calibri Light" w:hAnsi="Calibri Light"/>
          <w:sz w:val="20"/>
          <w:szCs w:val="20"/>
        </w:rPr>
        <w:t xml:space="preserve">Extra BI support </w:t>
      </w:r>
      <w:r w:rsidR="008E5513">
        <w:rPr>
          <w:rFonts w:ascii="Calibri Light" w:hAnsi="Calibri Light"/>
          <w:sz w:val="20"/>
          <w:szCs w:val="20"/>
        </w:rPr>
        <w:t>may</w:t>
      </w:r>
      <w:r>
        <w:rPr>
          <w:rFonts w:ascii="Calibri Light" w:hAnsi="Calibri Light"/>
          <w:sz w:val="20"/>
          <w:szCs w:val="20"/>
        </w:rPr>
        <w:t xml:space="preserve"> be needed to complete as many BIs as possible just before go-live to minimize the effort to manually create open BIs after implementation.</w:t>
      </w:r>
    </w:p>
    <w:p w14:paraId="4F82FB2E" w14:textId="3948D6B6" w:rsidR="00243B21" w:rsidRPr="00051345" w:rsidRDefault="00243B21" w:rsidP="00CB1894">
      <w:pPr>
        <w:pStyle w:val="ListParagraph"/>
        <w:numPr>
          <w:ilvl w:val="0"/>
          <w:numId w:val="13"/>
        </w:numPr>
        <w:ind w:left="1080"/>
        <w:rPr>
          <w:rFonts w:ascii="Calibri Light" w:hAnsi="Calibri Light"/>
          <w:sz w:val="20"/>
          <w:szCs w:val="20"/>
        </w:rPr>
      </w:pPr>
      <w:r>
        <w:rPr>
          <w:rFonts w:ascii="Calibri Light" w:hAnsi="Calibri Light"/>
          <w:sz w:val="20"/>
          <w:szCs w:val="20"/>
        </w:rPr>
        <w:t>Change management will be completed with ENAs to ensure they are not sending BIs to the team that should be resolved by them or their lead to reduce the volumes of BIs at go-live.</w:t>
      </w:r>
    </w:p>
    <w:p w14:paraId="69AE2D55" w14:textId="77777777" w:rsidR="00E91A5D" w:rsidRDefault="00E91A5D" w:rsidP="00A137A7">
      <w:pPr>
        <w:pStyle w:val="Heading2"/>
      </w:pPr>
      <w:bookmarkStart w:id="269" w:name="_Toc509274810"/>
    </w:p>
    <w:p w14:paraId="4574739E" w14:textId="77777777" w:rsidR="00725269" w:rsidRPr="00051345" w:rsidRDefault="00E823A4" w:rsidP="00A137A7">
      <w:pPr>
        <w:pStyle w:val="Heading2"/>
      </w:pPr>
      <w:r w:rsidRPr="00051345">
        <w:t>Business Process Hierarchy</w:t>
      </w:r>
      <w:bookmarkEnd w:id="269"/>
    </w:p>
    <w:p w14:paraId="1F845DC0" w14:textId="77777777" w:rsidR="00E823A4" w:rsidRPr="00051345" w:rsidRDefault="00E823A4" w:rsidP="00E823A4">
      <w:pPr>
        <w:pStyle w:val="Heading2Text"/>
        <w:rPr>
          <w:rFonts w:ascii="Calibri Light" w:hAnsi="Calibri Light" w:cs="Arial"/>
        </w:rPr>
      </w:pPr>
      <w:r w:rsidRPr="00051345">
        <w:rPr>
          <w:rFonts w:ascii="Calibri Light" w:hAnsi="Calibri Light" w:cs="Arial"/>
        </w:rPr>
        <w:t>This Business Process Hierarchy provid</w:t>
      </w:r>
      <w:r w:rsidR="00A70D64" w:rsidRPr="00051345">
        <w:rPr>
          <w:rFonts w:ascii="Calibri Light" w:hAnsi="Calibri Light" w:cs="Arial"/>
        </w:rPr>
        <w:t>es a listing of all scenarios/</w:t>
      </w:r>
      <w:r w:rsidRPr="00051345">
        <w:rPr>
          <w:rFonts w:ascii="Calibri Light" w:hAnsi="Calibri Light" w:cs="Arial"/>
        </w:rPr>
        <w:t xml:space="preserve">business processes, </w:t>
      </w:r>
      <w:r w:rsidR="00A70D64" w:rsidRPr="00051345">
        <w:rPr>
          <w:rFonts w:ascii="Calibri Light" w:hAnsi="Calibri Light" w:cs="Arial"/>
        </w:rPr>
        <w:t xml:space="preserve">sub-processes, </w:t>
      </w:r>
      <w:r w:rsidRPr="00051345">
        <w:rPr>
          <w:rFonts w:ascii="Calibri Light" w:hAnsi="Calibri Light" w:cs="Arial"/>
        </w:rPr>
        <w:t xml:space="preserve">and </w:t>
      </w:r>
      <w:r w:rsidR="00A70D64" w:rsidRPr="00051345">
        <w:rPr>
          <w:rFonts w:ascii="Calibri Light" w:hAnsi="Calibri Light" w:cs="Arial"/>
        </w:rPr>
        <w:t>SAP Transaction codes</w:t>
      </w:r>
      <w:r w:rsidRPr="00051345">
        <w:rPr>
          <w:rFonts w:ascii="Calibri Light" w:hAnsi="Calibri Light" w:cs="Arial"/>
        </w:rPr>
        <w:t xml:space="preserve"> identified to support this process.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147"/>
        <w:gridCol w:w="3780"/>
        <w:gridCol w:w="2471"/>
        <w:gridCol w:w="2214"/>
      </w:tblGrid>
      <w:tr w:rsidR="00E823A4" w:rsidRPr="00051345" w14:paraId="697628FB" w14:textId="77777777" w:rsidTr="00E823A4">
        <w:trPr>
          <w:cantSplit/>
          <w:trHeight w:val="432"/>
          <w:tblHeader/>
        </w:trPr>
        <w:tc>
          <w:tcPr>
            <w:tcW w:w="1147" w:type="dxa"/>
            <w:tcBorders>
              <w:top w:val="threeDEmboss" w:sz="6" w:space="0" w:color="auto"/>
              <w:bottom w:val="threeDEmboss" w:sz="6" w:space="0" w:color="auto"/>
            </w:tcBorders>
            <w:shd w:val="clear" w:color="auto" w:fill="F9FBAF"/>
            <w:vAlign w:val="center"/>
          </w:tcPr>
          <w:p w14:paraId="340D5110" w14:textId="77777777" w:rsidR="00E823A4" w:rsidRPr="00051345" w:rsidRDefault="00E823A4" w:rsidP="00661E2B">
            <w:pPr>
              <w:pStyle w:val="TableHeader-Center"/>
              <w:rPr>
                <w:rFonts w:ascii="Calibri Light" w:hAnsi="Calibri Light" w:cs="Arial"/>
              </w:rPr>
            </w:pPr>
            <w:r w:rsidRPr="00051345">
              <w:rPr>
                <w:rFonts w:ascii="Calibri Light" w:hAnsi="Calibri Light" w:cs="Arial"/>
              </w:rPr>
              <w:t>Level 1</w:t>
            </w:r>
          </w:p>
        </w:tc>
        <w:tc>
          <w:tcPr>
            <w:tcW w:w="3780" w:type="dxa"/>
            <w:tcBorders>
              <w:top w:val="threeDEmboss" w:sz="6" w:space="0" w:color="auto"/>
              <w:bottom w:val="threeDEmboss" w:sz="6" w:space="0" w:color="auto"/>
            </w:tcBorders>
            <w:shd w:val="clear" w:color="auto" w:fill="F9FBAF"/>
            <w:vAlign w:val="center"/>
          </w:tcPr>
          <w:p w14:paraId="7DEBA322" w14:textId="77777777" w:rsidR="00E823A4" w:rsidRPr="00051345" w:rsidRDefault="00E823A4" w:rsidP="00661E2B">
            <w:pPr>
              <w:pStyle w:val="TableHeader-Left"/>
              <w:rPr>
                <w:rFonts w:ascii="Calibri Light" w:hAnsi="Calibri Light" w:cs="Arial"/>
              </w:rPr>
            </w:pPr>
            <w:r w:rsidRPr="00051345">
              <w:rPr>
                <w:rFonts w:ascii="Calibri Light" w:hAnsi="Calibri Light" w:cs="Arial"/>
              </w:rPr>
              <w:t>Level 2</w:t>
            </w:r>
          </w:p>
        </w:tc>
        <w:tc>
          <w:tcPr>
            <w:tcW w:w="2471" w:type="dxa"/>
            <w:tcBorders>
              <w:top w:val="threeDEmboss" w:sz="6" w:space="0" w:color="auto"/>
              <w:bottom w:val="threeDEmboss" w:sz="6" w:space="0" w:color="auto"/>
            </w:tcBorders>
            <w:shd w:val="clear" w:color="auto" w:fill="F9FBAF"/>
            <w:vAlign w:val="center"/>
          </w:tcPr>
          <w:p w14:paraId="53DE44C3" w14:textId="77777777" w:rsidR="00E823A4" w:rsidRPr="00051345" w:rsidRDefault="00E823A4" w:rsidP="00661E2B">
            <w:pPr>
              <w:pStyle w:val="TableHeader-Left"/>
              <w:rPr>
                <w:rFonts w:ascii="Calibri Light" w:hAnsi="Calibri Light" w:cs="Arial"/>
              </w:rPr>
            </w:pPr>
            <w:r w:rsidRPr="00051345">
              <w:rPr>
                <w:rFonts w:ascii="Calibri Light" w:hAnsi="Calibri Light" w:cs="Arial"/>
              </w:rPr>
              <w:t>Level 3</w:t>
            </w:r>
          </w:p>
        </w:tc>
        <w:tc>
          <w:tcPr>
            <w:tcW w:w="2214" w:type="dxa"/>
            <w:tcBorders>
              <w:top w:val="threeDEmboss" w:sz="6" w:space="0" w:color="auto"/>
              <w:bottom w:val="threeDEmboss" w:sz="6" w:space="0" w:color="auto"/>
            </w:tcBorders>
            <w:shd w:val="clear" w:color="auto" w:fill="F9FBAF"/>
            <w:vAlign w:val="center"/>
          </w:tcPr>
          <w:p w14:paraId="1100DEF5" w14:textId="77777777" w:rsidR="00E823A4" w:rsidRPr="00051345" w:rsidRDefault="00E823A4" w:rsidP="00661E2B">
            <w:pPr>
              <w:pStyle w:val="TableHeader-Left"/>
              <w:rPr>
                <w:rFonts w:ascii="Calibri Light" w:hAnsi="Calibri Light" w:cs="Arial"/>
              </w:rPr>
            </w:pPr>
            <w:r w:rsidRPr="00051345">
              <w:rPr>
                <w:rFonts w:ascii="Calibri Light" w:hAnsi="Calibri Light" w:cs="Arial"/>
              </w:rPr>
              <w:t>Level 4</w:t>
            </w:r>
          </w:p>
        </w:tc>
      </w:tr>
      <w:tr w:rsidR="007A6EE2" w:rsidRPr="00051345" w14:paraId="1CFD0149" w14:textId="77777777" w:rsidTr="007A6EE2">
        <w:trPr>
          <w:cantSplit/>
          <w:trHeight w:val="432"/>
        </w:trPr>
        <w:tc>
          <w:tcPr>
            <w:tcW w:w="1147" w:type="dxa"/>
            <w:tcBorders>
              <w:top w:val="threeDEmboss" w:sz="6" w:space="0" w:color="auto"/>
            </w:tcBorders>
            <w:vAlign w:val="center"/>
          </w:tcPr>
          <w:p w14:paraId="750F0610" w14:textId="77777777" w:rsidR="007A6EE2" w:rsidRPr="00051345" w:rsidRDefault="007A6EE2" w:rsidP="007A6EE2">
            <w:pPr>
              <w:pStyle w:val="TableField-Center"/>
              <w:rPr>
                <w:rFonts w:ascii="Calibri Light" w:hAnsi="Calibri Light" w:cs="Arial"/>
              </w:rPr>
            </w:pPr>
            <w:r w:rsidRPr="00051345">
              <w:rPr>
                <w:rFonts w:ascii="Calibri Light" w:hAnsi="Calibri Light" w:cs="Arial"/>
              </w:rPr>
              <w:t>FO</w:t>
            </w:r>
          </w:p>
        </w:tc>
        <w:tc>
          <w:tcPr>
            <w:tcW w:w="3780" w:type="dxa"/>
            <w:tcBorders>
              <w:top w:val="threeDEmboss" w:sz="6" w:space="0" w:color="auto"/>
            </w:tcBorders>
            <w:vAlign w:val="center"/>
          </w:tcPr>
          <w:p w14:paraId="5C688EB2" w14:textId="77777777" w:rsidR="007A6EE2" w:rsidRPr="00051345" w:rsidRDefault="007A6EE2" w:rsidP="007A6EE2">
            <w:pPr>
              <w:pStyle w:val="TableField-Left"/>
              <w:rPr>
                <w:rFonts w:ascii="Calibri Light" w:hAnsi="Calibri Light" w:cs="Arial"/>
              </w:rPr>
            </w:pPr>
            <w:r w:rsidRPr="00051345">
              <w:rPr>
                <w:rFonts w:ascii="Calibri Light" w:hAnsi="Calibri Light" w:cs="Arial"/>
              </w:rPr>
              <w:t>Handle Bill Inquiry</w:t>
            </w:r>
          </w:p>
        </w:tc>
        <w:tc>
          <w:tcPr>
            <w:tcW w:w="2471" w:type="dxa"/>
            <w:tcBorders>
              <w:top w:val="threeDEmboss" w:sz="6" w:space="0" w:color="auto"/>
            </w:tcBorders>
            <w:vAlign w:val="center"/>
          </w:tcPr>
          <w:p w14:paraId="3237184F" w14:textId="77777777" w:rsidR="007A6EE2" w:rsidRPr="00051345" w:rsidRDefault="007A6EE2" w:rsidP="007A6EE2">
            <w:pPr>
              <w:pStyle w:val="TableField-Left"/>
              <w:rPr>
                <w:rFonts w:ascii="Calibri Light" w:hAnsi="Calibri Light" w:cs="Arial"/>
              </w:rPr>
            </w:pPr>
            <w:r w:rsidRPr="00051345">
              <w:rPr>
                <w:rFonts w:ascii="Calibri Light" w:hAnsi="Calibri Light" w:cs="Arial"/>
              </w:rPr>
              <w:t>Handle Bill Inquiry</w:t>
            </w:r>
          </w:p>
        </w:tc>
        <w:tc>
          <w:tcPr>
            <w:tcW w:w="2214" w:type="dxa"/>
            <w:tcBorders>
              <w:top w:val="threeDEmboss" w:sz="6" w:space="0" w:color="auto"/>
            </w:tcBorders>
            <w:vAlign w:val="center"/>
          </w:tcPr>
          <w:p w14:paraId="06AC59C8" w14:textId="77777777" w:rsidR="007A6EE2" w:rsidRPr="00051345" w:rsidRDefault="007A6EE2" w:rsidP="007A6EE2">
            <w:pPr>
              <w:pStyle w:val="TableField-Left"/>
              <w:rPr>
                <w:rFonts w:ascii="Calibri Light" w:hAnsi="Calibri Light" w:cs="Arial"/>
              </w:rPr>
            </w:pPr>
            <w:r w:rsidRPr="00051345">
              <w:rPr>
                <w:rFonts w:ascii="Calibri Light" w:hAnsi="Calibri Light" w:cs="Arial"/>
              </w:rPr>
              <w:t>Hybris C4C</w:t>
            </w:r>
          </w:p>
        </w:tc>
      </w:tr>
      <w:tr w:rsidR="007A6EE2" w:rsidRPr="00051345" w14:paraId="78537F4A" w14:textId="77777777" w:rsidTr="007A6EE2">
        <w:trPr>
          <w:cantSplit/>
          <w:trHeight w:val="432"/>
        </w:trPr>
        <w:tc>
          <w:tcPr>
            <w:tcW w:w="1147" w:type="dxa"/>
            <w:vAlign w:val="center"/>
          </w:tcPr>
          <w:p w14:paraId="312706C4" w14:textId="77777777" w:rsidR="007A6EE2" w:rsidRPr="00051345" w:rsidRDefault="007A6EE2" w:rsidP="007A6EE2">
            <w:pPr>
              <w:pStyle w:val="TableField-Center"/>
              <w:rPr>
                <w:rFonts w:ascii="Calibri Light" w:hAnsi="Calibri Light" w:cs="Arial"/>
              </w:rPr>
            </w:pPr>
            <w:r w:rsidRPr="00051345">
              <w:rPr>
                <w:rFonts w:ascii="Calibri Light" w:hAnsi="Calibri Light" w:cs="Arial"/>
              </w:rPr>
              <w:t>FO</w:t>
            </w:r>
          </w:p>
        </w:tc>
        <w:tc>
          <w:tcPr>
            <w:tcW w:w="3780" w:type="dxa"/>
            <w:vAlign w:val="center"/>
          </w:tcPr>
          <w:p w14:paraId="413B5E5A" w14:textId="77777777" w:rsidR="007A6EE2" w:rsidRPr="00051345" w:rsidRDefault="007A6EE2" w:rsidP="007A6EE2">
            <w:pPr>
              <w:pStyle w:val="TableField-Left"/>
              <w:rPr>
                <w:rFonts w:ascii="Calibri Light" w:hAnsi="Calibri Light" w:cs="Arial"/>
              </w:rPr>
            </w:pPr>
            <w:r w:rsidRPr="00051345">
              <w:rPr>
                <w:rFonts w:ascii="Calibri Light" w:hAnsi="Calibri Light" w:cs="Arial"/>
              </w:rPr>
              <w:t>Handle Bill Inquiry</w:t>
            </w:r>
          </w:p>
        </w:tc>
        <w:tc>
          <w:tcPr>
            <w:tcW w:w="2471" w:type="dxa"/>
            <w:vAlign w:val="center"/>
          </w:tcPr>
          <w:p w14:paraId="1D9F71AC" w14:textId="77777777" w:rsidR="007A6EE2" w:rsidRPr="00051345" w:rsidRDefault="007A6EE2" w:rsidP="007A6EE2">
            <w:pPr>
              <w:pStyle w:val="TableField-Left"/>
              <w:rPr>
                <w:rFonts w:ascii="Calibri Light" w:hAnsi="Calibri Light" w:cs="Arial"/>
              </w:rPr>
            </w:pPr>
            <w:r w:rsidRPr="00051345">
              <w:rPr>
                <w:rFonts w:ascii="Calibri Light" w:hAnsi="Calibri Light" w:cs="Arial"/>
              </w:rPr>
              <w:t>Handle E-Bill Inquiry</w:t>
            </w:r>
          </w:p>
        </w:tc>
        <w:tc>
          <w:tcPr>
            <w:tcW w:w="2214" w:type="dxa"/>
            <w:vAlign w:val="center"/>
          </w:tcPr>
          <w:p w14:paraId="08D89833" w14:textId="77777777" w:rsidR="007A6EE2" w:rsidRPr="00051345" w:rsidRDefault="007A6EE2" w:rsidP="007A6EE2">
            <w:pPr>
              <w:pStyle w:val="TableField-Left"/>
              <w:rPr>
                <w:rFonts w:ascii="Calibri Light" w:hAnsi="Calibri Light" w:cs="Arial"/>
              </w:rPr>
            </w:pPr>
            <w:r w:rsidRPr="00051345">
              <w:rPr>
                <w:rFonts w:ascii="Calibri Light" w:hAnsi="Calibri Light" w:cs="Arial"/>
              </w:rPr>
              <w:t>Hybris C4C</w:t>
            </w:r>
          </w:p>
        </w:tc>
      </w:tr>
      <w:tr w:rsidR="007A6EE2" w:rsidRPr="00051345" w14:paraId="345F09FF" w14:textId="77777777" w:rsidTr="007A6EE2">
        <w:trPr>
          <w:cantSplit/>
          <w:trHeight w:val="432"/>
        </w:trPr>
        <w:tc>
          <w:tcPr>
            <w:tcW w:w="1147" w:type="dxa"/>
            <w:vAlign w:val="center"/>
          </w:tcPr>
          <w:p w14:paraId="364744E0" w14:textId="77777777" w:rsidR="007A6EE2" w:rsidRPr="00051345" w:rsidRDefault="007A6EE2" w:rsidP="007A6EE2">
            <w:pPr>
              <w:pStyle w:val="TableField-Center"/>
              <w:rPr>
                <w:rFonts w:ascii="Calibri Light" w:hAnsi="Calibri Light" w:cs="Arial"/>
              </w:rPr>
            </w:pPr>
            <w:r w:rsidRPr="00051345">
              <w:rPr>
                <w:rFonts w:ascii="Calibri Light" w:hAnsi="Calibri Light" w:cs="Arial"/>
              </w:rPr>
              <w:t>FO</w:t>
            </w:r>
          </w:p>
        </w:tc>
        <w:tc>
          <w:tcPr>
            <w:tcW w:w="3780" w:type="dxa"/>
            <w:vAlign w:val="center"/>
          </w:tcPr>
          <w:p w14:paraId="672A1D1D" w14:textId="77777777" w:rsidR="007A6EE2" w:rsidRPr="00051345" w:rsidRDefault="007A6EE2" w:rsidP="007A6EE2">
            <w:pPr>
              <w:pStyle w:val="TableField-Left"/>
              <w:rPr>
                <w:rFonts w:ascii="Calibri Light" w:hAnsi="Calibri Light" w:cs="Arial"/>
              </w:rPr>
            </w:pPr>
            <w:r w:rsidRPr="00051345">
              <w:rPr>
                <w:rFonts w:ascii="Calibri Light" w:hAnsi="Calibri Light" w:cs="Arial"/>
              </w:rPr>
              <w:t>Handle Bill Inquiry</w:t>
            </w:r>
          </w:p>
        </w:tc>
        <w:tc>
          <w:tcPr>
            <w:tcW w:w="2471" w:type="dxa"/>
            <w:vAlign w:val="center"/>
          </w:tcPr>
          <w:p w14:paraId="55ABD646" w14:textId="77777777" w:rsidR="007A6EE2" w:rsidRPr="00051345" w:rsidRDefault="007A6EE2" w:rsidP="007A6EE2">
            <w:pPr>
              <w:pStyle w:val="TableField-Left"/>
              <w:rPr>
                <w:rFonts w:ascii="Calibri Light" w:hAnsi="Calibri Light" w:cs="Arial"/>
              </w:rPr>
            </w:pPr>
            <w:r w:rsidRPr="00051345">
              <w:rPr>
                <w:rFonts w:ascii="Calibri Light" w:hAnsi="Calibri Light" w:cs="Arial"/>
              </w:rPr>
              <w:t>Process Energy Advice Requests</w:t>
            </w:r>
          </w:p>
        </w:tc>
        <w:tc>
          <w:tcPr>
            <w:tcW w:w="2214" w:type="dxa"/>
            <w:vAlign w:val="center"/>
          </w:tcPr>
          <w:p w14:paraId="3C48151F" w14:textId="77777777" w:rsidR="007A6EE2" w:rsidRPr="00051345" w:rsidRDefault="007A6EE2" w:rsidP="007A6EE2">
            <w:pPr>
              <w:pStyle w:val="TableField-Left"/>
              <w:rPr>
                <w:rFonts w:ascii="Calibri Light" w:hAnsi="Calibri Light" w:cs="Arial"/>
              </w:rPr>
            </w:pPr>
            <w:r w:rsidRPr="00051345">
              <w:rPr>
                <w:rFonts w:ascii="Calibri Light" w:hAnsi="Calibri Light" w:cs="Arial"/>
              </w:rPr>
              <w:t>Hybris C4C</w:t>
            </w:r>
          </w:p>
        </w:tc>
      </w:tr>
    </w:tbl>
    <w:p w14:paraId="3D0F5D45" w14:textId="77777777" w:rsidR="00E0118B" w:rsidRPr="00051345" w:rsidRDefault="00E0118B" w:rsidP="00A137A7">
      <w:pPr>
        <w:pStyle w:val="Heading2"/>
      </w:pPr>
      <w:bookmarkStart w:id="270" w:name="_Toc509274811"/>
      <w:r w:rsidRPr="00051345">
        <w:t>Process Flows</w:t>
      </w:r>
      <w:bookmarkEnd w:id="264"/>
      <w:bookmarkEnd w:id="265"/>
      <w:bookmarkEnd w:id="270"/>
      <w:r w:rsidRPr="00051345">
        <w:t xml:space="preserve"> </w:t>
      </w:r>
    </w:p>
    <w:p w14:paraId="1179ED8C" w14:textId="77777777" w:rsidR="00E0118B" w:rsidRPr="00051345" w:rsidRDefault="00E0118B" w:rsidP="00E0118B">
      <w:pPr>
        <w:pStyle w:val="Heading2Text"/>
        <w:rPr>
          <w:rFonts w:ascii="Calibri Light" w:hAnsi="Calibri Light" w:cs="Arial"/>
        </w:rPr>
      </w:pPr>
      <w:r w:rsidRPr="00051345">
        <w:rPr>
          <w:rFonts w:ascii="Calibri Light" w:hAnsi="Calibri Light" w:cs="Arial"/>
        </w:rPr>
        <w:t xml:space="preserve">This BPD will cover </w:t>
      </w:r>
      <w:r w:rsidR="001B341E" w:rsidRPr="00051345">
        <w:rPr>
          <w:rFonts w:ascii="Calibri Light" w:hAnsi="Calibri Light" w:cs="Arial"/>
        </w:rPr>
        <w:t xml:space="preserve">1 </w:t>
      </w:r>
      <w:r w:rsidRPr="00051345">
        <w:rPr>
          <w:rFonts w:ascii="Calibri Light" w:hAnsi="Calibri Light" w:cs="Arial"/>
        </w:rPr>
        <w:t xml:space="preserve">process, including </w:t>
      </w:r>
      <w:r w:rsidR="001B341E" w:rsidRPr="00051345">
        <w:rPr>
          <w:rFonts w:ascii="Calibri Light" w:hAnsi="Calibri Light" w:cs="Arial"/>
        </w:rPr>
        <w:t>Handle Bill Inquiries</w:t>
      </w:r>
      <w:r w:rsidRPr="00051345">
        <w:rPr>
          <w:rFonts w:ascii="Calibri Light" w:hAnsi="Calibri Light" w:cs="Arial"/>
        </w:rPr>
        <w:t>.  Each subsection where the process is detailed will have a process flow diagram for that process and a table detailing the steps that are taken within that process</w:t>
      </w:r>
      <w:r w:rsidR="000F1011" w:rsidRPr="00051345">
        <w:rPr>
          <w:rFonts w:ascii="Calibri Light" w:hAnsi="Calibri Light" w:cs="Arial"/>
        </w:rPr>
        <w:t xml:space="preserve"> including processes handled outside of SAP.</w:t>
      </w:r>
    </w:p>
    <w:p w14:paraId="0D9AC04C" w14:textId="77777777" w:rsidR="00E0118B" w:rsidRPr="00051345" w:rsidRDefault="001B341E" w:rsidP="00CB1894">
      <w:pPr>
        <w:pStyle w:val="Heading3"/>
        <w:keepNext/>
        <w:numPr>
          <w:ilvl w:val="2"/>
          <w:numId w:val="5"/>
        </w:numPr>
        <w:tabs>
          <w:tab w:val="left" w:pos="1440"/>
        </w:tabs>
        <w:spacing w:before="120" w:after="120"/>
        <w:ind w:left="1440" w:hanging="900"/>
        <w:rPr>
          <w:rFonts w:ascii="Calibri Light" w:hAnsi="Calibri Light"/>
        </w:rPr>
      </w:pPr>
      <w:bookmarkStart w:id="271" w:name="_Toc509274812"/>
      <w:r w:rsidRPr="00051345">
        <w:rPr>
          <w:rFonts w:ascii="Calibri Light" w:hAnsi="Calibri Light"/>
        </w:rPr>
        <w:t>Handle Bill Inquiry</w:t>
      </w:r>
      <w:r w:rsidR="008C26AD">
        <w:rPr>
          <w:rFonts w:ascii="Calibri Light" w:hAnsi="Calibri Light"/>
        </w:rPr>
        <w:t xml:space="preserve"> – E-Bill</w:t>
      </w:r>
      <w:bookmarkEnd w:id="271"/>
    </w:p>
    <w:p w14:paraId="04CFCC13" w14:textId="77777777" w:rsidR="00E0118B" w:rsidRPr="00051345" w:rsidRDefault="00E0118B" w:rsidP="00E0118B">
      <w:pPr>
        <w:pStyle w:val="Heading4"/>
        <w:rPr>
          <w:rFonts w:ascii="Calibri Light" w:hAnsi="Calibri Light" w:cs="Arial"/>
        </w:rPr>
      </w:pPr>
      <w:bookmarkStart w:id="272" w:name="_Toc491613815"/>
      <w:r w:rsidRPr="00051345">
        <w:rPr>
          <w:rFonts w:ascii="Calibri Light" w:hAnsi="Calibri Light" w:cs="Arial"/>
        </w:rPr>
        <w:t>Process Flow Diagram</w:t>
      </w:r>
      <w:bookmarkEnd w:id="272"/>
      <w:r w:rsidRPr="00051345">
        <w:rPr>
          <w:rFonts w:ascii="Calibri Light" w:hAnsi="Calibri Light" w:cs="Arial"/>
        </w:rPr>
        <w:t xml:space="preserve"> </w:t>
      </w:r>
    </w:p>
    <w:p w14:paraId="32D4ABAD" w14:textId="77777777" w:rsidR="00251918" w:rsidRDefault="00251918" w:rsidP="00251918">
      <w:pPr>
        <w:rPr>
          <w:rFonts w:ascii="Calibri Light" w:hAnsi="Calibri Light"/>
        </w:rPr>
      </w:pPr>
    </w:p>
    <w:p w14:paraId="23CADD39" w14:textId="39FCC0E6" w:rsidR="008C26AD" w:rsidRDefault="00763AC1" w:rsidP="00251918">
      <w:pPr>
        <w:rPr>
          <w:ins w:id="273" w:author="Tuan Yap" w:date="2019-11-26T13:40:00Z"/>
        </w:rPr>
      </w:pPr>
      <w:del w:id="274" w:author="Tuan Yap" w:date="2019-11-26T13:40:00Z">
        <w:r w:rsidDel="001D62EC">
          <w:object w:dxaOrig="15160" w:dyaOrig="11021" w14:anchorId="06992E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342pt" o:ole="">
              <v:imagedata r:id="rId70" o:title=""/>
            </v:shape>
            <o:OLEObject Type="Embed" ProgID="Visio.Drawing.15" ShapeID="_x0000_i1025" DrawAspect="Content" ObjectID="_1636982812" r:id="rId71"/>
          </w:object>
        </w:r>
      </w:del>
    </w:p>
    <w:p w14:paraId="30810987" w14:textId="213EF33B" w:rsidR="001D62EC" w:rsidRDefault="001D62EC" w:rsidP="00251918">
      <w:ins w:id="275" w:author="Tuan Yap" w:date="2019-11-26T13:40:00Z">
        <w:r>
          <w:object w:dxaOrig="18188" w:dyaOrig="13220" w14:anchorId="0FBF9890">
            <v:shape id="_x0000_i1026" type="#_x0000_t75" style="width:453pt;height:332.4pt" o:ole="">
              <v:imagedata r:id="rId72" o:title="" cropbottom="10216f" cropright="10724f"/>
            </v:shape>
            <o:OLEObject Type="Embed" ProgID="Visio.Drawing.15" ShapeID="_x0000_i1026" DrawAspect="Content" ObjectID="_1636982813" r:id="rId73"/>
          </w:object>
        </w:r>
      </w:ins>
    </w:p>
    <w:p w14:paraId="38959139" w14:textId="77777777" w:rsidR="008C26AD" w:rsidRPr="00051345" w:rsidRDefault="008C26AD" w:rsidP="008C26AD">
      <w:pPr>
        <w:pStyle w:val="Heading4"/>
        <w:rPr>
          <w:rFonts w:ascii="Calibri Light" w:hAnsi="Calibri Light" w:cs="Arial"/>
        </w:rPr>
      </w:pPr>
      <w:r w:rsidRPr="00051345">
        <w:rPr>
          <w:rFonts w:ascii="Calibri Light" w:hAnsi="Calibri Light" w:cs="Arial"/>
        </w:rPr>
        <w:t>Process Flow Steps</w:t>
      </w:r>
    </w:p>
    <w:p w14:paraId="5CF1166A" w14:textId="77777777" w:rsidR="008C26AD" w:rsidRPr="00051345" w:rsidRDefault="008C26AD" w:rsidP="008C26AD">
      <w:pPr>
        <w:rPr>
          <w:rFonts w:ascii="Calibri Light" w:hAnsi="Calibri Light"/>
        </w:rPr>
      </w:pPr>
    </w:p>
    <w:tbl>
      <w:tblPr>
        <w:tblW w:w="987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4009"/>
        <w:gridCol w:w="1890"/>
        <w:gridCol w:w="1080"/>
        <w:gridCol w:w="2070"/>
      </w:tblGrid>
      <w:tr w:rsidR="008D4802" w:rsidRPr="00051345" w14:paraId="4C8B0088" w14:textId="2BAD4C41" w:rsidTr="008D4802">
        <w:trPr>
          <w:cantSplit/>
          <w:trHeight w:val="432"/>
          <w:tblHeader/>
        </w:trPr>
        <w:tc>
          <w:tcPr>
            <w:tcW w:w="828" w:type="dxa"/>
            <w:tcBorders>
              <w:top w:val="threeDEmboss" w:sz="6" w:space="0" w:color="auto"/>
              <w:bottom w:val="threeDEmboss" w:sz="6" w:space="0" w:color="auto"/>
            </w:tcBorders>
            <w:shd w:val="clear" w:color="auto" w:fill="F9FBAF"/>
            <w:vAlign w:val="center"/>
          </w:tcPr>
          <w:p w14:paraId="27F5D120" w14:textId="77777777" w:rsidR="008D4802" w:rsidRPr="00051345" w:rsidRDefault="008D4802" w:rsidP="003D525B">
            <w:pPr>
              <w:pStyle w:val="TableHeader-Center"/>
              <w:rPr>
                <w:rFonts w:ascii="Calibri Light" w:hAnsi="Calibri Light" w:cs="Arial"/>
              </w:rPr>
            </w:pPr>
            <w:r w:rsidRPr="00051345">
              <w:rPr>
                <w:rFonts w:ascii="Calibri Light" w:hAnsi="Calibri Light" w:cs="Arial"/>
              </w:rPr>
              <w:t>Step</w:t>
            </w:r>
          </w:p>
        </w:tc>
        <w:tc>
          <w:tcPr>
            <w:tcW w:w="4009" w:type="dxa"/>
            <w:tcBorders>
              <w:top w:val="threeDEmboss" w:sz="6" w:space="0" w:color="auto"/>
              <w:bottom w:val="threeDEmboss" w:sz="6" w:space="0" w:color="auto"/>
            </w:tcBorders>
            <w:shd w:val="clear" w:color="auto" w:fill="F9FBAF"/>
            <w:vAlign w:val="center"/>
          </w:tcPr>
          <w:p w14:paraId="1C6492B1" w14:textId="77777777" w:rsidR="008D4802" w:rsidRPr="00051345" w:rsidRDefault="008D4802" w:rsidP="003D525B">
            <w:pPr>
              <w:pStyle w:val="TableHeader-Left"/>
              <w:rPr>
                <w:rFonts w:ascii="Calibri Light" w:hAnsi="Calibri Light" w:cs="Arial"/>
              </w:rPr>
            </w:pPr>
            <w:r w:rsidRPr="00051345">
              <w:rPr>
                <w:rFonts w:ascii="Calibri Light" w:hAnsi="Calibri Light" w:cs="Arial"/>
              </w:rPr>
              <w:t>Description of Step</w:t>
            </w:r>
          </w:p>
        </w:tc>
        <w:tc>
          <w:tcPr>
            <w:tcW w:w="1890" w:type="dxa"/>
            <w:tcBorders>
              <w:top w:val="threeDEmboss" w:sz="6" w:space="0" w:color="auto"/>
              <w:bottom w:val="threeDEmboss" w:sz="6" w:space="0" w:color="auto"/>
            </w:tcBorders>
            <w:shd w:val="clear" w:color="auto" w:fill="F9FBAF"/>
            <w:vAlign w:val="center"/>
          </w:tcPr>
          <w:p w14:paraId="595C5083" w14:textId="77777777" w:rsidR="008D4802" w:rsidRPr="00051345" w:rsidRDefault="008D4802" w:rsidP="003D525B">
            <w:pPr>
              <w:pStyle w:val="TableHeader-Left"/>
              <w:rPr>
                <w:rFonts w:ascii="Calibri Light" w:hAnsi="Calibri Light" w:cs="Arial"/>
              </w:rPr>
            </w:pPr>
            <w:r w:rsidRPr="00051345">
              <w:rPr>
                <w:rFonts w:ascii="Calibri Light" w:hAnsi="Calibri Light" w:cs="Arial"/>
              </w:rPr>
              <w:t>Hybris C4C / T-Code</w:t>
            </w:r>
          </w:p>
        </w:tc>
        <w:tc>
          <w:tcPr>
            <w:tcW w:w="1080" w:type="dxa"/>
            <w:tcBorders>
              <w:top w:val="threeDEmboss" w:sz="6" w:space="0" w:color="auto"/>
              <w:bottom w:val="threeDEmboss" w:sz="6" w:space="0" w:color="auto"/>
            </w:tcBorders>
            <w:shd w:val="clear" w:color="auto" w:fill="F9FBAF"/>
            <w:vAlign w:val="center"/>
          </w:tcPr>
          <w:p w14:paraId="4589A4FB" w14:textId="77777777" w:rsidR="008D4802" w:rsidRPr="00051345" w:rsidRDefault="008D4802" w:rsidP="003D525B">
            <w:pPr>
              <w:pStyle w:val="TableHeader-Left"/>
              <w:rPr>
                <w:rFonts w:ascii="Calibri Light" w:hAnsi="Calibri Light" w:cs="Arial"/>
              </w:rPr>
            </w:pPr>
            <w:r w:rsidRPr="00051345">
              <w:rPr>
                <w:rFonts w:ascii="Calibri Light" w:hAnsi="Calibri Light" w:cs="Arial"/>
              </w:rPr>
              <w:t>Role(s)</w:t>
            </w:r>
          </w:p>
        </w:tc>
        <w:tc>
          <w:tcPr>
            <w:tcW w:w="2070" w:type="dxa"/>
            <w:tcBorders>
              <w:top w:val="threeDEmboss" w:sz="6" w:space="0" w:color="auto"/>
              <w:bottom w:val="threeDEmboss" w:sz="6" w:space="0" w:color="auto"/>
            </w:tcBorders>
            <w:shd w:val="clear" w:color="auto" w:fill="F9FBAF"/>
          </w:tcPr>
          <w:p w14:paraId="17C3C12A" w14:textId="77777777" w:rsidR="008D4802" w:rsidRPr="008D4802" w:rsidRDefault="008D4802" w:rsidP="008D4802">
            <w:pPr>
              <w:pStyle w:val="TableHeader-Left"/>
              <w:rPr>
                <w:rFonts w:ascii="Calibri Light" w:hAnsi="Calibri Light" w:cs="Arial"/>
                <w:szCs w:val="20"/>
              </w:rPr>
            </w:pPr>
            <w:r w:rsidRPr="008D4802">
              <w:rPr>
                <w:rFonts w:ascii="Calibri Light" w:hAnsi="Calibri Light" w:cs="Arial"/>
                <w:szCs w:val="20"/>
              </w:rPr>
              <w:t>If step is relevant for a Control, add Requirement</w:t>
            </w:r>
          </w:p>
          <w:p w14:paraId="325333E7" w14:textId="4BD61A50" w:rsidR="008D4802" w:rsidRPr="00051345" w:rsidRDefault="008D4802" w:rsidP="008D4802">
            <w:pPr>
              <w:pStyle w:val="TableHeader-Left"/>
              <w:rPr>
                <w:rFonts w:ascii="Calibri Light" w:hAnsi="Calibri Light" w:cs="Arial"/>
              </w:rPr>
            </w:pPr>
            <w:r w:rsidRPr="008D4802">
              <w:rPr>
                <w:rFonts w:ascii="Calibri Light" w:hAnsi="Calibri Light" w:cs="Arial"/>
                <w:szCs w:val="20"/>
              </w:rPr>
              <w:t>ID</w:t>
            </w:r>
          </w:p>
        </w:tc>
      </w:tr>
      <w:tr w:rsidR="008D4802" w:rsidRPr="00051345" w14:paraId="4254FAA8" w14:textId="3E65BE15" w:rsidTr="008D4802">
        <w:trPr>
          <w:cantSplit/>
          <w:trHeight w:val="432"/>
        </w:trPr>
        <w:tc>
          <w:tcPr>
            <w:tcW w:w="828" w:type="dxa"/>
            <w:tcBorders>
              <w:top w:val="threeDEmboss" w:sz="6" w:space="0" w:color="auto"/>
            </w:tcBorders>
            <w:vAlign w:val="center"/>
          </w:tcPr>
          <w:p w14:paraId="0BA048F6" w14:textId="77777777" w:rsidR="008D4802" w:rsidRPr="00051345" w:rsidRDefault="008D4802" w:rsidP="003D525B">
            <w:pPr>
              <w:pStyle w:val="TableField-Center"/>
              <w:rPr>
                <w:rFonts w:ascii="Calibri Light" w:hAnsi="Calibri Light" w:cs="Arial"/>
              </w:rPr>
            </w:pPr>
            <w:r w:rsidRPr="00051345">
              <w:rPr>
                <w:rFonts w:ascii="Calibri Light" w:hAnsi="Calibri Light" w:cs="Arial"/>
              </w:rPr>
              <w:t>10.</w:t>
            </w:r>
          </w:p>
        </w:tc>
        <w:tc>
          <w:tcPr>
            <w:tcW w:w="4009" w:type="dxa"/>
            <w:tcBorders>
              <w:top w:val="threeDEmboss" w:sz="6" w:space="0" w:color="auto"/>
            </w:tcBorders>
            <w:vAlign w:val="center"/>
          </w:tcPr>
          <w:p w14:paraId="1F1BB9E5" w14:textId="77777777" w:rsidR="008D4802" w:rsidRPr="00051345" w:rsidRDefault="008D4802" w:rsidP="003D525B">
            <w:pPr>
              <w:pStyle w:val="TableField-Left"/>
              <w:rPr>
                <w:rFonts w:ascii="Calibri Light" w:hAnsi="Calibri Light" w:cs="Arial"/>
                <w:b/>
              </w:rPr>
            </w:pPr>
            <w:r w:rsidRPr="00051345">
              <w:rPr>
                <w:rFonts w:ascii="Calibri Light" w:hAnsi="Calibri Light" w:cs="Arial"/>
                <w:b/>
              </w:rPr>
              <w:t>Start</w:t>
            </w:r>
            <w:r>
              <w:rPr>
                <w:rFonts w:ascii="Calibri Light" w:hAnsi="Calibri Light" w:cs="Arial"/>
                <w:b/>
              </w:rPr>
              <w:t xml:space="preserve"> (Phone Call)</w:t>
            </w:r>
          </w:p>
        </w:tc>
        <w:tc>
          <w:tcPr>
            <w:tcW w:w="1890" w:type="dxa"/>
            <w:tcBorders>
              <w:top w:val="threeDEmboss" w:sz="6" w:space="0" w:color="auto"/>
            </w:tcBorders>
            <w:vAlign w:val="center"/>
          </w:tcPr>
          <w:p w14:paraId="05B74655" w14:textId="77777777" w:rsidR="008D4802" w:rsidRPr="00051345" w:rsidRDefault="008D4802" w:rsidP="003D525B">
            <w:pPr>
              <w:pStyle w:val="TableField-Left"/>
              <w:rPr>
                <w:rFonts w:ascii="Calibri Light" w:hAnsi="Calibri Light" w:cs="Arial"/>
              </w:rPr>
            </w:pPr>
            <w:r w:rsidRPr="00051345">
              <w:rPr>
                <w:rFonts w:ascii="Calibri Light" w:hAnsi="Calibri Light" w:cs="Arial"/>
              </w:rPr>
              <w:t>N/A</w:t>
            </w:r>
          </w:p>
        </w:tc>
        <w:tc>
          <w:tcPr>
            <w:tcW w:w="1080" w:type="dxa"/>
            <w:tcBorders>
              <w:top w:val="threeDEmboss" w:sz="6" w:space="0" w:color="auto"/>
            </w:tcBorders>
            <w:vAlign w:val="center"/>
          </w:tcPr>
          <w:p w14:paraId="6311F0EF" w14:textId="77777777" w:rsidR="008D4802" w:rsidRPr="00051345" w:rsidRDefault="008D4802" w:rsidP="003D525B">
            <w:pPr>
              <w:pStyle w:val="TableField-Left"/>
              <w:rPr>
                <w:rFonts w:ascii="Calibri Light" w:hAnsi="Calibri Light" w:cs="Arial"/>
              </w:rPr>
            </w:pPr>
            <w:r w:rsidRPr="00051345">
              <w:rPr>
                <w:rFonts w:ascii="Calibri Light" w:hAnsi="Calibri Light" w:cs="Arial"/>
              </w:rPr>
              <w:t>N/A</w:t>
            </w:r>
          </w:p>
        </w:tc>
        <w:tc>
          <w:tcPr>
            <w:tcW w:w="2070" w:type="dxa"/>
            <w:tcBorders>
              <w:top w:val="threeDEmboss" w:sz="6" w:space="0" w:color="auto"/>
            </w:tcBorders>
          </w:tcPr>
          <w:p w14:paraId="603A089D" w14:textId="77777777" w:rsidR="008D4802" w:rsidRPr="00051345" w:rsidRDefault="008D4802" w:rsidP="003D525B">
            <w:pPr>
              <w:pStyle w:val="TableField-Left"/>
              <w:rPr>
                <w:rFonts w:ascii="Calibri Light" w:hAnsi="Calibri Light" w:cs="Arial"/>
              </w:rPr>
            </w:pPr>
          </w:p>
        </w:tc>
      </w:tr>
      <w:tr w:rsidR="008D4802" w:rsidRPr="00051345" w14:paraId="229FB54F" w14:textId="38023F76" w:rsidTr="008D4802">
        <w:trPr>
          <w:cantSplit/>
          <w:trHeight w:val="432"/>
        </w:trPr>
        <w:tc>
          <w:tcPr>
            <w:tcW w:w="828" w:type="dxa"/>
            <w:vAlign w:val="center"/>
          </w:tcPr>
          <w:p w14:paraId="5120E635" w14:textId="77777777" w:rsidR="008D4802" w:rsidRPr="00051345" w:rsidRDefault="008D4802" w:rsidP="003D525B">
            <w:pPr>
              <w:pStyle w:val="TableField-Center"/>
              <w:rPr>
                <w:rFonts w:ascii="Calibri Light" w:hAnsi="Calibri Light" w:cs="Arial"/>
              </w:rPr>
            </w:pPr>
            <w:r w:rsidRPr="00051345">
              <w:rPr>
                <w:rFonts w:ascii="Calibri Light" w:hAnsi="Calibri Light" w:cs="Arial"/>
              </w:rPr>
              <w:t>20.</w:t>
            </w:r>
          </w:p>
        </w:tc>
        <w:tc>
          <w:tcPr>
            <w:tcW w:w="4009" w:type="dxa"/>
            <w:vAlign w:val="center"/>
          </w:tcPr>
          <w:p w14:paraId="762C5DA9" w14:textId="77777777" w:rsidR="008D4802" w:rsidRPr="008C26AD" w:rsidRDefault="008D4802" w:rsidP="003D525B">
            <w:pPr>
              <w:pStyle w:val="TableField-Left"/>
              <w:rPr>
                <w:rFonts w:ascii="Calibri Light" w:hAnsi="Calibri Light" w:cs="Arial"/>
                <w:b/>
              </w:rPr>
            </w:pPr>
            <w:r w:rsidRPr="008C26AD">
              <w:rPr>
                <w:rFonts w:ascii="Calibri Light" w:hAnsi="Calibri Light" w:cs="Arial"/>
                <w:b/>
              </w:rPr>
              <w:t>BP wants to Enroll/De-Enroll in E-Bill</w:t>
            </w:r>
          </w:p>
        </w:tc>
        <w:tc>
          <w:tcPr>
            <w:tcW w:w="1890" w:type="dxa"/>
            <w:vAlign w:val="center"/>
          </w:tcPr>
          <w:p w14:paraId="1F121781" w14:textId="77777777" w:rsidR="008D4802" w:rsidRPr="00051345" w:rsidRDefault="008D4802" w:rsidP="003D525B">
            <w:pPr>
              <w:pStyle w:val="TableField-Left"/>
              <w:rPr>
                <w:rFonts w:ascii="Calibri Light" w:hAnsi="Calibri Light" w:cs="Arial"/>
              </w:rPr>
            </w:pPr>
            <w:r>
              <w:rPr>
                <w:rFonts w:ascii="Calibri Light" w:hAnsi="Calibri Light" w:cs="Arial"/>
              </w:rPr>
              <w:t>Hybris C4C</w:t>
            </w:r>
          </w:p>
        </w:tc>
        <w:tc>
          <w:tcPr>
            <w:tcW w:w="1080" w:type="dxa"/>
            <w:vAlign w:val="center"/>
          </w:tcPr>
          <w:p w14:paraId="141C7420" w14:textId="2F880EC8" w:rsidR="008D4802" w:rsidRPr="00051345" w:rsidRDefault="0095574A" w:rsidP="003D525B">
            <w:pPr>
              <w:pStyle w:val="TableField-Left"/>
              <w:rPr>
                <w:rFonts w:ascii="Calibri Light" w:hAnsi="Calibri Light" w:cs="Arial"/>
              </w:rPr>
            </w:pPr>
            <w:r>
              <w:rPr>
                <w:rFonts w:ascii="Calibri Light" w:hAnsi="Calibri Light" w:cs="Arial"/>
              </w:rPr>
              <w:t>Bill Inquiry User</w:t>
            </w:r>
          </w:p>
        </w:tc>
        <w:tc>
          <w:tcPr>
            <w:tcW w:w="2070" w:type="dxa"/>
          </w:tcPr>
          <w:p w14:paraId="4949632A" w14:textId="77777777" w:rsidR="008D4802" w:rsidRDefault="008D4802" w:rsidP="003D525B">
            <w:pPr>
              <w:pStyle w:val="TableField-Left"/>
              <w:rPr>
                <w:rFonts w:ascii="Calibri Light" w:hAnsi="Calibri Light" w:cs="Arial"/>
              </w:rPr>
            </w:pPr>
          </w:p>
        </w:tc>
      </w:tr>
      <w:tr w:rsidR="008D4802" w:rsidRPr="00051345" w14:paraId="6EB13126" w14:textId="6AF50705" w:rsidTr="008D4802">
        <w:trPr>
          <w:cantSplit/>
          <w:trHeight w:val="432"/>
        </w:trPr>
        <w:tc>
          <w:tcPr>
            <w:tcW w:w="828" w:type="dxa"/>
            <w:vAlign w:val="center"/>
          </w:tcPr>
          <w:p w14:paraId="63FB6EB0" w14:textId="77777777" w:rsidR="008D4802" w:rsidRPr="00051345" w:rsidRDefault="008D4802" w:rsidP="003D525B">
            <w:pPr>
              <w:pStyle w:val="TableField-Center"/>
              <w:rPr>
                <w:rFonts w:ascii="Calibri Light" w:hAnsi="Calibri Light" w:cs="Arial"/>
              </w:rPr>
            </w:pPr>
            <w:r w:rsidRPr="00051345">
              <w:rPr>
                <w:rFonts w:ascii="Calibri Light" w:hAnsi="Calibri Light" w:cs="Arial"/>
              </w:rPr>
              <w:t>30.</w:t>
            </w:r>
          </w:p>
        </w:tc>
        <w:tc>
          <w:tcPr>
            <w:tcW w:w="4009" w:type="dxa"/>
            <w:vAlign w:val="center"/>
          </w:tcPr>
          <w:p w14:paraId="3FD251B8" w14:textId="6FC5CBBD" w:rsidR="008D4802" w:rsidRDefault="008D4802" w:rsidP="003D525B">
            <w:pPr>
              <w:pStyle w:val="TableField-Left"/>
              <w:rPr>
                <w:rFonts w:ascii="Calibri Light" w:hAnsi="Calibri Light" w:cs="Tahoma"/>
                <w:b/>
              </w:rPr>
            </w:pPr>
            <w:r>
              <w:rPr>
                <w:rFonts w:ascii="Calibri Light" w:hAnsi="Calibri Light" w:cs="Tahoma"/>
                <w:b/>
              </w:rPr>
              <w:t>Update E-Bill</w:t>
            </w:r>
          </w:p>
          <w:p w14:paraId="0295DC62" w14:textId="77777777" w:rsidR="008D4802" w:rsidRDefault="008D4802" w:rsidP="003D525B">
            <w:pPr>
              <w:pStyle w:val="TableField-Left"/>
              <w:rPr>
                <w:rFonts w:ascii="Calibri Light" w:hAnsi="Calibri Light" w:cs="Tahoma"/>
                <w:b/>
              </w:rPr>
            </w:pPr>
          </w:p>
          <w:p w14:paraId="4A345B97" w14:textId="0C2F5FA6" w:rsidR="008D4802" w:rsidRPr="008C26AD" w:rsidRDefault="008D4802" w:rsidP="008C26AD">
            <w:pPr>
              <w:pStyle w:val="TableField-Left"/>
              <w:rPr>
                <w:rFonts w:ascii="Calibri Light" w:hAnsi="Calibri Light" w:cs="Tahoma"/>
              </w:rPr>
            </w:pPr>
            <w:r>
              <w:rPr>
                <w:rFonts w:ascii="Calibri Light" w:hAnsi="Calibri Light" w:cs="Tahoma"/>
              </w:rPr>
              <w:t>Update CA with E-Bill</w:t>
            </w:r>
            <w:r w:rsidRPr="008C26AD">
              <w:rPr>
                <w:rFonts w:ascii="Calibri Light" w:hAnsi="Calibri Light" w:cs="Tahoma"/>
                <w:color w:val="000000"/>
                <w:lang w:eastAsia="de-CH"/>
              </w:rPr>
              <w:t xml:space="preserve"> </w:t>
            </w:r>
          </w:p>
        </w:tc>
        <w:tc>
          <w:tcPr>
            <w:tcW w:w="1890" w:type="dxa"/>
            <w:vAlign w:val="center"/>
          </w:tcPr>
          <w:p w14:paraId="55AA8E57" w14:textId="34415B61" w:rsidR="008D4802" w:rsidRPr="00051345" w:rsidRDefault="008D4802" w:rsidP="003D525B">
            <w:pPr>
              <w:pStyle w:val="TableField-Left"/>
              <w:rPr>
                <w:rFonts w:ascii="Calibri Light" w:hAnsi="Calibri Light" w:cs="Arial"/>
              </w:rPr>
            </w:pPr>
            <w:r>
              <w:rPr>
                <w:rFonts w:ascii="Calibri Light" w:hAnsi="Calibri Light" w:cs="Arial"/>
              </w:rPr>
              <w:t>CAA2</w:t>
            </w:r>
          </w:p>
        </w:tc>
        <w:tc>
          <w:tcPr>
            <w:tcW w:w="1080" w:type="dxa"/>
            <w:vAlign w:val="center"/>
          </w:tcPr>
          <w:p w14:paraId="0B239253" w14:textId="1D3D8616" w:rsidR="008D4802" w:rsidRPr="00051345" w:rsidRDefault="0095574A" w:rsidP="003D525B">
            <w:pPr>
              <w:pStyle w:val="TableField-Left"/>
              <w:rPr>
                <w:rFonts w:ascii="Calibri Light" w:hAnsi="Calibri Light" w:cs="Arial"/>
              </w:rPr>
            </w:pPr>
            <w:r>
              <w:rPr>
                <w:rFonts w:ascii="Calibri Light" w:hAnsi="Calibri Light" w:cs="Arial"/>
              </w:rPr>
              <w:t>Bill Inquiry User</w:t>
            </w:r>
          </w:p>
        </w:tc>
        <w:tc>
          <w:tcPr>
            <w:tcW w:w="2070" w:type="dxa"/>
          </w:tcPr>
          <w:p w14:paraId="551B2867" w14:textId="77777777" w:rsidR="008D4802" w:rsidRDefault="008D4802" w:rsidP="003D525B">
            <w:pPr>
              <w:pStyle w:val="TableField-Left"/>
              <w:rPr>
                <w:rFonts w:ascii="Calibri Light" w:hAnsi="Calibri Light" w:cs="Arial"/>
              </w:rPr>
            </w:pPr>
          </w:p>
        </w:tc>
      </w:tr>
      <w:tr w:rsidR="008D4802" w:rsidRPr="00051345" w14:paraId="45549CE8" w14:textId="5DFE46E9" w:rsidTr="008D4802">
        <w:trPr>
          <w:cantSplit/>
          <w:trHeight w:val="432"/>
        </w:trPr>
        <w:tc>
          <w:tcPr>
            <w:tcW w:w="828" w:type="dxa"/>
            <w:vAlign w:val="center"/>
          </w:tcPr>
          <w:p w14:paraId="1EB76516" w14:textId="77777777" w:rsidR="008D4802" w:rsidRDefault="008D4802" w:rsidP="003D525B">
            <w:pPr>
              <w:pStyle w:val="TableField-Center"/>
              <w:rPr>
                <w:rFonts w:ascii="Calibri Light" w:hAnsi="Calibri Light" w:cs="Arial"/>
              </w:rPr>
            </w:pPr>
            <w:r>
              <w:rPr>
                <w:rFonts w:ascii="Calibri Light" w:hAnsi="Calibri Light" w:cs="Arial"/>
              </w:rPr>
              <w:t>40.</w:t>
            </w:r>
          </w:p>
        </w:tc>
        <w:tc>
          <w:tcPr>
            <w:tcW w:w="4009" w:type="dxa"/>
            <w:vAlign w:val="center"/>
          </w:tcPr>
          <w:p w14:paraId="7CADAE37" w14:textId="77777777" w:rsidR="008D4802" w:rsidRDefault="008D4802" w:rsidP="003D525B">
            <w:pPr>
              <w:pStyle w:val="TableField-Left"/>
              <w:rPr>
                <w:rFonts w:ascii="Calibri Light" w:hAnsi="Calibri Light" w:cs="Arial"/>
                <w:b/>
              </w:rPr>
            </w:pPr>
            <w:r>
              <w:rPr>
                <w:rFonts w:ascii="Calibri Light" w:hAnsi="Calibri Light" w:cs="Arial"/>
                <w:b/>
              </w:rPr>
              <w:t>Create Activity</w:t>
            </w:r>
          </w:p>
          <w:p w14:paraId="2E018126" w14:textId="77777777" w:rsidR="008D4802" w:rsidRDefault="008D4802" w:rsidP="003D525B">
            <w:pPr>
              <w:pStyle w:val="TableField-Left"/>
              <w:rPr>
                <w:rFonts w:ascii="Calibri Light" w:hAnsi="Calibri Light" w:cs="Arial"/>
                <w:b/>
              </w:rPr>
            </w:pPr>
          </w:p>
          <w:p w14:paraId="0AC44A60" w14:textId="77777777" w:rsidR="008D4802" w:rsidRPr="008C26AD" w:rsidRDefault="008D4802" w:rsidP="003D525B">
            <w:pPr>
              <w:pStyle w:val="TableField-Left"/>
              <w:rPr>
                <w:rFonts w:ascii="Calibri Light" w:hAnsi="Calibri Light" w:cs="Arial"/>
              </w:rPr>
            </w:pPr>
            <w:r w:rsidRPr="008C26AD">
              <w:rPr>
                <w:rFonts w:ascii="Calibri Light" w:hAnsi="Calibri Light" w:cs="Arial"/>
              </w:rPr>
              <w:t>CCC/BCD Representative manually creates an Activity to document enrollment/de-enrollment in E-Bill</w:t>
            </w:r>
            <w:r>
              <w:rPr>
                <w:rFonts w:ascii="Calibri Light" w:hAnsi="Calibri Light" w:cs="Arial"/>
              </w:rPr>
              <w:t>.  Once this is complete, go to Step 120.</w:t>
            </w:r>
          </w:p>
        </w:tc>
        <w:tc>
          <w:tcPr>
            <w:tcW w:w="1890" w:type="dxa"/>
            <w:vAlign w:val="center"/>
          </w:tcPr>
          <w:p w14:paraId="276607DD" w14:textId="77777777" w:rsidR="008D4802" w:rsidRDefault="008D4802" w:rsidP="003D525B">
            <w:pPr>
              <w:pStyle w:val="TableField-Left"/>
              <w:rPr>
                <w:rFonts w:ascii="Calibri Light" w:hAnsi="Calibri Light" w:cs="Arial"/>
              </w:rPr>
            </w:pPr>
            <w:r>
              <w:rPr>
                <w:rFonts w:ascii="Calibri Light" w:hAnsi="Calibri Light" w:cs="Arial"/>
              </w:rPr>
              <w:t>Hybris C4C</w:t>
            </w:r>
          </w:p>
        </w:tc>
        <w:tc>
          <w:tcPr>
            <w:tcW w:w="1080" w:type="dxa"/>
            <w:vAlign w:val="center"/>
          </w:tcPr>
          <w:p w14:paraId="10486B9A" w14:textId="3C1BAB26" w:rsidR="008D4802" w:rsidRDefault="0095574A" w:rsidP="003D525B">
            <w:pPr>
              <w:pStyle w:val="TableField-Left"/>
              <w:rPr>
                <w:rFonts w:ascii="Calibri Light" w:hAnsi="Calibri Light" w:cs="Arial"/>
              </w:rPr>
            </w:pPr>
            <w:r>
              <w:rPr>
                <w:rFonts w:ascii="Calibri Light" w:hAnsi="Calibri Light" w:cs="Arial"/>
              </w:rPr>
              <w:t>Bill Inquiry User</w:t>
            </w:r>
          </w:p>
        </w:tc>
        <w:tc>
          <w:tcPr>
            <w:tcW w:w="2070" w:type="dxa"/>
          </w:tcPr>
          <w:p w14:paraId="7EF33481" w14:textId="77777777" w:rsidR="008D4802" w:rsidRDefault="008D4802" w:rsidP="003D525B">
            <w:pPr>
              <w:pStyle w:val="TableField-Left"/>
              <w:rPr>
                <w:rFonts w:ascii="Calibri Light" w:hAnsi="Calibri Light" w:cs="Arial"/>
              </w:rPr>
            </w:pPr>
          </w:p>
        </w:tc>
      </w:tr>
      <w:tr w:rsidR="008D4802" w:rsidRPr="00051345" w14:paraId="559E25DF" w14:textId="15A16D5F" w:rsidTr="008D4802">
        <w:trPr>
          <w:cantSplit/>
          <w:trHeight w:val="432"/>
        </w:trPr>
        <w:tc>
          <w:tcPr>
            <w:tcW w:w="828" w:type="dxa"/>
            <w:vAlign w:val="center"/>
          </w:tcPr>
          <w:p w14:paraId="5A143F54" w14:textId="77777777" w:rsidR="008D4802" w:rsidRPr="00051345" w:rsidRDefault="008D4802" w:rsidP="003D525B">
            <w:pPr>
              <w:pStyle w:val="TableField-Center"/>
              <w:rPr>
                <w:rFonts w:ascii="Calibri Light" w:hAnsi="Calibri Light" w:cs="Arial"/>
              </w:rPr>
            </w:pPr>
            <w:r>
              <w:rPr>
                <w:rFonts w:ascii="Calibri Light" w:hAnsi="Calibri Light" w:cs="Arial"/>
              </w:rPr>
              <w:t>50.</w:t>
            </w:r>
          </w:p>
        </w:tc>
        <w:tc>
          <w:tcPr>
            <w:tcW w:w="4009" w:type="dxa"/>
            <w:vAlign w:val="center"/>
          </w:tcPr>
          <w:p w14:paraId="55CE6B8E" w14:textId="77777777" w:rsidR="008D4802" w:rsidRPr="00871283" w:rsidRDefault="008D4802" w:rsidP="003D525B">
            <w:pPr>
              <w:pStyle w:val="TableField-Left"/>
              <w:rPr>
                <w:rFonts w:ascii="Calibri Light" w:hAnsi="Calibri Light" w:cs="Arial"/>
              </w:rPr>
            </w:pPr>
            <w:r w:rsidRPr="00051345">
              <w:rPr>
                <w:rFonts w:ascii="Calibri Light" w:hAnsi="Calibri Light" w:cs="Arial"/>
                <w:b/>
              </w:rPr>
              <w:t>Start</w:t>
            </w:r>
            <w:r>
              <w:rPr>
                <w:rFonts w:ascii="Calibri Light" w:hAnsi="Calibri Light" w:cs="Arial"/>
                <w:b/>
              </w:rPr>
              <w:t xml:space="preserve"> (SCE.COM)</w:t>
            </w:r>
          </w:p>
        </w:tc>
        <w:tc>
          <w:tcPr>
            <w:tcW w:w="1890" w:type="dxa"/>
            <w:vAlign w:val="center"/>
          </w:tcPr>
          <w:p w14:paraId="6B0111F5" w14:textId="77777777" w:rsidR="008D4802" w:rsidRPr="00051345" w:rsidRDefault="008D4802" w:rsidP="003D525B">
            <w:pPr>
              <w:pStyle w:val="TableField-Left"/>
              <w:rPr>
                <w:rFonts w:ascii="Calibri Light" w:hAnsi="Calibri Light" w:cs="Arial"/>
              </w:rPr>
            </w:pPr>
            <w:r>
              <w:rPr>
                <w:rFonts w:ascii="Calibri Light" w:hAnsi="Calibri Light" w:cs="Arial"/>
              </w:rPr>
              <w:t>N/A</w:t>
            </w:r>
          </w:p>
        </w:tc>
        <w:tc>
          <w:tcPr>
            <w:tcW w:w="1080" w:type="dxa"/>
            <w:vAlign w:val="center"/>
          </w:tcPr>
          <w:p w14:paraId="231AC902" w14:textId="77777777" w:rsidR="008D4802" w:rsidRPr="00051345" w:rsidRDefault="008D4802" w:rsidP="003D525B">
            <w:pPr>
              <w:pStyle w:val="TableField-Left"/>
              <w:rPr>
                <w:rFonts w:ascii="Calibri Light" w:hAnsi="Calibri Light" w:cs="Arial"/>
              </w:rPr>
            </w:pPr>
            <w:r>
              <w:rPr>
                <w:rFonts w:ascii="Calibri Light" w:hAnsi="Calibri Light" w:cs="Arial"/>
              </w:rPr>
              <w:t>N/A</w:t>
            </w:r>
          </w:p>
        </w:tc>
        <w:tc>
          <w:tcPr>
            <w:tcW w:w="2070" w:type="dxa"/>
          </w:tcPr>
          <w:p w14:paraId="6CED8AC9" w14:textId="77777777" w:rsidR="008D4802" w:rsidRDefault="008D4802" w:rsidP="003D525B">
            <w:pPr>
              <w:pStyle w:val="TableField-Left"/>
              <w:rPr>
                <w:rFonts w:ascii="Calibri Light" w:hAnsi="Calibri Light" w:cs="Arial"/>
              </w:rPr>
            </w:pPr>
          </w:p>
        </w:tc>
      </w:tr>
      <w:tr w:rsidR="008D4802" w:rsidRPr="00051345" w14:paraId="37FAE95B" w14:textId="1D8AD53A" w:rsidTr="008D4802">
        <w:trPr>
          <w:cantSplit/>
          <w:trHeight w:val="432"/>
        </w:trPr>
        <w:tc>
          <w:tcPr>
            <w:tcW w:w="828" w:type="dxa"/>
            <w:vAlign w:val="center"/>
          </w:tcPr>
          <w:p w14:paraId="2F1FB52E" w14:textId="77777777" w:rsidR="008D4802" w:rsidRPr="00051345" w:rsidRDefault="008D4802" w:rsidP="003D525B">
            <w:pPr>
              <w:pStyle w:val="TableField-Center"/>
              <w:rPr>
                <w:rFonts w:ascii="Calibri Light" w:hAnsi="Calibri Light" w:cs="Arial"/>
              </w:rPr>
            </w:pPr>
            <w:r>
              <w:rPr>
                <w:rFonts w:ascii="Calibri Light" w:hAnsi="Calibri Light" w:cs="Arial"/>
              </w:rPr>
              <w:t>60.</w:t>
            </w:r>
          </w:p>
        </w:tc>
        <w:tc>
          <w:tcPr>
            <w:tcW w:w="4009" w:type="dxa"/>
            <w:vAlign w:val="center"/>
          </w:tcPr>
          <w:p w14:paraId="6E765F07" w14:textId="77777777" w:rsidR="008D4802" w:rsidRPr="00111439" w:rsidRDefault="008D4802" w:rsidP="003D525B">
            <w:pPr>
              <w:pStyle w:val="TableField-Left"/>
              <w:rPr>
                <w:rFonts w:ascii="Calibri Light" w:hAnsi="Calibri Light" w:cs="Arial"/>
                <w:b/>
              </w:rPr>
            </w:pPr>
            <w:r>
              <w:rPr>
                <w:rFonts w:ascii="Calibri Light" w:hAnsi="Calibri Light" w:cs="Arial"/>
                <w:b/>
              </w:rPr>
              <w:t>BP Makes Online Payment or Enrolls in Direct Pay</w:t>
            </w:r>
          </w:p>
        </w:tc>
        <w:tc>
          <w:tcPr>
            <w:tcW w:w="1890" w:type="dxa"/>
            <w:vAlign w:val="center"/>
          </w:tcPr>
          <w:p w14:paraId="4E288E05" w14:textId="77777777" w:rsidR="008D4802" w:rsidRPr="00051345" w:rsidRDefault="008D4802" w:rsidP="003D525B">
            <w:pPr>
              <w:pStyle w:val="TableField-Left"/>
              <w:rPr>
                <w:rFonts w:ascii="Calibri Light" w:hAnsi="Calibri Light" w:cs="Arial"/>
              </w:rPr>
            </w:pPr>
            <w:r>
              <w:rPr>
                <w:rFonts w:ascii="Calibri Light" w:hAnsi="Calibri Light" w:cs="Arial"/>
              </w:rPr>
              <w:t>N/A</w:t>
            </w:r>
          </w:p>
        </w:tc>
        <w:tc>
          <w:tcPr>
            <w:tcW w:w="1080" w:type="dxa"/>
            <w:vAlign w:val="center"/>
          </w:tcPr>
          <w:p w14:paraId="04DD4709" w14:textId="77777777" w:rsidR="008D4802" w:rsidRPr="00051345" w:rsidRDefault="008D4802" w:rsidP="003D525B">
            <w:pPr>
              <w:pStyle w:val="TableField-Left"/>
              <w:rPr>
                <w:rFonts w:ascii="Calibri Light" w:hAnsi="Calibri Light" w:cs="Arial"/>
              </w:rPr>
            </w:pPr>
            <w:r>
              <w:rPr>
                <w:rFonts w:ascii="Calibri Light" w:hAnsi="Calibri Light" w:cs="Arial"/>
              </w:rPr>
              <w:t>N/A</w:t>
            </w:r>
          </w:p>
        </w:tc>
        <w:tc>
          <w:tcPr>
            <w:tcW w:w="2070" w:type="dxa"/>
          </w:tcPr>
          <w:p w14:paraId="7222D4C1" w14:textId="77777777" w:rsidR="008D4802" w:rsidRDefault="008D4802" w:rsidP="003D525B">
            <w:pPr>
              <w:pStyle w:val="TableField-Left"/>
              <w:rPr>
                <w:rFonts w:ascii="Calibri Light" w:hAnsi="Calibri Light" w:cs="Arial"/>
              </w:rPr>
            </w:pPr>
          </w:p>
        </w:tc>
      </w:tr>
      <w:tr w:rsidR="008D4802" w:rsidRPr="00051345" w14:paraId="37FB8E01" w14:textId="3B1AF05E" w:rsidTr="008D4802">
        <w:trPr>
          <w:cantSplit/>
          <w:trHeight w:val="432"/>
        </w:trPr>
        <w:tc>
          <w:tcPr>
            <w:tcW w:w="828" w:type="dxa"/>
            <w:vAlign w:val="center"/>
          </w:tcPr>
          <w:p w14:paraId="2FD70DAB" w14:textId="77777777" w:rsidR="008D4802" w:rsidRDefault="008D4802" w:rsidP="003D525B">
            <w:pPr>
              <w:pStyle w:val="TableField-Center"/>
              <w:rPr>
                <w:rFonts w:ascii="Calibri Light" w:hAnsi="Calibri Light" w:cs="Arial"/>
              </w:rPr>
            </w:pPr>
            <w:r>
              <w:rPr>
                <w:rFonts w:ascii="Calibri Light" w:hAnsi="Calibri Light" w:cs="Arial"/>
              </w:rPr>
              <w:lastRenderedPageBreak/>
              <w:t>70.</w:t>
            </w:r>
          </w:p>
        </w:tc>
        <w:tc>
          <w:tcPr>
            <w:tcW w:w="4009" w:type="dxa"/>
            <w:vAlign w:val="center"/>
          </w:tcPr>
          <w:p w14:paraId="68342924" w14:textId="77777777" w:rsidR="008D4802" w:rsidRDefault="008D4802" w:rsidP="003D525B">
            <w:pPr>
              <w:pStyle w:val="TableField-Left"/>
              <w:rPr>
                <w:rFonts w:ascii="Calibri Light" w:hAnsi="Calibri Light" w:cs="Arial"/>
                <w:b/>
              </w:rPr>
            </w:pPr>
            <w:r>
              <w:rPr>
                <w:rFonts w:ascii="Calibri Light" w:hAnsi="Calibri Light" w:cs="Arial"/>
                <w:b/>
              </w:rPr>
              <w:t>Default Contract Account to E-Bill</w:t>
            </w:r>
          </w:p>
          <w:p w14:paraId="341B49FB" w14:textId="77777777" w:rsidR="008D4802" w:rsidRDefault="008D4802" w:rsidP="003D525B">
            <w:pPr>
              <w:pStyle w:val="TableField-Left"/>
              <w:rPr>
                <w:rFonts w:ascii="Calibri Light" w:hAnsi="Calibri Light" w:cs="Arial"/>
                <w:b/>
              </w:rPr>
            </w:pPr>
          </w:p>
          <w:p w14:paraId="15F1FE59" w14:textId="77777777" w:rsidR="008D4802" w:rsidRPr="008C26AD" w:rsidRDefault="008D4802" w:rsidP="003D525B">
            <w:pPr>
              <w:pStyle w:val="TableField-Left"/>
              <w:rPr>
                <w:rFonts w:ascii="Calibri Light" w:hAnsi="Calibri Light" w:cs="Arial"/>
              </w:rPr>
            </w:pPr>
            <w:r w:rsidRPr="008C26AD">
              <w:rPr>
                <w:rFonts w:ascii="Calibri Light" w:hAnsi="Calibri Light" w:cs="Arial"/>
              </w:rPr>
              <w:t>When a BP makes an online payment or enrolls in Direct Pay through SCE.COM, the CA is automatically enrolled in E-Bill</w:t>
            </w:r>
          </w:p>
        </w:tc>
        <w:tc>
          <w:tcPr>
            <w:tcW w:w="1890" w:type="dxa"/>
            <w:vAlign w:val="center"/>
          </w:tcPr>
          <w:p w14:paraId="7FB75FD7" w14:textId="77777777" w:rsidR="008D4802" w:rsidRDefault="008D4802" w:rsidP="003D525B">
            <w:pPr>
              <w:pStyle w:val="TableField-Left"/>
              <w:rPr>
                <w:rFonts w:ascii="Calibri Light" w:hAnsi="Calibri Light" w:cs="Arial"/>
              </w:rPr>
            </w:pPr>
            <w:r>
              <w:rPr>
                <w:rFonts w:ascii="Calibri Light" w:hAnsi="Calibri Light" w:cs="Arial"/>
              </w:rPr>
              <w:t>S/4HANA</w:t>
            </w:r>
          </w:p>
        </w:tc>
        <w:tc>
          <w:tcPr>
            <w:tcW w:w="1080" w:type="dxa"/>
            <w:vAlign w:val="center"/>
          </w:tcPr>
          <w:p w14:paraId="38E4AE32" w14:textId="77777777" w:rsidR="008D4802" w:rsidRDefault="008D4802" w:rsidP="003D525B">
            <w:pPr>
              <w:pStyle w:val="TableField-Left"/>
              <w:rPr>
                <w:rFonts w:ascii="Calibri Light" w:hAnsi="Calibri Light" w:cs="Arial"/>
              </w:rPr>
            </w:pPr>
            <w:r>
              <w:rPr>
                <w:rFonts w:ascii="Calibri Light" w:hAnsi="Calibri Light" w:cs="Arial"/>
              </w:rPr>
              <w:t>N/A</w:t>
            </w:r>
          </w:p>
        </w:tc>
        <w:tc>
          <w:tcPr>
            <w:tcW w:w="2070" w:type="dxa"/>
          </w:tcPr>
          <w:p w14:paraId="13841BCB" w14:textId="77777777" w:rsidR="008D4802" w:rsidRDefault="008D4802" w:rsidP="003D525B">
            <w:pPr>
              <w:pStyle w:val="TableField-Left"/>
              <w:rPr>
                <w:rFonts w:ascii="Calibri Light" w:hAnsi="Calibri Light" w:cs="Arial"/>
              </w:rPr>
            </w:pPr>
          </w:p>
        </w:tc>
      </w:tr>
      <w:tr w:rsidR="008D4802" w:rsidRPr="00051345" w14:paraId="3BE5227D" w14:textId="7194F82F" w:rsidTr="008D4802">
        <w:trPr>
          <w:cantSplit/>
          <w:trHeight w:val="432"/>
        </w:trPr>
        <w:tc>
          <w:tcPr>
            <w:tcW w:w="828" w:type="dxa"/>
            <w:vAlign w:val="center"/>
          </w:tcPr>
          <w:p w14:paraId="48838E09" w14:textId="77777777" w:rsidR="008D4802" w:rsidRDefault="008D4802" w:rsidP="008C26AD">
            <w:pPr>
              <w:pStyle w:val="TableField-Center"/>
              <w:rPr>
                <w:rFonts w:ascii="Calibri Light" w:hAnsi="Calibri Light" w:cs="Arial"/>
              </w:rPr>
            </w:pPr>
            <w:r>
              <w:rPr>
                <w:rFonts w:ascii="Calibri Light" w:hAnsi="Calibri Light" w:cs="Arial"/>
              </w:rPr>
              <w:t>80.</w:t>
            </w:r>
          </w:p>
        </w:tc>
        <w:tc>
          <w:tcPr>
            <w:tcW w:w="4009" w:type="dxa"/>
            <w:vAlign w:val="center"/>
          </w:tcPr>
          <w:p w14:paraId="79ECC8A8" w14:textId="77777777" w:rsidR="008D4802" w:rsidRDefault="008D4802" w:rsidP="008C26AD">
            <w:pPr>
              <w:pStyle w:val="TableField-Left"/>
              <w:rPr>
                <w:rFonts w:ascii="Calibri Light" w:hAnsi="Calibri Light" w:cs="Arial"/>
                <w:b/>
              </w:rPr>
            </w:pPr>
            <w:r>
              <w:rPr>
                <w:rFonts w:ascii="Calibri Light" w:hAnsi="Calibri Light" w:cs="Arial"/>
                <w:b/>
              </w:rPr>
              <w:t>Create Customer Contact</w:t>
            </w:r>
          </w:p>
          <w:p w14:paraId="0BDAC9A0" w14:textId="77777777" w:rsidR="008D4802" w:rsidRDefault="008D4802" w:rsidP="008C26AD">
            <w:pPr>
              <w:pStyle w:val="TableField-Left"/>
              <w:rPr>
                <w:rFonts w:ascii="Calibri Light" w:hAnsi="Calibri Light" w:cs="Arial"/>
                <w:b/>
              </w:rPr>
            </w:pPr>
          </w:p>
          <w:p w14:paraId="6375A483" w14:textId="77777777" w:rsidR="008D4802" w:rsidRPr="008C26AD" w:rsidRDefault="008D4802" w:rsidP="008C26AD">
            <w:pPr>
              <w:pStyle w:val="TableField-Left"/>
              <w:rPr>
                <w:rFonts w:ascii="Calibri Light" w:hAnsi="Calibri Light" w:cs="Arial"/>
              </w:rPr>
            </w:pPr>
            <w:r w:rsidRPr="008C26AD">
              <w:rPr>
                <w:rFonts w:ascii="Calibri Light" w:hAnsi="Calibri Light" w:cs="Arial"/>
              </w:rPr>
              <w:t>An Customer Contact is automatically created to document the CA being defaulted to E-Bill</w:t>
            </w:r>
          </w:p>
        </w:tc>
        <w:tc>
          <w:tcPr>
            <w:tcW w:w="1890" w:type="dxa"/>
            <w:vAlign w:val="center"/>
          </w:tcPr>
          <w:p w14:paraId="333527EE" w14:textId="77777777" w:rsidR="008D4802" w:rsidRDefault="008D4802" w:rsidP="008C26AD">
            <w:pPr>
              <w:pStyle w:val="TableField-Left"/>
              <w:rPr>
                <w:rFonts w:ascii="Calibri Light" w:hAnsi="Calibri Light" w:cs="Arial"/>
              </w:rPr>
            </w:pPr>
            <w:r>
              <w:rPr>
                <w:rFonts w:ascii="Calibri Light" w:hAnsi="Calibri Light" w:cs="Arial"/>
              </w:rPr>
              <w:t>S/4HANA</w:t>
            </w:r>
          </w:p>
        </w:tc>
        <w:tc>
          <w:tcPr>
            <w:tcW w:w="1080" w:type="dxa"/>
            <w:vAlign w:val="center"/>
          </w:tcPr>
          <w:p w14:paraId="1949B659" w14:textId="77777777" w:rsidR="008D4802" w:rsidRDefault="008D4802" w:rsidP="008C26AD">
            <w:pPr>
              <w:pStyle w:val="TableField-Left"/>
              <w:rPr>
                <w:rFonts w:ascii="Calibri Light" w:hAnsi="Calibri Light" w:cs="Arial"/>
              </w:rPr>
            </w:pPr>
            <w:r>
              <w:rPr>
                <w:rFonts w:ascii="Calibri Light" w:hAnsi="Calibri Light" w:cs="Arial"/>
              </w:rPr>
              <w:t>N/A</w:t>
            </w:r>
          </w:p>
        </w:tc>
        <w:tc>
          <w:tcPr>
            <w:tcW w:w="2070" w:type="dxa"/>
          </w:tcPr>
          <w:p w14:paraId="7B021A95" w14:textId="77777777" w:rsidR="008D4802" w:rsidRDefault="008D4802" w:rsidP="008C26AD">
            <w:pPr>
              <w:pStyle w:val="TableField-Left"/>
              <w:rPr>
                <w:rFonts w:ascii="Calibri Light" w:hAnsi="Calibri Light" w:cs="Arial"/>
              </w:rPr>
            </w:pPr>
          </w:p>
        </w:tc>
      </w:tr>
      <w:tr w:rsidR="008D4802" w:rsidRPr="00051345" w14:paraId="23134549" w14:textId="4001563A" w:rsidTr="008D4802">
        <w:trPr>
          <w:cantSplit/>
          <w:trHeight w:val="432"/>
        </w:trPr>
        <w:tc>
          <w:tcPr>
            <w:tcW w:w="828" w:type="dxa"/>
            <w:vAlign w:val="center"/>
          </w:tcPr>
          <w:p w14:paraId="6068EB0D" w14:textId="77777777" w:rsidR="008D4802" w:rsidRDefault="008D4802" w:rsidP="008C26AD">
            <w:pPr>
              <w:pStyle w:val="TableField-Center"/>
              <w:rPr>
                <w:rFonts w:ascii="Calibri Light" w:hAnsi="Calibri Light" w:cs="Arial"/>
              </w:rPr>
            </w:pPr>
            <w:r>
              <w:rPr>
                <w:rFonts w:ascii="Calibri Light" w:hAnsi="Calibri Light" w:cs="Arial"/>
              </w:rPr>
              <w:t>90</w:t>
            </w:r>
          </w:p>
        </w:tc>
        <w:tc>
          <w:tcPr>
            <w:tcW w:w="4009" w:type="dxa"/>
            <w:vAlign w:val="center"/>
          </w:tcPr>
          <w:p w14:paraId="340E432A" w14:textId="77777777" w:rsidR="008D4802" w:rsidRPr="00111439" w:rsidRDefault="008D4802" w:rsidP="008C26AD">
            <w:pPr>
              <w:pStyle w:val="TableField-Left"/>
              <w:rPr>
                <w:rFonts w:ascii="Calibri Light" w:hAnsi="Calibri Light" w:cs="Arial"/>
                <w:b/>
              </w:rPr>
            </w:pPr>
            <w:r w:rsidRPr="00051345">
              <w:rPr>
                <w:rFonts w:ascii="Calibri Light" w:hAnsi="Calibri Light" w:cs="Arial"/>
                <w:b/>
              </w:rPr>
              <w:t>Start</w:t>
            </w:r>
            <w:r>
              <w:rPr>
                <w:rFonts w:ascii="Calibri Light" w:hAnsi="Calibri Light" w:cs="Arial"/>
                <w:b/>
              </w:rPr>
              <w:t xml:space="preserve"> (3</w:t>
            </w:r>
            <w:r w:rsidRPr="008C26AD">
              <w:rPr>
                <w:rFonts w:ascii="Calibri Light" w:hAnsi="Calibri Light" w:cs="Arial"/>
                <w:b/>
                <w:vertAlign w:val="superscript"/>
              </w:rPr>
              <w:t>rd</w:t>
            </w:r>
            <w:r>
              <w:rPr>
                <w:rFonts w:ascii="Calibri Light" w:hAnsi="Calibri Light" w:cs="Arial"/>
                <w:b/>
              </w:rPr>
              <w:t xml:space="preserve"> Party)</w:t>
            </w:r>
          </w:p>
        </w:tc>
        <w:tc>
          <w:tcPr>
            <w:tcW w:w="1890" w:type="dxa"/>
            <w:vAlign w:val="center"/>
          </w:tcPr>
          <w:p w14:paraId="22337C40" w14:textId="77777777" w:rsidR="008D4802" w:rsidRDefault="008D4802" w:rsidP="008C26AD">
            <w:pPr>
              <w:pStyle w:val="TableField-Left"/>
              <w:rPr>
                <w:rFonts w:ascii="Calibri Light" w:hAnsi="Calibri Light" w:cs="Arial"/>
              </w:rPr>
            </w:pPr>
            <w:r>
              <w:rPr>
                <w:rFonts w:ascii="Calibri Light" w:hAnsi="Calibri Light" w:cs="Arial"/>
              </w:rPr>
              <w:t>N/A</w:t>
            </w:r>
          </w:p>
        </w:tc>
        <w:tc>
          <w:tcPr>
            <w:tcW w:w="1080" w:type="dxa"/>
            <w:vAlign w:val="center"/>
          </w:tcPr>
          <w:p w14:paraId="2C325C7F" w14:textId="77777777" w:rsidR="008D4802" w:rsidRDefault="008D4802" w:rsidP="008C26AD">
            <w:pPr>
              <w:pStyle w:val="TableField-Left"/>
              <w:rPr>
                <w:rFonts w:ascii="Calibri Light" w:hAnsi="Calibri Light" w:cs="Arial"/>
              </w:rPr>
            </w:pPr>
            <w:r>
              <w:rPr>
                <w:rFonts w:ascii="Calibri Light" w:hAnsi="Calibri Light" w:cs="Arial"/>
              </w:rPr>
              <w:t>N/A</w:t>
            </w:r>
          </w:p>
        </w:tc>
        <w:tc>
          <w:tcPr>
            <w:tcW w:w="2070" w:type="dxa"/>
          </w:tcPr>
          <w:p w14:paraId="0E55CFF5" w14:textId="77777777" w:rsidR="008D4802" w:rsidRDefault="008D4802" w:rsidP="008C26AD">
            <w:pPr>
              <w:pStyle w:val="TableField-Left"/>
              <w:rPr>
                <w:rFonts w:ascii="Calibri Light" w:hAnsi="Calibri Light" w:cs="Arial"/>
              </w:rPr>
            </w:pPr>
          </w:p>
        </w:tc>
      </w:tr>
      <w:tr w:rsidR="008D4802" w:rsidRPr="00051345" w14:paraId="2F146C4E" w14:textId="5CE0A336" w:rsidTr="008D4802">
        <w:trPr>
          <w:cantSplit/>
          <w:trHeight w:val="432"/>
        </w:trPr>
        <w:tc>
          <w:tcPr>
            <w:tcW w:w="828" w:type="dxa"/>
            <w:vAlign w:val="center"/>
          </w:tcPr>
          <w:p w14:paraId="3555D07F" w14:textId="77777777" w:rsidR="008D4802" w:rsidRDefault="008D4802" w:rsidP="008C26AD">
            <w:pPr>
              <w:pStyle w:val="TableField-Center"/>
              <w:rPr>
                <w:rFonts w:ascii="Calibri Light" w:hAnsi="Calibri Light" w:cs="Arial"/>
              </w:rPr>
            </w:pPr>
            <w:r>
              <w:rPr>
                <w:rFonts w:ascii="Calibri Light" w:hAnsi="Calibri Light" w:cs="Arial"/>
              </w:rPr>
              <w:t>100.</w:t>
            </w:r>
          </w:p>
        </w:tc>
        <w:tc>
          <w:tcPr>
            <w:tcW w:w="4009" w:type="dxa"/>
            <w:vAlign w:val="center"/>
          </w:tcPr>
          <w:p w14:paraId="382C5CD9" w14:textId="0762F2A7" w:rsidR="008D4802" w:rsidRPr="00111439" w:rsidRDefault="008D4802" w:rsidP="008C26AD">
            <w:pPr>
              <w:pStyle w:val="TableField-Left"/>
              <w:rPr>
                <w:rFonts w:ascii="Calibri Light" w:hAnsi="Calibri Light" w:cs="Arial"/>
                <w:b/>
              </w:rPr>
            </w:pPr>
            <w:r>
              <w:rPr>
                <w:rFonts w:ascii="Calibri Light" w:hAnsi="Calibri Light" w:cs="Arial"/>
                <w:b/>
              </w:rPr>
              <w:t xml:space="preserve">BP Enrolls in </w:t>
            </w:r>
            <w:del w:id="276" w:author="Tuan Yap" w:date="2019-11-26T13:43:00Z">
              <w:r w:rsidDel="001D62EC">
                <w:rPr>
                  <w:rFonts w:ascii="Calibri Light" w:hAnsi="Calibri Light" w:cs="Arial"/>
                  <w:b/>
                </w:rPr>
                <w:delText>90 E-Bill Trial throu</w:delText>
              </w:r>
            </w:del>
            <w:proofErr w:type="spellStart"/>
            <w:r>
              <w:rPr>
                <w:rFonts w:ascii="Calibri Light" w:hAnsi="Calibri Light" w:cs="Arial"/>
                <w:b/>
              </w:rPr>
              <w:t>gh</w:t>
            </w:r>
            <w:proofErr w:type="spellEnd"/>
            <w:r>
              <w:rPr>
                <w:rFonts w:ascii="Calibri Light" w:hAnsi="Calibri Light" w:cs="Arial"/>
                <w:b/>
              </w:rPr>
              <w:t xml:space="preserve"> Check Free</w:t>
            </w:r>
            <w:ins w:id="277" w:author="Tuan Yap" w:date="2019-11-26T13:43:00Z">
              <w:r w:rsidR="001D62EC">
                <w:rPr>
                  <w:rFonts w:ascii="Calibri Light" w:hAnsi="Calibri Light" w:cs="Arial"/>
                  <w:b/>
                </w:rPr>
                <w:t xml:space="preserve"> through Fiserv</w:t>
              </w:r>
            </w:ins>
          </w:p>
        </w:tc>
        <w:tc>
          <w:tcPr>
            <w:tcW w:w="1890" w:type="dxa"/>
            <w:vAlign w:val="center"/>
          </w:tcPr>
          <w:p w14:paraId="18F2B9F7" w14:textId="77777777" w:rsidR="008D4802" w:rsidRDefault="008D4802" w:rsidP="008C26AD">
            <w:pPr>
              <w:pStyle w:val="TableField-Left"/>
              <w:rPr>
                <w:rFonts w:ascii="Calibri Light" w:hAnsi="Calibri Light" w:cs="Arial"/>
              </w:rPr>
            </w:pPr>
            <w:r>
              <w:rPr>
                <w:rFonts w:ascii="Calibri Light" w:hAnsi="Calibri Light" w:cs="Arial"/>
              </w:rPr>
              <w:t>N/A</w:t>
            </w:r>
          </w:p>
        </w:tc>
        <w:tc>
          <w:tcPr>
            <w:tcW w:w="1080" w:type="dxa"/>
            <w:vAlign w:val="center"/>
          </w:tcPr>
          <w:p w14:paraId="32D4F6FF" w14:textId="77777777" w:rsidR="008D4802" w:rsidRDefault="008D4802" w:rsidP="008C26AD">
            <w:pPr>
              <w:pStyle w:val="TableField-Left"/>
              <w:rPr>
                <w:rFonts w:ascii="Calibri Light" w:hAnsi="Calibri Light" w:cs="Arial"/>
              </w:rPr>
            </w:pPr>
            <w:r>
              <w:rPr>
                <w:rFonts w:ascii="Calibri Light" w:hAnsi="Calibri Light" w:cs="Arial"/>
              </w:rPr>
              <w:t>N/A</w:t>
            </w:r>
          </w:p>
        </w:tc>
        <w:tc>
          <w:tcPr>
            <w:tcW w:w="2070" w:type="dxa"/>
          </w:tcPr>
          <w:p w14:paraId="30E2289B" w14:textId="77777777" w:rsidR="008D4802" w:rsidRDefault="008D4802" w:rsidP="008C26AD">
            <w:pPr>
              <w:pStyle w:val="TableField-Left"/>
              <w:rPr>
                <w:rFonts w:ascii="Calibri Light" w:hAnsi="Calibri Light" w:cs="Arial"/>
              </w:rPr>
            </w:pPr>
          </w:p>
        </w:tc>
      </w:tr>
      <w:tr w:rsidR="008D4802" w:rsidRPr="00051345" w14:paraId="4AEE4CA5" w14:textId="553B0E5D" w:rsidTr="008D4802">
        <w:trPr>
          <w:cantSplit/>
          <w:trHeight w:val="432"/>
        </w:trPr>
        <w:tc>
          <w:tcPr>
            <w:tcW w:w="828" w:type="dxa"/>
            <w:vAlign w:val="center"/>
          </w:tcPr>
          <w:p w14:paraId="3D8BB3BE" w14:textId="77777777" w:rsidR="008D4802" w:rsidRDefault="008D4802" w:rsidP="00716F82">
            <w:pPr>
              <w:pStyle w:val="TableField-Center"/>
              <w:rPr>
                <w:rFonts w:ascii="Calibri Light" w:hAnsi="Calibri Light" w:cs="Arial"/>
              </w:rPr>
            </w:pPr>
            <w:r>
              <w:rPr>
                <w:rFonts w:ascii="Calibri Light" w:hAnsi="Calibri Light" w:cs="Arial"/>
              </w:rPr>
              <w:t>110.</w:t>
            </w:r>
          </w:p>
        </w:tc>
        <w:tc>
          <w:tcPr>
            <w:tcW w:w="4009" w:type="dxa"/>
            <w:vAlign w:val="center"/>
          </w:tcPr>
          <w:p w14:paraId="337B5DD6" w14:textId="77777777" w:rsidR="008D4802" w:rsidRDefault="008D4802" w:rsidP="00716F82">
            <w:pPr>
              <w:pStyle w:val="TableField-Left"/>
              <w:rPr>
                <w:rFonts w:ascii="Calibri Light" w:hAnsi="Calibri Light" w:cs="Arial"/>
                <w:b/>
              </w:rPr>
            </w:pPr>
            <w:r>
              <w:rPr>
                <w:rFonts w:ascii="Calibri Light" w:hAnsi="Calibri Light" w:cs="Arial"/>
                <w:b/>
              </w:rPr>
              <w:t>Create Customer Contact</w:t>
            </w:r>
          </w:p>
          <w:p w14:paraId="1ECB9E1B" w14:textId="77777777" w:rsidR="008D4802" w:rsidRDefault="008D4802" w:rsidP="00716F82">
            <w:pPr>
              <w:pStyle w:val="TableField-Left"/>
              <w:rPr>
                <w:rFonts w:ascii="Calibri Light" w:hAnsi="Calibri Light" w:cs="Arial"/>
                <w:b/>
              </w:rPr>
            </w:pPr>
          </w:p>
          <w:p w14:paraId="047D309A" w14:textId="77777777" w:rsidR="008D4802" w:rsidRPr="00111439" w:rsidRDefault="008D4802" w:rsidP="00716F82">
            <w:pPr>
              <w:pStyle w:val="TableField-Left"/>
              <w:rPr>
                <w:rFonts w:ascii="Calibri Light" w:hAnsi="Calibri Light" w:cs="Arial"/>
                <w:b/>
              </w:rPr>
            </w:pPr>
            <w:r w:rsidRPr="008C26AD">
              <w:rPr>
                <w:rFonts w:ascii="Calibri Light" w:hAnsi="Calibri Light" w:cs="Arial"/>
              </w:rPr>
              <w:t xml:space="preserve">An Customer Contact is automatically created to document the </w:t>
            </w:r>
            <w:r>
              <w:rPr>
                <w:rFonts w:ascii="Calibri Light" w:hAnsi="Calibri Light" w:cs="Arial"/>
              </w:rPr>
              <w:t>enrollment in E-Bill via Check Free</w:t>
            </w:r>
          </w:p>
        </w:tc>
        <w:tc>
          <w:tcPr>
            <w:tcW w:w="1890" w:type="dxa"/>
            <w:vAlign w:val="center"/>
          </w:tcPr>
          <w:p w14:paraId="51BE3FAA" w14:textId="77777777" w:rsidR="008D4802" w:rsidRDefault="008D4802" w:rsidP="00716F82">
            <w:pPr>
              <w:pStyle w:val="TableField-Left"/>
              <w:rPr>
                <w:rFonts w:ascii="Calibri Light" w:hAnsi="Calibri Light" w:cs="Arial"/>
              </w:rPr>
            </w:pPr>
            <w:r>
              <w:rPr>
                <w:rFonts w:ascii="Calibri Light" w:hAnsi="Calibri Light" w:cs="Arial"/>
              </w:rPr>
              <w:t>S/4HANA</w:t>
            </w:r>
          </w:p>
        </w:tc>
        <w:tc>
          <w:tcPr>
            <w:tcW w:w="1080" w:type="dxa"/>
            <w:vAlign w:val="center"/>
          </w:tcPr>
          <w:p w14:paraId="0A9D2DAF" w14:textId="77777777" w:rsidR="008D4802" w:rsidRDefault="008D4802" w:rsidP="00716F82">
            <w:pPr>
              <w:pStyle w:val="TableField-Left"/>
              <w:rPr>
                <w:rFonts w:ascii="Calibri Light" w:hAnsi="Calibri Light" w:cs="Arial"/>
              </w:rPr>
            </w:pPr>
            <w:r>
              <w:rPr>
                <w:rFonts w:ascii="Calibri Light" w:hAnsi="Calibri Light" w:cs="Arial"/>
              </w:rPr>
              <w:t>N/A</w:t>
            </w:r>
          </w:p>
        </w:tc>
        <w:tc>
          <w:tcPr>
            <w:tcW w:w="2070" w:type="dxa"/>
          </w:tcPr>
          <w:p w14:paraId="55A2F7D3" w14:textId="77777777" w:rsidR="008D4802" w:rsidRDefault="008D4802" w:rsidP="00716F82">
            <w:pPr>
              <w:pStyle w:val="TableField-Left"/>
              <w:rPr>
                <w:rFonts w:ascii="Calibri Light" w:hAnsi="Calibri Light" w:cs="Arial"/>
              </w:rPr>
            </w:pPr>
          </w:p>
        </w:tc>
      </w:tr>
      <w:tr w:rsidR="008D4802" w:rsidRPr="00051345" w14:paraId="0461666D" w14:textId="3B39CB38" w:rsidTr="008D4802">
        <w:trPr>
          <w:cantSplit/>
          <w:trHeight w:val="432"/>
        </w:trPr>
        <w:tc>
          <w:tcPr>
            <w:tcW w:w="828" w:type="dxa"/>
            <w:vAlign w:val="center"/>
          </w:tcPr>
          <w:p w14:paraId="32FF2704" w14:textId="77777777" w:rsidR="008D4802" w:rsidRDefault="008D4802" w:rsidP="00716F82">
            <w:pPr>
              <w:pStyle w:val="TableField-Center"/>
              <w:rPr>
                <w:rFonts w:ascii="Calibri Light" w:hAnsi="Calibri Light" w:cs="Arial"/>
              </w:rPr>
            </w:pPr>
            <w:r>
              <w:rPr>
                <w:rFonts w:ascii="Calibri Light" w:hAnsi="Calibri Light" w:cs="Arial"/>
              </w:rPr>
              <w:t>120.</w:t>
            </w:r>
          </w:p>
        </w:tc>
        <w:tc>
          <w:tcPr>
            <w:tcW w:w="4009" w:type="dxa"/>
            <w:vAlign w:val="center"/>
          </w:tcPr>
          <w:p w14:paraId="01888C77" w14:textId="77777777" w:rsidR="008D4802" w:rsidRPr="00111439" w:rsidRDefault="008D4802" w:rsidP="00716F82">
            <w:pPr>
              <w:pStyle w:val="TableField-Left"/>
              <w:rPr>
                <w:rFonts w:ascii="Calibri Light" w:hAnsi="Calibri Light" w:cs="Arial"/>
                <w:b/>
              </w:rPr>
            </w:pPr>
            <w:r>
              <w:rPr>
                <w:rFonts w:ascii="Calibri Light" w:hAnsi="Calibri Light" w:cs="Arial"/>
                <w:b/>
              </w:rPr>
              <w:t>End</w:t>
            </w:r>
          </w:p>
        </w:tc>
        <w:tc>
          <w:tcPr>
            <w:tcW w:w="1890" w:type="dxa"/>
            <w:vAlign w:val="center"/>
          </w:tcPr>
          <w:p w14:paraId="6E8153B2" w14:textId="77777777" w:rsidR="008D4802" w:rsidRDefault="008D4802" w:rsidP="00716F82">
            <w:pPr>
              <w:pStyle w:val="TableField-Left"/>
              <w:rPr>
                <w:rFonts w:ascii="Calibri Light" w:hAnsi="Calibri Light" w:cs="Arial"/>
              </w:rPr>
            </w:pPr>
            <w:r>
              <w:rPr>
                <w:rFonts w:ascii="Calibri Light" w:hAnsi="Calibri Light" w:cs="Arial"/>
              </w:rPr>
              <w:t>N/A</w:t>
            </w:r>
          </w:p>
        </w:tc>
        <w:tc>
          <w:tcPr>
            <w:tcW w:w="1080" w:type="dxa"/>
            <w:vAlign w:val="center"/>
          </w:tcPr>
          <w:p w14:paraId="7274C2C8" w14:textId="77777777" w:rsidR="008D4802" w:rsidRDefault="008D4802" w:rsidP="00716F82">
            <w:pPr>
              <w:pStyle w:val="TableField-Left"/>
              <w:rPr>
                <w:rFonts w:ascii="Calibri Light" w:hAnsi="Calibri Light" w:cs="Arial"/>
              </w:rPr>
            </w:pPr>
            <w:r>
              <w:rPr>
                <w:rFonts w:ascii="Calibri Light" w:hAnsi="Calibri Light" w:cs="Arial"/>
              </w:rPr>
              <w:t>N/A</w:t>
            </w:r>
          </w:p>
        </w:tc>
        <w:tc>
          <w:tcPr>
            <w:tcW w:w="2070" w:type="dxa"/>
          </w:tcPr>
          <w:p w14:paraId="3335FC96" w14:textId="77777777" w:rsidR="008D4802" w:rsidRDefault="008D4802" w:rsidP="00716F82">
            <w:pPr>
              <w:pStyle w:val="TableField-Left"/>
              <w:rPr>
                <w:rFonts w:ascii="Calibri Light" w:hAnsi="Calibri Light" w:cs="Arial"/>
              </w:rPr>
            </w:pPr>
          </w:p>
        </w:tc>
      </w:tr>
    </w:tbl>
    <w:p w14:paraId="27A30923" w14:textId="77777777" w:rsidR="008C26AD" w:rsidRDefault="008C26AD" w:rsidP="00251918">
      <w:pPr>
        <w:rPr>
          <w:rFonts w:ascii="Calibri Light" w:hAnsi="Calibri Light"/>
        </w:rPr>
      </w:pPr>
    </w:p>
    <w:p w14:paraId="34A25DA1" w14:textId="77777777" w:rsidR="000528FD" w:rsidRDefault="000528FD" w:rsidP="00251918">
      <w:pPr>
        <w:rPr>
          <w:rFonts w:ascii="Calibri Light" w:hAnsi="Calibri Light"/>
        </w:rPr>
      </w:pPr>
    </w:p>
    <w:p w14:paraId="53EEC221" w14:textId="77777777" w:rsidR="000528FD" w:rsidRDefault="000528FD" w:rsidP="00251918">
      <w:pPr>
        <w:rPr>
          <w:rFonts w:ascii="Calibri Light" w:hAnsi="Calibri Light"/>
        </w:rPr>
      </w:pPr>
    </w:p>
    <w:p w14:paraId="099A4143" w14:textId="77777777" w:rsidR="000528FD" w:rsidRDefault="000528FD" w:rsidP="00251918">
      <w:pPr>
        <w:rPr>
          <w:rFonts w:ascii="Calibri Light" w:hAnsi="Calibri Light"/>
        </w:rPr>
      </w:pPr>
    </w:p>
    <w:p w14:paraId="7DC64F93" w14:textId="77777777" w:rsidR="000528FD" w:rsidRDefault="000528FD" w:rsidP="00251918">
      <w:pPr>
        <w:rPr>
          <w:rFonts w:ascii="Calibri Light" w:hAnsi="Calibri Light"/>
        </w:rPr>
      </w:pPr>
    </w:p>
    <w:p w14:paraId="3BE7A8FF" w14:textId="77777777" w:rsidR="000528FD" w:rsidRDefault="000528FD" w:rsidP="00251918">
      <w:pPr>
        <w:rPr>
          <w:rFonts w:ascii="Calibri Light" w:hAnsi="Calibri Light"/>
        </w:rPr>
      </w:pPr>
    </w:p>
    <w:p w14:paraId="414B1C5F" w14:textId="77777777" w:rsidR="000528FD" w:rsidRDefault="000528FD" w:rsidP="00251918">
      <w:pPr>
        <w:rPr>
          <w:rFonts w:ascii="Calibri Light" w:hAnsi="Calibri Light"/>
        </w:rPr>
      </w:pPr>
    </w:p>
    <w:p w14:paraId="798C4B44" w14:textId="77777777" w:rsidR="000528FD" w:rsidRDefault="000528FD" w:rsidP="00251918">
      <w:pPr>
        <w:rPr>
          <w:rFonts w:ascii="Calibri Light" w:hAnsi="Calibri Light"/>
        </w:rPr>
      </w:pPr>
    </w:p>
    <w:p w14:paraId="163058FB" w14:textId="77777777" w:rsidR="000528FD" w:rsidRDefault="000528FD" w:rsidP="00251918">
      <w:pPr>
        <w:rPr>
          <w:rFonts w:ascii="Calibri Light" w:hAnsi="Calibri Light"/>
        </w:rPr>
      </w:pPr>
    </w:p>
    <w:p w14:paraId="57D2509A" w14:textId="77777777" w:rsidR="008C26AD" w:rsidRPr="00051345" w:rsidRDefault="008C26AD" w:rsidP="00CB1894">
      <w:pPr>
        <w:pStyle w:val="Heading3"/>
        <w:keepNext/>
        <w:numPr>
          <w:ilvl w:val="2"/>
          <w:numId w:val="5"/>
        </w:numPr>
        <w:tabs>
          <w:tab w:val="left" w:pos="1440"/>
        </w:tabs>
        <w:spacing w:before="120" w:after="120"/>
        <w:rPr>
          <w:rFonts w:ascii="Calibri Light" w:hAnsi="Calibri Light"/>
        </w:rPr>
      </w:pPr>
      <w:bookmarkStart w:id="278" w:name="_Toc509274813"/>
      <w:r w:rsidRPr="00051345">
        <w:rPr>
          <w:rFonts w:ascii="Calibri Light" w:hAnsi="Calibri Light"/>
        </w:rPr>
        <w:t>Handle Bill Inquiry</w:t>
      </w:r>
      <w:bookmarkEnd w:id="278"/>
    </w:p>
    <w:p w14:paraId="3A6AFF5C" w14:textId="77777777" w:rsidR="008C26AD" w:rsidRPr="00051345" w:rsidRDefault="008C26AD" w:rsidP="008C26AD">
      <w:pPr>
        <w:pStyle w:val="Heading4"/>
        <w:rPr>
          <w:rFonts w:ascii="Calibri Light" w:hAnsi="Calibri Light" w:cs="Arial"/>
        </w:rPr>
      </w:pPr>
      <w:r w:rsidRPr="00051345">
        <w:rPr>
          <w:rFonts w:ascii="Calibri Light" w:hAnsi="Calibri Light" w:cs="Arial"/>
        </w:rPr>
        <w:t xml:space="preserve">Process Flow Diagram </w:t>
      </w:r>
    </w:p>
    <w:p w14:paraId="35D336FA" w14:textId="77777777" w:rsidR="008C26AD" w:rsidRPr="00051345" w:rsidRDefault="008C26AD" w:rsidP="00251918">
      <w:pPr>
        <w:rPr>
          <w:rFonts w:ascii="Calibri Light" w:hAnsi="Calibri Light"/>
        </w:rPr>
      </w:pPr>
    </w:p>
    <w:p w14:paraId="02F0E466" w14:textId="58A61FBB" w:rsidR="00E0118B" w:rsidRDefault="002F63C1" w:rsidP="00E0118B">
      <w:pPr>
        <w:rPr>
          <w:ins w:id="279" w:author="Tuan Yap" w:date="2019-11-26T13:39:00Z"/>
        </w:rPr>
      </w:pPr>
      <w:del w:id="280" w:author="Tuan Yap" w:date="2019-11-26T13:28:00Z">
        <w:r w:rsidDel="00C27F36">
          <w:object w:dxaOrig="15201" w:dyaOrig="11200" w14:anchorId="75DF789B">
            <v:shape id="_x0000_i1027" type="#_x0000_t75" style="width:468pt;height:342.6pt" o:ole="">
              <v:imagedata r:id="rId74" o:title=""/>
            </v:shape>
            <o:OLEObject Type="Embed" ProgID="Visio.Drawing.15" ShapeID="_x0000_i1027" DrawAspect="Content" ObjectID="_1636982814" r:id="rId75"/>
          </w:object>
        </w:r>
      </w:del>
    </w:p>
    <w:p w14:paraId="781C3F64" w14:textId="20DBE7B5" w:rsidR="002239F2" w:rsidRDefault="002239F2" w:rsidP="00E0118B">
      <w:pPr>
        <w:rPr>
          <w:ins w:id="281" w:author="Tuan Yap" w:date="2019-11-26T13:28:00Z"/>
        </w:rPr>
      </w:pPr>
    </w:p>
    <w:p w14:paraId="66991E8C" w14:textId="0325BE3D" w:rsidR="00C27F36" w:rsidRPr="00051345" w:rsidRDefault="009E2306" w:rsidP="00E0118B">
      <w:pPr>
        <w:rPr>
          <w:rFonts w:ascii="Calibri Light" w:hAnsi="Calibri Light" w:cs="Arial"/>
        </w:rPr>
      </w:pPr>
      <w:ins w:id="282" w:author="Tuan Yap" w:date="2019-11-26T13:31:00Z">
        <w:r>
          <w:object w:dxaOrig="18231" w:dyaOrig="13436" w14:anchorId="4B4ECBFE">
            <v:shape id="_x0000_i1028" type="#_x0000_t75" style="width:466.8pt;height:345.6pt" o:ole="">
              <v:imagedata r:id="rId76" o:title="" cropbottom="10558f" cropright="10654f"/>
            </v:shape>
            <o:OLEObject Type="Embed" ProgID="Visio.Drawing.15" ShapeID="_x0000_i1028" DrawAspect="Content" ObjectID="_1636982815" r:id="rId77"/>
          </w:object>
        </w:r>
      </w:ins>
    </w:p>
    <w:p w14:paraId="6E76CCC8" w14:textId="77777777" w:rsidR="00E0118B" w:rsidRPr="00051345" w:rsidRDefault="00E0118B" w:rsidP="00E0118B">
      <w:pPr>
        <w:pStyle w:val="Heading4"/>
        <w:rPr>
          <w:rFonts w:ascii="Calibri Light" w:hAnsi="Calibri Light" w:cs="Arial"/>
        </w:rPr>
      </w:pPr>
      <w:bookmarkStart w:id="283" w:name="_Toc491613816"/>
      <w:r w:rsidRPr="00051345">
        <w:rPr>
          <w:rFonts w:ascii="Calibri Light" w:hAnsi="Calibri Light" w:cs="Arial"/>
        </w:rPr>
        <w:t>Process Flow Steps</w:t>
      </w:r>
      <w:bookmarkEnd w:id="283"/>
    </w:p>
    <w:p w14:paraId="5E9B098C" w14:textId="77777777" w:rsidR="0023101C" w:rsidRPr="00051345" w:rsidRDefault="0023101C" w:rsidP="0023101C">
      <w:pPr>
        <w:rPr>
          <w:rFonts w:ascii="Calibri Light" w:hAnsi="Calibri Light"/>
        </w:rPr>
      </w:pPr>
    </w:p>
    <w:tbl>
      <w:tblPr>
        <w:tblW w:w="987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3289"/>
        <w:gridCol w:w="1890"/>
        <w:gridCol w:w="1440"/>
        <w:gridCol w:w="2430"/>
      </w:tblGrid>
      <w:tr w:rsidR="008D4802" w:rsidRPr="00051345" w14:paraId="01892F1C" w14:textId="7810163B" w:rsidTr="008D4802">
        <w:trPr>
          <w:cantSplit/>
          <w:trHeight w:val="432"/>
          <w:tblHeader/>
        </w:trPr>
        <w:tc>
          <w:tcPr>
            <w:tcW w:w="828" w:type="dxa"/>
            <w:tcBorders>
              <w:top w:val="threeDEmboss" w:sz="6" w:space="0" w:color="auto"/>
              <w:bottom w:val="threeDEmboss" w:sz="6" w:space="0" w:color="auto"/>
            </w:tcBorders>
            <w:shd w:val="clear" w:color="auto" w:fill="F9FBAF"/>
            <w:vAlign w:val="center"/>
          </w:tcPr>
          <w:p w14:paraId="7CCA1832" w14:textId="77777777" w:rsidR="008D4802" w:rsidRPr="00051345" w:rsidRDefault="008D4802" w:rsidP="0035091A">
            <w:pPr>
              <w:pStyle w:val="TableHeader-Center"/>
              <w:rPr>
                <w:rFonts w:ascii="Calibri Light" w:hAnsi="Calibri Light" w:cs="Arial"/>
              </w:rPr>
            </w:pPr>
            <w:r w:rsidRPr="00051345">
              <w:rPr>
                <w:rFonts w:ascii="Calibri Light" w:hAnsi="Calibri Light" w:cs="Arial"/>
              </w:rPr>
              <w:t>Step</w:t>
            </w:r>
          </w:p>
        </w:tc>
        <w:tc>
          <w:tcPr>
            <w:tcW w:w="3289" w:type="dxa"/>
            <w:tcBorders>
              <w:top w:val="threeDEmboss" w:sz="6" w:space="0" w:color="auto"/>
              <w:bottom w:val="threeDEmboss" w:sz="6" w:space="0" w:color="auto"/>
            </w:tcBorders>
            <w:shd w:val="clear" w:color="auto" w:fill="F9FBAF"/>
            <w:vAlign w:val="center"/>
          </w:tcPr>
          <w:p w14:paraId="700F3C48" w14:textId="77777777" w:rsidR="008D4802" w:rsidRPr="00051345" w:rsidRDefault="008D4802" w:rsidP="0035091A">
            <w:pPr>
              <w:pStyle w:val="TableHeader-Left"/>
              <w:rPr>
                <w:rFonts w:ascii="Calibri Light" w:hAnsi="Calibri Light" w:cs="Arial"/>
              </w:rPr>
            </w:pPr>
            <w:r w:rsidRPr="00051345">
              <w:rPr>
                <w:rFonts w:ascii="Calibri Light" w:hAnsi="Calibri Light" w:cs="Arial"/>
              </w:rPr>
              <w:t>Description of Step</w:t>
            </w:r>
          </w:p>
        </w:tc>
        <w:tc>
          <w:tcPr>
            <w:tcW w:w="1890" w:type="dxa"/>
            <w:tcBorders>
              <w:top w:val="threeDEmboss" w:sz="6" w:space="0" w:color="auto"/>
              <w:bottom w:val="threeDEmboss" w:sz="6" w:space="0" w:color="auto"/>
            </w:tcBorders>
            <w:shd w:val="clear" w:color="auto" w:fill="F9FBAF"/>
            <w:vAlign w:val="center"/>
          </w:tcPr>
          <w:p w14:paraId="13889BC2" w14:textId="77777777" w:rsidR="008D4802" w:rsidRPr="00051345" w:rsidRDefault="008D4802" w:rsidP="0035091A">
            <w:pPr>
              <w:pStyle w:val="TableHeader-Left"/>
              <w:rPr>
                <w:rFonts w:ascii="Calibri Light" w:hAnsi="Calibri Light" w:cs="Arial"/>
              </w:rPr>
            </w:pPr>
            <w:r w:rsidRPr="00051345">
              <w:rPr>
                <w:rFonts w:ascii="Calibri Light" w:hAnsi="Calibri Light" w:cs="Arial"/>
              </w:rPr>
              <w:t>Hybris C4C / T-Code</w:t>
            </w:r>
          </w:p>
        </w:tc>
        <w:tc>
          <w:tcPr>
            <w:tcW w:w="1440" w:type="dxa"/>
            <w:tcBorders>
              <w:top w:val="threeDEmboss" w:sz="6" w:space="0" w:color="auto"/>
              <w:bottom w:val="threeDEmboss" w:sz="6" w:space="0" w:color="auto"/>
            </w:tcBorders>
            <w:shd w:val="clear" w:color="auto" w:fill="F9FBAF"/>
            <w:vAlign w:val="center"/>
          </w:tcPr>
          <w:p w14:paraId="7ACC0FDB" w14:textId="77777777" w:rsidR="008D4802" w:rsidRPr="00051345" w:rsidRDefault="008D4802" w:rsidP="0035091A">
            <w:pPr>
              <w:pStyle w:val="TableHeader-Left"/>
              <w:rPr>
                <w:rFonts w:ascii="Calibri Light" w:hAnsi="Calibri Light" w:cs="Arial"/>
              </w:rPr>
            </w:pPr>
            <w:r w:rsidRPr="00051345">
              <w:rPr>
                <w:rFonts w:ascii="Calibri Light" w:hAnsi="Calibri Light" w:cs="Arial"/>
              </w:rPr>
              <w:t>Role(s)</w:t>
            </w:r>
          </w:p>
        </w:tc>
        <w:tc>
          <w:tcPr>
            <w:tcW w:w="2430" w:type="dxa"/>
            <w:tcBorders>
              <w:top w:val="threeDEmboss" w:sz="6" w:space="0" w:color="auto"/>
              <w:bottom w:val="threeDEmboss" w:sz="6" w:space="0" w:color="auto"/>
            </w:tcBorders>
            <w:shd w:val="clear" w:color="auto" w:fill="F9FBAF"/>
          </w:tcPr>
          <w:p w14:paraId="55E647D9" w14:textId="77777777" w:rsidR="008D4802" w:rsidRPr="008D4802" w:rsidRDefault="008D4802" w:rsidP="008D4802">
            <w:pPr>
              <w:pStyle w:val="TableHeader-Left"/>
              <w:rPr>
                <w:rFonts w:ascii="Calibri Light" w:hAnsi="Calibri Light" w:cs="Arial"/>
                <w:szCs w:val="20"/>
              </w:rPr>
            </w:pPr>
            <w:r w:rsidRPr="008D4802">
              <w:rPr>
                <w:rFonts w:ascii="Calibri Light" w:hAnsi="Calibri Light" w:cs="Arial"/>
                <w:szCs w:val="20"/>
              </w:rPr>
              <w:t>If step is relevant for a Control, add Requirement</w:t>
            </w:r>
          </w:p>
          <w:p w14:paraId="1C31C561" w14:textId="7E5F38A7" w:rsidR="008D4802" w:rsidRPr="00051345" w:rsidRDefault="008D4802" w:rsidP="008D4802">
            <w:pPr>
              <w:pStyle w:val="TableHeader-Left"/>
              <w:rPr>
                <w:rFonts w:ascii="Calibri Light" w:hAnsi="Calibri Light" w:cs="Arial"/>
              </w:rPr>
            </w:pPr>
            <w:r w:rsidRPr="008D4802">
              <w:rPr>
                <w:rFonts w:ascii="Calibri Light" w:hAnsi="Calibri Light" w:cs="Arial"/>
                <w:szCs w:val="20"/>
              </w:rPr>
              <w:t>ID</w:t>
            </w:r>
          </w:p>
        </w:tc>
      </w:tr>
      <w:tr w:rsidR="008D4802" w:rsidRPr="00051345" w14:paraId="48828207" w14:textId="1C439791" w:rsidTr="008D4802">
        <w:trPr>
          <w:cantSplit/>
          <w:trHeight w:val="432"/>
        </w:trPr>
        <w:tc>
          <w:tcPr>
            <w:tcW w:w="828" w:type="dxa"/>
            <w:tcBorders>
              <w:top w:val="threeDEmboss" w:sz="6" w:space="0" w:color="auto"/>
            </w:tcBorders>
            <w:vAlign w:val="center"/>
          </w:tcPr>
          <w:p w14:paraId="06E1040A" w14:textId="77777777" w:rsidR="008D4802" w:rsidRPr="00051345" w:rsidRDefault="008D4802" w:rsidP="0035091A">
            <w:pPr>
              <w:pStyle w:val="TableField-Center"/>
              <w:rPr>
                <w:rFonts w:ascii="Calibri Light" w:hAnsi="Calibri Light" w:cs="Arial"/>
              </w:rPr>
            </w:pPr>
            <w:r w:rsidRPr="00051345">
              <w:rPr>
                <w:rFonts w:ascii="Calibri Light" w:hAnsi="Calibri Light" w:cs="Arial"/>
              </w:rPr>
              <w:t>10.</w:t>
            </w:r>
          </w:p>
        </w:tc>
        <w:tc>
          <w:tcPr>
            <w:tcW w:w="3289" w:type="dxa"/>
            <w:tcBorders>
              <w:top w:val="threeDEmboss" w:sz="6" w:space="0" w:color="auto"/>
            </w:tcBorders>
            <w:vAlign w:val="center"/>
          </w:tcPr>
          <w:p w14:paraId="0164B653" w14:textId="77777777" w:rsidR="008D4802" w:rsidRPr="00051345" w:rsidRDefault="008D4802" w:rsidP="0035091A">
            <w:pPr>
              <w:pStyle w:val="TableField-Left"/>
              <w:rPr>
                <w:rFonts w:ascii="Calibri Light" w:hAnsi="Calibri Light" w:cs="Arial"/>
                <w:b/>
              </w:rPr>
            </w:pPr>
            <w:r w:rsidRPr="00051345">
              <w:rPr>
                <w:rFonts w:ascii="Calibri Light" w:hAnsi="Calibri Light" w:cs="Arial"/>
                <w:b/>
              </w:rPr>
              <w:t>Start</w:t>
            </w:r>
          </w:p>
        </w:tc>
        <w:tc>
          <w:tcPr>
            <w:tcW w:w="1890" w:type="dxa"/>
            <w:tcBorders>
              <w:top w:val="threeDEmboss" w:sz="6" w:space="0" w:color="auto"/>
            </w:tcBorders>
            <w:vAlign w:val="center"/>
          </w:tcPr>
          <w:p w14:paraId="0FB34018" w14:textId="77777777" w:rsidR="008D4802" w:rsidRPr="00051345" w:rsidRDefault="008D4802" w:rsidP="0035091A">
            <w:pPr>
              <w:pStyle w:val="TableField-Left"/>
              <w:rPr>
                <w:rFonts w:ascii="Calibri Light" w:hAnsi="Calibri Light" w:cs="Arial"/>
              </w:rPr>
            </w:pPr>
            <w:r w:rsidRPr="00051345">
              <w:rPr>
                <w:rFonts w:ascii="Calibri Light" w:hAnsi="Calibri Light" w:cs="Arial"/>
              </w:rPr>
              <w:t>N/A</w:t>
            </w:r>
          </w:p>
        </w:tc>
        <w:tc>
          <w:tcPr>
            <w:tcW w:w="1440" w:type="dxa"/>
            <w:tcBorders>
              <w:top w:val="threeDEmboss" w:sz="6" w:space="0" w:color="auto"/>
            </w:tcBorders>
            <w:vAlign w:val="center"/>
          </w:tcPr>
          <w:p w14:paraId="6AAEA1CF" w14:textId="77777777" w:rsidR="008D4802" w:rsidRPr="00051345" w:rsidRDefault="008D4802" w:rsidP="0035091A">
            <w:pPr>
              <w:pStyle w:val="TableField-Left"/>
              <w:rPr>
                <w:rFonts w:ascii="Calibri Light" w:hAnsi="Calibri Light" w:cs="Arial"/>
              </w:rPr>
            </w:pPr>
            <w:r w:rsidRPr="00051345">
              <w:rPr>
                <w:rFonts w:ascii="Calibri Light" w:hAnsi="Calibri Light" w:cs="Arial"/>
              </w:rPr>
              <w:t>N/A</w:t>
            </w:r>
          </w:p>
        </w:tc>
        <w:tc>
          <w:tcPr>
            <w:tcW w:w="2430" w:type="dxa"/>
            <w:tcBorders>
              <w:top w:val="threeDEmboss" w:sz="6" w:space="0" w:color="auto"/>
            </w:tcBorders>
          </w:tcPr>
          <w:p w14:paraId="681A5F1A" w14:textId="77777777" w:rsidR="008D4802" w:rsidRPr="00051345" w:rsidRDefault="008D4802" w:rsidP="0035091A">
            <w:pPr>
              <w:pStyle w:val="TableField-Left"/>
              <w:rPr>
                <w:rFonts w:ascii="Calibri Light" w:hAnsi="Calibri Light" w:cs="Arial"/>
              </w:rPr>
            </w:pPr>
          </w:p>
        </w:tc>
      </w:tr>
      <w:tr w:rsidR="008D4802" w:rsidRPr="00051345" w14:paraId="34F503FB" w14:textId="4D53ECC6" w:rsidTr="008D4802">
        <w:trPr>
          <w:cantSplit/>
          <w:trHeight w:val="432"/>
        </w:trPr>
        <w:tc>
          <w:tcPr>
            <w:tcW w:w="828" w:type="dxa"/>
            <w:vAlign w:val="center"/>
          </w:tcPr>
          <w:p w14:paraId="51C31BBC" w14:textId="77777777" w:rsidR="008D4802" w:rsidRPr="00051345" w:rsidRDefault="008D4802" w:rsidP="00111439">
            <w:pPr>
              <w:pStyle w:val="TableField-Center"/>
              <w:rPr>
                <w:rFonts w:ascii="Calibri Light" w:hAnsi="Calibri Light" w:cs="Arial"/>
              </w:rPr>
            </w:pPr>
            <w:r w:rsidRPr="00051345">
              <w:rPr>
                <w:rFonts w:ascii="Calibri Light" w:hAnsi="Calibri Light" w:cs="Arial"/>
              </w:rPr>
              <w:t>20.</w:t>
            </w:r>
          </w:p>
        </w:tc>
        <w:tc>
          <w:tcPr>
            <w:tcW w:w="3289" w:type="dxa"/>
            <w:vAlign w:val="center"/>
          </w:tcPr>
          <w:p w14:paraId="450BE94B" w14:textId="77777777" w:rsidR="008D4802" w:rsidRPr="00051345" w:rsidRDefault="008D4802" w:rsidP="00111439">
            <w:pPr>
              <w:pStyle w:val="TableField-Left"/>
              <w:rPr>
                <w:rFonts w:ascii="Calibri Light" w:hAnsi="Calibri Light" w:cs="Arial"/>
                <w:b/>
              </w:rPr>
            </w:pPr>
            <w:r w:rsidRPr="00051345">
              <w:rPr>
                <w:rFonts w:ascii="Calibri Light" w:hAnsi="Calibri Light" w:cs="Arial"/>
                <w:b/>
              </w:rPr>
              <w:t>Agent Accepts Call</w:t>
            </w:r>
          </w:p>
        </w:tc>
        <w:tc>
          <w:tcPr>
            <w:tcW w:w="1890" w:type="dxa"/>
            <w:vAlign w:val="center"/>
          </w:tcPr>
          <w:p w14:paraId="7501AE98" w14:textId="77777777" w:rsidR="008D4802" w:rsidRPr="00051345" w:rsidRDefault="008D4802" w:rsidP="00111439">
            <w:pPr>
              <w:pStyle w:val="TableField-Left"/>
              <w:rPr>
                <w:rFonts w:ascii="Calibri Light" w:hAnsi="Calibri Light" w:cs="Arial"/>
              </w:rPr>
            </w:pPr>
            <w:r w:rsidRPr="00051345">
              <w:rPr>
                <w:rFonts w:ascii="Calibri Light" w:hAnsi="Calibri Light" w:cs="Arial"/>
              </w:rPr>
              <w:t>N/A</w:t>
            </w:r>
          </w:p>
        </w:tc>
        <w:tc>
          <w:tcPr>
            <w:tcW w:w="1440" w:type="dxa"/>
            <w:vAlign w:val="center"/>
          </w:tcPr>
          <w:p w14:paraId="5C9400F1" w14:textId="4430B17C" w:rsidR="008D4802" w:rsidRPr="00051345" w:rsidRDefault="0095574A" w:rsidP="00111439">
            <w:pPr>
              <w:pStyle w:val="TableField-Left"/>
              <w:rPr>
                <w:rFonts w:ascii="Calibri Light" w:hAnsi="Calibri Light" w:cs="Arial"/>
              </w:rPr>
            </w:pPr>
            <w:r>
              <w:rPr>
                <w:rFonts w:ascii="Calibri Light" w:hAnsi="Calibri Light" w:cs="Arial"/>
              </w:rPr>
              <w:t>Bill Inquiry User</w:t>
            </w:r>
          </w:p>
        </w:tc>
        <w:tc>
          <w:tcPr>
            <w:tcW w:w="2430" w:type="dxa"/>
          </w:tcPr>
          <w:p w14:paraId="27AF37A8" w14:textId="77777777" w:rsidR="008D4802" w:rsidRPr="00051345" w:rsidRDefault="008D4802" w:rsidP="00111439">
            <w:pPr>
              <w:pStyle w:val="TableField-Left"/>
              <w:rPr>
                <w:rFonts w:ascii="Calibri Light" w:hAnsi="Calibri Light" w:cs="Arial"/>
              </w:rPr>
            </w:pPr>
          </w:p>
        </w:tc>
      </w:tr>
      <w:tr w:rsidR="008D4802" w:rsidRPr="00051345" w14:paraId="56E654DE" w14:textId="3C1C2113" w:rsidTr="008D4802">
        <w:trPr>
          <w:cantSplit/>
          <w:trHeight w:val="432"/>
        </w:trPr>
        <w:tc>
          <w:tcPr>
            <w:tcW w:w="828" w:type="dxa"/>
            <w:vAlign w:val="center"/>
          </w:tcPr>
          <w:p w14:paraId="36A67346" w14:textId="77777777" w:rsidR="008D4802" w:rsidRPr="00051345" w:rsidRDefault="008D4802" w:rsidP="0035091A">
            <w:pPr>
              <w:pStyle w:val="TableField-Center"/>
              <w:rPr>
                <w:rFonts w:ascii="Calibri Light" w:hAnsi="Calibri Light" w:cs="Arial"/>
              </w:rPr>
            </w:pPr>
            <w:r w:rsidRPr="00051345">
              <w:rPr>
                <w:rFonts w:ascii="Calibri Light" w:hAnsi="Calibri Light" w:cs="Arial"/>
              </w:rPr>
              <w:t>30.</w:t>
            </w:r>
          </w:p>
        </w:tc>
        <w:tc>
          <w:tcPr>
            <w:tcW w:w="3289" w:type="dxa"/>
            <w:vAlign w:val="center"/>
          </w:tcPr>
          <w:p w14:paraId="2AA11C06" w14:textId="77777777" w:rsidR="008D4802" w:rsidRPr="00051345" w:rsidRDefault="008D4802" w:rsidP="0035091A">
            <w:pPr>
              <w:pStyle w:val="TableField-Left"/>
              <w:rPr>
                <w:rFonts w:ascii="Calibri Light" w:hAnsi="Calibri Light" w:cs="Arial"/>
                <w:b/>
              </w:rPr>
            </w:pPr>
            <w:r>
              <w:rPr>
                <w:rFonts w:ascii="Calibri Light" w:hAnsi="Calibri Light" w:cs="Arial"/>
                <w:b/>
              </w:rPr>
              <w:t>Review Account Information</w:t>
            </w:r>
          </w:p>
        </w:tc>
        <w:tc>
          <w:tcPr>
            <w:tcW w:w="1890" w:type="dxa"/>
            <w:vAlign w:val="center"/>
          </w:tcPr>
          <w:p w14:paraId="01BCD29F" w14:textId="77777777" w:rsidR="008D4802" w:rsidRPr="00051345" w:rsidRDefault="008D4802" w:rsidP="0035091A">
            <w:pPr>
              <w:pStyle w:val="TableField-Left"/>
              <w:rPr>
                <w:rFonts w:ascii="Calibri Light" w:hAnsi="Calibri Light" w:cs="Arial"/>
              </w:rPr>
            </w:pPr>
            <w:r>
              <w:rPr>
                <w:rFonts w:ascii="Calibri Light" w:hAnsi="Calibri Light" w:cs="Arial"/>
              </w:rPr>
              <w:t>Hybris C4C</w:t>
            </w:r>
          </w:p>
        </w:tc>
        <w:tc>
          <w:tcPr>
            <w:tcW w:w="1440" w:type="dxa"/>
            <w:vAlign w:val="center"/>
          </w:tcPr>
          <w:p w14:paraId="43E8D954" w14:textId="41DB0CDC" w:rsidR="008D4802" w:rsidRPr="00051345" w:rsidRDefault="0095574A" w:rsidP="0035091A">
            <w:pPr>
              <w:pStyle w:val="TableField-Left"/>
              <w:rPr>
                <w:rFonts w:ascii="Calibri Light" w:hAnsi="Calibri Light" w:cs="Arial"/>
              </w:rPr>
            </w:pPr>
            <w:r>
              <w:rPr>
                <w:rFonts w:ascii="Calibri Light" w:hAnsi="Calibri Light" w:cs="Arial"/>
              </w:rPr>
              <w:t>Bill Inquiry User</w:t>
            </w:r>
          </w:p>
        </w:tc>
        <w:tc>
          <w:tcPr>
            <w:tcW w:w="2430" w:type="dxa"/>
          </w:tcPr>
          <w:p w14:paraId="1E2DB0B8" w14:textId="77777777" w:rsidR="008D4802" w:rsidRDefault="008D4802" w:rsidP="0035091A">
            <w:pPr>
              <w:pStyle w:val="TableField-Left"/>
              <w:rPr>
                <w:rFonts w:ascii="Calibri Light" w:hAnsi="Calibri Light" w:cs="Arial"/>
              </w:rPr>
            </w:pPr>
          </w:p>
        </w:tc>
      </w:tr>
      <w:tr w:rsidR="008D4802" w:rsidRPr="00051345" w14:paraId="37EE5A33" w14:textId="0AD82CF3" w:rsidTr="008D4802">
        <w:trPr>
          <w:cantSplit/>
          <w:trHeight w:val="432"/>
        </w:trPr>
        <w:tc>
          <w:tcPr>
            <w:tcW w:w="828" w:type="dxa"/>
            <w:vAlign w:val="center"/>
          </w:tcPr>
          <w:p w14:paraId="5D52A1F6" w14:textId="77777777" w:rsidR="008D4802" w:rsidRPr="00051345" w:rsidRDefault="008D4802" w:rsidP="00631291">
            <w:pPr>
              <w:pStyle w:val="TableField-Center"/>
              <w:rPr>
                <w:rFonts w:ascii="Calibri Light" w:hAnsi="Calibri Light" w:cs="Arial"/>
              </w:rPr>
            </w:pPr>
            <w:r>
              <w:rPr>
                <w:rFonts w:ascii="Calibri Light" w:hAnsi="Calibri Light" w:cs="Arial"/>
              </w:rPr>
              <w:t>50.</w:t>
            </w:r>
          </w:p>
        </w:tc>
        <w:tc>
          <w:tcPr>
            <w:tcW w:w="3289" w:type="dxa"/>
            <w:vAlign w:val="center"/>
          </w:tcPr>
          <w:p w14:paraId="461C47FD" w14:textId="77777777" w:rsidR="008D4802" w:rsidRDefault="008D4802" w:rsidP="00631291">
            <w:pPr>
              <w:pStyle w:val="TableField-Left"/>
              <w:rPr>
                <w:rFonts w:ascii="Calibri Light" w:hAnsi="Calibri Light" w:cs="Arial"/>
                <w:b/>
              </w:rPr>
            </w:pPr>
            <w:r w:rsidRPr="00111439">
              <w:rPr>
                <w:rFonts w:ascii="Calibri Light" w:hAnsi="Calibri Light" w:cs="Arial"/>
                <w:b/>
              </w:rPr>
              <w:t>Is this a high bill/consumption inquiry?</w:t>
            </w:r>
          </w:p>
          <w:p w14:paraId="460284C9" w14:textId="77777777" w:rsidR="008D4802" w:rsidRDefault="008D4802" w:rsidP="00631291">
            <w:pPr>
              <w:pStyle w:val="TableField-Left"/>
              <w:rPr>
                <w:rFonts w:ascii="Calibri Light" w:hAnsi="Calibri Light" w:cs="Arial"/>
                <w:b/>
              </w:rPr>
            </w:pPr>
          </w:p>
          <w:p w14:paraId="69ACDE9F" w14:textId="77777777" w:rsidR="008D4802" w:rsidRDefault="008D4802" w:rsidP="00631291">
            <w:pPr>
              <w:pStyle w:val="TableField-Left"/>
              <w:rPr>
                <w:rFonts w:ascii="Calibri Light" w:hAnsi="Calibri Light" w:cs="Arial"/>
              </w:rPr>
            </w:pPr>
            <w:r w:rsidRPr="00871283">
              <w:rPr>
                <w:rFonts w:ascii="Calibri Light" w:hAnsi="Calibri Light" w:cs="Arial"/>
              </w:rPr>
              <w:t>Decision Point – Is the BP asking questions about the amount due or usage? If yes, go to Step 60. If no, go to Step 70.</w:t>
            </w:r>
          </w:p>
          <w:p w14:paraId="27E55E2B" w14:textId="77777777" w:rsidR="008D4802" w:rsidRPr="00871283" w:rsidRDefault="008D4802" w:rsidP="00631291">
            <w:pPr>
              <w:pStyle w:val="TableField-Left"/>
              <w:rPr>
                <w:rFonts w:ascii="Calibri Light" w:hAnsi="Calibri Light" w:cs="Arial"/>
              </w:rPr>
            </w:pPr>
          </w:p>
        </w:tc>
        <w:tc>
          <w:tcPr>
            <w:tcW w:w="1890" w:type="dxa"/>
            <w:vAlign w:val="center"/>
          </w:tcPr>
          <w:p w14:paraId="255A5A62" w14:textId="5D012081" w:rsidR="008D4802" w:rsidRPr="00051345" w:rsidRDefault="008D4802" w:rsidP="00631291">
            <w:pPr>
              <w:pStyle w:val="TableField-Left"/>
              <w:rPr>
                <w:rFonts w:ascii="Calibri Light" w:hAnsi="Calibri Light" w:cs="Arial"/>
              </w:rPr>
            </w:pPr>
            <w:del w:id="284" w:author="Tuan Yap" w:date="2019-11-26T13:30:00Z">
              <w:r w:rsidDel="00121B32">
                <w:rPr>
                  <w:rFonts w:ascii="Calibri Light" w:hAnsi="Calibri Light" w:cs="Arial"/>
                </w:rPr>
                <w:delText>Hybris C4C</w:delText>
              </w:r>
            </w:del>
          </w:p>
        </w:tc>
        <w:tc>
          <w:tcPr>
            <w:tcW w:w="1440" w:type="dxa"/>
            <w:vAlign w:val="center"/>
          </w:tcPr>
          <w:p w14:paraId="164A3560" w14:textId="580A4CA6"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22412A9D" w14:textId="77777777" w:rsidR="008D4802" w:rsidRDefault="008D4802" w:rsidP="00631291">
            <w:pPr>
              <w:pStyle w:val="TableField-Left"/>
              <w:rPr>
                <w:rFonts w:ascii="Calibri Light" w:hAnsi="Calibri Light" w:cs="Arial"/>
              </w:rPr>
            </w:pPr>
          </w:p>
        </w:tc>
      </w:tr>
      <w:tr w:rsidR="008D4802" w:rsidRPr="00051345" w14:paraId="7736C54C" w14:textId="09B701FF" w:rsidTr="008D4802">
        <w:trPr>
          <w:cantSplit/>
          <w:trHeight w:val="432"/>
        </w:trPr>
        <w:tc>
          <w:tcPr>
            <w:tcW w:w="828" w:type="dxa"/>
            <w:vAlign w:val="center"/>
          </w:tcPr>
          <w:p w14:paraId="4E072474" w14:textId="77777777" w:rsidR="008D4802" w:rsidRPr="00051345" w:rsidRDefault="008D4802" w:rsidP="00631291">
            <w:pPr>
              <w:pStyle w:val="TableField-Center"/>
              <w:rPr>
                <w:rFonts w:ascii="Calibri Light" w:hAnsi="Calibri Light" w:cs="Arial"/>
              </w:rPr>
            </w:pPr>
            <w:r>
              <w:rPr>
                <w:rFonts w:ascii="Calibri Light" w:hAnsi="Calibri Light" w:cs="Arial"/>
              </w:rPr>
              <w:lastRenderedPageBreak/>
              <w:t>60.</w:t>
            </w:r>
          </w:p>
        </w:tc>
        <w:tc>
          <w:tcPr>
            <w:tcW w:w="3289" w:type="dxa"/>
            <w:vAlign w:val="center"/>
          </w:tcPr>
          <w:p w14:paraId="030E4C63" w14:textId="77777777" w:rsidR="008D4802" w:rsidRDefault="008D4802" w:rsidP="00631291">
            <w:pPr>
              <w:pStyle w:val="TableField-Left"/>
              <w:rPr>
                <w:rFonts w:ascii="Calibri Light" w:hAnsi="Calibri Light" w:cs="Arial"/>
                <w:b/>
              </w:rPr>
            </w:pPr>
            <w:r w:rsidRPr="00111439">
              <w:rPr>
                <w:rFonts w:ascii="Calibri Light" w:hAnsi="Calibri Light" w:cs="Arial"/>
                <w:b/>
              </w:rPr>
              <w:t>View “Utilities Financials” &amp; Bill Images</w:t>
            </w:r>
          </w:p>
          <w:p w14:paraId="56952810" w14:textId="77777777" w:rsidR="008D4802" w:rsidRDefault="008D4802" w:rsidP="00631291">
            <w:pPr>
              <w:pStyle w:val="TableField-Left"/>
              <w:rPr>
                <w:rFonts w:ascii="Calibri Light" w:hAnsi="Calibri Light" w:cs="Arial"/>
                <w:b/>
              </w:rPr>
            </w:pPr>
          </w:p>
          <w:p w14:paraId="332ECD33" w14:textId="77777777" w:rsidR="008D4802" w:rsidRPr="00065F77" w:rsidRDefault="008D4802" w:rsidP="00065F77">
            <w:pPr>
              <w:pStyle w:val="TableField-Left"/>
              <w:rPr>
                <w:rFonts w:ascii="Calibri Light" w:hAnsi="Calibri Light" w:cs="Arial"/>
              </w:rPr>
            </w:pPr>
            <w:r w:rsidRPr="00065F77">
              <w:rPr>
                <w:rFonts w:ascii="Calibri Light" w:hAnsi="Calibri Light" w:cs="Arial"/>
              </w:rPr>
              <w:t>Review invoice dates, amount due, due dates, open amounts, payments made</w:t>
            </w:r>
          </w:p>
        </w:tc>
        <w:tc>
          <w:tcPr>
            <w:tcW w:w="1890" w:type="dxa"/>
            <w:vAlign w:val="center"/>
          </w:tcPr>
          <w:p w14:paraId="2582F0C6" w14:textId="77777777" w:rsidR="008D4802" w:rsidRPr="00051345" w:rsidRDefault="008D4802" w:rsidP="00631291">
            <w:pPr>
              <w:pStyle w:val="TableField-Left"/>
              <w:rPr>
                <w:rFonts w:ascii="Calibri Light" w:hAnsi="Calibri Light" w:cs="Arial"/>
              </w:rPr>
            </w:pPr>
            <w:r>
              <w:rPr>
                <w:rFonts w:ascii="Calibri Light" w:hAnsi="Calibri Light" w:cs="Arial"/>
              </w:rPr>
              <w:t>Hybris C4C</w:t>
            </w:r>
          </w:p>
        </w:tc>
        <w:tc>
          <w:tcPr>
            <w:tcW w:w="1440" w:type="dxa"/>
            <w:vAlign w:val="center"/>
          </w:tcPr>
          <w:p w14:paraId="2B5BAE34" w14:textId="3C42EDF0"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4CD4464A" w14:textId="77777777" w:rsidR="008D4802" w:rsidRDefault="008D4802" w:rsidP="00631291">
            <w:pPr>
              <w:pStyle w:val="TableField-Left"/>
              <w:rPr>
                <w:rFonts w:ascii="Calibri Light" w:hAnsi="Calibri Light" w:cs="Arial"/>
              </w:rPr>
            </w:pPr>
          </w:p>
        </w:tc>
      </w:tr>
      <w:tr w:rsidR="008D4802" w:rsidRPr="00051345" w14:paraId="03ECA3BE" w14:textId="0280D4F1" w:rsidTr="008D4802">
        <w:trPr>
          <w:cantSplit/>
          <w:trHeight w:val="432"/>
        </w:trPr>
        <w:tc>
          <w:tcPr>
            <w:tcW w:w="828" w:type="dxa"/>
            <w:vAlign w:val="center"/>
          </w:tcPr>
          <w:p w14:paraId="0B3BEE99" w14:textId="77777777" w:rsidR="008D4802" w:rsidRPr="00051345" w:rsidRDefault="008D4802" w:rsidP="00631291">
            <w:pPr>
              <w:pStyle w:val="TableField-Center"/>
              <w:rPr>
                <w:rFonts w:ascii="Calibri Light" w:hAnsi="Calibri Light" w:cs="Arial"/>
              </w:rPr>
            </w:pPr>
            <w:r>
              <w:rPr>
                <w:rFonts w:ascii="Calibri Light" w:hAnsi="Calibri Light" w:cs="Arial"/>
              </w:rPr>
              <w:t>70.</w:t>
            </w:r>
          </w:p>
        </w:tc>
        <w:tc>
          <w:tcPr>
            <w:tcW w:w="3289" w:type="dxa"/>
            <w:vAlign w:val="center"/>
          </w:tcPr>
          <w:p w14:paraId="153D0BF9" w14:textId="77777777" w:rsidR="008D4802" w:rsidRDefault="008D4802" w:rsidP="00631291">
            <w:pPr>
              <w:pStyle w:val="TableField-Left"/>
              <w:rPr>
                <w:rFonts w:ascii="Calibri Light" w:hAnsi="Calibri Light" w:cs="Arial"/>
                <w:b/>
              </w:rPr>
            </w:pPr>
            <w:r w:rsidRPr="00111439">
              <w:rPr>
                <w:rFonts w:ascii="Calibri Light" w:hAnsi="Calibri Light" w:cs="Arial"/>
                <w:b/>
              </w:rPr>
              <w:t>Is this a billing period inquiry?</w:t>
            </w:r>
          </w:p>
          <w:p w14:paraId="6200FF42" w14:textId="77777777" w:rsidR="008D4802" w:rsidRDefault="008D4802" w:rsidP="00631291">
            <w:pPr>
              <w:pStyle w:val="TableField-Left"/>
              <w:rPr>
                <w:rFonts w:ascii="Calibri Light" w:hAnsi="Calibri Light" w:cs="Arial"/>
                <w:b/>
              </w:rPr>
            </w:pPr>
          </w:p>
          <w:p w14:paraId="5B4D82D5" w14:textId="77777777" w:rsidR="008D4802" w:rsidRPr="00111439" w:rsidRDefault="008D4802" w:rsidP="00871283">
            <w:pPr>
              <w:pStyle w:val="TableField-Left"/>
              <w:rPr>
                <w:rFonts w:ascii="Calibri Light" w:hAnsi="Calibri Light" w:cs="Arial"/>
                <w:b/>
              </w:rPr>
            </w:pPr>
            <w:r w:rsidRPr="00871283">
              <w:rPr>
                <w:rFonts w:ascii="Calibri Light" w:hAnsi="Calibri Light" w:cs="Arial"/>
              </w:rPr>
              <w:t>Decision Point – Is the BP asking questions about</w:t>
            </w:r>
            <w:r>
              <w:rPr>
                <w:rFonts w:ascii="Calibri Light" w:hAnsi="Calibri Light" w:cs="Arial"/>
              </w:rPr>
              <w:t xml:space="preserve"> when their next bill is due or if it is currently invoicing? If yes, go to Step 80. If no, go to Step 9</w:t>
            </w:r>
            <w:r w:rsidRPr="00871283">
              <w:rPr>
                <w:rFonts w:ascii="Calibri Light" w:hAnsi="Calibri Light" w:cs="Arial"/>
              </w:rPr>
              <w:t>0.</w:t>
            </w:r>
          </w:p>
        </w:tc>
        <w:tc>
          <w:tcPr>
            <w:tcW w:w="1890" w:type="dxa"/>
            <w:vAlign w:val="center"/>
          </w:tcPr>
          <w:p w14:paraId="47A108E2" w14:textId="3DBBA6A3" w:rsidR="008D4802" w:rsidRPr="00051345" w:rsidRDefault="008D4802" w:rsidP="00631291">
            <w:pPr>
              <w:pStyle w:val="TableField-Left"/>
              <w:rPr>
                <w:rFonts w:ascii="Calibri Light" w:hAnsi="Calibri Light" w:cs="Arial"/>
              </w:rPr>
            </w:pPr>
            <w:del w:id="285" w:author="Tuan Yap" w:date="2019-11-26T13:30:00Z">
              <w:r w:rsidDel="00121B32">
                <w:rPr>
                  <w:rFonts w:ascii="Calibri Light" w:hAnsi="Calibri Light" w:cs="Arial"/>
                </w:rPr>
                <w:delText>FOP to Hybris C4C</w:delText>
              </w:r>
            </w:del>
          </w:p>
        </w:tc>
        <w:tc>
          <w:tcPr>
            <w:tcW w:w="1440" w:type="dxa"/>
            <w:vAlign w:val="center"/>
          </w:tcPr>
          <w:p w14:paraId="07DEA856" w14:textId="45DE845F"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2375C751" w14:textId="77777777" w:rsidR="008D4802" w:rsidRDefault="008D4802" w:rsidP="00631291">
            <w:pPr>
              <w:pStyle w:val="TableField-Left"/>
              <w:rPr>
                <w:rFonts w:ascii="Calibri Light" w:hAnsi="Calibri Light" w:cs="Arial"/>
              </w:rPr>
            </w:pPr>
          </w:p>
        </w:tc>
      </w:tr>
      <w:tr w:rsidR="008D4802" w:rsidRPr="00051345" w14:paraId="2DBA8C8D" w14:textId="26920001" w:rsidTr="008D4802">
        <w:trPr>
          <w:cantSplit/>
          <w:trHeight w:val="432"/>
        </w:trPr>
        <w:tc>
          <w:tcPr>
            <w:tcW w:w="828" w:type="dxa"/>
            <w:vAlign w:val="center"/>
          </w:tcPr>
          <w:p w14:paraId="285261DA" w14:textId="77777777" w:rsidR="008D4802" w:rsidRPr="00051345" w:rsidRDefault="008D4802" w:rsidP="00631291">
            <w:pPr>
              <w:pStyle w:val="TableField-Center"/>
              <w:rPr>
                <w:rFonts w:ascii="Calibri Light" w:hAnsi="Calibri Light" w:cs="Arial"/>
              </w:rPr>
            </w:pPr>
            <w:r>
              <w:rPr>
                <w:rFonts w:ascii="Calibri Light" w:hAnsi="Calibri Light" w:cs="Arial"/>
              </w:rPr>
              <w:t>80.</w:t>
            </w:r>
          </w:p>
        </w:tc>
        <w:tc>
          <w:tcPr>
            <w:tcW w:w="3289" w:type="dxa"/>
            <w:vAlign w:val="center"/>
          </w:tcPr>
          <w:p w14:paraId="7B80BA04" w14:textId="77777777" w:rsidR="008D4802" w:rsidRDefault="008D4802" w:rsidP="00631291">
            <w:pPr>
              <w:pStyle w:val="TableField-Left"/>
              <w:rPr>
                <w:rFonts w:ascii="Calibri Light" w:hAnsi="Calibri Light" w:cs="Arial"/>
                <w:b/>
              </w:rPr>
            </w:pPr>
            <w:r>
              <w:rPr>
                <w:rFonts w:ascii="Calibri Light" w:hAnsi="Calibri Light" w:cs="Arial"/>
                <w:b/>
              </w:rPr>
              <w:t>View Billing Periods</w:t>
            </w:r>
          </w:p>
          <w:p w14:paraId="146D12C8" w14:textId="77777777" w:rsidR="008D4802" w:rsidRDefault="008D4802" w:rsidP="00631291">
            <w:pPr>
              <w:pStyle w:val="TableField-Left"/>
              <w:rPr>
                <w:rFonts w:ascii="Calibri Light" w:hAnsi="Calibri Light" w:cs="Arial"/>
                <w:b/>
              </w:rPr>
            </w:pPr>
          </w:p>
          <w:p w14:paraId="377648B7" w14:textId="77777777" w:rsidR="008D4802" w:rsidRPr="00065F77" w:rsidRDefault="008D4802" w:rsidP="00631291">
            <w:pPr>
              <w:pStyle w:val="TableField-Left"/>
              <w:rPr>
                <w:rFonts w:ascii="Calibri Light" w:hAnsi="Calibri Light" w:cs="Arial"/>
              </w:rPr>
            </w:pPr>
            <w:r w:rsidRPr="00065F77">
              <w:rPr>
                <w:rFonts w:ascii="Calibri Light" w:hAnsi="Calibri Light" w:cs="Arial"/>
              </w:rPr>
              <w:t>Review bill period dates for the CA</w:t>
            </w:r>
          </w:p>
        </w:tc>
        <w:tc>
          <w:tcPr>
            <w:tcW w:w="1890" w:type="dxa"/>
            <w:vAlign w:val="center"/>
          </w:tcPr>
          <w:p w14:paraId="4FD067F3" w14:textId="77777777" w:rsidR="008D4802" w:rsidRPr="00051345" w:rsidRDefault="008D4802" w:rsidP="00631291">
            <w:pPr>
              <w:pStyle w:val="TableField-Left"/>
              <w:rPr>
                <w:rFonts w:ascii="Calibri Light" w:hAnsi="Calibri Light" w:cs="Arial"/>
              </w:rPr>
            </w:pPr>
            <w:r>
              <w:rPr>
                <w:rFonts w:ascii="Calibri Light" w:hAnsi="Calibri Light" w:cs="Arial"/>
              </w:rPr>
              <w:t>FOP to Hybris C4C</w:t>
            </w:r>
          </w:p>
        </w:tc>
        <w:tc>
          <w:tcPr>
            <w:tcW w:w="1440" w:type="dxa"/>
            <w:vAlign w:val="center"/>
          </w:tcPr>
          <w:p w14:paraId="0930BC75" w14:textId="4F48AAB2"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4A16F231" w14:textId="77777777" w:rsidR="008D4802" w:rsidRDefault="008D4802" w:rsidP="00631291">
            <w:pPr>
              <w:pStyle w:val="TableField-Left"/>
              <w:rPr>
                <w:rFonts w:ascii="Calibri Light" w:hAnsi="Calibri Light" w:cs="Arial"/>
              </w:rPr>
            </w:pPr>
          </w:p>
        </w:tc>
      </w:tr>
      <w:tr w:rsidR="008D4802" w:rsidRPr="00051345" w14:paraId="3D6FFE4E" w14:textId="72E646D8" w:rsidTr="008D4802">
        <w:trPr>
          <w:cantSplit/>
          <w:trHeight w:val="432"/>
        </w:trPr>
        <w:tc>
          <w:tcPr>
            <w:tcW w:w="828" w:type="dxa"/>
            <w:vAlign w:val="center"/>
          </w:tcPr>
          <w:p w14:paraId="68AED1F7" w14:textId="77777777" w:rsidR="008D4802" w:rsidRPr="00051345" w:rsidRDefault="008D4802" w:rsidP="00631291">
            <w:pPr>
              <w:pStyle w:val="TableField-Center"/>
              <w:rPr>
                <w:rFonts w:ascii="Calibri Light" w:hAnsi="Calibri Light" w:cs="Arial"/>
              </w:rPr>
            </w:pPr>
            <w:r>
              <w:rPr>
                <w:rFonts w:ascii="Calibri Light" w:hAnsi="Calibri Light" w:cs="Arial"/>
              </w:rPr>
              <w:t>90.</w:t>
            </w:r>
          </w:p>
        </w:tc>
        <w:tc>
          <w:tcPr>
            <w:tcW w:w="3289" w:type="dxa"/>
            <w:vAlign w:val="center"/>
          </w:tcPr>
          <w:p w14:paraId="15B9DB48" w14:textId="0D7681DE" w:rsidR="008D4802" w:rsidRDefault="008D4802" w:rsidP="00631291">
            <w:pPr>
              <w:pStyle w:val="TableField-Left"/>
              <w:rPr>
                <w:rFonts w:ascii="Calibri Light" w:hAnsi="Calibri Light" w:cs="Arial"/>
                <w:b/>
              </w:rPr>
            </w:pPr>
            <w:r>
              <w:rPr>
                <w:rFonts w:ascii="Calibri Light" w:hAnsi="Calibri Light" w:cs="Arial"/>
                <w:b/>
              </w:rPr>
              <w:t>Is this a UUT exemption?</w:t>
            </w:r>
          </w:p>
          <w:p w14:paraId="161E17E0" w14:textId="77777777" w:rsidR="008D4802" w:rsidRDefault="008D4802" w:rsidP="00631291">
            <w:pPr>
              <w:pStyle w:val="TableField-Left"/>
              <w:rPr>
                <w:rFonts w:ascii="Calibri Light" w:hAnsi="Calibri Light" w:cs="Arial"/>
                <w:b/>
              </w:rPr>
            </w:pPr>
          </w:p>
          <w:p w14:paraId="1B86A121" w14:textId="23E1B367" w:rsidR="008D4802" w:rsidRPr="00051345" w:rsidRDefault="008D4802" w:rsidP="00871283">
            <w:pPr>
              <w:pStyle w:val="TableField-Left"/>
              <w:rPr>
                <w:rFonts w:ascii="Calibri Light" w:hAnsi="Calibri Light" w:cs="Arial"/>
                <w:b/>
              </w:rPr>
            </w:pPr>
            <w:r w:rsidRPr="00871283">
              <w:rPr>
                <w:rFonts w:ascii="Calibri Light" w:hAnsi="Calibri Light" w:cs="Arial"/>
              </w:rPr>
              <w:t>Decision P</w:t>
            </w:r>
            <w:r>
              <w:rPr>
                <w:rFonts w:ascii="Calibri Light" w:hAnsi="Calibri Light" w:cs="Arial"/>
              </w:rPr>
              <w:t>oint – Is the BP asking for UUT exemption? If yes, go to Step 100. If no, go to Step 110.</w:t>
            </w:r>
          </w:p>
        </w:tc>
        <w:tc>
          <w:tcPr>
            <w:tcW w:w="1890" w:type="dxa"/>
            <w:vAlign w:val="center"/>
          </w:tcPr>
          <w:p w14:paraId="16E01DAC" w14:textId="62F49B92" w:rsidR="008D4802" w:rsidRPr="00051345" w:rsidRDefault="008D4802" w:rsidP="00631291">
            <w:pPr>
              <w:pStyle w:val="TableField-Left"/>
              <w:rPr>
                <w:rFonts w:ascii="Calibri Light" w:hAnsi="Calibri Light" w:cs="Arial"/>
              </w:rPr>
            </w:pPr>
            <w:del w:id="286" w:author="Tuan Yap" w:date="2019-11-26T13:30:00Z">
              <w:r w:rsidDel="00121B32">
                <w:rPr>
                  <w:rFonts w:ascii="Calibri Light" w:hAnsi="Calibri Light" w:cs="Arial"/>
                </w:rPr>
                <w:delText>FOP to Hybris C4C</w:delText>
              </w:r>
            </w:del>
          </w:p>
        </w:tc>
        <w:tc>
          <w:tcPr>
            <w:tcW w:w="1440" w:type="dxa"/>
            <w:vAlign w:val="center"/>
          </w:tcPr>
          <w:p w14:paraId="2EDF092E" w14:textId="6F5C6FB4"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0738D2E5" w14:textId="77777777" w:rsidR="008D4802" w:rsidRDefault="008D4802" w:rsidP="00631291">
            <w:pPr>
              <w:pStyle w:val="TableField-Left"/>
              <w:rPr>
                <w:rFonts w:ascii="Calibri Light" w:hAnsi="Calibri Light" w:cs="Arial"/>
              </w:rPr>
            </w:pPr>
          </w:p>
        </w:tc>
      </w:tr>
      <w:tr w:rsidR="008D4802" w:rsidRPr="00051345" w14:paraId="4A6FB26E" w14:textId="0A3E6F93" w:rsidTr="008D4802">
        <w:trPr>
          <w:cantSplit/>
          <w:trHeight w:val="432"/>
        </w:trPr>
        <w:tc>
          <w:tcPr>
            <w:tcW w:w="828" w:type="dxa"/>
            <w:vAlign w:val="center"/>
          </w:tcPr>
          <w:p w14:paraId="0C7BD2F3" w14:textId="77777777" w:rsidR="008D4802" w:rsidRPr="00051345" w:rsidRDefault="008D4802" w:rsidP="00631291">
            <w:pPr>
              <w:pStyle w:val="TableField-Center"/>
              <w:rPr>
                <w:rFonts w:ascii="Calibri Light" w:hAnsi="Calibri Light" w:cs="Arial"/>
              </w:rPr>
            </w:pPr>
            <w:r>
              <w:rPr>
                <w:rFonts w:ascii="Calibri Light" w:hAnsi="Calibri Light" w:cs="Arial"/>
              </w:rPr>
              <w:t>100.</w:t>
            </w:r>
          </w:p>
        </w:tc>
        <w:tc>
          <w:tcPr>
            <w:tcW w:w="3289" w:type="dxa"/>
            <w:vAlign w:val="center"/>
          </w:tcPr>
          <w:p w14:paraId="05587B3D" w14:textId="4BE2DB71" w:rsidR="008D4802" w:rsidRDefault="008D4802" w:rsidP="00631291">
            <w:pPr>
              <w:pStyle w:val="TableField-Left"/>
              <w:rPr>
                <w:rFonts w:ascii="Calibri Light" w:hAnsi="Calibri Light" w:cs="Arial"/>
                <w:b/>
              </w:rPr>
            </w:pPr>
            <w:r>
              <w:rPr>
                <w:rFonts w:ascii="Calibri Light" w:hAnsi="Calibri Light" w:cs="Arial"/>
                <w:b/>
              </w:rPr>
              <w:t>Create BPEM Case</w:t>
            </w:r>
          </w:p>
          <w:p w14:paraId="2E7C8729" w14:textId="77777777" w:rsidR="008D4802" w:rsidRDefault="008D4802" w:rsidP="00631291">
            <w:pPr>
              <w:pStyle w:val="TableField-Left"/>
              <w:rPr>
                <w:rFonts w:ascii="Calibri Light" w:hAnsi="Calibri Light" w:cs="Arial"/>
                <w:b/>
              </w:rPr>
            </w:pPr>
          </w:p>
          <w:p w14:paraId="7A5A0BFA" w14:textId="24AC3655" w:rsidR="008D4802" w:rsidRPr="00065F77" w:rsidRDefault="008D4802" w:rsidP="00631291">
            <w:pPr>
              <w:pStyle w:val="TableField-Left"/>
              <w:rPr>
                <w:rFonts w:ascii="Calibri Light" w:hAnsi="Calibri Light" w:cs="Arial"/>
              </w:rPr>
            </w:pPr>
            <w:r>
              <w:rPr>
                <w:rFonts w:ascii="Calibri Light" w:hAnsi="Calibri Light" w:cs="Arial"/>
              </w:rPr>
              <w:t>Create BPEM case for UUT exemption.</w:t>
            </w:r>
          </w:p>
        </w:tc>
        <w:tc>
          <w:tcPr>
            <w:tcW w:w="1890" w:type="dxa"/>
            <w:vAlign w:val="center"/>
          </w:tcPr>
          <w:p w14:paraId="6B8A7F16" w14:textId="77777777" w:rsidR="008D4802" w:rsidRPr="00051345" w:rsidRDefault="008D4802" w:rsidP="00631291">
            <w:pPr>
              <w:pStyle w:val="TableField-Left"/>
              <w:rPr>
                <w:rFonts w:ascii="Calibri Light" w:hAnsi="Calibri Light" w:cs="Arial"/>
              </w:rPr>
            </w:pPr>
            <w:r>
              <w:rPr>
                <w:rFonts w:ascii="Calibri Light" w:hAnsi="Calibri Light" w:cs="Arial"/>
              </w:rPr>
              <w:t>FOP to Hybris C4C</w:t>
            </w:r>
          </w:p>
        </w:tc>
        <w:tc>
          <w:tcPr>
            <w:tcW w:w="1440" w:type="dxa"/>
            <w:vAlign w:val="center"/>
          </w:tcPr>
          <w:p w14:paraId="3B3A6634" w14:textId="696A0669"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184B0F28" w14:textId="77777777" w:rsidR="008D4802" w:rsidRDefault="008D4802" w:rsidP="00631291">
            <w:pPr>
              <w:pStyle w:val="TableField-Left"/>
              <w:rPr>
                <w:rFonts w:ascii="Calibri Light" w:hAnsi="Calibri Light" w:cs="Arial"/>
              </w:rPr>
            </w:pPr>
          </w:p>
        </w:tc>
      </w:tr>
      <w:tr w:rsidR="008D4802" w:rsidRPr="00051345" w14:paraId="118897CC" w14:textId="27009C72" w:rsidTr="008D4802">
        <w:trPr>
          <w:cantSplit/>
          <w:trHeight w:val="432"/>
        </w:trPr>
        <w:tc>
          <w:tcPr>
            <w:tcW w:w="828" w:type="dxa"/>
            <w:vAlign w:val="center"/>
          </w:tcPr>
          <w:p w14:paraId="3A1D0220" w14:textId="77777777" w:rsidR="008D4802" w:rsidRPr="00051345" w:rsidRDefault="008D4802" w:rsidP="00631291">
            <w:pPr>
              <w:pStyle w:val="TableField-Center"/>
              <w:rPr>
                <w:rFonts w:ascii="Calibri Light" w:hAnsi="Calibri Light" w:cs="Arial"/>
              </w:rPr>
            </w:pPr>
            <w:r>
              <w:rPr>
                <w:rFonts w:ascii="Calibri Light" w:hAnsi="Calibri Light" w:cs="Arial"/>
              </w:rPr>
              <w:t>110.</w:t>
            </w:r>
          </w:p>
        </w:tc>
        <w:tc>
          <w:tcPr>
            <w:tcW w:w="3289" w:type="dxa"/>
            <w:vAlign w:val="center"/>
          </w:tcPr>
          <w:p w14:paraId="05E74924" w14:textId="77777777" w:rsidR="008D4802" w:rsidRDefault="008D4802" w:rsidP="00631291">
            <w:pPr>
              <w:pStyle w:val="TableField-Left"/>
              <w:rPr>
                <w:rFonts w:ascii="Calibri Light" w:hAnsi="Calibri Light" w:cs="Arial"/>
                <w:b/>
              </w:rPr>
            </w:pPr>
            <w:r>
              <w:rPr>
                <w:rFonts w:ascii="Calibri Light" w:hAnsi="Calibri Light" w:cs="Arial"/>
                <w:b/>
              </w:rPr>
              <w:t>Is this a rate analysis inquiry?</w:t>
            </w:r>
          </w:p>
          <w:p w14:paraId="14ED9072" w14:textId="77777777" w:rsidR="008D4802" w:rsidRDefault="008D4802" w:rsidP="00631291">
            <w:pPr>
              <w:pStyle w:val="TableField-Left"/>
              <w:rPr>
                <w:rFonts w:ascii="Calibri Light" w:hAnsi="Calibri Light" w:cs="Arial"/>
                <w:b/>
              </w:rPr>
            </w:pPr>
          </w:p>
          <w:p w14:paraId="78CB18E3" w14:textId="75AFA71D" w:rsidR="008D4802" w:rsidRPr="00051345" w:rsidRDefault="008D4802" w:rsidP="00871283">
            <w:pPr>
              <w:pStyle w:val="TableField-Left"/>
              <w:rPr>
                <w:rFonts w:ascii="Calibri Light" w:hAnsi="Calibri Light" w:cs="Arial"/>
                <w:b/>
              </w:rPr>
            </w:pPr>
            <w:r w:rsidRPr="00871283">
              <w:rPr>
                <w:rFonts w:ascii="Calibri Light" w:hAnsi="Calibri Light" w:cs="Arial"/>
              </w:rPr>
              <w:t xml:space="preserve">Decision Point – Is the BP asking questions about </w:t>
            </w:r>
            <w:r>
              <w:rPr>
                <w:rFonts w:ascii="Calibri Light" w:hAnsi="Calibri Light" w:cs="Arial"/>
              </w:rPr>
              <w:t>a rate analysis? If yes, go to Step 120. If no, go to Step 150</w:t>
            </w:r>
            <w:r w:rsidRPr="00871283">
              <w:rPr>
                <w:rFonts w:ascii="Calibri Light" w:hAnsi="Calibri Light" w:cs="Arial"/>
              </w:rPr>
              <w:t>.</w:t>
            </w:r>
          </w:p>
        </w:tc>
        <w:tc>
          <w:tcPr>
            <w:tcW w:w="1890" w:type="dxa"/>
            <w:vAlign w:val="center"/>
          </w:tcPr>
          <w:p w14:paraId="2286B481" w14:textId="68E4AAEF" w:rsidR="008D4802" w:rsidRPr="00051345" w:rsidRDefault="008D4802" w:rsidP="00631291">
            <w:pPr>
              <w:pStyle w:val="TableField-Left"/>
              <w:rPr>
                <w:rFonts w:ascii="Calibri Light" w:hAnsi="Calibri Light" w:cs="Arial"/>
              </w:rPr>
            </w:pPr>
            <w:del w:id="287" w:author="Tuan Yap" w:date="2019-11-26T13:30:00Z">
              <w:r w:rsidDel="00121B32">
                <w:rPr>
                  <w:rFonts w:ascii="Calibri Light" w:hAnsi="Calibri Light" w:cs="Arial"/>
                </w:rPr>
                <w:delText>FOP to Hybris C4C</w:delText>
              </w:r>
            </w:del>
          </w:p>
        </w:tc>
        <w:tc>
          <w:tcPr>
            <w:tcW w:w="1440" w:type="dxa"/>
            <w:vAlign w:val="center"/>
          </w:tcPr>
          <w:p w14:paraId="24C76C0B" w14:textId="71ABBBC2"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5D7E77A9" w14:textId="77777777" w:rsidR="008D4802" w:rsidRDefault="008D4802" w:rsidP="00631291">
            <w:pPr>
              <w:pStyle w:val="TableField-Left"/>
              <w:rPr>
                <w:rFonts w:ascii="Calibri Light" w:hAnsi="Calibri Light" w:cs="Arial"/>
              </w:rPr>
            </w:pPr>
          </w:p>
        </w:tc>
      </w:tr>
      <w:tr w:rsidR="008D4802" w:rsidRPr="00051345" w14:paraId="7C334C1F" w14:textId="76EB3B8D" w:rsidTr="008D4802">
        <w:trPr>
          <w:cantSplit/>
          <w:trHeight w:val="432"/>
        </w:trPr>
        <w:tc>
          <w:tcPr>
            <w:tcW w:w="828" w:type="dxa"/>
            <w:vAlign w:val="center"/>
          </w:tcPr>
          <w:p w14:paraId="4034309F" w14:textId="77777777" w:rsidR="008D4802" w:rsidRPr="00051345" w:rsidRDefault="008D4802" w:rsidP="00631291">
            <w:pPr>
              <w:pStyle w:val="TableField-Center"/>
              <w:rPr>
                <w:rFonts w:ascii="Calibri Light" w:hAnsi="Calibri Light" w:cs="Arial"/>
              </w:rPr>
            </w:pPr>
            <w:r>
              <w:rPr>
                <w:rFonts w:ascii="Calibri Light" w:hAnsi="Calibri Light" w:cs="Arial"/>
              </w:rPr>
              <w:t>120.</w:t>
            </w:r>
          </w:p>
        </w:tc>
        <w:tc>
          <w:tcPr>
            <w:tcW w:w="3289" w:type="dxa"/>
            <w:vAlign w:val="center"/>
          </w:tcPr>
          <w:p w14:paraId="2D3A107D" w14:textId="77777777" w:rsidR="008D4802" w:rsidRPr="00051345" w:rsidRDefault="008D4802" w:rsidP="00631291">
            <w:pPr>
              <w:pStyle w:val="TableField-Left"/>
              <w:rPr>
                <w:rFonts w:ascii="Calibri Light" w:hAnsi="Calibri Light" w:cs="Arial"/>
                <w:b/>
              </w:rPr>
            </w:pPr>
            <w:r>
              <w:rPr>
                <w:rFonts w:ascii="Calibri Light" w:hAnsi="Calibri Light" w:cs="Arial"/>
                <w:b/>
              </w:rPr>
              <w:t xml:space="preserve">View Results in </w:t>
            </w:r>
            <w:proofErr w:type="spellStart"/>
            <w:r>
              <w:rPr>
                <w:rFonts w:ascii="Calibri Light" w:hAnsi="Calibri Light" w:cs="Arial"/>
                <w:b/>
              </w:rPr>
              <w:t>GridX</w:t>
            </w:r>
            <w:proofErr w:type="spellEnd"/>
          </w:p>
        </w:tc>
        <w:tc>
          <w:tcPr>
            <w:tcW w:w="1890" w:type="dxa"/>
            <w:vAlign w:val="center"/>
          </w:tcPr>
          <w:p w14:paraId="27976540" w14:textId="2714ED69" w:rsidR="008D4802" w:rsidRPr="00051345" w:rsidRDefault="008D4802" w:rsidP="00631291">
            <w:pPr>
              <w:pStyle w:val="TableField-Left"/>
              <w:rPr>
                <w:rFonts w:ascii="Calibri Light" w:hAnsi="Calibri Light" w:cs="Arial"/>
              </w:rPr>
            </w:pPr>
            <w:del w:id="288" w:author="Tuan Yap" w:date="2019-11-26T13:29:00Z">
              <w:r w:rsidDel="00121B32">
                <w:rPr>
                  <w:rFonts w:ascii="Calibri Light" w:hAnsi="Calibri Light" w:cs="Arial"/>
                </w:rPr>
                <w:delText>FOP to Hybris C4C</w:delText>
              </w:r>
            </w:del>
            <w:ins w:id="289" w:author="Tuan Yap" w:date="2019-11-26T13:29:00Z">
              <w:r w:rsidR="00121B32">
                <w:rPr>
                  <w:rFonts w:ascii="Calibri Light" w:hAnsi="Calibri Light" w:cs="Arial"/>
                </w:rPr>
                <w:t>External</w:t>
              </w:r>
            </w:ins>
            <w:ins w:id="290" w:author="Tuan Yap" w:date="2019-11-26T13:30:00Z">
              <w:r w:rsidR="00121B32">
                <w:rPr>
                  <w:rFonts w:ascii="Calibri Light" w:hAnsi="Calibri Light" w:cs="Arial"/>
                </w:rPr>
                <w:t xml:space="preserve"> System</w:t>
              </w:r>
            </w:ins>
          </w:p>
        </w:tc>
        <w:tc>
          <w:tcPr>
            <w:tcW w:w="1440" w:type="dxa"/>
            <w:vAlign w:val="center"/>
          </w:tcPr>
          <w:p w14:paraId="761419EB" w14:textId="439B6A0E"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3958997E" w14:textId="77777777" w:rsidR="008D4802" w:rsidRDefault="008D4802" w:rsidP="00631291">
            <w:pPr>
              <w:pStyle w:val="TableField-Left"/>
              <w:rPr>
                <w:rFonts w:ascii="Calibri Light" w:hAnsi="Calibri Light" w:cs="Arial"/>
              </w:rPr>
            </w:pPr>
          </w:p>
        </w:tc>
      </w:tr>
      <w:tr w:rsidR="008D4802" w:rsidRPr="00051345" w14:paraId="225E5C16" w14:textId="5AA61E43" w:rsidTr="008D4802">
        <w:trPr>
          <w:cantSplit/>
          <w:trHeight w:val="432"/>
        </w:trPr>
        <w:tc>
          <w:tcPr>
            <w:tcW w:w="828" w:type="dxa"/>
            <w:vAlign w:val="center"/>
          </w:tcPr>
          <w:p w14:paraId="658CE0B2" w14:textId="77777777" w:rsidR="008D4802" w:rsidRDefault="008D4802" w:rsidP="00631291">
            <w:pPr>
              <w:pStyle w:val="TableField-Center"/>
              <w:rPr>
                <w:rFonts w:ascii="Calibri Light" w:hAnsi="Calibri Light" w:cs="Arial"/>
              </w:rPr>
            </w:pPr>
            <w:r>
              <w:rPr>
                <w:rFonts w:ascii="Calibri Light" w:hAnsi="Calibri Light" w:cs="Arial"/>
              </w:rPr>
              <w:t>150.</w:t>
            </w:r>
          </w:p>
        </w:tc>
        <w:tc>
          <w:tcPr>
            <w:tcW w:w="3289" w:type="dxa"/>
            <w:vAlign w:val="center"/>
          </w:tcPr>
          <w:p w14:paraId="6894E77A" w14:textId="161C2005" w:rsidR="008D4802" w:rsidRDefault="008D4802" w:rsidP="00631291">
            <w:pPr>
              <w:pStyle w:val="TableField-Left"/>
              <w:rPr>
                <w:rFonts w:ascii="Calibri Light" w:hAnsi="Calibri Light" w:cs="Arial"/>
                <w:b/>
              </w:rPr>
            </w:pPr>
            <w:r>
              <w:rPr>
                <w:rFonts w:ascii="Calibri Light" w:hAnsi="Calibri Light" w:cs="Arial"/>
                <w:b/>
              </w:rPr>
              <w:t>Does CA require a Bill adjustment?</w:t>
            </w:r>
          </w:p>
          <w:p w14:paraId="338112DB" w14:textId="77777777" w:rsidR="008D4802" w:rsidRDefault="008D4802" w:rsidP="00631291">
            <w:pPr>
              <w:pStyle w:val="TableField-Left"/>
              <w:rPr>
                <w:rFonts w:ascii="Calibri Light" w:hAnsi="Calibri Light" w:cs="Arial"/>
                <w:b/>
              </w:rPr>
            </w:pPr>
          </w:p>
          <w:p w14:paraId="79BD25BC" w14:textId="77777777" w:rsidR="008D4802" w:rsidRPr="00051345" w:rsidRDefault="008D4802" w:rsidP="00871283">
            <w:pPr>
              <w:pStyle w:val="TableField-Left"/>
              <w:rPr>
                <w:rFonts w:ascii="Calibri Light" w:hAnsi="Calibri Light" w:cs="Arial"/>
                <w:b/>
              </w:rPr>
            </w:pPr>
            <w:r w:rsidRPr="00871283">
              <w:rPr>
                <w:rFonts w:ascii="Calibri Light" w:hAnsi="Calibri Light" w:cs="Arial"/>
              </w:rPr>
              <w:t xml:space="preserve">Decision Point – </w:t>
            </w:r>
            <w:r>
              <w:rPr>
                <w:rFonts w:ascii="Calibri Light" w:hAnsi="Calibri Light" w:cs="Arial"/>
              </w:rPr>
              <w:t>Does an adjustment need to be performed to resolve the inquiry</w:t>
            </w:r>
            <w:r w:rsidRPr="00871283">
              <w:rPr>
                <w:rFonts w:ascii="Calibri Light" w:hAnsi="Calibri Light" w:cs="Arial"/>
              </w:rPr>
              <w:t xml:space="preserve">? If yes, go to Step </w:t>
            </w:r>
            <w:r>
              <w:rPr>
                <w:rFonts w:ascii="Calibri Light" w:hAnsi="Calibri Light" w:cs="Arial"/>
              </w:rPr>
              <w:t>1</w:t>
            </w:r>
            <w:r w:rsidRPr="00871283">
              <w:rPr>
                <w:rFonts w:ascii="Calibri Light" w:hAnsi="Calibri Light" w:cs="Arial"/>
              </w:rPr>
              <w:t xml:space="preserve">60. If no, go to Step </w:t>
            </w:r>
            <w:r>
              <w:rPr>
                <w:rFonts w:ascii="Calibri Light" w:hAnsi="Calibri Light" w:cs="Arial"/>
              </w:rPr>
              <w:t>17</w:t>
            </w:r>
            <w:r w:rsidRPr="00871283">
              <w:rPr>
                <w:rFonts w:ascii="Calibri Light" w:hAnsi="Calibri Light" w:cs="Arial"/>
              </w:rPr>
              <w:t>0.</w:t>
            </w:r>
          </w:p>
        </w:tc>
        <w:tc>
          <w:tcPr>
            <w:tcW w:w="1890" w:type="dxa"/>
            <w:vAlign w:val="center"/>
          </w:tcPr>
          <w:p w14:paraId="685D96C1" w14:textId="77777777" w:rsidR="008D4802" w:rsidRPr="00051345" w:rsidRDefault="008D4802" w:rsidP="00631291">
            <w:pPr>
              <w:pStyle w:val="TableField-Left"/>
              <w:rPr>
                <w:rFonts w:ascii="Calibri Light" w:hAnsi="Calibri Light" w:cs="Arial"/>
              </w:rPr>
            </w:pPr>
            <w:r>
              <w:rPr>
                <w:rFonts w:ascii="Calibri Light" w:hAnsi="Calibri Light" w:cs="Arial"/>
              </w:rPr>
              <w:t>FOP to Hybris C4C</w:t>
            </w:r>
          </w:p>
        </w:tc>
        <w:tc>
          <w:tcPr>
            <w:tcW w:w="1440" w:type="dxa"/>
            <w:vAlign w:val="center"/>
          </w:tcPr>
          <w:p w14:paraId="696D54E2" w14:textId="40FD9A6C"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31E3DE56" w14:textId="77777777" w:rsidR="008D4802" w:rsidRDefault="008D4802" w:rsidP="00631291">
            <w:pPr>
              <w:pStyle w:val="TableField-Left"/>
              <w:rPr>
                <w:rFonts w:ascii="Calibri Light" w:hAnsi="Calibri Light" w:cs="Arial"/>
              </w:rPr>
            </w:pPr>
          </w:p>
        </w:tc>
      </w:tr>
      <w:tr w:rsidR="008D4802" w:rsidRPr="00051345" w14:paraId="24CA8DFC" w14:textId="08AE650C" w:rsidTr="008D4802">
        <w:trPr>
          <w:cantSplit/>
          <w:trHeight w:val="432"/>
        </w:trPr>
        <w:tc>
          <w:tcPr>
            <w:tcW w:w="828" w:type="dxa"/>
            <w:vAlign w:val="center"/>
          </w:tcPr>
          <w:p w14:paraId="18FF86BF" w14:textId="77777777" w:rsidR="008D4802" w:rsidRDefault="008D4802" w:rsidP="00631291">
            <w:pPr>
              <w:pStyle w:val="TableField-Center"/>
              <w:rPr>
                <w:rFonts w:ascii="Calibri Light" w:hAnsi="Calibri Light" w:cs="Arial"/>
              </w:rPr>
            </w:pPr>
            <w:r>
              <w:rPr>
                <w:rFonts w:ascii="Calibri Light" w:hAnsi="Calibri Light" w:cs="Arial"/>
              </w:rPr>
              <w:t>160.</w:t>
            </w:r>
          </w:p>
        </w:tc>
        <w:tc>
          <w:tcPr>
            <w:tcW w:w="3289" w:type="dxa"/>
            <w:vAlign w:val="center"/>
          </w:tcPr>
          <w:p w14:paraId="1DE0FD32" w14:textId="77777777" w:rsidR="008D4802" w:rsidRPr="00051345" w:rsidRDefault="008D4802" w:rsidP="00631291">
            <w:pPr>
              <w:pStyle w:val="TableField-Left"/>
              <w:rPr>
                <w:rFonts w:ascii="Calibri Light" w:hAnsi="Calibri Light" w:cs="Arial"/>
                <w:b/>
              </w:rPr>
            </w:pPr>
            <w:r>
              <w:rPr>
                <w:rFonts w:ascii="Calibri Light" w:hAnsi="Calibri Light" w:cs="Arial"/>
                <w:b/>
              </w:rPr>
              <w:t>Bill Adjustment</w:t>
            </w:r>
          </w:p>
        </w:tc>
        <w:tc>
          <w:tcPr>
            <w:tcW w:w="1890" w:type="dxa"/>
            <w:vAlign w:val="center"/>
          </w:tcPr>
          <w:p w14:paraId="5B5E164B" w14:textId="77777777" w:rsidR="008D4802" w:rsidRPr="00051345" w:rsidRDefault="008D4802" w:rsidP="00631291">
            <w:pPr>
              <w:pStyle w:val="TableField-Left"/>
              <w:rPr>
                <w:rFonts w:ascii="Calibri Light" w:hAnsi="Calibri Light" w:cs="Arial"/>
              </w:rPr>
            </w:pPr>
            <w:r>
              <w:rPr>
                <w:rFonts w:ascii="Calibri Light" w:hAnsi="Calibri Light" w:cs="Arial"/>
              </w:rPr>
              <w:t>FOP to Hybris C4C</w:t>
            </w:r>
          </w:p>
        </w:tc>
        <w:tc>
          <w:tcPr>
            <w:tcW w:w="1440" w:type="dxa"/>
            <w:vAlign w:val="center"/>
          </w:tcPr>
          <w:p w14:paraId="438A1EC0" w14:textId="2118308B"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25672E84" w14:textId="77777777" w:rsidR="008D4802" w:rsidRDefault="008D4802" w:rsidP="00631291">
            <w:pPr>
              <w:pStyle w:val="TableField-Left"/>
              <w:rPr>
                <w:rFonts w:ascii="Calibri Light" w:hAnsi="Calibri Light" w:cs="Arial"/>
              </w:rPr>
            </w:pPr>
          </w:p>
        </w:tc>
      </w:tr>
      <w:tr w:rsidR="008D4802" w:rsidRPr="00051345" w14:paraId="2F226342" w14:textId="117CA980" w:rsidTr="008D4802">
        <w:trPr>
          <w:cantSplit/>
          <w:trHeight w:val="432"/>
        </w:trPr>
        <w:tc>
          <w:tcPr>
            <w:tcW w:w="828" w:type="dxa"/>
            <w:vAlign w:val="center"/>
          </w:tcPr>
          <w:p w14:paraId="09B5B50C" w14:textId="77777777" w:rsidR="008D4802" w:rsidRDefault="008D4802" w:rsidP="00631291">
            <w:pPr>
              <w:pStyle w:val="TableField-Center"/>
              <w:rPr>
                <w:rFonts w:ascii="Calibri Light" w:hAnsi="Calibri Light" w:cs="Arial"/>
              </w:rPr>
            </w:pPr>
            <w:r>
              <w:rPr>
                <w:rFonts w:ascii="Calibri Light" w:hAnsi="Calibri Light" w:cs="Arial"/>
              </w:rPr>
              <w:t>170.</w:t>
            </w:r>
          </w:p>
        </w:tc>
        <w:tc>
          <w:tcPr>
            <w:tcW w:w="3289" w:type="dxa"/>
            <w:vAlign w:val="center"/>
          </w:tcPr>
          <w:p w14:paraId="1AEF3F30" w14:textId="77777777" w:rsidR="008D4802" w:rsidRDefault="008D4802" w:rsidP="00631291">
            <w:pPr>
              <w:pStyle w:val="TableField-Left"/>
              <w:rPr>
                <w:rFonts w:ascii="Calibri Light" w:hAnsi="Calibri Light" w:cs="Arial"/>
                <w:b/>
              </w:rPr>
            </w:pPr>
            <w:r>
              <w:rPr>
                <w:rFonts w:ascii="Calibri Light" w:hAnsi="Calibri Light" w:cs="Arial"/>
                <w:b/>
              </w:rPr>
              <w:t>Does a Service Order need to be created?</w:t>
            </w:r>
          </w:p>
          <w:p w14:paraId="6757E642" w14:textId="77777777" w:rsidR="008D4802" w:rsidRDefault="008D4802" w:rsidP="00631291">
            <w:pPr>
              <w:pStyle w:val="TableField-Left"/>
              <w:rPr>
                <w:rFonts w:ascii="Calibri Light" w:hAnsi="Calibri Light" w:cs="Arial"/>
                <w:b/>
              </w:rPr>
            </w:pPr>
          </w:p>
          <w:p w14:paraId="3229594E" w14:textId="77777777" w:rsidR="008D4802" w:rsidRPr="00051345" w:rsidRDefault="008D4802" w:rsidP="00871283">
            <w:pPr>
              <w:pStyle w:val="TableField-Left"/>
              <w:rPr>
                <w:rFonts w:ascii="Calibri Light" w:hAnsi="Calibri Light" w:cs="Arial"/>
                <w:b/>
              </w:rPr>
            </w:pPr>
            <w:r w:rsidRPr="00871283">
              <w:rPr>
                <w:rFonts w:ascii="Calibri Light" w:hAnsi="Calibri Light" w:cs="Arial"/>
              </w:rPr>
              <w:t xml:space="preserve">Decision Point – </w:t>
            </w:r>
            <w:r>
              <w:rPr>
                <w:rFonts w:ascii="Calibri Light" w:hAnsi="Calibri Light" w:cs="Arial"/>
              </w:rPr>
              <w:t>Does a Service Order need to be issued to resolve the inquiry? If yes, go to Step 180. If no, go to Step 19</w:t>
            </w:r>
            <w:r w:rsidRPr="00871283">
              <w:rPr>
                <w:rFonts w:ascii="Calibri Light" w:hAnsi="Calibri Light" w:cs="Arial"/>
              </w:rPr>
              <w:t>0.</w:t>
            </w:r>
          </w:p>
        </w:tc>
        <w:tc>
          <w:tcPr>
            <w:tcW w:w="1890" w:type="dxa"/>
            <w:vAlign w:val="center"/>
          </w:tcPr>
          <w:p w14:paraId="7753CB51" w14:textId="277E9234" w:rsidR="008D4802" w:rsidRPr="00051345" w:rsidRDefault="008D4802" w:rsidP="00631291">
            <w:pPr>
              <w:pStyle w:val="TableField-Left"/>
              <w:rPr>
                <w:rFonts w:ascii="Calibri Light" w:hAnsi="Calibri Light" w:cs="Arial"/>
              </w:rPr>
            </w:pPr>
            <w:del w:id="291" w:author="Tuan Yap" w:date="2019-11-26T13:30:00Z">
              <w:r w:rsidDel="00121B32">
                <w:rPr>
                  <w:rFonts w:ascii="Calibri Light" w:hAnsi="Calibri Light" w:cs="Arial"/>
                </w:rPr>
                <w:delText>Hybris C4C</w:delText>
              </w:r>
            </w:del>
          </w:p>
        </w:tc>
        <w:tc>
          <w:tcPr>
            <w:tcW w:w="1440" w:type="dxa"/>
            <w:vAlign w:val="center"/>
          </w:tcPr>
          <w:p w14:paraId="64ABD54A" w14:textId="1C2B142F"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767F49F8" w14:textId="77777777" w:rsidR="008D4802" w:rsidRDefault="008D4802" w:rsidP="00631291">
            <w:pPr>
              <w:pStyle w:val="TableField-Left"/>
              <w:rPr>
                <w:rFonts w:ascii="Calibri Light" w:hAnsi="Calibri Light" w:cs="Arial"/>
              </w:rPr>
            </w:pPr>
          </w:p>
        </w:tc>
      </w:tr>
      <w:tr w:rsidR="008D4802" w:rsidRPr="00051345" w14:paraId="665CA161" w14:textId="521D3656" w:rsidTr="008D4802">
        <w:trPr>
          <w:cantSplit/>
          <w:trHeight w:val="432"/>
        </w:trPr>
        <w:tc>
          <w:tcPr>
            <w:tcW w:w="828" w:type="dxa"/>
            <w:vAlign w:val="center"/>
          </w:tcPr>
          <w:p w14:paraId="5546999E" w14:textId="77777777" w:rsidR="008D4802" w:rsidRDefault="008D4802" w:rsidP="00631291">
            <w:pPr>
              <w:pStyle w:val="TableField-Center"/>
              <w:rPr>
                <w:rFonts w:ascii="Calibri Light" w:hAnsi="Calibri Light" w:cs="Arial"/>
              </w:rPr>
            </w:pPr>
            <w:r>
              <w:rPr>
                <w:rFonts w:ascii="Calibri Light" w:hAnsi="Calibri Light" w:cs="Arial"/>
              </w:rPr>
              <w:lastRenderedPageBreak/>
              <w:t>180.</w:t>
            </w:r>
          </w:p>
        </w:tc>
        <w:tc>
          <w:tcPr>
            <w:tcW w:w="3289" w:type="dxa"/>
            <w:vAlign w:val="center"/>
          </w:tcPr>
          <w:p w14:paraId="1080168C" w14:textId="77777777" w:rsidR="008D4802" w:rsidRPr="00051345" w:rsidRDefault="008D4802" w:rsidP="00631291">
            <w:pPr>
              <w:pStyle w:val="TableField-Left"/>
              <w:rPr>
                <w:rFonts w:ascii="Calibri Light" w:hAnsi="Calibri Light" w:cs="Arial"/>
                <w:b/>
              </w:rPr>
            </w:pPr>
            <w:r>
              <w:rPr>
                <w:rFonts w:ascii="Calibri Light" w:hAnsi="Calibri Light" w:cs="Arial"/>
                <w:b/>
              </w:rPr>
              <w:t>Create Service Order</w:t>
            </w:r>
          </w:p>
        </w:tc>
        <w:tc>
          <w:tcPr>
            <w:tcW w:w="1890" w:type="dxa"/>
            <w:vAlign w:val="center"/>
          </w:tcPr>
          <w:p w14:paraId="1CEDABAA" w14:textId="77777777" w:rsidR="008D4802" w:rsidRPr="00051345" w:rsidRDefault="008D4802" w:rsidP="00631291">
            <w:pPr>
              <w:pStyle w:val="TableField-Left"/>
              <w:rPr>
                <w:rFonts w:ascii="Calibri Light" w:hAnsi="Calibri Light" w:cs="Arial"/>
              </w:rPr>
            </w:pPr>
            <w:r>
              <w:rPr>
                <w:rFonts w:ascii="Calibri Light" w:hAnsi="Calibri Light" w:cs="Arial"/>
              </w:rPr>
              <w:t>Hybris C4C</w:t>
            </w:r>
          </w:p>
        </w:tc>
        <w:tc>
          <w:tcPr>
            <w:tcW w:w="1440" w:type="dxa"/>
            <w:vAlign w:val="center"/>
          </w:tcPr>
          <w:p w14:paraId="64DF5213" w14:textId="4E7E6786"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45BA5157" w14:textId="77777777" w:rsidR="008D4802" w:rsidRDefault="008D4802" w:rsidP="00631291">
            <w:pPr>
              <w:pStyle w:val="TableField-Left"/>
              <w:rPr>
                <w:rFonts w:ascii="Calibri Light" w:hAnsi="Calibri Light" w:cs="Arial"/>
              </w:rPr>
            </w:pPr>
          </w:p>
        </w:tc>
      </w:tr>
      <w:tr w:rsidR="008D4802" w:rsidRPr="00051345" w14:paraId="77F65A63" w14:textId="2B87B0A7" w:rsidTr="008D4802">
        <w:trPr>
          <w:cantSplit/>
          <w:trHeight w:val="432"/>
        </w:trPr>
        <w:tc>
          <w:tcPr>
            <w:tcW w:w="828" w:type="dxa"/>
            <w:vAlign w:val="center"/>
          </w:tcPr>
          <w:p w14:paraId="0AA7F775" w14:textId="77777777" w:rsidR="008D4802" w:rsidRPr="00051345" w:rsidRDefault="008D4802" w:rsidP="00631291">
            <w:pPr>
              <w:pStyle w:val="TableField-Center"/>
              <w:rPr>
                <w:rFonts w:ascii="Calibri Light" w:hAnsi="Calibri Light" w:cs="Arial"/>
              </w:rPr>
            </w:pPr>
            <w:r>
              <w:rPr>
                <w:rFonts w:ascii="Calibri Light" w:hAnsi="Calibri Light" w:cs="Arial"/>
              </w:rPr>
              <w:t>190.</w:t>
            </w:r>
          </w:p>
        </w:tc>
        <w:tc>
          <w:tcPr>
            <w:tcW w:w="3289" w:type="dxa"/>
            <w:vAlign w:val="center"/>
          </w:tcPr>
          <w:p w14:paraId="68CD0896" w14:textId="77777777" w:rsidR="008D4802" w:rsidRPr="00051345" w:rsidRDefault="008D4802" w:rsidP="00631291">
            <w:pPr>
              <w:pStyle w:val="TableField-Left"/>
              <w:rPr>
                <w:rFonts w:ascii="Calibri Light" w:hAnsi="Calibri Light" w:cs="Arial"/>
                <w:b/>
              </w:rPr>
            </w:pPr>
            <w:r w:rsidRPr="00051345">
              <w:rPr>
                <w:rFonts w:ascii="Calibri Light" w:hAnsi="Calibri Light" w:cs="Arial"/>
                <w:b/>
              </w:rPr>
              <w:t>Was the inquiry resolved?</w:t>
            </w:r>
          </w:p>
          <w:p w14:paraId="1CCF4E77" w14:textId="77777777" w:rsidR="008D4802" w:rsidRPr="00051345" w:rsidRDefault="008D4802" w:rsidP="00631291">
            <w:pPr>
              <w:pStyle w:val="TableField-Left"/>
              <w:rPr>
                <w:rFonts w:ascii="Calibri Light" w:hAnsi="Calibri Light" w:cs="Arial"/>
              </w:rPr>
            </w:pPr>
          </w:p>
          <w:p w14:paraId="5801FB41" w14:textId="77777777" w:rsidR="008D4802" w:rsidRPr="00051345" w:rsidRDefault="008D4802" w:rsidP="00631291">
            <w:pPr>
              <w:pStyle w:val="TableField-Left"/>
              <w:rPr>
                <w:rFonts w:ascii="Calibri Light" w:hAnsi="Calibri Light" w:cs="Arial"/>
                <w:b/>
              </w:rPr>
            </w:pPr>
            <w:r w:rsidRPr="00051345">
              <w:rPr>
                <w:rFonts w:ascii="Calibri Light" w:hAnsi="Calibri Light" w:cs="Arial"/>
              </w:rPr>
              <w:t>Decision Point – was the CCC/BCD representative able to resolve the customer’s billing</w:t>
            </w:r>
            <w:r>
              <w:rPr>
                <w:rFonts w:ascii="Calibri Light" w:hAnsi="Calibri Light" w:cs="Arial"/>
              </w:rPr>
              <w:t xml:space="preserve"> inquiry?  If yes, go to Step 200.  If no, go to Step 210</w:t>
            </w:r>
            <w:r w:rsidRPr="00051345">
              <w:rPr>
                <w:rFonts w:ascii="Calibri Light" w:hAnsi="Calibri Light" w:cs="Arial"/>
              </w:rPr>
              <w:t>.</w:t>
            </w:r>
          </w:p>
        </w:tc>
        <w:tc>
          <w:tcPr>
            <w:tcW w:w="1890" w:type="dxa"/>
            <w:vAlign w:val="center"/>
          </w:tcPr>
          <w:p w14:paraId="5F10C627" w14:textId="77777777" w:rsidR="008D4802" w:rsidRPr="00051345" w:rsidRDefault="008D4802" w:rsidP="00631291">
            <w:pPr>
              <w:pStyle w:val="TableField-Left"/>
              <w:rPr>
                <w:rFonts w:ascii="Calibri Light" w:hAnsi="Calibri Light" w:cs="Arial"/>
              </w:rPr>
            </w:pPr>
            <w:r w:rsidRPr="00051345">
              <w:rPr>
                <w:rFonts w:ascii="Calibri Light" w:hAnsi="Calibri Light" w:cs="Arial"/>
              </w:rPr>
              <w:t>Hybris C4C</w:t>
            </w:r>
          </w:p>
        </w:tc>
        <w:tc>
          <w:tcPr>
            <w:tcW w:w="1440" w:type="dxa"/>
            <w:vAlign w:val="center"/>
          </w:tcPr>
          <w:p w14:paraId="218EA255" w14:textId="779E4E2E"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0F90BFE0" w14:textId="77777777" w:rsidR="008D4802" w:rsidRPr="00051345" w:rsidRDefault="008D4802" w:rsidP="00631291">
            <w:pPr>
              <w:pStyle w:val="TableField-Left"/>
              <w:rPr>
                <w:rFonts w:ascii="Calibri Light" w:hAnsi="Calibri Light" w:cs="Arial"/>
              </w:rPr>
            </w:pPr>
          </w:p>
        </w:tc>
      </w:tr>
      <w:tr w:rsidR="008D4802" w:rsidRPr="00051345" w14:paraId="31B0E97E" w14:textId="5DDF5120" w:rsidTr="008D4802">
        <w:trPr>
          <w:cantSplit/>
          <w:trHeight w:val="432"/>
        </w:trPr>
        <w:tc>
          <w:tcPr>
            <w:tcW w:w="828" w:type="dxa"/>
            <w:vAlign w:val="center"/>
          </w:tcPr>
          <w:p w14:paraId="40F67B0E" w14:textId="77777777" w:rsidR="008D4802" w:rsidRPr="00051345" w:rsidRDefault="008D4802" w:rsidP="00631291">
            <w:pPr>
              <w:pStyle w:val="TableField-Center"/>
              <w:rPr>
                <w:rFonts w:ascii="Calibri Light" w:hAnsi="Calibri Light" w:cs="Arial"/>
              </w:rPr>
            </w:pPr>
            <w:r>
              <w:rPr>
                <w:rFonts w:ascii="Calibri Light" w:hAnsi="Calibri Light" w:cs="Arial"/>
              </w:rPr>
              <w:t>200.</w:t>
            </w:r>
          </w:p>
        </w:tc>
        <w:tc>
          <w:tcPr>
            <w:tcW w:w="3289" w:type="dxa"/>
            <w:vAlign w:val="center"/>
          </w:tcPr>
          <w:p w14:paraId="4ADBA1ED" w14:textId="77777777" w:rsidR="008D4802" w:rsidRPr="00051345" w:rsidRDefault="008D4802" w:rsidP="00631291">
            <w:pPr>
              <w:pStyle w:val="TableField-Left"/>
              <w:rPr>
                <w:rFonts w:ascii="Calibri Light" w:hAnsi="Calibri Light" w:cs="Arial"/>
                <w:b/>
              </w:rPr>
            </w:pPr>
            <w:r w:rsidRPr="00051345">
              <w:rPr>
                <w:rFonts w:ascii="Calibri Light" w:hAnsi="Calibri Light" w:cs="Arial"/>
                <w:b/>
              </w:rPr>
              <w:t>Create Activity</w:t>
            </w:r>
          </w:p>
          <w:p w14:paraId="66DFD2C4" w14:textId="77777777" w:rsidR="008D4802" w:rsidRPr="00051345" w:rsidRDefault="008D4802" w:rsidP="00631291">
            <w:pPr>
              <w:pStyle w:val="TableField-Left"/>
              <w:rPr>
                <w:rFonts w:ascii="Calibri Light" w:hAnsi="Calibri Light" w:cs="Arial"/>
                <w:b/>
              </w:rPr>
            </w:pPr>
          </w:p>
          <w:p w14:paraId="33A5A8F5" w14:textId="77777777" w:rsidR="008D4802" w:rsidRPr="00051345" w:rsidRDefault="008D4802" w:rsidP="00631291">
            <w:pPr>
              <w:pStyle w:val="TableField-Left"/>
              <w:rPr>
                <w:rFonts w:ascii="Calibri Light" w:hAnsi="Calibri Light" w:cs="Arial"/>
                <w:b/>
              </w:rPr>
            </w:pPr>
            <w:r w:rsidRPr="00051345">
              <w:rPr>
                <w:rFonts w:ascii="Calibri Light" w:hAnsi="Calibri Light" w:cs="Arial"/>
              </w:rPr>
              <w:t>If the billing inquiry was resolved, the CCC/BCD representative will create an Activity to document the results of what happened on the call</w:t>
            </w:r>
          </w:p>
        </w:tc>
        <w:tc>
          <w:tcPr>
            <w:tcW w:w="1890" w:type="dxa"/>
            <w:vAlign w:val="center"/>
          </w:tcPr>
          <w:p w14:paraId="754F8D3A" w14:textId="77777777" w:rsidR="008D4802" w:rsidRPr="00051345" w:rsidRDefault="008D4802" w:rsidP="00631291">
            <w:pPr>
              <w:pStyle w:val="TableField-Left"/>
              <w:rPr>
                <w:rFonts w:ascii="Calibri Light" w:hAnsi="Calibri Light" w:cs="Arial"/>
              </w:rPr>
            </w:pPr>
            <w:r w:rsidRPr="00051345">
              <w:rPr>
                <w:rFonts w:ascii="Calibri Light" w:hAnsi="Calibri Light" w:cs="Arial"/>
              </w:rPr>
              <w:t>Hybris C4C</w:t>
            </w:r>
          </w:p>
        </w:tc>
        <w:tc>
          <w:tcPr>
            <w:tcW w:w="1440" w:type="dxa"/>
            <w:vAlign w:val="center"/>
          </w:tcPr>
          <w:p w14:paraId="07E9DC31" w14:textId="0DC2E112"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5B381310" w14:textId="77777777" w:rsidR="008D4802" w:rsidRPr="00051345" w:rsidRDefault="008D4802" w:rsidP="00631291">
            <w:pPr>
              <w:pStyle w:val="TableField-Left"/>
              <w:rPr>
                <w:rFonts w:ascii="Calibri Light" w:hAnsi="Calibri Light" w:cs="Arial"/>
              </w:rPr>
            </w:pPr>
          </w:p>
        </w:tc>
      </w:tr>
      <w:tr w:rsidR="008D4802" w:rsidRPr="00051345" w14:paraId="1F9FECC0" w14:textId="532A118C" w:rsidTr="008D4802">
        <w:trPr>
          <w:cantSplit/>
          <w:trHeight w:val="432"/>
        </w:trPr>
        <w:tc>
          <w:tcPr>
            <w:tcW w:w="828" w:type="dxa"/>
            <w:vAlign w:val="center"/>
          </w:tcPr>
          <w:p w14:paraId="6AFA4842" w14:textId="77777777" w:rsidR="008D4802" w:rsidRPr="00051345" w:rsidRDefault="008D4802" w:rsidP="00631291">
            <w:pPr>
              <w:pStyle w:val="TableField-Center"/>
              <w:rPr>
                <w:rFonts w:ascii="Calibri Light" w:hAnsi="Calibri Light" w:cs="Arial"/>
              </w:rPr>
            </w:pPr>
            <w:r>
              <w:rPr>
                <w:rFonts w:ascii="Calibri Light" w:hAnsi="Calibri Light" w:cs="Arial"/>
              </w:rPr>
              <w:t>210.</w:t>
            </w:r>
          </w:p>
        </w:tc>
        <w:tc>
          <w:tcPr>
            <w:tcW w:w="3289" w:type="dxa"/>
            <w:vAlign w:val="center"/>
          </w:tcPr>
          <w:p w14:paraId="1EB302BE" w14:textId="56EB1CBA" w:rsidR="008D4802" w:rsidRPr="00051345" w:rsidRDefault="008D4802" w:rsidP="00631291">
            <w:pPr>
              <w:pStyle w:val="TableField-Left"/>
              <w:rPr>
                <w:rFonts w:ascii="Calibri Light" w:hAnsi="Calibri Light" w:cs="Arial"/>
                <w:b/>
              </w:rPr>
            </w:pPr>
            <w:r w:rsidRPr="00051345">
              <w:rPr>
                <w:rFonts w:ascii="Calibri Light" w:hAnsi="Calibri Light" w:cs="Arial"/>
                <w:b/>
              </w:rPr>
              <w:t xml:space="preserve">Create </w:t>
            </w:r>
            <w:r>
              <w:rPr>
                <w:rFonts w:ascii="Calibri Light" w:hAnsi="Calibri Light" w:cs="Arial"/>
                <w:b/>
              </w:rPr>
              <w:t>Ticket</w:t>
            </w:r>
          </w:p>
          <w:p w14:paraId="547CE2C0" w14:textId="77777777" w:rsidR="008D4802" w:rsidRPr="00051345" w:rsidRDefault="008D4802" w:rsidP="00631291">
            <w:pPr>
              <w:pStyle w:val="TableField-Left"/>
              <w:rPr>
                <w:rFonts w:ascii="Calibri Light" w:hAnsi="Calibri Light" w:cs="Arial"/>
                <w:b/>
              </w:rPr>
            </w:pPr>
          </w:p>
          <w:p w14:paraId="5613D4A3" w14:textId="3514D038" w:rsidR="008D4802" w:rsidRPr="00051345" w:rsidRDefault="008D4802" w:rsidP="002F63C1">
            <w:pPr>
              <w:pStyle w:val="TableField-Left"/>
              <w:rPr>
                <w:rFonts w:ascii="Calibri Light" w:hAnsi="Calibri Light" w:cs="Arial"/>
                <w:b/>
              </w:rPr>
            </w:pPr>
            <w:r w:rsidRPr="00051345">
              <w:rPr>
                <w:rFonts w:ascii="Calibri Light" w:hAnsi="Calibri Light" w:cs="Arial"/>
              </w:rPr>
              <w:t xml:space="preserve">If the billing inquiry was not resolved and needs to be reviewed further by a different </w:t>
            </w:r>
            <w:r>
              <w:rPr>
                <w:rFonts w:ascii="Calibri Light" w:hAnsi="Calibri Light" w:cs="Arial"/>
              </w:rPr>
              <w:t>user</w:t>
            </w:r>
            <w:r w:rsidRPr="00051345">
              <w:rPr>
                <w:rFonts w:ascii="Calibri Light" w:hAnsi="Calibri Light" w:cs="Arial"/>
              </w:rPr>
              <w:t xml:space="preserve">, the CCC/BCD representative will create a </w:t>
            </w:r>
            <w:r>
              <w:rPr>
                <w:rFonts w:ascii="Calibri Light" w:hAnsi="Calibri Light" w:cs="Arial"/>
              </w:rPr>
              <w:t>Ticket</w:t>
            </w:r>
            <w:r w:rsidRPr="00051345">
              <w:rPr>
                <w:rFonts w:ascii="Calibri Light" w:hAnsi="Calibri Light" w:cs="Arial"/>
              </w:rPr>
              <w:t xml:space="preserve"> and route it to the appropriate </w:t>
            </w:r>
            <w:r>
              <w:rPr>
                <w:rFonts w:ascii="Calibri Light" w:hAnsi="Calibri Light" w:cs="Arial"/>
              </w:rPr>
              <w:t>user</w:t>
            </w:r>
            <w:r w:rsidRPr="00051345">
              <w:rPr>
                <w:rFonts w:ascii="Calibri Light" w:hAnsi="Calibri Light" w:cs="Arial"/>
              </w:rPr>
              <w:t xml:space="preserve"> for resolution</w:t>
            </w:r>
          </w:p>
        </w:tc>
        <w:tc>
          <w:tcPr>
            <w:tcW w:w="1890" w:type="dxa"/>
            <w:vAlign w:val="center"/>
          </w:tcPr>
          <w:p w14:paraId="51D158D7" w14:textId="77777777" w:rsidR="008D4802" w:rsidRPr="00051345" w:rsidRDefault="008D4802" w:rsidP="00631291">
            <w:pPr>
              <w:pStyle w:val="TableField-Left"/>
              <w:rPr>
                <w:rFonts w:ascii="Calibri Light" w:hAnsi="Calibri Light" w:cs="Arial"/>
              </w:rPr>
            </w:pPr>
            <w:r w:rsidRPr="00051345">
              <w:rPr>
                <w:rFonts w:ascii="Calibri Light" w:hAnsi="Calibri Light" w:cs="Arial"/>
              </w:rPr>
              <w:t>Hybris C4C</w:t>
            </w:r>
          </w:p>
        </w:tc>
        <w:tc>
          <w:tcPr>
            <w:tcW w:w="1440" w:type="dxa"/>
            <w:vAlign w:val="center"/>
          </w:tcPr>
          <w:p w14:paraId="674A11F6" w14:textId="628901C6" w:rsidR="008D4802" w:rsidRPr="00051345" w:rsidRDefault="0095574A" w:rsidP="00631291">
            <w:pPr>
              <w:pStyle w:val="TableField-Left"/>
              <w:rPr>
                <w:rFonts w:ascii="Calibri Light" w:hAnsi="Calibri Light" w:cs="Arial"/>
              </w:rPr>
            </w:pPr>
            <w:r>
              <w:rPr>
                <w:rFonts w:ascii="Calibri Light" w:hAnsi="Calibri Light" w:cs="Arial"/>
              </w:rPr>
              <w:t>Bill Inquiry User</w:t>
            </w:r>
          </w:p>
        </w:tc>
        <w:tc>
          <w:tcPr>
            <w:tcW w:w="2430" w:type="dxa"/>
          </w:tcPr>
          <w:p w14:paraId="0FEFFDCE" w14:textId="77777777" w:rsidR="008D4802" w:rsidRPr="00051345" w:rsidRDefault="008D4802" w:rsidP="00631291">
            <w:pPr>
              <w:pStyle w:val="TableField-Left"/>
              <w:rPr>
                <w:rFonts w:ascii="Calibri Light" w:hAnsi="Calibri Light" w:cs="Arial"/>
              </w:rPr>
            </w:pPr>
          </w:p>
        </w:tc>
      </w:tr>
      <w:tr w:rsidR="008D4802" w:rsidRPr="00051345" w14:paraId="5E88F167" w14:textId="4639D18D" w:rsidTr="008D4802">
        <w:trPr>
          <w:cantSplit/>
          <w:trHeight w:val="432"/>
        </w:trPr>
        <w:tc>
          <w:tcPr>
            <w:tcW w:w="828" w:type="dxa"/>
            <w:vAlign w:val="center"/>
          </w:tcPr>
          <w:p w14:paraId="554A482E" w14:textId="77777777" w:rsidR="008D4802" w:rsidRPr="00051345" w:rsidRDefault="008D4802" w:rsidP="00631291">
            <w:pPr>
              <w:pStyle w:val="TableField-Center"/>
              <w:rPr>
                <w:rFonts w:ascii="Calibri Light" w:hAnsi="Calibri Light" w:cs="Arial"/>
              </w:rPr>
            </w:pPr>
            <w:r>
              <w:rPr>
                <w:rFonts w:ascii="Calibri Light" w:hAnsi="Calibri Light" w:cs="Arial"/>
              </w:rPr>
              <w:t>220</w:t>
            </w:r>
          </w:p>
        </w:tc>
        <w:tc>
          <w:tcPr>
            <w:tcW w:w="3289" w:type="dxa"/>
            <w:vAlign w:val="center"/>
          </w:tcPr>
          <w:p w14:paraId="1DC00306" w14:textId="77777777" w:rsidR="008D4802" w:rsidRPr="00051345" w:rsidRDefault="008D4802" w:rsidP="00631291">
            <w:pPr>
              <w:pStyle w:val="TableField-Left"/>
              <w:rPr>
                <w:rFonts w:ascii="Calibri Light" w:hAnsi="Calibri Light" w:cs="Arial"/>
                <w:b/>
              </w:rPr>
            </w:pPr>
            <w:r w:rsidRPr="00051345">
              <w:rPr>
                <w:rFonts w:ascii="Calibri Light" w:hAnsi="Calibri Light" w:cs="Arial"/>
                <w:b/>
              </w:rPr>
              <w:t>End</w:t>
            </w:r>
          </w:p>
        </w:tc>
        <w:tc>
          <w:tcPr>
            <w:tcW w:w="1890" w:type="dxa"/>
            <w:vAlign w:val="center"/>
          </w:tcPr>
          <w:p w14:paraId="6A40CFC0" w14:textId="77777777" w:rsidR="008D4802" w:rsidRPr="00051345" w:rsidRDefault="008D4802" w:rsidP="00631291">
            <w:pPr>
              <w:pStyle w:val="TableField-Left"/>
              <w:rPr>
                <w:rFonts w:ascii="Calibri Light" w:hAnsi="Calibri Light" w:cs="Arial"/>
              </w:rPr>
            </w:pPr>
            <w:r w:rsidRPr="00051345">
              <w:rPr>
                <w:rFonts w:ascii="Calibri Light" w:hAnsi="Calibri Light" w:cs="Arial"/>
              </w:rPr>
              <w:t>N/A</w:t>
            </w:r>
          </w:p>
        </w:tc>
        <w:tc>
          <w:tcPr>
            <w:tcW w:w="1440" w:type="dxa"/>
            <w:vAlign w:val="center"/>
          </w:tcPr>
          <w:p w14:paraId="536ED908" w14:textId="77777777" w:rsidR="008D4802" w:rsidRPr="00051345" w:rsidRDefault="008D4802" w:rsidP="00631291">
            <w:pPr>
              <w:pStyle w:val="TableField-Left"/>
              <w:rPr>
                <w:rFonts w:ascii="Calibri Light" w:hAnsi="Calibri Light" w:cs="Arial"/>
              </w:rPr>
            </w:pPr>
            <w:r w:rsidRPr="00051345">
              <w:rPr>
                <w:rFonts w:ascii="Calibri Light" w:hAnsi="Calibri Light" w:cs="Arial"/>
              </w:rPr>
              <w:t>N/A</w:t>
            </w:r>
          </w:p>
        </w:tc>
        <w:tc>
          <w:tcPr>
            <w:tcW w:w="2430" w:type="dxa"/>
          </w:tcPr>
          <w:p w14:paraId="3328F7A6" w14:textId="77777777" w:rsidR="008D4802" w:rsidRPr="00051345" w:rsidRDefault="008D4802" w:rsidP="00631291">
            <w:pPr>
              <w:pStyle w:val="TableField-Left"/>
              <w:rPr>
                <w:rFonts w:ascii="Calibri Light" w:hAnsi="Calibri Light" w:cs="Arial"/>
              </w:rPr>
            </w:pPr>
          </w:p>
        </w:tc>
      </w:tr>
    </w:tbl>
    <w:p w14:paraId="38327883" w14:textId="77777777" w:rsidR="00710ED9" w:rsidRDefault="00710ED9" w:rsidP="00A137A7">
      <w:pPr>
        <w:pStyle w:val="Heading2"/>
      </w:pPr>
      <w:bookmarkStart w:id="292" w:name="_Toc406588309"/>
      <w:bookmarkStart w:id="293" w:name="_Toc491613817"/>
    </w:p>
    <w:p w14:paraId="46A1F308" w14:textId="77777777" w:rsidR="00626952" w:rsidRPr="00051345" w:rsidRDefault="00626952" w:rsidP="00A137A7">
      <w:pPr>
        <w:pStyle w:val="Heading2"/>
      </w:pPr>
      <w:bookmarkStart w:id="294" w:name="_Toc509274814"/>
      <w:r w:rsidRPr="00051345">
        <w:t>3</w:t>
      </w:r>
      <w:r w:rsidRPr="00051345">
        <w:rPr>
          <w:vertAlign w:val="superscript"/>
        </w:rPr>
        <w:t>rd</w:t>
      </w:r>
      <w:r w:rsidRPr="00051345">
        <w:t xml:space="preserve"> Party and </w:t>
      </w:r>
      <w:r w:rsidR="003950F7" w:rsidRPr="00051345">
        <w:t xml:space="preserve">SCE </w:t>
      </w:r>
      <w:r w:rsidRPr="00051345">
        <w:t>Legacy</w:t>
      </w:r>
      <w:r w:rsidR="003950F7" w:rsidRPr="00051345">
        <w:t xml:space="preserve"> System</w:t>
      </w:r>
      <w:r w:rsidRPr="00051345">
        <w:t xml:space="preserve"> Integrations</w:t>
      </w:r>
      <w:bookmarkEnd w:id="294"/>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2F54D6" w:rsidRPr="00051345" w14:paraId="722BD646" w14:textId="77777777" w:rsidTr="00801424">
        <w:trPr>
          <w:cantSplit/>
          <w:trHeight w:val="432"/>
          <w:tblHeader/>
        </w:trPr>
        <w:tc>
          <w:tcPr>
            <w:tcW w:w="3397" w:type="dxa"/>
            <w:tcBorders>
              <w:top w:val="threeDEmboss" w:sz="6" w:space="0" w:color="auto"/>
              <w:bottom w:val="threeDEmboss" w:sz="6" w:space="0" w:color="auto"/>
            </w:tcBorders>
            <w:shd w:val="clear" w:color="auto" w:fill="F9FBAF"/>
            <w:vAlign w:val="center"/>
          </w:tcPr>
          <w:p w14:paraId="4DF541FD" w14:textId="77777777" w:rsidR="002F54D6" w:rsidRPr="00051345" w:rsidRDefault="00AF1CB5" w:rsidP="00661E2B">
            <w:pPr>
              <w:pStyle w:val="TableHeader-Left"/>
              <w:rPr>
                <w:rFonts w:ascii="Calibri Light" w:hAnsi="Calibri Light" w:cs="Arial"/>
              </w:rPr>
            </w:pPr>
            <w:r w:rsidRPr="00051345">
              <w:rPr>
                <w:rFonts w:ascii="Calibri Light" w:hAnsi="Calibri Light" w:cs="Arial"/>
              </w:rPr>
              <w:t>3</w:t>
            </w:r>
            <w:r w:rsidRPr="00051345">
              <w:rPr>
                <w:rFonts w:ascii="Calibri Light" w:hAnsi="Calibri Light" w:cs="Arial"/>
                <w:vertAlign w:val="superscript"/>
              </w:rPr>
              <w:t>rd</w:t>
            </w:r>
            <w:r w:rsidRPr="00051345">
              <w:rPr>
                <w:rFonts w:ascii="Calibri Light" w:hAnsi="Calibri Light" w:cs="Arial"/>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54F156B5" w14:textId="77777777" w:rsidR="002F54D6" w:rsidRPr="00051345" w:rsidRDefault="00AF1CB5" w:rsidP="00661E2B">
            <w:pPr>
              <w:pStyle w:val="TableHeader-Left"/>
              <w:rPr>
                <w:rFonts w:ascii="Calibri Light" w:hAnsi="Calibri Light" w:cs="Arial"/>
              </w:rPr>
            </w:pPr>
            <w:r w:rsidRPr="00051345">
              <w:rPr>
                <w:rFonts w:ascii="Calibri Light" w:hAnsi="Calibri Light" w:cs="Arial"/>
              </w:rPr>
              <w:t xml:space="preserve">Description of </w:t>
            </w:r>
            <w:r w:rsidR="00694D05" w:rsidRPr="00051345">
              <w:rPr>
                <w:rFonts w:ascii="Calibri Light" w:hAnsi="Calibri Light" w:cs="Arial"/>
              </w:rPr>
              <w:t xml:space="preserve">Integration and </w:t>
            </w:r>
            <w:r w:rsidRPr="00051345">
              <w:rPr>
                <w:rFonts w:ascii="Calibri Light" w:hAnsi="Calibri Light" w:cs="Arial"/>
              </w:rPr>
              <w:t>Required Change to 3</w:t>
            </w:r>
            <w:r w:rsidRPr="00051345">
              <w:rPr>
                <w:rFonts w:ascii="Calibri Light" w:hAnsi="Calibri Light" w:cs="Arial"/>
                <w:vertAlign w:val="superscript"/>
              </w:rPr>
              <w:t>rd</w:t>
            </w:r>
            <w:r w:rsidRPr="00051345">
              <w:rPr>
                <w:rFonts w:ascii="Calibri Light" w:hAnsi="Calibri Light" w:cs="Arial"/>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499848C0" w14:textId="77777777" w:rsidR="002F54D6" w:rsidRPr="00051345" w:rsidRDefault="00AF1CB5" w:rsidP="00661E2B">
            <w:pPr>
              <w:pStyle w:val="TableHeader-Left"/>
              <w:rPr>
                <w:rFonts w:ascii="Calibri Light" w:hAnsi="Calibri Light" w:cs="Arial"/>
              </w:rPr>
            </w:pPr>
            <w:r w:rsidRPr="00051345">
              <w:rPr>
                <w:rFonts w:ascii="Calibri Light" w:hAnsi="Calibri Light" w:cs="Arial"/>
              </w:rPr>
              <w:t>Estimated Complexity of 3</w:t>
            </w:r>
            <w:r w:rsidRPr="00051345">
              <w:rPr>
                <w:rFonts w:ascii="Calibri Light" w:hAnsi="Calibri Light" w:cs="Arial"/>
                <w:vertAlign w:val="superscript"/>
              </w:rPr>
              <w:t>rd</w:t>
            </w:r>
            <w:r w:rsidRPr="00051345">
              <w:rPr>
                <w:rFonts w:ascii="Calibri Light" w:hAnsi="Calibri Light" w:cs="Arial"/>
              </w:rPr>
              <w:t xml:space="preserve"> Party or SCE Legacy system change</w:t>
            </w:r>
          </w:p>
        </w:tc>
      </w:tr>
      <w:tr w:rsidR="007F60DE" w:rsidRPr="00051345" w14:paraId="4971BA14" w14:textId="77777777" w:rsidTr="00801424">
        <w:trPr>
          <w:cantSplit/>
          <w:trHeight w:val="432"/>
        </w:trPr>
        <w:tc>
          <w:tcPr>
            <w:tcW w:w="3397" w:type="dxa"/>
            <w:tcBorders>
              <w:top w:val="threeDEmboss" w:sz="6" w:space="0" w:color="auto"/>
            </w:tcBorders>
            <w:vAlign w:val="center"/>
          </w:tcPr>
          <w:p w14:paraId="16C8242F" w14:textId="77777777" w:rsidR="007F60DE" w:rsidRPr="00051345" w:rsidRDefault="007F60DE" w:rsidP="007F60DE">
            <w:pPr>
              <w:pStyle w:val="TableField-Left"/>
              <w:rPr>
                <w:rFonts w:ascii="Calibri Light" w:hAnsi="Calibri Light" w:cs="Arial"/>
              </w:rPr>
            </w:pPr>
            <w:proofErr w:type="spellStart"/>
            <w:r w:rsidRPr="00051345">
              <w:rPr>
                <w:rFonts w:ascii="Calibri Light" w:hAnsi="Calibri Light" w:cs="Arial"/>
              </w:rPr>
              <w:t>GridX</w:t>
            </w:r>
            <w:proofErr w:type="spellEnd"/>
          </w:p>
        </w:tc>
        <w:tc>
          <w:tcPr>
            <w:tcW w:w="3173" w:type="dxa"/>
            <w:tcBorders>
              <w:top w:val="threeDEmboss" w:sz="6" w:space="0" w:color="auto"/>
            </w:tcBorders>
            <w:vAlign w:val="center"/>
          </w:tcPr>
          <w:p w14:paraId="1720D028" w14:textId="286E95AF" w:rsidR="007F60DE" w:rsidRPr="00051345" w:rsidRDefault="002D293A" w:rsidP="007F60DE">
            <w:pPr>
              <w:pStyle w:val="TableField-Left"/>
              <w:rPr>
                <w:rFonts w:ascii="Calibri Light" w:hAnsi="Calibri Light" w:cs="Arial"/>
              </w:rPr>
            </w:pPr>
            <w:r>
              <w:rPr>
                <w:rFonts w:ascii="Calibri Light" w:hAnsi="Calibri Light" w:cs="Arial"/>
              </w:rPr>
              <w:t>Will be made available on user desktop</w:t>
            </w:r>
          </w:p>
        </w:tc>
        <w:tc>
          <w:tcPr>
            <w:tcW w:w="3037" w:type="dxa"/>
            <w:tcBorders>
              <w:top w:val="threeDEmboss" w:sz="6" w:space="0" w:color="auto"/>
            </w:tcBorders>
            <w:vAlign w:val="center"/>
          </w:tcPr>
          <w:p w14:paraId="60DE4108" w14:textId="77777777" w:rsidR="007F60DE" w:rsidRPr="00051345" w:rsidRDefault="007F60DE" w:rsidP="007F60DE">
            <w:pPr>
              <w:pStyle w:val="TableField-Left"/>
              <w:rPr>
                <w:rFonts w:ascii="Calibri Light" w:hAnsi="Calibri Light" w:cs="Arial"/>
              </w:rPr>
            </w:pPr>
            <w:r w:rsidRPr="00051345">
              <w:rPr>
                <w:rFonts w:ascii="Calibri Light" w:hAnsi="Calibri Light" w:cs="Arial"/>
              </w:rPr>
              <w:t>N/A</w:t>
            </w:r>
          </w:p>
        </w:tc>
      </w:tr>
      <w:tr w:rsidR="007F60DE" w:rsidRPr="00051345" w14:paraId="75C32312" w14:textId="77777777" w:rsidTr="00801424">
        <w:trPr>
          <w:cantSplit/>
          <w:trHeight w:val="318"/>
        </w:trPr>
        <w:tc>
          <w:tcPr>
            <w:tcW w:w="3397" w:type="dxa"/>
            <w:vAlign w:val="center"/>
          </w:tcPr>
          <w:p w14:paraId="2AFC79DE" w14:textId="5179D7BD" w:rsidR="007F60DE" w:rsidRPr="00051345" w:rsidRDefault="007F60DE" w:rsidP="00310AAC">
            <w:pPr>
              <w:pStyle w:val="TableField-Left"/>
              <w:rPr>
                <w:rFonts w:ascii="Calibri Light" w:hAnsi="Calibri Light" w:cs="Arial"/>
              </w:rPr>
            </w:pPr>
          </w:p>
        </w:tc>
        <w:tc>
          <w:tcPr>
            <w:tcW w:w="3173" w:type="dxa"/>
            <w:vAlign w:val="center"/>
          </w:tcPr>
          <w:p w14:paraId="32DC0301" w14:textId="70AD544A" w:rsidR="007F60DE" w:rsidRPr="00051345" w:rsidRDefault="007F60DE" w:rsidP="00710ED9">
            <w:pPr>
              <w:pStyle w:val="TableField-Left"/>
              <w:rPr>
                <w:rFonts w:ascii="Calibri Light" w:hAnsi="Calibri Light" w:cs="Arial"/>
              </w:rPr>
            </w:pPr>
          </w:p>
        </w:tc>
        <w:tc>
          <w:tcPr>
            <w:tcW w:w="3037" w:type="dxa"/>
            <w:vAlign w:val="center"/>
          </w:tcPr>
          <w:p w14:paraId="3D6C1089" w14:textId="665B5EEF" w:rsidR="007F60DE" w:rsidRPr="00051345" w:rsidRDefault="007F60DE" w:rsidP="007F60DE">
            <w:pPr>
              <w:pStyle w:val="TableField-Left"/>
              <w:rPr>
                <w:rFonts w:ascii="Calibri Light" w:hAnsi="Calibri Light" w:cs="Arial"/>
              </w:rPr>
            </w:pPr>
          </w:p>
        </w:tc>
      </w:tr>
    </w:tbl>
    <w:p w14:paraId="5A25586F" w14:textId="77777777" w:rsidR="0079574E" w:rsidRPr="00051345" w:rsidRDefault="0079574E" w:rsidP="0079574E">
      <w:pPr>
        <w:rPr>
          <w:rFonts w:ascii="Calibri Light" w:hAnsi="Calibri Light"/>
        </w:rPr>
      </w:pPr>
    </w:p>
    <w:p w14:paraId="65BE6D91" w14:textId="77777777" w:rsidR="00D66A8A" w:rsidRPr="00051345" w:rsidRDefault="00D66A8A" w:rsidP="00A137A7">
      <w:pPr>
        <w:pStyle w:val="Heading2"/>
      </w:pPr>
      <w:bookmarkStart w:id="295" w:name="_Toc509274815"/>
      <w:r w:rsidRPr="00051345">
        <w:t>Data Elements</w:t>
      </w:r>
      <w:bookmarkEnd w:id="295"/>
    </w:p>
    <w:p w14:paraId="557E4C4F" w14:textId="77777777" w:rsidR="00D66A8A" w:rsidRPr="00051345" w:rsidRDefault="00D66A8A" w:rsidP="00D66A8A">
      <w:pPr>
        <w:pStyle w:val="Heading2Text"/>
        <w:rPr>
          <w:rFonts w:ascii="Calibri Light" w:hAnsi="Calibri Light" w:cs="Arial"/>
        </w:rPr>
      </w:pPr>
      <w:r w:rsidRPr="00051345">
        <w:rPr>
          <w:rFonts w:ascii="Calibri Light" w:hAnsi="Calibri Light" w:cs="Arial"/>
        </w:rPr>
        <w:t xml:space="preserve">The information that will be captured for the </w:t>
      </w:r>
      <w:r w:rsidR="003D1302" w:rsidRPr="00051345">
        <w:rPr>
          <w:rFonts w:ascii="Calibri Light" w:hAnsi="Calibri Light" w:cs="Arial"/>
        </w:rPr>
        <w:t>below data elements</w:t>
      </w:r>
      <w:r w:rsidRPr="00051345">
        <w:rPr>
          <w:rFonts w:ascii="Calibri Light" w:hAnsi="Calibri Light" w:cs="Arial"/>
        </w:rPr>
        <w:t xml:space="preserve"> will be defined </w:t>
      </w:r>
      <w:r w:rsidR="006D7724" w:rsidRPr="00051345">
        <w:rPr>
          <w:rFonts w:ascii="Calibri Light" w:hAnsi="Calibri Light" w:cs="Arial"/>
        </w:rPr>
        <w:t>as the intent of use for this BPD.</w:t>
      </w:r>
    </w:p>
    <w:p w14:paraId="69425D78" w14:textId="77777777" w:rsidR="00D66A8A" w:rsidRPr="00051345" w:rsidRDefault="005346D0" w:rsidP="00CB1894">
      <w:pPr>
        <w:pStyle w:val="Heading3"/>
        <w:keepNext/>
        <w:numPr>
          <w:ilvl w:val="2"/>
          <w:numId w:val="5"/>
        </w:numPr>
        <w:tabs>
          <w:tab w:val="left" w:pos="1440"/>
        </w:tabs>
        <w:spacing w:before="120" w:after="120"/>
        <w:ind w:left="1440" w:hanging="900"/>
        <w:rPr>
          <w:rFonts w:ascii="Calibri Light" w:hAnsi="Calibri Light"/>
        </w:rPr>
      </w:pPr>
      <w:bookmarkStart w:id="296" w:name="_Toc509274816"/>
      <w:r w:rsidRPr="00051345">
        <w:rPr>
          <w:rFonts w:ascii="Calibri Light" w:hAnsi="Calibri Light"/>
        </w:rPr>
        <w:t>Business Partner Search</w:t>
      </w:r>
      <w:r w:rsidR="006D7724" w:rsidRPr="00051345">
        <w:rPr>
          <w:rFonts w:ascii="Calibri Light" w:hAnsi="Calibri Light"/>
        </w:rPr>
        <w:t xml:space="preserve"> (Basic)</w:t>
      </w:r>
      <w:bookmarkEnd w:id="296"/>
    </w:p>
    <w:p w14:paraId="3208BE94" w14:textId="6C31EBAD" w:rsidR="005346D0" w:rsidRDefault="000C1293" w:rsidP="000C1293">
      <w:pPr>
        <w:pStyle w:val="Heading3Text"/>
        <w:ind w:left="0"/>
        <w:jc w:val="center"/>
        <w:rPr>
          <w:ins w:id="297" w:author="Tuan Yap" w:date="2019-11-26T12:15:00Z"/>
          <w:rFonts w:ascii="Calibri Light" w:hAnsi="Calibri Light"/>
        </w:rPr>
      </w:pPr>
      <w:del w:id="298" w:author="Tuan Yap" w:date="2019-11-26T12:15:00Z">
        <w:r w:rsidDel="00BE0125">
          <w:rPr>
            <w:noProof/>
            <w:lang w:eastAsia="en-US"/>
          </w:rPr>
          <w:drawing>
            <wp:inline distT="0" distB="0" distL="0" distR="0" wp14:anchorId="1AD255AC" wp14:editId="3329F893">
              <wp:extent cx="5943600" cy="666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t="7597" b="72460"/>
                      <a:stretch/>
                    </pic:blipFill>
                    <pic:spPr bwMode="auto">
                      <a:xfrm>
                        <a:off x="0" y="0"/>
                        <a:ext cx="5943600" cy="666750"/>
                      </a:xfrm>
                      <a:prstGeom prst="rect">
                        <a:avLst/>
                      </a:prstGeom>
                      <a:ln>
                        <a:noFill/>
                      </a:ln>
                      <a:extLst>
                        <a:ext uri="{53640926-AAD7-44D8-BBD7-CCE9431645EC}">
                          <a14:shadowObscured xmlns:a14="http://schemas.microsoft.com/office/drawing/2010/main"/>
                        </a:ext>
                      </a:extLst>
                    </pic:spPr>
                  </pic:pic>
                </a:graphicData>
              </a:graphic>
            </wp:inline>
          </w:drawing>
        </w:r>
      </w:del>
    </w:p>
    <w:p w14:paraId="522B489A" w14:textId="6CBA3362" w:rsidR="00BE0125" w:rsidRPr="00051345" w:rsidRDefault="00BE0125" w:rsidP="000C1293">
      <w:pPr>
        <w:pStyle w:val="Heading3Text"/>
        <w:ind w:left="0"/>
        <w:jc w:val="center"/>
        <w:rPr>
          <w:rFonts w:ascii="Calibri Light" w:hAnsi="Calibri Light"/>
        </w:rPr>
      </w:pPr>
      <w:ins w:id="299" w:author="Tuan Yap" w:date="2019-11-26T12:16:00Z">
        <w:r>
          <w:rPr>
            <w:noProof/>
          </w:rPr>
          <w:lastRenderedPageBreak/>
          <mc:AlternateContent>
            <mc:Choice Requires="wps">
              <w:drawing>
                <wp:anchor distT="0" distB="0" distL="114300" distR="114300" simplePos="0" relativeHeight="251663377" behindDoc="0" locked="0" layoutInCell="1" allowOverlap="1" wp14:anchorId="3E523A53" wp14:editId="4A707337">
                  <wp:simplePos x="0" y="0"/>
                  <wp:positionH relativeFrom="column">
                    <wp:posOffset>4279900</wp:posOffset>
                  </wp:positionH>
                  <wp:positionV relativeFrom="paragraph">
                    <wp:posOffset>323850</wp:posOffset>
                  </wp:positionV>
                  <wp:extent cx="438150" cy="260350"/>
                  <wp:effectExtent l="0" t="0" r="19050" b="25400"/>
                  <wp:wrapNone/>
                  <wp:docPr id="54" name="Oval 54"/>
                  <wp:cNvGraphicFramePr/>
                  <a:graphic xmlns:a="http://schemas.openxmlformats.org/drawingml/2006/main">
                    <a:graphicData uri="http://schemas.microsoft.com/office/word/2010/wordprocessingShape">
                      <wps:wsp>
                        <wps:cNvSpPr/>
                        <wps:spPr>
                          <a:xfrm>
                            <a:off x="0" y="0"/>
                            <a:ext cx="438150" cy="2603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E76C57" id="Oval 54" o:spid="_x0000_s1026" style="position:absolute;margin-left:337pt;margin-top:25.5pt;width:34.5pt;height:20.5pt;z-index:2516633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" filled="f" strokecolor="red" strokeweight="2pt"/>
              </w:pict>
            </mc:Fallback>
          </mc:AlternateContent>
        </w:r>
      </w:ins>
      <w:ins w:id="300" w:author="Tuan Yap" w:date="2019-11-26T12:15:00Z">
        <w:r>
          <w:rPr>
            <w:noProof/>
          </w:rPr>
          <w:drawing>
            <wp:inline distT="0" distB="0" distL="0" distR="0" wp14:anchorId="30046184" wp14:editId="0F61F67B">
              <wp:extent cx="5943600" cy="135445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354455"/>
                      </a:xfrm>
                      <a:prstGeom prst="rect">
                        <a:avLst/>
                      </a:prstGeom>
                    </pic:spPr>
                  </pic:pic>
                </a:graphicData>
              </a:graphic>
            </wp:inline>
          </w:drawing>
        </w:r>
      </w:ins>
    </w:p>
    <w:p w14:paraId="14840285" w14:textId="77777777" w:rsidR="00D66A8A" w:rsidRPr="00051345" w:rsidRDefault="00D66A8A" w:rsidP="00D66A8A">
      <w:pPr>
        <w:pStyle w:val="Heading3Text"/>
        <w:rPr>
          <w:rFonts w:ascii="Calibri Light" w:hAnsi="Calibri Light"/>
        </w:rPr>
      </w:pPr>
      <w:r w:rsidRPr="00051345">
        <w:rPr>
          <w:rFonts w:ascii="Calibri Light" w:hAnsi="Calibri Light"/>
        </w:rPr>
        <w:t xml:space="preserve">The following data elements will be used by the </w:t>
      </w:r>
      <w:r w:rsidR="006D7724" w:rsidRPr="00051345">
        <w:rPr>
          <w:rFonts w:ascii="Calibri Light" w:hAnsi="Calibri Light"/>
        </w:rPr>
        <w:t>Business Partner Search (Basic)</w:t>
      </w:r>
      <w:r w:rsidRPr="00051345">
        <w:rPr>
          <w:rFonts w:ascii="Calibri Light" w:hAnsi="Calibri Light"/>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03"/>
        <w:gridCol w:w="1683"/>
        <w:gridCol w:w="4728"/>
      </w:tblGrid>
      <w:tr w:rsidR="00D810DB" w:rsidRPr="00051345" w14:paraId="358044A1" w14:textId="77777777" w:rsidTr="006D7724">
        <w:trPr>
          <w:cantSplit/>
          <w:trHeight w:val="432"/>
          <w:tblHeader/>
        </w:trPr>
        <w:tc>
          <w:tcPr>
            <w:tcW w:w="2903" w:type="dxa"/>
            <w:tcBorders>
              <w:top w:val="threeDEmboss" w:sz="6" w:space="0" w:color="auto"/>
              <w:bottom w:val="threeDEmboss" w:sz="6" w:space="0" w:color="auto"/>
            </w:tcBorders>
            <w:shd w:val="clear" w:color="auto" w:fill="F9FBAF"/>
            <w:vAlign w:val="center"/>
          </w:tcPr>
          <w:p w14:paraId="2761581F" w14:textId="77777777" w:rsidR="00D810DB" w:rsidRPr="00051345" w:rsidRDefault="00D810DB" w:rsidP="00086A87">
            <w:pPr>
              <w:pStyle w:val="TableHeader-Left"/>
              <w:rPr>
                <w:rFonts w:ascii="Calibri Light" w:hAnsi="Calibri Light" w:cs="Arial"/>
              </w:rPr>
            </w:pPr>
            <w:r w:rsidRPr="00051345">
              <w:rPr>
                <w:rFonts w:ascii="Calibri Light" w:hAnsi="Calibri Light" w:cs="Arial"/>
              </w:rPr>
              <w:t>Field</w:t>
            </w:r>
          </w:p>
        </w:tc>
        <w:tc>
          <w:tcPr>
            <w:tcW w:w="1683" w:type="dxa"/>
            <w:tcBorders>
              <w:top w:val="threeDEmboss" w:sz="6" w:space="0" w:color="auto"/>
              <w:bottom w:val="threeDEmboss" w:sz="6" w:space="0" w:color="auto"/>
            </w:tcBorders>
            <w:shd w:val="clear" w:color="auto" w:fill="F9FBAF"/>
            <w:vAlign w:val="center"/>
          </w:tcPr>
          <w:p w14:paraId="5C7E72C1" w14:textId="77777777" w:rsidR="00D810DB" w:rsidRPr="00051345" w:rsidRDefault="00D810DB" w:rsidP="00086A87">
            <w:pPr>
              <w:pStyle w:val="TableHeader-Left"/>
              <w:rPr>
                <w:rFonts w:ascii="Calibri Light" w:hAnsi="Calibri Light" w:cs="Arial"/>
              </w:rPr>
            </w:pPr>
            <w:r w:rsidRPr="00051345">
              <w:rPr>
                <w:rFonts w:ascii="Calibri Light" w:hAnsi="Calibri Light" w:cs="Arial"/>
              </w:rPr>
              <w:t>Type</w:t>
            </w:r>
          </w:p>
        </w:tc>
        <w:tc>
          <w:tcPr>
            <w:tcW w:w="4728" w:type="dxa"/>
            <w:tcBorders>
              <w:top w:val="threeDEmboss" w:sz="6" w:space="0" w:color="auto"/>
              <w:bottom w:val="threeDEmboss" w:sz="6" w:space="0" w:color="auto"/>
            </w:tcBorders>
            <w:shd w:val="clear" w:color="auto" w:fill="F9FBAF"/>
            <w:vAlign w:val="center"/>
          </w:tcPr>
          <w:p w14:paraId="7A05399D" w14:textId="77777777" w:rsidR="00D810DB" w:rsidRPr="00051345" w:rsidRDefault="00D810DB" w:rsidP="00086A87">
            <w:pPr>
              <w:pStyle w:val="TableHeader-Left"/>
              <w:rPr>
                <w:rFonts w:ascii="Calibri Light" w:hAnsi="Calibri Light" w:cs="Arial"/>
              </w:rPr>
            </w:pPr>
            <w:r w:rsidRPr="00051345">
              <w:rPr>
                <w:rFonts w:ascii="Calibri Light" w:hAnsi="Calibri Light" w:cs="Arial"/>
              </w:rPr>
              <w:t>Comments</w:t>
            </w:r>
          </w:p>
        </w:tc>
      </w:tr>
      <w:tr w:rsidR="00D810DB" w:rsidRPr="00051345" w14:paraId="2E0C9108" w14:textId="77777777" w:rsidTr="006D7724">
        <w:trPr>
          <w:cantSplit/>
          <w:trHeight w:val="432"/>
        </w:trPr>
        <w:tc>
          <w:tcPr>
            <w:tcW w:w="2903" w:type="dxa"/>
            <w:tcBorders>
              <w:top w:val="threeDEmboss" w:sz="6" w:space="0" w:color="auto"/>
            </w:tcBorders>
            <w:vAlign w:val="center"/>
          </w:tcPr>
          <w:p w14:paraId="14D5B36D" w14:textId="77777777" w:rsidR="00D810DB" w:rsidRPr="00051345" w:rsidRDefault="006D7724" w:rsidP="00086A87">
            <w:pPr>
              <w:pStyle w:val="TableField-Left"/>
              <w:rPr>
                <w:rFonts w:ascii="Calibri Light" w:hAnsi="Calibri Light" w:cs="Arial"/>
              </w:rPr>
            </w:pPr>
            <w:r w:rsidRPr="00051345">
              <w:rPr>
                <w:rFonts w:ascii="Calibri Light" w:hAnsi="Calibri Light" w:cs="Arial"/>
              </w:rPr>
              <w:t>Find</w:t>
            </w:r>
          </w:p>
        </w:tc>
        <w:tc>
          <w:tcPr>
            <w:tcW w:w="1683" w:type="dxa"/>
            <w:tcBorders>
              <w:top w:val="threeDEmboss" w:sz="6" w:space="0" w:color="auto"/>
            </w:tcBorders>
            <w:vAlign w:val="center"/>
          </w:tcPr>
          <w:p w14:paraId="65511564" w14:textId="77777777" w:rsidR="00D810DB" w:rsidRPr="00051345" w:rsidRDefault="006D7724" w:rsidP="00086A87">
            <w:pPr>
              <w:pStyle w:val="TableField-Left"/>
              <w:rPr>
                <w:rFonts w:ascii="Calibri Light" w:hAnsi="Calibri Light" w:cs="Arial"/>
              </w:rPr>
            </w:pPr>
            <w:r w:rsidRPr="00051345">
              <w:rPr>
                <w:rFonts w:ascii="Calibri Light" w:hAnsi="Calibri Light" w:cs="Arial"/>
              </w:rPr>
              <w:t>Required</w:t>
            </w:r>
          </w:p>
        </w:tc>
        <w:tc>
          <w:tcPr>
            <w:tcW w:w="4728" w:type="dxa"/>
            <w:tcBorders>
              <w:top w:val="threeDEmboss" w:sz="6" w:space="0" w:color="auto"/>
            </w:tcBorders>
            <w:vAlign w:val="center"/>
          </w:tcPr>
          <w:p w14:paraId="72AE9164" w14:textId="77777777" w:rsidR="00D810DB" w:rsidRPr="00051345" w:rsidRDefault="006D7724" w:rsidP="00086A87">
            <w:pPr>
              <w:pStyle w:val="TableField-Left"/>
              <w:rPr>
                <w:rFonts w:ascii="Calibri Light" w:hAnsi="Calibri Light" w:cs="Arial"/>
              </w:rPr>
            </w:pPr>
            <w:r w:rsidRPr="00051345">
              <w:rPr>
                <w:rFonts w:ascii="Calibri Light" w:hAnsi="Calibri Light" w:cs="Arial"/>
              </w:rPr>
              <w:t>Business Partner Number</w:t>
            </w:r>
          </w:p>
        </w:tc>
      </w:tr>
    </w:tbl>
    <w:p w14:paraId="3324A25E" w14:textId="77777777" w:rsidR="00D810DB" w:rsidRPr="00051345" w:rsidRDefault="00D810DB" w:rsidP="00D66A8A">
      <w:pPr>
        <w:pStyle w:val="Heading3Text"/>
        <w:rPr>
          <w:rFonts w:ascii="Calibri Light" w:hAnsi="Calibri Light"/>
        </w:rPr>
      </w:pPr>
    </w:p>
    <w:p w14:paraId="1F75CE69" w14:textId="77777777" w:rsidR="005346D0" w:rsidRPr="00051345" w:rsidRDefault="006D7724" w:rsidP="00CB1894">
      <w:pPr>
        <w:pStyle w:val="Heading3"/>
        <w:keepNext/>
        <w:numPr>
          <w:ilvl w:val="2"/>
          <w:numId w:val="5"/>
        </w:numPr>
        <w:tabs>
          <w:tab w:val="left" w:pos="1440"/>
        </w:tabs>
        <w:spacing w:before="120" w:after="120"/>
        <w:rPr>
          <w:rFonts w:ascii="Calibri Light" w:hAnsi="Calibri Light"/>
        </w:rPr>
      </w:pPr>
      <w:bookmarkStart w:id="301" w:name="_Toc509274817"/>
      <w:bookmarkStart w:id="302" w:name="_Toc496015728"/>
      <w:r w:rsidRPr="00051345">
        <w:rPr>
          <w:rFonts w:ascii="Calibri Light" w:hAnsi="Calibri Light"/>
        </w:rPr>
        <w:t>Business Partner Search (Advanced)</w:t>
      </w:r>
      <w:bookmarkEnd w:id="301"/>
    </w:p>
    <w:p w14:paraId="057C58F5" w14:textId="623FAB04" w:rsidR="006D7724" w:rsidRDefault="00287006" w:rsidP="00287006">
      <w:pPr>
        <w:tabs>
          <w:tab w:val="left" w:pos="1080"/>
        </w:tabs>
        <w:jc w:val="center"/>
        <w:rPr>
          <w:ins w:id="303" w:author="Tuan Yap" w:date="2019-11-26T12:18:00Z"/>
          <w:rFonts w:ascii="Calibri Light" w:hAnsi="Calibri Light"/>
        </w:rPr>
      </w:pPr>
      <w:del w:id="304" w:author="Tuan Yap" w:date="2019-11-26T12:16:00Z">
        <w:r w:rsidDel="00BE0125">
          <w:rPr>
            <w:noProof/>
          </w:rPr>
          <w:drawing>
            <wp:inline distT="0" distB="0" distL="0" distR="0" wp14:anchorId="27DDDB14" wp14:editId="55ECE16B">
              <wp:extent cx="4324350" cy="2000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l="13889" t="9686" r="13355" b="30484"/>
                      <a:stretch/>
                    </pic:blipFill>
                    <pic:spPr bwMode="auto">
                      <a:xfrm>
                        <a:off x="0" y="0"/>
                        <a:ext cx="4324350" cy="2000250"/>
                      </a:xfrm>
                      <a:prstGeom prst="rect">
                        <a:avLst/>
                      </a:prstGeom>
                      <a:ln>
                        <a:noFill/>
                      </a:ln>
                      <a:extLst>
                        <a:ext uri="{53640926-AAD7-44D8-BBD7-CCE9431645EC}">
                          <a14:shadowObscured xmlns:a14="http://schemas.microsoft.com/office/drawing/2010/main"/>
                        </a:ext>
                      </a:extLst>
                    </pic:spPr>
                  </pic:pic>
                </a:graphicData>
              </a:graphic>
            </wp:inline>
          </w:drawing>
        </w:r>
      </w:del>
      <w:ins w:id="305" w:author="Tuan Yap" w:date="2019-11-26T12:16:00Z">
        <w:r w:rsidR="00BE0125">
          <w:rPr>
            <w:noProof/>
          </w:rPr>
          <w:drawing>
            <wp:inline distT="0" distB="0" distL="0" distR="0" wp14:anchorId="64259A22" wp14:editId="7746628D">
              <wp:extent cx="5943600" cy="117919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1179195"/>
                      </a:xfrm>
                      <a:prstGeom prst="rect">
                        <a:avLst/>
                      </a:prstGeom>
                    </pic:spPr>
                  </pic:pic>
                </a:graphicData>
              </a:graphic>
            </wp:inline>
          </w:drawing>
        </w:r>
      </w:ins>
    </w:p>
    <w:p w14:paraId="3F909298" w14:textId="436E47D4" w:rsidR="00BE0125" w:rsidRPr="00051345" w:rsidRDefault="00BE0125" w:rsidP="00287006">
      <w:pPr>
        <w:tabs>
          <w:tab w:val="left" w:pos="1080"/>
        </w:tabs>
        <w:jc w:val="center"/>
        <w:rPr>
          <w:rFonts w:ascii="Calibri Light" w:hAnsi="Calibri Light"/>
        </w:rPr>
      </w:pPr>
      <w:ins w:id="306" w:author="Tuan Yap" w:date="2019-11-26T12:18:00Z">
        <w:r>
          <w:rPr>
            <w:noProof/>
          </w:rPr>
          <w:drawing>
            <wp:inline distT="0" distB="0" distL="0" distR="0" wp14:anchorId="78C66E1F" wp14:editId="0FD188C6">
              <wp:extent cx="5943600" cy="13938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1393825"/>
                      </a:xfrm>
                      <a:prstGeom prst="rect">
                        <a:avLst/>
                      </a:prstGeom>
                    </pic:spPr>
                  </pic:pic>
                </a:graphicData>
              </a:graphic>
            </wp:inline>
          </w:drawing>
        </w:r>
      </w:ins>
    </w:p>
    <w:p w14:paraId="0E6D5512" w14:textId="77777777" w:rsidR="005346D0" w:rsidRPr="00051345" w:rsidRDefault="005346D0" w:rsidP="003D525B">
      <w:pPr>
        <w:pStyle w:val="Heading3Text"/>
        <w:ind w:left="0" w:firstLine="720"/>
        <w:rPr>
          <w:rFonts w:ascii="Calibri Light" w:hAnsi="Calibri Light"/>
        </w:rPr>
      </w:pPr>
      <w:r w:rsidRPr="00051345">
        <w:rPr>
          <w:rFonts w:ascii="Calibri Light" w:hAnsi="Calibri Light"/>
        </w:rPr>
        <w:t xml:space="preserve">The following data elements will be used by the </w:t>
      </w:r>
      <w:r w:rsidR="006D7724" w:rsidRPr="00051345">
        <w:rPr>
          <w:rFonts w:ascii="Calibri Light" w:hAnsi="Calibri Light"/>
        </w:rPr>
        <w:t>Business Partner Search (Advanced)</w:t>
      </w:r>
      <w:r w:rsidRPr="00051345">
        <w:rPr>
          <w:rFonts w:ascii="Calibri Light" w:hAnsi="Calibri Light"/>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8"/>
        <w:gridCol w:w="1682"/>
        <w:gridCol w:w="4714"/>
      </w:tblGrid>
      <w:tr w:rsidR="005346D0" w:rsidRPr="00051345" w14:paraId="5CAA9B10" w14:textId="77777777" w:rsidTr="005346D0">
        <w:trPr>
          <w:cantSplit/>
          <w:trHeight w:val="432"/>
          <w:tblHeader/>
        </w:trPr>
        <w:tc>
          <w:tcPr>
            <w:tcW w:w="2918" w:type="dxa"/>
            <w:tcBorders>
              <w:top w:val="threeDEmboss" w:sz="6" w:space="0" w:color="auto"/>
              <w:bottom w:val="threeDEmboss" w:sz="6" w:space="0" w:color="auto"/>
            </w:tcBorders>
            <w:shd w:val="clear" w:color="auto" w:fill="F9FBAF"/>
            <w:vAlign w:val="center"/>
          </w:tcPr>
          <w:p w14:paraId="13655182"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lastRenderedPageBreak/>
              <w:t>Field</w:t>
            </w:r>
          </w:p>
        </w:tc>
        <w:tc>
          <w:tcPr>
            <w:tcW w:w="1682" w:type="dxa"/>
            <w:tcBorders>
              <w:top w:val="threeDEmboss" w:sz="6" w:space="0" w:color="auto"/>
              <w:bottom w:val="threeDEmboss" w:sz="6" w:space="0" w:color="auto"/>
            </w:tcBorders>
            <w:shd w:val="clear" w:color="auto" w:fill="F9FBAF"/>
            <w:vAlign w:val="center"/>
          </w:tcPr>
          <w:p w14:paraId="30F4A405"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Type</w:t>
            </w:r>
          </w:p>
        </w:tc>
        <w:tc>
          <w:tcPr>
            <w:tcW w:w="4714" w:type="dxa"/>
            <w:tcBorders>
              <w:top w:val="threeDEmboss" w:sz="6" w:space="0" w:color="auto"/>
              <w:bottom w:val="threeDEmboss" w:sz="6" w:space="0" w:color="auto"/>
            </w:tcBorders>
            <w:shd w:val="clear" w:color="auto" w:fill="F9FBAF"/>
            <w:vAlign w:val="center"/>
          </w:tcPr>
          <w:p w14:paraId="34452BB5"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Comments</w:t>
            </w:r>
          </w:p>
        </w:tc>
      </w:tr>
      <w:tr w:rsidR="005346D0" w:rsidRPr="00051345" w14:paraId="64BBCDF7" w14:textId="77777777" w:rsidTr="005346D0">
        <w:trPr>
          <w:cantSplit/>
          <w:trHeight w:val="432"/>
        </w:trPr>
        <w:tc>
          <w:tcPr>
            <w:tcW w:w="2918" w:type="dxa"/>
            <w:tcBorders>
              <w:top w:val="threeDEmboss" w:sz="6" w:space="0" w:color="auto"/>
            </w:tcBorders>
            <w:vAlign w:val="center"/>
          </w:tcPr>
          <w:p w14:paraId="180BACA0" w14:textId="7D96B97D" w:rsidR="005346D0" w:rsidRPr="00051345" w:rsidRDefault="006D7724" w:rsidP="00A547D9">
            <w:pPr>
              <w:pStyle w:val="TableField-Left"/>
              <w:rPr>
                <w:rFonts w:ascii="Calibri Light" w:hAnsi="Calibri Light" w:cs="Arial"/>
              </w:rPr>
            </w:pPr>
            <w:del w:id="307" w:author="Tuan Yap" w:date="2019-11-26T12:19:00Z">
              <w:r w:rsidRPr="00051345" w:rsidDel="00BE0125">
                <w:rPr>
                  <w:rFonts w:ascii="Calibri Light" w:hAnsi="Calibri Light" w:cs="Arial"/>
                </w:rPr>
                <w:delText>Business Partner</w:delText>
              </w:r>
            </w:del>
            <w:ins w:id="308" w:author="Tuan Yap" w:date="2019-11-26T12:19:00Z">
              <w:r w:rsidR="00BE0125">
                <w:rPr>
                  <w:rFonts w:ascii="Calibri Light" w:hAnsi="Calibri Light" w:cs="Arial"/>
                </w:rPr>
                <w:t>Customer</w:t>
              </w:r>
            </w:ins>
            <w:r w:rsidRPr="00051345">
              <w:rPr>
                <w:rFonts w:ascii="Calibri Light" w:hAnsi="Calibri Light" w:cs="Arial"/>
              </w:rPr>
              <w:t xml:space="preserve"> ID</w:t>
            </w:r>
          </w:p>
        </w:tc>
        <w:tc>
          <w:tcPr>
            <w:tcW w:w="1682" w:type="dxa"/>
            <w:tcBorders>
              <w:top w:val="threeDEmboss" w:sz="6" w:space="0" w:color="auto"/>
            </w:tcBorders>
            <w:vAlign w:val="center"/>
          </w:tcPr>
          <w:p w14:paraId="12EA3A9D" w14:textId="77777777" w:rsidR="005346D0" w:rsidRPr="00051345" w:rsidRDefault="006D7724" w:rsidP="00A547D9">
            <w:pPr>
              <w:pStyle w:val="TableField-Left"/>
              <w:rPr>
                <w:rFonts w:ascii="Calibri Light" w:hAnsi="Calibri Light" w:cs="Arial"/>
              </w:rPr>
            </w:pPr>
            <w:r w:rsidRPr="00051345">
              <w:rPr>
                <w:rFonts w:ascii="Calibri Light" w:hAnsi="Calibri Light" w:cs="Arial"/>
              </w:rPr>
              <w:t>Optional</w:t>
            </w:r>
          </w:p>
        </w:tc>
        <w:tc>
          <w:tcPr>
            <w:tcW w:w="4714" w:type="dxa"/>
            <w:tcBorders>
              <w:top w:val="threeDEmboss" w:sz="6" w:space="0" w:color="auto"/>
            </w:tcBorders>
            <w:vAlign w:val="center"/>
          </w:tcPr>
          <w:p w14:paraId="3ED74D43" w14:textId="77777777" w:rsidR="005346D0" w:rsidRPr="00051345" w:rsidRDefault="006D7724" w:rsidP="00A547D9">
            <w:pPr>
              <w:pStyle w:val="TableField-Left"/>
              <w:rPr>
                <w:rFonts w:ascii="Calibri Light" w:hAnsi="Calibri Light" w:cs="Arial"/>
              </w:rPr>
            </w:pPr>
            <w:r w:rsidRPr="00051345">
              <w:rPr>
                <w:rFonts w:ascii="Calibri Light" w:hAnsi="Calibri Light" w:cs="Arial"/>
              </w:rPr>
              <w:t>Business Partner Number</w:t>
            </w:r>
          </w:p>
        </w:tc>
      </w:tr>
      <w:tr w:rsidR="006D7724" w:rsidRPr="00051345" w:rsidDel="00BE0125" w14:paraId="3EE69B59" w14:textId="5FAA852D" w:rsidTr="00A547D9">
        <w:trPr>
          <w:cantSplit/>
          <w:trHeight w:val="432"/>
          <w:del w:id="309" w:author="Tuan Yap" w:date="2019-11-26T12:18:00Z"/>
        </w:trPr>
        <w:tc>
          <w:tcPr>
            <w:tcW w:w="2918" w:type="dxa"/>
            <w:vAlign w:val="center"/>
          </w:tcPr>
          <w:p w14:paraId="13D979A4" w14:textId="3C58573F" w:rsidR="006D7724" w:rsidRPr="00051345" w:rsidDel="00BE0125" w:rsidRDefault="006D7724" w:rsidP="006D7724">
            <w:pPr>
              <w:pStyle w:val="TableField-Left"/>
              <w:rPr>
                <w:del w:id="310" w:author="Tuan Yap" w:date="2019-11-26T12:18:00Z"/>
                <w:rFonts w:ascii="Calibri Light" w:hAnsi="Calibri Light" w:cs="Arial"/>
              </w:rPr>
            </w:pPr>
            <w:del w:id="311" w:author="Tuan Yap" w:date="2019-11-26T12:18:00Z">
              <w:r w:rsidRPr="00051345" w:rsidDel="00BE0125">
                <w:rPr>
                  <w:rFonts w:ascii="Calibri Light" w:hAnsi="Calibri Light" w:cs="Arial"/>
                </w:rPr>
                <w:delText>Last Name</w:delText>
              </w:r>
              <w:r w:rsidR="00287006" w:rsidDel="00BE0125">
                <w:rPr>
                  <w:rFonts w:ascii="Calibri Light" w:hAnsi="Calibri Light" w:cs="Arial"/>
                </w:rPr>
                <w:delText>/Organization</w:delText>
              </w:r>
            </w:del>
          </w:p>
        </w:tc>
        <w:tc>
          <w:tcPr>
            <w:tcW w:w="1682" w:type="dxa"/>
          </w:tcPr>
          <w:p w14:paraId="191C3430" w14:textId="44C37782" w:rsidR="006D7724" w:rsidRPr="00051345" w:rsidDel="00BE0125" w:rsidRDefault="006D7724" w:rsidP="006D7724">
            <w:pPr>
              <w:pStyle w:val="TableField-Left"/>
              <w:rPr>
                <w:del w:id="312" w:author="Tuan Yap" w:date="2019-11-26T12:18:00Z"/>
                <w:rFonts w:ascii="Calibri Light" w:hAnsi="Calibri Light" w:cs="Arial"/>
              </w:rPr>
            </w:pPr>
            <w:del w:id="313" w:author="Tuan Yap" w:date="2019-11-26T12:18:00Z">
              <w:r w:rsidRPr="00051345" w:rsidDel="00BE0125">
                <w:rPr>
                  <w:rFonts w:ascii="Calibri Light" w:hAnsi="Calibri Light" w:cs="Arial"/>
                </w:rPr>
                <w:delText>Optional</w:delText>
              </w:r>
            </w:del>
          </w:p>
        </w:tc>
        <w:tc>
          <w:tcPr>
            <w:tcW w:w="4714" w:type="dxa"/>
            <w:vAlign w:val="center"/>
          </w:tcPr>
          <w:p w14:paraId="6A0AE456" w14:textId="582A0910" w:rsidR="006D7724" w:rsidRPr="00051345" w:rsidDel="00BE0125" w:rsidRDefault="006D7724" w:rsidP="006D7724">
            <w:pPr>
              <w:pStyle w:val="TableField-Left"/>
              <w:rPr>
                <w:del w:id="314" w:author="Tuan Yap" w:date="2019-11-26T12:18:00Z"/>
                <w:rFonts w:ascii="Calibri Light" w:hAnsi="Calibri Light" w:cs="Arial"/>
              </w:rPr>
            </w:pPr>
            <w:del w:id="315" w:author="Tuan Yap" w:date="2019-11-26T12:18:00Z">
              <w:r w:rsidRPr="00051345" w:rsidDel="00BE0125">
                <w:rPr>
                  <w:rFonts w:ascii="Calibri Light" w:hAnsi="Calibri Light" w:cs="Arial"/>
                </w:rPr>
                <w:delText>Business Partner’s Last Name</w:delText>
              </w:r>
            </w:del>
          </w:p>
        </w:tc>
      </w:tr>
      <w:tr w:rsidR="006D7724" w:rsidRPr="00051345" w14:paraId="70237564" w14:textId="77777777" w:rsidTr="00A547D9">
        <w:trPr>
          <w:cantSplit/>
          <w:trHeight w:val="432"/>
        </w:trPr>
        <w:tc>
          <w:tcPr>
            <w:tcW w:w="2918" w:type="dxa"/>
            <w:vAlign w:val="center"/>
          </w:tcPr>
          <w:p w14:paraId="2FE27296" w14:textId="332F93D9" w:rsidR="006D7724" w:rsidRPr="00051345" w:rsidRDefault="006D7724" w:rsidP="006D7724">
            <w:pPr>
              <w:pStyle w:val="TableField-Left"/>
              <w:rPr>
                <w:rFonts w:ascii="Calibri Light" w:hAnsi="Calibri Light" w:cs="Arial"/>
              </w:rPr>
            </w:pPr>
            <w:r w:rsidRPr="00051345">
              <w:rPr>
                <w:rFonts w:ascii="Calibri Light" w:hAnsi="Calibri Light" w:cs="Arial"/>
              </w:rPr>
              <w:t>First Name</w:t>
            </w:r>
          </w:p>
        </w:tc>
        <w:tc>
          <w:tcPr>
            <w:tcW w:w="1682" w:type="dxa"/>
          </w:tcPr>
          <w:p w14:paraId="1D52A263" w14:textId="77777777" w:rsidR="006D7724" w:rsidRPr="00051345" w:rsidRDefault="006D7724" w:rsidP="006D7724">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062C64CB" w14:textId="77777777" w:rsidR="006D7724" w:rsidRPr="00051345" w:rsidRDefault="006D7724" w:rsidP="006D7724">
            <w:pPr>
              <w:pStyle w:val="TableField-Left"/>
              <w:rPr>
                <w:rFonts w:ascii="Calibri Light" w:hAnsi="Calibri Light" w:cs="Arial"/>
              </w:rPr>
            </w:pPr>
            <w:r w:rsidRPr="00051345">
              <w:rPr>
                <w:rFonts w:ascii="Calibri Light" w:hAnsi="Calibri Light" w:cs="Arial"/>
              </w:rPr>
              <w:t>Business Partner’s First Name</w:t>
            </w:r>
          </w:p>
        </w:tc>
      </w:tr>
      <w:tr w:rsidR="00BE0125" w:rsidRPr="00051345" w14:paraId="70FF8C1A" w14:textId="77777777" w:rsidTr="00287006">
        <w:trPr>
          <w:cantSplit/>
          <w:trHeight w:val="432"/>
          <w:ins w:id="316" w:author="Tuan Yap" w:date="2019-11-26T12:19:00Z"/>
        </w:trPr>
        <w:tc>
          <w:tcPr>
            <w:tcW w:w="2918" w:type="dxa"/>
            <w:vAlign w:val="center"/>
          </w:tcPr>
          <w:p w14:paraId="2D006E20" w14:textId="332E5F05" w:rsidR="00BE0125" w:rsidRPr="00051345" w:rsidRDefault="00BE0125" w:rsidP="00BE0125">
            <w:pPr>
              <w:pStyle w:val="TableField-Left"/>
              <w:rPr>
                <w:ins w:id="317" w:author="Tuan Yap" w:date="2019-11-26T12:19:00Z"/>
                <w:rFonts w:ascii="Calibri Light" w:hAnsi="Calibri Light" w:cs="Arial"/>
              </w:rPr>
            </w:pPr>
            <w:ins w:id="318" w:author="Tuan Yap" w:date="2019-11-26T12:19:00Z">
              <w:r>
                <w:rPr>
                  <w:rFonts w:ascii="Calibri Light" w:hAnsi="Calibri Light" w:cs="Arial"/>
                </w:rPr>
                <w:t>Customer</w:t>
              </w:r>
              <w:r w:rsidRPr="00051345">
                <w:rPr>
                  <w:rFonts w:ascii="Calibri Light" w:hAnsi="Calibri Light" w:cs="Arial"/>
                </w:rPr>
                <w:t xml:space="preserve"> ID</w:t>
              </w:r>
            </w:ins>
          </w:p>
        </w:tc>
        <w:tc>
          <w:tcPr>
            <w:tcW w:w="1682" w:type="dxa"/>
            <w:vAlign w:val="center"/>
          </w:tcPr>
          <w:p w14:paraId="048D977F" w14:textId="15001B76" w:rsidR="00BE0125" w:rsidRPr="00051345" w:rsidRDefault="00BE0125" w:rsidP="00BE0125">
            <w:pPr>
              <w:pStyle w:val="TableField-Left"/>
              <w:rPr>
                <w:ins w:id="319" w:author="Tuan Yap" w:date="2019-11-26T12:19:00Z"/>
                <w:rFonts w:ascii="Calibri Light" w:hAnsi="Calibri Light" w:cs="Arial"/>
              </w:rPr>
            </w:pPr>
            <w:ins w:id="320" w:author="Tuan Yap" w:date="2019-11-26T12:19:00Z">
              <w:r w:rsidRPr="00051345">
                <w:rPr>
                  <w:rFonts w:ascii="Calibri Light" w:hAnsi="Calibri Light" w:cs="Arial"/>
                </w:rPr>
                <w:t>Optional</w:t>
              </w:r>
            </w:ins>
          </w:p>
        </w:tc>
        <w:tc>
          <w:tcPr>
            <w:tcW w:w="4714" w:type="dxa"/>
            <w:vAlign w:val="center"/>
          </w:tcPr>
          <w:p w14:paraId="46F99CC2" w14:textId="402A2CC6" w:rsidR="00BE0125" w:rsidRPr="00051345" w:rsidRDefault="00BE0125" w:rsidP="00BE0125">
            <w:pPr>
              <w:pStyle w:val="TableField-Left"/>
              <w:rPr>
                <w:ins w:id="321" w:author="Tuan Yap" w:date="2019-11-26T12:19:00Z"/>
                <w:rFonts w:ascii="Calibri Light" w:hAnsi="Calibri Light" w:cs="Arial"/>
              </w:rPr>
            </w:pPr>
            <w:ins w:id="322" w:author="Tuan Yap" w:date="2019-11-26T12:19:00Z">
              <w:r w:rsidRPr="00051345">
                <w:rPr>
                  <w:rFonts w:ascii="Calibri Light" w:hAnsi="Calibri Light" w:cs="Arial"/>
                </w:rPr>
                <w:t>Business Partner Number</w:t>
              </w:r>
            </w:ins>
          </w:p>
        </w:tc>
      </w:tr>
      <w:tr w:rsidR="00BE0125" w:rsidRPr="00051345" w14:paraId="206D5BCC" w14:textId="77777777" w:rsidTr="00287006">
        <w:trPr>
          <w:cantSplit/>
          <w:trHeight w:val="432"/>
          <w:ins w:id="323" w:author="Tuan Yap" w:date="2019-11-26T12:19:00Z"/>
        </w:trPr>
        <w:tc>
          <w:tcPr>
            <w:tcW w:w="2918" w:type="dxa"/>
            <w:vAlign w:val="center"/>
          </w:tcPr>
          <w:p w14:paraId="7BEA822D" w14:textId="6F8739E3" w:rsidR="00BE0125" w:rsidRPr="00051345" w:rsidRDefault="00BE0125" w:rsidP="00BE0125">
            <w:pPr>
              <w:pStyle w:val="TableField-Left"/>
              <w:rPr>
                <w:ins w:id="324" w:author="Tuan Yap" w:date="2019-11-26T12:19:00Z"/>
                <w:rFonts w:ascii="Calibri Light" w:hAnsi="Calibri Light" w:cs="Arial"/>
              </w:rPr>
            </w:pPr>
            <w:ins w:id="325" w:author="Tuan Yap" w:date="2019-11-26T12:19:00Z">
              <w:r>
                <w:rPr>
                  <w:rFonts w:ascii="Calibri Light" w:hAnsi="Calibri Light" w:cs="Arial"/>
                </w:rPr>
                <w:t>Identification Type</w:t>
              </w:r>
            </w:ins>
          </w:p>
        </w:tc>
        <w:tc>
          <w:tcPr>
            <w:tcW w:w="1682" w:type="dxa"/>
            <w:vAlign w:val="center"/>
          </w:tcPr>
          <w:p w14:paraId="6E90F507" w14:textId="231A4273" w:rsidR="00BE0125" w:rsidRPr="00051345" w:rsidRDefault="00BE0125" w:rsidP="00BE0125">
            <w:pPr>
              <w:pStyle w:val="TableField-Left"/>
              <w:rPr>
                <w:ins w:id="326" w:author="Tuan Yap" w:date="2019-11-26T12:19:00Z"/>
                <w:rFonts w:ascii="Calibri Light" w:hAnsi="Calibri Light" w:cs="Arial"/>
              </w:rPr>
            </w:pPr>
            <w:ins w:id="327" w:author="Tuan Yap" w:date="2019-11-26T12:20:00Z">
              <w:r>
                <w:rPr>
                  <w:rFonts w:ascii="Calibri Light" w:hAnsi="Calibri Light" w:cs="Arial"/>
                </w:rPr>
                <w:t>Optional</w:t>
              </w:r>
            </w:ins>
          </w:p>
        </w:tc>
        <w:tc>
          <w:tcPr>
            <w:tcW w:w="4714" w:type="dxa"/>
            <w:vAlign w:val="center"/>
          </w:tcPr>
          <w:p w14:paraId="4A14F0F9" w14:textId="1518A6F7" w:rsidR="00BE0125" w:rsidRPr="00051345" w:rsidRDefault="00BE0125" w:rsidP="00BE0125">
            <w:pPr>
              <w:pStyle w:val="TableField-Left"/>
              <w:rPr>
                <w:ins w:id="328" w:author="Tuan Yap" w:date="2019-11-26T12:19:00Z"/>
                <w:rFonts w:ascii="Calibri Light" w:hAnsi="Calibri Light" w:cs="Arial"/>
              </w:rPr>
            </w:pPr>
            <w:ins w:id="329" w:author="Tuan Yap" w:date="2019-11-26T12:20:00Z">
              <w:r>
                <w:rPr>
                  <w:rFonts w:ascii="Calibri Light" w:hAnsi="Calibri Light" w:cs="Arial"/>
                </w:rPr>
                <w:t>Identification Type (e.g. SSN)</w:t>
              </w:r>
            </w:ins>
          </w:p>
        </w:tc>
      </w:tr>
      <w:tr w:rsidR="00BE0125" w:rsidRPr="00051345" w14:paraId="62AAF588" w14:textId="77777777" w:rsidTr="00287006">
        <w:trPr>
          <w:cantSplit/>
          <w:trHeight w:val="432"/>
          <w:ins w:id="330" w:author="Tuan Yap" w:date="2019-11-26T12:20:00Z"/>
        </w:trPr>
        <w:tc>
          <w:tcPr>
            <w:tcW w:w="2918" w:type="dxa"/>
            <w:vAlign w:val="center"/>
          </w:tcPr>
          <w:p w14:paraId="78F63998" w14:textId="485A2374" w:rsidR="00BE0125" w:rsidRPr="00051345" w:rsidRDefault="00BE0125" w:rsidP="00BE0125">
            <w:pPr>
              <w:pStyle w:val="TableField-Left"/>
              <w:rPr>
                <w:ins w:id="331" w:author="Tuan Yap" w:date="2019-11-26T12:20:00Z"/>
                <w:rFonts w:ascii="Calibri Light" w:hAnsi="Calibri Light" w:cs="Arial"/>
              </w:rPr>
            </w:pPr>
            <w:ins w:id="332" w:author="Tuan Yap" w:date="2019-11-26T12:20:00Z">
              <w:r>
                <w:rPr>
                  <w:rFonts w:ascii="Calibri Light" w:hAnsi="Calibri Light" w:cs="Arial"/>
                </w:rPr>
                <w:t>Identification Number</w:t>
              </w:r>
            </w:ins>
          </w:p>
        </w:tc>
        <w:tc>
          <w:tcPr>
            <w:tcW w:w="1682" w:type="dxa"/>
            <w:vAlign w:val="center"/>
          </w:tcPr>
          <w:p w14:paraId="190C693E" w14:textId="03845934" w:rsidR="00BE0125" w:rsidRPr="00051345" w:rsidRDefault="00BE0125" w:rsidP="00BE0125">
            <w:pPr>
              <w:pStyle w:val="TableField-Left"/>
              <w:rPr>
                <w:ins w:id="333" w:author="Tuan Yap" w:date="2019-11-26T12:20:00Z"/>
                <w:rFonts w:ascii="Calibri Light" w:hAnsi="Calibri Light" w:cs="Arial"/>
              </w:rPr>
            </w:pPr>
            <w:ins w:id="334" w:author="Tuan Yap" w:date="2019-11-26T12:20:00Z">
              <w:r>
                <w:rPr>
                  <w:rFonts w:ascii="Calibri Light" w:hAnsi="Calibri Light" w:cs="Arial"/>
                </w:rPr>
                <w:t>Optional</w:t>
              </w:r>
            </w:ins>
          </w:p>
        </w:tc>
        <w:tc>
          <w:tcPr>
            <w:tcW w:w="4714" w:type="dxa"/>
            <w:vAlign w:val="center"/>
          </w:tcPr>
          <w:p w14:paraId="0C2E2E18" w14:textId="7EB5A1C0" w:rsidR="00BE0125" w:rsidRPr="00051345" w:rsidRDefault="00BE0125" w:rsidP="00BE0125">
            <w:pPr>
              <w:pStyle w:val="TableField-Left"/>
              <w:rPr>
                <w:ins w:id="335" w:author="Tuan Yap" w:date="2019-11-26T12:20:00Z"/>
                <w:rFonts w:ascii="Calibri Light" w:hAnsi="Calibri Light" w:cs="Arial"/>
              </w:rPr>
            </w:pPr>
            <w:ins w:id="336" w:author="Tuan Yap" w:date="2019-11-26T12:20:00Z">
              <w:r>
                <w:rPr>
                  <w:rFonts w:ascii="Calibri Light" w:hAnsi="Calibri Light" w:cs="Arial"/>
                </w:rPr>
                <w:t>Identification Number</w:t>
              </w:r>
            </w:ins>
          </w:p>
        </w:tc>
      </w:tr>
      <w:tr w:rsidR="00BE0125" w:rsidRPr="00051345" w14:paraId="4FDF5952" w14:textId="77777777" w:rsidTr="00287006">
        <w:trPr>
          <w:cantSplit/>
          <w:trHeight w:val="432"/>
          <w:ins w:id="337" w:author="Tuan Yap" w:date="2019-11-26T12:21:00Z"/>
        </w:trPr>
        <w:tc>
          <w:tcPr>
            <w:tcW w:w="2918" w:type="dxa"/>
            <w:vAlign w:val="center"/>
          </w:tcPr>
          <w:p w14:paraId="5EBA9070" w14:textId="34A88B32" w:rsidR="00BE0125" w:rsidRPr="00051345" w:rsidRDefault="00BE0125" w:rsidP="00BE0125">
            <w:pPr>
              <w:pStyle w:val="TableField-Left"/>
              <w:rPr>
                <w:ins w:id="338" w:author="Tuan Yap" w:date="2019-11-26T12:21:00Z"/>
                <w:rFonts w:ascii="Calibri Light" w:hAnsi="Calibri Light" w:cs="Arial"/>
              </w:rPr>
            </w:pPr>
            <w:ins w:id="339" w:author="Tuan Yap" w:date="2019-11-26T12:21:00Z">
              <w:r>
                <w:rPr>
                  <w:rFonts w:ascii="Calibri Light" w:hAnsi="Calibri Light" w:cs="Arial"/>
                </w:rPr>
                <w:t>Related To</w:t>
              </w:r>
            </w:ins>
          </w:p>
        </w:tc>
        <w:tc>
          <w:tcPr>
            <w:tcW w:w="1682" w:type="dxa"/>
            <w:vAlign w:val="center"/>
          </w:tcPr>
          <w:p w14:paraId="36440A34" w14:textId="4FECABC5" w:rsidR="00BE0125" w:rsidRPr="00051345" w:rsidRDefault="00BE0125" w:rsidP="00BE0125">
            <w:pPr>
              <w:pStyle w:val="TableField-Left"/>
              <w:rPr>
                <w:ins w:id="340" w:author="Tuan Yap" w:date="2019-11-26T12:21:00Z"/>
                <w:rFonts w:ascii="Calibri Light" w:hAnsi="Calibri Light" w:cs="Arial"/>
              </w:rPr>
            </w:pPr>
            <w:ins w:id="341" w:author="Tuan Yap" w:date="2019-11-26T12:21:00Z">
              <w:r>
                <w:rPr>
                  <w:rFonts w:ascii="Calibri Light" w:hAnsi="Calibri Light" w:cs="Arial"/>
                </w:rPr>
                <w:t>Optional</w:t>
              </w:r>
            </w:ins>
          </w:p>
        </w:tc>
        <w:tc>
          <w:tcPr>
            <w:tcW w:w="4714" w:type="dxa"/>
            <w:vAlign w:val="center"/>
          </w:tcPr>
          <w:p w14:paraId="6B484DD8" w14:textId="15EB5B4B" w:rsidR="00BE0125" w:rsidRPr="00051345" w:rsidRDefault="00BE0125" w:rsidP="00BE0125">
            <w:pPr>
              <w:pStyle w:val="TableField-Left"/>
              <w:rPr>
                <w:ins w:id="342" w:author="Tuan Yap" w:date="2019-11-26T12:21:00Z"/>
                <w:rFonts w:ascii="Calibri Light" w:hAnsi="Calibri Light" w:cs="Arial"/>
              </w:rPr>
            </w:pPr>
            <w:ins w:id="343" w:author="Tuan Yap" w:date="2019-11-26T12:21:00Z">
              <w:r>
                <w:rPr>
                  <w:rFonts w:ascii="Calibri Light" w:hAnsi="Calibri Light" w:cs="Arial"/>
                </w:rPr>
                <w:t>Related to BP Number</w:t>
              </w:r>
            </w:ins>
          </w:p>
        </w:tc>
      </w:tr>
      <w:tr w:rsidR="00BE0125" w:rsidRPr="00051345" w14:paraId="4D131DCE" w14:textId="77777777" w:rsidTr="00287006">
        <w:trPr>
          <w:cantSplit/>
          <w:trHeight w:val="432"/>
          <w:ins w:id="344" w:author="Tuan Yap" w:date="2019-11-26T12:21:00Z"/>
        </w:trPr>
        <w:tc>
          <w:tcPr>
            <w:tcW w:w="2918" w:type="dxa"/>
            <w:vAlign w:val="center"/>
          </w:tcPr>
          <w:p w14:paraId="23D0ED5C" w14:textId="5D1E5DF2" w:rsidR="00BE0125" w:rsidRPr="00051345" w:rsidRDefault="00BE0125" w:rsidP="00BE0125">
            <w:pPr>
              <w:pStyle w:val="TableField-Left"/>
              <w:rPr>
                <w:ins w:id="345" w:author="Tuan Yap" w:date="2019-11-26T12:21:00Z"/>
                <w:rFonts w:ascii="Calibri Light" w:hAnsi="Calibri Light" w:cs="Arial"/>
              </w:rPr>
            </w:pPr>
            <w:ins w:id="346" w:author="Tuan Yap" w:date="2019-11-26T12:21:00Z">
              <w:r>
                <w:rPr>
                  <w:rFonts w:ascii="Calibri Light" w:hAnsi="Calibri Light" w:cs="Arial"/>
                </w:rPr>
                <w:t>Relationship</w:t>
              </w:r>
            </w:ins>
          </w:p>
        </w:tc>
        <w:tc>
          <w:tcPr>
            <w:tcW w:w="1682" w:type="dxa"/>
            <w:vAlign w:val="center"/>
          </w:tcPr>
          <w:p w14:paraId="212EB73E" w14:textId="7731AB78" w:rsidR="00BE0125" w:rsidRPr="00051345" w:rsidRDefault="00BE0125" w:rsidP="00BE0125">
            <w:pPr>
              <w:pStyle w:val="TableField-Left"/>
              <w:rPr>
                <w:ins w:id="347" w:author="Tuan Yap" w:date="2019-11-26T12:21:00Z"/>
                <w:rFonts w:ascii="Calibri Light" w:hAnsi="Calibri Light" w:cs="Arial"/>
              </w:rPr>
            </w:pPr>
            <w:ins w:id="348" w:author="Tuan Yap" w:date="2019-11-26T12:21:00Z">
              <w:r>
                <w:rPr>
                  <w:rFonts w:ascii="Calibri Light" w:hAnsi="Calibri Light" w:cs="Arial"/>
                </w:rPr>
                <w:t>Optional</w:t>
              </w:r>
            </w:ins>
          </w:p>
        </w:tc>
        <w:tc>
          <w:tcPr>
            <w:tcW w:w="4714" w:type="dxa"/>
            <w:vAlign w:val="center"/>
          </w:tcPr>
          <w:p w14:paraId="183890AE" w14:textId="66FCCB04" w:rsidR="00BE0125" w:rsidRPr="00051345" w:rsidRDefault="00BE0125" w:rsidP="00BE0125">
            <w:pPr>
              <w:pStyle w:val="TableField-Left"/>
              <w:rPr>
                <w:ins w:id="349" w:author="Tuan Yap" w:date="2019-11-26T12:21:00Z"/>
                <w:rFonts w:ascii="Calibri Light" w:hAnsi="Calibri Light" w:cs="Arial"/>
              </w:rPr>
            </w:pPr>
            <w:ins w:id="350" w:author="Tuan Yap" w:date="2019-11-26T12:21:00Z">
              <w:r>
                <w:rPr>
                  <w:rFonts w:ascii="Calibri Light" w:hAnsi="Calibri Light" w:cs="Arial"/>
                </w:rPr>
                <w:t xml:space="preserve">Relationship </w:t>
              </w:r>
            </w:ins>
          </w:p>
        </w:tc>
      </w:tr>
      <w:tr w:rsidR="00BE0125" w:rsidRPr="00051345" w14:paraId="0AFF8256" w14:textId="77777777" w:rsidTr="00287006">
        <w:trPr>
          <w:cantSplit/>
          <w:trHeight w:val="432"/>
        </w:trPr>
        <w:tc>
          <w:tcPr>
            <w:tcW w:w="2918" w:type="dxa"/>
            <w:vAlign w:val="center"/>
          </w:tcPr>
          <w:p w14:paraId="3B608D2F" w14:textId="2DEE848D" w:rsidR="00BE0125" w:rsidRPr="00051345" w:rsidRDefault="00BE0125" w:rsidP="00BE0125">
            <w:pPr>
              <w:pStyle w:val="TableField-Left"/>
              <w:rPr>
                <w:rFonts w:ascii="Calibri Light" w:hAnsi="Calibri Light" w:cs="Arial"/>
              </w:rPr>
            </w:pPr>
            <w:r w:rsidRPr="00051345">
              <w:rPr>
                <w:rFonts w:ascii="Calibri Light" w:hAnsi="Calibri Light" w:cs="Arial"/>
              </w:rPr>
              <w:t>Phone</w:t>
            </w:r>
          </w:p>
        </w:tc>
        <w:tc>
          <w:tcPr>
            <w:tcW w:w="1682" w:type="dxa"/>
            <w:vAlign w:val="center"/>
          </w:tcPr>
          <w:p w14:paraId="02151274" w14:textId="437032DA" w:rsidR="00BE0125" w:rsidRPr="00051345" w:rsidRDefault="00BE0125" w:rsidP="00BE0125">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7D719F77" w14:textId="428CC857" w:rsidR="00BE0125" w:rsidRPr="00051345" w:rsidRDefault="00BE0125" w:rsidP="00BE0125">
            <w:pPr>
              <w:pStyle w:val="TableField-Left"/>
              <w:rPr>
                <w:rFonts w:ascii="Calibri Light" w:hAnsi="Calibri Light" w:cs="Arial"/>
              </w:rPr>
            </w:pPr>
            <w:r w:rsidRPr="00051345">
              <w:rPr>
                <w:rFonts w:ascii="Calibri Light" w:hAnsi="Calibri Light" w:cs="Arial"/>
              </w:rPr>
              <w:t>Business Partner’s Phone Number</w:t>
            </w:r>
          </w:p>
        </w:tc>
      </w:tr>
      <w:tr w:rsidR="00BE0125" w:rsidRPr="00051345" w14:paraId="60BDF236" w14:textId="77777777" w:rsidTr="00287006">
        <w:trPr>
          <w:cantSplit/>
          <w:trHeight w:val="432"/>
        </w:trPr>
        <w:tc>
          <w:tcPr>
            <w:tcW w:w="2918" w:type="dxa"/>
            <w:vAlign w:val="center"/>
          </w:tcPr>
          <w:p w14:paraId="59E284F2" w14:textId="329CC05F" w:rsidR="00BE0125" w:rsidRPr="00051345" w:rsidRDefault="00BE0125" w:rsidP="00BE0125">
            <w:pPr>
              <w:pStyle w:val="TableField-Left"/>
              <w:rPr>
                <w:rFonts w:ascii="Calibri Light" w:hAnsi="Calibri Light" w:cs="Arial"/>
              </w:rPr>
            </w:pPr>
            <w:r w:rsidRPr="00051345">
              <w:rPr>
                <w:rFonts w:ascii="Calibri Light" w:hAnsi="Calibri Light" w:cs="Arial"/>
              </w:rPr>
              <w:t>House Number</w:t>
            </w:r>
          </w:p>
        </w:tc>
        <w:tc>
          <w:tcPr>
            <w:tcW w:w="1682" w:type="dxa"/>
            <w:vAlign w:val="center"/>
          </w:tcPr>
          <w:p w14:paraId="621320F6" w14:textId="63C6CB14" w:rsidR="00BE0125" w:rsidRPr="00051345" w:rsidRDefault="00BE0125" w:rsidP="00BE0125">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12E47089" w14:textId="457B9F58" w:rsidR="00BE0125" w:rsidRPr="00051345" w:rsidRDefault="00BE0125" w:rsidP="00BE0125">
            <w:pPr>
              <w:pStyle w:val="TableField-Left"/>
              <w:rPr>
                <w:rFonts w:ascii="Calibri Light" w:hAnsi="Calibri Light" w:cs="Arial"/>
              </w:rPr>
            </w:pPr>
            <w:r w:rsidRPr="00051345">
              <w:rPr>
                <w:rFonts w:ascii="Calibri Light" w:hAnsi="Calibri Light" w:cs="Arial"/>
              </w:rPr>
              <w:t>House Number of Business Partner’s Address</w:t>
            </w:r>
          </w:p>
        </w:tc>
      </w:tr>
      <w:tr w:rsidR="00BE0125" w:rsidRPr="00051345" w14:paraId="3D7F631C" w14:textId="77777777" w:rsidTr="00287006">
        <w:trPr>
          <w:cantSplit/>
          <w:trHeight w:val="432"/>
        </w:trPr>
        <w:tc>
          <w:tcPr>
            <w:tcW w:w="2918" w:type="dxa"/>
            <w:vAlign w:val="center"/>
          </w:tcPr>
          <w:p w14:paraId="165FA02C" w14:textId="518DBC3F" w:rsidR="00BE0125" w:rsidRPr="00051345" w:rsidRDefault="00BE0125" w:rsidP="00BE0125">
            <w:pPr>
              <w:pStyle w:val="TableField-Left"/>
              <w:rPr>
                <w:rFonts w:ascii="Calibri Light" w:hAnsi="Calibri Light" w:cs="Arial"/>
              </w:rPr>
            </w:pPr>
            <w:r w:rsidRPr="00051345">
              <w:rPr>
                <w:rFonts w:ascii="Calibri Light" w:hAnsi="Calibri Light" w:cs="Arial"/>
              </w:rPr>
              <w:t>Street</w:t>
            </w:r>
          </w:p>
        </w:tc>
        <w:tc>
          <w:tcPr>
            <w:tcW w:w="1682" w:type="dxa"/>
            <w:vAlign w:val="center"/>
          </w:tcPr>
          <w:p w14:paraId="6D906B28" w14:textId="58363655" w:rsidR="00BE0125" w:rsidRPr="00051345" w:rsidRDefault="00BE0125" w:rsidP="00BE0125">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586BE00E" w14:textId="66E746A3" w:rsidR="00BE0125" w:rsidRPr="00051345" w:rsidRDefault="00BE0125" w:rsidP="00BE0125">
            <w:pPr>
              <w:pStyle w:val="TableField-Left"/>
              <w:rPr>
                <w:rFonts w:ascii="Calibri Light" w:hAnsi="Calibri Light" w:cs="Arial"/>
              </w:rPr>
            </w:pPr>
            <w:r w:rsidRPr="00051345">
              <w:rPr>
                <w:rFonts w:ascii="Calibri Light" w:hAnsi="Calibri Light" w:cs="Arial"/>
              </w:rPr>
              <w:t>Street of Business Partner’s Address</w:t>
            </w:r>
          </w:p>
        </w:tc>
      </w:tr>
      <w:tr w:rsidR="00BE0125" w:rsidRPr="00051345" w14:paraId="05335AED" w14:textId="77777777" w:rsidTr="00287006">
        <w:trPr>
          <w:cantSplit/>
          <w:trHeight w:val="432"/>
        </w:trPr>
        <w:tc>
          <w:tcPr>
            <w:tcW w:w="2918" w:type="dxa"/>
            <w:vAlign w:val="center"/>
          </w:tcPr>
          <w:p w14:paraId="6B45D2C0" w14:textId="70AE39AB" w:rsidR="00BE0125" w:rsidRPr="00051345" w:rsidRDefault="00BE0125" w:rsidP="00BE0125">
            <w:pPr>
              <w:pStyle w:val="TableField-Left"/>
              <w:rPr>
                <w:rFonts w:ascii="Calibri Light" w:hAnsi="Calibri Light" w:cs="Arial"/>
              </w:rPr>
            </w:pPr>
            <w:r w:rsidRPr="00051345">
              <w:rPr>
                <w:rFonts w:ascii="Calibri Light" w:hAnsi="Calibri Light" w:cs="Arial"/>
              </w:rPr>
              <w:t>City</w:t>
            </w:r>
          </w:p>
        </w:tc>
        <w:tc>
          <w:tcPr>
            <w:tcW w:w="1682" w:type="dxa"/>
            <w:vAlign w:val="center"/>
          </w:tcPr>
          <w:p w14:paraId="70B3054F" w14:textId="3A66DB0F" w:rsidR="00BE0125" w:rsidRPr="00051345" w:rsidRDefault="00BE0125" w:rsidP="00BE0125">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1EDFA7C1" w14:textId="191FB6A3" w:rsidR="00BE0125" w:rsidRPr="00051345" w:rsidRDefault="00BE0125" w:rsidP="00BE0125">
            <w:pPr>
              <w:pStyle w:val="TableField-Left"/>
              <w:rPr>
                <w:rFonts w:ascii="Calibri Light" w:hAnsi="Calibri Light" w:cs="Arial"/>
              </w:rPr>
            </w:pPr>
            <w:r w:rsidRPr="00051345">
              <w:rPr>
                <w:rFonts w:ascii="Calibri Light" w:hAnsi="Calibri Light" w:cs="Arial"/>
              </w:rPr>
              <w:t>City of Business Partner’s Address</w:t>
            </w:r>
          </w:p>
        </w:tc>
      </w:tr>
      <w:tr w:rsidR="00BE0125" w:rsidRPr="00051345" w14:paraId="7A5C880B" w14:textId="77777777" w:rsidTr="00287006">
        <w:trPr>
          <w:cantSplit/>
          <w:trHeight w:val="432"/>
        </w:trPr>
        <w:tc>
          <w:tcPr>
            <w:tcW w:w="2918" w:type="dxa"/>
            <w:vAlign w:val="center"/>
          </w:tcPr>
          <w:p w14:paraId="3E8EA2AA" w14:textId="14F5147D" w:rsidR="00BE0125" w:rsidRPr="00051345" w:rsidRDefault="00BE0125" w:rsidP="00BE0125">
            <w:pPr>
              <w:pStyle w:val="TableField-Left"/>
              <w:rPr>
                <w:rFonts w:ascii="Calibri Light" w:hAnsi="Calibri Light" w:cs="Arial"/>
              </w:rPr>
            </w:pPr>
            <w:r w:rsidRPr="00051345">
              <w:rPr>
                <w:rFonts w:ascii="Calibri Light" w:hAnsi="Calibri Light" w:cs="Arial"/>
              </w:rPr>
              <w:t>Apartment Number</w:t>
            </w:r>
          </w:p>
        </w:tc>
        <w:tc>
          <w:tcPr>
            <w:tcW w:w="1682" w:type="dxa"/>
            <w:vAlign w:val="center"/>
          </w:tcPr>
          <w:p w14:paraId="01032609" w14:textId="32043F0C" w:rsidR="00BE0125" w:rsidRPr="00051345" w:rsidRDefault="00BE0125" w:rsidP="00BE0125">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70D6C550" w14:textId="06F23558" w:rsidR="00BE0125" w:rsidRPr="00051345" w:rsidRDefault="00BE0125" w:rsidP="00BE0125">
            <w:pPr>
              <w:pStyle w:val="TableField-Left"/>
              <w:rPr>
                <w:rFonts w:ascii="Calibri Light" w:hAnsi="Calibri Light" w:cs="Arial"/>
              </w:rPr>
            </w:pPr>
            <w:r w:rsidRPr="00051345">
              <w:rPr>
                <w:rFonts w:ascii="Calibri Light" w:hAnsi="Calibri Light" w:cs="Arial"/>
              </w:rPr>
              <w:t>Apartment Number of Business Partner’s Address (House Number Supplement)</w:t>
            </w:r>
          </w:p>
        </w:tc>
      </w:tr>
      <w:tr w:rsidR="00BE0125" w:rsidRPr="00051345" w14:paraId="2862CA49" w14:textId="77777777" w:rsidTr="00287006">
        <w:trPr>
          <w:cantSplit/>
          <w:trHeight w:val="432"/>
        </w:trPr>
        <w:tc>
          <w:tcPr>
            <w:tcW w:w="2918" w:type="dxa"/>
            <w:vAlign w:val="center"/>
          </w:tcPr>
          <w:p w14:paraId="1832F708" w14:textId="64F4306A" w:rsidR="00BE0125" w:rsidRPr="00051345" w:rsidRDefault="00BE0125" w:rsidP="00BE0125">
            <w:pPr>
              <w:pStyle w:val="TableField-Left"/>
              <w:rPr>
                <w:rFonts w:ascii="Calibri Light" w:hAnsi="Calibri Light" w:cs="Arial"/>
              </w:rPr>
            </w:pPr>
            <w:r w:rsidRPr="00051345">
              <w:rPr>
                <w:rFonts w:ascii="Calibri Light" w:hAnsi="Calibri Light" w:cs="Arial"/>
              </w:rPr>
              <w:t>Floor</w:t>
            </w:r>
          </w:p>
        </w:tc>
        <w:tc>
          <w:tcPr>
            <w:tcW w:w="1682" w:type="dxa"/>
            <w:vAlign w:val="center"/>
          </w:tcPr>
          <w:p w14:paraId="763B9F0E" w14:textId="57D11136" w:rsidR="00BE0125" w:rsidRPr="00051345" w:rsidRDefault="00BE0125" w:rsidP="00BE0125">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6851E248" w14:textId="24DA4776" w:rsidR="00BE0125" w:rsidRPr="00051345" w:rsidRDefault="00BE0125" w:rsidP="00BE0125">
            <w:pPr>
              <w:pStyle w:val="TableField-Left"/>
              <w:rPr>
                <w:rFonts w:ascii="Calibri Light" w:hAnsi="Calibri Light" w:cs="Arial"/>
              </w:rPr>
            </w:pPr>
            <w:r w:rsidRPr="00051345">
              <w:rPr>
                <w:rFonts w:ascii="Calibri Light" w:hAnsi="Calibri Light" w:cs="Arial"/>
              </w:rPr>
              <w:t>N/A to SCE</w:t>
            </w:r>
          </w:p>
        </w:tc>
      </w:tr>
      <w:tr w:rsidR="00BE0125" w:rsidRPr="00051345" w14:paraId="47CA1417" w14:textId="77777777" w:rsidTr="00287006">
        <w:trPr>
          <w:cantSplit/>
          <w:trHeight w:val="432"/>
        </w:trPr>
        <w:tc>
          <w:tcPr>
            <w:tcW w:w="2918" w:type="dxa"/>
            <w:vAlign w:val="center"/>
          </w:tcPr>
          <w:p w14:paraId="1DE92FAF" w14:textId="619B7B69" w:rsidR="00BE0125" w:rsidRPr="00051345" w:rsidRDefault="00BE0125" w:rsidP="00BE0125">
            <w:pPr>
              <w:pStyle w:val="TableField-Left"/>
              <w:rPr>
                <w:rFonts w:ascii="Calibri Light" w:hAnsi="Calibri Light" w:cs="Arial"/>
              </w:rPr>
            </w:pPr>
            <w:r w:rsidRPr="00051345">
              <w:rPr>
                <w:rFonts w:ascii="Calibri Light" w:hAnsi="Calibri Light" w:cs="Arial"/>
              </w:rPr>
              <w:t>State</w:t>
            </w:r>
          </w:p>
        </w:tc>
        <w:tc>
          <w:tcPr>
            <w:tcW w:w="1682" w:type="dxa"/>
            <w:vAlign w:val="center"/>
          </w:tcPr>
          <w:p w14:paraId="15D7133C" w14:textId="41A9D052" w:rsidR="00BE0125" w:rsidRPr="00051345" w:rsidRDefault="00BE0125" w:rsidP="00BE0125">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7709A349" w14:textId="00914F4A" w:rsidR="00BE0125" w:rsidRPr="00051345" w:rsidRDefault="00BE0125" w:rsidP="00BE0125">
            <w:pPr>
              <w:pStyle w:val="TableField-Left"/>
              <w:rPr>
                <w:rFonts w:ascii="Calibri Light" w:hAnsi="Calibri Light" w:cs="Arial"/>
              </w:rPr>
            </w:pPr>
            <w:r w:rsidRPr="00051345">
              <w:rPr>
                <w:rFonts w:ascii="Calibri Light" w:hAnsi="Calibri Light" w:cs="Arial"/>
              </w:rPr>
              <w:t>State of Business Partner’s Address</w:t>
            </w:r>
          </w:p>
        </w:tc>
      </w:tr>
      <w:tr w:rsidR="00BE0125" w:rsidRPr="00051345" w14:paraId="5CD28373" w14:textId="77777777" w:rsidTr="00287006">
        <w:trPr>
          <w:cantSplit/>
          <w:trHeight w:val="432"/>
        </w:trPr>
        <w:tc>
          <w:tcPr>
            <w:tcW w:w="2918" w:type="dxa"/>
            <w:vAlign w:val="center"/>
          </w:tcPr>
          <w:p w14:paraId="4F1DD3D3" w14:textId="16F2ED96" w:rsidR="00BE0125" w:rsidRPr="00051345" w:rsidRDefault="00BE0125" w:rsidP="00BE0125">
            <w:pPr>
              <w:pStyle w:val="TableField-Left"/>
              <w:rPr>
                <w:rFonts w:ascii="Calibri Light" w:hAnsi="Calibri Light" w:cs="Arial"/>
              </w:rPr>
            </w:pPr>
            <w:r w:rsidRPr="00051345">
              <w:rPr>
                <w:rFonts w:ascii="Calibri Light" w:hAnsi="Calibri Light" w:cs="Arial"/>
              </w:rPr>
              <w:t>Postal Code</w:t>
            </w:r>
          </w:p>
        </w:tc>
        <w:tc>
          <w:tcPr>
            <w:tcW w:w="1682" w:type="dxa"/>
            <w:vAlign w:val="center"/>
          </w:tcPr>
          <w:p w14:paraId="46542CC1" w14:textId="65CF052D" w:rsidR="00BE0125" w:rsidRPr="00051345" w:rsidRDefault="00BE0125" w:rsidP="00BE0125">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2645BF8E" w14:textId="5E44F835" w:rsidR="00BE0125" w:rsidRPr="00051345" w:rsidRDefault="00BE0125" w:rsidP="00BE0125">
            <w:pPr>
              <w:pStyle w:val="TableField-Left"/>
              <w:rPr>
                <w:rFonts w:ascii="Calibri Light" w:hAnsi="Calibri Light" w:cs="Arial"/>
              </w:rPr>
            </w:pPr>
            <w:r w:rsidRPr="00051345">
              <w:rPr>
                <w:rFonts w:ascii="Calibri Light" w:hAnsi="Calibri Light" w:cs="Arial"/>
              </w:rPr>
              <w:t>Postal Code of Business Partner’s Address</w:t>
            </w:r>
          </w:p>
        </w:tc>
      </w:tr>
      <w:tr w:rsidR="00BE0125" w:rsidRPr="00051345" w14:paraId="3D3596A0" w14:textId="77777777" w:rsidTr="00287006">
        <w:trPr>
          <w:cantSplit/>
          <w:trHeight w:val="432"/>
        </w:trPr>
        <w:tc>
          <w:tcPr>
            <w:tcW w:w="2918" w:type="dxa"/>
            <w:vAlign w:val="center"/>
          </w:tcPr>
          <w:p w14:paraId="1ED42EC6" w14:textId="25558E68" w:rsidR="00BE0125" w:rsidRPr="00051345" w:rsidRDefault="00BE0125" w:rsidP="00BE0125">
            <w:pPr>
              <w:pStyle w:val="TableField-Left"/>
              <w:rPr>
                <w:rFonts w:ascii="Calibri Light" w:hAnsi="Calibri Light" w:cs="Arial"/>
              </w:rPr>
            </w:pPr>
            <w:r w:rsidRPr="00051345">
              <w:rPr>
                <w:rFonts w:ascii="Calibri Light" w:hAnsi="Calibri Light" w:cs="Arial"/>
              </w:rPr>
              <w:t>Country</w:t>
            </w:r>
          </w:p>
        </w:tc>
        <w:tc>
          <w:tcPr>
            <w:tcW w:w="1682" w:type="dxa"/>
            <w:vAlign w:val="center"/>
          </w:tcPr>
          <w:p w14:paraId="4D13358D" w14:textId="3FBB007A" w:rsidR="00BE0125" w:rsidRPr="00051345" w:rsidRDefault="00BE0125" w:rsidP="00BE0125">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74FA30F8" w14:textId="346F1A6D" w:rsidR="00BE0125" w:rsidRPr="00051345" w:rsidRDefault="00BE0125" w:rsidP="00BE0125">
            <w:pPr>
              <w:pStyle w:val="TableField-Left"/>
              <w:rPr>
                <w:rFonts w:ascii="Calibri Light" w:hAnsi="Calibri Light" w:cs="Arial"/>
              </w:rPr>
            </w:pPr>
            <w:r w:rsidRPr="00051345">
              <w:rPr>
                <w:rFonts w:ascii="Calibri Light" w:hAnsi="Calibri Light" w:cs="Arial"/>
              </w:rPr>
              <w:t>Country of Business Partner’s Address</w:t>
            </w:r>
          </w:p>
        </w:tc>
      </w:tr>
      <w:tr w:rsidR="00BE0125" w:rsidRPr="00051345" w14:paraId="4739B6FE" w14:textId="77777777" w:rsidTr="00287006">
        <w:trPr>
          <w:cantSplit/>
          <w:trHeight w:val="432"/>
        </w:trPr>
        <w:tc>
          <w:tcPr>
            <w:tcW w:w="2918" w:type="dxa"/>
            <w:vAlign w:val="center"/>
          </w:tcPr>
          <w:p w14:paraId="5D0301CD" w14:textId="17DDD633" w:rsidR="00BE0125" w:rsidRPr="00051345" w:rsidRDefault="00BE0125" w:rsidP="00BE0125">
            <w:pPr>
              <w:pStyle w:val="TableField-Left"/>
              <w:rPr>
                <w:rFonts w:ascii="Calibri Light" w:hAnsi="Calibri Light" w:cs="Arial"/>
              </w:rPr>
            </w:pPr>
            <w:r w:rsidRPr="00051345">
              <w:rPr>
                <w:rFonts w:ascii="Calibri Light" w:hAnsi="Calibri Light" w:cs="Arial"/>
              </w:rPr>
              <w:t>Email</w:t>
            </w:r>
          </w:p>
        </w:tc>
        <w:tc>
          <w:tcPr>
            <w:tcW w:w="1682" w:type="dxa"/>
            <w:vAlign w:val="center"/>
          </w:tcPr>
          <w:p w14:paraId="576900EB" w14:textId="481B0A6A" w:rsidR="00BE0125" w:rsidRPr="00051345" w:rsidRDefault="00BE0125" w:rsidP="00BE0125">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72552357" w14:textId="3E5D2EEC" w:rsidR="00BE0125" w:rsidRPr="00051345" w:rsidRDefault="00BE0125" w:rsidP="00BE0125">
            <w:pPr>
              <w:pStyle w:val="TableField-Left"/>
              <w:rPr>
                <w:rFonts w:ascii="Calibri Light" w:hAnsi="Calibri Light" w:cs="Arial"/>
              </w:rPr>
            </w:pPr>
            <w:r w:rsidRPr="00051345">
              <w:rPr>
                <w:rFonts w:ascii="Calibri Light" w:hAnsi="Calibri Light" w:cs="Arial"/>
              </w:rPr>
              <w:t>Business Partner’s Email Address</w:t>
            </w:r>
          </w:p>
        </w:tc>
      </w:tr>
      <w:tr w:rsidR="00BE0125" w:rsidRPr="00051345" w:rsidDel="00BE0125" w14:paraId="6177BF78" w14:textId="23A5FB85" w:rsidTr="00287006">
        <w:trPr>
          <w:cantSplit/>
          <w:trHeight w:val="432"/>
          <w:del w:id="351" w:author="Tuan Yap" w:date="2019-11-26T12:22:00Z"/>
        </w:trPr>
        <w:tc>
          <w:tcPr>
            <w:tcW w:w="2918" w:type="dxa"/>
            <w:vAlign w:val="center"/>
          </w:tcPr>
          <w:p w14:paraId="310BB83A" w14:textId="65A0084A" w:rsidR="00BE0125" w:rsidRPr="00051345" w:rsidDel="00BE0125" w:rsidRDefault="00BE0125" w:rsidP="00BE0125">
            <w:pPr>
              <w:pStyle w:val="TableField-Left"/>
              <w:rPr>
                <w:del w:id="352" w:author="Tuan Yap" w:date="2019-11-26T12:22:00Z"/>
                <w:rFonts w:ascii="Calibri Light" w:hAnsi="Calibri Light" w:cs="Arial"/>
              </w:rPr>
            </w:pPr>
            <w:del w:id="353" w:author="Tuan Yap" w:date="2019-11-26T12:22:00Z">
              <w:r w:rsidRPr="00051345" w:rsidDel="00BE0125">
                <w:rPr>
                  <w:rFonts w:ascii="Calibri Light" w:hAnsi="Calibri Light" w:cs="Arial"/>
                </w:rPr>
                <w:delText>Contract Number</w:delText>
              </w:r>
            </w:del>
          </w:p>
        </w:tc>
        <w:tc>
          <w:tcPr>
            <w:tcW w:w="1682" w:type="dxa"/>
            <w:vAlign w:val="center"/>
          </w:tcPr>
          <w:p w14:paraId="29A76276" w14:textId="6C789B4E" w:rsidR="00BE0125" w:rsidRPr="00051345" w:rsidDel="00BE0125" w:rsidRDefault="00BE0125" w:rsidP="00BE0125">
            <w:pPr>
              <w:pStyle w:val="TableField-Left"/>
              <w:rPr>
                <w:del w:id="354" w:author="Tuan Yap" w:date="2019-11-26T12:22:00Z"/>
                <w:rFonts w:ascii="Calibri Light" w:hAnsi="Calibri Light" w:cs="Arial"/>
              </w:rPr>
            </w:pPr>
            <w:del w:id="355" w:author="Tuan Yap" w:date="2019-11-26T12:22:00Z">
              <w:r w:rsidRPr="00051345" w:rsidDel="00BE0125">
                <w:rPr>
                  <w:rFonts w:ascii="Calibri Light" w:hAnsi="Calibri Light" w:cs="Arial"/>
                </w:rPr>
                <w:delText>Optional</w:delText>
              </w:r>
            </w:del>
          </w:p>
        </w:tc>
        <w:tc>
          <w:tcPr>
            <w:tcW w:w="4714" w:type="dxa"/>
            <w:vAlign w:val="center"/>
          </w:tcPr>
          <w:p w14:paraId="15791718" w14:textId="7246DD55" w:rsidR="00BE0125" w:rsidRPr="00051345" w:rsidDel="00BE0125" w:rsidRDefault="00BE0125" w:rsidP="00BE0125">
            <w:pPr>
              <w:pStyle w:val="TableField-Left"/>
              <w:rPr>
                <w:del w:id="356" w:author="Tuan Yap" w:date="2019-11-26T12:22:00Z"/>
                <w:rFonts w:ascii="Calibri Light" w:hAnsi="Calibri Light" w:cs="Arial"/>
              </w:rPr>
            </w:pPr>
            <w:del w:id="357" w:author="Tuan Yap" w:date="2019-11-26T12:22:00Z">
              <w:r w:rsidRPr="00051345" w:rsidDel="00BE0125">
                <w:rPr>
                  <w:rFonts w:ascii="Calibri Light" w:hAnsi="Calibri Light" w:cs="Arial"/>
                </w:rPr>
                <w:delText>Contract Number</w:delText>
              </w:r>
            </w:del>
          </w:p>
        </w:tc>
      </w:tr>
      <w:tr w:rsidR="00BE0125" w:rsidRPr="00051345" w:rsidDel="00BE0125" w14:paraId="57EBDC03" w14:textId="08766A6F" w:rsidTr="00287006">
        <w:trPr>
          <w:cantSplit/>
          <w:trHeight w:val="432"/>
          <w:del w:id="358" w:author="Tuan Yap" w:date="2019-11-26T12:22:00Z"/>
        </w:trPr>
        <w:tc>
          <w:tcPr>
            <w:tcW w:w="2918" w:type="dxa"/>
            <w:vAlign w:val="center"/>
          </w:tcPr>
          <w:p w14:paraId="63982E2C" w14:textId="1B954186" w:rsidR="00BE0125" w:rsidRPr="00051345" w:rsidDel="00BE0125" w:rsidRDefault="00BE0125" w:rsidP="00BE0125">
            <w:pPr>
              <w:pStyle w:val="TableField-Left"/>
              <w:rPr>
                <w:del w:id="359" w:author="Tuan Yap" w:date="2019-11-26T12:22:00Z"/>
                <w:rFonts w:ascii="Calibri Light" w:hAnsi="Calibri Light" w:cs="Arial"/>
              </w:rPr>
            </w:pPr>
            <w:del w:id="360" w:author="Tuan Yap" w:date="2019-11-26T12:22:00Z">
              <w:r w:rsidRPr="00051345" w:rsidDel="00BE0125">
                <w:rPr>
                  <w:rFonts w:ascii="Calibri Light" w:hAnsi="Calibri Light" w:cs="Arial"/>
                </w:rPr>
                <w:delText>Service Order</w:delText>
              </w:r>
            </w:del>
          </w:p>
        </w:tc>
        <w:tc>
          <w:tcPr>
            <w:tcW w:w="1682" w:type="dxa"/>
            <w:vAlign w:val="center"/>
          </w:tcPr>
          <w:p w14:paraId="60302DAB" w14:textId="2C73BA39" w:rsidR="00BE0125" w:rsidRPr="00051345" w:rsidDel="00BE0125" w:rsidRDefault="00BE0125" w:rsidP="00BE0125">
            <w:pPr>
              <w:pStyle w:val="TableField-Left"/>
              <w:rPr>
                <w:del w:id="361" w:author="Tuan Yap" w:date="2019-11-26T12:22:00Z"/>
                <w:rFonts w:ascii="Calibri Light" w:hAnsi="Calibri Light" w:cs="Arial"/>
              </w:rPr>
            </w:pPr>
            <w:del w:id="362" w:author="Tuan Yap" w:date="2019-11-26T12:22:00Z">
              <w:r w:rsidRPr="00051345" w:rsidDel="00BE0125">
                <w:rPr>
                  <w:rFonts w:ascii="Calibri Light" w:hAnsi="Calibri Light" w:cs="Arial"/>
                </w:rPr>
                <w:delText>Optional</w:delText>
              </w:r>
            </w:del>
          </w:p>
        </w:tc>
        <w:tc>
          <w:tcPr>
            <w:tcW w:w="4714" w:type="dxa"/>
            <w:vAlign w:val="center"/>
          </w:tcPr>
          <w:p w14:paraId="3354D13D" w14:textId="37426055" w:rsidR="00BE0125" w:rsidRPr="00051345" w:rsidDel="00BE0125" w:rsidRDefault="00BE0125" w:rsidP="00BE0125">
            <w:pPr>
              <w:pStyle w:val="TableField-Left"/>
              <w:rPr>
                <w:del w:id="363" w:author="Tuan Yap" w:date="2019-11-26T12:22:00Z"/>
                <w:rFonts w:ascii="Calibri Light" w:hAnsi="Calibri Light" w:cs="Arial"/>
              </w:rPr>
            </w:pPr>
            <w:del w:id="364" w:author="Tuan Yap" w:date="2019-11-26T12:22:00Z">
              <w:r w:rsidRPr="00051345" w:rsidDel="00BE0125">
                <w:rPr>
                  <w:rFonts w:ascii="Calibri Light" w:hAnsi="Calibri Light" w:cs="Arial"/>
                </w:rPr>
                <w:delText>Service Order Number</w:delText>
              </w:r>
            </w:del>
          </w:p>
        </w:tc>
      </w:tr>
      <w:tr w:rsidR="00BE0125" w:rsidRPr="00051345" w:rsidDel="00BE0125" w14:paraId="0BC12BF7" w14:textId="583FEB1C" w:rsidTr="00287006">
        <w:trPr>
          <w:cantSplit/>
          <w:trHeight w:val="432"/>
          <w:del w:id="365" w:author="Tuan Yap" w:date="2019-11-26T12:22:00Z"/>
        </w:trPr>
        <w:tc>
          <w:tcPr>
            <w:tcW w:w="2918" w:type="dxa"/>
            <w:vAlign w:val="center"/>
          </w:tcPr>
          <w:p w14:paraId="5F99BC39" w14:textId="76A9C545" w:rsidR="00BE0125" w:rsidRPr="00051345" w:rsidDel="00BE0125" w:rsidRDefault="00BE0125" w:rsidP="00BE0125">
            <w:pPr>
              <w:pStyle w:val="TableField-Left"/>
              <w:rPr>
                <w:del w:id="366" w:author="Tuan Yap" w:date="2019-11-26T12:22:00Z"/>
                <w:rFonts w:ascii="Calibri Light" w:hAnsi="Calibri Light" w:cs="Arial"/>
              </w:rPr>
            </w:pPr>
            <w:del w:id="367" w:author="Tuan Yap" w:date="2019-11-26T12:22:00Z">
              <w:r w:rsidRPr="00051345" w:rsidDel="00BE0125">
                <w:rPr>
                  <w:rFonts w:ascii="Calibri Light" w:hAnsi="Calibri Light" w:cs="Arial"/>
                </w:rPr>
                <w:delText>Invoice</w:delText>
              </w:r>
            </w:del>
          </w:p>
        </w:tc>
        <w:tc>
          <w:tcPr>
            <w:tcW w:w="1682" w:type="dxa"/>
            <w:vAlign w:val="center"/>
          </w:tcPr>
          <w:p w14:paraId="27D6C5AD" w14:textId="66C54A66" w:rsidR="00BE0125" w:rsidRPr="00051345" w:rsidDel="00BE0125" w:rsidRDefault="00BE0125" w:rsidP="00BE0125">
            <w:pPr>
              <w:pStyle w:val="TableField-Left"/>
              <w:rPr>
                <w:del w:id="368" w:author="Tuan Yap" w:date="2019-11-26T12:22:00Z"/>
                <w:rFonts w:ascii="Calibri Light" w:hAnsi="Calibri Light" w:cs="Arial"/>
              </w:rPr>
            </w:pPr>
            <w:del w:id="369" w:author="Tuan Yap" w:date="2019-11-26T12:22:00Z">
              <w:r w:rsidRPr="00051345" w:rsidDel="00BE0125">
                <w:rPr>
                  <w:rFonts w:ascii="Calibri Light" w:hAnsi="Calibri Light" w:cs="Arial"/>
                </w:rPr>
                <w:delText>Optional</w:delText>
              </w:r>
            </w:del>
          </w:p>
        </w:tc>
        <w:tc>
          <w:tcPr>
            <w:tcW w:w="4714" w:type="dxa"/>
            <w:vAlign w:val="center"/>
          </w:tcPr>
          <w:p w14:paraId="756A580F" w14:textId="342706E2" w:rsidR="00BE0125" w:rsidRPr="00051345" w:rsidDel="00BE0125" w:rsidRDefault="00BE0125" w:rsidP="00BE0125">
            <w:pPr>
              <w:pStyle w:val="TableField-Left"/>
              <w:rPr>
                <w:del w:id="370" w:author="Tuan Yap" w:date="2019-11-26T12:22:00Z"/>
                <w:rFonts w:ascii="Calibri Light" w:hAnsi="Calibri Light" w:cs="Arial"/>
              </w:rPr>
            </w:pPr>
            <w:del w:id="371" w:author="Tuan Yap" w:date="2019-11-26T12:22:00Z">
              <w:r w:rsidRPr="00051345" w:rsidDel="00BE0125">
                <w:rPr>
                  <w:rFonts w:ascii="Calibri Light" w:hAnsi="Calibri Light" w:cs="Arial"/>
                </w:rPr>
                <w:delText>Invoice Number</w:delText>
              </w:r>
            </w:del>
          </w:p>
        </w:tc>
      </w:tr>
    </w:tbl>
    <w:p w14:paraId="27E95AAD" w14:textId="77777777" w:rsidR="005346D0" w:rsidRPr="00051345" w:rsidRDefault="00106E80" w:rsidP="00CB1894">
      <w:pPr>
        <w:pStyle w:val="Heading3"/>
        <w:keepNext/>
        <w:numPr>
          <w:ilvl w:val="2"/>
          <w:numId w:val="5"/>
        </w:numPr>
        <w:tabs>
          <w:tab w:val="left" w:pos="1440"/>
        </w:tabs>
        <w:spacing w:before="120" w:after="120"/>
        <w:rPr>
          <w:rFonts w:ascii="Calibri Light" w:hAnsi="Calibri Light"/>
        </w:rPr>
      </w:pPr>
      <w:bookmarkStart w:id="372" w:name="_Toc509274818"/>
      <w:r w:rsidRPr="00051345">
        <w:rPr>
          <w:rFonts w:ascii="Calibri Light" w:hAnsi="Calibri Light"/>
        </w:rPr>
        <w:t>Search Contract Account</w:t>
      </w:r>
      <w:bookmarkEnd w:id="372"/>
    </w:p>
    <w:p w14:paraId="3E48759D" w14:textId="5B6DD930" w:rsidR="00106E80" w:rsidRDefault="00287006" w:rsidP="003D525B">
      <w:pPr>
        <w:tabs>
          <w:tab w:val="left" w:pos="1080"/>
        </w:tabs>
        <w:ind w:left="720"/>
        <w:rPr>
          <w:ins w:id="373" w:author="Tuan Yap" w:date="2019-11-26T12:24:00Z"/>
          <w:rFonts w:ascii="Calibri Light" w:hAnsi="Calibri Light"/>
        </w:rPr>
      </w:pPr>
      <w:del w:id="374" w:author="Tuan Yap" w:date="2019-11-26T12:24:00Z">
        <w:r w:rsidDel="009E2EB0">
          <w:rPr>
            <w:noProof/>
          </w:rPr>
          <w:drawing>
            <wp:inline distT="0" distB="0" distL="0" distR="0" wp14:anchorId="75BEC145" wp14:editId="42D75F3F">
              <wp:extent cx="4286250" cy="1187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l="13782" t="10257" r="14102" b="54226"/>
                      <a:stretch/>
                    </pic:blipFill>
                    <pic:spPr bwMode="auto">
                      <a:xfrm>
                        <a:off x="0" y="0"/>
                        <a:ext cx="4286250" cy="1187450"/>
                      </a:xfrm>
                      <a:prstGeom prst="rect">
                        <a:avLst/>
                      </a:prstGeom>
                      <a:ln>
                        <a:noFill/>
                      </a:ln>
                      <a:extLst>
                        <a:ext uri="{53640926-AAD7-44D8-BBD7-CCE9431645EC}">
                          <a14:shadowObscured xmlns:a14="http://schemas.microsoft.com/office/drawing/2010/main"/>
                        </a:ext>
                      </a:extLst>
                    </pic:spPr>
                  </pic:pic>
                </a:graphicData>
              </a:graphic>
            </wp:inline>
          </w:drawing>
        </w:r>
      </w:del>
    </w:p>
    <w:p w14:paraId="2031F675" w14:textId="3E3477F8" w:rsidR="009E2EB0" w:rsidRPr="00051345" w:rsidRDefault="009E2EB0" w:rsidP="003D525B">
      <w:pPr>
        <w:tabs>
          <w:tab w:val="left" w:pos="1080"/>
        </w:tabs>
        <w:ind w:left="720"/>
        <w:rPr>
          <w:rFonts w:ascii="Calibri Light" w:hAnsi="Calibri Light"/>
        </w:rPr>
      </w:pPr>
      <w:ins w:id="375" w:author="Tuan Yap" w:date="2019-11-26T12:26:00Z">
        <w:r>
          <w:rPr>
            <w:noProof/>
          </w:rPr>
          <w:lastRenderedPageBreak/>
          <w:drawing>
            <wp:inline distT="0" distB="0" distL="0" distR="0" wp14:anchorId="7DEB496B" wp14:editId="1DB701D2">
              <wp:extent cx="5943600" cy="1477645"/>
              <wp:effectExtent l="0" t="0" r="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1477645"/>
                      </a:xfrm>
                      <a:prstGeom prst="rect">
                        <a:avLst/>
                      </a:prstGeom>
                    </pic:spPr>
                  </pic:pic>
                </a:graphicData>
              </a:graphic>
            </wp:inline>
          </w:drawing>
        </w:r>
      </w:ins>
    </w:p>
    <w:p w14:paraId="7CD4EEE9" w14:textId="77777777" w:rsidR="005346D0" w:rsidRPr="00051345" w:rsidRDefault="005346D0" w:rsidP="003D525B">
      <w:pPr>
        <w:pStyle w:val="Heading3Text"/>
        <w:ind w:left="0" w:firstLine="720"/>
        <w:rPr>
          <w:rFonts w:ascii="Calibri Light" w:hAnsi="Calibri Light"/>
        </w:rPr>
      </w:pPr>
      <w:r w:rsidRPr="00051345">
        <w:rPr>
          <w:rFonts w:ascii="Calibri Light" w:hAnsi="Calibri Light"/>
        </w:rPr>
        <w:t xml:space="preserve">The following data elements will be used by the </w:t>
      </w:r>
      <w:r w:rsidR="00106E80" w:rsidRPr="00051345">
        <w:rPr>
          <w:rFonts w:ascii="Calibri Light" w:hAnsi="Calibri Light"/>
        </w:rPr>
        <w:t>Contract Account Search</w:t>
      </w:r>
      <w:r w:rsidRPr="00051345">
        <w:rPr>
          <w:rFonts w:ascii="Calibri Light" w:hAnsi="Calibri Light"/>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8"/>
        <w:gridCol w:w="1682"/>
        <w:gridCol w:w="4714"/>
      </w:tblGrid>
      <w:tr w:rsidR="005346D0" w:rsidRPr="00051345" w14:paraId="5E5438C7" w14:textId="77777777" w:rsidTr="005346D0">
        <w:trPr>
          <w:cantSplit/>
          <w:trHeight w:val="432"/>
          <w:tblHeader/>
        </w:trPr>
        <w:tc>
          <w:tcPr>
            <w:tcW w:w="2918" w:type="dxa"/>
            <w:tcBorders>
              <w:top w:val="threeDEmboss" w:sz="6" w:space="0" w:color="auto"/>
              <w:bottom w:val="threeDEmboss" w:sz="6" w:space="0" w:color="auto"/>
            </w:tcBorders>
            <w:shd w:val="clear" w:color="auto" w:fill="F9FBAF"/>
            <w:vAlign w:val="center"/>
          </w:tcPr>
          <w:p w14:paraId="0FDE498C"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Field</w:t>
            </w:r>
          </w:p>
        </w:tc>
        <w:tc>
          <w:tcPr>
            <w:tcW w:w="1682" w:type="dxa"/>
            <w:tcBorders>
              <w:top w:val="threeDEmboss" w:sz="6" w:space="0" w:color="auto"/>
              <w:bottom w:val="threeDEmboss" w:sz="6" w:space="0" w:color="auto"/>
            </w:tcBorders>
            <w:shd w:val="clear" w:color="auto" w:fill="F9FBAF"/>
            <w:vAlign w:val="center"/>
          </w:tcPr>
          <w:p w14:paraId="5DB83EB9"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Type</w:t>
            </w:r>
          </w:p>
        </w:tc>
        <w:tc>
          <w:tcPr>
            <w:tcW w:w="4714" w:type="dxa"/>
            <w:tcBorders>
              <w:top w:val="threeDEmboss" w:sz="6" w:space="0" w:color="auto"/>
              <w:bottom w:val="threeDEmboss" w:sz="6" w:space="0" w:color="auto"/>
            </w:tcBorders>
            <w:shd w:val="clear" w:color="auto" w:fill="F9FBAF"/>
            <w:vAlign w:val="center"/>
          </w:tcPr>
          <w:p w14:paraId="004B2843"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Comments</w:t>
            </w:r>
          </w:p>
        </w:tc>
      </w:tr>
      <w:tr w:rsidR="009E2EB0" w:rsidRPr="00051345" w14:paraId="6CC49E9F" w14:textId="77777777" w:rsidTr="00B00884">
        <w:trPr>
          <w:cantSplit/>
          <w:trHeight w:val="432"/>
          <w:ins w:id="376" w:author="Tuan Yap" w:date="2019-11-26T12:26:00Z"/>
        </w:trPr>
        <w:tc>
          <w:tcPr>
            <w:tcW w:w="2918" w:type="dxa"/>
            <w:tcBorders>
              <w:top w:val="threeDEmboss" w:sz="6" w:space="0" w:color="auto"/>
            </w:tcBorders>
            <w:vAlign w:val="center"/>
          </w:tcPr>
          <w:p w14:paraId="0C7CA2D5" w14:textId="35F8E62A" w:rsidR="009E2EB0" w:rsidRDefault="009E2EB0" w:rsidP="00A547D9">
            <w:pPr>
              <w:pStyle w:val="TableField-Left"/>
              <w:rPr>
                <w:ins w:id="377" w:author="Tuan Yap" w:date="2019-11-26T12:26:00Z"/>
                <w:rFonts w:ascii="Calibri Light" w:hAnsi="Calibri Light" w:cs="Arial"/>
              </w:rPr>
            </w:pPr>
            <w:ins w:id="378" w:author="Tuan Yap" w:date="2019-11-26T12:27:00Z">
              <w:r>
                <w:rPr>
                  <w:rFonts w:ascii="Calibri Light" w:hAnsi="Calibri Light" w:cs="Arial"/>
                </w:rPr>
                <w:t>Customer ID</w:t>
              </w:r>
            </w:ins>
          </w:p>
        </w:tc>
        <w:tc>
          <w:tcPr>
            <w:tcW w:w="1682" w:type="dxa"/>
            <w:tcBorders>
              <w:top w:val="threeDEmboss" w:sz="6" w:space="0" w:color="auto"/>
            </w:tcBorders>
            <w:vAlign w:val="center"/>
          </w:tcPr>
          <w:p w14:paraId="247F8346" w14:textId="66168E51" w:rsidR="009E2EB0" w:rsidRPr="00051345" w:rsidRDefault="009E2EB0" w:rsidP="00A547D9">
            <w:pPr>
              <w:pStyle w:val="TableField-Left"/>
              <w:rPr>
                <w:ins w:id="379" w:author="Tuan Yap" w:date="2019-11-26T12:26:00Z"/>
                <w:rFonts w:ascii="Calibri Light" w:hAnsi="Calibri Light" w:cs="Arial"/>
              </w:rPr>
            </w:pPr>
            <w:ins w:id="380" w:author="Tuan Yap" w:date="2019-11-26T12:27:00Z">
              <w:r>
                <w:rPr>
                  <w:rFonts w:ascii="Calibri Light" w:hAnsi="Calibri Light" w:cs="Arial"/>
                </w:rPr>
                <w:t>Optional</w:t>
              </w:r>
            </w:ins>
          </w:p>
        </w:tc>
        <w:tc>
          <w:tcPr>
            <w:tcW w:w="4714" w:type="dxa"/>
            <w:tcBorders>
              <w:top w:val="threeDEmboss" w:sz="6" w:space="0" w:color="auto"/>
            </w:tcBorders>
            <w:vAlign w:val="center"/>
          </w:tcPr>
          <w:p w14:paraId="4ADBC941" w14:textId="62846402" w:rsidR="009E2EB0" w:rsidRDefault="009E2EB0" w:rsidP="00A547D9">
            <w:pPr>
              <w:pStyle w:val="TableField-Left"/>
              <w:rPr>
                <w:ins w:id="381" w:author="Tuan Yap" w:date="2019-11-26T12:26:00Z"/>
                <w:rFonts w:ascii="Calibri Light" w:hAnsi="Calibri Light" w:cs="Arial"/>
              </w:rPr>
            </w:pPr>
            <w:ins w:id="382" w:author="Tuan Yap" w:date="2019-11-26T12:27:00Z">
              <w:r>
                <w:rPr>
                  <w:rFonts w:ascii="Calibri Light" w:hAnsi="Calibri Light" w:cs="Arial"/>
                </w:rPr>
                <w:t>BP number</w:t>
              </w:r>
            </w:ins>
          </w:p>
        </w:tc>
      </w:tr>
      <w:tr w:rsidR="009E2EB0" w:rsidRPr="00051345" w14:paraId="665DA4B1" w14:textId="77777777" w:rsidTr="00B00884">
        <w:trPr>
          <w:cantSplit/>
          <w:trHeight w:val="432"/>
          <w:ins w:id="383" w:author="Tuan Yap" w:date="2019-11-26T12:26:00Z"/>
        </w:trPr>
        <w:tc>
          <w:tcPr>
            <w:tcW w:w="2918" w:type="dxa"/>
            <w:tcBorders>
              <w:top w:val="threeDEmboss" w:sz="6" w:space="0" w:color="auto"/>
            </w:tcBorders>
            <w:vAlign w:val="center"/>
          </w:tcPr>
          <w:p w14:paraId="6EF9B339" w14:textId="70ED369A" w:rsidR="009E2EB0" w:rsidRDefault="009E2EB0" w:rsidP="00A547D9">
            <w:pPr>
              <w:pStyle w:val="TableField-Left"/>
              <w:rPr>
                <w:ins w:id="384" w:author="Tuan Yap" w:date="2019-11-26T12:26:00Z"/>
                <w:rFonts w:ascii="Calibri Light" w:hAnsi="Calibri Light" w:cs="Arial"/>
              </w:rPr>
            </w:pPr>
            <w:ins w:id="385" w:author="Tuan Yap" w:date="2019-11-26T12:27:00Z">
              <w:r>
                <w:rPr>
                  <w:rFonts w:ascii="Calibri Light" w:hAnsi="Calibri Light" w:cs="Arial"/>
                </w:rPr>
                <w:t>External ID</w:t>
              </w:r>
            </w:ins>
          </w:p>
        </w:tc>
        <w:tc>
          <w:tcPr>
            <w:tcW w:w="1682" w:type="dxa"/>
            <w:tcBorders>
              <w:top w:val="threeDEmboss" w:sz="6" w:space="0" w:color="auto"/>
            </w:tcBorders>
            <w:vAlign w:val="center"/>
          </w:tcPr>
          <w:p w14:paraId="7C5D8A6A" w14:textId="6F8D78BB" w:rsidR="009E2EB0" w:rsidRPr="00051345" w:rsidRDefault="009E2EB0" w:rsidP="00A547D9">
            <w:pPr>
              <w:pStyle w:val="TableField-Left"/>
              <w:rPr>
                <w:ins w:id="386" w:author="Tuan Yap" w:date="2019-11-26T12:26:00Z"/>
                <w:rFonts w:ascii="Calibri Light" w:hAnsi="Calibri Light" w:cs="Arial"/>
              </w:rPr>
            </w:pPr>
            <w:ins w:id="387" w:author="Tuan Yap" w:date="2019-11-26T12:27:00Z">
              <w:r>
                <w:rPr>
                  <w:rFonts w:ascii="Calibri Light" w:hAnsi="Calibri Light" w:cs="Arial"/>
                </w:rPr>
                <w:t>Optional</w:t>
              </w:r>
            </w:ins>
          </w:p>
        </w:tc>
        <w:tc>
          <w:tcPr>
            <w:tcW w:w="4714" w:type="dxa"/>
            <w:tcBorders>
              <w:top w:val="threeDEmboss" w:sz="6" w:space="0" w:color="auto"/>
            </w:tcBorders>
            <w:vAlign w:val="center"/>
          </w:tcPr>
          <w:p w14:paraId="2B93F653" w14:textId="1F4F6674" w:rsidR="009E2EB0" w:rsidRDefault="009E2EB0" w:rsidP="00A547D9">
            <w:pPr>
              <w:pStyle w:val="TableField-Left"/>
              <w:rPr>
                <w:ins w:id="388" w:author="Tuan Yap" w:date="2019-11-26T12:26:00Z"/>
                <w:rFonts w:ascii="Calibri Light" w:hAnsi="Calibri Light" w:cs="Arial"/>
              </w:rPr>
            </w:pPr>
            <w:ins w:id="389" w:author="Tuan Yap" w:date="2019-11-26T12:27:00Z">
              <w:r>
                <w:rPr>
                  <w:rFonts w:ascii="Calibri Light" w:hAnsi="Calibri Light" w:cs="Arial"/>
                </w:rPr>
                <w:t>BP number</w:t>
              </w:r>
            </w:ins>
          </w:p>
        </w:tc>
      </w:tr>
      <w:tr w:rsidR="009E2EB0" w:rsidRPr="00051345" w14:paraId="1FC0E171" w14:textId="77777777" w:rsidTr="00B00884">
        <w:trPr>
          <w:cantSplit/>
          <w:trHeight w:val="432"/>
          <w:ins w:id="390" w:author="Tuan Yap" w:date="2019-11-26T12:27:00Z"/>
        </w:trPr>
        <w:tc>
          <w:tcPr>
            <w:tcW w:w="2918" w:type="dxa"/>
            <w:tcBorders>
              <w:top w:val="threeDEmboss" w:sz="6" w:space="0" w:color="auto"/>
            </w:tcBorders>
            <w:vAlign w:val="center"/>
          </w:tcPr>
          <w:p w14:paraId="3F5ADC10" w14:textId="7106BE39" w:rsidR="009E2EB0" w:rsidRDefault="009E2EB0" w:rsidP="009E2EB0">
            <w:pPr>
              <w:pStyle w:val="TableField-Left"/>
              <w:rPr>
                <w:ins w:id="391" w:author="Tuan Yap" w:date="2019-11-26T12:27:00Z"/>
                <w:rFonts w:ascii="Calibri Light" w:hAnsi="Calibri Light" w:cs="Arial"/>
              </w:rPr>
            </w:pPr>
            <w:ins w:id="392" w:author="Tuan Yap" w:date="2019-11-26T12:27:00Z">
              <w:r>
                <w:rPr>
                  <w:rFonts w:ascii="Calibri Light" w:hAnsi="Calibri Light" w:cs="Arial"/>
                </w:rPr>
                <w:t>Account in Legacy</w:t>
              </w:r>
            </w:ins>
          </w:p>
        </w:tc>
        <w:tc>
          <w:tcPr>
            <w:tcW w:w="1682" w:type="dxa"/>
            <w:tcBorders>
              <w:top w:val="threeDEmboss" w:sz="6" w:space="0" w:color="auto"/>
            </w:tcBorders>
            <w:vAlign w:val="center"/>
          </w:tcPr>
          <w:p w14:paraId="1BB939BE" w14:textId="54BC7162" w:rsidR="009E2EB0" w:rsidRPr="00051345" w:rsidRDefault="009E2EB0" w:rsidP="009E2EB0">
            <w:pPr>
              <w:pStyle w:val="TableField-Left"/>
              <w:rPr>
                <w:ins w:id="393" w:author="Tuan Yap" w:date="2019-11-26T12:27:00Z"/>
                <w:rFonts w:ascii="Calibri Light" w:hAnsi="Calibri Light" w:cs="Arial"/>
              </w:rPr>
            </w:pPr>
            <w:ins w:id="394" w:author="Tuan Yap" w:date="2019-11-26T12:27:00Z">
              <w:r w:rsidRPr="00051345">
                <w:rPr>
                  <w:rFonts w:ascii="Calibri Light" w:hAnsi="Calibri Light" w:cs="Arial"/>
                </w:rPr>
                <w:t>Optional</w:t>
              </w:r>
            </w:ins>
          </w:p>
        </w:tc>
        <w:tc>
          <w:tcPr>
            <w:tcW w:w="4714" w:type="dxa"/>
            <w:tcBorders>
              <w:top w:val="threeDEmboss" w:sz="6" w:space="0" w:color="auto"/>
            </w:tcBorders>
            <w:vAlign w:val="center"/>
          </w:tcPr>
          <w:p w14:paraId="2BE8DF07" w14:textId="5C569949" w:rsidR="009E2EB0" w:rsidRDefault="009E2EB0" w:rsidP="009E2EB0">
            <w:pPr>
              <w:pStyle w:val="TableField-Left"/>
              <w:rPr>
                <w:ins w:id="395" w:author="Tuan Yap" w:date="2019-11-26T12:27:00Z"/>
                <w:rFonts w:ascii="Calibri Light" w:hAnsi="Calibri Light" w:cs="Arial"/>
              </w:rPr>
            </w:pPr>
            <w:ins w:id="396" w:author="Tuan Yap" w:date="2019-11-26T12:27:00Z">
              <w:r>
                <w:rPr>
                  <w:rFonts w:ascii="Calibri Light" w:hAnsi="Calibri Light" w:cs="Arial"/>
                </w:rPr>
                <w:t>Legacy Contract Account number</w:t>
              </w:r>
            </w:ins>
          </w:p>
        </w:tc>
      </w:tr>
      <w:tr w:rsidR="009E2EB0" w:rsidRPr="00051345" w:rsidDel="009E2EB0" w14:paraId="79556E20" w14:textId="5FD823F8" w:rsidTr="00B00884">
        <w:trPr>
          <w:cantSplit/>
          <w:trHeight w:val="432"/>
          <w:del w:id="397" w:author="Tuan Yap" w:date="2019-11-26T12:28:00Z"/>
        </w:trPr>
        <w:tc>
          <w:tcPr>
            <w:tcW w:w="2918" w:type="dxa"/>
            <w:tcBorders>
              <w:top w:val="threeDEmboss" w:sz="6" w:space="0" w:color="auto"/>
            </w:tcBorders>
            <w:vAlign w:val="center"/>
          </w:tcPr>
          <w:p w14:paraId="60130B1A" w14:textId="1D1902F3" w:rsidR="009E2EB0" w:rsidRPr="00051345" w:rsidDel="009E2EB0" w:rsidRDefault="009E2EB0" w:rsidP="009E2EB0">
            <w:pPr>
              <w:pStyle w:val="TableField-Left"/>
              <w:rPr>
                <w:del w:id="398" w:author="Tuan Yap" w:date="2019-11-26T12:28:00Z"/>
                <w:rFonts w:ascii="Calibri Light" w:hAnsi="Calibri Light" w:cs="Arial"/>
              </w:rPr>
            </w:pPr>
            <w:del w:id="399" w:author="Tuan Yap" w:date="2019-11-26T12:28:00Z">
              <w:r w:rsidDel="009E2EB0">
                <w:rPr>
                  <w:rFonts w:ascii="Calibri Light" w:hAnsi="Calibri Light" w:cs="Arial"/>
                </w:rPr>
                <w:delText>Description</w:delText>
              </w:r>
            </w:del>
          </w:p>
        </w:tc>
        <w:tc>
          <w:tcPr>
            <w:tcW w:w="1682" w:type="dxa"/>
            <w:tcBorders>
              <w:top w:val="threeDEmboss" w:sz="6" w:space="0" w:color="auto"/>
            </w:tcBorders>
            <w:vAlign w:val="center"/>
          </w:tcPr>
          <w:p w14:paraId="559DC062" w14:textId="17F244AB" w:rsidR="009E2EB0" w:rsidRPr="00051345" w:rsidDel="009E2EB0" w:rsidRDefault="009E2EB0" w:rsidP="009E2EB0">
            <w:pPr>
              <w:pStyle w:val="TableField-Left"/>
              <w:rPr>
                <w:del w:id="400" w:author="Tuan Yap" w:date="2019-11-26T12:28:00Z"/>
                <w:rFonts w:ascii="Calibri Light" w:hAnsi="Calibri Light" w:cs="Arial"/>
              </w:rPr>
            </w:pPr>
            <w:del w:id="401" w:author="Tuan Yap" w:date="2019-11-26T12:28:00Z">
              <w:r w:rsidRPr="00051345" w:rsidDel="009E2EB0">
                <w:rPr>
                  <w:rFonts w:ascii="Calibri Light" w:hAnsi="Calibri Light" w:cs="Arial"/>
                </w:rPr>
                <w:delText>Optional</w:delText>
              </w:r>
            </w:del>
          </w:p>
        </w:tc>
        <w:tc>
          <w:tcPr>
            <w:tcW w:w="4714" w:type="dxa"/>
            <w:tcBorders>
              <w:top w:val="threeDEmboss" w:sz="6" w:space="0" w:color="auto"/>
            </w:tcBorders>
            <w:vAlign w:val="center"/>
          </w:tcPr>
          <w:p w14:paraId="1FEA4493" w14:textId="11CF7C16" w:rsidR="009E2EB0" w:rsidRPr="00051345" w:rsidDel="009E2EB0" w:rsidRDefault="009E2EB0" w:rsidP="009E2EB0">
            <w:pPr>
              <w:pStyle w:val="TableField-Left"/>
              <w:rPr>
                <w:del w:id="402" w:author="Tuan Yap" w:date="2019-11-26T12:28:00Z"/>
                <w:rFonts w:ascii="Calibri Light" w:hAnsi="Calibri Light" w:cs="Arial"/>
              </w:rPr>
            </w:pPr>
            <w:del w:id="403" w:author="Tuan Yap" w:date="2019-11-26T12:28:00Z">
              <w:r w:rsidDel="009E2EB0">
                <w:rPr>
                  <w:rFonts w:ascii="Calibri Light" w:hAnsi="Calibri Light" w:cs="Arial"/>
                </w:rPr>
                <w:delText>Description of the CA</w:delText>
              </w:r>
            </w:del>
          </w:p>
        </w:tc>
      </w:tr>
      <w:tr w:rsidR="009E2EB0" w:rsidRPr="00051345" w14:paraId="3107F1DA" w14:textId="77777777" w:rsidTr="00B00884">
        <w:trPr>
          <w:cantSplit/>
          <w:trHeight w:val="432"/>
        </w:trPr>
        <w:tc>
          <w:tcPr>
            <w:tcW w:w="2918" w:type="dxa"/>
            <w:vAlign w:val="center"/>
          </w:tcPr>
          <w:p w14:paraId="5D6EC0B4" w14:textId="449BF6F8" w:rsidR="009E2EB0" w:rsidRPr="00051345" w:rsidRDefault="009E2EB0" w:rsidP="009E2EB0">
            <w:pPr>
              <w:pStyle w:val="TableField-Left"/>
              <w:rPr>
                <w:rFonts w:ascii="Calibri Light" w:hAnsi="Calibri Light" w:cs="Arial"/>
              </w:rPr>
            </w:pPr>
            <w:r>
              <w:rPr>
                <w:rFonts w:ascii="Calibri Light" w:hAnsi="Calibri Light" w:cs="Arial"/>
              </w:rPr>
              <w:t>ID</w:t>
            </w:r>
          </w:p>
        </w:tc>
        <w:tc>
          <w:tcPr>
            <w:tcW w:w="1682" w:type="dxa"/>
            <w:vAlign w:val="center"/>
          </w:tcPr>
          <w:p w14:paraId="7CE395A0" w14:textId="77777777" w:rsidR="009E2EB0" w:rsidRPr="00051345" w:rsidRDefault="009E2EB0" w:rsidP="009E2EB0">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41F00BF8" w14:textId="2E5E57F8" w:rsidR="009E2EB0" w:rsidRPr="00051345" w:rsidRDefault="009E2EB0" w:rsidP="009E2EB0">
            <w:pPr>
              <w:pStyle w:val="TableField-Left"/>
              <w:rPr>
                <w:rFonts w:ascii="Calibri Light" w:hAnsi="Calibri Light" w:cs="Arial"/>
              </w:rPr>
            </w:pPr>
            <w:r>
              <w:rPr>
                <w:rFonts w:ascii="Calibri Light" w:hAnsi="Calibri Light" w:cs="Arial"/>
              </w:rPr>
              <w:t>Contract Account number</w:t>
            </w:r>
          </w:p>
        </w:tc>
      </w:tr>
      <w:tr w:rsidR="009E2EB0" w:rsidRPr="00051345" w14:paraId="372D0CB0" w14:textId="77777777" w:rsidTr="00B00884">
        <w:trPr>
          <w:cantSplit/>
          <w:trHeight w:val="432"/>
        </w:trPr>
        <w:tc>
          <w:tcPr>
            <w:tcW w:w="2918" w:type="dxa"/>
            <w:vAlign w:val="center"/>
          </w:tcPr>
          <w:p w14:paraId="18D5F9FC" w14:textId="746190B2" w:rsidR="009E2EB0" w:rsidRPr="00051345" w:rsidRDefault="009E2EB0" w:rsidP="009E2EB0">
            <w:pPr>
              <w:pStyle w:val="TableField-Left"/>
              <w:rPr>
                <w:rFonts w:ascii="Calibri Light" w:hAnsi="Calibri Light" w:cs="Arial"/>
              </w:rPr>
            </w:pPr>
            <w:r>
              <w:rPr>
                <w:rFonts w:ascii="Calibri Light" w:hAnsi="Calibri Light" w:cs="Arial"/>
              </w:rPr>
              <w:t>Legacy Account</w:t>
            </w:r>
          </w:p>
        </w:tc>
        <w:tc>
          <w:tcPr>
            <w:tcW w:w="1682" w:type="dxa"/>
            <w:vAlign w:val="center"/>
          </w:tcPr>
          <w:p w14:paraId="63E3FE74" w14:textId="77777777" w:rsidR="009E2EB0" w:rsidRPr="00051345" w:rsidRDefault="009E2EB0" w:rsidP="009E2EB0">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3CA5940A" w14:textId="5DF8E111" w:rsidR="009E2EB0" w:rsidRPr="00051345" w:rsidRDefault="009E2EB0" w:rsidP="009E2EB0">
            <w:pPr>
              <w:pStyle w:val="TableField-Left"/>
              <w:rPr>
                <w:rFonts w:ascii="Calibri Light" w:hAnsi="Calibri Light" w:cs="Arial"/>
              </w:rPr>
            </w:pPr>
            <w:r>
              <w:rPr>
                <w:rFonts w:ascii="Calibri Light" w:hAnsi="Calibri Light" w:cs="Arial"/>
              </w:rPr>
              <w:t>Legacy Contract Account number</w:t>
            </w:r>
          </w:p>
        </w:tc>
      </w:tr>
      <w:tr w:rsidR="009E2EB0" w:rsidRPr="00051345" w14:paraId="49E89AD4" w14:textId="77777777" w:rsidTr="00B00884">
        <w:trPr>
          <w:cantSplit/>
          <w:trHeight w:val="432"/>
        </w:trPr>
        <w:tc>
          <w:tcPr>
            <w:tcW w:w="2918" w:type="dxa"/>
            <w:vAlign w:val="center"/>
          </w:tcPr>
          <w:p w14:paraId="564C9999" w14:textId="2FDF324D" w:rsidR="009E2EB0" w:rsidRPr="00051345" w:rsidRDefault="009E2EB0" w:rsidP="009E2EB0">
            <w:pPr>
              <w:pStyle w:val="TableField-Left"/>
              <w:rPr>
                <w:rFonts w:ascii="Calibri Light" w:hAnsi="Calibri Light" w:cs="Arial"/>
              </w:rPr>
            </w:pPr>
            <w:r>
              <w:rPr>
                <w:rFonts w:ascii="Calibri Light" w:hAnsi="Calibri Light" w:cs="Arial"/>
              </w:rPr>
              <w:t>Collective CA</w:t>
            </w:r>
          </w:p>
        </w:tc>
        <w:tc>
          <w:tcPr>
            <w:tcW w:w="1682" w:type="dxa"/>
            <w:vAlign w:val="center"/>
          </w:tcPr>
          <w:p w14:paraId="53AD5E5E" w14:textId="77777777" w:rsidR="009E2EB0" w:rsidRPr="00051345" w:rsidRDefault="009E2EB0" w:rsidP="009E2EB0">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3D0A298B" w14:textId="209987BF" w:rsidR="009E2EB0" w:rsidRPr="00051345" w:rsidRDefault="009E2EB0" w:rsidP="009E2EB0">
            <w:pPr>
              <w:pStyle w:val="TableField-Left"/>
              <w:rPr>
                <w:rFonts w:ascii="Calibri Light" w:hAnsi="Calibri Light" w:cs="Arial"/>
              </w:rPr>
            </w:pPr>
            <w:r>
              <w:rPr>
                <w:rFonts w:ascii="Calibri Light" w:hAnsi="Calibri Light" w:cs="Arial"/>
              </w:rPr>
              <w:t>Collective Contract Account number</w:t>
            </w:r>
          </w:p>
        </w:tc>
      </w:tr>
      <w:tr w:rsidR="009E2EB0" w:rsidRPr="00051345" w14:paraId="29295371" w14:textId="77777777" w:rsidTr="00B00884">
        <w:trPr>
          <w:cantSplit/>
          <w:trHeight w:val="432"/>
          <w:ins w:id="404" w:author="Tuan Yap" w:date="2019-11-26T12:28:00Z"/>
        </w:trPr>
        <w:tc>
          <w:tcPr>
            <w:tcW w:w="2918" w:type="dxa"/>
            <w:vAlign w:val="center"/>
          </w:tcPr>
          <w:p w14:paraId="429C1015" w14:textId="5F1179F7" w:rsidR="009E2EB0" w:rsidRDefault="009E2EB0" w:rsidP="009E2EB0">
            <w:pPr>
              <w:pStyle w:val="TableField-Left"/>
              <w:rPr>
                <w:ins w:id="405" w:author="Tuan Yap" w:date="2019-11-26T12:28:00Z"/>
                <w:rFonts w:ascii="Calibri Light" w:hAnsi="Calibri Light" w:cs="Arial"/>
              </w:rPr>
            </w:pPr>
            <w:ins w:id="406" w:author="Tuan Yap" w:date="2019-11-26T12:28:00Z">
              <w:r>
                <w:rPr>
                  <w:rFonts w:ascii="Calibri Light" w:hAnsi="Calibri Light" w:cs="Arial"/>
                </w:rPr>
                <w:t>Name</w:t>
              </w:r>
            </w:ins>
          </w:p>
        </w:tc>
        <w:tc>
          <w:tcPr>
            <w:tcW w:w="1682" w:type="dxa"/>
            <w:vAlign w:val="center"/>
          </w:tcPr>
          <w:p w14:paraId="7821DAEE" w14:textId="309ED455" w:rsidR="009E2EB0" w:rsidRPr="00051345" w:rsidRDefault="009E2EB0" w:rsidP="009E2EB0">
            <w:pPr>
              <w:pStyle w:val="TableField-Left"/>
              <w:rPr>
                <w:ins w:id="407" w:author="Tuan Yap" w:date="2019-11-26T12:28:00Z"/>
                <w:rFonts w:ascii="Calibri Light" w:hAnsi="Calibri Light" w:cs="Arial"/>
              </w:rPr>
            </w:pPr>
            <w:ins w:id="408" w:author="Tuan Yap" w:date="2019-11-26T12:28:00Z">
              <w:r>
                <w:rPr>
                  <w:rFonts w:ascii="Calibri Light" w:hAnsi="Calibri Light" w:cs="Arial"/>
                </w:rPr>
                <w:t>Optional</w:t>
              </w:r>
            </w:ins>
          </w:p>
        </w:tc>
        <w:tc>
          <w:tcPr>
            <w:tcW w:w="4714" w:type="dxa"/>
            <w:vAlign w:val="center"/>
          </w:tcPr>
          <w:p w14:paraId="45D8CC7B" w14:textId="7C991415" w:rsidR="009E2EB0" w:rsidRDefault="009E2EB0" w:rsidP="009E2EB0">
            <w:pPr>
              <w:pStyle w:val="TableField-Left"/>
              <w:rPr>
                <w:ins w:id="409" w:author="Tuan Yap" w:date="2019-11-26T12:28:00Z"/>
                <w:rFonts w:ascii="Calibri Light" w:hAnsi="Calibri Light" w:cs="Arial"/>
              </w:rPr>
            </w:pPr>
            <w:ins w:id="410" w:author="Tuan Yap" w:date="2019-11-26T12:28:00Z">
              <w:r>
                <w:rPr>
                  <w:rFonts w:ascii="Calibri Light" w:hAnsi="Calibri Light" w:cs="Arial"/>
                </w:rPr>
                <w:t>Contract Account name</w:t>
              </w:r>
            </w:ins>
          </w:p>
        </w:tc>
      </w:tr>
      <w:tr w:rsidR="009E2EB0" w:rsidRPr="00051345" w14:paraId="2BBD365C" w14:textId="77777777" w:rsidTr="00B00884">
        <w:trPr>
          <w:cantSplit/>
          <w:trHeight w:val="432"/>
          <w:ins w:id="411" w:author="Tuan Yap" w:date="2019-11-26T12:28:00Z"/>
        </w:trPr>
        <w:tc>
          <w:tcPr>
            <w:tcW w:w="2918" w:type="dxa"/>
            <w:vAlign w:val="center"/>
          </w:tcPr>
          <w:p w14:paraId="2EC62455" w14:textId="26278BF5" w:rsidR="009E2EB0" w:rsidRDefault="009E2EB0" w:rsidP="009E2EB0">
            <w:pPr>
              <w:pStyle w:val="TableField-Left"/>
              <w:rPr>
                <w:ins w:id="412" w:author="Tuan Yap" w:date="2019-11-26T12:28:00Z"/>
                <w:rFonts w:ascii="Calibri Light" w:hAnsi="Calibri Light" w:cs="Arial"/>
              </w:rPr>
            </w:pPr>
            <w:ins w:id="413" w:author="Tuan Yap" w:date="2019-11-26T12:28:00Z">
              <w:r>
                <w:rPr>
                  <w:rFonts w:ascii="Calibri Light" w:hAnsi="Calibri Light" w:cs="Arial"/>
                </w:rPr>
                <w:t>Category</w:t>
              </w:r>
            </w:ins>
          </w:p>
        </w:tc>
        <w:tc>
          <w:tcPr>
            <w:tcW w:w="1682" w:type="dxa"/>
            <w:vAlign w:val="center"/>
          </w:tcPr>
          <w:p w14:paraId="026CA1CE" w14:textId="199A8B59" w:rsidR="009E2EB0" w:rsidRPr="00051345" w:rsidRDefault="009E2EB0" w:rsidP="009E2EB0">
            <w:pPr>
              <w:pStyle w:val="TableField-Left"/>
              <w:rPr>
                <w:ins w:id="414" w:author="Tuan Yap" w:date="2019-11-26T12:28:00Z"/>
                <w:rFonts w:ascii="Calibri Light" w:hAnsi="Calibri Light" w:cs="Arial"/>
              </w:rPr>
            </w:pPr>
            <w:ins w:id="415" w:author="Tuan Yap" w:date="2019-11-26T12:29:00Z">
              <w:r>
                <w:rPr>
                  <w:rFonts w:ascii="Calibri Light" w:hAnsi="Calibri Light" w:cs="Arial"/>
                </w:rPr>
                <w:t>Optional</w:t>
              </w:r>
            </w:ins>
          </w:p>
        </w:tc>
        <w:tc>
          <w:tcPr>
            <w:tcW w:w="4714" w:type="dxa"/>
            <w:vAlign w:val="center"/>
          </w:tcPr>
          <w:p w14:paraId="1C8815E8" w14:textId="3C373939" w:rsidR="009E2EB0" w:rsidRDefault="009E2EB0" w:rsidP="009E2EB0">
            <w:pPr>
              <w:pStyle w:val="TableField-Left"/>
              <w:rPr>
                <w:ins w:id="416" w:author="Tuan Yap" w:date="2019-11-26T12:28:00Z"/>
                <w:rFonts w:ascii="Calibri Light" w:hAnsi="Calibri Light" w:cs="Arial"/>
              </w:rPr>
            </w:pPr>
            <w:ins w:id="417" w:author="Tuan Yap" w:date="2019-11-26T12:29:00Z">
              <w:r>
                <w:rPr>
                  <w:rFonts w:ascii="Calibri Light" w:hAnsi="Calibri Light" w:cs="Arial"/>
                </w:rPr>
                <w:t>Contract Account category</w:t>
              </w:r>
            </w:ins>
          </w:p>
        </w:tc>
      </w:tr>
      <w:tr w:rsidR="009E2EB0" w:rsidRPr="00051345" w14:paraId="352AB904" w14:textId="77777777" w:rsidTr="00B00884">
        <w:trPr>
          <w:cantSplit/>
          <w:trHeight w:val="432"/>
          <w:ins w:id="418" w:author="Tuan Yap" w:date="2019-11-26T12:29:00Z"/>
        </w:trPr>
        <w:tc>
          <w:tcPr>
            <w:tcW w:w="2918" w:type="dxa"/>
            <w:vAlign w:val="center"/>
          </w:tcPr>
          <w:p w14:paraId="5BB9E916" w14:textId="5A0BB957" w:rsidR="009E2EB0" w:rsidRDefault="009E2EB0" w:rsidP="009E2EB0">
            <w:pPr>
              <w:pStyle w:val="TableField-Left"/>
              <w:rPr>
                <w:ins w:id="419" w:author="Tuan Yap" w:date="2019-11-26T12:29:00Z"/>
                <w:rFonts w:ascii="Calibri Light" w:hAnsi="Calibri Light" w:cs="Arial"/>
              </w:rPr>
            </w:pPr>
            <w:ins w:id="420" w:author="Tuan Yap" w:date="2019-11-26T12:29:00Z">
              <w:r>
                <w:rPr>
                  <w:rFonts w:ascii="Calibri Light" w:hAnsi="Calibri Light" w:cs="Arial"/>
                </w:rPr>
                <w:t>Account Determination ID</w:t>
              </w:r>
            </w:ins>
          </w:p>
        </w:tc>
        <w:tc>
          <w:tcPr>
            <w:tcW w:w="1682" w:type="dxa"/>
            <w:vAlign w:val="center"/>
          </w:tcPr>
          <w:p w14:paraId="062FC6CA" w14:textId="65ACE110" w:rsidR="009E2EB0" w:rsidRPr="00051345" w:rsidRDefault="009E2EB0" w:rsidP="009E2EB0">
            <w:pPr>
              <w:pStyle w:val="TableField-Left"/>
              <w:rPr>
                <w:ins w:id="421" w:author="Tuan Yap" w:date="2019-11-26T12:29:00Z"/>
                <w:rFonts w:ascii="Calibri Light" w:hAnsi="Calibri Light" w:cs="Arial"/>
              </w:rPr>
            </w:pPr>
            <w:ins w:id="422" w:author="Tuan Yap" w:date="2019-11-26T12:29:00Z">
              <w:r>
                <w:rPr>
                  <w:rFonts w:ascii="Calibri Light" w:hAnsi="Calibri Light" w:cs="Arial"/>
                </w:rPr>
                <w:t>Optional</w:t>
              </w:r>
            </w:ins>
          </w:p>
        </w:tc>
        <w:tc>
          <w:tcPr>
            <w:tcW w:w="4714" w:type="dxa"/>
            <w:vAlign w:val="center"/>
          </w:tcPr>
          <w:p w14:paraId="71E9E608" w14:textId="6E4EE113" w:rsidR="009E2EB0" w:rsidRDefault="009E2EB0" w:rsidP="009E2EB0">
            <w:pPr>
              <w:pStyle w:val="TableField-Left"/>
              <w:rPr>
                <w:ins w:id="423" w:author="Tuan Yap" w:date="2019-11-26T12:29:00Z"/>
                <w:rFonts w:ascii="Calibri Light" w:hAnsi="Calibri Light" w:cs="Arial"/>
              </w:rPr>
            </w:pPr>
            <w:ins w:id="424" w:author="Tuan Yap" w:date="2019-11-26T12:29:00Z">
              <w:r>
                <w:rPr>
                  <w:rFonts w:ascii="Calibri Light" w:hAnsi="Calibri Light" w:cs="Arial"/>
                </w:rPr>
                <w:t>Account Determination ID</w:t>
              </w:r>
            </w:ins>
          </w:p>
        </w:tc>
      </w:tr>
      <w:tr w:rsidR="009E2EB0" w:rsidRPr="00051345" w14:paraId="3CCFAE9B" w14:textId="77777777" w:rsidTr="00B00884">
        <w:trPr>
          <w:cantSplit/>
          <w:trHeight w:val="432"/>
          <w:ins w:id="425" w:author="Tuan Yap" w:date="2019-11-26T12:29:00Z"/>
        </w:trPr>
        <w:tc>
          <w:tcPr>
            <w:tcW w:w="2918" w:type="dxa"/>
            <w:vAlign w:val="center"/>
          </w:tcPr>
          <w:p w14:paraId="0C1AF16D" w14:textId="5E03D9DE" w:rsidR="009E2EB0" w:rsidRDefault="009E2EB0" w:rsidP="009E2EB0">
            <w:pPr>
              <w:pStyle w:val="TableField-Left"/>
              <w:rPr>
                <w:ins w:id="426" w:author="Tuan Yap" w:date="2019-11-26T12:29:00Z"/>
                <w:rFonts w:ascii="Calibri Light" w:hAnsi="Calibri Light" w:cs="Arial"/>
              </w:rPr>
            </w:pPr>
            <w:ins w:id="427" w:author="Tuan Yap" w:date="2019-11-26T12:30:00Z">
              <w:r>
                <w:rPr>
                  <w:rFonts w:ascii="Calibri Light" w:hAnsi="Calibri Light" w:cs="Arial"/>
                </w:rPr>
                <w:t>Dunning Party</w:t>
              </w:r>
            </w:ins>
          </w:p>
        </w:tc>
        <w:tc>
          <w:tcPr>
            <w:tcW w:w="1682" w:type="dxa"/>
            <w:vAlign w:val="center"/>
          </w:tcPr>
          <w:p w14:paraId="00AC9793" w14:textId="142FCCBF" w:rsidR="009E2EB0" w:rsidRPr="00051345" w:rsidRDefault="009E2EB0" w:rsidP="009E2EB0">
            <w:pPr>
              <w:pStyle w:val="TableField-Left"/>
              <w:rPr>
                <w:ins w:id="428" w:author="Tuan Yap" w:date="2019-11-26T12:29:00Z"/>
                <w:rFonts w:ascii="Calibri Light" w:hAnsi="Calibri Light" w:cs="Arial"/>
              </w:rPr>
            </w:pPr>
            <w:ins w:id="429" w:author="Tuan Yap" w:date="2019-11-26T12:30:00Z">
              <w:r>
                <w:rPr>
                  <w:rFonts w:ascii="Calibri Light" w:hAnsi="Calibri Light" w:cs="Arial"/>
                </w:rPr>
                <w:t>Optional</w:t>
              </w:r>
            </w:ins>
          </w:p>
        </w:tc>
        <w:tc>
          <w:tcPr>
            <w:tcW w:w="4714" w:type="dxa"/>
            <w:vAlign w:val="center"/>
          </w:tcPr>
          <w:p w14:paraId="783FA5FC" w14:textId="22BE2C02" w:rsidR="009E2EB0" w:rsidRDefault="009E2EB0" w:rsidP="009E2EB0">
            <w:pPr>
              <w:pStyle w:val="TableField-Left"/>
              <w:rPr>
                <w:ins w:id="430" w:author="Tuan Yap" w:date="2019-11-26T12:29:00Z"/>
                <w:rFonts w:ascii="Calibri Light" w:hAnsi="Calibri Light" w:cs="Arial"/>
              </w:rPr>
            </w:pPr>
            <w:ins w:id="431" w:author="Tuan Yap" w:date="2019-11-26T12:31:00Z">
              <w:r>
                <w:rPr>
                  <w:rFonts w:ascii="Calibri Light" w:hAnsi="Calibri Light" w:cs="Arial"/>
                </w:rPr>
                <w:t>N/A</w:t>
              </w:r>
            </w:ins>
          </w:p>
        </w:tc>
      </w:tr>
      <w:tr w:rsidR="009E2EB0" w:rsidRPr="00051345" w14:paraId="6630F4F4" w14:textId="77777777" w:rsidTr="00B00884">
        <w:trPr>
          <w:cantSplit/>
          <w:trHeight w:val="432"/>
          <w:ins w:id="432" w:author="Tuan Yap" w:date="2019-11-26T12:29:00Z"/>
        </w:trPr>
        <w:tc>
          <w:tcPr>
            <w:tcW w:w="2918" w:type="dxa"/>
            <w:vAlign w:val="center"/>
          </w:tcPr>
          <w:p w14:paraId="49AC8AAC" w14:textId="4ADEF600" w:rsidR="009E2EB0" w:rsidRDefault="009E2EB0" w:rsidP="009E2EB0">
            <w:pPr>
              <w:pStyle w:val="TableField-Left"/>
              <w:rPr>
                <w:ins w:id="433" w:author="Tuan Yap" w:date="2019-11-26T12:29:00Z"/>
                <w:rFonts w:ascii="Calibri Light" w:hAnsi="Calibri Light" w:cs="Arial"/>
              </w:rPr>
            </w:pPr>
            <w:ins w:id="434" w:author="Tuan Yap" w:date="2019-11-26T12:30:00Z">
              <w:r>
                <w:rPr>
                  <w:rFonts w:ascii="Calibri Light" w:hAnsi="Calibri Light" w:cs="Arial"/>
                </w:rPr>
                <w:t>Correspondence Party</w:t>
              </w:r>
            </w:ins>
          </w:p>
        </w:tc>
        <w:tc>
          <w:tcPr>
            <w:tcW w:w="1682" w:type="dxa"/>
            <w:vAlign w:val="center"/>
          </w:tcPr>
          <w:p w14:paraId="7B50D175" w14:textId="212730AD" w:rsidR="009E2EB0" w:rsidRPr="00051345" w:rsidRDefault="009E2EB0" w:rsidP="009E2EB0">
            <w:pPr>
              <w:pStyle w:val="TableField-Left"/>
              <w:rPr>
                <w:ins w:id="435" w:author="Tuan Yap" w:date="2019-11-26T12:29:00Z"/>
                <w:rFonts w:ascii="Calibri Light" w:hAnsi="Calibri Light" w:cs="Arial"/>
              </w:rPr>
            </w:pPr>
            <w:ins w:id="436" w:author="Tuan Yap" w:date="2019-11-26T12:30:00Z">
              <w:r>
                <w:rPr>
                  <w:rFonts w:ascii="Calibri Light" w:hAnsi="Calibri Light" w:cs="Arial"/>
                </w:rPr>
                <w:t>Optional</w:t>
              </w:r>
            </w:ins>
          </w:p>
        </w:tc>
        <w:tc>
          <w:tcPr>
            <w:tcW w:w="4714" w:type="dxa"/>
            <w:vAlign w:val="center"/>
          </w:tcPr>
          <w:p w14:paraId="668061B3" w14:textId="7EB01851" w:rsidR="009E2EB0" w:rsidRDefault="009E2EB0" w:rsidP="009E2EB0">
            <w:pPr>
              <w:pStyle w:val="TableField-Left"/>
              <w:rPr>
                <w:ins w:id="437" w:author="Tuan Yap" w:date="2019-11-26T12:29:00Z"/>
                <w:rFonts w:ascii="Calibri Light" w:hAnsi="Calibri Light" w:cs="Arial"/>
              </w:rPr>
            </w:pPr>
            <w:ins w:id="438" w:author="Tuan Yap" w:date="2019-11-26T12:30:00Z">
              <w:r>
                <w:rPr>
                  <w:rFonts w:ascii="Calibri Light" w:hAnsi="Calibri Light" w:cs="Arial"/>
                </w:rPr>
                <w:t>N/A</w:t>
              </w:r>
            </w:ins>
          </w:p>
        </w:tc>
      </w:tr>
      <w:tr w:rsidR="009E2EB0" w:rsidRPr="00051345" w14:paraId="080C4588" w14:textId="77777777" w:rsidTr="00B00884">
        <w:trPr>
          <w:cantSplit/>
          <w:trHeight w:val="432"/>
          <w:ins w:id="439" w:author="Tuan Yap" w:date="2019-11-26T12:29:00Z"/>
        </w:trPr>
        <w:tc>
          <w:tcPr>
            <w:tcW w:w="2918" w:type="dxa"/>
            <w:vAlign w:val="center"/>
          </w:tcPr>
          <w:p w14:paraId="07AADFDB" w14:textId="7A8A12AC" w:rsidR="009E2EB0" w:rsidRDefault="009E2EB0" w:rsidP="009E2EB0">
            <w:pPr>
              <w:pStyle w:val="TableField-Left"/>
              <w:rPr>
                <w:ins w:id="440" w:author="Tuan Yap" w:date="2019-11-26T12:29:00Z"/>
                <w:rFonts w:ascii="Calibri Light" w:hAnsi="Calibri Light" w:cs="Arial"/>
              </w:rPr>
            </w:pPr>
            <w:ins w:id="441" w:author="Tuan Yap" w:date="2019-11-26T12:30:00Z">
              <w:r>
                <w:rPr>
                  <w:rFonts w:ascii="Calibri Light" w:hAnsi="Calibri Light" w:cs="Arial"/>
                </w:rPr>
                <w:t>Bill to Party</w:t>
              </w:r>
            </w:ins>
          </w:p>
        </w:tc>
        <w:tc>
          <w:tcPr>
            <w:tcW w:w="1682" w:type="dxa"/>
            <w:vAlign w:val="center"/>
          </w:tcPr>
          <w:p w14:paraId="415A9C31" w14:textId="344A284E" w:rsidR="009E2EB0" w:rsidRPr="00051345" w:rsidRDefault="009E2EB0" w:rsidP="009E2EB0">
            <w:pPr>
              <w:pStyle w:val="TableField-Left"/>
              <w:rPr>
                <w:ins w:id="442" w:author="Tuan Yap" w:date="2019-11-26T12:29:00Z"/>
                <w:rFonts w:ascii="Calibri Light" w:hAnsi="Calibri Light" w:cs="Arial"/>
              </w:rPr>
            </w:pPr>
            <w:ins w:id="443" w:author="Tuan Yap" w:date="2019-11-26T12:30:00Z">
              <w:r>
                <w:rPr>
                  <w:rFonts w:ascii="Calibri Light" w:hAnsi="Calibri Light" w:cs="Arial"/>
                </w:rPr>
                <w:t>Optional</w:t>
              </w:r>
            </w:ins>
          </w:p>
        </w:tc>
        <w:tc>
          <w:tcPr>
            <w:tcW w:w="4714" w:type="dxa"/>
            <w:vAlign w:val="center"/>
          </w:tcPr>
          <w:p w14:paraId="4C26D027" w14:textId="0461875E" w:rsidR="009E2EB0" w:rsidRDefault="009E2EB0" w:rsidP="009E2EB0">
            <w:pPr>
              <w:pStyle w:val="TableField-Left"/>
              <w:rPr>
                <w:ins w:id="444" w:author="Tuan Yap" w:date="2019-11-26T12:29:00Z"/>
                <w:rFonts w:ascii="Calibri Light" w:hAnsi="Calibri Light" w:cs="Arial"/>
              </w:rPr>
            </w:pPr>
            <w:ins w:id="445" w:author="Tuan Yap" w:date="2019-11-26T12:31:00Z">
              <w:r>
                <w:rPr>
                  <w:rFonts w:ascii="Calibri Light" w:hAnsi="Calibri Light" w:cs="Arial"/>
                </w:rPr>
                <w:t>N/A</w:t>
              </w:r>
            </w:ins>
          </w:p>
        </w:tc>
      </w:tr>
      <w:tr w:rsidR="009E2EB0" w:rsidRPr="00051345" w:rsidDel="009E2EB0" w14:paraId="471332AE" w14:textId="0E999D89" w:rsidTr="00B00884">
        <w:trPr>
          <w:cantSplit/>
          <w:trHeight w:val="432"/>
          <w:del w:id="446" w:author="Tuan Yap" w:date="2019-11-26T12:31:00Z"/>
        </w:trPr>
        <w:tc>
          <w:tcPr>
            <w:tcW w:w="2918" w:type="dxa"/>
            <w:vAlign w:val="center"/>
          </w:tcPr>
          <w:p w14:paraId="7B888EFA" w14:textId="16EB5BB3" w:rsidR="009E2EB0" w:rsidRPr="00051345" w:rsidDel="009E2EB0" w:rsidRDefault="009E2EB0" w:rsidP="009E2EB0">
            <w:pPr>
              <w:pStyle w:val="TableField-Left"/>
              <w:rPr>
                <w:del w:id="447" w:author="Tuan Yap" w:date="2019-11-26T12:31:00Z"/>
                <w:rFonts w:ascii="Calibri Light" w:hAnsi="Calibri Light" w:cs="Arial"/>
              </w:rPr>
            </w:pPr>
            <w:del w:id="448" w:author="Tuan Yap" w:date="2019-11-26T12:31:00Z">
              <w:r w:rsidDel="009E2EB0">
                <w:rPr>
                  <w:rFonts w:ascii="Calibri Light" w:hAnsi="Calibri Light" w:cs="Arial"/>
                </w:rPr>
                <w:delText>Alt Invoice Recipient</w:delText>
              </w:r>
            </w:del>
          </w:p>
        </w:tc>
        <w:tc>
          <w:tcPr>
            <w:tcW w:w="1682" w:type="dxa"/>
            <w:vAlign w:val="center"/>
          </w:tcPr>
          <w:p w14:paraId="40E21677" w14:textId="7B9B9011" w:rsidR="009E2EB0" w:rsidRPr="00051345" w:rsidDel="009E2EB0" w:rsidRDefault="009E2EB0" w:rsidP="009E2EB0">
            <w:pPr>
              <w:pStyle w:val="TableField-Left"/>
              <w:rPr>
                <w:del w:id="449" w:author="Tuan Yap" w:date="2019-11-26T12:31:00Z"/>
                <w:rFonts w:ascii="Calibri Light" w:hAnsi="Calibri Light" w:cs="Arial"/>
              </w:rPr>
            </w:pPr>
            <w:del w:id="450" w:author="Tuan Yap" w:date="2019-11-26T12:31:00Z">
              <w:r w:rsidRPr="00051345" w:rsidDel="009E2EB0">
                <w:rPr>
                  <w:rFonts w:ascii="Calibri Light" w:hAnsi="Calibri Light" w:cs="Arial"/>
                </w:rPr>
                <w:delText>Optional</w:delText>
              </w:r>
            </w:del>
          </w:p>
        </w:tc>
        <w:tc>
          <w:tcPr>
            <w:tcW w:w="4714" w:type="dxa"/>
            <w:vAlign w:val="center"/>
          </w:tcPr>
          <w:p w14:paraId="3C84A0A2" w14:textId="157041D1" w:rsidR="009E2EB0" w:rsidRPr="00051345" w:rsidDel="009E2EB0" w:rsidRDefault="009E2EB0" w:rsidP="009E2EB0">
            <w:pPr>
              <w:pStyle w:val="TableField-Left"/>
              <w:rPr>
                <w:del w:id="451" w:author="Tuan Yap" w:date="2019-11-26T12:31:00Z"/>
                <w:rFonts w:ascii="Calibri Light" w:hAnsi="Calibri Light" w:cs="Arial"/>
              </w:rPr>
            </w:pPr>
            <w:del w:id="452" w:author="Tuan Yap" w:date="2019-11-26T12:31:00Z">
              <w:r w:rsidDel="009E2EB0">
                <w:rPr>
                  <w:rFonts w:ascii="Calibri Light" w:hAnsi="Calibri Light" w:cs="Arial"/>
                </w:rPr>
                <w:delText>Alternate BP that receives the invoice</w:delText>
              </w:r>
            </w:del>
          </w:p>
        </w:tc>
      </w:tr>
      <w:tr w:rsidR="009E2EB0" w:rsidRPr="00051345" w:rsidDel="009E2EB0" w14:paraId="15360434" w14:textId="75BA34A2" w:rsidTr="00B00884">
        <w:trPr>
          <w:cantSplit/>
          <w:trHeight w:val="432"/>
          <w:del w:id="453" w:author="Tuan Yap" w:date="2019-11-26T12:31:00Z"/>
        </w:trPr>
        <w:tc>
          <w:tcPr>
            <w:tcW w:w="2918" w:type="dxa"/>
            <w:vAlign w:val="center"/>
          </w:tcPr>
          <w:p w14:paraId="468C1028" w14:textId="675337DA" w:rsidR="009E2EB0" w:rsidRPr="00051345" w:rsidDel="009E2EB0" w:rsidRDefault="009E2EB0" w:rsidP="009E2EB0">
            <w:pPr>
              <w:pStyle w:val="TableField-Left"/>
              <w:rPr>
                <w:del w:id="454" w:author="Tuan Yap" w:date="2019-11-26T12:31:00Z"/>
                <w:rFonts w:ascii="Calibri Light" w:hAnsi="Calibri Light" w:cs="Arial"/>
              </w:rPr>
            </w:pPr>
            <w:del w:id="455" w:author="Tuan Yap" w:date="2019-11-26T12:31:00Z">
              <w:r w:rsidDel="009E2EB0">
                <w:rPr>
                  <w:rFonts w:ascii="Calibri Light" w:hAnsi="Calibri Light" w:cs="Arial"/>
                </w:rPr>
                <w:delText>Al Dunn Recipient</w:delText>
              </w:r>
            </w:del>
          </w:p>
        </w:tc>
        <w:tc>
          <w:tcPr>
            <w:tcW w:w="1682" w:type="dxa"/>
            <w:vAlign w:val="center"/>
          </w:tcPr>
          <w:p w14:paraId="0654AB4C" w14:textId="55A2A6CD" w:rsidR="009E2EB0" w:rsidRPr="00051345" w:rsidDel="009E2EB0" w:rsidRDefault="009E2EB0" w:rsidP="009E2EB0">
            <w:pPr>
              <w:pStyle w:val="TableField-Left"/>
              <w:rPr>
                <w:del w:id="456" w:author="Tuan Yap" w:date="2019-11-26T12:31:00Z"/>
                <w:rFonts w:ascii="Calibri Light" w:hAnsi="Calibri Light" w:cs="Arial"/>
              </w:rPr>
            </w:pPr>
            <w:del w:id="457" w:author="Tuan Yap" w:date="2019-11-26T12:31:00Z">
              <w:r w:rsidRPr="00051345" w:rsidDel="009E2EB0">
                <w:rPr>
                  <w:rFonts w:ascii="Calibri Light" w:hAnsi="Calibri Light" w:cs="Arial"/>
                </w:rPr>
                <w:delText>Optional</w:delText>
              </w:r>
            </w:del>
          </w:p>
        </w:tc>
        <w:tc>
          <w:tcPr>
            <w:tcW w:w="4714" w:type="dxa"/>
            <w:vAlign w:val="center"/>
          </w:tcPr>
          <w:p w14:paraId="793C3123" w14:textId="200B8A02" w:rsidR="009E2EB0" w:rsidRPr="00051345" w:rsidDel="009E2EB0" w:rsidRDefault="009E2EB0" w:rsidP="009E2EB0">
            <w:pPr>
              <w:pStyle w:val="TableField-Left"/>
              <w:rPr>
                <w:del w:id="458" w:author="Tuan Yap" w:date="2019-11-26T12:31:00Z"/>
                <w:rFonts w:ascii="Calibri Light" w:hAnsi="Calibri Light" w:cs="Arial"/>
              </w:rPr>
            </w:pPr>
            <w:del w:id="459" w:author="Tuan Yap" w:date="2019-11-26T12:31:00Z">
              <w:r w:rsidDel="009E2EB0">
                <w:rPr>
                  <w:rFonts w:ascii="Calibri Light" w:hAnsi="Calibri Light" w:cs="Arial"/>
                </w:rPr>
                <w:delText>Alternate BP that receives the Dunning notice</w:delText>
              </w:r>
            </w:del>
          </w:p>
        </w:tc>
      </w:tr>
    </w:tbl>
    <w:p w14:paraId="05417892" w14:textId="77777777" w:rsidR="005346D0" w:rsidRPr="00051345" w:rsidRDefault="00106E80" w:rsidP="00CB1894">
      <w:pPr>
        <w:pStyle w:val="Heading3"/>
        <w:keepNext/>
        <w:numPr>
          <w:ilvl w:val="2"/>
          <w:numId w:val="5"/>
        </w:numPr>
        <w:tabs>
          <w:tab w:val="left" w:pos="1440"/>
        </w:tabs>
        <w:spacing w:before="120" w:after="120"/>
        <w:rPr>
          <w:rFonts w:ascii="Calibri Light" w:hAnsi="Calibri Light"/>
        </w:rPr>
      </w:pPr>
      <w:bookmarkStart w:id="460" w:name="_Toc509274819"/>
      <w:r w:rsidRPr="00051345">
        <w:rPr>
          <w:rFonts w:ascii="Calibri Light" w:hAnsi="Calibri Light"/>
        </w:rPr>
        <w:lastRenderedPageBreak/>
        <w:t>Search Premise</w:t>
      </w:r>
      <w:bookmarkEnd w:id="460"/>
    </w:p>
    <w:p w14:paraId="3BBB3129" w14:textId="14505E46" w:rsidR="00106E80" w:rsidRPr="00051345" w:rsidRDefault="00106E80" w:rsidP="003D525B">
      <w:pPr>
        <w:tabs>
          <w:tab w:val="left" w:pos="1170"/>
        </w:tabs>
        <w:ind w:left="720"/>
        <w:rPr>
          <w:rFonts w:ascii="Calibri Light" w:hAnsi="Calibri Light"/>
        </w:rPr>
      </w:pPr>
      <w:del w:id="461" w:author="Tuan Yap" w:date="2019-11-26T12:25:00Z">
        <w:r w:rsidRPr="00051345" w:rsidDel="009E2EB0">
          <w:rPr>
            <w:rFonts w:ascii="Calibri Light" w:hAnsi="Calibri Light"/>
            <w:noProof/>
            <w:color w:val="1F497D"/>
          </w:rPr>
          <w:drawing>
            <wp:inline distT="0" distB="0" distL="0" distR="0" wp14:anchorId="57A6A725" wp14:editId="686F0604">
              <wp:extent cx="4962525" cy="2424453"/>
              <wp:effectExtent l="0" t="0" r="0" b="0"/>
              <wp:docPr id="25" name="Picture 25" descr="cid:image002.png@01D3B160.D132A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3B160.D132A3D0"/>
                      <pic:cNvPicPr>
                        <a:picLocks noChangeAspect="1" noChangeArrowheads="1"/>
                      </pic:cNvPicPr>
                    </pic:nvPicPr>
                    <pic:blipFill>
                      <a:blip r:embed="rId85" r:link="rId86">
                        <a:extLst>
                          <a:ext uri="{28A0092B-C50C-407E-A947-70E740481C1C}">
                            <a14:useLocalDpi xmlns:a14="http://schemas.microsoft.com/office/drawing/2010/main" val="0"/>
                          </a:ext>
                        </a:extLst>
                      </a:blip>
                      <a:srcRect/>
                      <a:stretch>
                        <a:fillRect/>
                      </a:stretch>
                    </pic:blipFill>
                    <pic:spPr bwMode="auto">
                      <a:xfrm>
                        <a:off x="0" y="0"/>
                        <a:ext cx="5019434" cy="2452256"/>
                      </a:xfrm>
                      <a:prstGeom prst="rect">
                        <a:avLst/>
                      </a:prstGeom>
                      <a:noFill/>
                      <a:ln>
                        <a:noFill/>
                      </a:ln>
                    </pic:spPr>
                  </pic:pic>
                </a:graphicData>
              </a:graphic>
            </wp:inline>
          </w:drawing>
        </w:r>
      </w:del>
      <w:ins w:id="462" w:author="Tuan Yap" w:date="2019-11-26T12:25:00Z">
        <w:r w:rsidR="009E2EB0">
          <w:rPr>
            <w:noProof/>
          </w:rPr>
          <w:drawing>
            <wp:inline distT="0" distB="0" distL="0" distR="0" wp14:anchorId="6A3D6A76" wp14:editId="651CED37">
              <wp:extent cx="5943600" cy="14300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1430020"/>
                      </a:xfrm>
                      <a:prstGeom prst="rect">
                        <a:avLst/>
                      </a:prstGeom>
                    </pic:spPr>
                  </pic:pic>
                </a:graphicData>
              </a:graphic>
            </wp:inline>
          </w:drawing>
        </w:r>
      </w:ins>
    </w:p>
    <w:p w14:paraId="1759CD9C" w14:textId="7C42F404" w:rsidR="005346D0" w:rsidRPr="00051345" w:rsidRDefault="005346D0" w:rsidP="003D525B">
      <w:pPr>
        <w:pStyle w:val="Heading3Text"/>
        <w:ind w:left="0" w:firstLine="720"/>
        <w:rPr>
          <w:rFonts w:ascii="Calibri Light" w:hAnsi="Calibri Light"/>
        </w:rPr>
      </w:pPr>
      <w:r w:rsidRPr="00051345">
        <w:rPr>
          <w:rFonts w:ascii="Calibri Light" w:hAnsi="Calibri Light"/>
        </w:rPr>
        <w:t xml:space="preserve">The following data elements will be used by the </w:t>
      </w:r>
      <w:r w:rsidR="00106E80" w:rsidRPr="00051345">
        <w:rPr>
          <w:rFonts w:ascii="Calibri Light" w:hAnsi="Calibri Light"/>
        </w:rPr>
        <w:t xml:space="preserve">Premise </w:t>
      </w:r>
      <w:ins w:id="463" w:author="Tuan Yap" w:date="2019-11-26T12:25:00Z">
        <w:r w:rsidR="009E2EB0">
          <w:rPr>
            <w:rFonts w:ascii="Calibri Light" w:hAnsi="Calibri Light"/>
          </w:rPr>
          <w:t xml:space="preserve">Advance </w:t>
        </w:r>
      </w:ins>
      <w:r w:rsidR="00106E80" w:rsidRPr="00051345">
        <w:rPr>
          <w:rFonts w:ascii="Calibri Light" w:hAnsi="Calibri Light"/>
        </w:rPr>
        <w:t>Search</w:t>
      </w:r>
      <w:r w:rsidRPr="00051345">
        <w:rPr>
          <w:rFonts w:ascii="Calibri Light" w:hAnsi="Calibri Light"/>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8"/>
        <w:gridCol w:w="1682"/>
        <w:gridCol w:w="4714"/>
      </w:tblGrid>
      <w:tr w:rsidR="005346D0" w:rsidRPr="00051345" w14:paraId="6CD70F25" w14:textId="77777777" w:rsidTr="005346D0">
        <w:trPr>
          <w:cantSplit/>
          <w:trHeight w:val="432"/>
          <w:tblHeader/>
        </w:trPr>
        <w:tc>
          <w:tcPr>
            <w:tcW w:w="2918" w:type="dxa"/>
            <w:tcBorders>
              <w:top w:val="threeDEmboss" w:sz="6" w:space="0" w:color="auto"/>
              <w:bottom w:val="threeDEmboss" w:sz="6" w:space="0" w:color="auto"/>
            </w:tcBorders>
            <w:shd w:val="clear" w:color="auto" w:fill="F9FBAF"/>
            <w:vAlign w:val="center"/>
          </w:tcPr>
          <w:p w14:paraId="6B3199BC"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Field</w:t>
            </w:r>
          </w:p>
        </w:tc>
        <w:tc>
          <w:tcPr>
            <w:tcW w:w="1682" w:type="dxa"/>
            <w:tcBorders>
              <w:top w:val="threeDEmboss" w:sz="6" w:space="0" w:color="auto"/>
              <w:bottom w:val="threeDEmboss" w:sz="6" w:space="0" w:color="auto"/>
            </w:tcBorders>
            <w:shd w:val="clear" w:color="auto" w:fill="F9FBAF"/>
            <w:vAlign w:val="center"/>
          </w:tcPr>
          <w:p w14:paraId="68E3A6BF"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Type</w:t>
            </w:r>
          </w:p>
        </w:tc>
        <w:tc>
          <w:tcPr>
            <w:tcW w:w="4714" w:type="dxa"/>
            <w:tcBorders>
              <w:top w:val="threeDEmboss" w:sz="6" w:space="0" w:color="auto"/>
              <w:bottom w:val="threeDEmboss" w:sz="6" w:space="0" w:color="auto"/>
            </w:tcBorders>
            <w:shd w:val="clear" w:color="auto" w:fill="F9FBAF"/>
            <w:vAlign w:val="center"/>
          </w:tcPr>
          <w:p w14:paraId="0080EB7F"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Comments</w:t>
            </w:r>
          </w:p>
        </w:tc>
      </w:tr>
      <w:tr w:rsidR="005346D0" w:rsidRPr="00051345" w:rsidDel="009E2EB0" w14:paraId="30479979" w14:textId="21C2F63B" w:rsidTr="005346D0">
        <w:trPr>
          <w:cantSplit/>
          <w:trHeight w:val="432"/>
          <w:del w:id="464" w:author="Tuan Yap" w:date="2019-11-26T12:32:00Z"/>
        </w:trPr>
        <w:tc>
          <w:tcPr>
            <w:tcW w:w="2918" w:type="dxa"/>
            <w:tcBorders>
              <w:top w:val="threeDEmboss" w:sz="6" w:space="0" w:color="auto"/>
            </w:tcBorders>
            <w:vAlign w:val="center"/>
          </w:tcPr>
          <w:p w14:paraId="116CFE80" w14:textId="6FECCCA9" w:rsidR="005346D0" w:rsidRPr="00051345" w:rsidDel="009E2EB0" w:rsidRDefault="00B00884" w:rsidP="00A547D9">
            <w:pPr>
              <w:pStyle w:val="TableField-Left"/>
              <w:rPr>
                <w:del w:id="465" w:author="Tuan Yap" w:date="2019-11-26T12:32:00Z"/>
                <w:rFonts w:ascii="Calibri Light" w:hAnsi="Calibri Light" w:cs="Arial"/>
              </w:rPr>
            </w:pPr>
            <w:del w:id="466" w:author="Tuan Yap" w:date="2019-11-26T12:32:00Z">
              <w:r w:rsidRPr="00051345" w:rsidDel="009E2EB0">
                <w:rPr>
                  <w:rFonts w:ascii="Calibri Light" w:hAnsi="Calibri Light" w:cs="Arial"/>
                </w:rPr>
                <w:delText>Description</w:delText>
              </w:r>
            </w:del>
          </w:p>
        </w:tc>
        <w:tc>
          <w:tcPr>
            <w:tcW w:w="1682" w:type="dxa"/>
            <w:tcBorders>
              <w:top w:val="threeDEmboss" w:sz="6" w:space="0" w:color="auto"/>
            </w:tcBorders>
            <w:vAlign w:val="center"/>
          </w:tcPr>
          <w:p w14:paraId="1D6C1D7D" w14:textId="0FD03392" w:rsidR="005346D0" w:rsidRPr="00051345" w:rsidDel="009E2EB0" w:rsidRDefault="00C53CB7" w:rsidP="00A547D9">
            <w:pPr>
              <w:pStyle w:val="TableField-Left"/>
              <w:rPr>
                <w:del w:id="467" w:author="Tuan Yap" w:date="2019-11-26T12:32:00Z"/>
                <w:rFonts w:ascii="Calibri Light" w:hAnsi="Calibri Light" w:cs="Arial"/>
              </w:rPr>
            </w:pPr>
            <w:del w:id="468" w:author="Tuan Yap" w:date="2019-11-26T12:32:00Z">
              <w:r w:rsidRPr="00051345" w:rsidDel="009E2EB0">
                <w:rPr>
                  <w:rFonts w:ascii="Calibri Light" w:hAnsi="Calibri Light" w:cs="Arial"/>
                </w:rPr>
                <w:delText>Optional</w:delText>
              </w:r>
            </w:del>
          </w:p>
        </w:tc>
        <w:tc>
          <w:tcPr>
            <w:tcW w:w="4714" w:type="dxa"/>
            <w:tcBorders>
              <w:top w:val="threeDEmboss" w:sz="6" w:space="0" w:color="auto"/>
            </w:tcBorders>
            <w:vAlign w:val="center"/>
          </w:tcPr>
          <w:p w14:paraId="57B40599" w14:textId="44DB07B1" w:rsidR="005346D0" w:rsidRPr="00051345" w:rsidDel="009E2EB0" w:rsidRDefault="00190706" w:rsidP="00A547D9">
            <w:pPr>
              <w:pStyle w:val="TableField-Left"/>
              <w:rPr>
                <w:del w:id="469" w:author="Tuan Yap" w:date="2019-11-26T12:32:00Z"/>
                <w:rFonts w:ascii="Calibri Light" w:hAnsi="Calibri Light" w:cs="Arial"/>
              </w:rPr>
            </w:pPr>
            <w:del w:id="470" w:author="Tuan Yap" w:date="2019-11-26T12:32:00Z">
              <w:r w:rsidRPr="00051345" w:rsidDel="009E2EB0">
                <w:rPr>
                  <w:rFonts w:ascii="Calibri Light" w:hAnsi="Calibri Light" w:cs="Arial"/>
                </w:rPr>
                <w:delText>N/A to SCE</w:delText>
              </w:r>
            </w:del>
          </w:p>
        </w:tc>
      </w:tr>
      <w:tr w:rsidR="00C53CB7" w:rsidRPr="00051345" w:rsidDel="009E2EB0" w14:paraId="1966FA30" w14:textId="008D8BFC" w:rsidTr="00A547D9">
        <w:trPr>
          <w:cantSplit/>
          <w:trHeight w:val="432"/>
          <w:del w:id="471" w:author="Tuan Yap" w:date="2019-11-26T12:32:00Z"/>
        </w:trPr>
        <w:tc>
          <w:tcPr>
            <w:tcW w:w="2918" w:type="dxa"/>
            <w:vAlign w:val="center"/>
          </w:tcPr>
          <w:p w14:paraId="45D77718" w14:textId="2409F7F6" w:rsidR="00C53CB7" w:rsidRPr="00051345" w:rsidDel="009E2EB0" w:rsidRDefault="00C53CB7" w:rsidP="00C53CB7">
            <w:pPr>
              <w:pStyle w:val="TableField-Left"/>
              <w:rPr>
                <w:del w:id="472" w:author="Tuan Yap" w:date="2019-11-26T12:32:00Z"/>
                <w:rFonts w:ascii="Calibri Light" w:hAnsi="Calibri Light" w:cs="Arial"/>
              </w:rPr>
            </w:pPr>
            <w:del w:id="473" w:author="Tuan Yap" w:date="2019-11-26T12:32:00Z">
              <w:r w:rsidRPr="00051345" w:rsidDel="009E2EB0">
                <w:rPr>
                  <w:rFonts w:ascii="Calibri Light" w:hAnsi="Calibri Light" w:cs="Arial"/>
                </w:rPr>
                <w:delText>ID</w:delText>
              </w:r>
            </w:del>
          </w:p>
        </w:tc>
        <w:tc>
          <w:tcPr>
            <w:tcW w:w="1682" w:type="dxa"/>
          </w:tcPr>
          <w:p w14:paraId="7600C023" w14:textId="488E45B3" w:rsidR="00C53CB7" w:rsidRPr="00051345" w:rsidDel="009E2EB0" w:rsidRDefault="00C53CB7" w:rsidP="00C53CB7">
            <w:pPr>
              <w:pStyle w:val="TableField-Left"/>
              <w:rPr>
                <w:del w:id="474" w:author="Tuan Yap" w:date="2019-11-26T12:32:00Z"/>
                <w:rFonts w:ascii="Calibri Light" w:hAnsi="Calibri Light" w:cs="Arial"/>
              </w:rPr>
            </w:pPr>
            <w:del w:id="475" w:author="Tuan Yap" w:date="2019-11-26T12:32:00Z">
              <w:r w:rsidRPr="00051345" w:rsidDel="009E2EB0">
                <w:rPr>
                  <w:rFonts w:ascii="Calibri Light" w:hAnsi="Calibri Light" w:cs="Arial"/>
                </w:rPr>
                <w:delText>Optional</w:delText>
              </w:r>
            </w:del>
          </w:p>
        </w:tc>
        <w:tc>
          <w:tcPr>
            <w:tcW w:w="4714" w:type="dxa"/>
            <w:vAlign w:val="center"/>
          </w:tcPr>
          <w:p w14:paraId="15D7F88D" w14:textId="589C559F" w:rsidR="00C53CB7" w:rsidRPr="00051345" w:rsidDel="009E2EB0" w:rsidRDefault="00190706" w:rsidP="00C53CB7">
            <w:pPr>
              <w:pStyle w:val="TableField-Left"/>
              <w:rPr>
                <w:del w:id="476" w:author="Tuan Yap" w:date="2019-11-26T12:32:00Z"/>
                <w:rFonts w:ascii="Calibri Light" w:hAnsi="Calibri Light" w:cs="Arial"/>
              </w:rPr>
            </w:pPr>
            <w:del w:id="477" w:author="Tuan Yap" w:date="2019-11-26T12:32:00Z">
              <w:r w:rsidRPr="00051345" w:rsidDel="009E2EB0">
                <w:rPr>
                  <w:rFonts w:ascii="Calibri Light" w:hAnsi="Calibri Light" w:cs="Arial"/>
                </w:rPr>
                <w:delText>Premise Number</w:delText>
              </w:r>
            </w:del>
          </w:p>
        </w:tc>
      </w:tr>
      <w:tr w:rsidR="00C53CB7" w:rsidRPr="00051345" w:rsidDel="009E2EB0" w14:paraId="278F0041" w14:textId="6265C267" w:rsidTr="00A547D9">
        <w:trPr>
          <w:cantSplit/>
          <w:trHeight w:val="432"/>
          <w:del w:id="478" w:author="Tuan Yap" w:date="2019-11-26T12:32:00Z"/>
        </w:trPr>
        <w:tc>
          <w:tcPr>
            <w:tcW w:w="2918" w:type="dxa"/>
            <w:vAlign w:val="center"/>
          </w:tcPr>
          <w:p w14:paraId="1E98C96C" w14:textId="7C22D928" w:rsidR="00C53CB7" w:rsidRPr="00051345" w:rsidDel="009E2EB0" w:rsidRDefault="00C53CB7" w:rsidP="00C53CB7">
            <w:pPr>
              <w:pStyle w:val="TableField-Left"/>
              <w:rPr>
                <w:del w:id="479" w:author="Tuan Yap" w:date="2019-11-26T12:32:00Z"/>
                <w:rFonts w:ascii="Calibri Light" w:hAnsi="Calibri Light" w:cs="Arial"/>
              </w:rPr>
            </w:pPr>
            <w:del w:id="480" w:author="Tuan Yap" w:date="2019-11-26T12:32:00Z">
              <w:r w:rsidRPr="00051345" w:rsidDel="009E2EB0">
                <w:rPr>
                  <w:rFonts w:ascii="Calibri Light" w:hAnsi="Calibri Light" w:cs="Arial"/>
                </w:rPr>
                <w:delText>Conn. Obj. External ID</w:delText>
              </w:r>
            </w:del>
          </w:p>
        </w:tc>
        <w:tc>
          <w:tcPr>
            <w:tcW w:w="1682" w:type="dxa"/>
          </w:tcPr>
          <w:p w14:paraId="667400BC" w14:textId="5CB35544" w:rsidR="00C53CB7" w:rsidRPr="00051345" w:rsidDel="009E2EB0" w:rsidRDefault="00C53CB7" w:rsidP="00C53CB7">
            <w:pPr>
              <w:pStyle w:val="TableField-Left"/>
              <w:rPr>
                <w:del w:id="481" w:author="Tuan Yap" w:date="2019-11-26T12:32:00Z"/>
                <w:rFonts w:ascii="Calibri Light" w:hAnsi="Calibri Light" w:cs="Arial"/>
              </w:rPr>
            </w:pPr>
            <w:del w:id="482" w:author="Tuan Yap" w:date="2019-11-26T12:32:00Z">
              <w:r w:rsidRPr="00051345" w:rsidDel="009E2EB0">
                <w:rPr>
                  <w:rFonts w:ascii="Calibri Light" w:hAnsi="Calibri Light" w:cs="Arial"/>
                </w:rPr>
                <w:delText>Optional</w:delText>
              </w:r>
            </w:del>
          </w:p>
        </w:tc>
        <w:tc>
          <w:tcPr>
            <w:tcW w:w="4714" w:type="dxa"/>
            <w:vAlign w:val="center"/>
          </w:tcPr>
          <w:p w14:paraId="0B4D1799" w14:textId="77E9E0E6" w:rsidR="00C53CB7" w:rsidRPr="00051345" w:rsidDel="009E2EB0" w:rsidRDefault="00190706" w:rsidP="00C53CB7">
            <w:pPr>
              <w:pStyle w:val="TableField-Left"/>
              <w:rPr>
                <w:del w:id="483" w:author="Tuan Yap" w:date="2019-11-26T12:32:00Z"/>
                <w:rFonts w:ascii="Calibri Light" w:hAnsi="Calibri Light" w:cs="Arial"/>
              </w:rPr>
            </w:pPr>
            <w:del w:id="484" w:author="Tuan Yap" w:date="2019-11-26T12:32:00Z">
              <w:r w:rsidRPr="00051345" w:rsidDel="009E2EB0">
                <w:rPr>
                  <w:rFonts w:ascii="Calibri Light" w:hAnsi="Calibri Light" w:cs="Arial"/>
                </w:rPr>
                <w:delText>Connection Object Number</w:delText>
              </w:r>
            </w:del>
          </w:p>
        </w:tc>
      </w:tr>
      <w:tr w:rsidR="00C53CB7" w:rsidRPr="00051345" w14:paraId="58093C9B" w14:textId="77777777" w:rsidTr="00A547D9">
        <w:trPr>
          <w:cantSplit/>
          <w:trHeight w:val="432"/>
        </w:trPr>
        <w:tc>
          <w:tcPr>
            <w:tcW w:w="2918" w:type="dxa"/>
            <w:vAlign w:val="center"/>
          </w:tcPr>
          <w:p w14:paraId="340995E1"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House Number</w:t>
            </w:r>
          </w:p>
        </w:tc>
        <w:tc>
          <w:tcPr>
            <w:tcW w:w="1682" w:type="dxa"/>
          </w:tcPr>
          <w:p w14:paraId="6EC7B187"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7DF26B3F"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House Number of Business Partner’s Address</w:t>
            </w:r>
          </w:p>
        </w:tc>
      </w:tr>
      <w:tr w:rsidR="00C53CB7" w:rsidRPr="00051345" w14:paraId="3D7F467B" w14:textId="77777777" w:rsidTr="00A547D9">
        <w:trPr>
          <w:cantSplit/>
          <w:trHeight w:val="432"/>
        </w:trPr>
        <w:tc>
          <w:tcPr>
            <w:tcW w:w="2918" w:type="dxa"/>
            <w:vAlign w:val="center"/>
          </w:tcPr>
          <w:p w14:paraId="7566F5B9"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Street</w:t>
            </w:r>
          </w:p>
        </w:tc>
        <w:tc>
          <w:tcPr>
            <w:tcW w:w="1682" w:type="dxa"/>
          </w:tcPr>
          <w:p w14:paraId="09EDBE3C"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00A7B960"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Street of Business Partner’s Address</w:t>
            </w:r>
          </w:p>
        </w:tc>
      </w:tr>
      <w:tr w:rsidR="00C53CB7" w:rsidRPr="00051345" w14:paraId="4E10A376" w14:textId="77777777" w:rsidTr="00A547D9">
        <w:trPr>
          <w:cantSplit/>
          <w:trHeight w:val="432"/>
        </w:trPr>
        <w:tc>
          <w:tcPr>
            <w:tcW w:w="2918" w:type="dxa"/>
            <w:vAlign w:val="center"/>
          </w:tcPr>
          <w:p w14:paraId="56BFB5C6"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City</w:t>
            </w:r>
          </w:p>
        </w:tc>
        <w:tc>
          <w:tcPr>
            <w:tcW w:w="1682" w:type="dxa"/>
          </w:tcPr>
          <w:p w14:paraId="13AD511D"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7B0D7363"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City of Business Partner’s Address</w:t>
            </w:r>
          </w:p>
        </w:tc>
      </w:tr>
      <w:tr w:rsidR="00C53CB7" w:rsidRPr="00051345" w:rsidDel="009E2EB0" w14:paraId="7E19A6BD" w14:textId="1C643E37" w:rsidTr="00A547D9">
        <w:trPr>
          <w:cantSplit/>
          <w:trHeight w:val="432"/>
          <w:del w:id="485" w:author="Tuan Yap" w:date="2019-11-26T12:33:00Z"/>
        </w:trPr>
        <w:tc>
          <w:tcPr>
            <w:tcW w:w="2918" w:type="dxa"/>
            <w:vAlign w:val="center"/>
          </w:tcPr>
          <w:p w14:paraId="6F5BC180" w14:textId="47750B19" w:rsidR="00C53CB7" w:rsidRPr="00051345" w:rsidDel="009E2EB0" w:rsidRDefault="00C53CB7" w:rsidP="00C53CB7">
            <w:pPr>
              <w:pStyle w:val="TableField-Left"/>
              <w:rPr>
                <w:del w:id="486" w:author="Tuan Yap" w:date="2019-11-26T12:33:00Z"/>
                <w:rFonts w:ascii="Calibri Light" w:hAnsi="Calibri Light" w:cs="Arial"/>
              </w:rPr>
            </w:pPr>
            <w:del w:id="487" w:author="Tuan Yap" w:date="2019-11-26T12:33:00Z">
              <w:r w:rsidRPr="00051345" w:rsidDel="009E2EB0">
                <w:rPr>
                  <w:rFonts w:ascii="Calibri Light" w:hAnsi="Calibri Light" w:cs="Arial"/>
                </w:rPr>
                <w:delText>Apartment Number</w:delText>
              </w:r>
            </w:del>
          </w:p>
        </w:tc>
        <w:tc>
          <w:tcPr>
            <w:tcW w:w="1682" w:type="dxa"/>
          </w:tcPr>
          <w:p w14:paraId="2E1B5153" w14:textId="1E171E11" w:rsidR="00C53CB7" w:rsidRPr="00051345" w:rsidDel="009E2EB0" w:rsidRDefault="00C53CB7" w:rsidP="00C53CB7">
            <w:pPr>
              <w:pStyle w:val="TableField-Left"/>
              <w:rPr>
                <w:del w:id="488" w:author="Tuan Yap" w:date="2019-11-26T12:33:00Z"/>
                <w:rFonts w:ascii="Calibri Light" w:hAnsi="Calibri Light" w:cs="Arial"/>
              </w:rPr>
            </w:pPr>
            <w:del w:id="489" w:author="Tuan Yap" w:date="2019-11-26T12:33:00Z">
              <w:r w:rsidRPr="00051345" w:rsidDel="009E2EB0">
                <w:rPr>
                  <w:rFonts w:ascii="Calibri Light" w:hAnsi="Calibri Light" w:cs="Arial"/>
                </w:rPr>
                <w:delText>Optional</w:delText>
              </w:r>
            </w:del>
          </w:p>
        </w:tc>
        <w:tc>
          <w:tcPr>
            <w:tcW w:w="4714" w:type="dxa"/>
            <w:vAlign w:val="center"/>
          </w:tcPr>
          <w:p w14:paraId="690BA083" w14:textId="482DB421" w:rsidR="00C53CB7" w:rsidRPr="00051345" w:rsidDel="009E2EB0" w:rsidRDefault="00C53CB7" w:rsidP="00C53CB7">
            <w:pPr>
              <w:pStyle w:val="TableField-Left"/>
              <w:rPr>
                <w:del w:id="490" w:author="Tuan Yap" w:date="2019-11-26T12:33:00Z"/>
                <w:rFonts w:ascii="Calibri Light" w:hAnsi="Calibri Light" w:cs="Arial"/>
              </w:rPr>
            </w:pPr>
            <w:del w:id="491" w:author="Tuan Yap" w:date="2019-11-26T12:33:00Z">
              <w:r w:rsidRPr="00051345" w:rsidDel="009E2EB0">
                <w:rPr>
                  <w:rFonts w:ascii="Calibri Light" w:hAnsi="Calibri Light" w:cs="Arial"/>
                </w:rPr>
                <w:delText>Apartment Number of Business Partner’s Address</w:delText>
              </w:r>
            </w:del>
          </w:p>
        </w:tc>
      </w:tr>
      <w:tr w:rsidR="00C53CB7" w:rsidRPr="00051345" w:rsidDel="009E2EB0" w14:paraId="2CAAE81D" w14:textId="30F2A0ED" w:rsidTr="00A547D9">
        <w:trPr>
          <w:cantSplit/>
          <w:trHeight w:val="432"/>
          <w:del w:id="492" w:author="Tuan Yap" w:date="2019-11-26T12:33:00Z"/>
        </w:trPr>
        <w:tc>
          <w:tcPr>
            <w:tcW w:w="2918" w:type="dxa"/>
            <w:vAlign w:val="center"/>
          </w:tcPr>
          <w:p w14:paraId="391EA91B" w14:textId="1FC90956" w:rsidR="00C53CB7" w:rsidRPr="00051345" w:rsidDel="009E2EB0" w:rsidRDefault="00C53CB7" w:rsidP="00C53CB7">
            <w:pPr>
              <w:pStyle w:val="TableField-Left"/>
              <w:rPr>
                <w:del w:id="493" w:author="Tuan Yap" w:date="2019-11-26T12:33:00Z"/>
                <w:rFonts w:ascii="Calibri Light" w:hAnsi="Calibri Light" w:cs="Arial"/>
              </w:rPr>
            </w:pPr>
            <w:del w:id="494" w:author="Tuan Yap" w:date="2019-11-26T12:33:00Z">
              <w:r w:rsidRPr="00051345" w:rsidDel="009E2EB0">
                <w:rPr>
                  <w:rFonts w:ascii="Calibri Light" w:hAnsi="Calibri Light" w:cs="Arial"/>
                </w:rPr>
                <w:delText>Floor</w:delText>
              </w:r>
            </w:del>
          </w:p>
        </w:tc>
        <w:tc>
          <w:tcPr>
            <w:tcW w:w="1682" w:type="dxa"/>
          </w:tcPr>
          <w:p w14:paraId="684A41CE" w14:textId="5A7F2D9F" w:rsidR="00C53CB7" w:rsidRPr="00051345" w:rsidDel="009E2EB0" w:rsidRDefault="00C53CB7" w:rsidP="00C53CB7">
            <w:pPr>
              <w:pStyle w:val="TableField-Left"/>
              <w:rPr>
                <w:del w:id="495" w:author="Tuan Yap" w:date="2019-11-26T12:33:00Z"/>
                <w:rFonts w:ascii="Calibri Light" w:hAnsi="Calibri Light" w:cs="Arial"/>
              </w:rPr>
            </w:pPr>
            <w:del w:id="496" w:author="Tuan Yap" w:date="2019-11-26T12:33:00Z">
              <w:r w:rsidRPr="00051345" w:rsidDel="009E2EB0">
                <w:rPr>
                  <w:rFonts w:ascii="Calibri Light" w:hAnsi="Calibri Light" w:cs="Arial"/>
                </w:rPr>
                <w:delText>Optional</w:delText>
              </w:r>
            </w:del>
          </w:p>
        </w:tc>
        <w:tc>
          <w:tcPr>
            <w:tcW w:w="4714" w:type="dxa"/>
            <w:vAlign w:val="center"/>
          </w:tcPr>
          <w:p w14:paraId="03CB633E" w14:textId="712EF179" w:rsidR="00C53CB7" w:rsidRPr="00051345" w:rsidDel="009E2EB0" w:rsidRDefault="00190706" w:rsidP="00C53CB7">
            <w:pPr>
              <w:pStyle w:val="TableField-Left"/>
              <w:rPr>
                <w:del w:id="497" w:author="Tuan Yap" w:date="2019-11-26T12:33:00Z"/>
                <w:rFonts w:ascii="Calibri Light" w:hAnsi="Calibri Light" w:cs="Arial"/>
              </w:rPr>
            </w:pPr>
            <w:del w:id="498" w:author="Tuan Yap" w:date="2019-11-26T12:33:00Z">
              <w:r w:rsidRPr="00051345" w:rsidDel="009E2EB0">
                <w:rPr>
                  <w:rFonts w:ascii="Calibri Light" w:hAnsi="Calibri Light" w:cs="Arial"/>
                </w:rPr>
                <w:delText>N/A to SCE</w:delText>
              </w:r>
            </w:del>
          </w:p>
        </w:tc>
      </w:tr>
      <w:tr w:rsidR="00C53CB7" w:rsidRPr="00051345" w14:paraId="0C68A03C" w14:textId="77777777" w:rsidTr="00A547D9">
        <w:trPr>
          <w:cantSplit/>
          <w:trHeight w:val="432"/>
        </w:trPr>
        <w:tc>
          <w:tcPr>
            <w:tcW w:w="2918" w:type="dxa"/>
            <w:vAlign w:val="center"/>
          </w:tcPr>
          <w:p w14:paraId="339768EB"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State</w:t>
            </w:r>
          </w:p>
        </w:tc>
        <w:tc>
          <w:tcPr>
            <w:tcW w:w="1682" w:type="dxa"/>
          </w:tcPr>
          <w:p w14:paraId="52A0C4AE"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7CA621B9"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State of Business Partner’s Address</w:t>
            </w:r>
          </w:p>
        </w:tc>
      </w:tr>
      <w:tr w:rsidR="00C53CB7" w:rsidRPr="00051345" w14:paraId="1628C467" w14:textId="77777777" w:rsidTr="00A547D9">
        <w:trPr>
          <w:cantSplit/>
          <w:trHeight w:val="432"/>
        </w:trPr>
        <w:tc>
          <w:tcPr>
            <w:tcW w:w="2918" w:type="dxa"/>
            <w:vAlign w:val="center"/>
          </w:tcPr>
          <w:p w14:paraId="24D7D22C"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Postal Code</w:t>
            </w:r>
          </w:p>
        </w:tc>
        <w:tc>
          <w:tcPr>
            <w:tcW w:w="1682" w:type="dxa"/>
          </w:tcPr>
          <w:p w14:paraId="06A6BA8E"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454F8186"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Postal Code of Business Partner’s Address</w:t>
            </w:r>
          </w:p>
        </w:tc>
      </w:tr>
      <w:tr w:rsidR="00C53CB7" w:rsidRPr="00051345" w14:paraId="56F50D39" w14:textId="77777777" w:rsidTr="00A547D9">
        <w:trPr>
          <w:cantSplit/>
          <w:trHeight w:val="432"/>
        </w:trPr>
        <w:tc>
          <w:tcPr>
            <w:tcW w:w="2918" w:type="dxa"/>
            <w:vAlign w:val="center"/>
          </w:tcPr>
          <w:p w14:paraId="35036B46"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Country</w:t>
            </w:r>
          </w:p>
        </w:tc>
        <w:tc>
          <w:tcPr>
            <w:tcW w:w="1682" w:type="dxa"/>
          </w:tcPr>
          <w:p w14:paraId="5F373DAF"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654659EF"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Country of Business Partner’s Address</w:t>
            </w:r>
          </w:p>
        </w:tc>
      </w:tr>
      <w:tr w:rsidR="00C53CB7" w:rsidRPr="00051345" w14:paraId="1B2EB447" w14:textId="77777777" w:rsidTr="00A547D9">
        <w:trPr>
          <w:cantSplit/>
          <w:trHeight w:val="432"/>
        </w:trPr>
        <w:tc>
          <w:tcPr>
            <w:tcW w:w="2918" w:type="dxa"/>
            <w:vAlign w:val="center"/>
          </w:tcPr>
          <w:p w14:paraId="12093706" w14:textId="03FF39FC" w:rsidR="00C53CB7" w:rsidRPr="00051345" w:rsidRDefault="00C53CB7" w:rsidP="00C53CB7">
            <w:pPr>
              <w:pStyle w:val="TableField-Left"/>
              <w:rPr>
                <w:rFonts w:ascii="Calibri Light" w:hAnsi="Calibri Light" w:cs="Arial"/>
              </w:rPr>
            </w:pPr>
            <w:del w:id="499" w:author="Tuan Yap" w:date="2019-11-26T12:33:00Z">
              <w:r w:rsidRPr="00051345" w:rsidDel="009E2EB0">
                <w:rPr>
                  <w:rFonts w:ascii="Calibri Light" w:hAnsi="Calibri Light" w:cs="Arial"/>
                </w:rPr>
                <w:delText>Serial Number</w:delText>
              </w:r>
            </w:del>
            <w:ins w:id="500" w:author="Tuan Yap" w:date="2019-11-26T12:33:00Z">
              <w:r w:rsidR="009E2EB0">
                <w:rPr>
                  <w:rFonts w:ascii="Calibri Light" w:hAnsi="Calibri Light" w:cs="Arial"/>
                </w:rPr>
                <w:t>Premise External ID</w:t>
              </w:r>
            </w:ins>
          </w:p>
        </w:tc>
        <w:tc>
          <w:tcPr>
            <w:tcW w:w="1682" w:type="dxa"/>
          </w:tcPr>
          <w:p w14:paraId="0690A990" w14:textId="77777777" w:rsidR="00C53CB7" w:rsidRPr="00051345" w:rsidRDefault="00C53CB7" w:rsidP="00C53CB7">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76C5BE9E" w14:textId="4939DFF9" w:rsidR="00C53CB7" w:rsidRPr="00051345" w:rsidRDefault="00190706" w:rsidP="00C53CB7">
            <w:pPr>
              <w:pStyle w:val="TableField-Left"/>
              <w:rPr>
                <w:rFonts w:ascii="Calibri Light" w:hAnsi="Calibri Light" w:cs="Arial"/>
              </w:rPr>
            </w:pPr>
            <w:del w:id="501" w:author="Tuan Yap" w:date="2019-11-26T12:33:00Z">
              <w:r w:rsidRPr="00051345" w:rsidDel="009E2EB0">
                <w:rPr>
                  <w:rFonts w:ascii="Calibri Light" w:hAnsi="Calibri Light" w:cs="Arial"/>
                </w:rPr>
                <w:delText>Meter Serial Number</w:delText>
              </w:r>
            </w:del>
            <w:ins w:id="502" w:author="Tuan Yap" w:date="2019-11-26T12:33:00Z">
              <w:r w:rsidR="009E2EB0">
                <w:rPr>
                  <w:rFonts w:ascii="Calibri Light" w:hAnsi="Calibri Light" w:cs="Arial"/>
                </w:rPr>
                <w:t>Premise External ID</w:t>
              </w:r>
            </w:ins>
          </w:p>
        </w:tc>
      </w:tr>
      <w:tr w:rsidR="00C53CB7" w:rsidRPr="00051345" w:rsidDel="009E2EB0" w14:paraId="079F77C0" w14:textId="01D332C2" w:rsidTr="00A547D9">
        <w:trPr>
          <w:cantSplit/>
          <w:trHeight w:val="432"/>
          <w:del w:id="503" w:author="Tuan Yap" w:date="2019-11-26T12:31:00Z"/>
        </w:trPr>
        <w:tc>
          <w:tcPr>
            <w:tcW w:w="2918" w:type="dxa"/>
            <w:vAlign w:val="center"/>
          </w:tcPr>
          <w:p w14:paraId="69C6CB73" w14:textId="30AF8CCE" w:rsidR="00C53CB7" w:rsidRPr="00051345" w:rsidDel="009E2EB0" w:rsidRDefault="00C53CB7" w:rsidP="00C53CB7">
            <w:pPr>
              <w:pStyle w:val="TableField-Left"/>
              <w:rPr>
                <w:del w:id="504" w:author="Tuan Yap" w:date="2019-11-26T12:31:00Z"/>
                <w:rFonts w:ascii="Calibri Light" w:hAnsi="Calibri Light" w:cs="Arial"/>
              </w:rPr>
            </w:pPr>
            <w:del w:id="505" w:author="Tuan Yap" w:date="2019-11-26T12:31:00Z">
              <w:r w:rsidRPr="00051345" w:rsidDel="009E2EB0">
                <w:rPr>
                  <w:rFonts w:ascii="Calibri Light" w:hAnsi="Calibri Light" w:cs="Arial"/>
                </w:rPr>
                <w:lastRenderedPageBreak/>
                <w:delText>Device Location</w:delText>
              </w:r>
            </w:del>
          </w:p>
        </w:tc>
        <w:tc>
          <w:tcPr>
            <w:tcW w:w="1682" w:type="dxa"/>
          </w:tcPr>
          <w:p w14:paraId="0A77FBCF" w14:textId="401C1BED" w:rsidR="00C53CB7" w:rsidRPr="00051345" w:rsidDel="009E2EB0" w:rsidRDefault="00C53CB7" w:rsidP="00C53CB7">
            <w:pPr>
              <w:pStyle w:val="TableField-Left"/>
              <w:rPr>
                <w:del w:id="506" w:author="Tuan Yap" w:date="2019-11-26T12:31:00Z"/>
                <w:rFonts w:ascii="Calibri Light" w:hAnsi="Calibri Light" w:cs="Arial"/>
              </w:rPr>
            </w:pPr>
            <w:del w:id="507" w:author="Tuan Yap" w:date="2019-11-26T12:31:00Z">
              <w:r w:rsidRPr="00051345" w:rsidDel="009E2EB0">
                <w:rPr>
                  <w:rFonts w:ascii="Calibri Light" w:hAnsi="Calibri Light" w:cs="Arial"/>
                </w:rPr>
                <w:delText>Optional</w:delText>
              </w:r>
            </w:del>
          </w:p>
        </w:tc>
        <w:tc>
          <w:tcPr>
            <w:tcW w:w="4714" w:type="dxa"/>
            <w:vAlign w:val="center"/>
          </w:tcPr>
          <w:p w14:paraId="3803DF6F" w14:textId="61BF4552" w:rsidR="00C53CB7" w:rsidRPr="00051345" w:rsidDel="009E2EB0" w:rsidRDefault="00190706" w:rsidP="00C53CB7">
            <w:pPr>
              <w:pStyle w:val="TableField-Left"/>
              <w:rPr>
                <w:del w:id="508" w:author="Tuan Yap" w:date="2019-11-26T12:31:00Z"/>
                <w:rFonts w:ascii="Calibri Light" w:hAnsi="Calibri Light" w:cs="Arial"/>
              </w:rPr>
            </w:pPr>
            <w:del w:id="509" w:author="Tuan Yap" w:date="2019-11-26T12:31:00Z">
              <w:r w:rsidRPr="00051345" w:rsidDel="009E2EB0">
                <w:rPr>
                  <w:rFonts w:ascii="Calibri Light" w:hAnsi="Calibri Light" w:cs="Arial"/>
                </w:rPr>
                <w:delText>Device Location Number</w:delText>
              </w:r>
            </w:del>
          </w:p>
        </w:tc>
      </w:tr>
      <w:tr w:rsidR="00C53CB7" w:rsidRPr="00051345" w:rsidDel="009E2EB0" w14:paraId="5FC1BC74" w14:textId="76651AF9" w:rsidTr="00A547D9">
        <w:trPr>
          <w:cantSplit/>
          <w:trHeight w:val="432"/>
          <w:del w:id="510" w:author="Tuan Yap" w:date="2019-11-26T12:31:00Z"/>
        </w:trPr>
        <w:tc>
          <w:tcPr>
            <w:tcW w:w="2918" w:type="dxa"/>
            <w:vAlign w:val="center"/>
          </w:tcPr>
          <w:p w14:paraId="0BC1ACBD" w14:textId="56C26505" w:rsidR="00C53CB7" w:rsidRPr="00051345" w:rsidDel="009E2EB0" w:rsidRDefault="00C53CB7" w:rsidP="00C53CB7">
            <w:pPr>
              <w:pStyle w:val="TableField-Left"/>
              <w:rPr>
                <w:del w:id="511" w:author="Tuan Yap" w:date="2019-11-26T12:31:00Z"/>
                <w:rFonts w:ascii="Calibri Light" w:hAnsi="Calibri Light" w:cs="Arial"/>
              </w:rPr>
            </w:pPr>
            <w:del w:id="512" w:author="Tuan Yap" w:date="2019-11-26T12:31:00Z">
              <w:r w:rsidRPr="00051345" w:rsidDel="009E2EB0">
                <w:rPr>
                  <w:rFonts w:ascii="Calibri Light" w:hAnsi="Calibri Light" w:cs="Arial"/>
                </w:rPr>
                <w:delText>Division</w:delText>
              </w:r>
            </w:del>
          </w:p>
        </w:tc>
        <w:tc>
          <w:tcPr>
            <w:tcW w:w="1682" w:type="dxa"/>
          </w:tcPr>
          <w:p w14:paraId="200C73AD" w14:textId="724C7D35" w:rsidR="00C53CB7" w:rsidRPr="00051345" w:rsidDel="009E2EB0" w:rsidRDefault="00C53CB7" w:rsidP="00C53CB7">
            <w:pPr>
              <w:pStyle w:val="TableField-Left"/>
              <w:rPr>
                <w:del w:id="513" w:author="Tuan Yap" w:date="2019-11-26T12:31:00Z"/>
                <w:rFonts w:ascii="Calibri Light" w:hAnsi="Calibri Light" w:cs="Arial"/>
              </w:rPr>
            </w:pPr>
            <w:del w:id="514" w:author="Tuan Yap" w:date="2019-11-26T12:31:00Z">
              <w:r w:rsidRPr="00051345" w:rsidDel="009E2EB0">
                <w:rPr>
                  <w:rFonts w:ascii="Calibri Light" w:hAnsi="Calibri Light" w:cs="Arial"/>
                </w:rPr>
                <w:delText>Optional</w:delText>
              </w:r>
            </w:del>
          </w:p>
        </w:tc>
        <w:tc>
          <w:tcPr>
            <w:tcW w:w="4714" w:type="dxa"/>
            <w:vAlign w:val="center"/>
          </w:tcPr>
          <w:p w14:paraId="18BE8359" w14:textId="53A4DAA7" w:rsidR="00C53CB7" w:rsidRPr="00051345" w:rsidDel="009E2EB0" w:rsidRDefault="00190706" w:rsidP="00C53CB7">
            <w:pPr>
              <w:pStyle w:val="TableField-Left"/>
              <w:rPr>
                <w:del w:id="515" w:author="Tuan Yap" w:date="2019-11-26T12:31:00Z"/>
                <w:rFonts w:ascii="Calibri Light" w:hAnsi="Calibri Light" w:cs="Arial"/>
              </w:rPr>
            </w:pPr>
            <w:del w:id="516" w:author="Tuan Yap" w:date="2019-11-26T12:31:00Z">
              <w:r w:rsidRPr="00051345" w:rsidDel="009E2EB0">
                <w:rPr>
                  <w:rFonts w:ascii="Calibri Light" w:hAnsi="Calibri Light" w:cs="Arial"/>
                </w:rPr>
                <w:delText>Example: Electric</w:delText>
              </w:r>
              <w:r w:rsidR="00766BF9" w:rsidRPr="00051345" w:rsidDel="009E2EB0">
                <w:rPr>
                  <w:rFonts w:ascii="Calibri Light" w:hAnsi="Calibri Light" w:cs="Arial"/>
                </w:rPr>
                <w:delText>, Gas, Water</w:delText>
              </w:r>
            </w:del>
          </w:p>
        </w:tc>
      </w:tr>
      <w:tr w:rsidR="009E2EB0" w:rsidRPr="00051345" w14:paraId="569FC65D" w14:textId="77777777" w:rsidTr="00A547D9">
        <w:trPr>
          <w:cantSplit/>
          <w:trHeight w:val="432"/>
          <w:ins w:id="517" w:author="Tuan Yap" w:date="2019-11-26T12:32:00Z"/>
        </w:trPr>
        <w:tc>
          <w:tcPr>
            <w:tcW w:w="2918" w:type="dxa"/>
            <w:vAlign w:val="center"/>
          </w:tcPr>
          <w:p w14:paraId="4510A609" w14:textId="1FD553C5" w:rsidR="009E2EB0" w:rsidRPr="00051345" w:rsidRDefault="009E2EB0" w:rsidP="009E2EB0">
            <w:pPr>
              <w:pStyle w:val="TableField-Left"/>
              <w:rPr>
                <w:ins w:id="518" w:author="Tuan Yap" w:date="2019-11-26T12:32:00Z"/>
                <w:rFonts w:ascii="Calibri Light" w:hAnsi="Calibri Light" w:cs="Arial"/>
              </w:rPr>
            </w:pPr>
            <w:ins w:id="519" w:author="Tuan Yap" w:date="2019-11-26T12:32:00Z">
              <w:r w:rsidRPr="00051345">
                <w:rPr>
                  <w:rFonts w:ascii="Calibri Light" w:hAnsi="Calibri Light" w:cs="Arial"/>
                </w:rPr>
                <w:t>Conn. Obj. External ID</w:t>
              </w:r>
            </w:ins>
          </w:p>
        </w:tc>
        <w:tc>
          <w:tcPr>
            <w:tcW w:w="1682" w:type="dxa"/>
          </w:tcPr>
          <w:p w14:paraId="2ABE8D19" w14:textId="55FB79AB" w:rsidR="009E2EB0" w:rsidRPr="00051345" w:rsidRDefault="009E2EB0" w:rsidP="009E2EB0">
            <w:pPr>
              <w:pStyle w:val="TableField-Left"/>
              <w:rPr>
                <w:ins w:id="520" w:author="Tuan Yap" w:date="2019-11-26T12:32:00Z"/>
                <w:rFonts w:ascii="Calibri Light" w:hAnsi="Calibri Light" w:cs="Arial"/>
              </w:rPr>
            </w:pPr>
            <w:ins w:id="521" w:author="Tuan Yap" w:date="2019-11-26T12:32:00Z">
              <w:r w:rsidRPr="00051345">
                <w:rPr>
                  <w:rFonts w:ascii="Calibri Light" w:hAnsi="Calibri Light" w:cs="Arial"/>
                </w:rPr>
                <w:t>Optional</w:t>
              </w:r>
            </w:ins>
          </w:p>
        </w:tc>
        <w:tc>
          <w:tcPr>
            <w:tcW w:w="4714" w:type="dxa"/>
            <w:vAlign w:val="center"/>
          </w:tcPr>
          <w:p w14:paraId="6B37CC26" w14:textId="2B776B71" w:rsidR="009E2EB0" w:rsidRPr="00051345" w:rsidRDefault="009E2EB0" w:rsidP="009E2EB0">
            <w:pPr>
              <w:pStyle w:val="TableField-Left"/>
              <w:rPr>
                <w:ins w:id="522" w:author="Tuan Yap" w:date="2019-11-26T12:32:00Z"/>
                <w:rFonts w:ascii="Calibri Light" w:hAnsi="Calibri Light" w:cs="Arial"/>
              </w:rPr>
            </w:pPr>
            <w:ins w:id="523" w:author="Tuan Yap" w:date="2019-11-26T12:32:00Z">
              <w:r w:rsidRPr="00051345">
                <w:rPr>
                  <w:rFonts w:ascii="Calibri Light" w:hAnsi="Calibri Light" w:cs="Arial"/>
                </w:rPr>
                <w:t>Connection Object Number</w:t>
              </w:r>
            </w:ins>
          </w:p>
        </w:tc>
      </w:tr>
      <w:tr w:rsidR="009E2EB0" w:rsidRPr="00051345" w14:paraId="2C524FEE" w14:textId="77777777" w:rsidTr="00A547D9">
        <w:trPr>
          <w:cantSplit/>
          <w:trHeight w:val="432"/>
        </w:trPr>
        <w:tc>
          <w:tcPr>
            <w:tcW w:w="2918" w:type="dxa"/>
            <w:vAlign w:val="center"/>
          </w:tcPr>
          <w:p w14:paraId="2667A727" w14:textId="77777777" w:rsidR="009E2EB0" w:rsidRPr="00051345" w:rsidRDefault="009E2EB0" w:rsidP="009E2EB0">
            <w:pPr>
              <w:pStyle w:val="TableField-Left"/>
              <w:rPr>
                <w:rFonts w:ascii="Calibri Light" w:hAnsi="Calibri Light" w:cs="Arial"/>
              </w:rPr>
            </w:pPr>
            <w:proofErr w:type="spellStart"/>
            <w:r w:rsidRPr="00051345">
              <w:rPr>
                <w:rFonts w:ascii="Calibri Light" w:hAnsi="Calibri Light" w:cs="Arial"/>
              </w:rPr>
              <w:t>PoD</w:t>
            </w:r>
            <w:proofErr w:type="spellEnd"/>
            <w:r w:rsidRPr="00051345">
              <w:rPr>
                <w:rFonts w:ascii="Calibri Light" w:hAnsi="Calibri Light" w:cs="Arial"/>
              </w:rPr>
              <w:t xml:space="preserve"> External ID</w:t>
            </w:r>
          </w:p>
        </w:tc>
        <w:tc>
          <w:tcPr>
            <w:tcW w:w="1682" w:type="dxa"/>
          </w:tcPr>
          <w:p w14:paraId="7184440E" w14:textId="77777777" w:rsidR="009E2EB0" w:rsidRPr="00051345" w:rsidRDefault="009E2EB0" w:rsidP="009E2EB0">
            <w:pPr>
              <w:pStyle w:val="TableField-Left"/>
              <w:rPr>
                <w:rFonts w:ascii="Calibri Light" w:hAnsi="Calibri Light" w:cs="Arial"/>
              </w:rPr>
            </w:pPr>
            <w:r w:rsidRPr="00051345">
              <w:rPr>
                <w:rFonts w:ascii="Calibri Light" w:hAnsi="Calibri Light" w:cs="Arial"/>
              </w:rPr>
              <w:t>Optional</w:t>
            </w:r>
          </w:p>
        </w:tc>
        <w:tc>
          <w:tcPr>
            <w:tcW w:w="4714" w:type="dxa"/>
            <w:vAlign w:val="center"/>
          </w:tcPr>
          <w:p w14:paraId="7A33B276" w14:textId="77777777" w:rsidR="009E2EB0" w:rsidRPr="00051345" w:rsidRDefault="009E2EB0" w:rsidP="009E2EB0">
            <w:pPr>
              <w:pStyle w:val="TableField-Left"/>
              <w:rPr>
                <w:rFonts w:ascii="Calibri Light" w:hAnsi="Calibri Light" w:cs="Arial"/>
              </w:rPr>
            </w:pPr>
            <w:proofErr w:type="spellStart"/>
            <w:r w:rsidRPr="00051345">
              <w:rPr>
                <w:rFonts w:ascii="Calibri Light" w:hAnsi="Calibri Light" w:cs="Arial"/>
              </w:rPr>
              <w:t>PoD</w:t>
            </w:r>
            <w:proofErr w:type="spellEnd"/>
            <w:r w:rsidRPr="00051345">
              <w:rPr>
                <w:rFonts w:ascii="Calibri Light" w:hAnsi="Calibri Light" w:cs="Arial"/>
              </w:rPr>
              <w:t xml:space="preserve"> ID Number</w:t>
            </w:r>
          </w:p>
        </w:tc>
      </w:tr>
      <w:tr w:rsidR="001C4414" w:rsidRPr="00051345" w14:paraId="127D67B9" w14:textId="77777777" w:rsidTr="00A547D9">
        <w:trPr>
          <w:cantSplit/>
          <w:trHeight w:val="432"/>
          <w:ins w:id="524" w:author="Tuan Yap" w:date="2019-11-26T12:33:00Z"/>
        </w:trPr>
        <w:tc>
          <w:tcPr>
            <w:tcW w:w="2918" w:type="dxa"/>
            <w:vAlign w:val="center"/>
          </w:tcPr>
          <w:p w14:paraId="2B5621F9" w14:textId="75BFC1D3" w:rsidR="001C4414" w:rsidRPr="00051345" w:rsidRDefault="001C4414" w:rsidP="009E2EB0">
            <w:pPr>
              <w:pStyle w:val="TableField-Left"/>
              <w:rPr>
                <w:ins w:id="525" w:author="Tuan Yap" w:date="2019-11-26T12:33:00Z"/>
                <w:rFonts w:ascii="Calibri Light" w:hAnsi="Calibri Light" w:cs="Arial"/>
              </w:rPr>
            </w:pPr>
            <w:ins w:id="526" w:author="Tuan Yap" w:date="2019-11-26T12:33:00Z">
              <w:r>
                <w:rPr>
                  <w:rFonts w:ascii="Calibri Light" w:hAnsi="Calibri Light" w:cs="Arial"/>
                </w:rPr>
                <w:t>Premise Type</w:t>
              </w:r>
            </w:ins>
          </w:p>
        </w:tc>
        <w:tc>
          <w:tcPr>
            <w:tcW w:w="1682" w:type="dxa"/>
          </w:tcPr>
          <w:p w14:paraId="22620907" w14:textId="175F6F36" w:rsidR="001C4414" w:rsidRPr="00051345" w:rsidRDefault="001C4414" w:rsidP="009E2EB0">
            <w:pPr>
              <w:pStyle w:val="TableField-Left"/>
              <w:rPr>
                <w:ins w:id="527" w:author="Tuan Yap" w:date="2019-11-26T12:33:00Z"/>
                <w:rFonts w:ascii="Calibri Light" w:hAnsi="Calibri Light" w:cs="Arial"/>
              </w:rPr>
            </w:pPr>
            <w:ins w:id="528" w:author="Tuan Yap" w:date="2019-11-26T12:33:00Z">
              <w:r>
                <w:rPr>
                  <w:rFonts w:ascii="Calibri Light" w:hAnsi="Calibri Light" w:cs="Arial"/>
                </w:rPr>
                <w:t>Optional</w:t>
              </w:r>
            </w:ins>
          </w:p>
        </w:tc>
        <w:tc>
          <w:tcPr>
            <w:tcW w:w="4714" w:type="dxa"/>
            <w:vAlign w:val="center"/>
          </w:tcPr>
          <w:p w14:paraId="26011488" w14:textId="5CCCA08B" w:rsidR="001C4414" w:rsidRPr="00051345" w:rsidRDefault="001C4414" w:rsidP="009E2EB0">
            <w:pPr>
              <w:pStyle w:val="TableField-Left"/>
              <w:rPr>
                <w:ins w:id="529" w:author="Tuan Yap" w:date="2019-11-26T12:33:00Z"/>
                <w:rFonts w:ascii="Calibri Light" w:hAnsi="Calibri Light" w:cs="Arial"/>
              </w:rPr>
            </w:pPr>
            <w:ins w:id="530" w:author="Tuan Yap" w:date="2019-11-26T12:34:00Z">
              <w:r>
                <w:rPr>
                  <w:rFonts w:ascii="Calibri Light" w:hAnsi="Calibri Light" w:cs="Arial"/>
                </w:rPr>
                <w:t>N/A</w:t>
              </w:r>
            </w:ins>
          </w:p>
        </w:tc>
      </w:tr>
      <w:tr w:rsidR="001C4414" w:rsidRPr="00051345" w14:paraId="7E7B5D7B" w14:textId="77777777" w:rsidTr="00A547D9">
        <w:trPr>
          <w:cantSplit/>
          <w:trHeight w:val="432"/>
          <w:ins w:id="531" w:author="Tuan Yap" w:date="2019-11-26T12:33:00Z"/>
        </w:trPr>
        <w:tc>
          <w:tcPr>
            <w:tcW w:w="2918" w:type="dxa"/>
            <w:vAlign w:val="center"/>
          </w:tcPr>
          <w:p w14:paraId="66DA13D9" w14:textId="3C850EAD" w:rsidR="001C4414" w:rsidRDefault="001C4414" w:rsidP="009E2EB0">
            <w:pPr>
              <w:pStyle w:val="TableField-Left"/>
              <w:rPr>
                <w:ins w:id="532" w:author="Tuan Yap" w:date="2019-11-26T12:33:00Z"/>
                <w:rFonts w:ascii="Calibri Light" w:hAnsi="Calibri Light" w:cs="Arial"/>
              </w:rPr>
            </w:pPr>
            <w:ins w:id="533" w:author="Tuan Yap" w:date="2019-11-26T12:34:00Z">
              <w:r>
                <w:rPr>
                  <w:rFonts w:ascii="Calibri Light" w:hAnsi="Calibri Light" w:cs="Arial"/>
                </w:rPr>
                <w:t>Location Supplement</w:t>
              </w:r>
            </w:ins>
          </w:p>
        </w:tc>
        <w:tc>
          <w:tcPr>
            <w:tcW w:w="1682" w:type="dxa"/>
          </w:tcPr>
          <w:p w14:paraId="57384AC4" w14:textId="111A6A4B" w:rsidR="001C4414" w:rsidRDefault="001C4414" w:rsidP="009E2EB0">
            <w:pPr>
              <w:pStyle w:val="TableField-Left"/>
              <w:rPr>
                <w:ins w:id="534" w:author="Tuan Yap" w:date="2019-11-26T12:33:00Z"/>
                <w:rFonts w:ascii="Calibri Light" w:hAnsi="Calibri Light" w:cs="Arial"/>
              </w:rPr>
            </w:pPr>
            <w:ins w:id="535" w:author="Tuan Yap" w:date="2019-11-26T12:34:00Z">
              <w:r>
                <w:rPr>
                  <w:rFonts w:ascii="Calibri Light" w:hAnsi="Calibri Light" w:cs="Arial"/>
                </w:rPr>
                <w:t>Optional</w:t>
              </w:r>
            </w:ins>
          </w:p>
        </w:tc>
        <w:tc>
          <w:tcPr>
            <w:tcW w:w="4714" w:type="dxa"/>
            <w:vAlign w:val="center"/>
          </w:tcPr>
          <w:p w14:paraId="2599205D" w14:textId="4C12A3B3" w:rsidR="001C4414" w:rsidRDefault="001C4414" w:rsidP="009E2EB0">
            <w:pPr>
              <w:pStyle w:val="TableField-Left"/>
              <w:rPr>
                <w:ins w:id="536" w:author="Tuan Yap" w:date="2019-11-26T12:33:00Z"/>
                <w:rFonts w:ascii="Calibri Light" w:hAnsi="Calibri Light" w:cs="Arial"/>
              </w:rPr>
            </w:pPr>
            <w:ins w:id="537" w:author="Tuan Yap" w:date="2019-11-26T12:34:00Z">
              <w:r>
                <w:rPr>
                  <w:rFonts w:ascii="Calibri Light" w:hAnsi="Calibri Light" w:cs="Arial"/>
                </w:rPr>
                <w:t>N/A</w:t>
              </w:r>
            </w:ins>
          </w:p>
        </w:tc>
      </w:tr>
    </w:tbl>
    <w:p w14:paraId="6CD12910" w14:textId="77777777" w:rsidR="005346D0" w:rsidRPr="00051345" w:rsidRDefault="00C53CB7" w:rsidP="00CB1894">
      <w:pPr>
        <w:pStyle w:val="Heading3"/>
        <w:keepNext/>
        <w:numPr>
          <w:ilvl w:val="2"/>
          <w:numId w:val="5"/>
        </w:numPr>
        <w:tabs>
          <w:tab w:val="left" w:pos="1440"/>
        </w:tabs>
        <w:spacing w:before="120" w:after="120"/>
        <w:rPr>
          <w:rFonts w:ascii="Calibri Light" w:hAnsi="Calibri Light"/>
        </w:rPr>
      </w:pPr>
      <w:bookmarkStart w:id="538" w:name="_Toc509274820"/>
      <w:r w:rsidRPr="00051345">
        <w:rPr>
          <w:rFonts w:ascii="Calibri Light" w:hAnsi="Calibri Light"/>
        </w:rPr>
        <w:t>Billing Overview</w:t>
      </w:r>
      <w:r w:rsidR="00766BF9" w:rsidRPr="00051345">
        <w:rPr>
          <w:rFonts w:ascii="Calibri Light" w:hAnsi="Calibri Light"/>
        </w:rPr>
        <w:t xml:space="preserve"> and Bill Image</w:t>
      </w:r>
      <w:bookmarkEnd w:id="538"/>
    </w:p>
    <w:p w14:paraId="2F212F38" w14:textId="14F679BB" w:rsidR="00C53CB7" w:rsidRPr="00051345" w:rsidRDefault="00044288" w:rsidP="003D525B">
      <w:pPr>
        <w:tabs>
          <w:tab w:val="left" w:pos="1260"/>
        </w:tabs>
        <w:ind w:left="1710" w:hanging="1170"/>
        <w:rPr>
          <w:rFonts w:ascii="Calibri Light" w:hAnsi="Calibri Light"/>
        </w:rPr>
      </w:pPr>
      <w:ins w:id="539" w:author="Tuan Yap" w:date="2019-11-26T12:37:00Z">
        <w:r>
          <w:rPr>
            <w:rFonts w:ascii="Calibri Light" w:hAnsi="Calibri Light"/>
            <w:noProof/>
            <w:color w:val="1F497D"/>
          </w:rPr>
          <mc:AlternateContent>
            <mc:Choice Requires="wps">
              <w:drawing>
                <wp:anchor distT="0" distB="0" distL="114300" distR="114300" simplePos="0" relativeHeight="251664401" behindDoc="0" locked="0" layoutInCell="1" allowOverlap="1" wp14:anchorId="4EA8BEAB" wp14:editId="2EAEC7FB">
                  <wp:simplePos x="0" y="0"/>
                  <wp:positionH relativeFrom="column">
                    <wp:posOffset>4926132</wp:posOffset>
                  </wp:positionH>
                  <wp:positionV relativeFrom="paragraph">
                    <wp:posOffset>253923</wp:posOffset>
                  </wp:positionV>
                  <wp:extent cx="480985" cy="89854"/>
                  <wp:effectExtent l="0" t="0" r="14605" b="24765"/>
                  <wp:wrapNone/>
                  <wp:docPr id="60" name="Rectangle 60"/>
                  <wp:cNvGraphicFramePr/>
                  <a:graphic xmlns:a="http://schemas.openxmlformats.org/drawingml/2006/main">
                    <a:graphicData uri="http://schemas.microsoft.com/office/word/2010/wordprocessingShape">
                      <wps:wsp>
                        <wps:cNvSpPr/>
                        <wps:spPr>
                          <a:xfrm>
                            <a:off x="0" y="0"/>
                            <a:ext cx="480985" cy="8985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72320B" id="Rectangle 60" o:spid="_x0000_s1026" style="position:absolute;margin-left:387.9pt;margin-top:20pt;width:37.85pt;height:7.1pt;z-index:25166440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" fillcolor="white [3212]" strokecolor="white [3212]" strokeweight="2pt"/>
              </w:pict>
            </mc:Fallback>
          </mc:AlternateContent>
        </w:r>
      </w:ins>
      <w:r w:rsidR="00C53CB7" w:rsidRPr="00051345">
        <w:rPr>
          <w:rFonts w:ascii="Calibri Light" w:hAnsi="Calibri Light"/>
          <w:noProof/>
          <w:color w:val="1F497D"/>
        </w:rPr>
        <w:drawing>
          <wp:inline distT="0" distB="0" distL="0" distR="0" wp14:anchorId="24355A4C" wp14:editId="2DD5E988">
            <wp:extent cx="5162550" cy="1575695"/>
            <wp:effectExtent l="0" t="0" r="0" b="5715"/>
            <wp:docPr id="26" name="Picture 26" descr="cid:image003.png@01D3B161.4B45B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png@01D3B161.4B45B54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236969" cy="1598409"/>
                    </a:xfrm>
                    <a:prstGeom prst="rect">
                      <a:avLst/>
                    </a:prstGeom>
                    <a:noFill/>
                    <a:ln>
                      <a:noFill/>
                    </a:ln>
                  </pic:spPr>
                </pic:pic>
              </a:graphicData>
            </a:graphic>
          </wp:inline>
        </w:drawing>
      </w:r>
    </w:p>
    <w:p w14:paraId="271D3A1B" w14:textId="77777777" w:rsidR="00766BF9" w:rsidRPr="00051345" w:rsidRDefault="00766BF9" w:rsidP="00C53CB7">
      <w:pPr>
        <w:tabs>
          <w:tab w:val="left" w:pos="1260"/>
        </w:tabs>
        <w:ind w:left="1980" w:hanging="1170"/>
        <w:rPr>
          <w:rFonts w:ascii="Calibri Light" w:hAnsi="Calibri Light"/>
        </w:rPr>
      </w:pPr>
    </w:p>
    <w:p w14:paraId="274AF195" w14:textId="17EAB018" w:rsidR="00766BF9" w:rsidRPr="00051345" w:rsidRDefault="00717783" w:rsidP="003D525B">
      <w:pPr>
        <w:tabs>
          <w:tab w:val="left" w:pos="1260"/>
        </w:tabs>
        <w:ind w:left="1710" w:hanging="1170"/>
        <w:rPr>
          <w:rFonts w:ascii="Calibri Light" w:hAnsi="Calibri Light"/>
        </w:rPr>
      </w:pPr>
      <w:r>
        <w:rPr>
          <w:noProof/>
        </w:rPr>
        <w:drawing>
          <wp:inline distT="0" distB="0" distL="0" distR="0" wp14:anchorId="21723800" wp14:editId="35DB2314">
            <wp:extent cx="5409565" cy="1142844"/>
            <wp:effectExtent l="0" t="0" r="635" b="635"/>
            <wp:docPr id="50177" name="Picture 5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7031" t="14435" r="41749" b="71038"/>
                    <a:stretch/>
                  </pic:blipFill>
                  <pic:spPr bwMode="auto">
                    <a:xfrm>
                      <a:off x="0" y="0"/>
                      <a:ext cx="5433583" cy="1147918"/>
                    </a:xfrm>
                    <a:prstGeom prst="rect">
                      <a:avLst/>
                    </a:prstGeom>
                    <a:ln>
                      <a:noFill/>
                    </a:ln>
                    <a:extLst>
                      <a:ext uri="{53640926-AAD7-44D8-BBD7-CCE9431645EC}">
                        <a14:shadowObscured xmlns:a14="http://schemas.microsoft.com/office/drawing/2010/main"/>
                      </a:ext>
                    </a:extLst>
                  </pic:spPr>
                </pic:pic>
              </a:graphicData>
            </a:graphic>
          </wp:inline>
        </w:drawing>
      </w:r>
    </w:p>
    <w:p w14:paraId="01229775" w14:textId="77777777" w:rsidR="005346D0" w:rsidRPr="00051345" w:rsidRDefault="005346D0" w:rsidP="003D525B">
      <w:pPr>
        <w:pStyle w:val="Heading3Text"/>
        <w:ind w:left="0" w:firstLine="540"/>
        <w:rPr>
          <w:rFonts w:ascii="Calibri Light" w:hAnsi="Calibri Light"/>
        </w:rPr>
      </w:pPr>
      <w:r w:rsidRPr="00051345">
        <w:rPr>
          <w:rFonts w:ascii="Calibri Light" w:hAnsi="Calibri Light"/>
        </w:rPr>
        <w:t xml:space="preserve">The following data elements will be used by the </w:t>
      </w:r>
      <w:r w:rsidR="00C53CB7" w:rsidRPr="00051345">
        <w:rPr>
          <w:rFonts w:ascii="Calibri Light" w:hAnsi="Calibri Light"/>
        </w:rPr>
        <w:t>Billing Overview</w:t>
      </w:r>
      <w:r w:rsidR="00766BF9" w:rsidRPr="00051345">
        <w:rPr>
          <w:rFonts w:ascii="Calibri Light" w:hAnsi="Calibri Light"/>
        </w:rPr>
        <w:t xml:space="preserve"> and Bill Image</w:t>
      </w:r>
      <w:r w:rsidRPr="00051345">
        <w:rPr>
          <w:rFonts w:ascii="Calibri Light" w:hAnsi="Calibri Light"/>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8"/>
        <w:gridCol w:w="1682"/>
        <w:gridCol w:w="4714"/>
      </w:tblGrid>
      <w:tr w:rsidR="005346D0" w:rsidRPr="00051345" w14:paraId="5DD33269" w14:textId="77777777" w:rsidTr="005346D0">
        <w:trPr>
          <w:cantSplit/>
          <w:trHeight w:val="432"/>
          <w:tblHeader/>
        </w:trPr>
        <w:tc>
          <w:tcPr>
            <w:tcW w:w="2918" w:type="dxa"/>
            <w:tcBorders>
              <w:top w:val="threeDEmboss" w:sz="6" w:space="0" w:color="auto"/>
              <w:bottom w:val="threeDEmboss" w:sz="6" w:space="0" w:color="auto"/>
            </w:tcBorders>
            <w:shd w:val="clear" w:color="auto" w:fill="F9FBAF"/>
            <w:vAlign w:val="center"/>
          </w:tcPr>
          <w:p w14:paraId="27190B11"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Field</w:t>
            </w:r>
          </w:p>
        </w:tc>
        <w:tc>
          <w:tcPr>
            <w:tcW w:w="1682" w:type="dxa"/>
            <w:tcBorders>
              <w:top w:val="threeDEmboss" w:sz="6" w:space="0" w:color="auto"/>
              <w:bottom w:val="threeDEmboss" w:sz="6" w:space="0" w:color="auto"/>
            </w:tcBorders>
            <w:shd w:val="clear" w:color="auto" w:fill="F9FBAF"/>
            <w:vAlign w:val="center"/>
          </w:tcPr>
          <w:p w14:paraId="06CA616C"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Type</w:t>
            </w:r>
          </w:p>
        </w:tc>
        <w:tc>
          <w:tcPr>
            <w:tcW w:w="4714" w:type="dxa"/>
            <w:tcBorders>
              <w:top w:val="threeDEmboss" w:sz="6" w:space="0" w:color="auto"/>
              <w:bottom w:val="threeDEmboss" w:sz="6" w:space="0" w:color="auto"/>
            </w:tcBorders>
            <w:shd w:val="clear" w:color="auto" w:fill="F9FBAF"/>
            <w:vAlign w:val="center"/>
          </w:tcPr>
          <w:p w14:paraId="1D082DD6"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Comments</w:t>
            </w:r>
          </w:p>
        </w:tc>
      </w:tr>
      <w:tr w:rsidR="005346D0" w:rsidRPr="00051345" w14:paraId="1108076B" w14:textId="77777777" w:rsidTr="00766BF9">
        <w:trPr>
          <w:cantSplit/>
          <w:trHeight w:val="432"/>
        </w:trPr>
        <w:tc>
          <w:tcPr>
            <w:tcW w:w="2918" w:type="dxa"/>
            <w:tcBorders>
              <w:top w:val="threeDEmboss" w:sz="6" w:space="0" w:color="auto"/>
            </w:tcBorders>
            <w:vAlign w:val="center"/>
          </w:tcPr>
          <w:p w14:paraId="0A41C92A" w14:textId="77777777" w:rsidR="005346D0" w:rsidRPr="00051345" w:rsidRDefault="00C53CB7" w:rsidP="00A547D9">
            <w:pPr>
              <w:pStyle w:val="TableField-Left"/>
              <w:rPr>
                <w:rFonts w:ascii="Calibri Light" w:hAnsi="Calibri Light" w:cs="Arial"/>
              </w:rPr>
            </w:pPr>
            <w:r w:rsidRPr="00051345">
              <w:rPr>
                <w:rFonts w:ascii="Calibri Light" w:hAnsi="Calibri Light" w:cs="Arial"/>
              </w:rPr>
              <w:t>Invoice Number</w:t>
            </w:r>
          </w:p>
        </w:tc>
        <w:tc>
          <w:tcPr>
            <w:tcW w:w="1682" w:type="dxa"/>
            <w:tcBorders>
              <w:top w:val="threeDEmboss" w:sz="6" w:space="0" w:color="auto"/>
            </w:tcBorders>
            <w:vAlign w:val="center"/>
          </w:tcPr>
          <w:p w14:paraId="18CF1857" w14:textId="77777777" w:rsidR="005346D0" w:rsidRPr="00051345" w:rsidRDefault="00190706" w:rsidP="00A547D9">
            <w:pPr>
              <w:pStyle w:val="TableField-Left"/>
              <w:rPr>
                <w:rFonts w:ascii="Calibri Light" w:hAnsi="Calibri Light" w:cs="Arial"/>
              </w:rPr>
            </w:pPr>
            <w:r w:rsidRPr="00051345">
              <w:rPr>
                <w:rFonts w:ascii="Calibri Light" w:hAnsi="Calibri Light" w:cs="Arial"/>
              </w:rPr>
              <w:t>Display</w:t>
            </w:r>
          </w:p>
        </w:tc>
        <w:tc>
          <w:tcPr>
            <w:tcW w:w="4714" w:type="dxa"/>
            <w:tcBorders>
              <w:top w:val="threeDEmboss" w:sz="6" w:space="0" w:color="auto"/>
            </w:tcBorders>
            <w:vAlign w:val="center"/>
          </w:tcPr>
          <w:p w14:paraId="5BE59167" w14:textId="77777777" w:rsidR="005346D0" w:rsidRPr="00051345" w:rsidRDefault="00A64CBD" w:rsidP="00A547D9">
            <w:pPr>
              <w:pStyle w:val="TableField-Left"/>
              <w:rPr>
                <w:rFonts w:ascii="Calibri Light" w:hAnsi="Calibri Light" w:cs="Arial"/>
              </w:rPr>
            </w:pPr>
            <w:r w:rsidRPr="00051345">
              <w:rPr>
                <w:rFonts w:ascii="Calibri Light" w:hAnsi="Calibri Light" w:cs="Arial"/>
              </w:rPr>
              <w:t>Invoice Number</w:t>
            </w:r>
          </w:p>
        </w:tc>
      </w:tr>
      <w:tr w:rsidR="00190706" w:rsidRPr="00051345" w14:paraId="430F4FD2" w14:textId="77777777" w:rsidTr="0035168C">
        <w:trPr>
          <w:cantSplit/>
          <w:trHeight w:val="432"/>
        </w:trPr>
        <w:tc>
          <w:tcPr>
            <w:tcW w:w="2918" w:type="dxa"/>
            <w:vAlign w:val="center"/>
          </w:tcPr>
          <w:p w14:paraId="7C115608"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Invoice Date</w:t>
            </w:r>
          </w:p>
        </w:tc>
        <w:tc>
          <w:tcPr>
            <w:tcW w:w="1682" w:type="dxa"/>
          </w:tcPr>
          <w:p w14:paraId="401E59A8"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Display</w:t>
            </w:r>
          </w:p>
        </w:tc>
        <w:tc>
          <w:tcPr>
            <w:tcW w:w="4714" w:type="dxa"/>
            <w:vAlign w:val="center"/>
          </w:tcPr>
          <w:p w14:paraId="67625978"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Date invoice was generated</w:t>
            </w:r>
          </w:p>
        </w:tc>
      </w:tr>
      <w:tr w:rsidR="00190706" w:rsidRPr="00051345" w14:paraId="52AC6986" w14:textId="77777777" w:rsidTr="0035168C">
        <w:trPr>
          <w:cantSplit/>
          <w:trHeight w:val="432"/>
        </w:trPr>
        <w:tc>
          <w:tcPr>
            <w:tcW w:w="2918" w:type="dxa"/>
            <w:vAlign w:val="center"/>
          </w:tcPr>
          <w:p w14:paraId="3D761577"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Amount Due</w:t>
            </w:r>
          </w:p>
        </w:tc>
        <w:tc>
          <w:tcPr>
            <w:tcW w:w="1682" w:type="dxa"/>
          </w:tcPr>
          <w:p w14:paraId="76223877"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Display</w:t>
            </w:r>
          </w:p>
        </w:tc>
        <w:tc>
          <w:tcPr>
            <w:tcW w:w="4714" w:type="dxa"/>
            <w:vAlign w:val="center"/>
          </w:tcPr>
          <w:p w14:paraId="19DD1CF4"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Total amount due for invoice</w:t>
            </w:r>
          </w:p>
        </w:tc>
      </w:tr>
      <w:tr w:rsidR="00190706" w:rsidRPr="00051345" w14:paraId="1BADE0B9" w14:textId="77777777" w:rsidTr="0035168C">
        <w:trPr>
          <w:cantSplit/>
          <w:trHeight w:val="432"/>
        </w:trPr>
        <w:tc>
          <w:tcPr>
            <w:tcW w:w="2918" w:type="dxa"/>
            <w:vAlign w:val="center"/>
          </w:tcPr>
          <w:p w14:paraId="3B590BF4"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Due Date</w:t>
            </w:r>
          </w:p>
        </w:tc>
        <w:tc>
          <w:tcPr>
            <w:tcW w:w="1682" w:type="dxa"/>
          </w:tcPr>
          <w:p w14:paraId="622C540C"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Display</w:t>
            </w:r>
          </w:p>
        </w:tc>
        <w:tc>
          <w:tcPr>
            <w:tcW w:w="4714" w:type="dxa"/>
            <w:vAlign w:val="center"/>
          </w:tcPr>
          <w:p w14:paraId="59A14A57"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Date invoice is due</w:t>
            </w:r>
          </w:p>
        </w:tc>
      </w:tr>
      <w:tr w:rsidR="00190706" w:rsidRPr="00051345" w14:paraId="279878F4" w14:textId="77777777" w:rsidTr="0035168C">
        <w:trPr>
          <w:cantSplit/>
          <w:trHeight w:val="432"/>
        </w:trPr>
        <w:tc>
          <w:tcPr>
            <w:tcW w:w="2918" w:type="dxa"/>
            <w:vAlign w:val="center"/>
          </w:tcPr>
          <w:p w14:paraId="7892C902"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Open Amount</w:t>
            </w:r>
          </w:p>
        </w:tc>
        <w:tc>
          <w:tcPr>
            <w:tcW w:w="1682" w:type="dxa"/>
          </w:tcPr>
          <w:p w14:paraId="32364D96"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Display</w:t>
            </w:r>
          </w:p>
        </w:tc>
        <w:tc>
          <w:tcPr>
            <w:tcW w:w="4714" w:type="dxa"/>
            <w:vAlign w:val="center"/>
          </w:tcPr>
          <w:p w14:paraId="684B30B5"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Remaining amount of invoice still due</w:t>
            </w:r>
          </w:p>
        </w:tc>
      </w:tr>
      <w:tr w:rsidR="00190706" w:rsidRPr="00051345" w14:paraId="540B2270" w14:textId="77777777" w:rsidTr="0035168C">
        <w:trPr>
          <w:cantSplit/>
          <w:trHeight w:val="432"/>
        </w:trPr>
        <w:tc>
          <w:tcPr>
            <w:tcW w:w="2918" w:type="dxa"/>
            <w:vAlign w:val="center"/>
          </w:tcPr>
          <w:p w14:paraId="1F650362"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Payments</w:t>
            </w:r>
          </w:p>
        </w:tc>
        <w:tc>
          <w:tcPr>
            <w:tcW w:w="1682" w:type="dxa"/>
          </w:tcPr>
          <w:p w14:paraId="013F78CF"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Display</w:t>
            </w:r>
          </w:p>
        </w:tc>
        <w:tc>
          <w:tcPr>
            <w:tcW w:w="4714" w:type="dxa"/>
            <w:vAlign w:val="center"/>
          </w:tcPr>
          <w:p w14:paraId="7B0A4522"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Payments received towards amount due</w:t>
            </w:r>
          </w:p>
        </w:tc>
      </w:tr>
      <w:tr w:rsidR="00190706" w:rsidRPr="00051345" w14:paraId="0A21B0E1" w14:textId="77777777" w:rsidTr="0035168C">
        <w:trPr>
          <w:cantSplit/>
          <w:trHeight w:val="432"/>
        </w:trPr>
        <w:tc>
          <w:tcPr>
            <w:tcW w:w="2918" w:type="dxa"/>
            <w:vAlign w:val="center"/>
          </w:tcPr>
          <w:p w14:paraId="4A34F615"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Reversed</w:t>
            </w:r>
          </w:p>
        </w:tc>
        <w:tc>
          <w:tcPr>
            <w:tcW w:w="1682" w:type="dxa"/>
          </w:tcPr>
          <w:p w14:paraId="6CD163D6"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Display</w:t>
            </w:r>
          </w:p>
        </w:tc>
        <w:tc>
          <w:tcPr>
            <w:tcW w:w="4714" w:type="dxa"/>
            <w:vAlign w:val="center"/>
          </w:tcPr>
          <w:p w14:paraId="37EFEB46" w14:textId="77777777" w:rsidR="00190706" w:rsidRPr="00051345" w:rsidRDefault="00190706" w:rsidP="00190706">
            <w:pPr>
              <w:pStyle w:val="TableField-Left"/>
              <w:rPr>
                <w:rFonts w:ascii="Calibri Light" w:hAnsi="Calibri Light" w:cs="Arial"/>
              </w:rPr>
            </w:pPr>
            <w:r w:rsidRPr="00051345">
              <w:rPr>
                <w:rFonts w:ascii="Calibri Light" w:hAnsi="Calibri Light" w:cs="Arial"/>
              </w:rPr>
              <w:t>Check box advising if invoice has been reversed</w:t>
            </w:r>
          </w:p>
        </w:tc>
      </w:tr>
    </w:tbl>
    <w:p w14:paraId="498B500D" w14:textId="58A56CB2" w:rsidR="005346D0" w:rsidRPr="00051345" w:rsidRDefault="00766BF9" w:rsidP="00CB1894">
      <w:pPr>
        <w:pStyle w:val="Heading3"/>
        <w:keepNext/>
        <w:numPr>
          <w:ilvl w:val="2"/>
          <w:numId w:val="5"/>
        </w:numPr>
        <w:tabs>
          <w:tab w:val="left" w:pos="1440"/>
        </w:tabs>
        <w:spacing w:before="120" w:after="120"/>
        <w:rPr>
          <w:rFonts w:ascii="Calibri Light" w:hAnsi="Calibri Light"/>
        </w:rPr>
      </w:pPr>
      <w:bookmarkStart w:id="540" w:name="_Toc509274821"/>
      <w:r w:rsidRPr="00051345">
        <w:rPr>
          <w:rFonts w:ascii="Calibri Light" w:hAnsi="Calibri Light"/>
        </w:rPr>
        <w:lastRenderedPageBreak/>
        <w:t>View E-Bill via FOP</w:t>
      </w:r>
      <w:bookmarkEnd w:id="540"/>
      <w:ins w:id="541" w:author="Tuan Yap" w:date="2019-11-26T12:39:00Z">
        <w:r w:rsidR="00044288">
          <w:rPr>
            <w:rFonts w:ascii="Calibri Light" w:hAnsi="Calibri Light"/>
          </w:rPr>
          <w:t xml:space="preserve"> or S/4</w:t>
        </w:r>
      </w:ins>
    </w:p>
    <w:p w14:paraId="008AD1ED" w14:textId="798CB34E" w:rsidR="00766BF9" w:rsidRDefault="00766BF9" w:rsidP="003D525B">
      <w:pPr>
        <w:pStyle w:val="Heading3Text"/>
        <w:ind w:left="540"/>
        <w:rPr>
          <w:ins w:id="542" w:author="Tuan Yap" w:date="2019-11-26T12:41:00Z"/>
          <w:rFonts w:ascii="Calibri Light" w:hAnsi="Calibri Light"/>
        </w:rPr>
      </w:pPr>
      <w:del w:id="543" w:author="Tuan Yap" w:date="2019-11-26T12:38:00Z">
        <w:r w:rsidRPr="00051345" w:rsidDel="00044288">
          <w:rPr>
            <w:rFonts w:ascii="Calibri Light" w:hAnsi="Calibri Light"/>
            <w:noProof/>
            <w:color w:val="1F497D"/>
            <w:lang w:eastAsia="en-US"/>
          </w:rPr>
          <w:drawing>
            <wp:inline distT="0" distB="0" distL="0" distR="0" wp14:anchorId="0750E929" wp14:editId="329460E3">
              <wp:extent cx="5353050" cy="2198411"/>
              <wp:effectExtent l="0" t="0" r="0" b="0"/>
              <wp:docPr id="28" name="Picture 28" descr="cid:image006.png@01D3B162.FF867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6.png@01D3B162.FF8676B0"/>
                      <pic:cNvPicPr>
                        <a:picLocks noChangeAspect="1" noChangeArrowheads="1"/>
                      </pic:cNvPicPr>
                    </pic:nvPicPr>
                    <pic:blipFill>
                      <a:blip r:embed="rId88" r:link="rId89">
                        <a:extLst>
                          <a:ext uri="{28A0092B-C50C-407E-A947-70E740481C1C}">
                            <a14:useLocalDpi xmlns:a14="http://schemas.microsoft.com/office/drawing/2010/main" val="0"/>
                          </a:ext>
                        </a:extLst>
                      </a:blip>
                      <a:srcRect/>
                      <a:stretch>
                        <a:fillRect/>
                      </a:stretch>
                    </pic:blipFill>
                    <pic:spPr bwMode="auto">
                      <a:xfrm>
                        <a:off x="0" y="0"/>
                        <a:ext cx="5370623" cy="2205628"/>
                      </a:xfrm>
                      <a:prstGeom prst="rect">
                        <a:avLst/>
                      </a:prstGeom>
                      <a:noFill/>
                      <a:ln>
                        <a:noFill/>
                      </a:ln>
                    </pic:spPr>
                  </pic:pic>
                </a:graphicData>
              </a:graphic>
            </wp:inline>
          </w:drawing>
        </w:r>
      </w:del>
    </w:p>
    <w:p w14:paraId="255F5C24" w14:textId="25C7C28E" w:rsidR="00044288" w:rsidRPr="00051345" w:rsidRDefault="00044288" w:rsidP="003D525B">
      <w:pPr>
        <w:pStyle w:val="Heading3Text"/>
        <w:ind w:left="540"/>
        <w:rPr>
          <w:rFonts w:ascii="Calibri Light" w:hAnsi="Calibri Light"/>
        </w:rPr>
      </w:pPr>
      <w:r w:rsidRPr="00051345">
        <w:rPr>
          <w:rFonts w:ascii="Calibri Light" w:hAnsi="Calibri Light"/>
          <w:noProof/>
          <w:color w:val="1F497D"/>
          <w:lang w:eastAsia="en-US"/>
        </w:rPr>
        <mc:AlternateContent>
          <mc:Choice Requires="wps">
            <w:drawing>
              <wp:anchor distT="0" distB="0" distL="114300" distR="114300" simplePos="0" relativeHeight="251658240" behindDoc="0" locked="0" layoutInCell="1" allowOverlap="1" wp14:anchorId="19A900D5" wp14:editId="7CE4EDC0">
                <wp:simplePos x="0" y="0"/>
                <wp:positionH relativeFrom="column">
                  <wp:posOffset>443986</wp:posOffset>
                </wp:positionH>
                <wp:positionV relativeFrom="paragraph">
                  <wp:posOffset>2510874</wp:posOffset>
                </wp:positionV>
                <wp:extent cx="480985" cy="184995"/>
                <wp:effectExtent l="0" t="0" r="14605" b="24765"/>
                <wp:wrapNone/>
                <wp:docPr id="31" name="Rectangle 31"/>
                <wp:cNvGraphicFramePr/>
                <a:graphic xmlns:a="http://schemas.openxmlformats.org/drawingml/2006/main">
                  <a:graphicData uri="http://schemas.microsoft.com/office/word/2010/wordprocessingShape">
                    <wps:wsp>
                      <wps:cNvSpPr/>
                      <wps:spPr>
                        <a:xfrm>
                          <a:off x="0" y="0"/>
                          <a:ext cx="480985" cy="1849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97FFF" id="Rectangle 31" o:spid="_x0000_s1026" style="position:absolute;margin-left:34.95pt;margin-top:197.7pt;width:37.85pt;height:14.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" filled="f" strokecolor="red" strokeweight="2pt"/>
            </w:pict>
          </mc:Fallback>
        </mc:AlternateContent>
      </w:r>
      <w:ins w:id="544" w:author="Tuan Yap" w:date="2019-11-26T12:41:00Z">
        <w:r>
          <w:rPr>
            <w:noProof/>
          </w:rPr>
          <w:drawing>
            <wp:inline distT="0" distB="0" distL="0" distR="0" wp14:anchorId="2868A729" wp14:editId="5AA35741">
              <wp:extent cx="5943600" cy="3001010"/>
              <wp:effectExtent l="0" t="0" r="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3001010"/>
                      </a:xfrm>
                      <a:prstGeom prst="rect">
                        <a:avLst/>
                      </a:prstGeom>
                    </pic:spPr>
                  </pic:pic>
                </a:graphicData>
              </a:graphic>
            </wp:inline>
          </w:drawing>
        </w:r>
      </w:ins>
    </w:p>
    <w:p w14:paraId="68A42459" w14:textId="43C2EC1D" w:rsidR="00766BF9" w:rsidRPr="00051345" w:rsidRDefault="00717783" w:rsidP="003D525B">
      <w:pPr>
        <w:pStyle w:val="Heading3Text"/>
        <w:ind w:left="540"/>
        <w:rPr>
          <w:rFonts w:ascii="Calibri Light" w:hAnsi="Calibri Light"/>
        </w:rPr>
      </w:pPr>
      <w:r>
        <w:rPr>
          <w:rFonts w:ascii="Calibri Light" w:hAnsi="Calibri Light"/>
          <w:noProof/>
          <w:color w:val="1F497D"/>
          <w:lang w:eastAsia="en-US"/>
        </w:rPr>
        <w:lastRenderedPageBreak/>
        <mc:AlternateContent>
          <mc:Choice Requires="wps">
            <w:drawing>
              <wp:anchor distT="0" distB="0" distL="114300" distR="114300" simplePos="0" relativeHeight="251658249" behindDoc="0" locked="0" layoutInCell="1" allowOverlap="1" wp14:anchorId="2C1F7939" wp14:editId="0512CCCD">
                <wp:simplePos x="0" y="0"/>
                <wp:positionH relativeFrom="column">
                  <wp:posOffset>363803</wp:posOffset>
                </wp:positionH>
                <wp:positionV relativeFrom="paragraph">
                  <wp:posOffset>4727009</wp:posOffset>
                </wp:positionV>
                <wp:extent cx="1619250" cy="285750"/>
                <wp:effectExtent l="0" t="0" r="19050" b="19050"/>
                <wp:wrapNone/>
                <wp:docPr id="50178" name="Rectangle 50178"/>
                <wp:cNvGraphicFramePr/>
                <a:graphic xmlns:a="http://schemas.openxmlformats.org/drawingml/2006/main">
                  <a:graphicData uri="http://schemas.microsoft.com/office/word/2010/wordprocessingShape">
                    <wps:wsp>
                      <wps:cNvSpPr/>
                      <wps:spPr>
                        <a:xfrm>
                          <a:off x="0" y="0"/>
                          <a:ext cx="1619250" cy="2857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304D76" id="Rectangle 50178" o:spid="_x0000_s1026" style="position:absolute;margin-left:28.65pt;margin-top:372.2pt;width:127.5pt;height:22.5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" filled="f" strokecolor="red" strokeweight="2pt"/>
            </w:pict>
          </mc:Fallback>
        </mc:AlternateContent>
      </w:r>
      <w:del w:id="545" w:author="Tuan Yap" w:date="2019-11-26T12:42:00Z">
        <w:r w:rsidR="00766BF9" w:rsidRPr="00051345" w:rsidDel="00FF1984">
          <w:rPr>
            <w:rFonts w:ascii="Calibri Light" w:hAnsi="Calibri Light"/>
            <w:noProof/>
            <w:color w:val="1F497D"/>
            <w:lang w:eastAsia="en-US"/>
          </w:rPr>
          <w:drawing>
            <wp:inline distT="0" distB="0" distL="0" distR="0" wp14:anchorId="108F202B" wp14:editId="099BBD46">
              <wp:extent cx="3724275" cy="1684020"/>
              <wp:effectExtent l="0" t="0" r="9525" b="0"/>
              <wp:docPr id="29" name="Picture 29" descr="cid:image007.png@01D3B162.FF867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7.png@01D3B162.FF8676B0"/>
                      <pic:cNvPicPr>
                        <a:picLocks noChangeAspect="1" noChangeArrowheads="1"/>
                      </pic:cNvPicPr>
                    </pic:nvPicPr>
                    <pic:blipFill>
                      <a:blip r:embed="rId47" r:link="rId48" cstate="print">
                        <a:extLst>
                          <a:ext uri="{28A0092B-C50C-407E-A947-70E740481C1C}">
                            <a14:useLocalDpi xmlns:a14="http://schemas.microsoft.com/office/drawing/2010/main" val="0"/>
                          </a:ext>
                        </a:extLst>
                      </a:blip>
                      <a:srcRect/>
                      <a:stretch>
                        <a:fillRect/>
                      </a:stretch>
                    </pic:blipFill>
                    <pic:spPr bwMode="auto">
                      <a:xfrm>
                        <a:off x="0" y="0"/>
                        <a:ext cx="3724275" cy="1684020"/>
                      </a:xfrm>
                      <a:prstGeom prst="rect">
                        <a:avLst/>
                      </a:prstGeom>
                      <a:noFill/>
                      <a:ln>
                        <a:noFill/>
                      </a:ln>
                    </pic:spPr>
                  </pic:pic>
                </a:graphicData>
              </a:graphic>
            </wp:inline>
          </w:drawing>
        </w:r>
      </w:del>
      <w:ins w:id="546" w:author="Tuan Yap" w:date="2019-11-26T12:42:00Z">
        <w:r w:rsidR="00FF1984">
          <w:rPr>
            <w:noProof/>
          </w:rPr>
          <w:drawing>
            <wp:inline distT="0" distB="0" distL="0" distR="0" wp14:anchorId="27E8FE43" wp14:editId="184F705E">
              <wp:extent cx="5943600" cy="344424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3444240"/>
                      </a:xfrm>
                      <a:prstGeom prst="rect">
                        <a:avLst/>
                      </a:prstGeom>
                    </pic:spPr>
                  </pic:pic>
                </a:graphicData>
              </a:graphic>
            </wp:inline>
          </w:drawing>
        </w:r>
      </w:ins>
    </w:p>
    <w:p w14:paraId="7C134D76" w14:textId="77777777" w:rsidR="005346D0" w:rsidRPr="00051345" w:rsidRDefault="005346D0" w:rsidP="003D525B">
      <w:pPr>
        <w:pStyle w:val="Heading3Text"/>
        <w:ind w:left="0" w:firstLine="540"/>
        <w:rPr>
          <w:rFonts w:ascii="Calibri Light" w:hAnsi="Calibri Light"/>
        </w:rPr>
      </w:pPr>
      <w:r w:rsidRPr="00051345">
        <w:rPr>
          <w:rFonts w:ascii="Calibri Light" w:hAnsi="Calibri Light"/>
        </w:rPr>
        <w:t xml:space="preserve">The following data elements will be used by the </w:t>
      </w:r>
      <w:r w:rsidR="00766BF9" w:rsidRPr="00051345">
        <w:rPr>
          <w:rFonts w:ascii="Calibri Light" w:hAnsi="Calibri Light"/>
        </w:rPr>
        <w:t>View E-Bill</w:t>
      </w:r>
      <w:r w:rsidRPr="00051345">
        <w:rPr>
          <w:rFonts w:ascii="Calibri Light" w:hAnsi="Calibri Light"/>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8"/>
        <w:gridCol w:w="1682"/>
        <w:gridCol w:w="4714"/>
      </w:tblGrid>
      <w:tr w:rsidR="005346D0" w:rsidRPr="00051345" w14:paraId="04C7554B" w14:textId="77777777" w:rsidTr="005346D0">
        <w:trPr>
          <w:cantSplit/>
          <w:trHeight w:val="432"/>
          <w:tblHeader/>
        </w:trPr>
        <w:tc>
          <w:tcPr>
            <w:tcW w:w="2918" w:type="dxa"/>
            <w:tcBorders>
              <w:top w:val="threeDEmboss" w:sz="6" w:space="0" w:color="auto"/>
              <w:bottom w:val="threeDEmboss" w:sz="6" w:space="0" w:color="auto"/>
            </w:tcBorders>
            <w:shd w:val="clear" w:color="auto" w:fill="F9FBAF"/>
            <w:vAlign w:val="center"/>
          </w:tcPr>
          <w:p w14:paraId="0B8F9916"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Field</w:t>
            </w:r>
          </w:p>
        </w:tc>
        <w:tc>
          <w:tcPr>
            <w:tcW w:w="1682" w:type="dxa"/>
            <w:tcBorders>
              <w:top w:val="threeDEmboss" w:sz="6" w:space="0" w:color="auto"/>
              <w:bottom w:val="threeDEmboss" w:sz="6" w:space="0" w:color="auto"/>
            </w:tcBorders>
            <w:shd w:val="clear" w:color="auto" w:fill="F9FBAF"/>
            <w:vAlign w:val="center"/>
          </w:tcPr>
          <w:p w14:paraId="1EF0A627"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Type</w:t>
            </w:r>
          </w:p>
        </w:tc>
        <w:tc>
          <w:tcPr>
            <w:tcW w:w="4714" w:type="dxa"/>
            <w:tcBorders>
              <w:top w:val="threeDEmboss" w:sz="6" w:space="0" w:color="auto"/>
              <w:bottom w:val="threeDEmboss" w:sz="6" w:space="0" w:color="auto"/>
            </w:tcBorders>
            <w:shd w:val="clear" w:color="auto" w:fill="F9FBAF"/>
            <w:vAlign w:val="center"/>
          </w:tcPr>
          <w:p w14:paraId="1122F2BF" w14:textId="77777777" w:rsidR="005346D0" w:rsidRPr="00051345" w:rsidRDefault="005346D0" w:rsidP="00A547D9">
            <w:pPr>
              <w:pStyle w:val="TableHeader-Left"/>
              <w:rPr>
                <w:rFonts w:ascii="Calibri Light" w:hAnsi="Calibri Light" w:cs="Arial"/>
              </w:rPr>
            </w:pPr>
            <w:r w:rsidRPr="00051345">
              <w:rPr>
                <w:rFonts w:ascii="Calibri Light" w:hAnsi="Calibri Light" w:cs="Arial"/>
              </w:rPr>
              <w:t>Comments</w:t>
            </w:r>
          </w:p>
        </w:tc>
      </w:tr>
      <w:tr w:rsidR="005346D0" w:rsidRPr="00051345" w14:paraId="636F0C49" w14:textId="77777777" w:rsidTr="005346D0">
        <w:trPr>
          <w:cantSplit/>
          <w:trHeight w:val="432"/>
        </w:trPr>
        <w:tc>
          <w:tcPr>
            <w:tcW w:w="2918" w:type="dxa"/>
            <w:tcBorders>
              <w:top w:val="threeDEmboss" w:sz="6" w:space="0" w:color="auto"/>
            </w:tcBorders>
            <w:vAlign w:val="center"/>
          </w:tcPr>
          <w:p w14:paraId="6E1FD1CB" w14:textId="7FD3DD20" w:rsidR="00FF1984" w:rsidRPr="00051345" w:rsidRDefault="00190706" w:rsidP="00A547D9">
            <w:pPr>
              <w:pStyle w:val="TableField-Left"/>
              <w:rPr>
                <w:rFonts w:ascii="Calibri Light" w:hAnsi="Calibri Light" w:cs="Arial"/>
              </w:rPr>
            </w:pPr>
            <w:del w:id="547" w:author="Tuan Yap" w:date="2019-11-26T12:43:00Z">
              <w:r w:rsidRPr="00051345" w:rsidDel="00FF1984">
                <w:rPr>
                  <w:rFonts w:ascii="Calibri Light" w:hAnsi="Calibri Light" w:cs="Arial"/>
                </w:rPr>
                <w:delText>ShpCntrl Alt BP</w:delText>
              </w:r>
            </w:del>
            <w:ins w:id="548" w:author="Tuan Yap" w:date="2019-11-26T12:43:00Z">
              <w:r w:rsidR="00FF1984">
                <w:rPr>
                  <w:rFonts w:ascii="Calibri Light" w:hAnsi="Calibri Light" w:cs="Arial"/>
                </w:rPr>
                <w:t>Send Control GP</w:t>
              </w:r>
            </w:ins>
          </w:p>
        </w:tc>
        <w:tc>
          <w:tcPr>
            <w:tcW w:w="1682" w:type="dxa"/>
            <w:tcBorders>
              <w:top w:val="threeDEmboss" w:sz="6" w:space="0" w:color="auto"/>
            </w:tcBorders>
            <w:vAlign w:val="center"/>
          </w:tcPr>
          <w:p w14:paraId="55C057C0" w14:textId="77777777" w:rsidR="005346D0" w:rsidRPr="00051345" w:rsidRDefault="00190706" w:rsidP="00A547D9">
            <w:pPr>
              <w:pStyle w:val="TableField-Left"/>
              <w:rPr>
                <w:rFonts w:ascii="Calibri Light" w:hAnsi="Calibri Light" w:cs="Arial"/>
              </w:rPr>
            </w:pPr>
            <w:r w:rsidRPr="00051345">
              <w:rPr>
                <w:rFonts w:ascii="Calibri Light" w:hAnsi="Calibri Light" w:cs="Arial"/>
              </w:rPr>
              <w:t>Optional</w:t>
            </w:r>
          </w:p>
        </w:tc>
        <w:tc>
          <w:tcPr>
            <w:tcW w:w="4714" w:type="dxa"/>
            <w:tcBorders>
              <w:top w:val="threeDEmboss" w:sz="6" w:space="0" w:color="auto"/>
            </w:tcBorders>
            <w:vAlign w:val="center"/>
          </w:tcPr>
          <w:p w14:paraId="4EF33618" w14:textId="77777777" w:rsidR="005346D0" w:rsidRPr="00051345" w:rsidRDefault="00190706" w:rsidP="00A547D9">
            <w:pPr>
              <w:pStyle w:val="TableField-Left"/>
              <w:rPr>
                <w:rFonts w:ascii="Calibri Light" w:hAnsi="Calibri Light" w:cs="Arial"/>
              </w:rPr>
            </w:pPr>
            <w:r w:rsidRPr="00051345">
              <w:rPr>
                <w:rFonts w:ascii="Calibri Light" w:hAnsi="Calibri Light" w:cs="Arial"/>
              </w:rPr>
              <w:t>Drop-down list containing E-Bill opt-in</w:t>
            </w:r>
          </w:p>
        </w:tc>
      </w:tr>
    </w:tbl>
    <w:p w14:paraId="5A619748" w14:textId="77777777" w:rsidR="005346D0" w:rsidRPr="00051345" w:rsidRDefault="005346D0" w:rsidP="005346D0">
      <w:pPr>
        <w:pStyle w:val="Heading1Text"/>
        <w:ind w:left="1260"/>
        <w:rPr>
          <w:rFonts w:ascii="Calibri Light" w:hAnsi="Calibri Light" w:cs="Arial"/>
          <w:b/>
          <w:sz w:val="24"/>
        </w:rPr>
      </w:pPr>
    </w:p>
    <w:p w14:paraId="6CF59818" w14:textId="77777777" w:rsidR="00D810DB" w:rsidRDefault="00D810DB" w:rsidP="00CB1894">
      <w:pPr>
        <w:pStyle w:val="Heading1Text"/>
        <w:numPr>
          <w:ilvl w:val="2"/>
          <w:numId w:val="5"/>
        </w:numPr>
        <w:rPr>
          <w:rFonts w:ascii="Calibri Light" w:hAnsi="Calibri Light" w:cs="Arial"/>
          <w:b/>
          <w:sz w:val="24"/>
        </w:rPr>
      </w:pPr>
      <w:r w:rsidRPr="00051345">
        <w:rPr>
          <w:rFonts w:ascii="Calibri Light" w:hAnsi="Calibri Light" w:cs="Arial"/>
          <w:b/>
          <w:sz w:val="24"/>
        </w:rPr>
        <w:t>Source Systems and Data Volumes</w:t>
      </w:r>
      <w:bookmarkEnd w:id="302"/>
    </w:p>
    <w:p w14:paraId="24D8C2FD" w14:textId="77777777" w:rsidR="003D525B" w:rsidRPr="003D525B" w:rsidRDefault="003D525B" w:rsidP="003D525B">
      <w:pPr>
        <w:pStyle w:val="Heading3Text"/>
        <w:ind w:left="720"/>
        <w:rPr>
          <w:rFonts w:ascii="Calibri Light" w:hAnsi="Calibri Light"/>
        </w:rPr>
      </w:pPr>
      <w:r w:rsidRPr="003D525B">
        <w:rPr>
          <w:rFonts w:ascii="Calibri Light" w:hAnsi="Calibri Light"/>
        </w:rPr>
        <w:t>The table below contains the data volumes for bill inquiry received and completed.</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414"/>
        <w:gridCol w:w="1443"/>
        <w:gridCol w:w="1440"/>
        <w:gridCol w:w="1440"/>
        <w:gridCol w:w="1530"/>
      </w:tblGrid>
      <w:tr w:rsidR="00F524B6" w:rsidRPr="00051345" w14:paraId="3093E0B6" w14:textId="77777777" w:rsidTr="00A547D9">
        <w:trPr>
          <w:cantSplit/>
          <w:trHeight w:val="432"/>
          <w:tblHeader/>
        </w:trPr>
        <w:tc>
          <w:tcPr>
            <w:tcW w:w="1414" w:type="dxa"/>
            <w:tcBorders>
              <w:top w:val="threeDEmboss" w:sz="6" w:space="0" w:color="auto"/>
              <w:bottom w:val="threeDEmboss" w:sz="6" w:space="0" w:color="auto"/>
            </w:tcBorders>
            <w:shd w:val="clear" w:color="auto" w:fill="F9FBAF"/>
            <w:vAlign w:val="center"/>
          </w:tcPr>
          <w:p w14:paraId="2ABD178A" w14:textId="77777777" w:rsidR="00F524B6" w:rsidRPr="00051345" w:rsidRDefault="00F524B6" w:rsidP="00A547D9">
            <w:pPr>
              <w:pStyle w:val="TableHeader-Left"/>
              <w:rPr>
                <w:rFonts w:ascii="Calibri Light" w:hAnsi="Calibri Light" w:cs="Arial"/>
              </w:rPr>
            </w:pPr>
            <w:r w:rsidRPr="00051345">
              <w:rPr>
                <w:rFonts w:ascii="Calibri Light" w:hAnsi="Calibri Light" w:cs="Arial"/>
              </w:rPr>
              <w:t>Month</w:t>
            </w:r>
          </w:p>
        </w:tc>
        <w:tc>
          <w:tcPr>
            <w:tcW w:w="1443" w:type="dxa"/>
            <w:tcBorders>
              <w:top w:val="threeDEmboss" w:sz="6" w:space="0" w:color="auto"/>
              <w:bottom w:val="threeDEmboss" w:sz="6" w:space="0" w:color="auto"/>
            </w:tcBorders>
            <w:shd w:val="clear" w:color="auto" w:fill="F9FBAF"/>
            <w:vAlign w:val="center"/>
          </w:tcPr>
          <w:p w14:paraId="333CC261" w14:textId="77777777" w:rsidR="00F524B6" w:rsidRPr="00051345" w:rsidRDefault="00F524B6" w:rsidP="00F524B6">
            <w:pPr>
              <w:pStyle w:val="TableHeader-Left"/>
              <w:jc w:val="center"/>
              <w:rPr>
                <w:rFonts w:ascii="Calibri Light" w:hAnsi="Calibri Light" w:cs="Arial"/>
              </w:rPr>
            </w:pPr>
            <w:r w:rsidRPr="00051345">
              <w:rPr>
                <w:rFonts w:ascii="Calibri Light" w:hAnsi="Calibri Light" w:cs="Arial"/>
              </w:rPr>
              <w:t>BI’s Received</w:t>
            </w:r>
          </w:p>
          <w:p w14:paraId="3CF9D463" w14:textId="77777777" w:rsidR="00F524B6" w:rsidRPr="00051345" w:rsidRDefault="00F524B6" w:rsidP="00F524B6">
            <w:pPr>
              <w:pStyle w:val="TableHeader-Left"/>
              <w:jc w:val="center"/>
              <w:rPr>
                <w:rFonts w:ascii="Calibri Light" w:hAnsi="Calibri Light" w:cs="Arial"/>
              </w:rPr>
            </w:pPr>
            <w:r w:rsidRPr="00051345">
              <w:rPr>
                <w:rFonts w:ascii="Calibri Light" w:hAnsi="Calibri Light" w:cs="Arial"/>
              </w:rPr>
              <w:t>2016</w:t>
            </w:r>
          </w:p>
        </w:tc>
        <w:tc>
          <w:tcPr>
            <w:tcW w:w="1440" w:type="dxa"/>
            <w:tcBorders>
              <w:top w:val="threeDEmboss" w:sz="6" w:space="0" w:color="auto"/>
              <w:bottom w:val="threeDEmboss" w:sz="6" w:space="0" w:color="auto"/>
            </w:tcBorders>
            <w:shd w:val="clear" w:color="auto" w:fill="F9FBAF"/>
          </w:tcPr>
          <w:p w14:paraId="5755A8F0" w14:textId="77777777" w:rsidR="00F524B6" w:rsidRPr="00051345" w:rsidRDefault="00F524B6" w:rsidP="00F524B6">
            <w:pPr>
              <w:pStyle w:val="TableHeader-Left"/>
              <w:jc w:val="center"/>
              <w:rPr>
                <w:rFonts w:ascii="Calibri Light" w:hAnsi="Calibri Light" w:cs="Arial"/>
              </w:rPr>
            </w:pPr>
            <w:r w:rsidRPr="00051345">
              <w:rPr>
                <w:rFonts w:ascii="Calibri Light" w:hAnsi="Calibri Light" w:cs="Arial"/>
              </w:rPr>
              <w:t>BI’s Completed</w:t>
            </w:r>
          </w:p>
          <w:p w14:paraId="0C3EEA43" w14:textId="77777777" w:rsidR="00F524B6" w:rsidRPr="00051345" w:rsidRDefault="00F524B6" w:rsidP="00F524B6">
            <w:pPr>
              <w:pStyle w:val="TableHeader-Left"/>
              <w:jc w:val="center"/>
              <w:rPr>
                <w:rFonts w:ascii="Calibri Light" w:hAnsi="Calibri Light" w:cs="Arial"/>
              </w:rPr>
            </w:pPr>
            <w:r w:rsidRPr="00051345">
              <w:rPr>
                <w:rFonts w:ascii="Calibri Light" w:hAnsi="Calibri Light" w:cs="Arial"/>
              </w:rPr>
              <w:t>2016</w:t>
            </w:r>
          </w:p>
        </w:tc>
        <w:tc>
          <w:tcPr>
            <w:tcW w:w="1440" w:type="dxa"/>
            <w:tcBorders>
              <w:top w:val="threeDEmboss" w:sz="6" w:space="0" w:color="auto"/>
              <w:bottom w:val="threeDEmboss" w:sz="6" w:space="0" w:color="auto"/>
            </w:tcBorders>
            <w:shd w:val="clear" w:color="auto" w:fill="F9FBAF"/>
            <w:vAlign w:val="center"/>
          </w:tcPr>
          <w:p w14:paraId="64ADD578" w14:textId="77777777" w:rsidR="00F524B6" w:rsidRPr="00051345" w:rsidRDefault="00F524B6" w:rsidP="00F524B6">
            <w:pPr>
              <w:pStyle w:val="TableHeader-Left"/>
              <w:jc w:val="center"/>
              <w:rPr>
                <w:rFonts w:ascii="Calibri Light" w:hAnsi="Calibri Light" w:cs="Arial"/>
              </w:rPr>
            </w:pPr>
            <w:r w:rsidRPr="00051345">
              <w:rPr>
                <w:rFonts w:ascii="Calibri Light" w:hAnsi="Calibri Light" w:cs="Arial"/>
              </w:rPr>
              <w:t>BI’s Received</w:t>
            </w:r>
          </w:p>
          <w:p w14:paraId="7BE34138" w14:textId="77777777" w:rsidR="00F524B6" w:rsidRPr="00051345" w:rsidRDefault="00F524B6" w:rsidP="00F524B6">
            <w:pPr>
              <w:pStyle w:val="TableHeader-Left"/>
              <w:jc w:val="center"/>
              <w:rPr>
                <w:rFonts w:ascii="Calibri Light" w:hAnsi="Calibri Light" w:cs="Arial"/>
              </w:rPr>
            </w:pPr>
            <w:r w:rsidRPr="00051345">
              <w:rPr>
                <w:rFonts w:ascii="Calibri Light" w:hAnsi="Calibri Light" w:cs="Arial"/>
              </w:rPr>
              <w:t>2017</w:t>
            </w:r>
          </w:p>
        </w:tc>
        <w:tc>
          <w:tcPr>
            <w:tcW w:w="1530" w:type="dxa"/>
            <w:tcBorders>
              <w:top w:val="threeDEmboss" w:sz="6" w:space="0" w:color="auto"/>
              <w:bottom w:val="threeDEmboss" w:sz="6" w:space="0" w:color="auto"/>
            </w:tcBorders>
            <w:shd w:val="clear" w:color="auto" w:fill="F9FBAF"/>
            <w:vAlign w:val="center"/>
          </w:tcPr>
          <w:p w14:paraId="5849FF5F" w14:textId="77777777" w:rsidR="00F524B6" w:rsidRPr="00051345" w:rsidRDefault="00F524B6" w:rsidP="00F524B6">
            <w:pPr>
              <w:pStyle w:val="TableHeader-Left"/>
              <w:jc w:val="center"/>
              <w:rPr>
                <w:rFonts w:ascii="Calibri Light" w:hAnsi="Calibri Light" w:cs="Arial"/>
              </w:rPr>
            </w:pPr>
            <w:r w:rsidRPr="00051345">
              <w:rPr>
                <w:rFonts w:ascii="Calibri Light" w:hAnsi="Calibri Light" w:cs="Arial"/>
              </w:rPr>
              <w:t>BI’s Completed</w:t>
            </w:r>
          </w:p>
          <w:p w14:paraId="29D6CD6F" w14:textId="77777777" w:rsidR="00F524B6" w:rsidRPr="00051345" w:rsidRDefault="00F524B6" w:rsidP="00F524B6">
            <w:pPr>
              <w:pStyle w:val="TableHeader-Left"/>
              <w:jc w:val="center"/>
              <w:rPr>
                <w:rFonts w:ascii="Calibri Light" w:hAnsi="Calibri Light" w:cs="Arial"/>
              </w:rPr>
            </w:pPr>
            <w:r w:rsidRPr="00051345">
              <w:rPr>
                <w:rFonts w:ascii="Calibri Light" w:hAnsi="Calibri Light" w:cs="Arial"/>
              </w:rPr>
              <w:t>2017</w:t>
            </w:r>
          </w:p>
        </w:tc>
      </w:tr>
      <w:tr w:rsidR="00F524B6" w:rsidRPr="00051345" w14:paraId="37292F2E" w14:textId="77777777" w:rsidTr="00F524B6">
        <w:trPr>
          <w:cantSplit/>
          <w:trHeight w:val="432"/>
        </w:trPr>
        <w:tc>
          <w:tcPr>
            <w:tcW w:w="1414" w:type="dxa"/>
            <w:tcBorders>
              <w:top w:val="threeDEmboss" w:sz="6" w:space="0" w:color="auto"/>
            </w:tcBorders>
            <w:vAlign w:val="center"/>
          </w:tcPr>
          <w:p w14:paraId="3420613D"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January</w:t>
            </w:r>
          </w:p>
        </w:tc>
        <w:tc>
          <w:tcPr>
            <w:tcW w:w="1443" w:type="dxa"/>
            <w:tcBorders>
              <w:top w:val="threeDEmboss" w:sz="6" w:space="0" w:color="auto"/>
            </w:tcBorders>
            <w:vAlign w:val="center"/>
          </w:tcPr>
          <w:p w14:paraId="593F20B3"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1,341</w:t>
            </w:r>
          </w:p>
        </w:tc>
        <w:tc>
          <w:tcPr>
            <w:tcW w:w="1440" w:type="dxa"/>
            <w:tcBorders>
              <w:top w:val="threeDEmboss" w:sz="6" w:space="0" w:color="auto"/>
            </w:tcBorders>
            <w:vAlign w:val="center"/>
          </w:tcPr>
          <w:p w14:paraId="65D64E10"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735</w:t>
            </w:r>
          </w:p>
        </w:tc>
        <w:tc>
          <w:tcPr>
            <w:tcW w:w="1440" w:type="dxa"/>
            <w:tcBorders>
              <w:top w:val="threeDEmboss" w:sz="6" w:space="0" w:color="auto"/>
            </w:tcBorders>
            <w:vAlign w:val="center"/>
          </w:tcPr>
          <w:p w14:paraId="697DB040"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1401</w:t>
            </w:r>
          </w:p>
        </w:tc>
        <w:tc>
          <w:tcPr>
            <w:tcW w:w="1530" w:type="dxa"/>
            <w:tcBorders>
              <w:top w:val="threeDEmboss" w:sz="6" w:space="0" w:color="auto"/>
            </w:tcBorders>
            <w:vAlign w:val="center"/>
          </w:tcPr>
          <w:p w14:paraId="15DF6B6F"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1,146</w:t>
            </w:r>
          </w:p>
        </w:tc>
      </w:tr>
      <w:tr w:rsidR="00F524B6" w:rsidRPr="00051345" w14:paraId="452C74AE" w14:textId="77777777" w:rsidTr="00F524B6">
        <w:trPr>
          <w:cantSplit/>
          <w:trHeight w:val="432"/>
        </w:trPr>
        <w:tc>
          <w:tcPr>
            <w:tcW w:w="1414" w:type="dxa"/>
            <w:vAlign w:val="center"/>
          </w:tcPr>
          <w:p w14:paraId="4203D7D8"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February</w:t>
            </w:r>
          </w:p>
        </w:tc>
        <w:tc>
          <w:tcPr>
            <w:tcW w:w="1443" w:type="dxa"/>
            <w:vAlign w:val="center"/>
          </w:tcPr>
          <w:p w14:paraId="287C5508"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1,246</w:t>
            </w:r>
          </w:p>
        </w:tc>
        <w:tc>
          <w:tcPr>
            <w:tcW w:w="1440" w:type="dxa"/>
            <w:vAlign w:val="center"/>
          </w:tcPr>
          <w:p w14:paraId="44D6EC66"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1,736</w:t>
            </w:r>
          </w:p>
        </w:tc>
        <w:tc>
          <w:tcPr>
            <w:tcW w:w="1440" w:type="dxa"/>
            <w:vAlign w:val="center"/>
          </w:tcPr>
          <w:p w14:paraId="0437CC64"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1,218</w:t>
            </w:r>
          </w:p>
        </w:tc>
        <w:tc>
          <w:tcPr>
            <w:tcW w:w="1530" w:type="dxa"/>
            <w:vAlign w:val="center"/>
          </w:tcPr>
          <w:p w14:paraId="6BA8C8CE"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1,333</w:t>
            </w:r>
          </w:p>
        </w:tc>
      </w:tr>
      <w:tr w:rsidR="00F524B6" w:rsidRPr="00051345" w14:paraId="6F5041F4" w14:textId="77777777" w:rsidTr="00F524B6">
        <w:trPr>
          <w:cantSplit/>
          <w:trHeight w:val="432"/>
        </w:trPr>
        <w:tc>
          <w:tcPr>
            <w:tcW w:w="1414" w:type="dxa"/>
            <w:vAlign w:val="center"/>
          </w:tcPr>
          <w:p w14:paraId="55851C23"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March</w:t>
            </w:r>
          </w:p>
        </w:tc>
        <w:tc>
          <w:tcPr>
            <w:tcW w:w="1443" w:type="dxa"/>
            <w:vAlign w:val="center"/>
          </w:tcPr>
          <w:p w14:paraId="6E955E40"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697</w:t>
            </w:r>
          </w:p>
        </w:tc>
        <w:tc>
          <w:tcPr>
            <w:tcW w:w="1440" w:type="dxa"/>
            <w:vAlign w:val="center"/>
          </w:tcPr>
          <w:p w14:paraId="734DC0E5"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936</w:t>
            </w:r>
          </w:p>
        </w:tc>
        <w:tc>
          <w:tcPr>
            <w:tcW w:w="1440" w:type="dxa"/>
            <w:vAlign w:val="center"/>
          </w:tcPr>
          <w:p w14:paraId="08EE16F1"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986</w:t>
            </w:r>
          </w:p>
        </w:tc>
        <w:tc>
          <w:tcPr>
            <w:tcW w:w="1530" w:type="dxa"/>
            <w:vAlign w:val="center"/>
          </w:tcPr>
          <w:p w14:paraId="30F2D7DF"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1,160</w:t>
            </w:r>
          </w:p>
        </w:tc>
      </w:tr>
      <w:tr w:rsidR="00F524B6" w:rsidRPr="00051345" w14:paraId="7FAB985D" w14:textId="77777777" w:rsidTr="00F524B6">
        <w:trPr>
          <w:cantSplit/>
          <w:trHeight w:val="432"/>
        </w:trPr>
        <w:tc>
          <w:tcPr>
            <w:tcW w:w="1414" w:type="dxa"/>
            <w:vAlign w:val="center"/>
          </w:tcPr>
          <w:p w14:paraId="74FF1377"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lastRenderedPageBreak/>
              <w:t>April</w:t>
            </w:r>
          </w:p>
        </w:tc>
        <w:tc>
          <w:tcPr>
            <w:tcW w:w="1443" w:type="dxa"/>
            <w:vAlign w:val="center"/>
          </w:tcPr>
          <w:p w14:paraId="789AB6BC"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360</w:t>
            </w:r>
          </w:p>
        </w:tc>
        <w:tc>
          <w:tcPr>
            <w:tcW w:w="1440" w:type="dxa"/>
            <w:vAlign w:val="center"/>
          </w:tcPr>
          <w:p w14:paraId="626149E6"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516</w:t>
            </w:r>
          </w:p>
        </w:tc>
        <w:tc>
          <w:tcPr>
            <w:tcW w:w="1440" w:type="dxa"/>
            <w:vAlign w:val="center"/>
          </w:tcPr>
          <w:p w14:paraId="495CE348"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519</w:t>
            </w:r>
          </w:p>
        </w:tc>
        <w:tc>
          <w:tcPr>
            <w:tcW w:w="1530" w:type="dxa"/>
            <w:vAlign w:val="center"/>
          </w:tcPr>
          <w:p w14:paraId="0B881C1F"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515</w:t>
            </w:r>
          </w:p>
        </w:tc>
      </w:tr>
      <w:tr w:rsidR="00F524B6" w:rsidRPr="00051345" w14:paraId="0C2C471E" w14:textId="77777777" w:rsidTr="00F524B6">
        <w:trPr>
          <w:cantSplit/>
          <w:trHeight w:val="432"/>
        </w:trPr>
        <w:tc>
          <w:tcPr>
            <w:tcW w:w="1414" w:type="dxa"/>
            <w:vAlign w:val="center"/>
          </w:tcPr>
          <w:p w14:paraId="75013672"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May</w:t>
            </w:r>
          </w:p>
        </w:tc>
        <w:tc>
          <w:tcPr>
            <w:tcW w:w="1443" w:type="dxa"/>
            <w:vAlign w:val="center"/>
          </w:tcPr>
          <w:p w14:paraId="4A92AD9F"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382</w:t>
            </w:r>
          </w:p>
        </w:tc>
        <w:tc>
          <w:tcPr>
            <w:tcW w:w="1440" w:type="dxa"/>
            <w:vAlign w:val="center"/>
          </w:tcPr>
          <w:p w14:paraId="781B907D"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374</w:t>
            </w:r>
          </w:p>
        </w:tc>
        <w:tc>
          <w:tcPr>
            <w:tcW w:w="1440" w:type="dxa"/>
            <w:vAlign w:val="center"/>
          </w:tcPr>
          <w:p w14:paraId="5483028C"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566</w:t>
            </w:r>
          </w:p>
        </w:tc>
        <w:tc>
          <w:tcPr>
            <w:tcW w:w="1530" w:type="dxa"/>
            <w:vAlign w:val="center"/>
          </w:tcPr>
          <w:p w14:paraId="41058781"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568</w:t>
            </w:r>
          </w:p>
        </w:tc>
      </w:tr>
      <w:tr w:rsidR="00F524B6" w:rsidRPr="00051345" w14:paraId="4513064A" w14:textId="77777777" w:rsidTr="00F524B6">
        <w:trPr>
          <w:cantSplit/>
          <w:trHeight w:val="432"/>
        </w:trPr>
        <w:tc>
          <w:tcPr>
            <w:tcW w:w="1414" w:type="dxa"/>
            <w:vAlign w:val="center"/>
          </w:tcPr>
          <w:p w14:paraId="19B108EA"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June</w:t>
            </w:r>
          </w:p>
        </w:tc>
        <w:tc>
          <w:tcPr>
            <w:tcW w:w="1443" w:type="dxa"/>
            <w:vAlign w:val="center"/>
          </w:tcPr>
          <w:p w14:paraId="37AFC9A2"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478</w:t>
            </w:r>
          </w:p>
        </w:tc>
        <w:tc>
          <w:tcPr>
            <w:tcW w:w="1440" w:type="dxa"/>
            <w:vAlign w:val="center"/>
          </w:tcPr>
          <w:p w14:paraId="6DD71069"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474</w:t>
            </w:r>
          </w:p>
        </w:tc>
        <w:tc>
          <w:tcPr>
            <w:tcW w:w="1440" w:type="dxa"/>
            <w:vAlign w:val="center"/>
          </w:tcPr>
          <w:p w14:paraId="6E9D6DB3"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655</w:t>
            </w:r>
          </w:p>
        </w:tc>
        <w:tc>
          <w:tcPr>
            <w:tcW w:w="1530" w:type="dxa"/>
            <w:vAlign w:val="center"/>
          </w:tcPr>
          <w:p w14:paraId="2886590D"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654</w:t>
            </w:r>
          </w:p>
        </w:tc>
      </w:tr>
      <w:tr w:rsidR="00F524B6" w:rsidRPr="00051345" w14:paraId="24451716" w14:textId="77777777" w:rsidTr="00F524B6">
        <w:trPr>
          <w:cantSplit/>
          <w:trHeight w:val="432"/>
        </w:trPr>
        <w:tc>
          <w:tcPr>
            <w:tcW w:w="1414" w:type="dxa"/>
            <w:vAlign w:val="center"/>
          </w:tcPr>
          <w:p w14:paraId="05E51210"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July</w:t>
            </w:r>
          </w:p>
        </w:tc>
        <w:tc>
          <w:tcPr>
            <w:tcW w:w="1443" w:type="dxa"/>
            <w:vAlign w:val="center"/>
          </w:tcPr>
          <w:p w14:paraId="3FF2A6BC"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744</w:t>
            </w:r>
          </w:p>
        </w:tc>
        <w:tc>
          <w:tcPr>
            <w:tcW w:w="1440" w:type="dxa"/>
            <w:vAlign w:val="center"/>
          </w:tcPr>
          <w:p w14:paraId="5AF3599B"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579</w:t>
            </w:r>
          </w:p>
        </w:tc>
        <w:tc>
          <w:tcPr>
            <w:tcW w:w="1440" w:type="dxa"/>
            <w:vAlign w:val="center"/>
          </w:tcPr>
          <w:p w14:paraId="44C16AF2"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1,081</w:t>
            </w:r>
          </w:p>
        </w:tc>
        <w:tc>
          <w:tcPr>
            <w:tcW w:w="1530" w:type="dxa"/>
            <w:vAlign w:val="center"/>
          </w:tcPr>
          <w:p w14:paraId="4B30A55F"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968</w:t>
            </w:r>
          </w:p>
        </w:tc>
      </w:tr>
      <w:tr w:rsidR="00F524B6" w:rsidRPr="00051345" w14:paraId="29E13433" w14:textId="77777777" w:rsidTr="00F524B6">
        <w:trPr>
          <w:cantSplit/>
          <w:trHeight w:val="432"/>
        </w:trPr>
        <w:tc>
          <w:tcPr>
            <w:tcW w:w="1414" w:type="dxa"/>
            <w:vAlign w:val="center"/>
          </w:tcPr>
          <w:p w14:paraId="09937E36"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August</w:t>
            </w:r>
          </w:p>
        </w:tc>
        <w:tc>
          <w:tcPr>
            <w:tcW w:w="1443" w:type="dxa"/>
            <w:vAlign w:val="center"/>
          </w:tcPr>
          <w:p w14:paraId="7A5DA193"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1,337</w:t>
            </w:r>
          </w:p>
        </w:tc>
        <w:tc>
          <w:tcPr>
            <w:tcW w:w="1440" w:type="dxa"/>
            <w:vAlign w:val="center"/>
          </w:tcPr>
          <w:p w14:paraId="750C7AF0"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1,238</w:t>
            </w:r>
          </w:p>
        </w:tc>
        <w:tc>
          <w:tcPr>
            <w:tcW w:w="1440" w:type="dxa"/>
            <w:vAlign w:val="center"/>
          </w:tcPr>
          <w:p w14:paraId="7AD530CF"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1,632</w:t>
            </w:r>
          </w:p>
        </w:tc>
        <w:tc>
          <w:tcPr>
            <w:tcW w:w="1530" w:type="dxa"/>
            <w:vAlign w:val="center"/>
          </w:tcPr>
          <w:p w14:paraId="5FBE7D7E"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1,581</w:t>
            </w:r>
          </w:p>
        </w:tc>
      </w:tr>
      <w:tr w:rsidR="00F524B6" w:rsidRPr="00051345" w14:paraId="52FC4BB4" w14:textId="77777777" w:rsidTr="00F524B6">
        <w:trPr>
          <w:cantSplit/>
          <w:trHeight w:val="432"/>
        </w:trPr>
        <w:tc>
          <w:tcPr>
            <w:tcW w:w="1414" w:type="dxa"/>
            <w:vAlign w:val="center"/>
          </w:tcPr>
          <w:p w14:paraId="3F9C51CF"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September</w:t>
            </w:r>
          </w:p>
        </w:tc>
        <w:tc>
          <w:tcPr>
            <w:tcW w:w="1443" w:type="dxa"/>
            <w:vAlign w:val="center"/>
          </w:tcPr>
          <w:p w14:paraId="6AFB3E66"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961</w:t>
            </w:r>
          </w:p>
        </w:tc>
        <w:tc>
          <w:tcPr>
            <w:tcW w:w="1440" w:type="dxa"/>
            <w:vAlign w:val="center"/>
          </w:tcPr>
          <w:p w14:paraId="4395C4D8"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1,061</w:t>
            </w:r>
          </w:p>
        </w:tc>
        <w:tc>
          <w:tcPr>
            <w:tcW w:w="1440" w:type="dxa"/>
            <w:vAlign w:val="center"/>
          </w:tcPr>
          <w:p w14:paraId="63AD5A9F"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1,049</w:t>
            </w:r>
          </w:p>
        </w:tc>
        <w:tc>
          <w:tcPr>
            <w:tcW w:w="1530" w:type="dxa"/>
            <w:vAlign w:val="center"/>
          </w:tcPr>
          <w:p w14:paraId="0C7A82E5"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1,090</w:t>
            </w:r>
          </w:p>
        </w:tc>
      </w:tr>
      <w:tr w:rsidR="00F524B6" w:rsidRPr="00051345" w14:paraId="345491B1" w14:textId="77777777" w:rsidTr="00F524B6">
        <w:trPr>
          <w:cantSplit/>
          <w:trHeight w:val="432"/>
        </w:trPr>
        <w:tc>
          <w:tcPr>
            <w:tcW w:w="1414" w:type="dxa"/>
            <w:vAlign w:val="center"/>
          </w:tcPr>
          <w:p w14:paraId="33F1214B"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October</w:t>
            </w:r>
          </w:p>
        </w:tc>
        <w:tc>
          <w:tcPr>
            <w:tcW w:w="1443" w:type="dxa"/>
            <w:vAlign w:val="center"/>
          </w:tcPr>
          <w:p w14:paraId="4496F91C"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536</w:t>
            </w:r>
          </w:p>
        </w:tc>
        <w:tc>
          <w:tcPr>
            <w:tcW w:w="1440" w:type="dxa"/>
            <w:vAlign w:val="center"/>
          </w:tcPr>
          <w:p w14:paraId="6EDF9038"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701</w:t>
            </w:r>
          </w:p>
        </w:tc>
        <w:tc>
          <w:tcPr>
            <w:tcW w:w="1440" w:type="dxa"/>
            <w:vAlign w:val="center"/>
          </w:tcPr>
          <w:p w14:paraId="11ACA783"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904</w:t>
            </w:r>
          </w:p>
        </w:tc>
        <w:tc>
          <w:tcPr>
            <w:tcW w:w="1530" w:type="dxa"/>
            <w:vAlign w:val="center"/>
          </w:tcPr>
          <w:p w14:paraId="27A3071C"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916</w:t>
            </w:r>
          </w:p>
        </w:tc>
      </w:tr>
      <w:tr w:rsidR="00F524B6" w:rsidRPr="00051345" w14:paraId="3895EC93" w14:textId="77777777" w:rsidTr="00F524B6">
        <w:trPr>
          <w:cantSplit/>
          <w:trHeight w:val="432"/>
        </w:trPr>
        <w:tc>
          <w:tcPr>
            <w:tcW w:w="1414" w:type="dxa"/>
            <w:vAlign w:val="center"/>
          </w:tcPr>
          <w:p w14:paraId="2B6608F2"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November</w:t>
            </w:r>
          </w:p>
        </w:tc>
        <w:tc>
          <w:tcPr>
            <w:tcW w:w="1443" w:type="dxa"/>
            <w:vAlign w:val="center"/>
          </w:tcPr>
          <w:p w14:paraId="0471F6FF"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436</w:t>
            </w:r>
          </w:p>
        </w:tc>
        <w:tc>
          <w:tcPr>
            <w:tcW w:w="1440" w:type="dxa"/>
            <w:vAlign w:val="center"/>
          </w:tcPr>
          <w:p w14:paraId="231D4844"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434</w:t>
            </w:r>
          </w:p>
        </w:tc>
        <w:tc>
          <w:tcPr>
            <w:tcW w:w="1440" w:type="dxa"/>
            <w:vAlign w:val="center"/>
          </w:tcPr>
          <w:p w14:paraId="356A11F3"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601</w:t>
            </w:r>
          </w:p>
        </w:tc>
        <w:tc>
          <w:tcPr>
            <w:tcW w:w="1530" w:type="dxa"/>
            <w:vAlign w:val="center"/>
          </w:tcPr>
          <w:p w14:paraId="413F686D"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613</w:t>
            </w:r>
          </w:p>
        </w:tc>
      </w:tr>
      <w:tr w:rsidR="00F524B6" w:rsidRPr="00051345" w14:paraId="21F81B88" w14:textId="77777777" w:rsidTr="00F524B6">
        <w:trPr>
          <w:cantSplit/>
          <w:trHeight w:val="432"/>
        </w:trPr>
        <w:tc>
          <w:tcPr>
            <w:tcW w:w="1414" w:type="dxa"/>
            <w:vAlign w:val="center"/>
          </w:tcPr>
          <w:p w14:paraId="6AA1881C"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December</w:t>
            </w:r>
          </w:p>
        </w:tc>
        <w:tc>
          <w:tcPr>
            <w:tcW w:w="1443" w:type="dxa"/>
            <w:vAlign w:val="center"/>
          </w:tcPr>
          <w:p w14:paraId="51EF89AA"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749</w:t>
            </w:r>
          </w:p>
        </w:tc>
        <w:tc>
          <w:tcPr>
            <w:tcW w:w="1440" w:type="dxa"/>
            <w:vAlign w:val="center"/>
          </w:tcPr>
          <w:p w14:paraId="6D812362"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718</w:t>
            </w:r>
          </w:p>
        </w:tc>
        <w:tc>
          <w:tcPr>
            <w:tcW w:w="1440" w:type="dxa"/>
            <w:vAlign w:val="center"/>
          </w:tcPr>
          <w:p w14:paraId="0E3764A2"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648</w:t>
            </w:r>
          </w:p>
        </w:tc>
        <w:tc>
          <w:tcPr>
            <w:tcW w:w="1530" w:type="dxa"/>
            <w:vAlign w:val="center"/>
          </w:tcPr>
          <w:p w14:paraId="7E1C6268"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684</w:t>
            </w:r>
          </w:p>
        </w:tc>
      </w:tr>
      <w:tr w:rsidR="00F524B6" w:rsidRPr="00051345" w14:paraId="31A41381" w14:textId="77777777" w:rsidTr="00F524B6">
        <w:trPr>
          <w:cantSplit/>
          <w:trHeight w:val="432"/>
        </w:trPr>
        <w:tc>
          <w:tcPr>
            <w:tcW w:w="1414" w:type="dxa"/>
            <w:vAlign w:val="center"/>
          </w:tcPr>
          <w:p w14:paraId="4644EBAD" w14:textId="77777777" w:rsidR="00F524B6" w:rsidRPr="00051345" w:rsidRDefault="00F524B6" w:rsidP="00A547D9">
            <w:pPr>
              <w:pStyle w:val="TableField-Left"/>
              <w:rPr>
                <w:rFonts w:ascii="Calibri Light" w:hAnsi="Calibri Light" w:cs="Arial"/>
                <w:b/>
              </w:rPr>
            </w:pPr>
            <w:r w:rsidRPr="00051345">
              <w:rPr>
                <w:rFonts w:ascii="Calibri Light" w:hAnsi="Calibri Light" w:cs="Arial"/>
                <w:b/>
              </w:rPr>
              <w:t>TOTAL</w:t>
            </w:r>
          </w:p>
        </w:tc>
        <w:tc>
          <w:tcPr>
            <w:tcW w:w="1443" w:type="dxa"/>
            <w:vAlign w:val="center"/>
          </w:tcPr>
          <w:p w14:paraId="5D121952"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9,266</w:t>
            </w:r>
          </w:p>
        </w:tc>
        <w:tc>
          <w:tcPr>
            <w:tcW w:w="1440" w:type="dxa"/>
            <w:vAlign w:val="center"/>
          </w:tcPr>
          <w:p w14:paraId="1A6257F3"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9502</w:t>
            </w:r>
          </w:p>
        </w:tc>
        <w:tc>
          <w:tcPr>
            <w:tcW w:w="1440" w:type="dxa"/>
            <w:vAlign w:val="center"/>
          </w:tcPr>
          <w:p w14:paraId="49D4D41A"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11,260</w:t>
            </w:r>
          </w:p>
        </w:tc>
        <w:tc>
          <w:tcPr>
            <w:tcW w:w="1530" w:type="dxa"/>
            <w:vAlign w:val="center"/>
          </w:tcPr>
          <w:p w14:paraId="04D9C696" w14:textId="77777777" w:rsidR="00F524B6" w:rsidRPr="00051345" w:rsidRDefault="00F524B6" w:rsidP="00A547D9">
            <w:pPr>
              <w:pStyle w:val="TableField-Left"/>
              <w:rPr>
                <w:rFonts w:ascii="Calibri Light" w:hAnsi="Calibri Light" w:cs="Arial"/>
              </w:rPr>
            </w:pPr>
            <w:r w:rsidRPr="00051345">
              <w:rPr>
                <w:rFonts w:ascii="Calibri Light" w:hAnsi="Calibri Light" w:cs="Arial"/>
              </w:rPr>
              <w:t>11,228</w:t>
            </w:r>
          </w:p>
        </w:tc>
      </w:tr>
    </w:tbl>
    <w:p w14:paraId="7E8CF960" w14:textId="77777777" w:rsidR="00F524B6" w:rsidRPr="00051345" w:rsidRDefault="00F524B6" w:rsidP="00752B44">
      <w:pPr>
        <w:pStyle w:val="Heading1Text"/>
        <w:ind w:left="1260"/>
        <w:rPr>
          <w:rFonts w:ascii="Calibri Light" w:hAnsi="Calibri Light" w:cs="Arial"/>
          <w:sz w:val="24"/>
        </w:rPr>
      </w:pPr>
    </w:p>
    <w:p w14:paraId="0147DCF4" w14:textId="77777777" w:rsidR="00E0118B" w:rsidRPr="00051345" w:rsidRDefault="008E1E7A" w:rsidP="00A137A7">
      <w:pPr>
        <w:pStyle w:val="Heading2"/>
      </w:pPr>
      <w:bookmarkStart w:id="549" w:name="_Toc509274822"/>
      <w:r w:rsidRPr="00051345">
        <w:t>Cloud for Customer (C4C)</w:t>
      </w:r>
      <w:r w:rsidR="00E0118B" w:rsidRPr="00051345">
        <w:t xml:space="preserve"> </w:t>
      </w:r>
      <w:bookmarkEnd w:id="292"/>
      <w:bookmarkEnd w:id="293"/>
      <w:r w:rsidR="00584616" w:rsidRPr="00051345">
        <w:t>Integration</w:t>
      </w:r>
      <w:bookmarkEnd w:id="549"/>
    </w:p>
    <w:p w14:paraId="3CF42088" w14:textId="77777777" w:rsidR="00ED3416" w:rsidRPr="00051345" w:rsidRDefault="00E0118B" w:rsidP="00CB1894">
      <w:pPr>
        <w:pStyle w:val="Heading3"/>
        <w:keepNext/>
        <w:numPr>
          <w:ilvl w:val="2"/>
          <w:numId w:val="5"/>
        </w:numPr>
        <w:tabs>
          <w:tab w:val="left" w:pos="1440"/>
        </w:tabs>
        <w:spacing w:before="120" w:after="120"/>
        <w:ind w:left="1440" w:hanging="900"/>
        <w:rPr>
          <w:rFonts w:ascii="Calibri Light" w:hAnsi="Calibri Light"/>
        </w:rPr>
      </w:pPr>
      <w:bookmarkStart w:id="550" w:name="_Toc406588310"/>
      <w:bookmarkStart w:id="551" w:name="_Toc491613818"/>
      <w:bookmarkStart w:id="552" w:name="_Toc509274823"/>
      <w:r w:rsidRPr="00051345">
        <w:rPr>
          <w:rFonts w:ascii="Calibri Light" w:hAnsi="Calibri Light"/>
        </w:rPr>
        <w:t>Processes</w:t>
      </w:r>
      <w:bookmarkEnd w:id="550"/>
      <w:bookmarkEnd w:id="551"/>
      <w:bookmarkEnd w:id="552"/>
    </w:p>
    <w:p w14:paraId="7C90DB78" w14:textId="77777777" w:rsidR="00C253DB" w:rsidRPr="00176EA8" w:rsidRDefault="00ED3416" w:rsidP="00E6524E">
      <w:pPr>
        <w:ind w:left="1440"/>
        <w:rPr>
          <w:rFonts w:ascii="Calibri Light" w:hAnsi="Calibri Light"/>
          <w:sz w:val="20"/>
          <w:szCs w:val="20"/>
        </w:rPr>
      </w:pPr>
      <w:r w:rsidRPr="00176EA8">
        <w:rPr>
          <w:rFonts w:ascii="Calibri Light" w:hAnsi="Calibri Light"/>
          <w:sz w:val="20"/>
          <w:szCs w:val="20"/>
        </w:rPr>
        <w:t>Bill Inquiries can be handled in Hybris C4C and is available for Front Office agents</w:t>
      </w:r>
      <w:r w:rsidR="00E6524E" w:rsidRPr="00176EA8">
        <w:rPr>
          <w:rFonts w:ascii="Calibri Light" w:hAnsi="Calibri Light"/>
          <w:sz w:val="20"/>
          <w:szCs w:val="20"/>
        </w:rPr>
        <w:t xml:space="preserve"> to display, including s</w:t>
      </w:r>
      <w:r w:rsidR="00C253DB" w:rsidRPr="00176EA8">
        <w:rPr>
          <w:rFonts w:ascii="Calibri Light" w:hAnsi="Calibri Light"/>
          <w:sz w:val="20"/>
          <w:szCs w:val="20"/>
        </w:rPr>
        <w:t>earch BP</w:t>
      </w:r>
      <w:r w:rsidR="00E6524E" w:rsidRPr="00176EA8">
        <w:rPr>
          <w:rFonts w:ascii="Calibri Light" w:hAnsi="Calibri Light"/>
          <w:sz w:val="20"/>
          <w:szCs w:val="20"/>
        </w:rPr>
        <w:t>, s</w:t>
      </w:r>
      <w:r w:rsidR="00C253DB" w:rsidRPr="00176EA8">
        <w:rPr>
          <w:rFonts w:ascii="Calibri Light" w:hAnsi="Calibri Light"/>
          <w:sz w:val="20"/>
          <w:szCs w:val="20"/>
        </w:rPr>
        <w:t>earch CA</w:t>
      </w:r>
      <w:r w:rsidR="00E6524E" w:rsidRPr="00176EA8">
        <w:rPr>
          <w:rFonts w:ascii="Calibri Light" w:hAnsi="Calibri Light"/>
          <w:sz w:val="20"/>
          <w:szCs w:val="20"/>
        </w:rPr>
        <w:t>, s</w:t>
      </w:r>
      <w:r w:rsidR="00C253DB" w:rsidRPr="00176EA8">
        <w:rPr>
          <w:rFonts w:ascii="Calibri Light" w:hAnsi="Calibri Light"/>
          <w:sz w:val="20"/>
          <w:szCs w:val="20"/>
        </w:rPr>
        <w:t>earch Premise</w:t>
      </w:r>
      <w:r w:rsidR="00E6524E" w:rsidRPr="00176EA8">
        <w:rPr>
          <w:rFonts w:ascii="Calibri Light" w:hAnsi="Calibri Light"/>
          <w:sz w:val="20"/>
          <w:szCs w:val="20"/>
        </w:rPr>
        <w:t>, B</w:t>
      </w:r>
      <w:r w:rsidR="00C253DB" w:rsidRPr="00176EA8">
        <w:rPr>
          <w:rFonts w:ascii="Calibri Light" w:hAnsi="Calibri Light"/>
          <w:sz w:val="20"/>
          <w:szCs w:val="20"/>
        </w:rPr>
        <w:t>illing Overview</w:t>
      </w:r>
      <w:r w:rsidR="00526951" w:rsidRPr="00176EA8">
        <w:rPr>
          <w:rFonts w:ascii="Calibri Light" w:hAnsi="Calibri Light"/>
          <w:sz w:val="20"/>
          <w:szCs w:val="20"/>
        </w:rPr>
        <w:t>, Bill Image, E-Bill and Service Orders</w:t>
      </w:r>
    </w:p>
    <w:p w14:paraId="5C407CA2" w14:textId="77777777" w:rsidR="003D525B" w:rsidRPr="00051345" w:rsidRDefault="003D525B" w:rsidP="00E6524E">
      <w:pPr>
        <w:ind w:left="1440"/>
        <w:rPr>
          <w:rFonts w:ascii="Calibri Light" w:hAnsi="Calibri Light"/>
          <w:highlight w:val="yellow"/>
        </w:rPr>
      </w:pPr>
    </w:p>
    <w:p w14:paraId="30FA3E60" w14:textId="77777777" w:rsidR="00E0118B" w:rsidRPr="00051345" w:rsidRDefault="00C253DB" w:rsidP="00CB1894">
      <w:pPr>
        <w:pStyle w:val="Heading3"/>
        <w:keepNext/>
        <w:numPr>
          <w:ilvl w:val="2"/>
          <w:numId w:val="5"/>
        </w:numPr>
        <w:tabs>
          <w:tab w:val="left" w:pos="1440"/>
        </w:tabs>
        <w:spacing w:before="120" w:after="120"/>
        <w:ind w:left="1440" w:hanging="900"/>
        <w:rPr>
          <w:rFonts w:ascii="Calibri Light" w:hAnsi="Calibri Light"/>
        </w:rPr>
      </w:pPr>
      <w:bookmarkStart w:id="553" w:name="_Toc406588311"/>
      <w:bookmarkStart w:id="554" w:name="_Toc491613819"/>
      <w:bookmarkStart w:id="555" w:name="_Toc509274824"/>
      <w:r w:rsidRPr="00051345">
        <w:rPr>
          <w:rFonts w:ascii="Calibri Light" w:hAnsi="Calibri Light"/>
        </w:rPr>
        <w:t xml:space="preserve">Hybris </w:t>
      </w:r>
      <w:r w:rsidR="00337129" w:rsidRPr="00051345">
        <w:rPr>
          <w:rFonts w:ascii="Calibri Light" w:hAnsi="Calibri Light"/>
        </w:rPr>
        <w:t xml:space="preserve">C4C </w:t>
      </w:r>
      <w:r w:rsidR="00E0118B" w:rsidRPr="00051345">
        <w:rPr>
          <w:rFonts w:ascii="Calibri Light" w:hAnsi="Calibri Light"/>
        </w:rPr>
        <w:t>Views</w:t>
      </w:r>
      <w:bookmarkEnd w:id="553"/>
      <w:bookmarkEnd w:id="554"/>
      <w:bookmarkEnd w:id="555"/>
    </w:p>
    <w:p w14:paraId="0B37B575" w14:textId="77777777" w:rsidR="008B6DEC" w:rsidRPr="00051345" w:rsidRDefault="00526951" w:rsidP="00CB1894">
      <w:pPr>
        <w:pStyle w:val="Heading3TextBulleted"/>
        <w:numPr>
          <w:ilvl w:val="0"/>
          <w:numId w:val="14"/>
        </w:numPr>
        <w:rPr>
          <w:rFonts w:ascii="Calibri Light" w:hAnsi="Calibri Light"/>
        </w:rPr>
      </w:pPr>
      <w:r w:rsidRPr="00051345">
        <w:rPr>
          <w:rFonts w:ascii="Calibri Light" w:hAnsi="Calibri Light"/>
        </w:rPr>
        <w:t>Search BP</w:t>
      </w:r>
    </w:p>
    <w:p w14:paraId="7338EF0A" w14:textId="77777777" w:rsidR="00526951" w:rsidRPr="00051345" w:rsidRDefault="00526951" w:rsidP="00CB1894">
      <w:pPr>
        <w:pStyle w:val="Heading3TextBulleted"/>
        <w:numPr>
          <w:ilvl w:val="0"/>
          <w:numId w:val="14"/>
        </w:numPr>
        <w:rPr>
          <w:rFonts w:ascii="Calibri Light" w:hAnsi="Calibri Light"/>
        </w:rPr>
      </w:pPr>
      <w:r w:rsidRPr="00051345">
        <w:rPr>
          <w:rFonts w:ascii="Calibri Light" w:hAnsi="Calibri Light"/>
        </w:rPr>
        <w:t>Search CA</w:t>
      </w:r>
    </w:p>
    <w:p w14:paraId="6A3752E8" w14:textId="77777777" w:rsidR="00526951" w:rsidRPr="00051345" w:rsidRDefault="00526951" w:rsidP="00CB1894">
      <w:pPr>
        <w:pStyle w:val="Heading3TextBulleted"/>
        <w:numPr>
          <w:ilvl w:val="0"/>
          <w:numId w:val="14"/>
        </w:numPr>
        <w:rPr>
          <w:rFonts w:ascii="Calibri Light" w:hAnsi="Calibri Light"/>
        </w:rPr>
      </w:pPr>
      <w:r w:rsidRPr="00051345">
        <w:rPr>
          <w:rFonts w:ascii="Calibri Light" w:hAnsi="Calibri Light"/>
        </w:rPr>
        <w:t>Search Premise</w:t>
      </w:r>
    </w:p>
    <w:p w14:paraId="67748D48" w14:textId="77777777" w:rsidR="00526951" w:rsidRPr="00051345" w:rsidRDefault="00526951" w:rsidP="00CB1894">
      <w:pPr>
        <w:pStyle w:val="Heading3TextBulleted"/>
        <w:numPr>
          <w:ilvl w:val="0"/>
          <w:numId w:val="14"/>
        </w:numPr>
        <w:rPr>
          <w:rFonts w:ascii="Calibri Light" w:hAnsi="Calibri Light"/>
        </w:rPr>
      </w:pPr>
      <w:r w:rsidRPr="00051345">
        <w:rPr>
          <w:rFonts w:ascii="Calibri Light" w:hAnsi="Calibri Light"/>
        </w:rPr>
        <w:t>Billing Overview</w:t>
      </w:r>
    </w:p>
    <w:p w14:paraId="7D5CFEC9" w14:textId="77777777" w:rsidR="00526951" w:rsidRPr="00051345" w:rsidRDefault="00526951" w:rsidP="00CB1894">
      <w:pPr>
        <w:pStyle w:val="Heading3TextBulleted"/>
        <w:numPr>
          <w:ilvl w:val="0"/>
          <w:numId w:val="14"/>
        </w:numPr>
        <w:rPr>
          <w:rFonts w:ascii="Calibri Light" w:hAnsi="Calibri Light"/>
        </w:rPr>
      </w:pPr>
      <w:r w:rsidRPr="00051345">
        <w:rPr>
          <w:rFonts w:ascii="Calibri Light" w:hAnsi="Calibri Light"/>
        </w:rPr>
        <w:t>Bill Image</w:t>
      </w:r>
    </w:p>
    <w:p w14:paraId="73A759FB" w14:textId="77777777" w:rsidR="00526951" w:rsidRPr="00051345" w:rsidRDefault="00526951" w:rsidP="00CB1894">
      <w:pPr>
        <w:pStyle w:val="Heading3TextBulleted"/>
        <w:numPr>
          <w:ilvl w:val="0"/>
          <w:numId w:val="14"/>
        </w:numPr>
        <w:rPr>
          <w:rFonts w:ascii="Calibri Light" w:hAnsi="Calibri Light"/>
        </w:rPr>
      </w:pPr>
      <w:r w:rsidRPr="00051345">
        <w:rPr>
          <w:rFonts w:ascii="Calibri Light" w:hAnsi="Calibri Light"/>
        </w:rPr>
        <w:t>View E-Bill via FOP</w:t>
      </w:r>
    </w:p>
    <w:p w14:paraId="7633E0DA" w14:textId="77777777" w:rsidR="00526951" w:rsidRDefault="00526951" w:rsidP="00CB1894">
      <w:pPr>
        <w:pStyle w:val="Heading3TextBulleted"/>
        <w:numPr>
          <w:ilvl w:val="0"/>
          <w:numId w:val="14"/>
        </w:numPr>
        <w:rPr>
          <w:rFonts w:ascii="Calibri Light" w:hAnsi="Calibri Light"/>
        </w:rPr>
      </w:pPr>
      <w:r w:rsidRPr="00051345">
        <w:rPr>
          <w:rFonts w:ascii="Calibri Light" w:hAnsi="Calibri Light"/>
        </w:rPr>
        <w:t>Service Orders</w:t>
      </w:r>
    </w:p>
    <w:p w14:paraId="3F45EFF9" w14:textId="77777777" w:rsidR="003D525B" w:rsidRPr="00051345" w:rsidRDefault="003D525B" w:rsidP="003D525B">
      <w:pPr>
        <w:pStyle w:val="Heading3TextBulleted"/>
        <w:numPr>
          <w:ilvl w:val="0"/>
          <w:numId w:val="0"/>
        </w:numPr>
        <w:ind w:left="2160"/>
        <w:rPr>
          <w:rFonts w:ascii="Calibri Light" w:hAnsi="Calibri Light"/>
        </w:rPr>
      </w:pPr>
    </w:p>
    <w:p w14:paraId="79140922" w14:textId="77777777" w:rsidR="00E0118B" w:rsidRPr="00051345" w:rsidRDefault="00ED2274" w:rsidP="00CB1894">
      <w:pPr>
        <w:pStyle w:val="Heading3"/>
        <w:keepNext/>
        <w:numPr>
          <w:ilvl w:val="2"/>
          <w:numId w:val="5"/>
        </w:numPr>
        <w:tabs>
          <w:tab w:val="left" w:pos="1440"/>
        </w:tabs>
        <w:spacing w:before="120" w:after="120"/>
        <w:ind w:left="1440" w:hanging="900"/>
        <w:rPr>
          <w:rFonts w:ascii="Calibri Light" w:hAnsi="Calibri Light"/>
        </w:rPr>
      </w:pPr>
      <w:bookmarkStart w:id="556" w:name="_Toc509274825"/>
      <w:r w:rsidRPr="00051345">
        <w:rPr>
          <w:rFonts w:ascii="Calibri Light" w:hAnsi="Calibri Light"/>
        </w:rPr>
        <w:t>Activities</w:t>
      </w:r>
      <w:bookmarkEnd w:id="556"/>
    </w:p>
    <w:p w14:paraId="10AF49DA" w14:textId="679AB2D1" w:rsidR="003F6D38" w:rsidRPr="00051345" w:rsidRDefault="003F6D38" w:rsidP="003F6D38">
      <w:pPr>
        <w:pStyle w:val="Heading3TextBulleted"/>
        <w:numPr>
          <w:ilvl w:val="0"/>
          <w:numId w:val="0"/>
        </w:numPr>
        <w:ind w:left="1440"/>
        <w:rPr>
          <w:rFonts w:ascii="Calibri Light" w:hAnsi="Calibri Light"/>
        </w:rPr>
      </w:pPr>
      <w:r w:rsidRPr="00051345">
        <w:rPr>
          <w:rFonts w:ascii="Calibri Light" w:hAnsi="Calibri Light"/>
        </w:rPr>
        <w:t>An Activity will be created by the CCC or BCD representative manually whenever there is a Bill Inquiry regardless if the bill inquiry is resolved or not. The content that is captured in the Activity long text varies in different Bill Inquiry scenarios</w:t>
      </w:r>
      <w:r w:rsidR="006A72D1" w:rsidRPr="00051345">
        <w:rPr>
          <w:rFonts w:ascii="Calibri Light" w:hAnsi="Calibri Light"/>
        </w:rPr>
        <w:t xml:space="preserve">. </w:t>
      </w:r>
      <w:hyperlink r:id="rId92" w:history="1">
        <w:r w:rsidR="00D57D67" w:rsidRPr="007553E6">
          <w:rPr>
            <w:rStyle w:val="Hyperlink"/>
            <w:rFonts w:ascii="Calibri Light" w:hAnsi="Calibri Light"/>
          </w:rPr>
          <w:t>Refer to Customer Interaction BPD Call Disposition Type &amp; Sub Type</w:t>
        </w:r>
      </w:hyperlink>
    </w:p>
    <w:p w14:paraId="39A2CB08" w14:textId="77777777" w:rsidR="003D525B" w:rsidRPr="00051345" w:rsidRDefault="003D525B" w:rsidP="00EF097B">
      <w:pPr>
        <w:pStyle w:val="Heading3TextBulleted"/>
        <w:numPr>
          <w:ilvl w:val="0"/>
          <w:numId w:val="0"/>
        </w:numPr>
        <w:rPr>
          <w:rFonts w:ascii="Calibri Light" w:hAnsi="Calibri Light"/>
        </w:rPr>
      </w:pPr>
    </w:p>
    <w:p w14:paraId="3553D377" w14:textId="77777777" w:rsidR="00E0118B" w:rsidRPr="00051345" w:rsidRDefault="00E0118B" w:rsidP="00A137A7">
      <w:pPr>
        <w:pStyle w:val="Heading2"/>
      </w:pPr>
      <w:bookmarkStart w:id="557" w:name="_Toc406588313"/>
      <w:bookmarkStart w:id="558" w:name="_Toc491613821"/>
      <w:bookmarkStart w:id="559" w:name="_Toc509274826"/>
      <w:r w:rsidRPr="00051345">
        <w:lastRenderedPageBreak/>
        <w:t>Exception Management Requirement</w:t>
      </w:r>
      <w:bookmarkEnd w:id="557"/>
      <w:bookmarkEnd w:id="558"/>
      <w:r w:rsidR="001D4212" w:rsidRPr="00051345">
        <w:t>s</w:t>
      </w:r>
      <w:bookmarkEnd w:id="559"/>
    </w:p>
    <w:p w14:paraId="6BE442BC" w14:textId="77777777" w:rsidR="00FD04BB" w:rsidRPr="00051345" w:rsidRDefault="00FD04BB" w:rsidP="00FD04BB">
      <w:pPr>
        <w:pStyle w:val="Heading2TextBulleted"/>
        <w:numPr>
          <w:ilvl w:val="0"/>
          <w:numId w:val="0"/>
        </w:numPr>
        <w:ind w:left="720"/>
        <w:rPr>
          <w:rFonts w:ascii="Calibri Light" w:hAnsi="Calibri Light" w:cs="Arial"/>
        </w:rPr>
      </w:pPr>
      <w:bookmarkStart w:id="560" w:name="_Toc406588314"/>
      <w:bookmarkStart w:id="561" w:name="_Toc491613822"/>
      <w:r w:rsidRPr="00051345">
        <w:rPr>
          <w:rFonts w:ascii="Calibri Light" w:hAnsi="Calibri Light" w:cs="Arial"/>
        </w:rPr>
        <w:t xml:space="preserve">This section outlines a high level description of each BPEM Case or other user workflow items (such as “Tickets” used by Front Office) used to route work requests between business areas.   The companion document for this section which outlines the detail of each case is documented in APSE on the </w:t>
      </w:r>
      <w:hyperlink r:id="rId93" w:history="1">
        <w:r w:rsidRPr="00051345">
          <w:rPr>
            <w:rStyle w:val="Hyperlink"/>
            <w:rFonts w:ascii="Calibri Light" w:hAnsi="Calibri Light" w:cs="Arial"/>
          </w:rPr>
          <w:t>Exception Case Template General Document #8</w:t>
        </w:r>
      </w:hyperlink>
      <w:r w:rsidRPr="00051345">
        <w:rPr>
          <w:rFonts w:ascii="Calibri Light" w:hAnsi="Calibri Light" w:cs="Arial"/>
        </w:rPr>
        <w:t xml:space="preserve">.  </w:t>
      </w:r>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367"/>
        <w:gridCol w:w="1739"/>
        <w:gridCol w:w="1578"/>
        <w:gridCol w:w="2013"/>
      </w:tblGrid>
      <w:tr w:rsidR="00FD04BB" w:rsidRPr="00051345" w14:paraId="0A216DD0" w14:textId="77777777" w:rsidTr="002F48DB">
        <w:trPr>
          <w:cantSplit/>
          <w:trHeight w:val="432"/>
          <w:tblHeader/>
        </w:trPr>
        <w:tc>
          <w:tcPr>
            <w:tcW w:w="4367" w:type="dxa"/>
            <w:tcBorders>
              <w:top w:val="threeDEmboss" w:sz="6" w:space="0" w:color="auto"/>
              <w:bottom w:val="threeDEmboss" w:sz="6" w:space="0" w:color="auto"/>
            </w:tcBorders>
            <w:shd w:val="clear" w:color="auto" w:fill="F9FBAF"/>
            <w:vAlign w:val="center"/>
          </w:tcPr>
          <w:p w14:paraId="2EE12394" w14:textId="77777777" w:rsidR="00FD04BB" w:rsidRPr="00051345" w:rsidRDefault="00FD04BB" w:rsidP="00661E2B">
            <w:pPr>
              <w:pStyle w:val="TableHeader-Left"/>
              <w:rPr>
                <w:rFonts w:ascii="Calibri Light" w:hAnsi="Calibri Light" w:cs="Arial"/>
              </w:rPr>
            </w:pPr>
            <w:r w:rsidRPr="00051345">
              <w:rPr>
                <w:rFonts w:ascii="Calibri Light" w:hAnsi="Calibri Light" w:cs="Arial"/>
              </w:rPr>
              <w:t>User Exception Scenario / Description</w:t>
            </w:r>
          </w:p>
        </w:tc>
        <w:tc>
          <w:tcPr>
            <w:tcW w:w="1739" w:type="dxa"/>
            <w:tcBorders>
              <w:top w:val="threeDEmboss" w:sz="6" w:space="0" w:color="auto"/>
              <w:bottom w:val="threeDEmboss" w:sz="6" w:space="0" w:color="auto"/>
            </w:tcBorders>
            <w:shd w:val="clear" w:color="auto" w:fill="F9FBAF"/>
            <w:vAlign w:val="center"/>
          </w:tcPr>
          <w:p w14:paraId="0E1EB338" w14:textId="77777777" w:rsidR="00FD04BB" w:rsidRPr="00051345" w:rsidRDefault="00FD04BB" w:rsidP="00661E2B">
            <w:pPr>
              <w:pStyle w:val="TableHeader-Left"/>
              <w:rPr>
                <w:rFonts w:ascii="Calibri Light" w:hAnsi="Calibri Light" w:cs="Arial"/>
              </w:rPr>
            </w:pPr>
            <w:r w:rsidRPr="00051345">
              <w:rPr>
                <w:rFonts w:ascii="Calibri Light" w:hAnsi="Calibri Light" w:cs="Arial"/>
              </w:rPr>
              <w:t>User Group</w:t>
            </w:r>
          </w:p>
        </w:tc>
        <w:tc>
          <w:tcPr>
            <w:tcW w:w="1578" w:type="dxa"/>
            <w:tcBorders>
              <w:top w:val="threeDEmboss" w:sz="6" w:space="0" w:color="auto"/>
              <w:bottom w:val="threeDEmboss" w:sz="6" w:space="0" w:color="auto"/>
            </w:tcBorders>
            <w:shd w:val="clear" w:color="auto" w:fill="F9FBAF"/>
            <w:vAlign w:val="center"/>
          </w:tcPr>
          <w:p w14:paraId="4ACE25A3" w14:textId="77777777" w:rsidR="00FD04BB" w:rsidRPr="00051345" w:rsidRDefault="00FD04BB" w:rsidP="00661E2B">
            <w:pPr>
              <w:pStyle w:val="TableHeader-Left"/>
              <w:jc w:val="center"/>
              <w:rPr>
                <w:rFonts w:ascii="Calibri Light" w:hAnsi="Calibri Light" w:cs="Arial"/>
              </w:rPr>
            </w:pPr>
            <w:r w:rsidRPr="00051345">
              <w:rPr>
                <w:rFonts w:ascii="Calibri Light" w:hAnsi="Calibri Light" w:cs="Arial"/>
              </w:rPr>
              <w:t>Initiated by</w:t>
            </w:r>
          </w:p>
        </w:tc>
        <w:tc>
          <w:tcPr>
            <w:tcW w:w="2013" w:type="dxa"/>
            <w:tcBorders>
              <w:top w:val="threeDEmboss" w:sz="6" w:space="0" w:color="auto"/>
              <w:bottom w:val="threeDEmboss" w:sz="6" w:space="0" w:color="auto"/>
            </w:tcBorders>
            <w:shd w:val="clear" w:color="auto" w:fill="F9FBAF"/>
            <w:vAlign w:val="center"/>
          </w:tcPr>
          <w:p w14:paraId="6186C431" w14:textId="77777777" w:rsidR="00FD04BB" w:rsidRPr="00051345" w:rsidRDefault="00FD04BB" w:rsidP="00661E2B">
            <w:pPr>
              <w:pStyle w:val="TableHeader-Left"/>
              <w:rPr>
                <w:rFonts w:ascii="Calibri Light" w:hAnsi="Calibri Light" w:cs="Arial"/>
              </w:rPr>
            </w:pPr>
            <w:r w:rsidRPr="00051345">
              <w:rPr>
                <w:rFonts w:ascii="Calibri Light" w:hAnsi="Calibri Light" w:cs="Arial"/>
              </w:rPr>
              <w:t>Work Distribution</w:t>
            </w:r>
          </w:p>
        </w:tc>
      </w:tr>
      <w:tr w:rsidR="003D525B" w:rsidRPr="00051345" w14:paraId="51F0DA94" w14:textId="77777777" w:rsidTr="002F48DB">
        <w:trPr>
          <w:cantSplit/>
          <w:trHeight w:val="432"/>
        </w:trPr>
        <w:tc>
          <w:tcPr>
            <w:tcW w:w="4367" w:type="dxa"/>
            <w:vAlign w:val="center"/>
          </w:tcPr>
          <w:p w14:paraId="3F7E6827" w14:textId="5714E798" w:rsidR="003D525B" w:rsidRPr="00051345" w:rsidRDefault="002F48DB" w:rsidP="003D525B">
            <w:pPr>
              <w:pStyle w:val="TableField-Left"/>
              <w:rPr>
                <w:rFonts w:ascii="Calibri Light" w:hAnsi="Calibri Light" w:cs="Arial"/>
              </w:rPr>
            </w:pPr>
            <w:r>
              <w:rPr>
                <w:rFonts w:ascii="Calibri Light" w:hAnsi="Calibri Light" w:cs="Arial"/>
              </w:rPr>
              <w:t>Refer to Exception Case worksheet.</w:t>
            </w:r>
          </w:p>
        </w:tc>
        <w:tc>
          <w:tcPr>
            <w:tcW w:w="1739" w:type="dxa"/>
            <w:vAlign w:val="center"/>
          </w:tcPr>
          <w:p w14:paraId="6F6E84B8" w14:textId="789C6EA0" w:rsidR="003D525B" w:rsidRPr="00051345" w:rsidRDefault="003D525B" w:rsidP="003D525B">
            <w:pPr>
              <w:pStyle w:val="TableField-Left"/>
              <w:rPr>
                <w:rFonts w:ascii="Calibri Light" w:hAnsi="Calibri Light" w:cs="Arial"/>
              </w:rPr>
            </w:pPr>
          </w:p>
        </w:tc>
        <w:tc>
          <w:tcPr>
            <w:tcW w:w="1578" w:type="dxa"/>
            <w:vAlign w:val="center"/>
          </w:tcPr>
          <w:p w14:paraId="7DE67DE7" w14:textId="373C51CC" w:rsidR="003D525B" w:rsidRPr="00051345" w:rsidRDefault="003D525B" w:rsidP="003D525B">
            <w:pPr>
              <w:pStyle w:val="TableField-Left"/>
              <w:rPr>
                <w:rFonts w:ascii="Calibri Light" w:hAnsi="Calibri Light" w:cs="Arial"/>
              </w:rPr>
            </w:pPr>
          </w:p>
        </w:tc>
        <w:tc>
          <w:tcPr>
            <w:tcW w:w="2013" w:type="dxa"/>
            <w:vAlign w:val="center"/>
          </w:tcPr>
          <w:p w14:paraId="0E78F8E3" w14:textId="3FD9A145" w:rsidR="003D525B" w:rsidRPr="00051345" w:rsidRDefault="003D525B" w:rsidP="003D525B">
            <w:pPr>
              <w:pStyle w:val="TableField-Left"/>
              <w:rPr>
                <w:rFonts w:ascii="Calibri Light" w:hAnsi="Calibri Light" w:cs="Arial"/>
              </w:rPr>
            </w:pPr>
          </w:p>
        </w:tc>
      </w:tr>
    </w:tbl>
    <w:p w14:paraId="4118924C" w14:textId="518141FE" w:rsidR="00FD04BB" w:rsidRPr="00051345" w:rsidRDefault="00FD04BB" w:rsidP="00FD04BB">
      <w:pPr>
        <w:rPr>
          <w:rFonts w:ascii="Calibri Light" w:hAnsi="Calibri Light" w:cs="Arial"/>
        </w:rPr>
      </w:pPr>
    </w:p>
    <w:p w14:paraId="66B141C0" w14:textId="77777777" w:rsidR="00E0118B" w:rsidRPr="00051345" w:rsidRDefault="00E0118B" w:rsidP="00A137A7">
      <w:pPr>
        <w:pStyle w:val="Heading2"/>
      </w:pPr>
      <w:bookmarkStart w:id="562" w:name="_Toc509274827"/>
      <w:r w:rsidRPr="00051345">
        <w:t>Process Risks and Mitigation</w:t>
      </w:r>
      <w:bookmarkEnd w:id="560"/>
      <w:bookmarkEnd w:id="561"/>
      <w:bookmarkEnd w:id="562"/>
    </w:p>
    <w:tbl>
      <w:tblPr>
        <w:tblW w:w="9458"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467"/>
        <w:gridCol w:w="4991"/>
      </w:tblGrid>
      <w:tr w:rsidR="008D4802" w14:paraId="1B801F25" w14:textId="77777777" w:rsidTr="008D4802">
        <w:trPr>
          <w:cantSplit/>
          <w:trHeight w:val="432"/>
          <w:tblHeader/>
        </w:trPr>
        <w:tc>
          <w:tcPr>
            <w:tcW w:w="4467" w:type="dxa"/>
            <w:tcBorders>
              <w:top w:val="threeDEmboss" w:sz="6" w:space="0" w:color="auto"/>
              <w:left w:val="threeDEmboss" w:sz="6" w:space="0" w:color="auto"/>
              <w:bottom w:val="threeDEmboss" w:sz="6" w:space="0" w:color="auto"/>
              <w:right w:val="single" w:sz="6" w:space="0" w:color="auto"/>
            </w:tcBorders>
            <w:shd w:val="clear" w:color="auto" w:fill="F9FBAF"/>
            <w:vAlign w:val="center"/>
            <w:hideMark/>
          </w:tcPr>
          <w:p w14:paraId="1A2BB56C" w14:textId="77777777" w:rsidR="008D4802" w:rsidRPr="008D4802" w:rsidRDefault="008D4802">
            <w:pPr>
              <w:pStyle w:val="TableHeader-Left"/>
              <w:rPr>
                <w:rFonts w:ascii="Calibri Light" w:hAnsi="Calibri Light" w:cs="Arial"/>
                <w:szCs w:val="20"/>
                <w:lang w:val="de-CH"/>
              </w:rPr>
            </w:pPr>
            <w:r w:rsidRPr="008D4802">
              <w:rPr>
                <w:rFonts w:ascii="Calibri Light" w:hAnsi="Calibri Light" w:cs="Arial"/>
                <w:szCs w:val="20"/>
                <w:lang w:val="de-CH"/>
              </w:rPr>
              <w:t>Risk Statement</w:t>
            </w:r>
          </w:p>
        </w:tc>
        <w:tc>
          <w:tcPr>
            <w:tcW w:w="4991" w:type="dxa"/>
            <w:tcBorders>
              <w:top w:val="threeDEmboss" w:sz="6" w:space="0" w:color="auto"/>
              <w:left w:val="single" w:sz="6" w:space="0" w:color="auto"/>
              <w:bottom w:val="threeDEmboss" w:sz="6" w:space="0" w:color="auto"/>
              <w:right w:val="threeDEmboss" w:sz="6" w:space="0" w:color="auto"/>
            </w:tcBorders>
            <w:shd w:val="clear" w:color="auto" w:fill="F9FBAF"/>
            <w:hideMark/>
          </w:tcPr>
          <w:p w14:paraId="19DBACC7" w14:textId="77777777" w:rsidR="008D4802" w:rsidRPr="008D4802" w:rsidRDefault="008D4802">
            <w:pPr>
              <w:pStyle w:val="TableHeader-Left"/>
              <w:rPr>
                <w:rFonts w:ascii="Calibri Light" w:hAnsi="Calibri Light" w:cs="Arial"/>
                <w:szCs w:val="20"/>
                <w:lang w:val="de-CH"/>
              </w:rPr>
            </w:pPr>
            <w:r w:rsidRPr="008D4802">
              <w:rPr>
                <w:rFonts w:ascii="Calibri Light" w:hAnsi="Calibri Light" w:cs="Arial"/>
                <w:szCs w:val="20"/>
                <w:lang w:val="de-CH"/>
              </w:rPr>
              <w:t>Mitigation</w:t>
            </w:r>
          </w:p>
        </w:tc>
      </w:tr>
      <w:tr w:rsidR="008D4802" w14:paraId="01C6FA12" w14:textId="77777777" w:rsidTr="008D4802">
        <w:trPr>
          <w:cantSplit/>
          <w:trHeight w:val="432"/>
        </w:trPr>
        <w:tc>
          <w:tcPr>
            <w:tcW w:w="4467" w:type="dxa"/>
            <w:tcBorders>
              <w:top w:val="threeDEmboss" w:sz="6" w:space="0" w:color="auto"/>
              <w:left w:val="threeDEmboss" w:sz="6" w:space="0" w:color="auto"/>
              <w:bottom w:val="threeDEmboss" w:sz="6" w:space="0" w:color="auto"/>
              <w:right w:val="single" w:sz="6" w:space="0" w:color="auto"/>
            </w:tcBorders>
            <w:vAlign w:val="center"/>
          </w:tcPr>
          <w:p w14:paraId="5EDFD25F" w14:textId="4B967E66" w:rsidR="008D4802" w:rsidRDefault="008D4802">
            <w:pPr>
              <w:pStyle w:val="TableField-Left"/>
              <w:rPr>
                <w:rFonts w:ascii="Calibri Light" w:hAnsi="Calibri Light" w:cs="Arial"/>
              </w:rPr>
            </w:pPr>
            <w:r w:rsidRPr="00176EA8">
              <w:rPr>
                <w:rFonts w:ascii="Calibri Light" w:hAnsi="Calibri Light" w:cs="Arial"/>
              </w:rPr>
              <w:t xml:space="preserve">The option available for rate analysis could be limited due to the features offered by Hybris C4C and </w:t>
            </w:r>
            <w:proofErr w:type="spellStart"/>
            <w:r w:rsidRPr="00176EA8">
              <w:rPr>
                <w:rFonts w:ascii="Calibri Light" w:hAnsi="Calibri Light" w:cs="Arial"/>
              </w:rPr>
              <w:t>GridX</w:t>
            </w:r>
            <w:proofErr w:type="spellEnd"/>
            <w:r w:rsidRPr="00176EA8">
              <w:rPr>
                <w:rFonts w:ascii="Calibri Light" w:hAnsi="Calibri Light" w:cs="Arial"/>
              </w:rPr>
              <w:t>. The features of these functionalities are unknown at the moment and SCE is decommissioning of current rate analysis tools</w:t>
            </w:r>
            <w:r>
              <w:rPr>
                <w:rFonts w:ascii="Calibri Light" w:hAnsi="Calibri Light" w:cs="Arial"/>
              </w:rPr>
              <w:t>.</w:t>
            </w:r>
          </w:p>
          <w:p w14:paraId="4DF5CC2D" w14:textId="3AB63AEC" w:rsidR="008D4802" w:rsidRPr="008D4802" w:rsidRDefault="008D4802">
            <w:pPr>
              <w:pStyle w:val="TableField-Left"/>
              <w:rPr>
                <w:rFonts w:ascii="Calibri Light" w:hAnsi="Calibri Light" w:cs="Arial"/>
                <w:lang w:val="de-CH"/>
              </w:rPr>
            </w:pPr>
          </w:p>
        </w:tc>
        <w:tc>
          <w:tcPr>
            <w:tcW w:w="4991" w:type="dxa"/>
            <w:tcBorders>
              <w:top w:val="threeDEmboss" w:sz="6" w:space="0" w:color="auto"/>
              <w:left w:val="single" w:sz="6" w:space="0" w:color="auto"/>
              <w:bottom w:val="threeDEmboss" w:sz="6" w:space="0" w:color="auto"/>
              <w:right w:val="threeDEmboss" w:sz="6" w:space="0" w:color="auto"/>
            </w:tcBorders>
          </w:tcPr>
          <w:p w14:paraId="7B7CE76B" w14:textId="47732CDC" w:rsidR="008D4802" w:rsidRPr="008D4802" w:rsidRDefault="008D4802">
            <w:pPr>
              <w:pStyle w:val="TableField-Left"/>
              <w:rPr>
                <w:rFonts w:ascii="Calibri Light" w:hAnsi="Calibri Light" w:cs="Arial"/>
                <w:lang w:val="de-CH"/>
              </w:rPr>
            </w:pPr>
            <w:r w:rsidRPr="00176EA8">
              <w:rPr>
                <w:rFonts w:ascii="Calibri Light" w:hAnsi="Calibri Light" w:cs="Arial"/>
              </w:rPr>
              <w:t>Utilize worksheet to manually carry out rate analysis</w:t>
            </w:r>
            <w:r>
              <w:rPr>
                <w:rFonts w:ascii="Calibri Light" w:hAnsi="Calibri Light" w:cs="Arial"/>
              </w:rPr>
              <w:t>.</w:t>
            </w:r>
          </w:p>
        </w:tc>
      </w:tr>
      <w:tr w:rsidR="008D4802" w14:paraId="06320194" w14:textId="77777777" w:rsidTr="008D4802">
        <w:trPr>
          <w:cantSplit/>
          <w:trHeight w:val="432"/>
        </w:trPr>
        <w:tc>
          <w:tcPr>
            <w:tcW w:w="4467" w:type="dxa"/>
            <w:tcBorders>
              <w:top w:val="threeDEmboss" w:sz="6" w:space="0" w:color="auto"/>
              <w:left w:val="threeDEmboss" w:sz="6" w:space="0" w:color="auto"/>
              <w:bottom w:val="threeDEmboss" w:sz="6" w:space="0" w:color="auto"/>
              <w:right w:val="single" w:sz="6" w:space="0" w:color="auto"/>
            </w:tcBorders>
            <w:vAlign w:val="center"/>
          </w:tcPr>
          <w:p w14:paraId="677BDA81" w14:textId="157A83B2" w:rsidR="008D4802" w:rsidRDefault="008D4802">
            <w:pPr>
              <w:pStyle w:val="TableField-Left"/>
              <w:rPr>
                <w:rFonts w:ascii="Calibri Light" w:hAnsi="Calibri Light" w:cs="Arial"/>
              </w:rPr>
            </w:pPr>
            <w:r w:rsidRPr="00176EA8">
              <w:rPr>
                <w:rFonts w:ascii="Calibri Light" w:hAnsi="Calibri Light" w:cs="Arial"/>
              </w:rPr>
              <w:t>If a SPOC tool is not available to view MyAccount information and support MyAccount related admin function, there is a risk to need to create more Ticket/BPEM to investigate and resolve customer inquiry</w:t>
            </w:r>
            <w:r>
              <w:rPr>
                <w:rFonts w:ascii="Calibri Light" w:hAnsi="Calibri Light" w:cs="Arial"/>
              </w:rPr>
              <w:t>.</w:t>
            </w:r>
          </w:p>
          <w:p w14:paraId="717021A5" w14:textId="14397A30" w:rsidR="008D4802" w:rsidRPr="00176EA8" w:rsidRDefault="008D4802">
            <w:pPr>
              <w:pStyle w:val="TableField-Left"/>
              <w:rPr>
                <w:rFonts w:ascii="Calibri Light" w:hAnsi="Calibri Light" w:cs="Arial"/>
              </w:rPr>
            </w:pPr>
          </w:p>
        </w:tc>
        <w:tc>
          <w:tcPr>
            <w:tcW w:w="4991" w:type="dxa"/>
            <w:tcBorders>
              <w:top w:val="threeDEmboss" w:sz="6" w:space="0" w:color="auto"/>
              <w:left w:val="single" w:sz="6" w:space="0" w:color="auto"/>
              <w:bottom w:val="threeDEmboss" w:sz="6" w:space="0" w:color="auto"/>
              <w:right w:val="threeDEmboss" w:sz="6" w:space="0" w:color="auto"/>
            </w:tcBorders>
          </w:tcPr>
          <w:p w14:paraId="75C79F2A" w14:textId="6EDC9F66" w:rsidR="008D4802" w:rsidRPr="00176EA8" w:rsidRDefault="008D4802">
            <w:pPr>
              <w:pStyle w:val="TableField-Left"/>
              <w:rPr>
                <w:rFonts w:ascii="Calibri Light" w:hAnsi="Calibri Light" w:cs="Arial"/>
              </w:rPr>
            </w:pPr>
            <w:r w:rsidRPr="00176EA8">
              <w:rPr>
                <w:rFonts w:ascii="Calibri Light" w:hAnsi="Calibri Light" w:cs="Arial"/>
              </w:rPr>
              <w:t>Increase resources because SCE needs to manually collect the billing and usage information then complete a manual analysis to determine potential recommendation for the customer or identify rebill requirement based on findings</w:t>
            </w:r>
            <w:r>
              <w:rPr>
                <w:rFonts w:ascii="Calibri Light" w:hAnsi="Calibri Light" w:cs="Arial"/>
              </w:rPr>
              <w:t>.</w:t>
            </w:r>
          </w:p>
        </w:tc>
      </w:tr>
      <w:tr w:rsidR="008D4802" w14:paraId="1E8B3E40" w14:textId="77777777" w:rsidTr="008D4802">
        <w:trPr>
          <w:cantSplit/>
          <w:trHeight w:val="432"/>
        </w:trPr>
        <w:tc>
          <w:tcPr>
            <w:tcW w:w="4467" w:type="dxa"/>
            <w:tcBorders>
              <w:top w:val="threeDEmboss" w:sz="6" w:space="0" w:color="auto"/>
              <w:left w:val="threeDEmboss" w:sz="6" w:space="0" w:color="auto"/>
              <w:bottom w:val="threeDEmboss" w:sz="6" w:space="0" w:color="auto"/>
              <w:right w:val="single" w:sz="6" w:space="0" w:color="auto"/>
            </w:tcBorders>
            <w:vAlign w:val="center"/>
          </w:tcPr>
          <w:p w14:paraId="4E0E8EF9" w14:textId="1F8FB8F5" w:rsidR="008D4802" w:rsidRDefault="008D4802">
            <w:pPr>
              <w:pStyle w:val="TableField-Left"/>
              <w:rPr>
                <w:rFonts w:ascii="Calibri Light" w:hAnsi="Calibri Light"/>
              </w:rPr>
            </w:pPr>
            <w:r>
              <w:rPr>
                <w:rFonts w:ascii="Calibri Light" w:hAnsi="Calibri Light"/>
              </w:rPr>
              <w:t>If the enhancement for billing determinate comparison view is not accepted, the BI team will need to send most inquiry to back office for analysis which will reduce customer satisfaction and increase operation handling and cost.</w:t>
            </w:r>
          </w:p>
          <w:p w14:paraId="035838A8" w14:textId="05B00DD0" w:rsidR="008D4802" w:rsidRPr="00176EA8" w:rsidRDefault="008D4802">
            <w:pPr>
              <w:pStyle w:val="TableField-Left"/>
              <w:rPr>
                <w:rFonts w:ascii="Calibri Light" w:hAnsi="Calibri Light" w:cs="Arial"/>
              </w:rPr>
            </w:pPr>
          </w:p>
        </w:tc>
        <w:tc>
          <w:tcPr>
            <w:tcW w:w="4991" w:type="dxa"/>
            <w:tcBorders>
              <w:top w:val="threeDEmboss" w:sz="6" w:space="0" w:color="auto"/>
              <w:left w:val="single" w:sz="6" w:space="0" w:color="auto"/>
              <w:bottom w:val="threeDEmboss" w:sz="6" w:space="0" w:color="auto"/>
              <w:right w:val="threeDEmboss" w:sz="6" w:space="0" w:color="auto"/>
            </w:tcBorders>
          </w:tcPr>
          <w:p w14:paraId="6A8229D2" w14:textId="00FC6EBD" w:rsidR="008D4802" w:rsidRPr="00176EA8" w:rsidRDefault="008D4802">
            <w:pPr>
              <w:pStyle w:val="TableField-Left"/>
              <w:rPr>
                <w:rFonts w:ascii="Calibri Light" w:hAnsi="Calibri Light" w:cs="Arial"/>
              </w:rPr>
            </w:pPr>
            <w:r>
              <w:rPr>
                <w:rFonts w:ascii="Calibri Light" w:hAnsi="Calibri Light"/>
              </w:rPr>
              <w:t xml:space="preserve">Increase resources because SCE needs to manually collect the billing and usage information then complete a manual analysis to determine potential </w:t>
            </w:r>
            <w:r w:rsidRPr="00176EA8">
              <w:rPr>
                <w:rFonts w:ascii="Calibri Light" w:hAnsi="Calibri Light" w:cs="Arial"/>
              </w:rPr>
              <w:t>recommendation</w:t>
            </w:r>
            <w:r>
              <w:rPr>
                <w:rFonts w:ascii="Calibri Light" w:hAnsi="Calibri Light"/>
              </w:rPr>
              <w:t xml:space="preserve"> for the customer or identify rebill requirement based on findings.</w:t>
            </w:r>
          </w:p>
        </w:tc>
      </w:tr>
    </w:tbl>
    <w:p w14:paraId="7087C659" w14:textId="77777777" w:rsidR="008D4802" w:rsidRDefault="008D4802" w:rsidP="008D4802">
      <w:pPr>
        <w:pStyle w:val="Heading2Text"/>
        <w:ind w:left="1080"/>
        <w:rPr>
          <w:rFonts w:ascii="Calibri Light" w:hAnsi="Calibri Light" w:cs="Arial"/>
        </w:rPr>
      </w:pPr>
    </w:p>
    <w:p w14:paraId="29AB1D7A" w14:textId="77777777" w:rsidR="00E0118B" w:rsidRPr="00051345" w:rsidRDefault="00E0118B" w:rsidP="00A137A7">
      <w:pPr>
        <w:pStyle w:val="Heading2"/>
      </w:pPr>
      <w:bookmarkStart w:id="563" w:name="_Toc406588315"/>
      <w:bookmarkStart w:id="564" w:name="_Toc491613823"/>
      <w:bookmarkStart w:id="565" w:name="_Toc509274828"/>
      <w:r w:rsidRPr="00051345">
        <w:t>Key Performance Indicators</w:t>
      </w:r>
      <w:bookmarkEnd w:id="563"/>
      <w:bookmarkEnd w:id="564"/>
      <w:bookmarkEnd w:id="565"/>
    </w:p>
    <w:p w14:paraId="2496A970" w14:textId="77777777" w:rsidR="00E0118B" w:rsidRPr="00051345" w:rsidRDefault="00E0118B" w:rsidP="00E0118B">
      <w:pPr>
        <w:pStyle w:val="Heading2Text"/>
        <w:rPr>
          <w:rFonts w:ascii="Calibri Light" w:hAnsi="Calibri Light" w:cs="Arial"/>
        </w:rPr>
      </w:pPr>
      <w:r w:rsidRPr="00051345">
        <w:rPr>
          <w:rFonts w:ascii="Calibri Light" w:hAnsi="Calibri Light" w:cs="Arial"/>
        </w:rPr>
        <w:t xml:space="preserve">The following have been identified as KPI’s at </w:t>
      </w:r>
      <w:r w:rsidR="004B7224" w:rsidRPr="00051345">
        <w:rPr>
          <w:rFonts w:ascii="Calibri Light" w:hAnsi="Calibri Light" w:cs="Arial"/>
        </w:rPr>
        <w:t>Southern California Edison</w:t>
      </w:r>
      <w:r w:rsidRPr="00051345">
        <w:rPr>
          <w:rFonts w:ascii="Calibri Light" w:hAnsi="Calibri Light" w:cs="Arial"/>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051345" w14:paraId="2038831E" w14:textId="77777777" w:rsidTr="00D75481">
        <w:trPr>
          <w:cantSplit/>
          <w:trHeight w:val="432"/>
          <w:tblHeader/>
        </w:trPr>
        <w:tc>
          <w:tcPr>
            <w:tcW w:w="1818" w:type="dxa"/>
            <w:tcBorders>
              <w:top w:val="threeDEmboss" w:sz="6" w:space="0" w:color="auto"/>
              <w:bottom w:val="threeDEmboss" w:sz="6" w:space="0" w:color="auto"/>
            </w:tcBorders>
            <w:shd w:val="clear" w:color="auto" w:fill="F9FBAF"/>
            <w:vAlign w:val="center"/>
          </w:tcPr>
          <w:p w14:paraId="42EEF88A" w14:textId="77777777" w:rsidR="00D75481" w:rsidRPr="00051345" w:rsidRDefault="00D75481" w:rsidP="0035091A">
            <w:pPr>
              <w:pStyle w:val="TableHeader-Left"/>
              <w:rPr>
                <w:rFonts w:ascii="Calibri Light" w:hAnsi="Calibri Light" w:cs="Arial"/>
              </w:rPr>
            </w:pPr>
            <w:r w:rsidRPr="00051345">
              <w:rPr>
                <w:rFonts w:ascii="Calibri Light" w:hAnsi="Calibri Light" w:cs="Arial"/>
              </w:rPr>
              <w:t>Measured KPI</w:t>
            </w:r>
          </w:p>
        </w:tc>
        <w:tc>
          <w:tcPr>
            <w:tcW w:w="3211" w:type="dxa"/>
            <w:tcBorders>
              <w:top w:val="threeDEmboss" w:sz="6" w:space="0" w:color="auto"/>
              <w:bottom w:val="threeDEmboss" w:sz="6" w:space="0" w:color="auto"/>
            </w:tcBorders>
            <w:shd w:val="clear" w:color="auto" w:fill="F9FBAF"/>
            <w:vAlign w:val="center"/>
          </w:tcPr>
          <w:p w14:paraId="64C1B194" w14:textId="77777777" w:rsidR="00D75481" w:rsidRPr="00051345" w:rsidRDefault="00D75481" w:rsidP="0035091A">
            <w:pPr>
              <w:pStyle w:val="TableHeader-Left"/>
              <w:rPr>
                <w:rFonts w:ascii="Calibri Light" w:hAnsi="Calibri Light" w:cs="Arial"/>
              </w:rPr>
            </w:pPr>
            <w:r w:rsidRPr="00051345">
              <w:rPr>
                <w:rFonts w:ascii="Calibri Light" w:hAnsi="Calibri Light" w:cs="Arial"/>
              </w:rPr>
              <w:t>Description</w:t>
            </w:r>
          </w:p>
        </w:tc>
        <w:tc>
          <w:tcPr>
            <w:tcW w:w="2556" w:type="dxa"/>
            <w:tcBorders>
              <w:top w:val="threeDEmboss" w:sz="6" w:space="0" w:color="auto"/>
              <w:bottom w:val="threeDEmboss" w:sz="6" w:space="0" w:color="auto"/>
            </w:tcBorders>
            <w:shd w:val="clear" w:color="auto" w:fill="F9FBAF"/>
            <w:vAlign w:val="center"/>
          </w:tcPr>
          <w:p w14:paraId="75C666BC" w14:textId="77777777" w:rsidR="00D75481" w:rsidRPr="00051345" w:rsidRDefault="00D75481" w:rsidP="0035091A">
            <w:pPr>
              <w:pStyle w:val="TableHeader-Left"/>
              <w:rPr>
                <w:rFonts w:ascii="Calibri Light" w:hAnsi="Calibri Light" w:cs="Arial"/>
              </w:rPr>
            </w:pPr>
            <w:r w:rsidRPr="00051345">
              <w:rPr>
                <w:rFonts w:ascii="Calibri Light" w:hAnsi="Calibri Light" w:cs="Arial"/>
              </w:rPr>
              <w:t>Measurement Method</w:t>
            </w:r>
          </w:p>
        </w:tc>
        <w:tc>
          <w:tcPr>
            <w:tcW w:w="1991" w:type="dxa"/>
            <w:tcBorders>
              <w:top w:val="threeDEmboss" w:sz="6" w:space="0" w:color="auto"/>
              <w:bottom w:val="threeDEmboss" w:sz="6" w:space="0" w:color="auto"/>
            </w:tcBorders>
            <w:shd w:val="clear" w:color="auto" w:fill="F9FBAF"/>
            <w:vAlign w:val="center"/>
          </w:tcPr>
          <w:p w14:paraId="576030AF" w14:textId="77777777" w:rsidR="00D75481" w:rsidRPr="00051345" w:rsidRDefault="00D75481" w:rsidP="0035091A">
            <w:pPr>
              <w:pStyle w:val="TableHeader-Left"/>
              <w:rPr>
                <w:rFonts w:ascii="Calibri Light" w:hAnsi="Calibri Light" w:cs="Arial"/>
              </w:rPr>
            </w:pPr>
            <w:r w:rsidRPr="00051345">
              <w:rPr>
                <w:rFonts w:ascii="Calibri Light" w:hAnsi="Calibri Light" w:cs="Arial"/>
              </w:rPr>
              <w:t>Current Statistic</w:t>
            </w:r>
          </w:p>
        </w:tc>
      </w:tr>
      <w:tr w:rsidR="00CF1218" w:rsidRPr="00051345" w14:paraId="5E45862A" w14:textId="77777777" w:rsidTr="00C10ADC">
        <w:trPr>
          <w:cantSplit/>
          <w:trHeight w:val="432"/>
        </w:trPr>
        <w:tc>
          <w:tcPr>
            <w:tcW w:w="1818" w:type="dxa"/>
            <w:vAlign w:val="center"/>
          </w:tcPr>
          <w:p w14:paraId="72D026FB" w14:textId="1DFC9310" w:rsidR="00CF1218" w:rsidRPr="00051345" w:rsidRDefault="00CF1218" w:rsidP="00116EF9">
            <w:pPr>
              <w:pStyle w:val="TableField-Left"/>
              <w:rPr>
                <w:rFonts w:ascii="Calibri Light" w:hAnsi="Calibri Light"/>
                <w:color w:val="000000"/>
              </w:rPr>
            </w:pPr>
            <w:r>
              <w:rPr>
                <w:rFonts w:ascii="Calibri Light" w:hAnsi="Calibri Light"/>
                <w:color w:val="000000"/>
              </w:rPr>
              <w:t>Billing Inquiry resolution</w:t>
            </w:r>
          </w:p>
        </w:tc>
        <w:tc>
          <w:tcPr>
            <w:tcW w:w="3211" w:type="dxa"/>
            <w:vAlign w:val="center"/>
          </w:tcPr>
          <w:p w14:paraId="3674598E" w14:textId="525EA228" w:rsidR="00CF1218" w:rsidRPr="00051345" w:rsidRDefault="00CF1218" w:rsidP="00CF1218">
            <w:pPr>
              <w:pStyle w:val="TableField-Left"/>
              <w:rPr>
                <w:rFonts w:ascii="Calibri Light" w:hAnsi="Calibri Light"/>
                <w:color w:val="000000"/>
              </w:rPr>
            </w:pPr>
            <w:r>
              <w:rPr>
                <w:rFonts w:ascii="Calibri Light" w:hAnsi="Calibri Light"/>
                <w:color w:val="000000"/>
              </w:rPr>
              <w:t>Billing Inquiry needs to be resolved</w:t>
            </w:r>
          </w:p>
        </w:tc>
        <w:tc>
          <w:tcPr>
            <w:tcW w:w="2556" w:type="dxa"/>
            <w:vAlign w:val="center"/>
          </w:tcPr>
          <w:p w14:paraId="289C657E" w14:textId="137FB944" w:rsidR="00CF1218" w:rsidRPr="00051345" w:rsidRDefault="00CF1218" w:rsidP="00116EF9">
            <w:pPr>
              <w:pStyle w:val="TableField-Left"/>
              <w:rPr>
                <w:rFonts w:ascii="Calibri Light" w:hAnsi="Calibri Light"/>
                <w:color w:val="000000"/>
              </w:rPr>
            </w:pPr>
            <w:r>
              <w:rPr>
                <w:rFonts w:ascii="Calibri Light" w:hAnsi="Calibri Light"/>
                <w:color w:val="000000"/>
              </w:rPr>
              <w:t>Report</w:t>
            </w:r>
          </w:p>
        </w:tc>
        <w:tc>
          <w:tcPr>
            <w:tcW w:w="1991" w:type="dxa"/>
            <w:vAlign w:val="center"/>
          </w:tcPr>
          <w:p w14:paraId="12EE6280" w14:textId="04438EE3" w:rsidR="00CF1218" w:rsidRPr="00051345" w:rsidRDefault="00CF1218" w:rsidP="00116EF9">
            <w:pPr>
              <w:pStyle w:val="TableField-Left"/>
              <w:rPr>
                <w:rFonts w:ascii="Calibri Light" w:hAnsi="Calibri Light" w:cs="Arial"/>
              </w:rPr>
            </w:pPr>
            <w:r>
              <w:rPr>
                <w:rFonts w:ascii="Calibri Light" w:hAnsi="Calibri Light"/>
                <w:color w:val="000000"/>
              </w:rPr>
              <w:t>92 % within 16 days. 99 % within 28 days. 100 % within 50 days.</w:t>
            </w:r>
          </w:p>
        </w:tc>
      </w:tr>
    </w:tbl>
    <w:p w14:paraId="3C845940" w14:textId="77777777" w:rsidR="00D75481" w:rsidRPr="00051345" w:rsidRDefault="00CA70BF" w:rsidP="00CB1894">
      <w:pPr>
        <w:pStyle w:val="Heading3"/>
        <w:keepNext/>
        <w:numPr>
          <w:ilvl w:val="2"/>
          <w:numId w:val="5"/>
        </w:numPr>
        <w:tabs>
          <w:tab w:val="left" w:pos="1440"/>
        </w:tabs>
        <w:spacing w:before="120" w:after="120"/>
        <w:rPr>
          <w:rFonts w:ascii="Calibri Light" w:hAnsi="Calibri Light"/>
        </w:rPr>
      </w:pPr>
      <w:bookmarkStart w:id="566" w:name="_Toc491613824"/>
      <w:bookmarkStart w:id="567" w:name="_Toc509274829"/>
      <w:r w:rsidRPr="00051345">
        <w:rPr>
          <w:rFonts w:ascii="Calibri Light" w:hAnsi="Calibri Light"/>
        </w:rPr>
        <w:t>Key Metric Definition</w:t>
      </w:r>
      <w:bookmarkEnd w:id="566"/>
      <w:bookmarkEnd w:id="567"/>
    </w:p>
    <w:p w14:paraId="3C60C5CA" w14:textId="77777777" w:rsidR="00D75481" w:rsidRPr="00051345" w:rsidRDefault="00D75481" w:rsidP="00D75481">
      <w:pPr>
        <w:pStyle w:val="Heading2Text"/>
        <w:rPr>
          <w:rFonts w:ascii="Calibri Light" w:hAnsi="Calibri Light" w:cs="Arial"/>
        </w:rPr>
      </w:pPr>
      <w:r w:rsidRPr="00051345">
        <w:rPr>
          <w:rFonts w:ascii="Calibri Light" w:hAnsi="Calibri Light" w:cs="Arial"/>
        </w:rP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051345" w14:paraId="2D7530AC" w14:textId="77777777" w:rsidTr="00613D1D">
        <w:trPr>
          <w:cantSplit/>
          <w:trHeight w:val="432"/>
          <w:tblHeader/>
        </w:trPr>
        <w:tc>
          <w:tcPr>
            <w:tcW w:w="1818" w:type="dxa"/>
            <w:tcBorders>
              <w:top w:val="threeDEmboss" w:sz="6" w:space="0" w:color="auto"/>
              <w:bottom w:val="threeDEmboss" w:sz="6" w:space="0" w:color="auto"/>
            </w:tcBorders>
            <w:shd w:val="clear" w:color="auto" w:fill="F9FBAF"/>
            <w:vAlign w:val="center"/>
          </w:tcPr>
          <w:p w14:paraId="6790B28B" w14:textId="77777777" w:rsidR="00D75481" w:rsidRPr="00051345" w:rsidRDefault="00D75481" w:rsidP="00613D1D">
            <w:pPr>
              <w:pStyle w:val="TableHeader-Left"/>
              <w:rPr>
                <w:rFonts w:ascii="Calibri Light" w:hAnsi="Calibri Light" w:cs="Arial"/>
              </w:rPr>
            </w:pPr>
            <w:r w:rsidRPr="00051345">
              <w:rPr>
                <w:rFonts w:ascii="Calibri Light" w:hAnsi="Calibri Light" w:cs="Arial"/>
              </w:rPr>
              <w:lastRenderedPageBreak/>
              <w:t>Key Metric</w:t>
            </w:r>
          </w:p>
        </w:tc>
        <w:tc>
          <w:tcPr>
            <w:tcW w:w="3211" w:type="dxa"/>
            <w:tcBorders>
              <w:top w:val="threeDEmboss" w:sz="6" w:space="0" w:color="auto"/>
              <w:bottom w:val="threeDEmboss" w:sz="6" w:space="0" w:color="auto"/>
            </w:tcBorders>
            <w:shd w:val="clear" w:color="auto" w:fill="F9FBAF"/>
            <w:vAlign w:val="center"/>
          </w:tcPr>
          <w:p w14:paraId="351E685F" w14:textId="77777777" w:rsidR="00D75481" w:rsidRPr="00051345" w:rsidRDefault="00D75481" w:rsidP="00613D1D">
            <w:pPr>
              <w:pStyle w:val="TableHeader-Left"/>
              <w:rPr>
                <w:rFonts w:ascii="Calibri Light" w:hAnsi="Calibri Light" w:cs="Arial"/>
              </w:rPr>
            </w:pPr>
            <w:r w:rsidRPr="00051345">
              <w:rPr>
                <w:rFonts w:ascii="Calibri Light" w:hAnsi="Calibri Light" w:cs="Arial"/>
              </w:rPr>
              <w:t>Description</w:t>
            </w:r>
          </w:p>
        </w:tc>
        <w:tc>
          <w:tcPr>
            <w:tcW w:w="2556" w:type="dxa"/>
            <w:tcBorders>
              <w:top w:val="threeDEmboss" w:sz="6" w:space="0" w:color="auto"/>
              <w:bottom w:val="threeDEmboss" w:sz="6" w:space="0" w:color="auto"/>
            </w:tcBorders>
            <w:shd w:val="clear" w:color="auto" w:fill="F9FBAF"/>
            <w:vAlign w:val="center"/>
          </w:tcPr>
          <w:p w14:paraId="6A96D13C" w14:textId="77777777" w:rsidR="00D75481" w:rsidRPr="00051345" w:rsidRDefault="00D75481" w:rsidP="00613D1D">
            <w:pPr>
              <w:pStyle w:val="TableHeader-Left"/>
              <w:rPr>
                <w:rFonts w:ascii="Calibri Light" w:hAnsi="Calibri Light" w:cs="Arial"/>
              </w:rPr>
            </w:pPr>
            <w:r w:rsidRPr="00051345">
              <w:rPr>
                <w:rFonts w:ascii="Calibri Light" w:hAnsi="Calibri Light" w:cs="Arial"/>
              </w:rPr>
              <w:t>Business Rule</w:t>
            </w:r>
          </w:p>
        </w:tc>
        <w:tc>
          <w:tcPr>
            <w:tcW w:w="1991" w:type="dxa"/>
            <w:tcBorders>
              <w:top w:val="threeDEmboss" w:sz="6" w:space="0" w:color="auto"/>
              <w:bottom w:val="threeDEmboss" w:sz="6" w:space="0" w:color="auto"/>
            </w:tcBorders>
            <w:shd w:val="clear" w:color="auto" w:fill="F9FBAF"/>
            <w:vAlign w:val="center"/>
          </w:tcPr>
          <w:p w14:paraId="36E5EB00" w14:textId="77777777" w:rsidR="00D75481" w:rsidRPr="00051345" w:rsidRDefault="00D75481" w:rsidP="00613D1D">
            <w:pPr>
              <w:pStyle w:val="TableHeader-Left"/>
              <w:rPr>
                <w:rFonts w:ascii="Calibri Light" w:hAnsi="Calibri Light" w:cs="Arial"/>
              </w:rPr>
            </w:pPr>
            <w:r w:rsidRPr="00051345">
              <w:rPr>
                <w:rFonts w:ascii="Calibri Light" w:hAnsi="Calibri Light" w:cs="Arial"/>
              </w:rPr>
              <w:t>Reference</w:t>
            </w:r>
          </w:p>
        </w:tc>
      </w:tr>
      <w:tr w:rsidR="00D75481" w:rsidRPr="00051345" w14:paraId="6E36FB3E" w14:textId="77777777" w:rsidTr="00156596">
        <w:trPr>
          <w:cantSplit/>
          <w:trHeight w:val="432"/>
        </w:trPr>
        <w:tc>
          <w:tcPr>
            <w:tcW w:w="1818" w:type="dxa"/>
            <w:tcBorders>
              <w:top w:val="threeDEmboss" w:sz="6" w:space="0" w:color="auto"/>
            </w:tcBorders>
            <w:vAlign w:val="center"/>
          </w:tcPr>
          <w:p w14:paraId="03D90FE1" w14:textId="77777777" w:rsidR="00D75481" w:rsidRPr="00051345" w:rsidRDefault="00156596" w:rsidP="00613D1D">
            <w:pPr>
              <w:pStyle w:val="TableField-Left"/>
              <w:rPr>
                <w:rFonts w:ascii="Calibri Light" w:hAnsi="Calibri Light" w:cs="Arial"/>
              </w:rPr>
            </w:pPr>
            <w:r w:rsidRPr="00051345">
              <w:rPr>
                <w:rFonts w:ascii="Calibri Light" w:hAnsi="Calibri Light" w:cs="Arial"/>
              </w:rPr>
              <w:t>N/A</w:t>
            </w:r>
          </w:p>
        </w:tc>
        <w:tc>
          <w:tcPr>
            <w:tcW w:w="3211" w:type="dxa"/>
            <w:tcBorders>
              <w:top w:val="threeDEmboss" w:sz="6" w:space="0" w:color="auto"/>
            </w:tcBorders>
            <w:vAlign w:val="center"/>
          </w:tcPr>
          <w:p w14:paraId="3942D29A" w14:textId="77777777" w:rsidR="00D75481" w:rsidRPr="00051345" w:rsidRDefault="00156596" w:rsidP="00613D1D">
            <w:pPr>
              <w:pStyle w:val="TableField-Left"/>
              <w:rPr>
                <w:rFonts w:ascii="Calibri Light" w:hAnsi="Calibri Light" w:cs="Arial"/>
              </w:rPr>
            </w:pPr>
            <w:r w:rsidRPr="00051345">
              <w:rPr>
                <w:rFonts w:ascii="Calibri Light" w:hAnsi="Calibri Light" w:cs="Arial"/>
              </w:rPr>
              <w:t>N/A</w:t>
            </w:r>
          </w:p>
        </w:tc>
        <w:tc>
          <w:tcPr>
            <w:tcW w:w="2556" w:type="dxa"/>
            <w:tcBorders>
              <w:top w:val="threeDEmboss" w:sz="6" w:space="0" w:color="auto"/>
            </w:tcBorders>
            <w:vAlign w:val="center"/>
          </w:tcPr>
          <w:p w14:paraId="539629B2" w14:textId="77777777" w:rsidR="00D75481" w:rsidRPr="00051345" w:rsidRDefault="00156596" w:rsidP="00613D1D">
            <w:pPr>
              <w:pStyle w:val="TableField-Left"/>
              <w:rPr>
                <w:rFonts w:ascii="Calibri Light" w:hAnsi="Calibri Light" w:cs="Arial"/>
              </w:rPr>
            </w:pPr>
            <w:r w:rsidRPr="00051345">
              <w:rPr>
                <w:rFonts w:ascii="Calibri Light" w:hAnsi="Calibri Light" w:cs="Arial"/>
              </w:rPr>
              <w:t>N/A</w:t>
            </w:r>
          </w:p>
        </w:tc>
        <w:tc>
          <w:tcPr>
            <w:tcW w:w="1991" w:type="dxa"/>
            <w:tcBorders>
              <w:top w:val="threeDEmboss" w:sz="6" w:space="0" w:color="auto"/>
            </w:tcBorders>
            <w:vAlign w:val="center"/>
          </w:tcPr>
          <w:p w14:paraId="42CA8401" w14:textId="77777777" w:rsidR="00D75481" w:rsidRPr="00051345" w:rsidRDefault="00156596" w:rsidP="00613D1D">
            <w:pPr>
              <w:pStyle w:val="TableField-Left"/>
              <w:rPr>
                <w:rFonts w:ascii="Calibri Light" w:hAnsi="Calibri Light" w:cs="Arial"/>
              </w:rPr>
            </w:pPr>
            <w:r w:rsidRPr="00051345">
              <w:rPr>
                <w:rFonts w:ascii="Calibri Light" w:hAnsi="Calibri Light" w:cs="Arial"/>
              </w:rPr>
              <w:t>N/A</w:t>
            </w:r>
          </w:p>
        </w:tc>
      </w:tr>
    </w:tbl>
    <w:p w14:paraId="25EB8F6D" w14:textId="77777777" w:rsidR="000E6897" w:rsidRPr="00051345" w:rsidRDefault="005A70D1" w:rsidP="002F58D0">
      <w:pPr>
        <w:pStyle w:val="Heading1"/>
        <w:rPr>
          <w:rFonts w:ascii="Calibri Light" w:hAnsi="Calibri Light"/>
        </w:rPr>
      </w:pPr>
      <w:bookmarkStart w:id="568" w:name="_Toc491613825"/>
      <w:bookmarkStart w:id="569" w:name="_Toc509274830"/>
      <w:r w:rsidRPr="00051345">
        <w:rPr>
          <w:rFonts w:ascii="Calibri Light" w:hAnsi="Calibri Light"/>
        </w:rPr>
        <w:lastRenderedPageBreak/>
        <w:t xml:space="preserve">Controls, </w:t>
      </w:r>
      <w:r w:rsidR="000E6897" w:rsidRPr="00051345">
        <w:rPr>
          <w:rFonts w:ascii="Calibri Light" w:hAnsi="Calibri Light"/>
        </w:rPr>
        <w:t>Regulatory Rules</w:t>
      </w:r>
      <w:bookmarkEnd w:id="568"/>
      <w:r w:rsidRPr="00051345">
        <w:rPr>
          <w:rFonts w:ascii="Calibri Light" w:hAnsi="Calibri Light"/>
        </w:rPr>
        <w:t>, and Security</w:t>
      </w:r>
      <w:bookmarkEnd w:id="569"/>
    </w:p>
    <w:tbl>
      <w:tblPr>
        <w:tblStyle w:val="TableGrid"/>
        <w:tblW w:w="0" w:type="dxa"/>
        <w:tblInd w:w="-23" w:type="dxa"/>
        <w:tblBorders>
          <w:top w:val="threeDEmboss" w:sz="6" w:space="0" w:color="auto"/>
          <w:left w:val="threeDEmboss" w:sz="6" w:space="0" w:color="auto"/>
          <w:bottom w:val="threeDEmboss" w:sz="6" w:space="0" w:color="auto"/>
          <w:right w:val="threeDEmboss" w:sz="6" w:space="0" w:color="auto"/>
          <w:insideH w:val="none" w:sz="0" w:space="0" w:color="auto"/>
          <w:insideV w:val="none" w:sz="0" w:space="0" w:color="auto"/>
        </w:tblBorders>
        <w:tblLayout w:type="fixed"/>
        <w:tblLook w:val="04A0" w:firstRow="1" w:lastRow="0" w:firstColumn="1" w:lastColumn="0" w:noHBand="0" w:noVBand="1"/>
      </w:tblPr>
      <w:tblGrid>
        <w:gridCol w:w="1374"/>
        <w:gridCol w:w="1557"/>
        <w:gridCol w:w="1100"/>
        <w:gridCol w:w="1833"/>
        <w:gridCol w:w="1833"/>
        <w:gridCol w:w="2383"/>
      </w:tblGrid>
      <w:tr w:rsidR="00325B01" w14:paraId="6675C904" w14:textId="77777777" w:rsidTr="00325B01">
        <w:trPr>
          <w:tblHeader/>
        </w:trPr>
        <w:tc>
          <w:tcPr>
            <w:tcW w:w="1374" w:type="dxa"/>
            <w:tcBorders>
              <w:top w:val="threeDEmboss" w:sz="6" w:space="0" w:color="auto"/>
              <w:left w:val="threeDEmboss" w:sz="6" w:space="0" w:color="auto"/>
              <w:bottom w:val="threeDEmboss" w:sz="6" w:space="0" w:color="auto"/>
              <w:right w:val="single" w:sz="4" w:space="0" w:color="auto"/>
            </w:tcBorders>
            <w:shd w:val="clear" w:color="auto" w:fill="FFFF99"/>
            <w:hideMark/>
          </w:tcPr>
          <w:p w14:paraId="6321B3AE" w14:textId="77777777" w:rsidR="00325B01" w:rsidRDefault="00325B01">
            <w:pPr>
              <w:rPr>
                <w:rFonts w:ascii="Calibri Light" w:hAnsi="Calibri Light" w:cs="Arial"/>
                <w:b/>
                <w:sz w:val="18"/>
                <w:szCs w:val="20"/>
                <w:lang w:val="de-CH" w:eastAsia="de-CH"/>
              </w:rPr>
            </w:pPr>
            <w:r>
              <w:rPr>
                <w:rFonts w:ascii="Calibri Light" w:hAnsi="Calibri Light" w:cs="Arial"/>
                <w:b/>
                <w:sz w:val="18"/>
                <w:szCs w:val="20"/>
                <w:lang w:val="de-CH" w:eastAsia="de-CH"/>
              </w:rPr>
              <w:t xml:space="preserve">Requirement </w:t>
            </w:r>
          </w:p>
          <w:p w14:paraId="1EF70762" w14:textId="77777777" w:rsidR="00325B01" w:rsidRDefault="00325B01">
            <w:pPr>
              <w:rPr>
                <w:rFonts w:ascii="Calibri Light" w:hAnsi="Calibri Light" w:cs="Arial"/>
                <w:i/>
                <w:sz w:val="18"/>
                <w:szCs w:val="20"/>
                <w:lang w:val="de-CH" w:eastAsia="de-CH"/>
              </w:rPr>
            </w:pPr>
            <w:r>
              <w:rPr>
                <w:rFonts w:ascii="Calibri Light" w:hAnsi="Calibri Light" w:cs="Arial"/>
                <w:b/>
                <w:sz w:val="18"/>
                <w:szCs w:val="20"/>
                <w:lang w:val="de-CH" w:eastAsia="de-CH"/>
              </w:rPr>
              <w:t>ID (from RTM)</w:t>
            </w:r>
          </w:p>
        </w:tc>
        <w:tc>
          <w:tcPr>
            <w:tcW w:w="1557" w:type="dxa"/>
            <w:tcBorders>
              <w:top w:val="threeDEmboss" w:sz="6" w:space="0" w:color="auto"/>
              <w:left w:val="nil"/>
              <w:bottom w:val="threeDEmboss" w:sz="6" w:space="0" w:color="auto"/>
              <w:right w:val="single" w:sz="4" w:space="0" w:color="auto"/>
            </w:tcBorders>
            <w:shd w:val="clear" w:color="auto" w:fill="FFFF99"/>
            <w:hideMark/>
          </w:tcPr>
          <w:p w14:paraId="05E30708" w14:textId="77777777" w:rsidR="00325B01" w:rsidRDefault="00325B01">
            <w:pPr>
              <w:rPr>
                <w:rFonts w:ascii="Calibri Light" w:hAnsi="Calibri Light" w:cs="Arial"/>
                <w:b/>
                <w:sz w:val="18"/>
                <w:szCs w:val="20"/>
                <w:lang w:val="de-CH" w:eastAsia="de-CH"/>
              </w:rPr>
            </w:pPr>
            <w:r>
              <w:rPr>
                <w:rFonts w:ascii="Calibri Light" w:hAnsi="Calibri Light" w:cs="Arial"/>
                <w:b/>
                <w:sz w:val="18"/>
                <w:szCs w:val="20"/>
                <w:lang w:val="de-CH" w:eastAsia="de-CH"/>
              </w:rPr>
              <w:t>“As-Is” Control Requirement</w:t>
            </w:r>
          </w:p>
        </w:tc>
        <w:tc>
          <w:tcPr>
            <w:tcW w:w="1100" w:type="dxa"/>
            <w:tcBorders>
              <w:top w:val="threeDEmboss" w:sz="6" w:space="0" w:color="auto"/>
              <w:left w:val="single" w:sz="4" w:space="0" w:color="auto"/>
              <w:bottom w:val="threeDEmboss" w:sz="6" w:space="0" w:color="auto"/>
              <w:right w:val="single" w:sz="4" w:space="0" w:color="auto"/>
            </w:tcBorders>
            <w:shd w:val="clear" w:color="auto" w:fill="FFFF99"/>
            <w:hideMark/>
          </w:tcPr>
          <w:p w14:paraId="71917BDF" w14:textId="77777777" w:rsidR="00325B01" w:rsidRDefault="00325B01">
            <w:pPr>
              <w:rPr>
                <w:rFonts w:ascii="Calibri Light" w:hAnsi="Calibri Light" w:cs="Arial"/>
                <w:b/>
                <w:sz w:val="18"/>
                <w:szCs w:val="20"/>
                <w:lang w:val="de-CH" w:eastAsia="de-CH"/>
              </w:rPr>
            </w:pPr>
            <w:r>
              <w:rPr>
                <w:rFonts w:ascii="Calibri Light" w:hAnsi="Calibri Light" w:cs="Arial"/>
                <w:b/>
                <w:sz w:val="18"/>
                <w:szCs w:val="20"/>
                <w:lang w:val="de-CH" w:eastAsia="de-CH"/>
              </w:rPr>
              <w:t>“To Be” Risk Statement</w:t>
            </w:r>
          </w:p>
        </w:tc>
        <w:tc>
          <w:tcPr>
            <w:tcW w:w="1833" w:type="dxa"/>
            <w:tcBorders>
              <w:top w:val="threeDEmboss" w:sz="6" w:space="0" w:color="auto"/>
              <w:left w:val="single" w:sz="4" w:space="0" w:color="auto"/>
              <w:bottom w:val="threeDEmboss" w:sz="6" w:space="0" w:color="auto"/>
              <w:right w:val="single" w:sz="4" w:space="0" w:color="auto"/>
            </w:tcBorders>
            <w:shd w:val="clear" w:color="auto" w:fill="FFFF99"/>
            <w:hideMark/>
          </w:tcPr>
          <w:p w14:paraId="7549FC2A" w14:textId="77777777" w:rsidR="00325B01" w:rsidRDefault="00325B01">
            <w:pPr>
              <w:rPr>
                <w:rFonts w:ascii="Calibri Light" w:hAnsi="Calibri Light" w:cs="Arial"/>
                <w:b/>
                <w:sz w:val="18"/>
                <w:szCs w:val="20"/>
                <w:lang w:val="de-CH" w:eastAsia="de-CH"/>
              </w:rPr>
            </w:pPr>
            <w:r>
              <w:rPr>
                <w:rFonts w:ascii="Calibri Light" w:hAnsi="Calibri Light" w:cs="Arial"/>
                <w:b/>
                <w:sz w:val="18"/>
                <w:szCs w:val="20"/>
                <w:lang w:val="de-CH" w:eastAsia="de-CH"/>
              </w:rPr>
              <w:t>“To-Be” Control Activity”</w:t>
            </w:r>
          </w:p>
        </w:tc>
        <w:tc>
          <w:tcPr>
            <w:tcW w:w="1833" w:type="dxa"/>
            <w:tcBorders>
              <w:top w:val="threeDEmboss" w:sz="6" w:space="0" w:color="auto"/>
              <w:left w:val="single" w:sz="4" w:space="0" w:color="auto"/>
              <w:bottom w:val="threeDEmboss" w:sz="6" w:space="0" w:color="auto"/>
              <w:right w:val="single" w:sz="4" w:space="0" w:color="auto"/>
            </w:tcBorders>
            <w:shd w:val="clear" w:color="auto" w:fill="FFFF99"/>
            <w:hideMark/>
          </w:tcPr>
          <w:p w14:paraId="325BD5AA" w14:textId="77777777" w:rsidR="00325B01" w:rsidRDefault="00325B01">
            <w:pPr>
              <w:rPr>
                <w:rFonts w:ascii="Calibri Light" w:hAnsi="Calibri Light" w:cs="Arial"/>
                <w:b/>
                <w:sz w:val="18"/>
                <w:szCs w:val="20"/>
                <w:lang w:val="de-CH" w:eastAsia="de-CH"/>
              </w:rPr>
            </w:pPr>
            <w:r>
              <w:rPr>
                <w:rFonts w:ascii="Calibri Light" w:hAnsi="Calibri Light" w:cs="Arial"/>
                <w:b/>
                <w:sz w:val="18"/>
                <w:szCs w:val="20"/>
                <w:lang w:val="de-CH" w:eastAsia="de-CH"/>
              </w:rPr>
              <w:t>Control Automation (manual, IT dependent- manual, automated</w:t>
            </w:r>
          </w:p>
        </w:tc>
        <w:tc>
          <w:tcPr>
            <w:tcW w:w="2383" w:type="dxa"/>
            <w:tcBorders>
              <w:top w:val="threeDEmboss" w:sz="6" w:space="0" w:color="auto"/>
              <w:left w:val="single" w:sz="4" w:space="0" w:color="auto"/>
              <w:bottom w:val="threeDEmboss" w:sz="6" w:space="0" w:color="auto"/>
              <w:right w:val="threeDEmboss" w:sz="6" w:space="0" w:color="auto"/>
            </w:tcBorders>
            <w:shd w:val="clear" w:color="auto" w:fill="FFFF99"/>
            <w:hideMark/>
          </w:tcPr>
          <w:p w14:paraId="08209EB9" w14:textId="77777777" w:rsidR="00325B01" w:rsidRDefault="00325B01">
            <w:pPr>
              <w:rPr>
                <w:rFonts w:ascii="Calibri Light" w:hAnsi="Calibri Light" w:cs="Arial"/>
                <w:b/>
                <w:sz w:val="18"/>
                <w:szCs w:val="20"/>
                <w:lang w:val="de-CH" w:eastAsia="de-CH"/>
              </w:rPr>
            </w:pPr>
            <w:r>
              <w:rPr>
                <w:rFonts w:ascii="Calibri Light" w:hAnsi="Calibri Light" w:cs="Arial"/>
                <w:b/>
                <w:sz w:val="18"/>
                <w:szCs w:val="20"/>
                <w:lang w:val="de-CH" w:eastAsia="de-CH"/>
              </w:rPr>
              <w:t>Relevant technical identifier or RICEFW reference</w:t>
            </w:r>
          </w:p>
        </w:tc>
      </w:tr>
      <w:tr w:rsidR="00325B01" w14:paraId="5F358A74" w14:textId="77777777" w:rsidTr="00325B01">
        <w:trPr>
          <w:trHeight w:val="315"/>
          <w:tblHeader/>
        </w:trPr>
        <w:tc>
          <w:tcPr>
            <w:tcW w:w="1374" w:type="dxa"/>
            <w:tcBorders>
              <w:top w:val="threeDEmboss" w:sz="6" w:space="0" w:color="auto"/>
              <w:left w:val="threeDEmboss" w:sz="6" w:space="0" w:color="auto"/>
              <w:bottom w:val="single" w:sz="4" w:space="0" w:color="auto"/>
              <w:right w:val="single" w:sz="4" w:space="0" w:color="auto"/>
            </w:tcBorders>
          </w:tcPr>
          <w:p w14:paraId="4FAD85EE" w14:textId="44A679B7" w:rsidR="00325B01" w:rsidRDefault="00325B01">
            <w:pPr>
              <w:rPr>
                <w:rFonts w:ascii="Calibri Light" w:hAnsi="Calibri Light" w:cs="Arial"/>
                <w:i/>
                <w:sz w:val="18"/>
                <w:szCs w:val="20"/>
                <w:lang w:val="de-CH" w:eastAsia="de-CH"/>
              </w:rPr>
            </w:pPr>
            <w:r>
              <w:rPr>
                <w:rFonts w:ascii="Calibri Light" w:hAnsi="Calibri Light" w:cs="Arial"/>
                <w:i/>
                <w:sz w:val="18"/>
                <w:szCs w:val="20"/>
                <w:lang w:val="de-CH" w:eastAsia="de-CH"/>
              </w:rPr>
              <w:t>N/A</w:t>
            </w:r>
          </w:p>
        </w:tc>
        <w:tc>
          <w:tcPr>
            <w:tcW w:w="1557" w:type="dxa"/>
            <w:tcBorders>
              <w:top w:val="threeDEmboss" w:sz="6" w:space="0" w:color="auto"/>
              <w:left w:val="nil"/>
              <w:bottom w:val="single" w:sz="4" w:space="0" w:color="auto"/>
              <w:right w:val="single" w:sz="4" w:space="0" w:color="auto"/>
            </w:tcBorders>
          </w:tcPr>
          <w:p w14:paraId="4EF7CF61" w14:textId="1D1DCD1C" w:rsidR="00325B01" w:rsidRDefault="00325B01">
            <w:pPr>
              <w:pStyle w:val="TableField-Left"/>
              <w:rPr>
                <w:rFonts w:ascii="Calibri Light" w:hAnsi="Calibri Light" w:cs="Arial"/>
                <w:i/>
                <w:sz w:val="18"/>
                <w:lang w:val="de-CH"/>
              </w:rPr>
            </w:pPr>
          </w:p>
        </w:tc>
        <w:tc>
          <w:tcPr>
            <w:tcW w:w="1100" w:type="dxa"/>
            <w:tcBorders>
              <w:top w:val="threeDEmboss" w:sz="6" w:space="0" w:color="auto"/>
              <w:left w:val="single" w:sz="4" w:space="0" w:color="auto"/>
              <w:bottom w:val="single" w:sz="4" w:space="0" w:color="auto"/>
              <w:right w:val="single" w:sz="4" w:space="0" w:color="auto"/>
            </w:tcBorders>
          </w:tcPr>
          <w:p w14:paraId="6C9D31F7" w14:textId="77777777" w:rsidR="00325B01" w:rsidRDefault="00325B01">
            <w:pPr>
              <w:rPr>
                <w:rFonts w:ascii="Calibri Light" w:hAnsi="Calibri Light" w:cs="Arial"/>
                <w:i/>
                <w:sz w:val="18"/>
                <w:szCs w:val="20"/>
                <w:lang w:val="de-CH" w:eastAsia="de-CH"/>
              </w:rPr>
            </w:pPr>
          </w:p>
        </w:tc>
        <w:tc>
          <w:tcPr>
            <w:tcW w:w="1833" w:type="dxa"/>
            <w:tcBorders>
              <w:top w:val="threeDEmboss" w:sz="6" w:space="0" w:color="auto"/>
              <w:left w:val="single" w:sz="4" w:space="0" w:color="auto"/>
              <w:bottom w:val="single" w:sz="4" w:space="0" w:color="auto"/>
              <w:right w:val="single" w:sz="4" w:space="0" w:color="auto"/>
            </w:tcBorders>
          </w:tcPr>
          <w:p w14:paraId="6592CE15" w14:textId="71066356" w:rsidR="00325B01" w:rsidRDefault="00325B01">
            <w:pPr>
              <w:rPr>
                <w:rFonts w:ascii="Calibri Light" w:hAnsi="Calibri Light" w:cs="Arial"/>
                <w:i/>
                <w:sz w:val="18"/>
                <w:szCs w:val="20"/>
                <w:lang w:val="de-CH" w:eastAsia="de-CH"/>
              </w:rPr>
            </w:pPr>
          </w:p>
        </w:tc>
        <w:tc>
          <w:tcPr>
            <w:tcW w:w="1833" w:type="dxa"/>
            <w:tcBorders>
              <w:top w:val="threeDEmboss" w:sz="6" w:space="0" w:color="auto"/>
              <w:left w:val="single" w:sz="4" w:space="0" w:color="auto"/>
              <w:bottom w:val="single" w:sz="4" w:space="0" w:color="auto"/>
              <w:right w:val="single" w:sz="4" w:space="0" w:color="auto"/>
            </w:tcBorders>
          </w:tcPr>
          <w:p w14:paraId="4BF8F77C" w14:textId="12B62717" w:rsidR="00325B01" w:rsidRDefault="00325B01">
            <w:pPr>
              <w:rPr>
                <w:rFonts w:ascii="Calibri Light" w:hAnsi="Calibri Light" w:cs="Arial"/>
                <w:i/>
                <w:sz w:val="18"/>
                <w:szCs w:val="20"/>
                <w:lang w:val="de-CH" w:eastAsia="de-CH"/>
              </w:rPr>
            </w:pPr>
          </w:p>
        </w:tc>
        <w:tc>
          <w:tcPr>
            <w:tcW w:w="2383" w:type="dxa"/>
            <w:tcBorders>
              <w:top w:val="threeDEmboss" w:sz="6" w:space="0" w:color="auto"/>
              <w:left w:val="single" w:sz="4" w:space="0" w:color="auto"/>
              <w:bottom w:val="single" w:sz="4" w:space="0" w:color="auto"/>
              <w:right w:val="threeDEmboss" w:sz="6" w:space="0" w:color="auto"/>
            </w:tcBorders>
          </w:tcPr>
          <w:p w14:paraId="293B338E" w14:textId="64685C9F" w:rsidR="00325B01" w:rsidRDefault="00325B01">
            <w:pPr>
              <w:rPr>
                <w:rFonts w:ascii="Calibri Light" w:hAnsi="Calibri Light" w:cs="Arial"/>
                <w:i/>
                <w:sz w:val="18"/>
                <w:szCs w:val="20"/>
                <w:lang w:val="de-CH" w:eastAsia="de-CH"/>
              </w:rPr>
            </w:pPr>
          </w:p>
        </w:tc>
      </w:tr>
    </w:tbl>
    <w:p w14:paraId="45DD207F" w14:textId="77777777" w:rsidR="001375DC" w:rsidRPr="00051345" w:rsidRDefault="001375DC" w:rsidP="001375DC">
      <w:pPr>
        <w:pStyle w:val="Heading2TextBulleted"/>
        <w:numPr>
          <w:ilvl w:val="0"/>
          <w:numId w:val="0"/>
        </w:numPr>
        <w:ind w:left="720" w:hanging="360"/>
        <w:rPr>
          <w:rFonts w:ascii="Calibri Light" w:hAnsi="Calibri Light" w:cs="Arial"/>
        </w:rPr>
      </w:pPr>
    </w:p>
    <w:p w14:paraId="4F349130" w14:textId="77777777" w:rsidR="00D96A12" w:rsidRPr="00051345" w:rsidRDefault="00D96A12" w:rsidP="00A137A7">
      <w:pPr>
        <w:pStyle w:val="Heading2"/>
      </w:pPr>
      <w:bookmarkStart w:id="570" w:name="_Toc509274831"/>
      <w:r w:rsidRPr="00051345">
        <w:t>Security Considerations</w:t>
      </w:r>
      <w:bookmarkEnd w:id="570"/>
    </w:p>
    <w:tbl>
      <w:tblPr>
        <w:tblW w:w="10080"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1440"/>
        <w:gridCol w:w="1530"/>
        <w:gridCol w:w="2610"/>
        <w:gridCol w:w="2160"/>
        <w:gridCol w:w="2340"/>
      </w:tblGrid>
      <w:tr w:rsidR="00D96A12" w:rsidRPr="00051345" w14:paraId="19C91C4E" w14:textId="77777777" w:rsidTr="004B54A9">
        <w:trPr>
          <w:cantSplit/>
          <w:trHeight w:val="432"/>
          <w:tblHeader/>
        </w:trPr>
        <w:tc>
          <w:tcPr>
            <w:tcW w:w="1440" w:type="dxa"/>
            <w:tcBorders>
              <w:top w:val="threeDEmboss" w:sz="6" w:space="0" w:color="auto"/>
              <w:bottom w:val="threeDEmboss" w:sz="6" w:space="0" w:color="auto"/>
            </w:tcBorders>
            <w:shd w:val="clear" w:color="auto" w:fill="F9FBAF"/>
            <w:vAlign w:val="center"/>
          </w:tcPr>
          <w:p w14:paraId="2EB2AB3E" w14:textId="77777777" w:rsidR="00D96A12" w:rsidRPr="00051345" w:rsidRDefault="00D96A12" w:rsidP="00086A87">
            <w:pPr>
              <w:pStyle w:val="TableHeader-Left"/>
              <w:rPr>
                <w:rFonts w:ascii="Calibri Light" w:hAnsi="Calibri Light" w:cs="Arial"/>
              </w:rPr>
            </w:pPr>
            <w:r w:rsidRPr="00051345">
              <w:rPr>
                <w:rFonts w:ascii="Calibri Light" w:hAnsi="Calibri Light" w:cs="Arial"/>
              </w:rPr>
              <w:t xml:space="preserve">Role </w:t>
            </w:r>
          </w:p>
        </w:tc>
        <w:tc>
          <w:tcPr>
            <w:tcW w:w="1530" w:type="dxa"/>
            <w:tcBorders>
              <w:top w:val="threeDEmboss" w:sz="6" w:space="0" w:color="auto"/>
              <w:bottom w:val="threeDEmboss" w:sz="6" w:space="0" w:color="auto"/>
            </w:tcBorders>
            <w:shd w:val="clear" w:color="auto" w:fill="F9FBAF"/>
            <w:vAlign w:val="center"/>
          </w:tcPr>
          <w:p w14:paraId="176023F8" w14:textId="77777777" w:rsidR="00D96A12" w:rsidRPr="00051345" w:rsidRDefault="00D96A12" w:rsidP="00086A87">
            <w:pPr>
              <w:pStyle w:val="TableHeader-Left"/>
              <w:rPr>
                <w:rFonts w:ascii="Calibri Light" w:hAnsi="Calibri Light" w:cs="Arial"/>
              </w:rPr>
            </w:pPr>
            <w:r w:rsidRPr="00051345">
              <w:rPr>
                <w:rFonts w:ascii="Calibri Light" w:hAnsi="Calibri Light" w:cs="Arial"/>
              </w:rPr>
              <w:t xml:space="preserve">Transaction Code (T-Code) </w:t>
            </w:r>
          </w:p>
        </w:tc>
        <w:tc>
          <w:tcPr>
            <w:tcW w:w="2610" w:type="dxa"/>
            <w:tcBorders>
              <w:top w:val="threeDEmboss" w:sz="6" w:space="0" w:color="auto"/>
              <w:bottom w:val="threeDEmboss" w:sz="6" w:space="0" w:color="auto"/>
            </w:tcBorders>
            <w:shd w:val="clear" w:color="auto" w:fill="F9FBAF"/>
            <w:vAlign w:val="center"/>
          </w:tcPr>
          <w:p w14:paraId="5E50AEA5" w14:textId="77777777" w:rsidR="00D96A12" w:rsidRPr="00051345" w:rsidRDefault="00D96A12" w:rsidP="00086A87">
            <w:pPr>
              <w:pStyle w:val="TableHeader-Left"/>
              <w:rPr>
                <w:rFonts w:ascii="Calibri Light" w:hAnsi="Calibri Light" w:cs="Arial"/>
              </w:rPr>
            </w:pPr>
            <w:r w:rsidRPr="00051345">
              <w:rPr>
                <w:rFonts w:ascii="Calibri Light" w:hAnsi="Calibri Light" w:cs="Arial"/>
              </w:rPr>
              <w:t>T-Code Description</w:t>
            </w:r>
          </w:p>
        </w:tc>
        <w:tc>
          <w:tcPr>
            <w:tcW w:w="2160" w:type="dxa"/>
            <w:tcBorders>
              <w:top w:val="threeDEmboss" w:sz="6" w:space="0" w:color="auto"/>
              <w:bottom w:val="threeDEmboss" w:sz="6" w:space="0" w:color="auto"/>
            </w:tcBorders>
            <w:shd w:val="clear" w:color="auto" w:fill="F9FBAF"/>
            <w:vAlign w:val="center"/>
          </w:tcPr>
          <w:p w14:paraId="5848C9B4" w14:textId="714A4EC2" w:rsidR="00D96A12" w:rsidRPr="00051345" w:rsidRDefault="004B54A9" w:rsidP="00086A87">
            <w:pPr>
              <w:pStyle w:val="TableHeader-Left"/>
              <w:rPr>
                <w:rFonts w:ascii="Calibri Light" w:hAnsi="Calibri Light" w:cs="Arial"/>
              </w:rPr>
            </w:pPr>
            <w:r>
              <w:rPr>
                <w:rFonts w:ascii="Calibri Light" w:hAnsi="Calibri Light" w:cs="Arial"/>
              </w:rPr>
              <w:t>Functional Restriction</w:t>
            </w:r>
          </w:p>
        </w:tc>
        <w:tc>
          <w:tcPr>
            <w:tcW w:w="2340" w:type="dxa"/>
            <w:tcBorders>
              <w:top w:val="threeDEmboss" w:sz="6" w:space="0" w:color="auto"/>
              <w:bottom w:val="threeDEmboss" w:sz="6" w:space="0" w:color="auto"/>
            </w:tcBorders>
            <w:shd w:val="clear" w:color="auto" w:fill="F9FBAF"/>
            <w:vAlign w:val="center"/>
          </w:tcPr>
          <w:p w14:paraId="69E53903" w14:textId="4CD9EC7D" w:rsidR="00D96A12" w:rsidRPr="00051345" w:rsidRDefault="004B54A9" w:rsidP="00086A87">
            <w:pPr>
              <w:pStyle w:val="TableHeader-Left"/>
              <w:rPr>
                <w:rFonts w:ascii="Calibri Light" w:hAnsi="Calibri Light" w:cs="Arial"/>
              </w:rPr>
            </w:pPr>
            <w:r>
              <w:rPr>
                <w:rFonts w:ascii="Calibri Light" w:hAnsi="Calibri Light" w:cs="Arial"/>
              </w:rPr>
              <w:t>Organizational Restriction</w:t>
            </w:r>
          </w:p>
        </w:tc>
      </w:tr>
      <w:tr w:rsidR="00EC1879" w:rsidRPr="00051345" w14:paraId="6733CEDB" w14:textId="77777777" w:rsidTr="004B54A9">
        <w:trPr>
          <w:cantSplit/>
          <w:trHeight w:val="108"/>
          <w:tblHeader/>
        </w:trPr>
        <w:tc>
          <w:tcPr>
            <w:tcW w:w="1440" w:type="dxa"/>
            <w:tcBorders>
              <w:top w:val="threeDEmboss" w:sz="6" w:space="0" w:color="auto"/>
              <w:bottom w:val="single" w:sz="4" w:space="0" w:color="auto"/>
            </w:tcBorders>
            <w:vAlign w:val="center"/>
          </w:tcPr>
          <w:p w14:paraId="534FAB9C" w14:textId="63E0CB7C" w:rsidR="00EC1879" w:rsidRPr="00051345" w:rsidRDefault="003D525B" w:rsidP="00EC1879">
            <w:pPr>
              <w:pStyle w:val="TableField-Left"/>
              <w:rPr>
                <w:rFonts w:ascii="Calibri Light" w:hAnsi="Calibri Light" w:cs="Arial"/>
              </w:rPr>
            </w:pPr>
            <w:r>
              <w:rPr>
                <w:rFonts w:ascii="Calibri Light" w:hAnsi="Calibri Light"/>
                <w:lang w:val="de-CH"/>
              </w:rPr>
              <w:t>Bill Inquiry</w:t>
            </w:r>
            <w:r w:rsidR="002F63C1">
              <w:rPr>
                <w:rFonts w:ascii="Calibri Light" w:hAnsi="Calibri Light"/>
                <w:lang w:val="de-CH"/>
              </w:rPr>
              <w:t xml:space="preserve"> User</w:t>
            </w:r>
          </w:p>
        </w:tc>
        <w:tc>
          <w:tcPr>
            <w:tcW w:w="1530" w:type="dxa"/>
            <w:tcBorders>
              <w:top w:val="threeDEmboss" w:sz="6" w:space="0" w:color="auto"/>
              <w:bottom w:val="single" w:sz="4" w:space="0" w:color="auto"/>
            </w:tcBorders>
            <w:vAlign w:val="center"/>
          </w:tcPr>
          <w:p w14:paraId="32776041" w14:textId="77777777" w:rsidR="00EC1879" w:rsidRPr="00051345" w:rsidRDefault="007C55A1" w:rsidP="00EC1879">
            <w:pPr>
              <w:pStyle w:val="TableField-Left"/>
              <w:rPr>
                <w:rFonts w:ascii="Calibri Light" w:hAnsi="Calibri Light" w:cs="Arial"/>
              </w:rPr>
            </w:pPr>
            <w:r>
              <w:rPr>
                <w:rFonts w:ascii="Calibri Light" w:hAnsi="Calibri Light"/>
                <w:lang w:val="de-CH"/>
              </w:rPr>
              <w:t>Hybris C4C – Billing Overview</w:t>
            </w:r>
          </w:p>
        </w:tc>
        <w:tc>
          <w:tcPr>
            <w:tcW w:w="2610" w:type="dxa"/>
            <w:tcBorders>
              <w:top w:val="threeDEmboss" w:sz="6" w:space="0" w:color="auto"/>
              <w:bottom w:val="single" w:sz="4" w:space="0" w:color="auto"/>
            </w:tcBorders>
            <w:vAlign w:val="center"/>
          </w:tcPr>
          <w:p w14:paraId="28B47CA0" w14:textId="2D8F7EC2" w:rsidR="00EC1879" w:rsidRPr="00051345" w:rsidRDefault="004B54A9" w:rsidP="00402C6E">
            <w:pPr>
              <w:pStyle w:val="TableField-Left"/>
              <w:rPr>
                <w:rFonts w:ascii="Calibri Light" w:hAnsi="Calibri Light" w:cs="Arial"/>
              </w:rPr>
            </w:pPr>
            <w:r>
              <w:rPr>
                <w:rFonts w:ascii="Calibri Light" w:hAnsi="Calibri Light" w:cs="Arial"/>
              </w:rPr>
              <w:t xml:space="preserve">Display </w:t>
            </w:r>
            <w:r w:rsidR="00D35BDB">
              <w:rPr>
                <w:rFonts w:ascii="Calibri Light" w:hAnsi="Calibri Light" w:cs="Arial"/>
              </w:rPr>
              <w:t>Invoi</w:t>
            </w:r>
            <w:r w:rsidR="00402C6E">
              <w:rPr>
                <w:rFonts w:ascii="Calibri Light" w:hAnsi="Calibri Light" w:cs="Arial"/>
              </w:rPr>
              <w:t>ces, Payments</w:t>
            </w:r>
          </w:p>
        </w:tc>
        <w:tc>
          <w:tcPr>
            <w:tcW w:w="2160" w:type="dxa"/>
            <w:tcBorders>
              <w:top w:val="threeDEmboss" w:sz="6" w:space="0" w:color="auto"/>
              <w:bottom w:val="single" w:sz="4" w:space="0" w:color="auto"/>
            </w:tcBorders>
            <w:vAlign w:val="center"/>
          </w:tcPr>
          <w:p w14:paraId="2F1DC5E4" w14:textId="58DC773C" w:rsidR="00EC1879" w:rsidRPr="00051345" w:rsidRDefault="004B54A9" w:rsidP="00EC1879">
            <w:pPr>
              <w:pStyle w:val="TableField-Left"/>
              <w:rPr>
                <w:rFonts w:ascii="Calibri Light" w:hAnsi="Calibri Light" w:cs="Arial"/>
              </w:rPr>
            </w:pPr>
            <w:r>
              <w:rPr>
                <w:rFonts w:ascii="Calibri Light" w:hAnsi="Calibri Light" w:cs="Arial"/>
              </w:rPr>
              <w:t>Display</w:t>
            </w:r>
          </w:p>
        </w:tc>
        <w:tc>
          <w:tcPr>
            <w:tcW w:w="2340" w:type="dxa"/>
            <w:tcBorders>
              <w:top w:val="threeDEmboss" w:sz="6" w:space="0" w:color="auto"/>
              <w:bottom w:val="single" w:sz="4" w:space="0" w:color="auto"/>
            </w:tcBorders>
            <w:vAlign w:val="center"/>
          </w:tcPr>
          <w:p w14:paraId="243D8569" w14:textId="4553B5E0" w:rsidR="00EC1879" w:rsidRPr="00051345" w:rsidRDefault="00176EA8" w:rsidP="00EC1879">
            <w:pPr>
              <w:pStyle w:val="TableField-Left"/>
              <w:rPr>
                <w:rFonts w:ascii="Calibri Light" w:hAnsi="Calibri Light" w:cs="Arial"/>
              </w:rPr>
            </w:pPr>
            <w:r>
              <w:rPr>
                <w:rFonts w:ascii="Calibri Light" w:hAnsi="Calibri Light" w:cs="Arial"/>
              </w:rPr>
              <w:t>No</w:t>
            </w:r>
          </w:p>
        </w:tc>
      </w:tr>
      <w:tr w:rsidR="003D525B" w:rsidRPr="00051345" w14:paraId="6C668510" w14:textId="77777777" w:rsidTr="004B54A9">
        <w:trPr>
          <w:cantSplit/>
          <w:trHeight w:val="108"/>
          <w:tblHeader/>
        </w:trPr>
        <w:tc>
          <w:tcPr>
            <w:tcW w:w="1440" w:type="dxa"/>
            <w:tcBorders>
              <w:top w:val="single" w:sz="4" w:space="0" w:color="auto"/>
              <w:bottom w:val="single" w:sz="4" w:space="0" w:color="auto"/>
            </w:tcBorders>
          </w:tcPr>
          <w:p w14:paraId="49938CDD" w14:textId="534AE786" w:rsidR="003D525B" w:rsidRPr="00051345" w:rsidRDefault="003D525B" w:rsidP="003D525B">
            <w:pPr>
              <w:pStyle w:val="TableField-Left"/>
              <w:rPr>
                <w:rFonts w:ascii="Calibri Light" w:hAnsi="Calibri Light"/>
                <w:lang w:val="de-CH"/>
              </w:rPr>
            </w:pPr>
            <w:r w:rsidRPr="009D7DFD">
              <w:rPr>
                <w:rFonts w:ascii="Calibri Light" w:hAnsi="Calibri Light"/>
                <w:lang w:val="de-CH"/>
              </w:rPr>
              <w:t>Bill Inquiry</w:t>
            </w:r>
            <w:r w:rsidR="002F63C1">
              <w:rPr>
                <w:rFonts w:ascii="Calibri Light" w:hAnsi="Calibri Light"/>
                <w:lang w:val="de-CH"/>
              </w:rPr>
              <w:t xml:space="preserve"> User</w:t>
            </w:r>
          </w:p>
        </w:tc>
        <w:tc>
          <w:tcPr>
            <w:tcW w:w="1530" w:type="dxa"/>
            <w:tcBorders>
              <w:top w:val="single" w:sz="4" w:space="0" w:color="auto"/>
              <w:bottom w:val="single" w:sz="4" w:space="0" w:color="auto"/>
            </w:tcBorders>
            <w:vAlign w:val="center"/>
          </w:tcPr>
          <w:p w14:paraId="3C8FC3F1" w14:textId="77777777" w:rsidR="003D525B" w:rsidRDefault="003D525B" w:rsidP="003D525B">
            <w:pPr>
              <w:pStyle w:val="TableField-Left"/>
              <w:rPr>
                <w:rFonts w:ascii="Calibri Light" w:hAnsi="Calibri Light"/>
                <w:lang w:val="de-CH"/>
              </w:rPr>
            </w:pPr>
            <w:r>
              <w:rPr>
                <w:rFonts w:ascii="Calibri Light" w:hAnsi="Calibri Light"/>
                <w:lang w:val="de-CH"/>
              </w:rPr>
              <w:t>Hybris C4C – Open Text</w:t>
            </w:r>
          </w:p>
        </w:tc>
        <w:tc>
          <w:tcPr>
            <w:tcW w:w="2610" w:type="dxa"/>
            <w:tcBorders>
              <w:top w:val="single" w:sz="4" w:space="0" w:color="auto"/>
              <w:bottom w:val="single" w:sz="4" w:space="0" w:color="auto"/>
            </w:tcBorders>
            <w:vAlign w:val="center"/>
          </w:tcPr>
          <w:p w14:paraId="725CBD3A" w14:textId="77777777" w:rsidR="003D525B" w:rsidRDefault="003D525B" w:rsidP="003D525B">
            <w:pPr>
              <w:pStyle w:val="TableField-Left"/>
              <w:rPr>
                <w:rFonts w:ascii="Calibri Light" w:hAnsi="Calibri Light" w:cs="Arial"/>
              </w:rPr>
            </w:pPr>
            <w:r>
              <w:rPr>
                <w:rFonts w:ascii="Calibri Light" w:hAnsi="Calibri Light" w:cs="Arial"/>
              </w:rPr>
              <w:t>Display Bill Images</w:t>
            </w:r>
          </w:p>
        </w:tc>
        <w:tc>
          <w:tcPr>
            <w:tcW w:w="2160" w:type="dxa"/>
            <w:tcBorders>
              <w:top w:val="single" w:sz="4" w:space="0" w:color="auto"/>
              <w:bottom w:val="single" w:sz="4" w:space="0" w:color="auto"/>
            </w:tcBorders>
            <w:vAlign w:val="center"/>
          </w:tcPr>
          <w:p w14:paraId="6AD4619D" w14:textId="6CA8B8E0" w:rsidR="003D525B" w:rsidRPr="00051345" w:rsidRDefault="004B54A9" w:rsidP="003D525B">
            <w:pPr>
              <w:pStyle w:val="TableField-Left"/>
              <w:rPr>
                <w:rFonts w:ascii="Calibri Light" w:hAnsi="Calibri Light" w:cs="Arial"/>
              </w:rPr>
            </w:pPr>
            <w:r>
              <w:rPr>
                <w:rFonts w:ascii="Calibri Light" w:hAnsi="Calibri Light" w:cs="Arial"/>
              </w:rPr>
              <w:t>Display</w:t>
            </w:r>
          </w:p>
        </w:tc>
        <w:tc>
          <w:tcPr>
            <w:tcW w:w="2340" w:type="dxa"/>
            <w:tcBorders>
              <w:top w:val="single" w:sz="4" w:space="0" w:color="auto"/>
              <w:bottom w:val="single" w:sz="4" w:space="0" w:color="auto"/>
            </w:tcBorders>
            <w:vAlign w:val="center"/>
          </w:tcPr>
          <w:p w14:paraId="70B1B480" w14:textId="7BF74894" w:rsidR="003D525B" w:rsidRPr="00051345" w:rsidRDefault="00176EA8" w:rsidP="003D525B">
            <w:pPr>
              <w:pStyle w:val="TableField-Left"/>
              <w:rPr>
                <w:rFonts w:ascii="Calibri Light" w:hAnsi="Calibri Light" w:cs="Arial"/>
              </w:rPr>
            </w:pPr>
            <w:r>
              <w:rPr>
                <w:rFonts w:ascii="Calibri Light" w:hAnsi="Calibri Light" w:cs="Arial"/>
              </w:rPr>
              <w:t>No</w:t>
            </w:r>
          </w:p>
        </w:tc>
      </w:tr>
      <w:tr w:rsidR="003D525B" w:rsidRPr="00051345" w14:paraId="0ED419FE" w14:textId="77777777" w:rsidTr="004B54A9">
        <w:trPr>
          <w:cantSplit/>
          <w:trHeight w:val="108"/>
          <w:tblHeader/>
        </w:trPr>
        <w:tc>
          <w:tcPr>
            <w:tcW w:w="1440" w:type="dxa"/>
            <w:tcBorders>
              <w:top w:val="single" w:sz="4" w:space="0" w:color="auto"/>
              <w:bottom w:val="single" w:sz="4" w:space="0" w:color="auto"/>
            </w:tcBorders>
          </w:tcPr>
          <w:p w14:paraId="340BACAD" w14:textId="3BF32A54" w:rsidR="003D525B" w:rsidRPr="00051345" w:rsidRDefault="003D525B" w:rsidP="003D525B">
            <w:pPr>
              <w:pStyle w:val="TableField-Left"/>
              <w:rPr>
                <w:rFonts w:ascii="Calibri Light" w:hAnsi="Calibri Light"/>
                <w:lang w:val="de-CH"/>
              </w:rPr>
            </w:pPr>
            <w:r w:rsidRPr="009D7DFD">
              <w:rPr>
                <w:rFonts w:ascii="Calibri Light" w:hAnsi="Calibri Light"/>
                <w:lang w:val="de-CH"/>
              </w:rPr>
              <w:t>Bill Inquiry</w:t>
            </w:r>
            <w:r w:rsidR="002F63C1">
              <w:rPr>
                <w:rFonts w:ascii="Calibri Light" w:hAnsi="Calibri Light"/>
                <w:lang w:val="de-CH"/>
              </w:rPr>
              <w:t xml:space="preserve"> User</w:t>
            </w:r>
          </w:p>
        </w:tc>
        <w:tc>
          <w:tcPr>
            <w:tcW w:w="1530" w:type="dxa"/>
            <w:tcBorders>
              <w:top w:val="single" w:sz="4" w:space="0" w:color="auto"/>
              <w:bottom w:val="single" w:sz="4" w:space="0" w:color="auto"/>
            </w:tcBorders>
            <w:vAlign w:val="center"/>
          </w:tcPr>
          <w:p w14:paraId="3EEC380C" w14:textId="77777777" w:rsidR="003D525B" w:rsidRDefault="003D525B" w:rsidP="003D525B">
            <w:pPr>
              <w:pStyle w:val="TableField-Left"/>
              <w:rPr>
                <w:rFonts w:ascii="Calibri Light" w:hAnsi="Calibri Light"/>
                <w:lang w:val="de-CH"/>
              </w:rPr>
            </w:pPr>
            <w:r>
              <w:rPr>
                <w:rFonts w:ascii="Calibri Light" w:hAnsi="Calibri Light"/>
                <w:lang w:val="de-CH"/>
              </w:rPr>
              <w:t>Hybris C4C – Service Orders</w:t>
            </w:r>
          </w:p>
        </w:tc>
        <w:tc>
          <w:tcPr>
            <w:tcW w:w="2610" w:type="dxa"/>
            <w:tcBorders>
              <w:top w:val="single" w:sz="4" w:space="0" w:color="auto"/>
              <w:bottom w:val="single" w:sz="4" w:space="0" w:color="auto"/>
            </w:tcBorders>
            <w:vAlign w:val="center"/>
          </w:tcPr>
          <w:p w14:paraId="072EFDFA" w14:textId="77777777" w:rsidR="003D525B" w:rsidRPr="00051345" w:rsidRDefault="003D525B" w:rsidP="003D525B">
            <w:pPr>
              <w:pStyle w:val="TableField-Left"/>
              <w:rPr>
                <w:rFonts w:ascii="Calibri Light" w:hAnsi="Calibri Light" w:cs="Arial"/>
              </w:rPr>
            </w:pPr>
            <w:r>
              <w:rPr>
                <w:rFonts w:ascii="Calibri Light" w:hAnsi="Calibri Light" w:cs="Arial"/>
              </w:rPr>
              <w:t>Create, Change, Display Service Orders</w:t>
            </w:r>
          </w:p>
        </w:tc>
        <w:tc>
          <w:tcPr>
            <w:tcW w:w="2160" w:type="dxa"/>
            <w:tcBorders>
              <w:top w:val="single" w:sz="4" w:space="0" w:color="auto"/>
              <w:bottom w:val="single" w:sz="4" w:space="0" w:color="auto"/>
            </w:tcBorders>
            <w:vAlign w:val="center"/>
          </w:tcPr>
          <w:p w14:paraId="30D21C97" w14:textId="04D6F5DA" w:rsidR="003D525B" w:rsidRPr="00051345" w:rsidRDefault="004B54A9" w:rsidP="003D525B">
            <w:pPr>
              <w:pStyle w:val="TableField-Left"/>
              <w:rPr>
                <w:rFonts w:ascii="Calibri Light" w:hAnsi="Calibri Light" w:cs="Arial"/>
              </w:rPr>
            </w:pPr>
            <w:r>
              <w:rPr>
                <w:rFonts w:ascii="Calibri Light" w:hAnsi="Calibri Light" w:cs="Arial"/>
              </w:rPr>
              <w:t>Create, Change, Display</w:t>
            </w:r>
          </w:p>
        </w:tc>
        <w:tc>
          <w:tcPr>
            <w:tcW w:w="2340" w:type="dxa"/>
            <w:tcBorders>
              <w:top w:val="single" w:sz="4" w:space="0" w:color="auto"/>
              <w:bottom w:val="single" w:sz="4" w:space="0" w:color="auto"/>
            </w:tcBorders>
            <w:vAlign w:val="center"/>
          </w:tcPr>
          <w:p w14:paraId="079F8C40" w14:textId="45A1F2B3" w:rsidR="003D525B" w:rsidRPr="00051345" w:rsidRDefault="00176EA8" w:rsidP="003D525B">
            <w:pPr>
              <w:pStyle w:val="TableField-Left"/>
              <w:rPr>
                <w:rFonts w:ascii="Calibri Light" w:hAnsi="Calibri Light" w:cs="Arial"/>
              </w:rPr>
            </w:pPr>
            <w:r>
              <w:rPr>
                <w:rFonts w:ascii="Calibri Light" w:hAnsi="Calibri Light" w:cs="Arial"/>
              </w:rPr>
              <w:t>No</w:t>
            </w:r>
          </w:p>
        </w:tc>
      </w:tr>
      <w:tr w:rsidR="003D525B" w:rsidRPr="00051345" w14:paraId="1C28A65B" w14:textId="77777777" w:rsidTr="004B54A9">
        <w:trPr>
          <w:cantSplit/>
          <w:trHeight w:val="108"/>
          <w:tblHeader/>
        </w:trPr>
        <w:tc>
          <w:tcPr>
            <w:tcW w:w="1440" w:type="dxa"/>
            <w:tcBorders>
              <w:top w:val="single" w:sz="4" w:space="0" w:color="auto"/>
              <w:bottom w:val="single" w:sz="4" w:space="0" w:color="auto"/>
            </w:tcBorders>
          </w:tcPr>
          <w:p w14:paraId="79F5D539" w14:textId="04F0FE64" w:rsidR="003D525B" w:rsidRPr="009D7DFD" w:rsidRDefault="003D525B" w:rsidP="003D525B">
            <w:pPr>
              <w:pStyle w:val="TableField-Left"/>
              <w:rPr>
                <w:rFonts w:ascii="Calibri Light" w:hAnsi="Calibri Light"/>
                <w:lang w:val="de-CH"/>
              </w:rPr>
            </w:pPr>
            <w:r>
              <w:rPr>
                <w:rFonts w:ascii="Calibri Light" w:hAnsi="Calibri Light"/>
                <w:lang w:val="de-CH"/>
              </w:rPr>
              <w:t>Bill Inquiry</w:t>
            </w:r>
            <w:r w:rsidR="002F63C1">
              <w:rPr>
                <w:rFonts w:ascii="Calibri Light" w:hAnsi="Calibri Light"/>
                <w:lang w:val="de-CH"/>
              </w:rPr>
              <w:t xml:space="preserve"> User</w:t>
            </w:r>
          </w:p>
        </w:tc>
        <w:tc>
          <w:tcPr>
            <w:tcW w:w="1530" w:type="dxa"/>
            <w:tcBorders>
              <w:top w:val="single" w:sz="4" w:space="0" w:color="auto"/>
              <w:bottom w:val="single" w:sz="4" w:space="0" w:color="auto"/>
            </w:tcBorders>
            <w:vAlign w:val="center"/>
          </w:tcPr>
          <w:p w14:paraId="6701F580" w14:textId="77777777" w:rsidR="003D525B" w:rsidRDefault="003D525B" w:rsidP="003D525B">
            <w:pPr>
              <w:pStyle w:val="TableField-Left"/>
              <w:rPr>
                <w:rFonts w:ascii="Calibri Light" w:hAnsi="Calibri Light"/>
                <w:lang w:val="de-CH"/>
              </w:rPr>
            </w:pPr>
            <w:r>
              <w:rPr>
                <w:rFonts w:ascii="Calibri Light" w:hAnsi="Calibri Light"/>
                <w:lang w:val="de-CH"/>
              </w:rPr>
              <w:t>Hybris C4C – Contract Account</w:t>
            </w:r>
          </w:p>
        </w:tc>
        <w:tc>
          <w:tcPr>
            <w:tcW w:w="2610" w:type="dxa"/>
            <w:tcBorders>
              <w:top w:val="single" w:sz="4" w:space="0" w:color="auto"/>
              <w:bottom w:val="single" w:sz="4" w:space="0" w:color="auto"/>
            </w:tcBorders>
            <w:vAlign w:val="center"/>
          </w:tcPr>
          <w:p w14:paraId="51340AD6" w14:textId="77777777" w:rsidR="003D525B" w:rsidRDefault="003D525B" w:rsidP="003D525B">
            <w:pPr>
              <w:pStyle w:val="TableField-Left"/>
              <w:rPr>
                <w:rFonts w:ascii="Calibri Light" w:hAnsi="Calibri Light" w:cs="Arial"/>
              </w:rPr>
            </w:pPr>
            <w:r>
              <w:rPr>
                <w:rFonts w:ascii="Calibri Light" w:hAnsi="Calibri Light" w:cs="Arial"/>
              </w:rPr>
              <w:t>Create, Change, Display</w:t>
            </w:r>
          </w:p>
        </w:tc>
        <w:tc>
          <w:tcPr>
            <w:tcW w:w="2160" w:type="dxa"/>
            <w:tcBorders>
              <w:top w:val="single" w:sz="4" w:space="0" w:color="auto"/>
              <w:bottom w:val="single" w:sz="4" w:space="0" w:color="auto"/>
            </w:tcBorders>
            <w:vAlign w:val="center"/>
          </w:tcPr>
          <w:p w14:paraId="54909DB1" w14:textId="70CDDA75" w:rsidR="003D525B" w:rsidRPr="00051345" w:rsidRDefault="004B54A9" w:rsidP="003D525B">
            <w:pPr>
              <w:pStyle w:val="TableField-Left"/>
              <w:rPr>
                <w:rFonts w:ascii="Calibri Light" w:hAnsi="Calibri Light" w:cs="Arial"/>
              </w:rPr>
            </w:pPr>
            <w:r>
              <w:rPr>
                <w:rFonts w:ascii="Calibri Light" w:hAnsi="Calibri Light" w:cs="Arial"/>
              </w:rPr>
              <w:t>Create, Change, Display</w:t>
            </w:r>
          </w:p>
        </w:tc>
        <w:tc>
          <w:tcPr>
            <w:tcW w:w="2340" w:type="dxa"/>
            <w:tcBorders>
              <w:top w:val="single" w:sz="4" w:space="0" w:color="auto"/>
              <w:bottom w:val="single" w:sz="4" w:space="0" w:color="auto"/>
            </w:tcBorders>
            <w:vAlign w:val="center"/>
          </w:tcPr>
          <w:p w14:paraId="4AFE62FF" w14:textId="271A5FDB" w:rsidR="003D525B" w:rsidRPr="00051345" w:rsidRDefault="00176EA8" w:rsidP="003D525B">
            <w:pPr>
              <w:pStyle w:val="TableField-Left"/>
              <w:rPr>
                <w:rFonts w:ascii="Calibri Light" w:hAnsi="Calibri Light" w:cs="Arial"/>
              </w:rPr>
            </w:pPr>
            <w:r>
              <w:rPr>
                <w:rFonts w:ascii="Calibri Light" w:hAnsi="Calibri Light" w:cs="Arial"/>
              </w:rPr>
              <w:t>No</w:t>
            </w:r>
          </w:p>
        </w:tc>
      </w:tr>
      <w:tr w:rsidR="00232469" w:rsidRPr="00051345" w14:paraId="525C5E3C" w14:textId="77777777" w:rsidTr="004B54A9">
        <w:trPr>
          <w:cantSplit/>
          <w:trHeight w:val="108"/>
          <w:tblHeader/>
        </w:trPr>
        <w:tc>
          <w:tcPr>
            <w:tcW w:w="1440" w:type="dxa"/>
            <w:tcBorders>
              <w:top w:val="single" w:sz="4" w:space="0" w:color="auto"/>
              <w:bottom w:val="single" w:sz="4" w:space="0" w:color="auto"/>
            </w:tcBorders>
          </w:tcPr>
          <w:p w14:paraId="0D5969F8" w14:textId="5BEE4A0A" w:rsidR="00232469" w:rsidRDefault="00232469" w:rsidP="003D525B">
            <w:pPr>
              <w:pStyle w:val="TableField-Left"/>
              <w:rPr>
                <w:rFonts w:ascii="Calibri Light" w:hAnsi="Calibri Light"/>
                <w:lang w:val="de-CH"/>
              </w:rPr>
            </w:pPr>
            <w:r>
              <w:rPr>
                <w:rFonts w:ascii="Calibri Light" w:hAnsi="Calibri Light"/>
                <w:lang w:val="de-CH"/>
              </w:rPr>
              <w:t>Bill Inquiry User</w:t>
            </w:r>
          </w:p>
        </w:tc>
        <w:tc>
          <w:tcPr>
            <w:tcW w:w="1530" w:type="dxa"/>
            <w:tcBorders>
              <w:top w:val="single" w:sz="4" w:space="0" w:color="auto"/>
              <w:bottom w:val="single" w:sz="4" w:space="0" w:color="auto"/>
            </w:tcBorders>
            <w:vAlign w:val="center"/>
          </w:tcPr>
          <w:p w14:paraId="3A42F815" w14:textId="05088B3D" w:rsidR="00232469" w:rsidRDefault="00232469" w:rsidP="003D525B">
            <w:pPr>
              <w:pStyle w:val="TableField-Left"/>
              <w:rPr>
                <w:rFonts w:ascii="Calibri Light" w:hAnsi="Calibri Light"/>
                <w:lang w:val="de-CH"/>
              </w:rPr>
            </w:pPr>
            <w:r>
              <w:rPr>
                <w:rFonts w:ascii="Calibri Light" w:hAnsi="Calibri Light"/>
                <w:lang w:val="de-CH"/>
              </w:rPr>
              <w:t>Hybris C4C - Invoice</w:t>
            </w:r>
          </w:p>
        </w:tc>
        <w:tc>
          <w:tcPr>
            <w:tcW w:w="2610" w:type="dxa"/>
            <w:tcBorders>
              <w:top w:val="single" w:sz="4" w:space="0" w:color="auto"/>
              <w:bottom w:val="single" w:sz="4" w:space="0" w:color="auto"/>
            </w:tcBorders>
            <w:vAlign w:val="center"/>
          </w:tcPr>
          <w:p w14:paraId="3633FED1" w14:textId="60904AC6" w:rsidR="00232469" w:rsidRDefault="00232469" w:rsidP="003D525B">
            <w:pPr>
              <w:pStyle w:val="TableField-Left"/>
              <w:rPr>
                <w:rFonts w:ascii="Calibri Light" w:hAnsi="Calibri Light" w:cs="Arial"/>
              </w:rPr>
            </w:pPr>
            <w:r>
              <w:rPr>
                <w:rFonts w:ascii="Calibri Light" w:hAnsi="Calibri Light" w:cs="Arial"/>
              </w:rPr>
              <w:t>Full Reversal</w:t>
            </w:r>
          </w:p>
        </w:tc>
        <w:tc>
          <w:tcPr>
            <w:tcW w:w="2160" w:type="dxa"/>
            <w:tcBorders>
              <w:top w:val="single" w:sz="4" w:space="0" w:color="auto"/>
              <w:bottom w:val="single" w:sz="4" w:space="0" w:color="auto"/>
            </w:tcBorders>
            <w:vAlign w:val="center"/>
          </w:tcPr>
          <w:p w14:paraId="03C372D1" w14:textId="1A9184C5" w:rsidR="00232469" w:rsidRDefault="00232469" w:rsidP="003D525B">
            <w:pPr>
              <w:pStyle w:val="TableField-Left"/>
              <w:rPr>
                <w:rFonts w:ascii="Calibri Light" w:hAnsi="Calibri Light" w:cs="Arial"/>
              </w:rPr>
            </w:pPr>
            <w:r>
              <w:rPr>
                <w:rFonts w:ascii="Calibri Light" w:hAnsi="Calibri Light" w:cs="Arial"/>
              </w:rPr>
              <w:t>Create</w:t>
            </w:r>
          </w:p>
        </w:tc>
        <w:tc>
          <w:tcPr>
            <w:tcW w:w="2340" w:type="dxa"/>
            <w:tcBorders>
              <w:top w:val="single" w:sz="4" w:space="0" w:color="auto"/>
              <w:bottom w:val="single" w:sz="4" w:space="0" w:color="auto"/>
            </w:tcBorders>
            <w:vAlign w:val="center"/>
          </w:tcPr>
          <w:p w14:paraId="7C187C10" w14:textId="5B9F3030" w:rsidR="00232469" w:rsidRDefault="00232469" w:rsidP="003D525B">
            <w:pPr>
              <w:pStyle w:val="TableField-Left"/>
              <w:rPr>
                <w:rFonts w:ascii="Calibri Light" w:hAnsi="Calibri Light" w:cs="Arial"/>
              </w:rPr>
            </w:pPr>
            <w:r>
              <w:rPr>
                <w:rFonts w:ascii="Calibri Light" w:hAnsi="Calibri Light" w:cs="Arial"/>
              </w:rPr>
              <w:t>No</w:t>
            </w:r>
          </w:p>
        </w:tc>
      </w:tr>
      <w:tr w:rsidR="00F53E5E" w:rsidRPr="00051345" w14:paraId="29D11403" w14:textId="77777777" w:rsidTr="004B54A9">
        <w:trPr>
          <w:cantSplit/>
          <w:trHeight w:val="108"/>
          <w:tblHeader/>
        </w:trPr>
        <w:tc>
          <w:tcPr>
            <w:tcW w:w="1440" w:type="dxa"/>
            <w:tcBorders>
              <w:top w:val="single" w:sz="4" w:space="0" w:color="auto"/>
              <w:bottom w:val="single" w:sz="4" w:space="0" w:color="auto"/>
            </w:tcBorders>
          </w:tcPr>
          <w:p w14:paraId="244AB6F3" w14:textId="533F88A0" w:rsidR="00F53E5E" w:rsidRPr="009D7DFD" w:rsidRDefault="00F53E5E" w:rsidP="003D525B">
            <w:pPr>
              <w:pStyle w:val="TableField-Left"/>
              <w:rPr>
                <w:rFonts w:ascii="Calibri Light" w:hAnsi="Calibri Light"/>
                <w:lang w:val="de-CH"/>
              </w:rPr>
            </w:pPr>
            <w:r>
              <w:rPr>
                <w:rFonts w:ascii="Calibri Light" w:hAnsi="Calibri Light"/>
                <w:lang w:val="de-CH"/>
              </w:rPr>
              <w:t>Bill Inquiry User</w:t>
            </w:r>
          </w:p>
        </w:tc>
        <w:tc>
          <w:tcPr>
            <w:tcW w:w="1530" w:type="dxa"/>
            <w:tcBorders>
              <w:top w:val="single" w:sz="4" w:space="0" w:color="auto"/>
              <w:bottom w:val="single" w:sz="4" w:space="0" w:color="auto"/>
            </w:tcBorders>
            <w:vAlign w:val="center"/>
          </w:tcPr>
          <w:p w14:paraId="6159439E" w14:textId="14C77194" w:rsidR="00F53E5E" w:rsidRDefault="00F53E5E" w:rsidP="003D525B">
            <w:pPr>
              <w:pStyle w:val="TableField-Left"/>
              <w:rPr>
                <w:rFonts w:ascii="Calibri Light" w:hAnsi="Calibri Light"/>
                <w:lang w:val="de-CH"/>
              </w:rPr>
            </w:pPr>
            <w:r>
              <w:rPr>
                <w:rFonts w:ascii="Calibri Light" w:hAnsi="Calibri Light"/>
                <w:lang w:val="de-CH"/>
              </w:rPr>
              <w:t>ES21</w:t>
            </w:r>
          </w:p>
        </w:tc>
        <w:tc>
          <w:tcPr>
            <w:tcW w:w="2610" w:type="dxa"/>
            <w:tcBorders>
              <w:top w:val="single" w:sz="4" w:space="0" w:color="auto"/>
              <w:bottom w:val="single" w:sz="4" w:space="0" w:color="auto"/>
            </w:tcBorders>
            <w:vAlign w:val="center"/>
          </w:tcPr>
          <w:p w14:paraId="3883FF35" w14:textId="425D035F" w:rsidR="00F53E5E" w:rsidRDefault="00F53E5E" w:rsidP="003D525B">
            <w:pPr>
              <w:pStyle w:val="TableField-Left"/>
              <w:rPr>
                <w:rFonts w:ascii="Calibri Light" w:hAnsi="Calibri Light" w:cs="Arial"/>
              </w:rPr>
            </w:pPr>
            <w:r>
              <w:rPr>
                <w:rFonts w:ascii="Calibri Light" w:hAnsi="Calibri Light" w:cs="Arial"/>
              </w:rPr>
              <w:t>Edit Contract</w:t>
            </w:r>
          </w:p>
        </w:tc>
        <w:tc>
          <w:tcPr>
            <w:tcW w:w="2160" w:type="dxa"/>
            <w:tcBorders>
              <w:top w:val="single" w:sz="4" w:space="0" w:color="auto"/>
              <w:bottom w:val="single" w:sz="4" w:space="0" w:color="auto"/>
            </w:tcBorders>
            <w:vAlign w:val="center"/>
          </w:tcPr>
          <w:p w14:paraId="3AE262EE" w14:textId="267A1B17" w:rsidR="00F53E5E" w:rsidRDefault="00F53E5E" w:rsidP="003D525B">
            <w:pPr>
              <w:pStyle w:val="TableField-Left"/>
              <w:rPr>
                <w:rFonts w:ascii="Calibri Light" w:hAnsi="Calibri Light" w:cs="Arial"/>
              </w:rPr>
            </w:pPr>
            <w:r>
              <w:rPr>
                <w:rFonts w:ascii="Calibri Light" w:hAnsi="Calibri Light" w:cs="Arial"/>
              </w:rPr>
              <w:t>Change</w:t>
            </w:r>
          </w:p>
        </w:tc>
        <w:tc>
          <w:tcPr>
            <w:tcW w:w="2340" w:type="dxa"/>
            <w:tcBorders>
              <w:top w:val="single" w:sz="4" w:space="0" w:color="auto"/>
              <w:bottom w:val="single" w:sz="4" w:space="0" w:color="auto"/>
            </w:tcBorders>
            <w:vAlign w:val="center"/>
          </w:tcPr>
          <w:p w14:paraId="19FA13AA" w14:textId="356E1B1F" w:rsidR="00F53E5E" w:rsidRDefault="00F53E5E" w:rsidP="003D525B">
            <w:pPr>
              <w:pStyle w:val="TableField-Left"/>
              <w:rPr>
                <w:rFonts w:ascii="Calibri Light" w:hAnsi="Calibri Light" w:cs="Arial"/>
              </w:rPr>
            </w:pPr>
            <w:r>
              <w:rPr>
                <w:rFonts w:ascii="Calibri Light" w:hAnsi="Calibri Light" w:cs="Arial"/>
              </w:rPr>
              <w:t>No</w:t>
            </w:r>
          </w:p>
        </w:tc>
      </w:tr>
      <w:tr w:rsidR="00732071" w:rsidRPr="00051345" w14:paraId="4E3B85AA" w14:textId="77777777" w:rsidTr="004B54A9">
        <w:trPr>
          <w:cantSplit/>
          <w:trHeight w:val="108"/>
          <w:tblHeader/>
        </w:trPr>
        <w:tc>
          <w:tcPr>
            <w:tcW w:w="1440" w:type="dxa"/>
            <w:tcBorders>
              <w:top w:val="single" w:sz="4" w:space="0" w:color="auto"/>
              <w:bottom w:val="single" w:sz="4" w:space="0" w:color="auto"/>
            </w:tcBorders>
          </w:tcPr>
          <w:p w14:paraId="5E82C31B" w14:textId="476949C0" w:rsidR="00732071" w:rsidRPr="00051345" w:rsidRDefault="00732071" w:rsidP="00732071">
            <w:pPr>
              <w:pStyle w:val="TableField-Left"/>
              <w:rPr>
                <w:rFonts w:ascii="Calibri Light" w:hAnsi="Calibri Light"/>
                <w:lang w:val="de-CH"/>
              </w:rPr>
            </w:pPr>
            <w:r w:rsidRPr="009D7DFD">
              <w:rPr>
                <w:rFonts w:ascii="Calibri Light" w:hAnsi="Calibri Light"/>
                <w:lang w:val="de-CH"/>
              </w:rPr>
              <w:t>Bill Inquiry</w:t>
            </w:r>
            <w:r>
              <w:rPr>
                <w:rFonts w:ascii="Calibri Light" w:hAnsi="Calibri Light"/>
                <w:lang w:val="de-CH"/>
              </w:rPr>
              <w:t xml:space="preserve"> User</w:t>
            </w:r>
          </w:p>
        </w:tc>
        <w:tc>
          <w:tcPr>
            <w:tcW w:w="1530" w:type="dxa"/>
            <w:tcBorders>
              <w:top w:val="single" w:sz="4" w:space="0" w:color="auto"/>
              <w:bottom w:val="single" w:sz="4" w:space="0" w:color="auto"/>
            </w:tcBorders>
            <w:vAlign w:val="center"/>
          </w:tcPr>
          <w:p w14:paraId="5983B8AD" w14:textId="77777777" w:rsidR="00732071" w:rsidRDefault="00732071" w:rsidP="00732071">
            <w:pPr>
              <w:pStyle w:val="TableField-Left"/>
              <w:rPr>
                <w:rFonts w:ascii="Calibri Light" w:hAnsi="Calibri Light"/>
                <w:lang w:val="de-CH"/>
              </w:rPr>
            </w:pPr>
            <w:r>
              <w:rPr>
                <w:rFonts w:ascii="Calibri Light" w:hAnsi="Calibri Light"/>
                <w:lang w:val="de-CH"/>
              </w:rPr>
              <w:t>ES22</w:t>
            </w:r>
          </w:p>
        </w:tc>
        <w:tc>
          <w:tcPr>
            <w:tcW w:w="2610" w:type="dxa"/>
            <w:tcBorders>
              <w:top w:val="single" w:sz="4" w:space="0" w:color="auto"/>
              <w:bottom w:val="single" w:sz="4" w:space="0" w:color="auto"/>
            </w:tcBorders>
            <w:vAlign w:val="center"/>
          </w:tcPr>
          <w:p w14:paraId="2D50A4D5" w14:textId="77777777" w:rsidR="00732071" w:rsidRPr="00051345" w:rsidRDefault="00732071" w:rsidP="00732071">
            <w:pPr>
              <w:pStyle w:val="TableField-Left"/>
              <w:rPr>
                <w:rFonts w:ascii="Calibri Light" w:hAnsi="Calibri Light" w:cs="Arial"/>
              </w:rPr>
            </w:pPr>
            <w:r>
              <w:rPr>
                <w:rFonts w:ascii="Calibri Light" w:hAnsi="Calibri Light" w:cs="Arial"/>
              </w:rPr>
              <w:t>Display Contract</w:t>
            </w:r>
          </w:p>
        </w:tc>
        <w:tc>
          <w:tcPr>
            <w:tcW w:w="2160" w:type="dxa"/>
            <w:tcBorders>
              <w:top w:val="single" w:sz="4" w:space="0" w:color="auto"/>
              <w:bottom w:val="single" w:sz="4" w:space="0" w:color="auto"/>
            </w:tcBorders>
            <w:vAlign w:val="center"/>
          </w:tcPr>
          <w:p w14:paraId="09D04D02" w14:textId="1032E01C" w:rsidR="00732071" w:rsidRPr="00051345" w:rsidRDefault="00732071" w:rsidP="00732071">
            <w:pPr>
              <w:pStyle w:val="TableField-Left"/>
              <w:rPr>
                <w:rFonts w:ascii="Calibri Light" w:hAnsi="Calibri Light" w:cs="Arial"/>
              </w:rPr>
            </w:pPr>
            <w:r>
              <w:rPr>
                <w:rFonts w:ascii="Calibri Light" w:hAnsi="Calibri Light" w:cs="Arial"/>
              </w:rPr>
              <w:t>Display</w:t>
            </w:r>
          </w:p>
        </w:tc>
        <w:tc>
          <w:tcPr>
            <w:tcW w:w="2340" w:type="dxa"/>
            <w:tcBorders>
              <w:top w:val="single" w:sz="4" w:space="0" w:color="auto"/>
              <w:bottom w:val="single" w:sz="4" w:space="0" w:color="auto"/>
            </w:tcBorders>
            <w:vAlign w:val="center"/>
          </w:tcPr>
          <w:p w14:paraId="17270019" w14:textId="48051116" w:rsidR="00732071" w:rsidRPr="00051345" w:rsidRDefault="00732071" w:rsidP="00732071">
            <w:pPr>
              <w:pStyle w:val="TableField-Left"/>
              <w:rPr>
                <w:rFonts w:ascii="Calibri Light" w:hAnsi="Calibri Light" w:cs="Arial"/>
              </w:rPr>
            </w:pPr>
            <w:r>
              <w:rPr>
                <w:rFonts w:ascii="Calibri Light" w:hAnsi="Calibri Light" w:cs="Arial"/>
              </w:rPr>
              <w:t>No</w:t>
            </w:r>
          </w:p>
        </w:tc>
      </w:tr>
      <w:tr w:rsidR="00732071" w:rsidRPr="00051345" w14:paraId="2EABCF99" w14:textId="77777777" w:rsidTr="004B54A9">
        <w:trPr>
          <w:cantSplit/>
          <w:trHeight w:val="108"/>
          <w:tblHeader/>
        </w:trPr>
        <w:tc>
          <w:tcPr>
            <w:tcW w:w="1440" w:type="dxa"/>
            <w:tcBorders>
              <w:top w:val="single" w:sz="4" w:space="0" w:color="auto"/>
              <w:bottom w:val="single" w:sz="4" w:space="0" w:color="auto"/>
            </w:tcBorders>
          </w:tcPr>
          <w:p w14:paraId="5C83A8A4" w14:textId="518304BC" w:rsidR="00732071" w:rsidRPr="00051345" w:rsidRDefault="00732071" w:rsidP="00732071">
            <w:pPr>
              <w:pStyle w:val="TableField-Left"/>
              <w:rPr>
                <w:rFonts w:ascii="Calibri Light" w:hAnsi="Calibri Light"/>
                <w:lang w:val="de-CH"/>
              </w:rPr>
            </w:pPr>
            <w:r w:rsidRPr="009D7DFD">
              <w:rPr>
                <w:rFonts w:ascii="Calibri Light" w:hAnsi="Calibri Light"/>
                <w:lang w:val="de-CH"/>
              </w:rPr>
              <w:t>Bill Inquiry</w:t>
            </w:r>
            <w:r>
              <w:rPr>
                <w:rFonts w:ascii="Calibri Light" w:hAnsi="Calibri Light"/>
                <w:lang w:val="de-CH"/>
              </w:rPr>
              <w:t xml:space="preserve"> User</w:t>
            </w:r>
          </w:p>
        </w:tc>
        <w:tc>
          <w:tcPr>
            <w:tcW w:w="1530" w:type="dxa"/>
            <w:tcBorders>
              <w:top w:val="single" w:sz="4" w:space="0" w:color="auto"/>
              <w:bottom w:val="single" w:sz="4" w:space="0" w:color="auto"/>
            </w:tcBorders>
            <w:vAlign w:val="center"/>
          </w:tcPr>
          <w:p w14:paraId="41E98C45" w14:textId="77777777" w:rsidR="00732071" w:rsidRDefault="00732071" w:rsidP="00732071">
            <w:pPr>
              <w:pStyle w:val="TableField-Left"/>
              <w:rPr>
                <w:rFonts w:ascii="Calibri Light" w:hAnsi="Calibri Light"/>
                <w:lang w:val="de-CH"/>
              </w:rPr>
            </w:pPr>
            <w:r>
              <w:rPr>
                <w:rFonts w:ascii="Calibri Light" w:hAnsi="Calibri Light"/>
                <w:lang w:val="de-CH"/>
              </w:rPr>
              <w:t>ES32</w:t>
            </w:r>
          </w:p>
        </w:tc>
        <w:tc>
          <w:tcPr>
            <w:tcW w:w="2610" w:type="dxa"/>
            <w:tcBorders>
              <w:top w:val="single" w:sz="4" w:space="0" w:color="auto"/>
              <w:bottom w:val="single" w:sz="4" w:space="0" w:color="auto"/>
            </w:tcBorders>
            <w:vAlign w:val="center"/>
          </w:tcPr>
          <w:p w14:paraId="37B71419" w14:textId="77777777" w:rsidR="00732071" w:rsidRPr="00051345" w:rsidRDefault="00732071" w:rsidP="00732071">
            <w:pPr>
              <w:pStyle w:val="TableField-Left"/>
              <w:rPr>
                <w:rFonts w:ascii="Calibri Light" w:hAnsi="Calibri Light" w:cs="Arial"/>
              </w:rPr>
            </w:pPr>
            <w:r>
              <w:rPr>
                <w:rFonts w:ascii="Calibri Light" w:hAnsi="Calibri Light" w:cs="Arial"/>
              </w:rPr>
              <w:t>Display Installation</w:t>
            </w:r>
          </w:p>
        </w:tc>
        <w:tc>
          <w:tcPr>
            <w:tcW w:w="2160" w:type="dxa"/>
            <w:tcBorders>
              <w:top w:val="single" w:sz="4" w:space="0" w:color="auto"/>
              <w:bottom w:val="single" w:sz="4" w:space="0" w:color="auto"/>
            </w:tcBorders>
            <w:vAlign w:val="center"/>
          </w:tcPr>
          <w:p w14:paraId="058AE58B" w14:textId="6C28918E" w:rsidR="00732071" w:rsidRPr="00051345" w:rsidRDefault="00732071" w:rsidP="00732071">
            <w:pPr>
              <w:pStyle w:val="TableField-Left"/>
              <w:rPr>
                <w:rFonts w:ascii="Calibri Light" w:hAnsi="Calibri Light" w:cs="Arial"/>
              </w:rPr>
            </w:pPr>
            <w:r>
              <w:rPr>
                <w:rFonts w:ascii="Calibri Light" w:hAnsi="Calibri Light" w:cs="Arial"/>
              </w:rPr>
              <w:t>Display</w:t>
            </w:r>
          </w:p>
        </w:tc>
        <w:tc>
          <w:tcPr>
            <w:tcW w:w="2340" w:type="dxa"/>
            <w:tcBorders>
              <w:top w:val="single" w:sz="4" w:space="0" w:color="auto"/>
              <w:bottom w:val="single" w:sz="4" w:space="0" w:color="auto"/>
            </w:tcBorders>
            <w:vAlign w:val="center"/>
          </w:tcPr>
          <w:p w14:paraId="3C94AC89" w14:textId="683BE6FE" w:rsidR="00732071" w:rsidRPr="00051345" w:rsidRDefault="00732071" w:rsidP="00732071">
            <w:pPr>
              <w:pStyle w:val="TableField-Left"/>
              <w:rPr>
                <w:rFonts w:ascii="Calibri Light" w:hAnsi="Calibri Light" w:cs="Arial"/>
              </w:rPr>
            </w:pPr>
            <w:r>
              <w:rPr>
                <w:rFonts w:ascii="Calibri Light" w:hAnsi="Calibri Light" w:cs="Arial"/>
              </w:rPr>
              <w:t>No</w:t>
            </w:r>
          </w:p>
        </w:tc>
      </w:tr>
      <w:tr w:rsidR="00732071" w:rsidRPr="00051345" w14:paraId="688E0F98" w14:textId="77777777" w:rsidTr="004B54A9">
        <w:trPr>
          <w:cantSplit/>
          <w:trHeight w:val="108"/>
          <w:tblHeader/>
        </w:trPr>
        <w:tc>
          <w:tcPr>
            <w:tcW w:w="1440" w:type="dxa"/>
            <w:tcBorders>
              <w:top w:val="single" w:sz="4" w:space="0" w:color="auto"/>
              <w:bottom w:val="single" w:sz="4" w:space="0" w:color="auto"/>
            </w:tcBorders>
          </w:tcPr>
          <w:p w14:paraId="1047F388" w14:textId="180FAFCA" w:rsidR="00732071" w:rsidRPr="009D7DFD" w:rsidRDefault="00732071" w:rsidP="00732071">
            <w:pPr>
              <w:pStyle w:val="TableField-Left"/>
              <w:rPr>
                <w:rFonts w:ascii="Calibri Light" w:hAnsi="Calibri Light"/>
                <w:lang w:val="de-CH"/>
              </w:rPr>
            </w:pPr>
            <w:r>
              <w:rPr>
                <w:rFonts w:ascii="Calibri Light" w:hAnsi="Calibri Light"/>
                <w:lang w:val="de-CH"/>
              </w:rPr>
              <w:t>Bill Inquiry User</w:t>
            </w:r>
          </w:p>
        </w:tc>
        <w:tc>
          <w:tcPr>
            <w:tcW w:w="1530" w:type="dxa"/>
            <w:tcBorders>
              <w:top w:val="single" w:sz="4" w:space="0" w:color="auto"/>
              <w:bottom w:val="single" w:sz="4" w:space="0" w:color="auto"/>
            </w:tcBorders>
            <w:vAlign w:val="center"/>
          </w:tcPr>
          <w:p w14:paraId="33565ECE" w14:textId="77777777" w:rsidR="00732071" w:rsidRDefault="00732071" w:rsidP="00732071">
            <w:pPr>
              <w:pStyle w:val="TableField-Left"/>
              <w:rPr>
                <w:rFonts w:ascii="Calibri Light" w:hAnsi="Calibri Light"/>
                <w:lang w:val="de-CH"/>
              </w:rPr>
            </w:pPr>
            <w:r>
              <w:rPr>
                <w:rFonts w:ascii="Calibri Light" w:hAnsi="Calibri Light"/>
                <w:lang w:val="de-CH"/>
              </w:rPr>
              <w:t>ES31</w:t>
            </w:r>
          </w:p>
        </w:tc>
        <w:tc>
          <w:tcPr>
            <w:tcW w:w="2610" w:type="dxa"/>
            <w:tcBorders>
              <w:top w:val="single" w:sz="4" w:space="0" w:color="auto"/>
              <w:bottom w:val="single" w:sz="4" w:space="0" w:color="auto"/>
            </w:tcBorders>
            <w:vAlign w:val="center"/>
          </w:tcPr>
          <w:p w14:paraId="137FD9BC" w14:textId="77777777" w:rsidR="00732071" w:rsidRDefault="00732071" w:rsidP="00732071">
            <w:pPr>
              <w:pStyle w:val="TableField-Left"/>
              <w:rPr>
                <w:rFonts w:ascii="Calibri Light" w:hAnsi="Calibri Light" w:cs="Arial"/>
              </w:rPr>
            </w:pPr>
            <w:r>
              <w:rPr>
                <w:rFonts w:ascii="Calibri Light" w:hAnsi="Calibri Light" w:cs="Arial"/>
              </w:rPr>
              <w:t>Edit Installation Facts</w:t>
            </w:r>
          </w:p>
        </w:tc>
        <w:tc>
          <w:tcPr>
            <w:tcW w:w="2160" w:type="dxa"/>
            <w:tcBorders>
              <w:top w:val="single" w:sz="4" w:space="0" w:color="auto"/>
              <w:bottom w:val="single" w:sz="4" w:space="0" w:color="auto"/>
            </w:tcBorders>
            <w:vAlign w:val="center"/>
          </w:tcPr>
          <w:p w14:paraId="2AD0AD0E" w14:textId="09DFC760" w:rsidR="00732071" w:rsidRPr="00051345" w:rsidRDefault="00732071" w:rsidP="00732071">
            <w:pPr>
              <w:pStyle w:val="TableField-Left"/>
              <w:rPr>
                <w:rFonts w:ascii="Calibri Light" w:hAnsi="Calibri Light" w:cs="Arial"/>
              </w:rPr>
            </w:pPr>
            <w:r>
              <w:rPr>
                <w:rFonts w:ascii="Calibri Light" w:hAnsi="Calibri Light" w:cs="Arial"/>
              </w:rPr>
              <w:t>Edit</w:t>
            </w:r>
          </w:p>
        </w:tc>
        <w:tc>
          <w:tcPr>
            <w:tcW w:w="2340" w:type="dxa"/>
            <w:tcBorders>
              <w:top w:val="single" w:sz="4" w:space="0" w:color="auto"/>
              <w:bottom w:val="single" w:sz="4" w:space="0" w:color="auto"/>
            </w:tcBorders>
            <w:vAlign w:val="center"/>
          </w:tcPr>
          <w:p w14:paraId="228BCEED" w14:textId="5BE28A07" w:rsidR="00732071" w:rsidRPr="00051345" w:rsidRDefault="00732071" w:rsidP="00732071">
            <w:pPr>
              <w:pStyle w:val="TableField-Left"/>
              <w:rPr>
                <w:rFonts w:ascii="Calibri Light" w:hAnsi="Calibri Light" w:cs="Arial"/>
              </w:rPr>
            </w:pPr>
            <w:r>
              <w:rPr>
                <w:rFonts w:ascii="Calibri Light" w:hAnsi="Calibri Light" w:cs="Arial"/>
              </w:rPr>
              <w:t>No</w:t>
            </w:r>
          </w:p>
        </w:tc>
      </w:tr>
      <w:tr w:rsidR="00F53E5E" w:rsidRPr="00051345" w14:paraId="678F79A9" w14:textId="77777777" w:rsidTr="004B54A9">
        <w:trPr>
          <w:cantSplit/>
          <w:trHeight w:val="108"/>
          <w:tblHeader/>
        </w:trPr>
        <w:tc>
          <w:tcPr>
            <w:tcW w:w="1440" w:type="dxa"/>
            <w:tcBorders>
              <w:top w:val="single" w:sz="4" w:space="0" w:color="auto"/>
              <w:bottom w:val="single" w:sz="4" w:space="0" w:color="auto"/>
            </w:tcBorders>
          </w:tcPr>
          <w:p w14:paraId="2CF92E95" w14:textId="2E040F56" w:rsidR="00F53E5E" w:rsidRPr="00051345" w:rsidRDefault="00F53E5E" w:rsidP="00F53E5E">
            <w:pPr>
              <w:pStyle w:val="TableField-Left"/>
              <w:rPr>
                <w:rFonts w:ascii="Calibri Light" w:hAnsi="Calibri Light"/>
                <w:lang w:val="de-CH"/>
              </w:rPr>
            </w:pPr>
            <w:r w:rsidRPr="009D7DFD">
              <w:rPr>
                <w:rFonts w:ascii="Calibri Light" w:hAnsi="Calibri Light"/>
                <w:lang w:val="de-CH"/>
              </w:rPr>
              <w:t>Bill Inquiry</w:t>
            </w:r>
            <w:r>
              <w:rPr>
                <w:rFonts w:ascii="Calibri Light" w:hAnsi="Calibri Light"/>
                <w:lang w:val="de-CH"/>
              </w:rPr>
              <w:t xml:space="preserve"> User</w:t>
            </w:r>
          </w:p>
        </w:tc>
        <w:tc>
          <w:tcPr>
            <w:tcW w:w="1530" w:type="dxa"/>
            <w:tcBorders>
              <w:top w:val="single" w:sz="4" w:space="0" w:color="auto"/>
              <w:bottom w:val="single" w:sz="4" w:space="0" w:color="auto"/>
            </w:tcBorders>
            <w:vAlign w:val="center"/>
          </w:tcPr>
          <w:p w14:paraId="6E7CE756" w14:textId="4A40A40B" w:rsidR="00F53E5E" w:rsidRDefault="00F53E5E" w:rsidP="00F53E5E">
            <w:pPr>
              <w:pStyle w:val="TableField-Left"/>
              <w:rPr>
                <w:rFonts w:ascii="Calibri Light" w:hAnsi="Calibri Light"/>
                <w:lang w:val="de-CH"/>
              </w:rPr>
            </w:pPr>
            <w:r>
              <w:rPr>
                <w:rFonts w:ascii="Calibri Light" w:hAnsi="Calibri Light"/>
                <w:lang w:val="de-CH"/>
              </w:rPr>
              <w:t>CAA2</w:t>
            </w:r>
          </w:p>
        </w:tc>
        <w:tc>
          <w:tcPr>
            <w:tcW w:w="2610" w:type="dxa"/>
            <w:tcBorders>
              <w:top w:val="single" w:sz="4" w:space="0" w:color="auto"/>
              <w:bottom w:val="single" w:sz="4" w:space="0" w:color="auto"/>
            </w:tcBorders>
            <w:vAlign w:val="center"/>
          </w:tcPr>
          <w:p w14:paraId="48C3CCF2" w14:textId="0E33652D" w:rsidR="00F53E5E" w:rsidRPr="00051345" w:rsidRDefault="00F53E5E" w:rsidP="00F53E5E">
            <w:pPr>
              <w:pStyle w:val="TableField-Left"/>
              <w:rPr>
                <w:rFonts w:ascii="Calibri Light" w:hAnsi="Calibri Light" w:cs="Arial"/>
              </w:rPr>
            </w:pPr>
            <w:r>
              <w:rPr>
                <w:rFonts w:ascii="Calibri Light" w:hAnsi="Calibri Light" w:cs="Arial"/>
              </w:rPr>
              <w:t>Edit Contract Account</w:t>
            </w:r>
          </w:p>
        </w:tc>
        <w:tc>
          <w:tcPr>
            <w:tcW w:w="2160" w:type="dxa"/>
            <w:tcBorders>
              <w:top w:val="single" w:sz="4" w:space="0" w:color="auto"/>
              <w:bottom w:val="single" w:sz="4" w:space="0" w:color="auto"/>
            </w:tcBorders>
            <w:vAlign w:val="center"/>
          </w:tcPr>
          <w:p w14:paraId="1A9A3FC0" w14:textId="17548339" w:rsidR="00F53E5E" w:rsidRPr="00051345" w:rsidRDefault="00F53E5E" w:rsidP="00F53E5E">
            <w:pPr>
              <w:pStyle w:val="TableField-Left"/>
              <w:rPr>
                <w:rFonts w:ascii="Calibri Light" w:hAnsi="Calibri Light" w:cs="Arial"/>
              </w:rPr>
            </w:pPr>
            <w:r>
              <w:rPr>
                <w:rFonts w:ascii="Calibri Light" w:hAnsi="Calibri Light" w:cs="Arial"/>
              </w:rPr>
              <w:t>Change</w:t>
            </w:r>
          </w:p>
        </w:tc>
        <w:tc>
          <w:tcPr>
            <w:tcW w:w="2340" w:type="dxa"/>
            <w:tcBorders>
              <w:top w:val="single" w:sz="4" w:space="0" w:color="auto"/>
              <w:bottom w:val="single" w:sz="4" w:space="0" w:color="auto"/>
            </w:tcBorders>
            <w:vAlign w:val="center"/>
          </w:tcPr>
          <w:p w14:paraId="2A8C6871" w14:textId="0301B661" w:rsidR="00F53E5E" w:rsidRPr="00051345" w:rsidRDefault="00F53E5E" w:rsidP="00F53E5E">
            <w:pPr>
              <w:pStyle w:val="TableField-Left"/>
              <w:rPr>
                <w:rFonts w:ascii="Calibri Light" w:hAnsi="Calibri Light" w:cs="Arial"/>
              </w:rPr>
            </w:pPr>
            <w:r>
              <w:rPr>
                <w:rFonts w:ascii="Calibri Light" w:hAnsi="Calibri Light" w:cs="Arial"/>
              </w:rPr>
              <w:t>No</w:t>
            </w:r>
          </w:p>
        </w:tc>
      </w:tr>
      <w:tr w:rsidR="00732071" w:rsidRPr="00051345" w14:paraId="59E4BEA1" w14:textId="77777777" w:rsidTr="004B54A9">
        <w:trPr>
          <w:cantSplit/>
          <w:trHeight w:val="108"/>
          <w:tblHeader/>
        </w:trPr>
        <w:tc>
          <w:tcPr>
            <w:tcW w:w="1440" w:type="dxa"/>
            <w:tcBorders>
              <w:top w:val="single" w:sz="4" w:space="0" w:color="auto"/>
              <w:bottom w:val="single" w:sz="4" w:space="0" w:color="auto"/>
            </w:tcBorders>
          </w:tcPr>
          <w:p w14:paraId="063B3498" w14:textId="59F33BC1" w:rsidR="00732071" w:rsidRPr="00051345" w:rsidRDefault="00732071" w:rsidP="00732071">
            <w:pPr>
              <w:pStyle w:val="TableField-Left"/>
              <w:rPr>
                <w:rFonts w:ascii="Calibri Light" w:hAnsi="Calibri Light"/>
                <w:lang w:val="de-CH"/>
              </w:rPr>
            </w:pPr>
            <w:r w:rsidRPr="009D7DFD">
              <w:rPr>
                <w:rFonts w:ascii="Calibri Light" w:hAnsi="Calibri Light"/>
                <w:lang w:val="de-CH"/>
              </w:rPr>
              <w:t>Bill Inquiry</w:t>
            </w:r>
            <w:r>
              <w:rPr>
                <w:rFonts w:ascii="Calibri Light" w:hAnsi="Calibri Light"/>
                <w:lang w:val="de-CH"/>
              </w:rPr>
              <w:t xml:space="preserve"> User</w:t>
            </w:r>
          </w:p>
        </w:tc>
        <w:tc>
          <w:tcPr>
            <w:tcW w:w="1530" w:type="dxa"/>
            <w:tcBorders>
              <w:top w:val="single" w:sz="4" w:space="0" w:color="auto"/>
              <w:bottom w:val="single" w:sz="4" w:space="0" w:color="auto"/>
            </w:tcBorders>
            <w:vAlign w:val="center"/>
          </w:tcPr>
          <w:p w14:paraId="285D69C9" w14:textId="78926232" w:rsidR="00732071" w:rsidRDefault="00732071" w:rsidP="00732071">
            <w:pPr>
              <w:pStyle w:val="TableField-Left"/>
              <w:rPr>
                <w:rFonts w:ascii="Calibri Light" w:hAnsi="Calibri Light"/>
                <w:lang w:val="de-CH"/>
              </w:rPr>
            </w:pPr>
            <w:r>
              <w:rPr>
                <w:rFonts w:ascii="Calibri Light" w:hAnsi="Calibri Light"/>
                <w:lang w:val="de-CH"/>
              </w:rPr>
              <w:t>CAA3</w:t>
            </w:r>
          </w:p>
        </w:tc>
        <w:tc>
          <w:tcPr>
            <w:tcW w:w="2610" w:type="dxa"/>
            <w:tcBorders>
              <w:top w:val="single" w:sz="4" w:space="0" w:color="auto"/>
              <w:bottom w:val="single" w:sz="4" w:space="0" w:color="auto"/>
            </w:tcBorders>
            <w:vAlign w:val="center"/>
          </w:tcPr>
          <w:p w14:paraId="22B01133" w14:textId="22CE0111" w:rsidR="00732071" w:rsidRPr="00051345" w:rsidRDefault="00732071" w:rsidP="00732071">
            <w:pPr>
              <w:pStyle w:val="TableField-Left"/>
              <w:rPr>
                <w:rFonts w:ascii="Calibri Light" w:hAnsi="Calibri Light" w:cs="Arial"/>
              </w:rPr>
            </w:pPr>
            <w:r>
              <w:rPr>
                <w:rFonts w:ascii="Calibri Light" w:hAnsi="Calibri Light" w:cs="Arial"/>
              </w:rPr>
              <w:t>Display Contract Account</w:t>
            </w:r>
          </w:p>
        </w:tc>
        <w:tc>
          <w:tcPr>
            <w:tcW w:w="2160" w:type="dxa"/>
            <w:tcBorders>
              <w:top w:val="single" w:sz="4" w:space="0" w:color="auto"/>
              <w:bottom w:val="single" w:sz="4" w:space="0" w:color="auto"/>
            </w:tcBorders>
            <w:vAlign w:val="center"/>
          </w:tcPr>
          <w:p w14:paraId="57908873" w14:textId="540BA80A" w:rsidR="00732071" w:rsidRPr="00051345" w:rsidRDefault="00732071" w:rsidP="00732071">
            <w:pPr>
              <w:pStyle w:val="TableField-Left"/>
              <w:rPr>
                <w:rFonts w:ascii="Calibri Light" w:hAnsi="Calibri Light" w:cs="Arial"/>
              </w:rPr>
            </w:pPr>
            <w:r>
              <w:rPr>
                <w:rFonts w:ascii="Calibri Light" w:hAnsi="Calibri Light" w:cs="Arial"/>
              </w:rPr>
              <w:t>Display</w:t>
            </w:r>
          </w:p>
        </w:tc>
        <w:tc>
          <w:tcPr>
            <w:tcW w:w="2340" w:type="dxa"/>
            <w:tcBorders>
              <w:top w:val="single" w:sz="4" w:space="0" w:color="auto"/>
              <w:bottom w:val="single" w:sz="4" w:space="0" w:color="auto"/>
            </w:tcBorders>
            <w:vAlign w:val="center"/>
          </w:tcPr>
          <w:p w14:paraId="5ECF8316" w14:textId="5E3A70AE" w:rsidR="00732071" w:rsidRPr="00051345" w:rsidRDefault="00732071" w:rsidP="00732071">
            <w:pPr>
              <w:pStyle w:val="TableField-Left"/>
              <w:rPr>
                <w:rFonts w:ascii="Calibri Light" w:hAnsi="Calibri Light" w:cs="Arial"/>
              </w:rPr>
            </w:pPr>
            <w:r>
              <w:rPr>
                <w:rFonts w:ascii="Calibri Light" w:hAnsi="Calibri Light" w:cs="Arial"/>
              </w:rPr>
              <w:t>No</w:t>
            </w:r>
          </w:p>
        </w:tc>
      </w:tr>
      <w:tr w:rsidR="00732071" w:rsidRPr="00051345" w14:paraId="2D318CC1" w14:textId="77777777" w:rsidTr="004B54A9">
        <w:trPr>
          <w:cantSplit/>
          <w:trHeight w:val="108"/>
          <w:tblHeader/>
        </w:trPr>
        <w:tc>
          <w:tcPr>
            <w:tcW w:w="1440" w:type="dxa"/>
            <w:tcBorders>
              <w:top w:val="single" w:sz="4" w:space="0" w:color="auto"/>
              <w:bottom w:val="single" w:sz="4" w:space="0" w:color="auto"/>
            </w:tcBorders>
          </w:tcPr>
          <w:p w14:paraId="377205F3" w14:textId="4E5E1236" w:rsidR="00732071" w:rsidRPr="009D7DFD" w:rsidRDefault="00732071" w:rsidP="00732071">
            <w:pPr>
              <w:pStyle w:val="TableField-Left"/>
              <w:rPr>
                <w:rFonts w:ascii="Calibri Light" w:hAnsi="Calibri Light"/>
                <w:lang w:val="de-CH"/>
              </w:rPr>
            </w:pPr>
            <w:r w:rsidRPr="009D7DFD">
              <w:rPr>
                <w:rFonts w:ascii="Calibri Light" w:hAnsi="Calibri Light"/>
                <w:lang w:val="de-CH"/>
              </w:rPr>
              <w:t>Bill Inquiry</w:t>
            </w:r>
            <w:r>
              <w:rPr>
                <w:rFonts w:ascii="Calibri Light" w:hAnsi="Calibri Light"/>
                <w:lang w:val="de-CH"/>
              </w:rPr>
              <w:t xml:space="preserve"> User</w:t>
            </w:r>
          </w:p>
        </w:tc>
        <w:tc>
          <w:tcPr>
            <w:tcW w:w="1530" w:type="dxa"/>
            <w:tcBorders>
              <w:top w:val="single" w:sz="4" w:space="0" w:color="auto"/>
              <w:bottom w:val="single" w:sz="4" w:space="0" w:color="auto"/>
            </w:tcBorders>
            <w:vAlign w:val="center"/>
          </w:tcPr>
          <w:p w14:paraId="2C5AFE7D" w14:textId="57473A4C" w:rsidR="00732071" w:rsidRDefault="00732071" w:rsidP="00732071">
            <w:pPr>
              <w:pStyle w:val="TableField-Left"/>
              <w:rPr>
                <w:rFonts w:ascii="Calibri Light" w:hAnsi="Calibri Light"/>
                <w:lang w:val="de-CH"/>
              </w:rPr>
            </w:pPr>
            <w:r>
              <w:rPr>
                <w:rFonts w:ascii="Calibri Light" w:hAnsi="Calibri Light"/>
                <w:lang w:val="de-CH"/>
              </w:rPr>
              <w:t>EEDM02</w:t>
            </w:r>
          </w:p>
        </w:tc>
        <w:tc>
          <w:tcPr>
            <w:tcW w:w="2610" w:type="dxa"/>
            <w:tcBorders>
              <w:top w:val="single" w:sz="4" w:space="0" w:color="auto"/>
              <w:bottom w:val="single" w:sz="4" w:space="0" w:color="auto"/>
            </w:tcBorders>
            <w:vAlign w:val="center"/>
          </w:tcPr>
          <w:p w14:paraId="39E1D8A1" w14:textId="62945764" w:rsidR="00732071" w:rsidRDefault="00732071" w:rsidP="00732071">
            <w:pPr>
              <w:pStyle w:val="TableField-Left"/>
              <w:rPr>
                <w:rFonts w:ascii="Calibri Light" w:hAnsi="Calibri Light" w:cs="Arial"/>
              </w:rPr>
            </w:pPr>
            <w:r>
              <w:rPr>
                <w:rFonts w:ascii="Calibri Light" w:hAnsi="Calibri Light" w:cs="Arial"/>
              </w:rPr>
              <w:t>Display Interval Data</w:t>
            </w:r>
          </w:p>
        </w:tc>
        <w:tc>
          <w:tcPr>
            <w:tcW w:w="2160" w:type="dxa"/>
            <w:tcBorders>
              <w:top w:val="single" w:sz="4" w:space="0" w:color="auto"/>
              <w:bottom w:val="single" w:sz="4" w:space="0" w:color="auto"/>
            </w:tcBorders>
            <w:vAlign w:val="center"/>
          </w:tcPr>
          <w:p w14:paraId="28405C73" w14:textId="6FE972BD" w:rsidR="00732071" w:rsidRPr="00051345" w:rsidRDefault="00732071" w:rsidP="00732071">
            <w:pPr>
              <w:pStyle w:val="TableField-Left"/>
              <w:rPr>
                <w:rFonts w:ascii="Calibri Light" w:hAnsi="Calibri Light" w:cs="Arial"/>
              </w:rPr>
            </w:pPr>
            <w:r>
              <w:rPr>
                <w:rFonts w:ascii="Calibri Light" w:hAnsi="Calibri Light" w:cs="Arial"/>
              </w:rPr>
              <w:t>Display</w:t>
            </w:r>
          </w:p>
        </w:tc>
        <w:tc>
          <w:tcPr>
            <w:tcW w:w="2340" w:type="dxa"/>
            <w:tcBorders>
              <w:top w:val="single" w:sz="4" w:space="0" w:color="auto"/>
              <w:bottom w:val="single" w:sz="4" w:space="0" w:color="auto"/>
            </w:tcBorders>
            <w:vAlign w:val="center"/>
          </w:tcPr>
          <w:p w14:paraId="482777F3" w14:textId="69E3AD93" w:rsidR="00732071" w:rsidRPr="00051345" w:rsidRDefault="00732071" w:rsidP="00732071">
            <w:pPr>
              <w:pStyle w:val="TableField-Left"/>
              <w:rPr>
                <w:rFonts w:ascii="Calibri Light" w:hAnsi="Calibri Light" w:cs="Arial"/>
              </w:rPr>
            </w:pPr>
            <w:r>
              <w:rPr>
                <w:rFonts w:ascii="Calibri Light" w:hAnsi="Calibri Light" w:cs="Arial"/>
              </w:rPr>
              <w:t>No</w:t>
            </w:r>
          </w:p>
        </w:tc>
      </w:tr>
      <w:tr w:rsidR="00732071" w:rsidRPr="00051345" w14:paraId="322FFAE3" w14:textId="77777777" w:rsidTr="004B54A9">
        <w:trPr>
          <w:cantSplit/>
          <w:trHeight w:val="108"/>
          <w:tblHeader/>
        </w:trPr>
        <w:tc>
          <w:tcPr>
            <w:tcW w:w="1440" w:type="dxa"/>
            <w:tcBorders>
              <w:top w:val="single" w:sz="4" w:space="0" w:color="auto"/>
              <w:bottom w:val="single" w:sz="4" w:space="0" w:color="auto"/>
            </w:tcBorders>
          </w:tcPr>
          <w:p w14:paraId="68CB6A03" w14:textId="5C7F3317" w:rsidR="00732071" w:rsidRPr="009D7DFD" w:rsidRDefault="00732071" w:rsidP="00732071">
            <w:pPr>
              <w:pStyle w:val="TableField-Left"/>
              <w:rPr>
                <w:rFonts w:ascii="Calibri Light" w:hAnsi="Calibri Light"/>
                <w:lang w:val="de-CH"/>
              </w:rPr>
            </w:pPr>
            <w:r>
              <w:rPr>
                <w:rFonts w:ascii="Calibri Light" w:hAnsi="Calibri Light"/>
                <w:lang w:val="de-CH"/>
              </w:rPr>
              <w:t>Bill Inquiry User</w:t>
            </w:r>
          </w:p>
        </w:tc>
        <w:tc>
          <w:tcPr>
            <w:tcW w:w="1530" w:type="dxa"/>
            <w:tcBorders>
              <w:top w:val="single" w:sz="4" w:space="0" w:color="auto"/>
              <w:bottom w:val="single" w:sz="4" w:space="0" w:color="auto"/>
            </w:tcBorders>
            <w:vAlign w:val="center"/>
          </w:tcPr>
          <w:p w14:paraId="5EAEE57B" w14:textId="02EAFEA4" w:rsidR="00732071" w:rsidRDefault="00732071" w:rsidP="00732071">
            <w:pPr>
              <w:pStyle w:val="TableField-Left"/>
              <w:rPr>
                <w:rFonts w:ascii="Calibri Light" w:hAnsi="Calibri Light"/>
                <w:lang w:val="de-CH"/>
              </w:rPr>
            </w:pPr>
            <w:r>
              <w:rPr>
                <w:rFonts w:ascii="Calibri Light" w:hAnsi="Calibri Light"/>
                <w:lang w:val="de-CH"/>
              </w:rPr>
              <w:t>EA20</w:t>
            </w:r>
          </w:p>
        </w:tc>
        <w:tc>
          <w:tcPr>
            <w:tcW w:w="2610" w:type="dxa"/>
            <w:tcBorders>
              <w:top w:val="single" w:sz="4" w:space="0" w:color="auto"/>
              <w:bottom w:val="single" w:sz="4" w:space="0" w:color="auto"/>
            </w:tcBorders>
            <w:vAlign w:val="center"/>
          </w:tcPr>
          <w:p w14:paraId="76A68B34" w14:textId="4BF9B9BD" w:rsidR="00732071" w:rsidRDefault="00732071" w:rsidP="00732071">
            <w:pPr>
              <w:pStyle w:val="TableField-Left"/>
              <w:rPr>
                <w:rFonts w:ascii="Calibri Light" w:hAnsi="Calibri Light" w:cs="Arial"/>
              </w:rPr>
            </w:pPr>
            <w:r>
              <w:rPr>
                <w:rFonts w:ascii="Calibri Light" w:hAnsi="Calibri Light" w:cs="Arial"/>
              </w:rPr>
              <w:t>Bill Reversal</w:t>
            </w:r>
          </w:p>
        </w:tc>
        <w:tc>
          <w:tcPr>
            <w:tcW w:w="2160" w:type="dxa"/>
            <w:tcBorders>
              <w:top w:val="single" w:sz="4" w:space="0" w:color="auto"/>
              <w:bottom w:val="single" w:sz="4" w:space="0" w:color="auto"/>
            </w:tcBorders>
            <w:vAlign w:val="center"/>
          </w:tcPr>
          <w:p w14:paraId="6E373CD4" w14:textId="5822106C" w:rsidR="00732071" w:rsidRDefault="00732071" w:rsidP="00732071">
            <w:pPr>
              <w:pStyle w:val="TableField-Left"/>
              <w:rPr>
                <w:rFonts w:ascii="Calibri Light" w:hAnsi="Calibri Light" w:cs="Arial"/>
              </w:rPr>
            </w:pPr>
            <w:r>
              <w:rPr>
                <w:rFonts w:ascii="Calibri Light" w:hAnsi="Calibri Light" w:cs="Arial"/>
              </w:rPr>
              <w:t>Create</w:t>
            </w:r>
          </w:p>
        </w:tc>
        <w:tc>
          <w:tcPr>
            <w:tcW w:w="2340" w:type="dxa"/>
            <w:tcBorders>
              <w:top w:val="single" w:sz="4" w:space="0" w:color="auto"/>
              <w:bottom w:val="single" w:sz="4" w:space="0" w:color="auto"/>
            </w:tcBorders>
            <w:vAlign w:val="center"/>
          </w:tcPr>
          <w:p w14:paraId="5825836E" w14:textId="1C2CC40E" w:rsidR="00732071" w:rsidRDefault="00732071" w:rsidP="00732071">
            <w:pPr>
              <w:pStyle w:val="TableField-Left"/>
              <w:rPr>
                <w:rFonts w:ascii="Calibri Light" w:hAnsi="Calibri Light" w:cs="Arial"/>
              </w:rPr>
            </w:pPr>
            <w:r>
              <w:rPr>
                <w:rFonts w:ascii="Calibri Light" w:hAnsi="Calibri Light" w:cs="Arial"/>
              </w:rPr>
              <w:t>No</w:t>
            </w:r>
          </w:p>
        </w:tc>
      </w:tr>
      <w:tr w:rsidR="00732071" w:rsidRPr="00051345" w14:paraId="02953F8E" w14:textId="77777777" w:rsidTr="004B54A9">
        <w:trPr>
          <w:cantSplit/>
          <w:trHeight w:val="108"/>
          <w:tblHeader/>
        </w:trPr>
        <w:tc>
          <w:tcPr>
            <w:tcW w:w="1440" w:type="dxa"/>
            <w:tcBorders>
              <w:top w:val="single" w:sz="4" w:space="0" w:color="auto"/>
              <w:bottom w:val="single" w:sz="4" w:space="0" w:color="auto"/>
            </w:tcBorders>
          </w:tcPr>
          <w:p w14:paraId="0F5ECCE0" w14:textId="13277800" w:rsidR="00732071" w:rsidRPr="00051345" w:rsidRDefault="00732071" w:rsidP="00732071">
            <w:pPr>
              <w:pStyle w:val="TableField-Left"/>
              <w:rPr>
                <w:rFonts w:ascii="Calibri Light" w:hAnsi="Calibri Light"/>
                <w:lang w:val="de-CH"/>
              </w:rPr>
            </w:pPr>
            <w:r w:rsidRPr="009D7DFD">
              <w:rPr>
                <w:rFonts w:ascii="Calibri Light" w:hAnsi="Calibri Light"/>
                <w:lang w:val="de-CH"/>
              </w:rPr>
              <w:t>Bill Inquiry</w:t>
            </w:r>
            <w:r>
              <w:rPr>
                <w:rFonts w:ascii="Calibri Light" w:hAnsi="Calibri Light"/>
                <w:lang w:val="de-CH"/>
              </w:rPr>
              <w:t xml:space="preserve"> User</w:t>
            </w:r>
          </w:p>
        </w:tc>
        <w:tc>
          <w:tcPr>
            <w:tcW w:w="1530" w:type="dxa"/>
            <w:tcBorders>
              <w:top w:val="single" w:sz="4" w:space="0" w:color="auto"/>
              <w:bottom w:val="single" w:sz="4" w:space="0" w:color="auto"/>
            </w:tcBorders>
            <w:vAlign w:val="center"/>
          </w:tcPr>
          <w:p w14:paraId="42E6657F" w14:textId="77777777" w:rsidR="00732071" w:rsidRDefault="00732071" w:rsidP="00732071">
            <w:pPr>
              <w:pStyle w:val="TableField-Left"/>
              <w:rPr>
                <w:rFonts w:ascii="Calibri Light" w:hAnsi="Calibri Light"/>
                <w:lang w:val="de-CH"/>
              </w:rPr>
            </w:pPr>
            <w:r>
              <w:rPr>
                <w:rFonts w:ascii="Calibri Light" w:hAnsi="Calibri Light"/>
                <w:lang w:val="de-CH"/>
              </w:rPr>
              <w:t>/BTR/PP_ASTROLABE</w:t>
            </w:r>
          </w:p>
        </w:tc>
        <w:tc>
          <w:tcPr>
            <w:tcW w:w="2610" w:type="dxa"/>
            <w:tcBorders>
              <w:top w:val="single" w:sz="4" w:space="0" w:color="auto"/>
              <w:bottom w:val="single" w:sz="4" w:space="0" w:color="auto"/>
            </w:tcBorders>
            <w:vAlign w:val="center"/>
          </w:tcPr>
          <w:p w14:paraId="1BD094DA" w14:textId="77777777" w:rsidR="00732071" w:rsidRPr="00051345" w:rsidRDefault="00732071" w:rsidP="00732071">
            <w:pPr>
              <w:pStyle w:val="TableField-Left"/>
              <w:rPr>
                <w:rFonts w:ascii="Calibri Light" w:hAnsi="Calibri Light" w:cs="Arial"/>
              </w:rPr>
            </w:pPr>
            <w:r>
              <w:rPr>
                <w:rFonts w:ascii="Calibri Light" w:hAnsi="Calibri Light" w:cs="Arial"/>
              </w:rPr>
              <w:t xml:space="preserve">Run </w:t>
            </w:r>
            <w:proofErr w:type="spellStart"/>
            <w:r>
              <w:rPr>
                <w:rFonts w:ascii="Calibri Light" w:hAnsi="Calibri Light" w:cs="Arial"/>
              </w:rPr>
              <w:t>BDEx</w:t>
            </w:r>
            <w:proofErr w:type="spellEnd"/>
            <w:r>
              <w:rPr>
                <w:rFonts w:ascii="Calibri Light" w:hAnsi="Calibri Light" w:cs="Arial"/>
              </w:rPr>
              <w:t xml:space="preserve"> Report</w:t>
            </w:r>
          </w:p>
        </w:tc>
        <w:tc>
          <w:tcPr>
            <w:tcW w:w="2160" w:type="dxa"/>
            <w:tcBorders>
              <w:top w:val="single" w:sz="4" w:space="0" w:color="auto"/>
              <w:bottom w:val="single" w:sz="4" w:space="0" w:color="auto"/>
            </w:tcBorders>
            <w:vAlign w:val="center"/>
          </w:tcPr>
          <w:p w14:paraId="2BEB2F43" w14:textId="6AA3F083" w:rsidR="00732071" w:rsidRPr="00051345" w:rsidRDefault="00732071" w:rsidP="00732071">
            <w:pPr>
              <w:pStyle w:val="TableField-Left"/>
              <w:rPr>
                <w:rFonts w:ascii="Calibri Light" w:hAnsi="Calibri Light" w:cs="Arial"/>
              </w:rPr>
            </w:pPr>
            <w:r>
              <w:rPr>
                <w:rFonts w:ascii="Calibri Light" w:hAnsi="Calibri Light" w:cs="Arial"/>
              </w:rPr>
              <w:t>Display</w:t>
            </w:r>
          </w:p>
        </w:tc>
        <w:tc>
          <w:tcPr>
            <w:tcW w:w="2340" w:type="dxa"/>
            <w:tcBorders>
              <w:top w:val="single" w:sz="4" w:space="0" w:color="auto"/>
              <w:bottom w:val="single" w:sz="4" w:space="0" w:color="auto"/>
            </w:tcBorders>
            <w:vAlign w:val="center"/>
          </w:tcPr>
          <w:p w14:paraId="7880DC6D" w14:textId="2DB37D34" w:rsidR="00732071" w:rsidRPr="00051345" w:rsidRDefault="00732071" w:rsidP="00732071">
            <w:pPr>
              <w:pStyle w:val="TableField-Left"/>
              <w:rPr>
                <w:rFonts w:ascii="Calibri Light" w:hAnsi="Calibri Light" w:cs="Arial"/>
              </w:rPr>
            </w:pPr>
            <w:r>
              <w:rPr>
                <w:rFonts w:ascii="Calibri Light" w:hAnsi="Calibri Light" w:cs="Arial"/>
              </w:rPr>
              <w:t>No</w:t>
            </w:r>
          </w:p>
        </w:tc>
      </w:tr>
      <w:tr w:rsidR="00732071" w:rsidRPr="00051345" w14:paraId="0DD9F1CA" w14:textId="77777777" w:rsidTr="008E468F">
        <w:trPr>
          <w:cantSplit/>
          <w:trHeight w:val="108"/>
          <w:tblHeader/>
        </w:trPr>
        <w:tc>
          <w:tcPr>
            <w:tcW w:w="1440" w:type="dxa"/>
            <w:tcBorders>
              <w:top w:val="single" w:sz="4" w:space="0" w:color="auto"/>
              <w:bottom w:val="single" w:sz="4" w:space="0" w:color="auto"/>
            </w:tcBorders>
          </w:tcPr>
          <w:p w14:paraId="32B3EB1A" w14:textId="16BCE745" w:rsidR="00732071" w:rsidRPr="00051345" w:rsidRDefault="00732071" w:rsidP="00732071">
            <w:pPr>
              <w:pStyle w:val="TableField-Left"/>
              <w:rPr>
                <w:rFonts w:ascii="Calibri Light" w:hAnsi="Calibri Light"/>
                <w:lang w:val="de-CH"/>
              </w:rPr>
            </w:pPr>
            <w:r w:rsidRPr="009D7DFD">
              <w:rPr>
                <w:rFonts w:ascii="Calibri Light" w:hAnsi="Calibri Light"/>
                <w:lang w:val="de-CH"/>
              </w:rPr>
              <w:t>Bill Inquiry</w:t>
            </w:r>
            <w:r>
              <w:rPr>
                <w:rFonts w:ascii="Calibri Light" w:hAnsi="Calibri Light"/>
                <w:lang w:val="de-CH"/>
              </w:rPr>
              <w:t xml:space="preserve"> User</w:t>
            </w:r>
          </w:p>
        </w:tc>
        <w:tc>
          <w:tcPr>
            <w:tcW w:w="1530" w:type="dxa"/>
            <w:tcBorders>
              <w:top w:val="single" w:sz="4" w:space="0" w:color="auto"/>
              <w:bottom w:val="single" w:sz="4" w:space="0" w:color="auto"/>
            </w:tcBorders>
            <w:vAlign w:val="center"/>
          </w:tcPr>
          <w:p w14:paraId="3B4F06FC" w14:textId="77777777" w:rsidR="00732071" w:rsidRDefault="00732071" w:rsidP="00732071">
            <w:pPr>
              <w:pStyle w:val="TableField-Left"/>
              <w:rPr>
                <w:rFonts w:ascii="Calibri Light" w:hAnsi="Calibri Light"/>
                <w:lang w:val="de-CH"/>
              </w:rPr>
            </w:pPr>
            <w:r>
              <w:rPr>
                <w:rFonts w:ascii="Calibri Light" w:hAnsi="Calibri Light"/>
                <w:lang w:val="de-CH"/>
              </w:rPr>
              <w:t>/BTR/PP_SUM</w:t>
            </w:r>
          </w:p>
        </w:tc>
        <w:tc>
          <w:tcPr>
            <w:tcW w:w="2610" w:type="dxa"/>
            <w:tcBorders>
              <w:top w:val="single" w:sz="4" w:space="0" w:color="auto"/>
              <w:bottom w:val="single" w:sz="4" w:space="0" w:color="auto"/>
            </w:tcBorders>
            <w:vAlign w:val="center"/>
          </w:tcPr>
          <w:p w14:paraId="61CBC76A" w14:textId="77777777" w:rsidR="00732071" w:rsidRPr="00051345" w:rsidRDefault="00732071" w:rsidP="00732071">
            <w:pPr>
              <w:pStyle w:val="TableField-Left"/>
              <w:rPr>
                <w:rFonts w:ascii="Calibri Light" w:hAnsi="Calibri Light" w:cs="Arial"/>
              </w:rPr>
            </w:pPr>
            <w:r>
              <w:rPr>
                <w:rFonts w:ascii="Calibri Light" w:hAnsi="Calibri Light" w:cs="Arial"/>
              </w:rPr>
              <w:t xml:space="preserve">Display </w:t>
            </w:r>
            <w:proofErr w:type="spellStart"/>
            <w:r>
              <w:rPr>
                <w:rFonts w:ascii="Calibri Light" w:hAnsi="Calibri Light" w:cs="Arial"/>
              </w:rPr>
              <w:t>BDEx</w:t>
            </w:r>
            <w:proofErr w:type="spellEnd"/>
            <w:r>
              <w:rPr>
                <w:rFonts w:ascii="Calibri Light" w:hAnsi="Calibri Light" w:cs="Arial"/>
              </w:rPr>
              <w:t xml:space="preserve"> Report</w:t>
            </w:r>
          </w:p>
        </w:tc>
        <w:tc>
          <w:tcPr>
            <w:tcW w:w="2160" w:type="dxa"/>
            <w:tcBorders>
              <w:top w:val="single" w:sz="4" w:space="0" w:color="auto"/>
              <w:bottom w:val="single" w:sz="4" w:space="0" w:color="auto"/>
            </w:tcBorders>
            <w:vAlign w:val="center"/>
          </w:tcPr>
          <w:p w14:paraId="61AE0D7D" w14:textId="4EB70E85" w:rsidR="00732071" w:rsidRPr="00051345" w:rsidRDefault="00732071" w:rsidP="00732071">
            <w:pPr>
              <w:pStyle w:val="TableField-Left"/>
              <w:rPr>
                <w:rFonts w:ascii="Calibri Light" w:hAnsi="Calibri Light" w:cs="Arial"/>
              </w:rPr>
            </w:pPr>
            <w:r>
              <w:rPr>
                <w:rFonts w:ascii="Calibri Light" w:hAnsi="Calibri Light" w:cs="Arial"/>
              </w:rPr>
              <w:t>Display</w:t>
            </w:r>
          </w:p>
        </w:tc>
        <w:tc>
          <w:tcPr>
            <w:tcW w:w="2340" w:type="dxa"/>
            <w:tcBorders>
              <w:top w:val="single" w:sz="4" w:space="0" w:color="auto"/>
              <w:bottom w:val="single" w:sz="4" w:space="0" w:color="auto"/>
            </w:tcBorders>
            <w:vAlign w:val="center"/>
          </w:tcPr>
          <w:p w14:paraId="6D486866" w14:textId="733DBCB1" w:rsidR="00732071" w:rsidRPr="00051345" w:rsidRDefault="00732071" w:rsidP="00732071">
            <w:pPr>
              <w:pStyle w:val="TableField-Left"/>
              <w:rPr>
                <w:rFonts w:ascii="Calibri Light" w:hAnsi="Calibri Light" w:cs="Arial"/>
              </w:rPr>
            </w:pPr>
            <w:r>
              <w:rPr>
                <w:rFonts w:ascii="Calibri Light" w:hAnsi="Calibri Light" w:cs="Arial"/>
              </w:rPr>
              <w:t>No</w:t>
            </w:r>
          </w:p>
        </w:tc>
      </w:tr>
      <w:tr w:rsidR="00732071" w:rsidRPr="00051345" w14:paraId="26CA72DE" w14:textId="77777777" w:rsidTr="004B54A9">
        <w:trPr>
          <w:cantSplit/>
          <w:trHeight w:val="108"/>
          <w:tblHeader/>
        </w:trPr>
        <w:tc>
          <w:tcPr>
            <w:tcW w:w="1440" w:type="dxa"/>
            <w:tcBorders>
              <w:top w:val="single" w:sz="4" w:space="0" w:color="auto"/>
              <w:bottom w:val="single" w:sz="6" w:space="0" w:color="auto"/>
            </w:tcBorders>
          </w:tcPr>
          <w:p w14:paraId="790B50AC" w14:textId="4B9C7C8C" w:rsidR="00732071" w:rsidRPr="009D7DFD" w:rsidRDefault="00732071" w:rsidP="00732071">
            <w:pPr>
              <w:pStyle w:val="TableField-Left"/>
              <w:rPr>
                <w:rFonts w:ascii="Calibri Light" w:hAnsi="Calibri Light"/>
                <w:lang w:val="de-CH"/>
              </w:rPr>
            </w:pPr>
            <w:r>
              <w:rPr>
                <w:rFonts w:ascii="Calibri Light" w:hAnsi="Calibri Light"/>
                <w:lang w:val="de-CH"/>
              </w:rPr>
              <w:t>Bill Inquiry User</w:t>
            </w:r>
          </w:p>
        </w:tc>
        <w:tc>
          <w:tcPr>
            <w:tcW w:w="1530" w:type="dxa"/>
            <w:tcBorders>
              <w:top w:val="single" w:sz="4" w:space="0" w:color="auto"/>
              <w:bottom w:val="single" w:sz="6" w:space="0" w:color="auto"/>
            </w:tcBorders>
            <w:vAlign w:val="center"/>
          </w:tcPr>
          <w:p w14:paraId="4222C7B4" w14:textId="52D8BB6D" w:rsidR="00732071" w:rsidRDefault="00732071" w:rsidP="00732071">
            <w:pPr>
              <w:pStyle w:val="TableField-Left"/>
              <w:rPr>
                <w:rFonts w:ascii="Calibri Light" w:hAnsi="Calibri Light"/>
                <w:lang w:val="de-CH"/>
              </w:rPr>
            </w:pPr>
            <w:r>
              <w:rPr>
                <w:rFonts w:ascii="Calibri Light" w:hAnsi="Calibri Light"/>
                <w:lang w:val="de-CH"/>
              </w:rPr>
              <w:t>EMMAC2</w:t>
            </w:r>
          </w:p>
        </w:tc>
        <w:tc>
          <w:tcPr>
            <w:tcW w:w="2610" w:type="dxa"/>
            <w:tcBorders>
              <w:top w:val="single" w:sz="4" w:space="0" w:color="auto"/>
              <w:bottom w:val="single" w:sz="6" w:space="0" w:color="auto"/>
            </w:tcBorders>
            <w:vAlign w:val="center"/>
          </w:tcPr>
          <w:p w14:paraId="4B54098D" w14:textId="0BF4CC4D" w:rsidR="00732071" w:rsidRDefault="00732071" w:rsidP="00732071">
            <w:pPr>
              <w:pStyle w:val="TableField-Left"/>
              <w:rPr>
                <w:rFonts w:ascii="Calibri Light" w:hAnsi="Calibri Light" w:cs="Arial"/>
              </w:rPr>
            </w:pPr>
            <w:r>
              <w:rPr>
                <w:rFonts w:ascii="Calibri Light" w:hAnsi="Calibri Light" w:cs="Arial"/>
              </w:rPr>
              <w:t>View, update, complete, cancel, reassign BPEMs</w:t>
            </w:r>
          </w:p>
        </w:tc>
        <w:tc>
          <w:tcPr>
            <w:tcW w:w="2160" w:type="dxa"/>
            <w:tcBorders>
              <w:top w:val="single" w:sz="4" w:space="0" w:color="auto"/>
              <w:bottom w:val="single" w:sz="6" w:space="0" w:color="auto"/>
            </w:tcBorders>
            <w:vAlign w:val="center"/>
          </w:tcPr>
          <w:p w14:paraId="71FF32CC" w14:textId="163854F8" w:rsidR="00732071" w:rsidRDefault="00732071" w:rsidP="00732071">
            <w:pPr>
              <w:pStyle w:val="TableField-Left"/>
              <w:rPr>
                <w:rFonts w:ascii="Calibri Light" w:hAnsi="Calibri Light" w:cs="Arial"/>
              </w:rPr>
            </w:pPr>
            <w:r>
              <w:rPr>
                <w:rFonts w:ascii="Calibri Light" w:hAnsi="Calibri Light" w:cs="Arial"/>
              </w:rPr>
              <w:t>Edit</w:t>
            </w:r>
          </w:p>
        </w:tc>
        <w:tc>
          <w:tcPr>
            <w:tcW w:w="2340" w:type="dxa"/>
            <w:tcBorders>
              <w:top w:val="single" w:sz="4" w:space="0" w:color="auto"/>
              <w:bottom w:val="single" w:sz="6" w:space="0" w:color="auto"/>
            </w:tcBorders>
            <w:vAlign w:val="center"/>
          </w:tcPr>
          <w:p w14:paraId="664CAE5F" w14:textId="4E862F25" w:rsidR="00732071" w:rsidRDefault="00732071" w:rsidP="00732071">
            <w:pPr>
              <w:pStyle w:val="TableField-Left"/>
              <w:rPr>
                <w:rFonts w:ascii="Calibri Light" w:hAnsi="Calibri Light" w:cs="Arial"/>
              </w:rPr>
            </w:pPr>
            <w:r>
              <w:rPr>
                <w:rFonts w:ascii="Calibri Light" w:hAnsi="Calibri Light" w:cs="Arial"/>
              </w:rPr>
              <w:t>No</w:t>
            </w:r>
          </w:p>
        </w:tc>
      </w:tr>
    </w:tbl>
    <w:p w14:paraId="7D1D9909" w14:textId="77777777" w:rsidR="00D96A12" w:rsidRPr="00051345" w:rsidRDefault="00D96A12" w:rsidP="001375DC">
      <w:pPr>
        <w:pStyle w:val="Heading2TextBulleted"/>
        <w:numPr>
          <w:ilvl w:val="0"/>
          <w:numId w:val="0"/>
        </w:numPr>
        <w:ind w:left="720" w:hanging="360"/>
        <w:rPr>
          <w:rFonts w:ascii="Calibri Light" w:hAnsi="Calibri Light" w:cs="Arial"/>
        </w:rPr>
      </w:pPr>
    </w:p>
    <w:p w14:paraId="7384F97C" w14:textId="77777777" w:rsidR="00676625" w:rsidRPr="00051345" w:rsidRDefault="00676625" w:rsidP="00A137A7">
      <w:pPr>
        <w:pStyle w:val="Heading2"/>
      </w:pPr>
      <w:bookmarkStart w:id="571" w:name="_Toc509274832"/>
      <w:r w:rsidRPr="00051345">
        <w:lastRenderedPageBreak/>
        <w:t>Custom Program/Transaction Codes</w:t>
      </w:r>
      <w:bookmarkEnd w:id="571"/>
    </w:p>
    <w:p w14:paraId="4F63F6C4" w14:textId="77777777" w:rsidR="00676625" w:rsidRPr="00051345" w:rsidRDefault="00676625" w:rsidP="00676625">
      <w:pPr>
        <w:spacing w:before="100" w:beforeAutospacing="1"/>
        <w:ind w:right="-288"/>
        <w:rPr>
          <w:rFonts w:ascii="Calibri Light" w:hAnsi="Calibri Light" w:cs="Arial"/>
        </w:rPr>
      </w:pPr>
      <w:r w:rsidRPr="00051345">
        <w:rPr>
          <w:rFonts w:ascii="Calibri Light" w:hAnsi="Calibri Light" w:cs="Arial"/>
        </w:rPr>
        <w:t>Please identify any custom programs/transaction codes that need to be developed for RICEFW objects.</w:t>
      </w:r>
      <w:r w:rsidRPr="00051345">
        <w:rPr>
          <w:rFonts w:ascii="Calibri Light" w:hAnsi="Calibri Light" w:cs="Arial"/>
        </w:rPr>
        <w:tab/>
      </w:r>
    </w:p>
    <w:p w14:paraId="48FEAC9F" w14:textId="77777777" w:rsidR="00676625" w:rsidRPr="00051345" w:rsidRDefault="00676625" w:rsidP="002C59E1">
      <w:pPr>
        <w:pStyle w:val="Heading2TextBulleted"/>
        <w:rPr>
          <w:rFonts w:ascii="Calibri Light" w:hAnsi="Calibri Light"/>
        </w:rPr>
      </w:pPr>
      <w:r w:rsidRPr="00051345">
        <w:rPr>
          <w:rFonts w:ascii="Calibri Light" w:hAnsi="Calibri Light"/>
        </w:rPr>
        <w:t>Is the custom program executed in the batch mode or dialogue mode</w:t>
      </w:r>
    </w:p>
    <w:p w14:paraId="6D312D6B" w14:textId="77777777" w:rsidR="00676625" w:rsidRPr="00051345" w:rsidRDefault="00676625" w:rsidP="002C59E1">
      <w:pPr>
        <w:pStyle w:val="Heading2TextBulleted"/>
        <w:rPr>
          <w:rFonts w:ascii="Calibri Light" w:hAnsi="Calibri Light"/>
        </w:rPr>
      </w:pPr>
      <w:r w:rsidRPr="00051345">
        <w:rPr>
          <w:rFonts w:ascii="Calibri Light" w:hAnsi="Calibri Light"/>
        </w:rPr>
        <w:t>Is the custom program assigned to an authorization group</w:t>
      </w:r>
    </w:p>
    <w:p w14:paraId="12A86406" w14:textId="77777777" w:rsidR="00676625" w:rsidRPr="00051345" w:rsidRDefault="00676625" w:rsidP="002C59E1">
      <w:pPr>
        <w:pStyle w:val="Heading2TextBulleted"/>
        <w:rPr>
          <w:rFonts w:ascii="Calibri Light" w:hAnsi="Calibri Light"/>
        </w:rPr>
      </w:pPr>
      <w:r w:rsidRPr="00051345">
        <w:rPr>
          <w:rFonts w:ascii="Calibri Light" w:hAnsi="Calibri Light"/>
        </w:rPr>
        <w:t>What is the custom transaction code for the custom program</w:t>
      </w:r>
    </w:p>
    <w:p w14:paraId="61120149" w14:textId="77777777" w:rsidR="00676625" w:rsidRPr="00051345" w:rsidRDefault="00676625" w:rsidP="002C59E1">
      <w:pPr>
        <w:pStyle w:val="Heading2TextBulleted"/>
        <w:rPr>
          <w:rFonts w:ascii="Calibri Light" w:hAnsi="Calibri Light"/>
        </w:rPr>
      </w:pPr>
      <w:r w:rsidRPr="00051345">
        <w:rPr>
          <w:rFonts w:ascii="Calibri Light" w:hAnsi="Calibri Light"/>
        </w:rPr>
        <w:t>Should there be an authorization check made against any field in the custom program/custom t-code and if so what is the custom/standard authorization object used(For example does it have to be restricted to residential vs commercial customer)</w:t>
      </w:r>
    </w:p>
    <w:p w14:paraId="0AC835D3" w14:textId="77777777" w:rsidR="00676625" w:rsidRPr="00051345" w:rsidRDefault="00676625" w:rsidP="002C59E1">
      <w:pPr>
        <w:pStyle w:val="Heading2TextBulleted"/>
        <w:rPr>
          <w:rFonts w:ascii="Calibri Light" w:hAnsi="Calibri Light"/>
        </w:rPr>
      </w:pPr>
      <w:r w:rsidRPr="00051345">
        <w:rPr>
          <w:rFonts w:ascii="Calibri Light" w:hAnsi="Calibri Light"/>
        </w:rPr>
        <w:t>Does the custom programs/custom t-codes have any crictial or sensitive customer information that needs extra security</w:t>
      </w:r>
    </w:p>
    <w:p w14:paraId="17EDE7ED" w14:textId="41A173C1" w:rsidR="004B54A9" w:rsidRDefault="004B54A9" w:rsidP="00676625">
      <w:pPr>
        <w:pStyle w:val="Heading2TextBulleted"/>
        <w:numPr>
          <w:ilvl w:val="0"/>
          <w:numId w:val="0"/>
        </w:numPr>
        <w:ind w:left="3067" w:hanging="360"/>
        <w:rPr>
          <w:rFonts w:ascii="Calibri Light" w:hAnsi="Calibri Light" w:cs="Arial"/>
        </w:rPr>
      </w:pPr>
    </w:p>
    <w:tbl>
      <w:tblPr>
        <w:tblW w:w="10239" w:type="dxa"/>
        <w:tblInd w:w="-131"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630"/>
        <w:gridCol w:w="1949"/>
        <w:gridCol w:w="2220"/>
        <w:gridCol w:w="2220"/>
        <w:gridCol w:w="2220"/>
      </w:tblGrid>
      <w:tr w:rsidR="004B54A9" w14:paraId="4F15DFAB" w14:textId="77777777" w:rsidTr="004B54A9">
        <w:trPr>
          <w:cantSplit/>
          <w:trHeight w:val="520"/>
          <w:tblHeader/>
        </w:trPr>
        <w:tc>
          <w:tcPr>
            <w:tcW w:w="1630" w:type="dxa"/>
            <w:tcBorders>
              <w:top w:val="threeDEmboss" w:sz="6" w:space="0" w:color="auto"/>
              <w:left w:val="threeDEmboss" w:sz="6" w:space="0" w:color="auto"/>
              <w:bottom w:val="threeDEmboss" w:sz="6" w:space="0" w:color="auto"/>
              <w:right w:val="single" w:sz="6" w:space="0" w:color="auto"/>
            </w:tcBorders>
            <w:shd w:val="clear" w:color="auto" w:fill="F9FBAF"/>
            <w:vAlign w:val="center"/>
            <w:hideMark/>
          </w:tcPr>
          <w:p w14:paraId="2765D149" w14:textId="77777777" w:rsidR="004B54A9" w:rsidRPr="004B54A9" w:rsidRDefault="004B54A9">
            <w:pPr>
              <w:pStyle w:val="TableHeader-Left"/>
              <w:rPr>
                <w:rFonts w:ascii="Calibri Light" w:hAnsi="Calibri Light" w:cs="Arial"/>
                <w:szCs w:val="20"/>
                <w:lang w:val="de-CH"/>
              </w:rPr>
            </w:pPr>
            <w:r w:rsidRPr="004B54A9">
              <w:rPr>
                <w:rFonts w:ascii="Calibri Light" w:hAnsi="Calibri Light" w:cs="Arial"/>
                <w:szCs w:val="20"/>
                <w:lang w:val="de-CH"/>
              </w:rPr>
              <w:t>Custom Table</w:t>
            </w:r>
          </w:p>
        </w:tc>
        <w:tc>
          <w:tcPr>
            <w:tcW w:w="1949"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081A92CC" w14:textId="77777777" w:rsidR="004B54A9" w:rsidRPr="004B54A9" w:rsidRDefault="004B54A9">
            <w:pPr>
              <w:pStyle w:val="TableHeader-Left"/>
              <w:rPr>
                <w:rFonts w:ascii="Calibri Light" w:hAnsi="Calibri Light" w:cs="Arial"/>
                <w:szCs w:val="20"/>
                <w:lang w:val="de-CH"/>
              </w:rPr>
            </w:pPr>
            <w:r w:rsidRPr="004B54A9">
              <w:rPr>
                <w:rFonts w:ascii="Calibri Light" w:hAnsi="Calibri Light" w:cs="Arial"/>
                <w:szCs w:val="20"/>
                <w:lang w:val="de-CH"/>
              </w:rPr>
              <w:t>Authorization Grp Assigned</w:t>
            </w:r>
          </w:p>
        </w:tc>
        <w:tc>
          <w:tcPr>
            <w:tcW w:w="2220"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7E7E60B4" w14:textId="77777777" w:rsidR="004B54A9" w:rsidRPr="004B54A9" w:rsidRDefault="004B54A9">
            <w:pPr>
              <w:pStyle w:val="TableHeader-Left"/>
              <w:rPr>
                <w:rFonts w:ascii="Calibri Light" w:hAnsi="Calibri Light" w:cs="Arial"/>
                <w:szCs w:val="20"/>
                <w:lang w:val="de-CH"/>
              </w:rPr>
            </w:pPr>
            <w:r w:rsidRPr="004B54A9">
              <w:rPr>
                <w:rFonts w:ascii="Calibri Light" w:hAnsi="Calibri Light" w:cs="Arial"/>
                <w:szCs w:val="20"/>
                <w:lang w:val="de-CH"/>
              </w:rPr>
              <w:t>Custom T-code for the Table</w:t>
            </w:r>
          </w:p>
        </w:tc>
        <w:tc>
          <w:tcPr>
            <w:tcW w:w="2220"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5150D19D" w14:textId="77777777" w:rsidR="004B54A9" w:rsidRPr="004B54A9" w:rsidRDefault="004B54A9">
            <w:pPr>
              <w:pStyle w:val="TableHeader-Left"/>
              <w:rPr>
                <w:rFonts w:ascii="Calibri Light" w:hAnsi="Calibri Light" w:cs="Arial"/>
                <w:szCs w:val="20"/>
                <w:lang w:val="de-CH"/>
              </w:rPr>
            </w:pPr>
            <w:r w:rsidRPr="004B54A9">
              <w:rPr>
                <w:rFonts w:ascii="Calibri Light" w:hAnsi="Calibri Light" w:cs="Arial"/>
                <w:szCs w:val="20"/>
                <w:lang w:val="de-CH"/>
              </w:rPr>
              <w:t>Table Access (display/update)</w:t>
            </w:r>
          </w:p>
        </w:tc>
        <w:tc>
          <w:tcPr>
            <w:tcW w:w="2220" w:type="dxa"/>
            <w:tcBorders>
              <w:top w:val="threeDEmboss" w:sz="6" w:space="0" w:color="auto"/>
              <w:left w:val="single" w:sz="6" w:space="0" w:color="auto"/>
              <w:bottom w:val="threeDEmboss" w:sz="6" w:space="0" w:color="auto"/>
              <w:right w:val="threeDEmboss" w:sz="6" w:space="0" w:color="auto"/>
            </w:tcBorders>
            <w:shd w:val="clear" w:color="auto" w:fill="F9FBAF"/>
            <w:hideMark/>
          </w:tcPr>
          <w:p w14:paraId="24864BC7" w14:textId="77777777" w:rsidR="004B54A9" w:rsidRPr="004B54A9" w:rsidRDefault="004B54A9">
            <w:pPr>
              <w:pStyle w:val="TableHeader-Left"/>
              <w:rPr>
                <w:rFonts w:ascii="Calibri Light" w:hAnsi="Calibri Light" w:cs="Arial"/>
                <w:szCs w:val="20"/>
                <w:lang w:val="de-CH"/>
              </w:rPr>
            </w:pPr>
            <w:r w:rsidRPr="004B54A9">
              <w:rPr>
                <w:rFonts w:ascii="Calibri Light" w:hAnsi="Calibri Light" w:cs="Arial"/>
                <w:szCs w:val="20"/>
                <w:lang w:val="de-CH"/>
              </w:rPr>
              <w:t>RICEFW Reference ID</w:t>
            </w:r>
          </w:p>
        </w:tc>
      </w:tr>
      <w:tr w:rsidR="004B54A9" w14:paraId="654B86AC" w14:textId="77777777" w:rsidTr="004B54A9">
        <w:trPr>
          <w:cantSplit/>
          <w:trHeight w:val="130"/>
        </w:trPr>
        <w:tc>
          <w:tcPr>
            <w:tcW w:w="1630" w:type="dxa"/>
            <w:tcBorders>
              <w:top w:val="threeDEmboss" w:sz="6" w:space="0" w:color="auto"/>
              <w:left w:val="threeDEmboss" w:sz="6" w:space="0" w:color="auto"/>
              <w:bottom w:val="single" w:sz="4" w:space="0" w:color="auto"/>
              <w:right w:val="single" w:sz="6" w:space="0" w:color="auto"/>
            </w:tcBorders>
            <w:vAlign w:val="center"/>
          </w:tcPr>
          <w:p w14:paraId="15327CD0" w14:textId="04921A4D" w:rsidR="004B54A9" w:rsidRPr="004B54A9" w:rsidRDefault="004B54A9" w:rsidP="004B54A9">
            <w:pPr>
              <w:pStyle w:val="TableField-Left"/>
              <w:rPr>
                <w:rFonts w:ascii="Calibri Light" w:hAnsi="Calibri Light" w:cs="Arial"/>
                <w:lang w:val="de-CH"/>
              </w:rPr>
            </w:pPr>
            <w:r w:rsidRPr="004B54A9">
              <w:rPr>
                <w:rFonts w:ascii="Calibri Light" w:hAnsi="Calibri Light" w:cs="Arial"/>
              </w:rPr>
              <w:t>Consolidated Billing view</w:t>
            </w:r>
          </w:p>
        </w:tc>
        <w:tc>
          <w:tcPr>
            <w:tcW w:w="1949" w:type="dxa"/>
            <w:tcBorders>
              <w:top w:val="threeDEmboss" w:sz="6" w:space="0" w:color="auto"/>
              <w:left w:val="single" w:sz="6" w:space="0" w:color="auto"/>
              <w:bottom w:val="single" w:sz="4" w:space="0" w:color="auto"/>
              <w:right w:val="single" w:sz="6" w:space="0" w:color="auto"/>
            </w:tcBorders>
            <w:vAlign w:val="center"/>
          </w:tcPr>
          <w:p w14:paraId="4CEAFB4C" w14:textId="7407B1B2" w:rsidR="004B54A9" w:rsidRPr="004B54A9" w:rsidRDefault="004B54A9" w:rsidP="004B54A9">
            <w:pPr>
              <w:pStyle w:val="TableField-Left"/>
              <w:rPr>
                <w:rFonts w:ascii="Calibri Light" w:hAnsi="Calibri Light" w:cs="Arial"/>
                <w:lang w:val="de-CH"/>
              </w:rPr>
            </w:pPr>
            <w:r w:rsidRPr="004B54A9">
              <w:rPr>
                <w:rFonts w:ascii="Calibri Light" w:hAnsi="Calibri Light" w:cs="Arial"/>
              </w:rPr>
              <w:t>All users</w:t>
            </w:r>
          </w:p>
        </w:tc>
        <w:tc>
          <w:tcPr>
            <w:tcW w:w="2220" w:type="dxa"/>
            <w:tcBorders>
              <w:top w:val="threeDEmboss" w:sz="6" w:space="0" w:color="auto"/>
              <w:left w:val="single" w:sz="6" w:space="0" w:color="auto"/>
              <w:bottom w:val="single" w:sz="4" w:space="0" w:color="auto"/>
              <w:right w:val="single" w:sz="6" w:space="0" w:color="auto"/>
            </w:tcBorders>
            <w:vAlign w:val="center"/>
          </w:tcPr>
          <w:p w14:paraId="6DB7743D" w14:textId="6638DC91" w:rsidR="004B54A9" w:rsidRPr="004B54A9" w:rsidRDefault="004B54A9" w:rsidP="004B54A9">
            <w:pPr>
              <w:pStyle w:val="TableField-Left"/>
              <w:rPr>
                <w:rFonts w:ascii="Calibri Light" w:hAnsi="Calibri Light" w:cs="Arial"/>
                <w:lang w:val="de-CH"/>
              </w:rPr>
            </w:pPr>
            <w:proofErr w:type="spellStart"/>
            <w:r w:rsidRPr="004B54A9">
              <w:rPr>
                <w:rFonts w:ascii="Calibri Light" w:hAnsi="Calibri Light" w:cs="Arial"/>
              </w:rPr>
              <w:t>ZCon_Bill_View</w:t>
            </w:r>
            <w:proofErr w:type="spellEnd"/>
          </w:p>
        </w:tc>
        <w:tc>
          <w:tcPr>
            <w:tcW w:w="2220" w:type="dxa"/>
            <w:tcBorders>
              <w:top w:val="threeDEmboss" w:sz="6" w:space="0" w:color="auto"/>
              <w:left w:val="single" w:sz="6" w:space="0" w:color="auto"/>
              <w:bottom w:val="single" w:sz="4" w:space="0" w:color="auto"/>
              <w:right w:val="single" w:sz="6" w:space="0" w:color="auto"/>
            </w:tcBorders>
            <w:vAlign w:val="center"/>
          </w:tcPr>
          <w:p w14:paraId="31F33C00" w14:textId="77777777" w:rsidR="004B54A9" w:rsidRPr="004B54A9" w:rsidRDefault="004B54A9" w:rsidP="004B54A9">
            <w:pPr>
              <w:pStyle w:val="TableField-Left"/>
              <w:rPr>
                <w:rFonts w:ascii="Calibri Light" w:hAnsi="Calibri Light" w:cs="Arial"/>
                <w:lang w:val="de-CH"/>
              </w:rPr>
            </w:pPr>
          </w:p>
        </w:tc>
        <w:tc>
          <w:tcPr>
            <w:tcW w:w="2220" w:type="dxa"/>
            <w:tcBorders>
              <w:top w:val="threeDEmboss" w:sz="6" w:space="0" w:color="auto"/>
              <w:left w:val="single" w:sz="6" w:space="0" w:color="auto"/>
              <w:bottom w:val="single" w:sz="4" w:space="0" w:color="auto"/>
              <w:right w:val="threeDEmboss" w:sz="6" w:space="0" w:color="auto"/>
            </w:tcBorders>
          </w:tcPr>
          <w:p w14:paraId="5B519EF2" w14:textId="77777777" w:rsidR="004B54A9" w:rsidRPr="004B54A9" w:rsidRDefault="004B54A9" w:rsidP="004B54A9">
            <w:pPr>
              <w:pStyle w:val="TableField-Left"/>
              <w:rPr>
                <w:rFonts w:ascii="Calibri Light" w:hAnsi="Calibri Light" w:cs="Arial"/>
                <w:lang w:val="de-CH"/>
              </w:rPr>
            </w:pPr>
          </w:p>
        </w:tc>
      </w:tr>
    </w:tbl>
    <w:p w14:paraId="2D897657" w14:textId="77777777" w:rsidR="004B54A9" w:rsidRPr="00051345" w:rsidRDefault="004B54A9" w:rsidP="00676625">
      <w:pPr>
        <w:pStyle w:val="Heading2TextBulleted"/>
        <w:numPr>
          <w:ilvl w:val="0"/>
          <w:numId w:val="0"/>
        </w:numPr>
        <w:ind w:left="3067" w:hanging="360"/>
        <w:rPr>
          <w:rFonts w:ascii="Calibri Light" w:hAnsi="Calibri Light" w:cs="Arial"/>
        </w:rPr>
      </w:pPr>
    </w:p>
    <w:p w14:paraId="138C5A2A" w14:textId="77777777" w:rsidR="00676625" w:rsidRPr="00051345" w:rsidRDefault="00676625" w:rsidP="00A137A7">
      <w:pPr>
        <w:pStyle w:val="Heading2"/>
      </w:pPr>
      <w:r w:rsidRPr="00051345">
        <w:t xml:space="preserve"> </w:t>
      </w:r>
      <w:bookmarkStart w:id="572" w:name="_Toc509274833"/>
      <w:r w:rsidRPr="00051345">
        <w:t>Custom Table/Transaction Codes</w:t>
      </w:r>
      <w:bookmarkEnd w:id="572"/>
    </w:p>
    <w:p w14:paraId="0A6BAFD7" w14:textId="77777777" w:rsidR="00280C7F" w:rsidRPr="00051345" w:rsidRDefault="00676625" w:rsidP="00676920">
      <w:pPr>
        <w:ind w:left="360"/>
        <w:rPr>
          <w:rFonts w:ascii="Calibri Light" w:hAnsi="Calibri Light" w:cs="Arial"/>
        </w:rPr>
      </w:pPr>
      <w:r w:rsidRPr="00051345">
        <w:rPr>
          <w:rFonts w:ascii="Calibri Light" w:hAnsi="Calibri Light" w:cs="Arial"/>
        </w:rPr>
        <w:t>Please identify any custom tables/transaction codes that need to be developed for RICEFW objects.</w:t>
      </w:r>
    </w:p>
    <w:p w14:paraId="60456F85" w14:textId="77777777" w:rsidR="00280C7F" w:rsidRPr="00051345" w:rsidRDefault="00280C7F" w:rsidP="00CB1894">
      <w:pPr>
        <w:pStyle w:val="ListParagraph"/>
        <w:numPr>
          <w:ilvl w:val="0"/>
          <w:numId w:val="10"/>
        </w:numPr>
        <w:spacing w:before="120" w:after="120"/>
        <w:ind w:left="1080"/>
        <w:rPr>
          <w:rFonts w:ascii="Calibri Light" w:hAnsi="Calibri Light" w:cs="Arial"/>
          <w:sz w:val="20"/>
          <w:szCs w:val="20"/>
        </w:rPr>
      </w:pPr>
      <w:r w:rsidRPr="00051345">
        <w:rPr>
          <w:rFonts w:ascii="Calibri Light" w:hAnsi="Calibri Light" w:cs="Arial"/>
          <w:sz w:val="20"/>
          <w:szCs w:val="20"/>
        </w:rPr>
        <w:t>Are there any customer sensitive/critical  Z tables created</w:t>
      </w:r>
    </w:p>
    <w:p w14:paraId="62D425CB" w14:textId="77777777" w:rsidR="00280C7F" w:rsidRPr="00051345" w:rsidRDefault="00280C7F" w:rsidP="00CB1894">
      <w:pPr>
        <w:pStyle w:val="ListParagraph"/>
        <w:numPr>
          <w:ilvl w:val="0"/>
          <w:numId w:val="10"/>
        </w:numPr>
        <w:spacing w:before="120" w:after="120"/>
        <w:ind w:left="1080"/>
        <w:rPr>
          <w:rFonts w:ascii="Calibri Light" w:hAnsi="Calibri Light" w:cs="Arial"/>
          <w:sz w:val="20"/>
          <w:szCs w:val="20"/>
        </w:rPr>
      </w:pPr>
      <w:r w:rsidRPr="00051345">
        <w:rPr>
          <w:rFonts w:ascii="Calibri Light" w:hAnsi="Calibri Light" w:cs="Arial"/>
          <w:sz w:val="20"/>
          <w:szCs w:val="20"/>
        </w:rPr>
        <w:t>What is the authorization group assigned to the table</w:t>
      </w:r>
    </w:p>
    <w:p w14:paraId="7FBACCD6" w14:textId="77777777" w:rsidR="00280C7F" w:rsidRPr="00051345" w:rsidRDefault="00280C7F" w:rsidP="00CB1894">
      <w:pPr>
        <w:pStyle w:val="ListParagraph"/>
        <w:numPr>
          <w:ilvl w:val="0"/>
          <w:numId w:val="10"/>
        </w:numPr>
        <w:spacing w:before="120" w:after="120"/>
        <w:ind w:left="1080"/>
        <w:rPr>
          <w:rFonts w:ascii="Calibri Light" w:hAnsi="Calibri Light" w:cs="Arial"/>
          <w:sz w:val="20"/>
          <w:szCs w:val="20"/>
        </w:rPr>
      </w:pPr>
      <w:r w:rsidRPr="00051345">
        <w:rPr>
          <w:rFonts w:ascii="Calibri Light" w:hAnsi="Calibri Light" w:cs="Arial"/>
          <w:sz w:val="20"/>
          <w:szCs w:val="20"/>
        </w:rPr>
        <w:t>Is it just a ma</w:t>
      </w:r>
      <w:r w:rsidR="00DC6E6B" w:rsidRPr="00051345">
        <w:rPr>
          <w:rFonts w:ascii="Calibri Light" w:hAnsi="Calibri Light" w:cs="Arial"/>
          <w:szCs w:val="20"/>
        </w:rPr>
        <w:t>inten</w:t>
      </w:r>
      <w:r w:rsidRPr="00051345">
        <w:rPr>
          <w:rFonts w:ascii="Calibri Light" w:hAnsi="Calibri Light" w:cs="Arial"/>
          <w:szCs w:val="20"/>
        </w:rPr>
        <w:t>ance or display only table</w:t>
      </w:r>
    </w:p>
    <w:p w14:paraId="3C5123C1" w14:textId="77777777" w:rsidR="00280C7F" w:rsidRPr="00051345" w:rsidRDefault="00280C7F" w:rsidP="00CB1894">
      <w:pPr>
        <w:pStyle w:val="ListParagraph"/>
        <w:numPr>
          <w:ilvl w:val="0"/>
          <w:numId w:val="10"/>
        </w:numPr>
        <w:spacing w:before="120" w:after="120"/>
        <w:ind w:left="1080"/>
        <w:rPr>
          <w:rFonts w:ascii="Calibri Light" w:hAnsi="Calibri Light" w:cs="Arial"/>
          <w:sz w:val="20"/>
          <w:szCs w:val="20"/>
        </w:rPr>
      </w:pPr>
      <w:r w:rsidRPr="00051345">
        <w:rPr>
          <w:rFonts w:ascii="Calibri Light" w:hAnsi="Calibri Light" w:cs="Arial"/>
          <w:sz w:val="20"/>
          <w:szCs w:val="20"/>
        </w:rPr>
        <w:t>What is the Z transaction code for the custom table</w:t>
      </w:r>
    </w:p>
    <w:p w14:paraId="0FD58041" w14:textId="77777777" w:rsidR="00280C7F" w:rsidRPr="00051345" w:rsidRDefault="00280C7F" w:rsidP="00280C7F">
      <w:pPr>
        <w:rPr>
          <w:rFonts w:ascii="Calibri Light" w:hAnsi="Calibri Light" w:cs="Arial"/>
        </w:rPr>
      </w:pPr>
    </w:p>
    <w:tbl>
      <w:tblPr>
        <w:tblW w:w="0" w:type="dxa"/>
        <w:tblInd w:w="-131"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630"/>
        <w:gridCol w:w="1949"/>
        <w:gridCol w:w="2220"/>
        <w:gridCol w:w="2220"/>
        <w:gridCol w:w="2220"/>
      </w:tblGrid>
      <w:tr w:rsidR="004B54A9" w14:paraId="374A0022" w14:textId="77777777" w:rsidTr="004B54A9">
        <w:trPr>
          <w:cantSplit/>
          <w:trHeight w:val="520"/>
          <w:tblHeader/>
        </w:trPr>
        <w:tc>
          <w:tcPr>
            <w:tcW w:w="1630" w:type="dxa"/>
            <w:tcBorders>
              <w:top w:val="threeDEmboss" w:sz="6" w:space="0" w:color="auto"/>
              <w:left w:val="threeDEmboss" w:sz="6" w:space="0" w:color="auto"/>
              <w:bottom w:val="threeDEmboss" w:sz="6" w:space="0" w:color="auto"/>
              <w:right w:val="single" w:sz="6" w:space="0" w:color="auto"/>
            </w:tcBorders>
            <w:shd w:val="clear" w:color="auto" w:fill="F9FBAF"/>
            <w:vAlign w:val="center"/>
            <w:hideMark/>
          </w:tcPr>
          <w:p w14:paraId="41D58F74" w14:textId="77777777" w:rsidR="004B54A9" w:rsidRPr="004B54A9" w:rsidRDefault="004B54A9">
            <w:pPr>
              <w:pStyle w:val="TableHeader-Left"/>
              <w:rPr>
                <w:rFonts w:ascii="Calibri Light" w:hAnsi="Calibri Light" w:cs="Arial"/>
                <w:szCs w:val="20"/>
                <w:lang w:val="de-CH"/>
              </w:rPr>
            </w:pPr>
            <w:r w:rsidRPr="004B54A9">
              <w:rPr>
                <w:rFonts w:ascii="Calibri Light" w:hAnsi="Calibri Light" w:cs="Arial"/>
                <w:szCs w:val="20"/>
                <w:lang w:val="de-CH"/>
              </w:rPr>
              <w:t>Custom Table</w:t>
            </w:r>
          </w:p>
        </w:tc>
        <w:tc>
          <w:tcPr>
            <w:tcW w:w="1949"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38ED2A09" w14:textId="77777777" w:rsidR="004B54A9" w:rsidRPr="004B54A9" w:rsidRDefault="004B54A9">
            <w:pPr>
              <w:pStyle w:val="TableHeader-Left"/>
              <w:rPr>
                <w:rFonts w:ascii="Calibri Light" w:hAnsi="Calibri Light" w:cs="Arial"/>
                <w:szCs w:val="20"/>
                <w:lang w:val="de-CH"/>
              </w:rPr>
            </w:pPr>
            <w:r w:rsidRPr="004B54A9">
              <w:rPr>
                <w:rFonts w:ascii="Calibri Light" w:hAnsi="Calibri Light" w:cs="Arial"/>
                <w:szCs w:val="20"/>
                <w:lang w:val="de-CH"/>
              </w:rPr>
              <w:t>Authorization Grp Assigned</w:t>
            </w:r>
          </w:p>
        </w:tc>
        <w:tc>
          <w:tcPr>
            <w:tcW w:w="2220"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7D726D63" w14:textId="77777777" w:rsidR="004B54A9" w:rsidRPr="004B54A9" w:rsidRDefault="004B54A9">
            <w:pPr>
              <w:pStyle w:val="TableHeader-Left"/>
              <w:rPr>
                <w:rFonts w:ascii="Calibri Light" w:hAnsi="Calibri Light" w:cs="Arial"/>
                <w:szCs w:val="20"/>
                <w:lang w:val="de-CH"/>
              </w:rPr>
            </w:pPr>
            <w:r w:rsidRPr="004B54A9">
              <w:rPr>
                <w:rFonts w:ascii="Calibri Light" w:hAnsi="Calibri Light" w:cs="Arial"/>
                <w:szCs w:val="20"/>
                <w:lang w:val="de-CH"/>
              </w:rPr>
              <w:t>Custom T-code for the Table</w:t>
            </w:r>
          </w:p>
        </w:tc>
        <w:tc>
          <w:tcPr>
            <w:tcW w:w="2220"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29DB722A" w14:textId="77777777" w:rsidR="004B54A9" w:rsidRPr="004B54A9" w:rsidRDefault="004B54A9">
            <w:pPr>
              <w:pStyle w:val="TableHeader-Left"/>
              <w:rPr>
                <w:rFonts w:ascii="Calibri Light" w:hAnsi="Calibri Light" w:cs="Arial"/>
                <w:szCs w:val="20"/>
                <w:lang w:val="de-CH"/>
              </w:rPr>
            </w:pPr>
            <w:r w:rsidRPr="004B54A9">
              <w:rPr>
                <w:rFonts w:ascii="Calibri Light" w:hAnsi="Calibri Light" w:cs="Arial"/>
                <w:szCs w:val="20"/>
                <w:lang w:val="de-CH"/>
              </w:rPr>
              <w:t>Table Access (display/update)</w:t>
            </w:r>
          </w:p>
        </w:tc>
        <w:tc>
          <w:tcPr>
            <w:tcW w:w="2220" w:type="dxa"/>
            <w:tcBorders>
              <w:top w:val="threeDEmboss" w:sz="6" w:space="0" w:color="auto"/>
              <w:left w:val="single" w:sz="6" w:space="0" w:color="auto"/>
              <w:bottom w:val="threeDEmboss" w:sz="6" w:space="0" w:color="auto"/>
              <w:right w:val="threeDEmboss" w:sz="6" w:space="0" w:color="auto"/>
            </w:tcBorders>
            <w:shd w:val="clear" w:color="auto" w:fill="F9FBAF"/>
            <w:hideMark/>
          </w:tcPr>
          <w:p w14:paraId="62B79131" w14:textId="77777777" w:rsidR="004B54A9" w:rsidRPr="004B54A9" w:rsidRDefault="004B54A9">
            <w:pPr>
              <w:pStyle w:val="TableHeader-Left"/>
              <w:rPr>
                <w:rFonts w:ascii="Calibri Light" w:hAnsi="Calibri Light" w:cs="Arial"/>
                <w:szCs w:val="20"/>
                <w:lang w:val="de-CH"/>
              </w:rPr>
            </w:pPr>
            <w:r w:rsidRPr="004B54A9">
              <w:rPr>
                <w:rFonts w:ascii="Calibri Light" w:hAnsi="Calibri Light" w:cs="Arial"/>
                <w:szCs w:val="20"/>
                <w:lang w:val="de-CH"/>
              </w:rPr>
              <w:t>RICEFW Reference ID</w:t>
            </w:r>
          </w:p>
        </w:tc>
      </w:tr>
      <w:tr w:rsidR="004B54A9" w14:paraId="5B5E8B4D" w14:textId="77777777" w:rsidTr="004B54A9">
        <w:trPr>
          <w:cantSplit/>
          <w:trHeight w:val="130"/>
        </w:trPr>
        <w:tc>
          <w:tcPr>
            <w:tcW w:w="1630" w:type="dxa"/>
            <w:tcBorders>
              <w:top w:val="threeDEmboss" w:sz="6" w:space="0" w:color="auto"/>
              <w:left w:val="threeDEmboss" w:sz="6" w:space="0" w:color="auto"/>
              <w:bottom w:val="single" w:sz="4" w:space="0" w:color="auto"/>
              <w:right w:val="single" w:sz="6" w:space="0" w:color="auto"/>
            </w:tcBorders>
            <w:vAlign w:val="center"/>
          </w:tcPr>
          <w:p w14:paraId="2CF3F171" w14:textId="77777777" w:rsidR="004B54A9" w:rsidRPr="004B54A9" w:rsidRDefault="004B54A9">
            <w:pPr>
              <w:pStyle w:val="TableField-Left"/>
              <w:rPr>
                <w:rFonts w:ascii="Calibri Light" w:hAnsi="Calibri Light" w:cs="Arial"/>
                <w:lang w:val="de-CH"/>
              </w:rPr>
            </w:pPr>
          </w:p>
        </w:tc>
        <w:tc>
          <w:tcPr>
            <w:tcW w:w="1949" w:type="dxa"/>
            <w:tcBorders>
              <w:top w:val="threeDEmboss" w:sz="6" w:space="0" w:color="auto"/>
              <w:left w:val="single" w:sz="6" w:space="0" w:color="auto"/>
              <w:bottom w:val="single" w:sz="4" w:space="0" w:color="auto"/>
              <w:right w:val="single" w:sz="6" w:space="0" w:color="auto"/>
            </w:tcBorders>
            <w:vAlign w:val="center"/>
          </w:tcPr>
          <w:p w14:paraId="258254C5" w14:textId="77777777" w:rsidR="004B54A9" w:rsidRPr="004B54A9" w:rsidRDefault="004B54A9">
            <w:pPr>
              <w:pStyle w:val="TableField-Left"/>
              <w:rPr>
                <w:rFonts w:ascii="Calibri Light" w:hAnsi="Calibri Light" w:cs="Arial"/>
                <w:lang w:val="de-CH"/>
              </w:rPr>
            </w:pPr>
          </w:p>
        </w:tc>
        <w:tc>
          <w:tcPr>
            <w:tcW w:w="2220" w:type="dxa"/>
            <w:tcBorders>
              <w:top w:val="threeDEmboss" w:sz="6" w:space="0" w:color="auto"/>
              <w:left w:val="single" w:sz="6" w:space="0" w:color="auto"/>
              <w:bottom w:val="single" w:sz="4" w:space="0" w:color="auto"/>
              <w:right w:val="single" w:sz="6" w:space="0" w:color="auto"/>
            </w:tcBorders>
            <w:vAlign w:val="center"/>
          </w:tcPr>
          <w:p w14:paraId="13FABF71" w14:textId="77777777" w:rsidR="004B54A9" w:rsidRPr="004B54A9" w:rsidRDefault="004B54A9">
            <w:pPr>
              <w:pStyle w:val="TableField-Left"/>
              <w:rPr>
                <w:rFonts w:ascii="Calibri Light" w:hAnsi="Calibri Light" w:cs="Arial"/>
                <w:lang w:val="de-CH"/>
              </w:rPr>
            </w:pPr>
          </w:p>
        </w:tc>
        <w:tc>
          <w:tcPr>
            <w:tcW w:w="2220" w:type="dxa"/>
            <w:tcBorders>
              <w:top w:val="threeDEmboss" w:sz="6" w:space="0" w:color="auto"/>
              <w:left w:val="single" w:sz="6" w:space="0" w:color="auto"/>
              <w:bottom w:val="single" w:sz="4" w:space="0" w:color="auto"/>
              <w:right w:val="single" w:sz="6" w:space="0" w:color="auto"/>
            </w:tcBorders>
            <w:vAlign w:val="center"/>
          </w:tcPr>
          <w:p w14:paraId="158F1C88" w14:textId="77777777" w:rsidR="004B54A9" w:rsidRPr="004B54A9" w:rsidRDefault="004B54A9">
            <w:pPr>
              <w:pStyle w:val="TableField-Left"/>
              <w:rPr>
                <w:rFonts w:ascii="Calibri Light" w:hAnsi="Calibri Light" w:cs="Arial"/>
                <w:lang w:val="de-CH"/>
              </w:rPr>
            </w:pPr>
          </w:p>
        </w:tc>
        <w:tc>
          <w:tcPr>
            <w:tcW w:w="2220" w:type="dxa"/>
            <w:tcBorders>
              <w:top w:val="threeDEmboss" w:sz="6" w:space="0" w:color="auto"/>
              <w:left w:val="single" w:sz="6" w:space="0" w:color="auto"/>
              <w:bottom w:val="single" w:sz="4" w:space="0" w:color="auto"/>
              <w:right w:val="threeDEmboss" w:sz="6" w:space="0" w:color="auto"/>
            </w:tcBorders>
          </w:tcPr>
          <w:p w14:paraId="2E465603" w14:textId="77777777" w:rsidR="004B54A9" w:rsidRPr="004B54A9" w:rsidRDefault="004B54A9">
            <w:pPr>
              <w:pStyle w:val="TableField-Left"/>
              <w:rPr>
                <w:rFonts w:ascii="Calibri Light" w:hAnsi="Calibri Light" w:cs="Arial"/>
                <w:lang w:val="de-CH"/>
              </w:rPr>
            </w:pPr>
          </w:p>
        </w:tc>
      </w:tr>
    </w:tbl>
    <w:p w14:paraId="549E78BB" w14:textId="77777777" w:rsidR="00676625" w:rsidRPr="00051345" w:rsidRDefault="00676625" w:rsidP="001375DC">
      <w:pPr>
        <w:pStyle w:val="Heading2TextBulleted"/>
        <w:numPr>
          <w:ilvl w:val="0"/>
          <w:numId w:val="0"/>
        </w:numPr>
        <w:ind w:left="720" w:hanging="360"/>
        <w:rPr>
          <w:rFonts w:ascii="Calibri Light" w:hAnsi="Calibri Light" w:cs="Arial"/>
        </w:rPr>
      </w:pPr>
    </w:p>
    <w:p w14:paraId="5E8A78BF" w14:textId="77777777" w:rsidR="00DC3155" w:rsidRPr="00051345" w:rsidRDefault="00CD742E" w:rsidP="00A137A7">
      <w:pPr>
        <w:pStyle w:val="Heading2"/>
      </w:pPr>
      <w:bookmarkStart w:id="573" w:name="_Toc509274834"/>
      <w:r w:rsidRPr="00051345">
        <w:t>Data Criticality and Cybersecurity Baseline Risks</w:t>
      </w:r>
      <w:bookmarkEnd w:id="573"/>
    </w:p>
    <w:tbl>
      <w:tblPr>
        <w:tblW w:w="0" w:type="auto"/>
        <w:shd w:val="clear" w:color="auto" w:fill="FFFFFF"/>
        <w:tblCellMar>
          <w:left w:w="0" w:type="dxa"/>
          <w:right w:w="0" w:type="dxa"/>
        </w:tblCellMar>
        <w:tblLook w:val="04A0" w:firstRow="1" w:lastRow="0" w:firstColumn="1" w:lastColumn="0" w:noHBand="0" w:noVBand="1"/>
      </w:tblPr>
      <w:tblGrid>
        <w:gridCol w:w="3948"/>
        <w:gridCol w:w="5392"/>
      </w:tblGrid>
      <w:tr w:rsidR="00DC3155" w:rsidRPr="00051345" w14:paraId="743B6550" w14:textId="77777777" w:rsidTr="0035168C">
        <w:tc>
          <w:tcPr>
            <w:tcW w:w="3948" w:type="dxa"/>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014716ED"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Specify the Information this BP will process, receive or transmit;</w:t>
            </w:r>
          </w:p>
        </w:tc>
        <w:tc>
          <w:tcPr>
            <w:tcW w:w="5392" w:type="dxa"/>
            <w:tcBorders>
              <w:top w:val="single" w:sz="8" w:space="0" w:color="BFBFBF"/>
              <w:left w:val="nil"/>
              <w:bottom w:val="single" w:sz="8" w:space="0" w:color="BFBFBF"/>
              <w:right w:val="single" w:sz="8" w:space="0" w:color="BFBFBF"/>
            </w:tcBorders>
            <w:shd w:val="clear" w:color="auto" w:fill="FFFFFF"/>
            <w:tcMar>
              <w:top w:w="0" w:type="dxa"/>
              <w:left w:w="108" w:type="dxa"/>
              <w:bottom w:w="0" w:type="dxa"/>
              <w:right w:w="108" w:type="dxa"/>
            </w:tcMar>
            <w:hideMark/>
          </w:tcPr>
          <w:p w14:paraId="1F4725EA"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List data elements from section 2.8 here, including volume.</w:t>
            </w:r>
          </w:p>
          <w:tbl>
            <w:tblPr>
              <w:tblW w:w="0" w:type="auto"/>
              <w:tblCellMar>
                <w:left w:w="0" w:type="dxa"/>
                <w:right w:w="0" w:type="dxa"/>
              </w:tblCellMar>
              <w:tblLook w:val="04A0" w:firstRow="1" w:lastRow="0" w:firstColumn="1" w:lastColumn="0" w:noHBand="0" w:noVBand="1"/>
            </w:tblPr>
            <w:tblGrid>
              <w:gridCol w:w="1288"/>
              <w:gridCol w:w="1290"/>
              <w:gridCol w:w="1288"/>
              <w:gridCol w:w="1290"/>
            </w:tblGrid>
            <w:tr w:rsidR="00DC3155" w:rsidRPr="00051345" w14:paraId="795169B5" w14:textId="77777777" w:rsidTr="0035168C">
              <w:tc>
                <w:tcPr>
                  <w:tcW w:w="12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786551C"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Data element</w:t>
                  </w:r>
                </w:p>
              </w:tc>
              <w:tc>
                <w:tcPr>
                  <w:tcW w:w="12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77BBCA5"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Description</w:t>
                  </w:r>
                </w:p>
              </w:tc>
              <w:tc>
                <w:tcPr>
                  <w:tcW w:w="12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100E13D"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Volume</w:t>
                  </w:r>
                </w:p>
              </w:tc>
              <w:tc>
                <w:tcPr>
                  <w:tcW w:w="12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9CDDAD8"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Risk (high , medium, low)</w:t>
                  </w:r>
                </w:p>
              </w:tc>
            </w:tr>
            <w:tr w:rsidR="00DC3155" w:rsidRPr="00051345" w14:paraId="0BE5ED4D" w14:textId="77777777" w:rsidTr="0035168C">
              <w:tc>
                <w:tcPr>
                  <w:tcW w:w="12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3512B68"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p>
              </w:tc>
              <w:tc>
                <w:tcPr>
                  <w:tcW w:w="129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BFB08EE"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p>
              </w:tc>
              <w:tc>
                <w:tcPr>
                  <w:tcW w:w="128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8924544"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p>
              </w:tc>
              <w:tc>
                <w:tcPr>
                  <w:tcW w:w="129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E77FB05"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p>
              </w:tc>
            </w:tr>
          </w:tbl>
          <w:p w14:paraId="0ECD4777" w14:textId="77777777" w:rsidR="00DC3155" w:rsidRPr="00051345" w:rsidRDefault="00DC3155" w:rsidP="0035168C">
            <w:pPr>
              <w:rPr>
                <w:rFonts w:ascii="Calibri Light" w:eastAsia="MS Mincho" w:hAnsi="Calibri Light"/>
                <w:noProof/>
                <w:sz w:val="18"/>
                <w:szCs w:val="18"/>
                <w:lang w:eastAsia="ja-JP"/>
              </w:rPr>
            </w:pPr>
          </w:p>
        </w:tc>
      </w:tr>
      <w:tr w:rsidR="00DC3155" w:rsidRPr="00051345" w14:paraId="7ED776C8" w14:textId="77777777" w:rsidTr="0035168C">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25AA9A09"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Specify Access Classification /Special Handling or Regulatory Requirement</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tcPr>
          <w:p w14:paraId="1CE41B5F" w14:textId="77777777" w:rsidR="00DC3155" w:rsidRPr="00051345" w:rsidRDefault="00DC3155" w:rsidP="0035168C">
            <w:pPr>
              <w:rPr>
                <w:rFonts w:ascii="Calibri Light" w:eastAsia="MS Mincho" w:hAnsi="Calibri Light"/>
                <w:noProof/>
                <w:sz w:val="18"/>
                <w:szCs w:val="18"/>
                <w:lang w:eastAsia="ja-JP"/>
              </w:rPr>
            </w:pPr>
            <w:r w:rsidRPr="00051345">
              <w:rPr>
                <w:rFonts w:ascii="Calibri Light" w:eastAsia="MS Mincho" w:hAnsi="Calibri Light"/>
                <w:noProof/>
                <w:sz w:val="18"/>
                <w:szCs w:val="18"/>
                <w:lang w:eastAsia="ja-JP"/>
              </w:rPr>
              <w:t>&lt;Select all that apply&gt;</w:t>
            </w:r>
          </w:p>
          <w:p w14:paraId="75FAC5A7" w14:textId="380D9DD0"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920680875"/>
                <w14:checkbox>
                  <w14:checked w14:val="1"/>
                  <w14:checkedState w14:val="2612" w14:font="MS Gothic"/>
                  <w14:uncheckedState w14:val="2610" w14:font="MS Gothic"/>
                </w14:checkbox>
              </w:sdtPr>
              <w:sdtContent>
                <w:r w:rsidR="00282109">
                  <w:rPr>
                    <w:rFonts w:ascii="MS Gothic" w:eastAsia="MS Gothic" w:hAnsi="MS Gothic" w:cs="Segoe UI Symbol" w:hint="eastAsia"/>
                    <w:noProof/>
                    <w:sz w:val="18"/>
                    <w:szCs w:val="18"/>
                    <w:lang w:eastAsia="ja-JP"/>
                  </w:rPr>
                  <w:t>☒</w:t>
                </w:r>
              </w:sdtContent>
            </w:sdt>
            <w:r w:rsidR="00DC3155" w:rsidRPr="00051345">
              <w:rPr>
                <w:rFonts w:ascii="Calibri Light" w:eastAsia="MS Mincho" w:hAnsi="Calibri Light"/>
                <w:noProof/>
                <w:sz w:val="18"/>
                <w:szCs w:val="18"/>
                <w:lang w:eastAsia="ja-JP"/>
              </w:rPr>
              <w:t xml:space="preserve"> PII - Personal Identifiable Information / Privacy Law</w:t>
            </w:r>
          </w:p>
          <w:p w14:paraId="307D9613"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505782686"/>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CEII - Critical Energy Infrastructure Information</w:t>
            </w:r>
          </w:p>
          <w:p w14:paraId="5CF31ADC"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612908069"/>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FERC SOC (Standards of Conduct)</w:t>
            </w:r>
          </w:p>
          <w:p w14:paraId="755A6075"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72101584"/>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NERC CIP Confidential</w:t>
            </w:r>
          </w:p>
          <w:p w14:paraId="27334FFB"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258883580"/>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Sarbanes-Oxley (SOX) financial reporting data</w:t>
            </w:r>
          </w:p>
          <w:p w14:paraId="7690242D"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26613592"/>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SCE utility data accessible by affiliate companies (CPUC)</w:t>
            </w:r>
          </w:p>
          <w:p w14:paraId="12C8C3F1"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878621717"/>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PCI - Payment Card Industry Compliance</w:t>
            </w:r>
          </w:p>
          <w:p w14:paraId="3B11B61D"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075742097"/>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Customer Information Service Request (CISR, CISR-DRP)</w:t>
            </w:r>
          </w:p>
          <w:p w14:paraId="31844DE7" w14:textId="77777777" w:rsidR="00DC3155" w:rsidRPr="00051345" w:rsidRDefault="00781EB0" w:rsidP="0035168C">
            <w:pPr>
              <w:spacing w:after="60"/>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586797651"/>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Other _&lt;Please Specify&gt;_</w:t>
            </w:r>
          </w:p>
          <w:p w14:paraId="3BAD68D1" w14:textId="7D98CB3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063602117"/>
                <w14:checkbox>
                  <w14:checked w14:val="1"/>
                  <w14:checkedState w14:val="2612" w14:font="MS Gothic"/>
                  <w14:uncheckedState w14:val="2610" w14:font="MS Gothic"/>
                </w14:checkbox>
              </w:sdtPr>
              <w:sdtContent>
                <w:r w:rsidR="00E26AB1">
                  <w:rPr>
                    <w:rFonts w:ascii="MS Gothic" w:eastAsia="MS Gothic" w:hAnsi="MS Gothic" w:hint="eastAsia"/>
                    <w:noProof/>
                    <w:sz w:val="18"/>
                    <w:szCs w:val="18"/>
                    <w:lang w:eastAsia="ja-JP"/>
                  </w:rPr>
                  <w:t>☒</w:t>
                </w:r>
              </w:sdtContent>
            </w:sdt>
            <w:r w:rsidR="00DC3155" w:rsidRPr="00051345">
              <w:rPr>
                <w:rFonts w:ascii="Calibri Light" w:eastAsia="MS Mincho" w:hAnsi="Calibri Light"/>
                <w:noProof/>
                <w:sz w:val="18"/>
                <w:szCs w:val="18"/>
                <w:lang w:eastAsia="ja-JP"/>
              </w:rPr>
              <w:t xml:space="preserve"> Internal</w:t>
            </w:r>
          </w:p>
          <w:p w14:paraId="069AE1DC" w14:textId="77777777" w:rsidR="00DC3155" w:rsidRPr="00051345" w:rsidRDefault="00781EB0" w:rsidP="0035168C">
            <w:pPr>
              <w:rPr>
                <w:rFonts w:ascii="Calibri Light" w:hAnsi="Calibri Light"/>
                <w:sz w:val="18"/>
                <w:szCs w:val="18"/>
                <w:lang w:eastAsia="ja-JP"/>
              </w:rPr>
            </w:pPr>
            <w:sdt>
              <w:sdtPr>
                <w:rPr>
                  <w:rFonts w:ascii="Calibri Light" w:eastAsia="MS Mincho" w:hAnsi="Calibri Light"/>
                  <w:noProof/>
                  <w:sz w:val="18"/>
                  <w:szCs w:val="18"/>
                  <w:lang w:eastAsia="ja-JP"/>
                </w:rPr>
                <w:id w:val="-1356962578"/>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Public</w:t>
            </w:r>
          </w:p>
        </w:tc>
      </w:tr>
      <w:tr w:rsidR="00DC3155" w:rsidRPr="00051345" w14:paraId="6C8050B5" w14:textId="77777777" w:rsidTr="0035168C">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2AF4C9E6"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lastRenderedPageBreak/>
              <w:t>Please identify which business Group/Role will require access to the data and/or solution:</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tcPr>
          <w:p w14:paraId="0BF23E1F" w14:textId="77777777" w:rsidR="00DC3155" w:rsidRPr="00051345" w:rsidRDefault="00DC3155" w:rsidP="0035168C">
            <w:pPr>
              <w:rPr>
                <w:rFonts w:ascii="Calibri Light" w:eastAsia="MS Mincho" w:hAnsi="Calibri Light"/>
                <w:noProof/>
                <w:sz w:val="18"/>
                <w:szCs w:val="18"/>
                <w:lang w:eastAsia="ja-JP"/>
              </w:rPr>
            </w:pPr>
            <w:r w:rsidRPr="00051345">
              <w:rPr>
                <w:rFonts w:ascii="Calibri Light" w:eastAsia="MS Mincho" w:hAnsi="Calibri Light"/>
                <w:noProof/>
                <w:sz w:val="18"/>
                <w:szCs w:val="18"/>
                <w:lang w:eastAsia="ja-JP"/>
              </w:rPr>
              <w:t>&lt;Select all that apply&gt;</w:t>
            </w:r>
          </w:p>
          <w:p w14:paraId="6745DC43" w14:textId="2243D145"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816464431"/>
                <w14:checkbox>
                  <w14:checked w14:val="1"/>
                  <w14:checkedState w14:val="2612" w14:font="MS Gothic"/>
                  <w14:uncheckedState w14:val="2610" w14:font="MS Gothic"/>
                </w14:checkbox>
              </w:sdtPr>
              <w:sdtContent>
                <w:r w:rsidR="00E26AB1">
                  <w:rPr>
                    <w:rFonts w:ascii="MS Gothic" w:eastAsia="MS Gothic" w:hAnsi="MS Gothic" w:hint="eastAsia"/>
                    <w:noProof/>
                    <w:sz w:val="18"/>
                    <w:szCs w:val="18"/>
                    <w:lang w:eastAsia="ja-JP"/>
                  </w:rPr>
                  <w:t>☒</w:t>
                </w:r>
              </w:sdtContent>
            </w:sdt>
            <w:r w:rsidR="00DC3155" w:rsidRPr="00051345">
              <w:rPr>
                <w:rFonts w:ascii="Calibri Light" w:eastAsia="MS Mincho" w:hAnsi="Calibri Light"/>
                <w:noProof/>
                <w:sz w:val="18"/>
                <w:szCs w:val="18"/>
                <w:lang w:eastAsia="ja-JP"/>
              </w:rPr>
              <w:t xml:space="preserve"> SCE Customer, Res./Comm. Customer;</w:t>
            </w:r>
          </w:p>
          <w:p w14:paraId="7E1FEE99" w14:textId="08A675C4"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706086834"/>
                <w14:checkbox>
                  <w14:checked w14:val="1"/>
                  <w14:checkedState w14:val="2612" w14:font="MS Gothic"/>
                  <w14:uncheckedState w14:val="2610" w14:font="MS Gothic"/>
                </w14:checkbox>
              </w:sdtPr>
              <w:sdtContent>
                <w:r w:rsidR="00E26AB1">
                  <w:rPr>
                    <w:rFonts w:ascii="MS Gothic" w:eastAsia="MS Gothic" w:hAnsi="MS Gothic" w:cs="Segoe UI Symbol" w:hint="eastAsia"/>
                    <w:noProof/>
                    <w:sz w:val="18"/>
                    <w:szCs w:val="18"/>
                    <w:lang w:eastAsia="ja-JP"/>
                  </w:rPr>
                  <w:t>☒</w:t>
                </w:r>
              </w:sdtContent>
            </w:sdt>
            <w:r w:rsidR="00DC3155" w:rsidRPr="00051345">
              <w:rPr>
                <w:rFonts w:ascii="Calibri Light" w:eastAsia="MS Mincho" w:hAnsi="Calibri Light"/>
                <w:noProof/>
                <w:sz w:val="18"/>
                <w:szCs w:val="18"/>
                <w:lang w:eastAsia="ja-JP"/>
              </w:rPr>
              <w:t xml:space="preserve"> SCE OU, Business Function Organization Name: </w:t>
            </w:r>
            <w:r w:rsidR="00E26AB1">
              <w:rPr>
                <w:rFonts w:ascii="Calibri Light" w:eastAsia="MS Mincho" w:hAnsi="Calibri Light"/>
                <w:noProof/>
                <w:sz w:val="18"/>
                <w:szCs w:val="18"/>
                <w:lang w:eastAsia="ja-JP"/>
              </w:rPr>
              <w:t>CCC, BCD, Consumer Affairs</w:t>
            </w:r>
            <w:r w:rsidR="00DC3155" w:rsidRPr="00051345">
              <w:rPr>
                <w:rFonts w:ascii="Calibri Light" w:eastAsia="MS Mincho" w:hAnsi="Calibri Light"/>
                <w:noProof/>
                <w:sz w:val="18"/>
                <w:szCs w:val="18"/>
                <w:lang w:eastAsia="ja-JP"/>
              </w:rPr>
              <w:t xml:space="preserve">                  </w:t>
            </w:r>
          </w:p>
          <w:p w14:paraId="2A1151E1"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307594161"/>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Vendor                                                         </w:t>
            </w:r>
          </w:p>
          <w:p w14:paraId="757EE699"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630755079"/>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External business partner(s) &amp; SaaS providers</w:t>
            </w:r>
          </w:p>
          <w:p w14:paraId="20616ED3"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550029781"/>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External on-shore contractors</w:t>
            </w:r>
          </w:p>
          <w:p w14:paraId="54E55637"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487165170"/>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External off-shore contractors</w:t>
            </w:r>
          </w:p>
          <w:p w14:paraId="7D295358"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597018130"/>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SCE Affiliate Company Employees </w:t>
            </w:r>
          </w:p>
          <w:p w14:paraId="356F4F3B"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285724078"/>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SCE Employees, specify if they have Marketing Function responsibilities (e.g., ES&amp;M) </w:t>
            </w:r>
          </w:p>
          <w:p w14:paraId="0A3F5271"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1485055086"/>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SCE contract workers</w:t>
            </w:r>
          </w:p>
          <w:p w14:paraId="3A4A81E2" w14:textId="77777777" w:rsidR="00DC3155" w:rsidRPr="00051345" w:rsidRDefault="00781EB0" w:rsidP="0035168C">
            <w:pPr>
              <w:rPr>
                <w:rFonts w:ascii="Calibri Light" w:eastAsia="MS Mincho" w:hAnsi="Calibri Light"/>
                <w:noProof/>
                <w:sz w:val="18"/>
                <w:szCs w:val="18"/>
                <w:lang w:eastAsia="ja-JP"/>
              </w:rPr>
            </w:pPr>
            <w:sdt>
              <w:sdtPr>
                <w:rPr>
                  <w:rFonts w:ascii="Calibri Light" w:eastAsia="MS Mincho" w:hAnsi="Calibri Light"/>
                  <w:noProof/>
                  <w:sz w:val="18"/>
                  <w:szCs w:val="18"/>
                  <w:lang w:eastAsia="ja-JP"/>
                </w:rPr>
                <w:id w:val="-776876721"/>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xml:space="preserve">  Regulatory Agencies </w:t>
            </w:r>
          </w:p>
          <w:p w14:paraId="576583DB" w14:textId="77777777" w:rsidR="00DC3155" w:rsidRPr="00051345" w:rsidRDefault="00781EB0" w:rsidP="0035168C">
            <w:pPr>
              <w:rPr>
                <w:rFonts w:ascii="Calibri Light" w:hAnsi="Calibri Light"/>
                <w:sz w:val="18"/>
                <w:szCs w:val="18"/>
                <w:lang w:eastAsia="ja-JP"/>
              </w:rPr>
            </w:pPr>
            <w:sdt>
              <w:sdtPr>
                <w:rPr>
                  <w:rFonts w:ascii="Calibri Light" w:eastAsia="MS Mincho" w:hAnsi="Calibri Light"/>
                  <w:noProof/>
                  <w:sz w:val="18"/>
                  <w:szCs w:val="18"/>
                  <w:lang w:eastAsia="ja-JP"/>
                </w:rPr>
                <w:id w:val="-326907644"/>
                <w14:checkbox>
                  <w14:checked w14:val="0"/>
                  <w14:checkedState w14:val="2612" w14:font="MS Gothic"/>
                  <w14:uncheckedState w14:val="2610" w14:font="MS Gothic"/>
                </w14:checkbox>
              </w:sdtPr>
              <w:sdtContent>
                <w:r w:rsidR="00DC3155" w:rsidRPr="00051345">
                  <w:rPr>
                    <w:rFonts w:ascii="Segoe UI Symbol" w:eastAsia="MS Mincho" w:hAnsi="Segoe UI Symbol" w:cs="Segoe UI Symbol"/>
                    <w:noProof/>
                    <w:sz w:val="18"/>
                    <w:szCs w:val="18"/>
                    <w:lang w:eastAsia="ja-JP"/>
                  </w:rPr>
                  <w:t>☐</w:t>
                </w:r>
              </w:sdtContent>
            </w:sdt>
            <w:r w:rsidR="00DC3155" w:rsidRPr="00051345">
              <w:rPr>
                <w:rFonts w:ascii="Calibri Light" w:eastAsia="MS Mincho" w:hAnsi="Calibri Light"/>
                <w:noProof/>
                <w:sz w:val="18"/>
                <w:szCs w:val="18"/>
                <w:lang w:eastAsia="ja-JP"/>
              </w:rPr>
              <w:t>  Others _&lt;Please Specify&gt;_</w:t>
            </w:r>
          </w:p>
        </w:tc>
      </w:tr>
      <w:tr w:rsidR="00DC3155" w:rsidRPr="00051345" w14:paraId="2092EE32" w14:textId="77777777" w:rsidTr="0035168C">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11A51C07" w14:textId="09EAAA21"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How many of the SCE Customer, Employee, Vendors will use or affected by the Business Process?</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hideMark/>
          </w:tcPr>
          <w:p w14:paraId="0630FE28"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100;  100 – 1,000; …..</w:t>
            </w:r>
          </w:p>
        </w:tc>
      </w:tr>
      <w:tr w:rsidR="00DC3155" w:rsidRPr="00051345" w14:paraId="1C669914" w14:textId="77777777" w:rsidTr="0035168C">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3FC8A757"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How much Infomration/data would be processed, received or tramitted by the Business Process?</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hideMark/>
          </w:tcPr>
          <w:p w14:paraId="0FC890C5"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100;  100 – 1,000; …..</w:t>
            </w:r>
          </w:p>
        </w:tc>
      </w:tr>
      <w:tr w:rsidR="00DC3155" w:rsidRPr="00051345" w14:paraId="391A8C35" w14:textId="77777777" w:rsidTr="0035168C">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270B60FE"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Number of business transactions in average?</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tcPr>
          <w:p w14:paraId="7A94CA1C"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p>
        </w:tc>
      </w:tr>
      <w:tr w:rsidR="00DC3155" w:rsidRPr="00051345" w14:paraId="6225A7A8" w14:textId="77777777" w:rsidTr="0035168C">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4A81A6CB"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Legacy System Module (SAP) the Business Process operated on?</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hideMark/>
          </w:tcPr>
          <w:p w14:paraId="6AE895E8"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SAP Module, Object name; SCE Enterprise System/Application name: 3rd party application integration;</w:t>
            </w:r>
          </w:p>
          <w:tbl>
            <w:tblPr>
              <w:tblW w:w="0" w:type="auto"/>
              <w:tblCellMar>
                <w:left w:w="0" w:type="dxa"/>
                <w:right w:w="0" w:type="dxa"/>
              </w:tblCellMar>
              <w:tblLook w:val="04A0" w:firstRow="1" w:lastRow="0" w:firstColumn="1" w:lastColumn="0" w:noHBand="0" w:noVBand="1"/>
            </w:tblPr>
            <w:tblGrid>
              <w:gridCol w:w="1718"/>
              <w:gridCol w:w="1719"/>
              <w:gridCol w:w="1719"/>
            </w:tblGrid>
            <w:tr w:rsidR="00DC3155" w:rsidRPr="00051345" w14:paraId="0519845D" w14:textId="77777777" w:rsidTr="0035168C">
              <w:tc>
                <w:tcPr>
                  <w:tcW w:w="17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7CBCF27"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System</w:t>
                  </w:r>
                </w:p>
              </w:tc>
              <w:tc>
                <w:tcPr>
                  <w:tcW w:w="17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D6FE55"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Module</w:t>
                  </w:r>
                </w:p>
              </w:tc>
              <w:tc>
                <w:tcPr>
                  <w:tcW w:w="17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2E7E3C3"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Operated By:</w:t>
                  </w:r>
                </w:p>
              </w:tc>
            </w:tr>
            <w:tr w:rsidR="00DC3155" w:rsidRPr="00051345" w14:paraId="16B6FC8F" w14:textId="77777777" w:rsidTr="0035168C">
              <w:tc>
                <w:tcPr>
                  <w:tcW w:w="17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F79311"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CSS</w:t>
                  </w:r>
                </w:p>
              </w:tc>
              <w:tc>
                <w:tcPr>
                  <w:tcW w:w="1723" w:type="dxa"/>
                  <w:tcBorders>
                    <w:top w:val="nil"/>
                    <w:left w:val="nil"/>
                    <w:bottom w:val="single" w:sz="8" w:space="0" w:color="auto"/>
                    <w:right w:val="single" w:sz="8" w:space="0" w:color="auto"/>
                  </w:tcBorders>
                  <w:tcMar>
                    <w:top w:w="0" w:type="dxa"/>
                    <w:left w:w="108" w:type="dxa"/>
                    <w:bottom w:w="0" w:type="dxa"/>
                    <w:right w:w="108" w:type="dxa"/>
                  </w:tcMar>
                  <w:hideMark/>
                </w:tcPr>
                <w:p w14:paraId="3AD1BE41"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w:t>
                  </w:r>
                </w:p>
              </w:tc>
              <w:tc>
                <w:tcPr>
                  <w:tcW w:w="1723" w:type="dxa"/>
                  <w:tcBorders>
                    <w:top w:val="nil"/>
                    <w:left w:val="nil"/>
                    <w:bottom w:val="single" w:sz="8" w:space="0" w:color="auto"/>
                    <w:right w:val="single" w:sz="8" w:space="0" w:color="auto"/>
                  </w:tcBorders>
                  <w:tcMar>
                    <w:top w:w="0" w:type="dxa"/>
                    <w:left w:w="108" w:type="dxa"/>
                    <w:bottom w:w="0" w:type="dxa"/>
                    <w:right w:w="108" w:type="dxa"/>
                  </w:tcMar>
                  <w:hideMark/>
                </w:tcPr>
                <w:p w14:paraId="1B7C9D9B"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MSP</w:t>
                  </w:r>
                </w:p>
              </w:tc>
            </w:tr>
            <w:tr w:rsidR="00DC3155" w:rsidRPr="00051345" w14:paraId="5CFF6F48" w14:textId="77777777" w:rsidTr="0035168C">
              <w:tc>
                <w:tcPr>
                  <w:tcW w:w="17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503A4BD"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p>
              </w:tc>
              <w:tc>
                <w:tcPr>
                  <w:tcW w:w="1723" w:type="dxa"/>
                  <w:tcBorders>
                    <w:top w:val="nil"/>
                    <w:left w:val="nil"/>
                    <w:bottom w:val="single" w:sz="8" w:space="0" w:color="auto"/>
                    <w:right w:val="single" w:sz="8" w:space="0" w:color="auto"/>
                  </w:tcBorders>
                  <w:tcMar>
                    <w:top w:w="0" w:type="dxa"/>
                    <w:left w:w="108" w:type="dxa"/>
                    <w:bottom w:w="0" w:type="dxa"/>
                    <w:right w:w="108" w:type="dxa"/>
                  </w:tcMar>
                </w:tcPr>
                <w:p w14:paraId="77D38F45"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p>
              </w:tc>
              <w:tc>
                <w:tcPr>
                  <w:tcW w:w="1723" w:type="dxa"/>
                  <w:tcBorders>
                    <w:top w:val="nil"/>
                    <w:left w:val="nil"/>
                    <w:bottom w:val="single" w:sz="8" w:space="0" w:color="auto"/>
                    <w:right w:val="single" w:sz="8" w:space="0" w:color="auto"/>
                  </w:tcBorders>
                  <w:tcMar>
                    <w:top w:w="0" w:type="dxa"/>
                    <w:left w:w="108" w:type="dxa"/>
                    <w:bottom w:w="0" w:type="dxa"/>
                    <w:right w:w="108" w:type="dxa"/>
                  </w:tcMar>
                </w:tcPr>
                <w:p w14:paraId="0A2C3524"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p>
              </w:tc>
            </w:tr>
          </w:tbl>
          <w:p w14:paraId="4E5D08C1" w14:textId="77777777" w:rsidR="00DC3155" w:rsidRPr="00051345" w:rsidRDefault="00DC3155" w:rsidP="0035168C">
            <w:pPr>
              <w:rPr>
                <w:rFonts w:ascii="Calibri Light" w:eastAsia="MS Mincho" w:hAnsi="Calibri Light"/>
                <w:noProof/>
                <w:sz w:val="18"/>
                <w:szCs w:val="18"/>
                <w:lang w:eastAsia="ja-JP"/>
              </w:rPr>
            </w:pPr>
          </w:p>
        </w:tc>
      </w:tr>
      <w:tr w:rsidR="00DC3155" w:rsidRPr="00051345" w14:paraId="5B4C1CDF" w14:textId="77777777" w:rsidTr="0035168C">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599DC62D"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Targeted System Module</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hideMark/>
          </w:tcPr>
          <w:p w14:paraId="14C886A4"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SAP Module, Object name; SCE Enterprise System/Application name: 3rd party application integration;</w:t>
            </w:r>
          </w:p>
          <w:tbl>
            <w:tblPr>
              <w:tblW w:w="0" w:type="auto"/>
              <w:tblCellMar>
                <w:left w:w="0" w:type="dxa"/>
                <w:right w:w="0" w:type="dxa"/>
              </w:tblCellMar>
              <w:tblLook w:val="04A0" w:firstRow="1" w:lastRow="0" w:firstColumn="1" w:lastColumn="0" w:noHBand="0" w:noVBand="1"/>
            </w:tblPr>
            <w:tblGrid>
              <w:gridCol w:w="1718"/>
              <w:gridCol w:w="1719"/>
              <w:gridCol w:w="1719"/>
            </w:tblGrid>
            <w:tr w:rsidR="00DC3155" w:rsidRPr="00051345" w14:paraId="4BCF17F8" w14:textId="77777777" w:rsidTr="0035168C">
              <w:tc>
                <w:tcPr>
                  <w:tcW w:w="17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BE1F055"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System</w:t>
                  </w:r>
                </w:p>
              </w:tc>
              <w:tc>
                <w:tcPr>
                  <w:tcW w:w="17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5CDD3E8"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Module</w:t>
                  </w:r>
                </w:p>
              </w:tc>
              <w:tc>
                <w:tcPr>
                  <w:tcW w:w="17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4473BD4"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Operated By:</w:t>
                  </w:r>
                </w:p>
              </w:tc>
            </w:tr>
            <w:tr w:rsidR="00DC3155" w:rsidRPr="00051345" w14:paraId="02A34E62" w14:textId="77777777" w:rsidTr="0035168C">
              <w:tc>
                <w:tcPr>
                  <w:tcW w:w="17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2D76AC5"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p>
              </w:tc>
              <w:tc>
                <w:tcPr>
                  <w:tcW w:w="1723" w:type="dxa"/>
                  <w:tcBorders>
                    <w:top w:val="nil"/>
                    <w:left w:val="nil"/>
                    <w:bottom w:val="single" w:sz="8" w:space="0" w:color="auto"/>
                    <w:right w:val="single" w:sz="8" w:space="0" w:color="auto"/>
                  </w:tcBorders>
                  <w:tcMar>
                    <w:top w:w="0" w:type="dxa"/>
                    <w:left w:w="108" w:type="dxa"/>
                    <w:bottom w:w="0" w:type="dxa"/>
                    <w:right w:w="108" w:type="dxa"/>
                  </w:tcMar>
                </w:tcPr>
                <w:p w14:paraId="7D27F40F"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p>
              </w:tc>
              <w:tc>
                <w:tcPr>
                  <w:tcW w:w="1723" w:type="dxa"/>
                  <w:tcBorders>
                    <w:top w:val="nil"/>
                    <w:left w:val="nil"/>
                    <w:bottom w:val="single" w:sz="8" w:space="0" w:color="auto"/>
                    <w:right w:val="single" w:sz="8" w:space="0" w:color="auto"/>
                  </w:tcBorders>
                  <w:tcMar>
                    <w:top w:w="0" w:type="dxa"/>
                    <w:left w:w="108" w:type="dxa"/>
                    <w:bottom w:w="0" w:type="dxa"/>
                    <w:right w:w="108" w:type="dxa"/>
                  </w:tcMar>
                </w:tcPr>
                <w:p w14:paraId="00CAE441"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p>
              </w:tc>
            </w:tr>
          </w:tbl>
          <w:p w14:paraId="4E02C4FE" w14:textId="77777777" w:rsidR="00DC3155" w:rsidRPr="00051345" w:rsidRDefault="00DC3155" w:rsidP="0035168C">
            <w:pPr>
              <w:rPr>
                <w:rFonts w:ascii="Calibri Light" w:eastAsia="MS Mincho" w:hAnsi="Calibri Light"/>
                <w:noProof/>
                <w:sz w:val="18"/>
                <w:szCs w:val="18"/>
                <w:lang w:eastAsia="ja-JP"/>
              </w:rPr>
            </w:pPr>
          </w:p>
        </w:tc>
      </w:tr>
      <w:tr w:rsidR="00DC3155" w:rsidRPr="00051345" w14:paraId="4C40A33F" w14:textId="77777777" w:rsidTr="0035168C">
        <w:trPr>
          <w:trHeight w:val="1204"/>
        </w:trPr>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11FC8B61" w14:textId="77777777" w:rsidR="00DC3155" w:rsidRPr="00051345" w:rsidRDefault="00DC3155" w:rsidP="0035168C">
            <w:pPr>
              <w:rPr>
                <w:rFonts w:ascii="Calibri Light" w:eastAsia="MS Mincho" w:hAnsi="Calibri Light"/>
                <w:noProof/>
                <w:sz w:val="18"/>
                <w:szCs w:val="18"/>
                <w:lang w:eastAsia="ja-JP"/>
              </w:rPr>
            </w:pPr>
            <w:r w:rsidRPr="00051345">
              <w:rPr>
                <w:rFonts w:ascii="Calibri Light" w:eastAsia="MS Mincho" w:hAnsi="Calibri Light"/>
                <w:noProof/>
                <w:sz w:val="18"/>
                <w:szCs w:val="18"/>
                <w:lang w:eastAsia="ja-JP"/>
              </w:rPr>
              <w:t>Risk Rating</w:t>
            </w:r>
          </w:p>
          <w:p w14:paraId="207BBF17"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 xml:space="preserve">Please see </w:t>
            </w:r>
            <w:hyperlink r:id="rId94" w:history="1">
              <w:r w:rsidRPr="00051345">
                <w:rPr>
                  <w:rStyle w:val="Hyperlink"/>
                  <w:rFonts w:ascii="Calibri Light" w:hAnsi="Calibri Light"/>
                  <w:sz w:val="18"/>
                  <w:szCs w:val="18"/>
                </w:rPr>
                <w:t>Appendix</w:t>
              </w:r>
            </w:hyperlink>
            <w:r w:rsidRPr="00051345">
              <w:rPr>
                <w:rFonts w:ascii="Calibri Light" w:hAnsi="Calibri Light"/>
                <w:sz w:val="18"/>
                <w:szCs w:val="18"/>
              </w:rPr>
              <w:t xml:space="preserve"> for guidance on risk ratings (Very Low, Low, Moderate, High, or Very High) based on business impact should a breach occur in any of the three security</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hideMark/>
          </w:tcPr>
          <w:tbl>
            <w:tblPr>
              <w:tblW w:w="0" w:type="auto"/>
              <w:tblCellMar>
                <w:left w:w="0" w:type="dxa"/>
                <w:right w:w="0" w:type="dxa"/>
              </w:tblCellMar>
              <w:tblLook w:val="04A0" w:firstRow="1" w:lastRow="0" w:firstColumn="1" w:lastColumn="0" w:noHBand="0" w:noVBand="1"/>
            </w:tblPr>
            <w:tblGrid>
              <w:gridCol w:w="1719"/>
              <w:gridCol w:w="1718"/>
              <w:gridCol w:w="1719"/>
            </w:tblGrid>
            <w:tr w:rsidR="00DC3155" w:rsidRPr="00051345" w14:paraId="12850BB5" w14:textId="77777777" w:rsidTr="0035168C">
              <w:tc>
                <w:tcPr>
                  <w:tcW w:w="17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65E8755"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Confidential</w:t>
                  </w:r>
                </w:p>
              </w:tc>
              <w:tc>
                <w:tcPr>
                  <w:tcW w:w="17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37AA7A3"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Integration</w:t>
                  </w:r>
                </w:p>
              </w:tc>
              <w:tc>
                <w:tcPr>
                  <w:tcW w:w="17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37DF74E"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Availaibility</w:t>
                  </w:r>
                </w:p>
              </w:tc>
            </w:tr>
            <w:tr w:rsidR="00DC3155" w:rsidRPr="00051345" w14:paraId="76319F6A" w14:textId="77777777" w:rsidTr="0035168C">
              <w:tc>
                <w:tcPr>
                  <w:tcW w:w="17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1EE437"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H, M, L</w:t>
                  </w:r>
                </w:p>
              </w:tc>
              <w:tc>
                <w:tcPr>
                  <w:tcW w:w="1723" w:type="dxa"/>
                  <w:tcBorders>
                    <w:top w:val="nil"/>
                    <w:left w:val="nil"/>
                    <w:bottom w:val="single" w:sz="8" w:space="0" w:color="auto"/>
                    <w:right w:val="single" w:sz="8" w:space="0" w:color="auto"/>
                  </w:tcBorders>
                  <w:tcMar>
                    <w:top w:w="0" w:type="dxa"/>
                    <w:left w:w="108" w:type="dxa"/>
                    <w:bottom w:w="0" w:type="dxa"/>
                    <w:right w:w="108" w:type="dxa"/>
                  </w:tcMar>
                  <w:hideMark/>
                </w:tcPr>
                <w:p w14:paraId="5D25D411"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H, M, L</w:t>
                  </w:r>
                </w:p>
              </w:tc>
              <w:tc>
                <w:tcPr>
                  <w:tcW w:w="1723" w:type="dxa"/>
                  <w:tcBorders>
                    <w:top w:val="nil"/>
                    <w:left w:val="nil"/>
                    <w:bottom w:val="single" w:sz="8" w:space="0" w:color="auto"/>
                    <w:right w:val="single" w:sz="8" w:space="0" w:color="auto"/>
                  </w:tcBorders>
                  <w:tcMar>
                    <w:top w:w="0" w:type="dxa"/>
                    <w:left w:w="108" w:type="dxa"/>
                    <w:bottom w:w="0" w:type="dxa"/>
                    <w:right w:w="108" w:type="dxa"/>
                  </w:tcMar>
                  <w:hideMark/>
                </w:tcPr>
                <w:p w14:paraId="0F4571F6" w14:textId="77777777" w:rsidR="00DC3155" w:rsidRPr="00051345" w:rsidRDefault="00DC3155" w:rsidP="0035168C">
                  <w:pPr>
                    <w:pStyle w:val="Heading2TextBulleted"/>
                    <w:numPr>
                      <w:ilvl w:val="0"/>
                      <w:numId w:val="0"/>
                    </w:numPr>
                    <w:tabs>
                      <w:tab w:val="left" w:pos="720"/>
                    </w:tabs>
                    <w:overflowPunct w:val="0"/>
                    <w:autoSpaceDE w:val="0"/>
                    <w:autoSpaceDN w:val="0"/>
                    <w:textAlignment w:val="baseline"/>
                    <w:rPr>
                      <w:rFonts w:ascii="Calibri Light" w:hAnsi="Calibri Light"/>
                      <w:sz w:val="18"/>
                      <w:szCs w:val="18"/>
                    </w:rPr>
                  </w:pPr>
                  <w:r w:rsidRPr="00051345">
                    <w:rPr>
                      <w:rFonts w:ascii="Calibri Light" w:hAnsi="Calibri Light"/>
                      <w:sz w:val="18"/>
                      <w:szCs w:val="18"/>
                    </w:rPr>
                    <w:t>H, M, L</w:t>
                  </w:r>
                </w:p>
              </w:tc>
            </w:tr>
          </w:tbl>
          <w:p w14:paraId="68BD966C" w14:textId="77777777" w:rsidR="00DC3155" w:rsidRPr="00051345" w:rsidRDefault="00DC3155" w:rsidP="0035168C">
            <w:pPr>
              <w:rPr>
                <w:rFonts w:ascii="Calibri Light" w:eastAsia="MS Mincho" w:hAnsi="Calibri Light"/>
                <w:noProof/>
                <w:sz w:val="18"/>
                <w:szCs w:val="18"/>
                <w:lang w:eastAsia="ja-JP"/>
              </w:rPr>
            </w:pPr>
          </w:p>
        </w:tc>
      </w:tr>
      <w:tr w:rsidR="00DC3155" w:rsidRPr="00051345" w14:paraId="58701A0D" w14:textId="77777777" w:rsidTr="0035168C">
        <w:tc>
          <w:tcPr>
            <w:tcW w:w="3948" w:type="dxa"/>
            <w:tcBorders>
              <w:top w:val="nil"/>
              <w:left w:val="single" w:sz="8" w:space="0" w:color="BFBFBF"/>
              <w:bottom w:val="single" w:sz="8" w:space="0" w:color="BFBFBF"/>
              <w:right w:val="single" w:sz="8" w:space="0" w:color="BFBFBF"/>
            </w:tcBorders>
            <w:shd w:val="clear" w:color="auto" w:fill="FFFFFF"/>
            <w:tcMar>
              <w:top w:w="0" w:type="dxa"/>
              <w:left w:w="108" w:type="dxa"/>
              <w:bottom w:w="0" w:type="dxa"/>
              <w:right w:w="108" w:type="dxa"/>
            </w:tcMar>
            <w:hideMark/>
          </w:tcPr>
          <w:p w14:paraId="66C384F2" w14:textId="77777777" w:rsidR="00DC3155" w:rsidRPr="00051345" w:rsidRDefault="00DC3155" w:rsidP="0035168C">
            <w:pPr>
              <w:rPr>
                <w:rFonts w:ascii="Calibri Light" w:eastAsia="MS Mincho" w:hAnsi="Calibri Light"/>
                <w:noProof/>
                <w:sz w:val="18"/>
                <w:szCs w:val="18"/>
                <w:lang w:eastAsia="ja-JP"/>
              </w:rPr>
            </w:pPr>
            <w:r w:rsidRPr="00051345">
              <w:rPr>
                <w:rFonts w:ascii="Calibri Light" w:eastAsia="MS Mincho" w:hAnsi="Calibri Light"/>
                <w:noProof/>
                <w:sz w:val="18"/>
                <w:szCs w:val="18"/>
                <w:lang w:eastAsia="ja-JP"/>
              </w:rPr>
              <w:t>Additional Security Consideration:</w:t>
            </w:r>
          </w:p>
        </w:tc>
        <w:tc>
          <w:tcPr>
            <w:tcW w:w="5392" w:type="dxa"/>
            <w:tcBorders>
              <w:top w:val="nil"/>
              <w:left w:val="nil"/>
              <w:bottom w:val="single" w:sz="8" w:space="0" w:color="BFBFBF"/>
              <w:right w:val="single" w:sz="8" w:space="0" w:color="BFBFBF"/>
            </w:tcBorders>
            <w:shd w:val="clear" w:color="auto" w:fill="FFFFFF"/>
            <w:tcMar>
              <w:top w:w="0" w:type="dxa"/>
              <w:left w:w="108" w:type="dxa"/>
              <w:bottom w:w="0" w:type="dxa"/>
              <w:right w:w="108" w:type="dxa"/>
            </w:tcMar>
            <w:hideMark/>
          </w:tcPr>
          <w:p w14:paraId="75D028AE" w14:textId="77777777" w:rsidR="00DC3155" w:rsidRPr="00051345" w:rsidRDefault="00DC3155" w:rsidP="0035168C">
            <w:pPr>
              <w:pStyle w:val="Heading2TextBulleted"/>
              <w:numPr>
                <w:ilvl w:val="0"/>
                <w:numId w:val="0"/>
              </w:numPr>
              <w:tabs>
                <w:tab w:val="left" w:pos="720"/>
              </w:tabs>
              <w:rPr>
                <w:rFonts w:ascii="Calibri Light" w:hAnsi="Calibri Light"/>
                <w:sz w:val="18"/>
                <w:szCs w:val="18"/>
              </w:rPr>
            </w:pPr>
            <w:r w:rsidRPr="00051345">
              <w:rPr>
                <w:rFonts w:ascii="Calibri Light" w:hAnsi="Calibri Light"/>
                <w:sz w:val="18"/>
                <w:szCs w:val="18"/>
              </w:rPr>
              <w:t>Any Cybersecurity impact in addition to SAP system security:</w:t>
            </w:r>
          </w:p>
          <w:p w14:paraId="4DB58336" w14:textId="77777777" w:rsidR="00DC3155" w:rsidRPr="00051345" w:rsidRDefault="00DC3155" w:rsidP="00CB1894">
            <w:pPr>
              <w:pStyle w:val="Heading2TextBulleted"/>
              <w:numPr>
                <w:ilvl w:val="0"/>
                <w:numId w:val="18"/>
              </w:numPr>
              <w:tabs>
                <w:tab w:val="left" w:pos="720"/>
              </w:tabs>
              <w:rPr>
                <w:rFonts w:ascii="Calibri Light" w:hAnsi="Calibri Light"/>
                <w:sz w:val="18"/>
                <w:szCs w:val="18"/>
              </w:rPr>
            </w:pPr>
            <w:r w:rsidRPr="00051345">
              <w:rPr>
                <w:rFonts w:ascii="Calibri Light" w:hAnsi="Calibri Light"/>
                <w:sz w:val="18"/>
                <w:szCs w:val="18"/>
              </w:rPr>
              <w:t>Internet Facing Web Application? Yes/No, Detials:</w:t>
            </w:r>
          </w:p>
          <w:p w14:paraId="47778CF4" w14:textId="77777777" w:rsidR="00DC3155" w:rsidRPr="00051345" w:rsidRDefault="00DC3155" w:rsidP="00CB1894">
            <w:pPr>
              <w:pStyle w:val="Heading2TextBulleted"/>
              <w:numPr>
                <w:ilvl w:val="0"/>
                <w:numId w:val="18"/>
              </w:numPr>
              <w:tabs>
                <w:tab w:val="left" w:pos="720"/>
              </w:tabs>
              <w:rPr>
                <w:rFonts w:ascii="Calibri Light" w:hAnsi="Calibri Light"/>
                <w:sz w:val="18"/>
                <w:szCs w:val="18"/>
              </w:rPr>
            </w:pPr>
            <w:r w:rsidRPr="00051345">
              <w:rPr>
                <w:rFonts w:ascii="Calibri Light" w:hAnsi="Calibri Light"/>
                <w:sz w:val="18"/>
                <w:szCs w:val="18"/>
              </w:rPr>
              <w:t>Internet Facing Application Programming Interface?</w:t>
            </w:r>
          </w:p>
          <w:p w14:paraId="50673A6A" w14:textId="77777777" w:rsidR="00DC3155" w:rsidRPr="00051345" w:rsidRDefault="00DC3155" w:rsidP="00CB1894">
            <w:pPr>
              <w:pStyle w:val="Heading2TextBulleted"/>
              <w:numPr>
                <w:ilvl w:val="0"/>
                <w:numId w:val="18"/>
              </w:numPr>
              <w:tabs>
                <w:tab w:val="left" w:pos="720"/>
              </w:tabs>
              <w:rPr>
                <w:rFonts w:ascii="Calibri Light" w:hAnsi="Calibri Light"/>
                <w:sz w:val="18"/>
                <w:szCs w:val="18"/>
              </w:rPr>
            </w:pPr>
            <w:r w:rsidRPr="00051345">
              <w:rPr>
                <w:rFonts w:ascii="Calibri Light" w:hAnsi="Calibri Light"/>
                <w:sz w:val="18"/>
                <w:szCs w:val="18"/>
              </w:rPr>
              <w:t>3rd party Fedrated Authentication &amp; Authorization, Single Sign On?</w:t>
            </w:r>
          </w:p>
          <w:p w14:paraId="2338E32E" w14:textId="77777777" w:rsidR="00DC3155" w:rsidRPr="00051345" w:rsidRDefault="00DC3155" w:rsidP="00CB1894">
            <w:pPr>
              <w:pStyle w:val="Heading2TextBulleted"/>
              <w:numPr>
                <w:ilvl w:val="0"/>
                <w:numId w:val="18"/>
              </w:numPr>
              <w:tabs>
                <w:tab w:val="left" w:pos="720"/>
              </w:tabs>
              <w:rPr>
                <w:rFonts w:ascii="Calibri Light" w:hAnsi="Calibri Light"/>
                <w:sz w:val="18"/>
                <w:szCs w:val="18"/>
              </w:rPr>
            </w:pPr>
            <w:r w:rsidRPr="00051345">
              <w:rPr>
                <w:rFonts w:ascii="Calibri Light" w:hAnsi="Calibri Light"/>
                <w:sz w:val="18"/>
                <w:szCs w:val="18"/>
              </w:rPr>
              <w:t>Cloud Application (non-C4C)?</w:t>
            </w:r>
          </w:p>
        </w:tc>
      </w:tr>
    </w:tbl>
    <w:p w14:paraId="3F0474F0" w14:textId="77777777" w:rsidR="000E6897" w:rsidRPr="00051345" w:rsidRDefault="000E6897" w:rsidP="002F58D0">
      <w:pPr>
        <w:pStyle w:val="Heading1"/>
        <w:rPr>
          <w:rFonts w:ascii="Calibri Light" w:hAnsi="Calibri Light"/>
        </w:rPr>
      </w:pPr>
      <w:bookmarkStart w:id="574" w:name="_Toc491613826"/>
      <w:bookmarkStart w:id="575" w:name="_Toc509274835"/>
      <w:r w:rsidRPr="00051345">
        <w:rPr>
          <w:rFonts w:ascii="Calibri Light" w:hAnsi="Calibri Light"/>
        </w:rPr>
        <w:lastRenderedPageBreak/>
        <w:t>Technical Considerations</w:t>
      </w:r>
      <w:bookmarkEnd w:id="574"/>
      <w:bookmarkEnd w:id="575"/>
    </w:p>
    <w:p w14:paraId="29070164" w14:textId="77777777" w:rsidR="00E0118B" w:rsidRPr="00051345" w:rsidRDefault="007E572B" w:rsidP="00A137A7">
      <w:pPr>
        <w:pStyle w:val="Heading2"/>
      </w:pPr>
      <w:bookmarkStart w:id="576" w:name="_Toc491613827"/>
      <w:bookmarkStart w:id="577" w:name="_Toc491695023"/>
      <w:bookmarkStart w:id="578" w:name="_Toc496099276"/>
      <w:bookmarkStart w:id="579" w:name="_Toc496176499"/>
      <w:bookmarkStart w:id="580" w:name="_Toc496176548"/>
      <w:bookmarkStart w:id="581" w:name="_Toc496176694"/>
      <w:bookmarkStart w:id="582" w:name="_Toc496177057"/>
      <w:bookmarkStart w:id="583" w:name="_Toc496177453"/>
      <w:bookmarkStart w:id="584" w:name="_Toc496177540"/>
      <w:bookmarkStart w:id="585" w:name="_Toc496213959"/>
      <w:bookmarkStart w:id="586" w:name="_Toc496214163"/>
      <w:bookmarkStart w:id="587" w:name="_Toc496795821"/>
      <w:bookmarkStart w:id="588" w:name="_Toc497714004"/>
      <w:bookmarkStart w:id="589" w:name="_Toc497726379"/>
      <w:bookmarkStart w:id="590" w:name="_Toc500268299"/>
      <w:bookmarkStart w:id="591" w:name="_Toc501705770"/>
      <w:bookmarkStart w:id="592" w:name="_Toc501707145"/>
      <w:bookmarkStart w:id="593" w:name="_Toc501707342"/>
      <w:bookmarkStart w:id="594" w:name="_Toc504030646"/>
      <w:bookmarkStart w:id="595" w:name="_Toc504034757"/>
      <w:bookmarkStart w:id="596" w:name="_Toc507593368"/>
      <w:bookmarkStart w:id="597" w:name="_Toc507743613"/>
      <w:bookmarkStart w:id="598" w:name="_Toc508096102"/>
      <w:bookmarkStart w:id="599" w:name="_Toc508096164"/>
      <w:bookmarkStart w:id="600" w:name="_Toc508175849"/>
      <w:bookmarkStart w:id="601" w:name="_Toc508175914"/>
      <w:bookmarkStart w:id="602" w:name="_Toc508194598"/>
      <w:bookmarkStart w:id="603" w:name="_Toc508397680"/>
      <w:bookmarkStart w:id="604" w:name="_Toc491613828"/>
      <w:bookmarkStart w:id="605" w:name="_Toc491695024"/>
      <w:bookmarkStart w:id="606" w:name="_Toc496099277"/>
      <w:bookmarkStart w:id="607" w:name="_Toc496176500"/>
      <w:bookmarkStart w:id="608" w:name="_Toc496176549"/>
      <w:bookmarkStart w:id="609" w:name="_Toc496176695"/>
      <w:bookmarkStart w:id="610" w:name="_Toc496177058"/>
      <w:bookmarkStart w:id="611" w:name="_Toc496177454"/>
      <w:bookmarkStart w:id="612" w:name="_Toc496177541"/>
      <w:bookmarkStart w:id="613" w:name="_Toc496213960"/>
      <w:bookmarkStart w:id="614" w:name="_Toc496214164"/>
      <w:bookmarkStart w:id="615" w:name="_Toc496795822"/>
      <w:bookmarkStart w:id="616" w:name="_Toc497714005"/>
      <w:bookmarkStart w:id="617" w:name="_Toc497726380"/>
      <w:bookmarkStart w:id="618" w:name="_Toc500268300"/>
      <w:bookmarkStart w:id="619" w:name="_Toc501705771"/>
      <w:bookmarkStart w:id="620" w:name="_Toc501707146"/>
      <w:bookmarkStart w:id="621" w:name="_Toc501707343"/>
      <w:bookmarkStart w:id="622" w:name="_Toc504030647"/>
      <w:bookmarkStart w:id="623" w:name="_Toc504034758"/>
      <w:bookmarkStart w:id="624" w:name="_Toc507593369"/>
      <w:bookmarkStart w:id="625" w:name="_Toc507743614"/>
      <w:bookmarkStart w:id="626" w:name="_Toc508096103"/>
      <w:bookmarkStart w:id="627" w:name="_Toc508096165"/>
      <w:bookmarkStart w:id="628" w:name="_Toc508175850"/>
      <w:bookmarkStart w:id="629" w:name="_Toc508175915"/>
      <w:bookmarkStart w:id="630" w:name="_Toc508194599"/>
      <w:bookmarkStart w:id="631" w:name="_Toc508397681"/>
      <w:bookmarkStart w:id="632" w:name="_Toc491613829"/>
      <w:bookmarkStart w:id="633" w:name="_Toc491695025"/>
      <w:bookmarkStart w:id="634" w:name="_Toc496099278"/>
      <w:bookmarkStart w:id="635" w:name="_Toc496176501"/>
      <w:bookmarkStart w:id="636" w:name="_Toc496176550"/>
      <w:bookmarkStart w:id="637" w:name="_Toc496176696"/>
      <w:bookmarkStart w:id="638" w:name="_Toc496177059"/>
      <w:bookmarkStart w:id="639" w:name="_Toc496177455"/>
      <w:bookmarkStart w:id="640" w:name="_Toc496177542"/>
      <w:bookmarkStart w:id="641" w:name="_Toc496213961"/>
      <w:bookmarkStart w:id="642" w:name="_Toc496214165"/>
      <w:bookmarkStart w:id="643" w:name="_Toc496795823"/>
      <w:bookmarkStart w:id="644" w:name="_Toc497714006"/>
      <w:bookmarkStart w:id="645" w:name="_Toc497726381"/>
      <w:bookmarkStart w:id="646" w:name="_Toc500268301"/>
      <w:bookmarkStart w:id="647" w:name="_Toc501705772"/>
      <w:bookmarkStart w:id="648" w:name="_Toc501707147"/>
      <w:bookmarkStart w:id="649" w:name="_Toc501707344"/>
      <w:bookmarkStart w:id="650" w:name="_Toc504030648"/>
      <w:bookmarkStart w:id="651" w:name="_Toc504034759"/>
      <w:bookmarkStart w:id="652" w:name="_Toc507593370"/>
      <w:bookmarkStart w:id="653" w:name="_Toc507743615"/>
      <w:bookmarkStart w:id="654" w:name="_Toc508096104"/>
      <w:bookmarkStart w:id="655" w:name="_Toc508096166"/>
      <w:bookmarkStart w:id="656" w:name="_Toc508175851"/>
      <w:bookmarkStart w:id="657" w:name="_Toc508175916"/>
      <w:bookmarkStart w:id="658" w:name="_Toc508194600"/>
      <w:bookmarkStart w:id="659" w:name="_Toc508397682"/>
      <w:bookmarkStart w:id="660" w:name="_Toc491613830"/>
      <w:bookmarkStart w:id="661" w:name="_Toc491695026"/>
      <w:bookmarkStart w:id="662" w:name="_Toc496099279"/>
      <w:bookmarkStart w:id="663" w:name="_Toc496176502"/>
      <w:bookmarkStart w:id="664" w:name="_Toc496176551"/>
      <w:bookmarkStart w:id="665" w:name="_Toc496176697"/>
      <w:bookmarkStart w:id="666" w:name="_Toc496177060"/>
      <w:bookmarkStart w:id="667" w:name="_Toc496177456"/>
      <w:bookmarkStart w:id="668" w:name="_Toc496177543"/>
      <w:bookmarkStart w:id="669" w:name="_Toc496213962"/>
      <w:bookmarkStart w:id="670" w:name="_Toc496214166"/>
      <w:bookmarkStart w:id="671" w:name="_Toc496795824"/>
      <w:bookmarkStart w:id="672" w:name="_Toc497714007"/>
      <w:bookmarkStart w:id="673" w:name="_Toc497726382"/>
      <w:bookmarkStart w:id="674" w:name="_Toc500268302"/>
      <w:bookmarkStart w:id="675" w:name="_Toc501705773"/>
      <w:bookmarkStart w:id="676" w:name="_Toc501707148"/>
      <w:bookmarkStart w:id="677" w:name="_Toc501707345"/>
      <w:bookmarkStart w:id="678" w:name="_Toc504030649"/>
      <w:bookmarkStart w:id="679" w:name="_Toc504034760"/>
      <w:bookmarkStart w:id="680" w:name="_Toc507593371"/>
      <w:bookmarkStart w:id="681" w:name="_Toc507743616"/>
      <w:bookmarkStart w:id="682" w:name="_Toc508096105"/>
      <w:bookmarkStart w:id="683" w:name="_Toc508096167"/>
      <w:bookmarkStart w:id="684" w:name="_Toc508175852"/>
      <w:bookmarkStart w:id="685" w:name="_Toc508175917"/>
      <w:bookmarkStart w:id="686" w:name="_Toc508194601"/>
      <w:bookmarkStart w:id="687" w:name="_Toc508397683"/>
      <w:bookmarkStart w:id="688" w:name="_Toc491613831"/>
      <w:bookmarkStart w:id="689" w:name="_Toc491695027"/>
      <w:bookmarkStart w:id="690" w:name="_Toc496099280"/>
      <w:bookmarkStart w:id="691" w:name="_Toc496176503"/>
      <w:bookmarkStart w:id="692" w:name="_Toc496176552"/>
      <w:bookmarkStart w:id="693" w:name="_Toc496176698"/>
      <w:bookmarkStart w:id="694" w:name="_Toc496177061"/>
      <w:bookmarkStart w:id="695" w:name="_Toc496177457"/>
      <w:bookmarkStart w:id="696" w:name="_Toc496177544"/>
      <w:bookmarkStart w:id="697" w:name="_Toc496213963"/>
      <w:bookmarkStart w:id="698" w:name="_Toc496214167"/>
      <w:bookmarkStart w:id="699" w:name="_Toc496795825"/>
      <w:bookmarkStart w:id="700" w:name="_Toc497714008"/>
      <w:bookmarkStart w:id="701" w:name="_Toc497726383"/>
      <w:bookmarkStart w:id="702" w:name="_Toc500268303"/>
      <w:bookmarkStart w:id="703" w:name="_Toc501705774"/>
      <w:bookmarkStart w:id="704" w:name="_Toc501707149"/>
      <w:bookmarkStart w:id="705" w:name="_Toc501707346"/>
      <w:bookmarkStart w:id="706" w:name="_Toc504030650"/>
      <w:bookmarkStart w:id="707" w:name="_Toc504034761"/>
      <w:bookmarkStart w:id="708" w:name="_Toc507593372"/>
      <w:bookmarkStart w:id="709" w:name="_Toc507743617"/>
      <w:bookmarkStart w:id="710" w:name="_Toc508096106"/>
      <w:bookmarkStart w:id="711" w:name="_Toc508096168"/>
      <w:bookmarkStart w:id="712" w:name="_Toc508175853"/>
      <w:bookmarkStart w:id="713" w:name="_Toc508175918"/>
      <w:bookmarkStart w:id="714" w:name="_Toc508194602"/>
      <w:bookmarkStart w:id="715" w:name="_Toc508397684"/>
      <w:bookmarkStart w:id="716" w:name="_Toc491613832"/>
      <w:bookmarkStart w:id="717" w:name="_Toc491695028"/>
      <w:bookmarkStart w:id="718" w:name="_Toc496099281"/>
      <w:bookmarkStart w:id="719" w:name="_Toc496176504"/>
      <w:bookmarkStart w:id="720" w:name="_Toc496176553"/>
      <w:bookmarkStart w:id="721" w:name="_Toc496176699"/>
      <w:bookmarkStart w:id="722" w:name="_Toc496177062"/>
      <w:bookmarkStart w:id="723" w:name="_Toc496177458"/>
      <w:bookmarkStart w:id="724" w:name="_Toc496177545"/>
      <w:bookmarkStart w:id="725" w:name="_Toc496213964"/>
      <w:bookmarkStart w:id="726" w:name="_Toc496214168"/>
      <w:bookmarkStart w:id="727" w:name="_Toc496795826"/>
      <w:bookmarkStart w:id="728" w:name="_Toc497714009"/>
      <w:bookmarkStart w:id="729" w:name="_Toc497726384"/>
      <w:bookmarkStart w:id="730" w:name="_Toc500268304"/>
      <w:bookmarkStart w:id="731" w:name="_Toc501705775"/>
      <w:bookmarkStart w:id="732" w:name="_Toc501707150"/>
      <w:bookmarkStart w:id="733" w:name="_Toc501707347"/>
      <w:bookmarkStart w:id="734" w:name="_Toc504030651"/>
      <w:bookmarkStart w:id="735" w:name="_Toc504034762"/>
      <w:bookmarkStart w:id="736" w:name="_Toc507593373"/>
      <w:bookmarkStart w:id="737" w:name="_Toc507743618"/>
      <w:bookmarkStart w:id="738" w:name="_Toc508096107"/>
      <w:bookmarkStart w:id="739" w:name="_Toc508096169"/>
      <w:bookmarkStart w:id="740" w:name="_Toc508175854"/>
      <w:bookmarkStart w:id="741" w:name="_Toc508175919"/>
      <w:bookmarkStart w:id="742" w:name="_Toc508194603"/>
      <w:bookmarkStart w:id="743" w:name="_Toc508397685"/>
      <w:bookmarkStart w:id="744" w:name="_Toc491613833"/>
      <w:bookmarkStart w:id="745" w:name="_Toc491695029"/>
      <w:bookmarkStart w:id="746" w:name="_Toc496099282"/>
      <w:bookmarkStart w:id="747" w:name="_Toc496176505"/>
      <w:bookmarkStart w:id="748" w:name="_Toc496176554"/>
      <w:bookmarkStart w:id="749" w:name="_Toc496176700"/>
      <w:bookmarkStart w:id="750" w:name="_Toc496177063"/>
      <w:bookmarkStart w:id="751" w:name="_Toc496177459"/>
      <w:bookmarkStart w:id="752" w:name="_Toc496177546"/>
      <w:bookmarkStart w:id="753" w:name="_Toc496213965"/>
      <w:bookmarkStart w:id="754" w:name="_Toc496214169"/>
      <w:bookmarkStart w:id="755" w:name="_Toc496795827"/>
      <w:bookmarkStart w:id="756" w:name="_Toc497714010"/>
      <w:bookmarkStart w:id="757" w:name="_Toc497726385"/>
      <w:bookmarkStart w:id="758" w:name="_Toc500268305"/>
      <w:bookmarkStart w:id="759" w:name="_Toc501705776"/>
      <w:bookmarkStart w:id="760" w:name="_Toc501707151"/>
      <w:bookmarkStart w:id="761" w:name="_Toc501707348"/>
      <w:bookmarkStart w:id="762" w:name="_Toc504030652"/>
      <w:bookmarkStart w:id="763" w:name="_Toc504034763"/>
      <w:bookmarkStart w:id="764" w:name="_Toc507593374"/>
      <w:bookmarkStart w:id="765" w:name="_Toc507743619"/>
      <w:bookmarkStart w:id="766" w:name="_Toc508096108"/>
      <w:bookmarkStart w:id="767" w:name="_Toc508096170"/>
      <w:bookmarkStart w:id="768" w:name="_Toc508175855"/>
      <w:bookmarkStart w:id="769" w:name="_Toc508175920"/>
      <w:bookmarkStart w:id="770" w:name="_Toc508194604"/>
      <w:bookmarkStart w:id="771" w:name="_Toc508397686"/>
      <w:bookmarkStart w:id="772" w:name="_Toc491613834"/>
      <w:bookmarkStart w:id="773" w:name="_Toc491695030"/>
      <w:bookmarkStart w:id="774" w:name="_Toc496099283"/>
      <w:bookmarkStart w:id="775" w:name="_Toc496176506"/>
      <w:bookmarkStart w:id="776" w:name="_Toc496176555"/>
      <w:bookmarkStart w:id="777" w:name="_Toc496176701"/>
      <w:bookmarkStart w:id="778" w:name="_Toc496177064"/>
      <w:bookmarkStart w:id="779" w:name="_Toc496177460"/>
      <w:bookmarkStart w:id="780" w:name="_Toc496177547"/>
      <w:bookmarkStart w:id="781" w:name="_Toc496213966"/>
      <w:bookmarkStart w:id="782" w:name="_Toc496214170"/>
      <w:bookmarkStart w:id="783" w:name="_Toc496795828"/>
      <w:bookmarkStart w:id="784" w:name="_Toc497714011"/>
      <w:bookmarkStart w:id="785" w:name="_Toc497726386"/>
      <w:bookmarkStart w:id="786" w:name="_Toc500268306"/>
      <w:bookmarkStart w:id="787" w:name="_Toc501705777"/>
      <w:bookmarkStart w:id="788" w:name="_Toc501707152"/>
      <w:bookmarkStart w:id="789" w:name="_Toc501707349"/>
      <w:bookmarkStart w:id="790" w:name="_Toc504030653"/>
      <w:bookmarkStart w:id="791" w:name="_Toc504034764"/>
      <w:bookmarkStart w:id="792" w:name="_Toc507593375"/>
      <w:bookmarkStart w:id="793" w:name="_Toc507743620"/>
      <w:bookmarkStart w:id="794" w:name="_Toc508096109"/>
      <w:bookmarkStart w:id="795" w:name="_Toc508096171"/>
      <w:bookmarkStart w:id="796" w:name="_Toc508175856"/>
      <w:bookmarkStart w:id="797" w:name="_Toc508175921"/>
      <w:bookmarkStart w:id="798" w:name="_Toc508194605"/>
      <w:bookmarkStart w:id="799" w:name="_Toc508397687"/>
      <w:bookmarkStart w:id="800" w:name="_Toc406588321"/>
      <w:bookmarkStart w:id="801" w:name="_Toc491613835"/>
      <w:bookmarkStart w:id="802" w:name="_Toc509274836"/>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r w:rsidRPr="00051345">
        <w:t xml:space="preserve">4.1 </w:t>
      </w:r>
      <w:r w:rsidR="000F1011" w:rsidRPr="00051345">
        <w:t xml:space="preserve">RICEF-W </w:t>
      </w:r>
      <w:r w:rsidR="00E0118B" w:rsidRPr="00051345">
        <w:t>Assessment</w:t>
      </w:r>
      <w:bookmarkEnd w:id="800"/>
      <w:bookmarkEnd w:id="801"/>
      <w:bookmarkEnd w:id="802"/>
    </w:p>
    <w:p w14:paraId="0CCD29E1" w14:textId="77777777" w:rsidR="00E0118B" w:rsidRPr="00051345" w:rsidRDefault="00E0118B" w:rsidP="000B4A1B">
      <w:pPr>
        <w:pStyle w:val="Heading2Text"/>
        <w:rPr>
          <w:rFonts w:ascii="Calibri Light" w:hAnsi="Calibri Light" w:cs="Arial"/>
        </w:rPr>
      </w:pPr>
      <w:r w:rsidRPr="00051345">
        <w:rPr>
          <w:rFonts w:ascii="Calibri Light" w:hAnsi="Calibri Light" w:cs="Arial"/>
        </w:rPr>
        <w:t xml:space="preserve">All of the Forms, Reports, Interfaces, Conversion items, </w:t>
      </w:r>
      <w:r w:rsidR="001F664D" w:rsidRPr="00051345">
        <w:rPr>
          <w:rFonts w:ascii="Calibri Light" w:hAnsi="Calibri Light" w:cs="Arial"/>
        </w:rPr>
        <w:t>Extensions/</w:t>
      </w:r>
      <w:r w:rsidRPr="00051345">
        <w:rPr>
          <w:rFonts w:ascii="Calibri Light" w:hAnsi="Calibri Light" w:cs="Arial"/>
        </w:rPr>
        <w:t>Enhancements and Workflows (</w:t>
      </w:r>
      <w:r w:rsidR="000F1011" w:rsidRPr="00051345">
        <w:rPr>
          <w:rFonts w:ascii="Calibri Light" w:hAnsi="Calibri Light" w:cs="Arial"/>
        </w:rPr>
        <w:t>RICEF-W</w:t>
      </w:r>
      <w:r w:rsidRPr="00051345">
        <w:rPr>
          <w:rFonts w:ascii="Calibri Light" w:hAnsi="Calibri Light" w:cs="Arial"/>
        </w:rPr>
        <w:t xml:space="preserve">) that have been identified for this BPD are detailed in the tables below and will represent the totality of all </w:t>
      </w:r>
      <w:r w:rsidR="000F1011" w:rsidRPr="00051345">
        <w:rPr>
          <w:rFonts w:ascii="Calibri Light" w:hAnsi="Calibri Light" w:cs="Arial"/>
        </w:rPr>
        <w:t xml:space="preserve">RICEF-W </w:t>
      </w:r>
      <w:r w:rsidRPr="00051345">
        <w:rPr>
          <w:rFonts w:ascii="Calibri Light" w:hAnsi="Calibri Light" w:cs="Arial"/>
        </w:rPr>
        <w:t xml:space="preserve">items documented at the time of sign-off of this BPD.  Any </w:t>
      </w:r>
      <w:r w:rsidR="000F1011" w:rsidRPr="00051345">
        <w:rPr>
          <w:rFonts w:ascii="Calibri Light" w:hAnsi="Calibri Light" w:cs="Arial"/>
        </w:rPr>
        <w:t xml:space="preserve">RICEF-W </w:t>
      </w:r>
      <w:r w:rsidR="002843C5" w:rsidRPr="00051345">
        <w:rPr>
          <w:rFonts w:ascii="Calibri Light" w:hAnsi="Calibri Light" w:cs="Arial"/>
        </w:rPr>
        <w:t>items that are confirmed via change control</w:t>
      </w:r>
      <w:r w:rsidRPr="00051345">
        <w:rPr>
          <w:rFonts w:ascii="Calibri Light" w:hAnsi="Calibri Light" w:cs="Arial"/>
        </w:rPr>
        <w:t xml:space="preserve"> after this BPD re</w:t>
      </w:r>
      <w:r w:rsidR="002843C5" w:rsidRPr="00051345">
        <w:rPr>
          <w:rFonts w:ascii="Calibri Light" w:hAnsi="Calibri Light" w:cs="Arial"/>
        </w:rPr>
        <w:t xml:space="preserve">ceives final sign-off, </w:t>
      </w:r>
      <w:r w:rsidR="001F664D" w:rsidRPr="00051345">
        <w:rPr>
          <w:rFonts w:ascii="Calibri Light" w:hAnsi="Calibri Light" w:cs="Arial"/>
        </w:rPr>
        <w:t xml:space="preserve">will </w:t>
      </w:r>
      <w:r w:rsidRPr="00051345">
        <w:rPr>
          <w:rFonts w:ascii="Calibri Light" w:hAnsi="Calibri Light" w:cs="Arial"/>
        </w:rPr>
        <w:t xml:space="preserve">be managed within </w:t>
      </w:r>
      <w:r w:rsidR="00B751B0" w:rsidRPr="00051345">
        <w:rPr>
          <w:rFonts w:ascii="Calibri Light" w:hAnsi="Calibri Light" w:cs="Arial"/>
        </w:rPr>
        <w:t>Southern California Edison</w:t>
      </w:r>
      <w:r w:rsidRPr="00051345">
        <w:rPr>
          <w:rFonts w:ascii="Calibri Light" w:hAnsi="Calibri Light" w:cs="Arial"/>
        </w:rPr>
        <w:t>’s APSE environment and not within this document.</w:t>
      </w:r>
    </w:p>
    <w:p w14:paraId="35CC5A55" w14:textId="77777777" w:rsidR="00E0118B" w:rsidRPr="00051345" w:rsidRDefault="00E0118B" w:rsidP="004C3FE1">
      <w:pPr>
        <w:pStyle w:val="Heading3"/>
        <w:keepNext/>
        <w:numPr>
          <w:ilvl w:val="2"/>
          <w:numId w:val="5"/>
        </w:numPr>
        <w:tabs>
          <w:tab w:val="left" w:pos="1440"/>
        </w:tabs>
        <w:spacing w:before="120" w:after="120"/>
        <w:rPr>
          <w:rFonts w:ascii="Calibri Light" w:hAnsi="Calibri Light"/>
        </w:rPr>
      </w:pPr>
      <w:bookmarkStart w:id="803" w:name="_Toc406588323"/>
      <w:bookmarkStart w:id="804" w:name="_Toc491613836"/>
      <w:bookmarkStart w:id="805" w:name="_Toc509274837"/>
      <w:r w:rsidRPr="00051345">
        <w:rPr>
          <w:rFonts w:ascii="Calibri Light" w:hAnsi="Calibri Light"/>
        </w:rPr>
        <w:t>Reports</w:t>
      </w:r>
      <w:bookmarkEnd w:id="803"/>
      <w:bookmarkEnd w:id="804"/>
      <w:bookmarkEnd w:id="80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051345" w14:paraId="09997F7E"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7BB22E31" w14:textId="77777777" w:rsidR="00E0118B" w:rsidRPr="00051345" w:rsidRDefault="00C7517F" w:rsidP="0035091A">
            <w:pPr>
              <w:pStyle w:val="TableHeader-Left"/>
              <w:rPr>
                <w:rFonts w:ascii="Calibri Light" w:hAnsi="Calibri Light" w:cs="Arial"/>
              </w:rPr>
            </w:pPr>
            <w:r w:rsidRPr="00051345">
              <w:rPr>
                <w:rFonts w:ascii="Calibri Light" w:hAnsi="Calibri Light" w:cs="Arial"/>
              </w:rPr>
              <w:t>Report Name</w:t>
            </w:r>
            <w:r w:rsidR="001F664D" w:rsidRPr="00051345">
              <w:rPr>
                <w:rFonts w:ascii="Calibri Light" w:hAnsi="Calibri Light" w:cs="Arial"/>
              </w:rPr>
              <w:t xml:space="preserve"> &amp; </w:t>
            </w:r>
            <w:r w:rsidR="00E0118B" w:rsidRPr="00051345">
              <w:rPr>
                <w:rFonts w:ascii="Calibri Light" w:hAnsi="Calibri Light" w:cs="Arial"/>
              </w:rPr>
              <w:t>Descripti</w:t>
            </w:r>
            <w:r w:rsidRPr="00051345">
              <w:rPr>
                <w:rFonts w:ascii="Calibri Light" w:hAnsi="Calibri Light" w:cs="Arial"/>
              </w:rPr>
              <w:t xml:space="preserve">on (List </w:t>
            </w:r>
            <w:r w:rsidR="001F664D" w:rsidRPr="00051345">
              <w:rPr>
                <w:rFonts w:ascii="Calibri Light" w:hAnsi="Calibri Light" w:cs="Arial"/>
              </w:rPr>
              <w:t>Requirements</w:t>
            </w:r>
            <w:r w:rsidRPr="00051345">
              <w:rPr>
                <w:rFonts w:ascii="Calibri Light" w:hAnsi="Calibri Light" w:cs="Arial"/>
              </w:rPr>
              <w:t xml:space="preserve"> met by this Report</w:t>
            </w:r>
            <w:r w:rsidR="00E0118B" w:rsidRPr="00051345">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7DA2FA4B"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7069100C"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Reference ID</w:t>
            </w:r>
          </w:p>
        </w:tc>
      </w:tr>
      <w:tr w:rsidR="0082632E" w:rsidRPr="00051345" w14:paraId="1640F54C" w14:textId="77777777" w:rsidTr="0082632E">
        <w:trPr>
          <w:cantSplit/>
          <w:trHeight w:val="432"/>
        </w:trPr>
        <w:tc>
          <w:tcPr>
            <w:tcW w:w="5868" w:type="dxa"/>
            <w:tcBorders>
              <w:top w:val="threeDEmboss" w:sz="6" w:space="0" w:color="auto"/>
              <w:bottom w:val="threeDEmboss" w:sz="6" w:space="0" w:color="auto"/>
            </w:tcBorders>
            <w:vAlign w:val="center"/>
          </w:tcPr>
          <w:p w14:paraId="60BCC43C" w14:textId="48D4BCAB" w:rsidR="0082632E" w:rsidRPr="00051345" w:rsidRDefault="0082632E" w:rsidP="0082632E">
            <w:pPr>
              <w:pStyle w:val="TableField-Left"/>
              <w:rPr>
                <w:rFonts w:ascii="Calibri Light" w:hAnsi="Calibri Light" w:cs="Arial"/>
              </w:rPr>
            </w:pPr>
          </w:p>
        </w:tc>
        <w:tc>
          <w:tcPr>
            <w:tcW w:w="1710" w:type="dxa"/>
            <w:tcBorders>
              <w:top w:val="threeDEmboss" w:sz="6" w:space="0" w:color="auto"/>
              <w:bottom w:val="threeDEmboss" w:sz="6" w:space="0" w:color="auto"/>
            </w:tcBorders>
            <w:vAlign w:val="center"/>
          </w:tcPr>
          <w:p w14:paraId="44C12C3B" w14:textId="2456CCEE" w:rsidR="0082632E" w:rsidRPr="00051345" w:rsidRDefault="0082632E" w:rsidP="0082632E">
            <w:pPr>
              <w:pStyle w:val="TableField-Left"/>
              <w:rPr>
                <w:rFonts w:ascii="Calibri Light" w:hAnsi="Calibri Light" w:cs="Arial"/>
              </w:rPr>
            </w:pPr>
          </w:p>
        </w:tc>
        <w:tc>
          <w:tcPr>
            <w:tcW w:w="1890" w:type="dxa"/>
            <w:tcBorders>
              <w:top w:val="threeDEmboss" w:sz="6" w:space="0" w:color="auto"/>
              <w:bottom w:val="threeDEmboss" w:sz="6" w:space="0" w:color="auto"/>
            </w:tcBorders>
            <w:vAlign w:val="center"/>
          </w:tcPr>
          <w:p w14:paraId="41CAA5A1" w14:textId="7E3B10DA" w:rsidR="0082632E" w:rsidRPr="00051345" w:rsidRDefault="0082632E" w:rsidP="0082632E">
            <w:pPr>
              <w:pStyle w:val="TableField-Left"/>
              <w:rPr>
                <w:rFonts w:ascii="Calibri Light" w:hAnsi="Calibri Light" w:cs="Arial"/>
              </w:rPr>
            </w:pPr>
          </w:p>
        </w:tc>
      </w:tr>
    </w:tbl>
    <w:p w14:paraId="4031CA1B" w14:textId="77777777" w:rsidR="00E0118B" w:rsidRPr="00051345" w:rsidRDefault="00E0118B" w:rsidP="004C3FE1">
      <w:pPr>
        <w:pStyle w:val="Heading3"/>
        <w:keepNext/>
        <w:numPr>
          <w:ilvl w:val="2"/>
          <w:numId w:val="5"/>
        </w:numPr>
        <w:tabs>
          <w:tab w:val="left" w:pos="1440"/>
        </w:tabs>
        <w:spacing w:before="120" w:after="120"/>
        <w:ind w:left="1440" w:hanging="900"/>
        <w:rPr>
          <w:rFonts w:ascii="Calibri Light" w:hAnsi="Calibri Light"/>
        </w:rPr>
      </w:pPr>
      <w:bookmarkStart w:id="806" w:name="_Toc406588324"/>
      <w:bookmarkStart w:id="807" w:name="_Toc491613837"/>
      <w:bookmarkStart w:id="808" w:name="_Toc509274838"/>
      <w:r w:rsidRPr="00051345">
        <w:rPr>
          <w:rFonts w:ascii="Calibri Light" w:hAnsi="Calibri Light"/>
        </w:rPr>
        <w:t>Interfaces</w:t>
      </w:r>
      <w:bookmarkEnd w:id="806"/>
      <w:bookmarkEnd w:id="807"/>
      <w:bookmarkEnd w:id="808"/>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051345" w14:paraId="0B9B4D04"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512351B0" w14:textId="77777777" w:rsidR="00E0118B" w:rsidRPr="00051345" w:rsidRDefault="00C7517F" w:rsidP="0035091A">
            <w:pPr>
              <w:pStyle w:val="TableHeader-Left"/>
              <w:rPr>
                <w:rFonts w:ascii="Calibri Light" w:hAnsi="Calibri Light" w:cs="Arial"/>
              </w:rPr>
            </w:pPr>
            <w:r w:rsidRPr="00051345">
              <w:rPr>
                <w:rFonts w:ascii="Calibri Light" w:hAnsi="Calibri Light" w:cs="Arial"/>
              </w:rPr>
              <w:t>Interface Name &amp; Description (List Requirements</w:t>
            </w:r>
            <w:r w:rsidR="001F03C3" w:rsidRPr="00051345">
              <w:rPr>
                <w:rFonts w:ascii="Calibri Light" w:hAnsi="Calibri Light" w:cs="Arial"/>
              </w:rPr>
              <w:t xml:space="preserve"> met by this Interface</w:t>
            </w:r>
            <w:r w:rsidRPr="00051345">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5301ABA5"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0222C990"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Reference ID</w:t>
            </w:r>
          </w:p>
        </w:tc>
      </w:tr>
      <w:tr w:rsidR="00661E2B" w:rsidRPr="00051345" w14:paraId="48CCE6F7" w14:textId="77777777" w:rsidTr="00661E2B">
        <w:trPr>
          <w:cantSplit/>
          <w:trHeight w:val="432"/>
        </w:trPr>
        <w:tc>
          <w:tcPr>
            <w:tcW w:w="5868" w:type="dxa"/>
            <w:tcBorders>
              <w:top w:val="threeDEmboss" w:sz="6" w:space="0" w:color="auto"/>
              <w:bottom w:val="single" w:sz="6" w:space="0" w:color="auto"/>
            </w:tcBorders>
          </w:tcPr>
          <w:p w14:paraId="5FE652AB" w14:textId="77777777" w:rsidR="00661E2B" w:rsidRPr="00051345" w:rsidRDefault="00661E2B" w:rsidP="00661E2B">
            <w:pPr>
              <w:pStyle w:val="TableField-Left"/>
              <w:rPr>
                <w:rFonts w:ascii="Calibri Light" w:hAnsi="Calibri Light" w:cs="Arial"/>
                <w:strike/>
              </w:rPr>
            </w:pPr>
            <w:r w:rsidRPr="00051345">
              <w:rPr>
                <w:rFonts w:ascii="Calibri Light" w:hAnsi="Calibri Light"/>
                <w:strike/>
                <w:color w:val="000000"/>
                <w:szCs w:val="22"/>
              </w:rPr>
              <w:t xml:space="preserve">Ability for user to view rate analysis request and result in </w:t>
            </w:r>
            <w:proofErr w:type="spellStart"/>
            <w:r w:rsidRPr="00051345">
              <w:rPr>
                <w:rFonts w:ascii="Calibri Light" w:hAnsi="Calibri Light"/>
                <w:strike/>
                <w:color w:val="000000"/>
                <w:szCs w:val="22"/>
              </w:rPr>
              <w:t>GridX</w:t>
            </w:r>
            <w:proofErr w:type="spellEnd"/>
          </w:p>
        </w:tc>
        <w:tc>
          <w:tcPr>
            <w:tcW w:w="1710" w:type="dxa"/>
            <w:tcBorders>
              <w:top w:val="threeDEmboss" w:sz="6" w:space="0" w:color="auto"/>
              <w:bottom w:val="single" w:sz="6" w:space="0" w:color="auto"/>
            </w:tcBorders>
            <w:vAlign w:val="center"/>
          </w:tcPr>
          <w:p w14:paraId="21FE4E25" w14:textId="77777777" w:rsidR="00661E2B" w:rsidRPr="00051345" w:rsidRDefault="00661E2B" w:rsidP="00661E2B">
            <w:pPr>
              <w:pStyle w:val="TableField-Left"/>
              <w:rPr>
                <w:rFonts w:ascii="Calibri Light" w:hAnsi="Calibri Light" w:cs="Arial"/>
                <w:strike/>
              </w:rPr>
            </w:pPr>
            <w:r w:rsidRPr="00051345">
              <w:rPr>
                <w:rFonts w:ascii="Calibri Light" w:hAnsi="Calibri Light" w:cs="Arial"/>
                <w:strike/>
              </w:rPr>
              <w:t>Medium</w:t>
            </w:r>
          </w:p>
        </w:tc>
        <w:tc>
          <w:tcPr>
            <w:tcW w:w="1890" w:type="dxa"/>
            <w:tcBorders>
              <w:top w:val="threeDEmboss" w:sz="6" w:space="0" w:color="auto"/>
              <w:bottom w:val="single" w:sz="6" w:space="0" w:color="auto"/>
            </w:tcBorders>
            <w:vAlign w:val="bottom"/>
          </w:tcPr>
          <w:p w14:paraId="34089871" w14:textId="77777777" w:rsidR="00661E2B" w:rsidRPr="00051345" w:rsidRDefault="00661E2B" w:rsidP="00661E2B">
            <w:pPr>
              <w:pStyle w:val="TableField-Left"/>
              <w:rPr>
                <w:rFonts w:ascii="Calibri Light" w:hAnsi="Calibri Light" w:cs="Arial"/>
                <w:strike/>
              </w:rPr>
            </w:pPr>
            <w:r w:rsidRPr="00051345">
              <w:rPr>
                <w:rFonts w:ascii="Calibri Light" w:hAnsi="Calibri Light"/>
                <w:strike/>
                <w:color w:val="000000"/>
                <w:szCs w:val="22"/>
              </w:rPr>
              <w:t xml:space="preserve">I-CIM-CS-07 - Interface to </w:t>
            </w:r>
            <w:proofErr w:type="spellStart"/>
            <w:r w:rsidRPr="00051345">
              <w:rPr>
                <w:rFonts w:ascii="Calibri Light" w:hAnsi="Calibri Light"/>
                <w:strike/>
                <w:color w:val="000000"/>
                <w:szCs w:val="22"/>
              </w:rPr>
              <w:t>GridX</w:t>
            </w:r>
            <w:proofErr w:type="spellEnd"/>
            <w:r w:rsidRPr="00051345">
              <w:rPr>
                <w:rFonts w:ascii="Calibri Light" w:hAnsi="Calibri Light"/>
                <w:strike/>
                <w:color w:val="000000"/>
                <w:szCs w:val="22"/>
              </w:rPr>
              <w:t xml:space="preserve"> for rate analysis request &amp; result</w:t>
            </w:r>
          </w:p>
        </w:tc>
      </w:tr>
      <w:tr w:rsidR="00661E2B" w:rsidRPr="00051345" w14:paraId="042D8F1E" w14:textId="77777777" w:rsidTr="00661E2B">
        <w:trPr>
          <w:cantSplit/>
          <w:trHeight w:val="432"/>
        </w:trPr>
        <w:tc>
          <w:tcPr>
            <w:tcW w:w="5868" w:type="dxa"/>
            <w:tcBorders>
              <w:top w:val="single" w:sz="6" w:space="0" w:color="auto"/>
              <w:bottom w:val="threeDEmboss" w:sz="6" w:space="0" w:color="auto"/>
            </w:tcBorders>
          </w:tcPr>
          <w:p w14:paraId="77C5693E" w14:textId="77777777" w:rsidR="00661E2B" w:rsidRPr="00051345" w:rsidRDefault="00661E2B" w:rsidP="00661E2B">
            <w:pPr>
              <w:pStyle w:val="TableField-Left"/>
              <w:rPr>
                <w:rFonts w:ascii="Calibri Light" w:hAnsi="Calibri Light" w:cs="Arial"/>
                <w:strike/>
              </w:rPr>
            </w:pPr>
            <w:r w:rsidRPr="00051345">
              <w:rPr>
                <w:rFonts w:ascii="Calibri Light" w:hAnsi="Calibri Light"/>
                <w:strike/>
                <w:color w:val="000000"/>
                <w:szCs w:val="22"/>
              </w:rPr>
              <w:t>Ability to view historical weather data to assist with resolving Billing Inquiry</w:t>
            </w:r>
          </w:p>
        </w:tc>
        <w:tc>
          <w:tcPr>
            <w:tcW w:w="1710" w:type="dxa"/>
            <w:tcBorders>
              <w:top w:val="single" w:sz="6" w:space="0" w:color="auto"/>
              <w:bottom w:val="threeDEmboss" w:sz="6" w:space="0" w:color="auto"/>
            </w:tcBorders>
            <w:vAlign w:val="center"/>
          </w:tcPr>
          <w:p w14:paraId="6B6375B8" w14:textId="77777777" w:rsidR="00661E2B" w:rsidRPr="00051345" w:rsidRDefault="00661E2B" w:rsidP="00661E2B">
            <w:pPr>
              <w:pStyle w:val="TableField-Left"/>
              <w:rPr>
                <w:rFonts w:ascii="Calibri Light" w:hAnsi="Calibri Light" w:cs="Arial"/>
                <w:strike/>
              </w:rPr>
            </w:pPr>
            <w:r w:rsidRPr="00051345">
              <w:rPr>
                <w:rFonts w:ascii="Calibri Light" w:hAnsi="Calibri Light" w:cs="Arial"/>
                <w:strike/>
              </w:rPr>
              <w:t>Medium</w:t>
            </w:r>
          </w:p>
        </w:tc>
        <w:tc>
          <w:tcPr>
            <w:tcW w:w="1890" w:type="dxa"/>
            <w:tcBorders>
              <w:top w:val="single" w:sz="6" w:space="0" w:color="auto"/>
              <w:bottom w:val="threeDEmboss" w:sz="6" w:space="0" w:color="auto"/>
            </w:tcBorders>
            <w:vAlign w:val="bottom"/>
          </w:tcPr>
          <w:p w14:paraId="61A7F9F8" w14:textId="77777777" w:rsidR="00661E2B" w:rsidRPr="00051345" w:rsidRDefault="00661E2B" w:rsidP="00661E2B">
            <w:pPr>
              <w:pStyle w:val="TableField-Left"/>
              <w:rPr>
                <w:rFonts w:ascii="Calibri Light" w:hAnsi="Calibri Light" w:cs="Arial"/>
                <w:strike/>
              </w:rPr>
            </w:pPr>
            <w:r w:rsidRPr="00051345">
              <w:rPr>
                <w:rFonts w:ascii="Calibri Light" w:hAnsi="Calibri Light"/>
                <w:strike/>
                <w:color w:val="000000"/>
                <w:szCs w:val="22"/>
              </w:rPr>
              <w:t>I-CIM-CS-07 - Obtain weather data</w:t>
            </w:r>
          </w:p>
        </w:tc>
      </w:tr>
    </w:tbl>
    <w:p w14:paraId="62D81437" w14:textId="77777777" w:rsidR="00E0118B" w:rsidRPr="00051345" w:rsidRDefault="00E0118B" w:rsidP="004C3FE1">
      <w:pPr>
        <w:pStyle w:val="Heading3"/>
        <w:keepNext/>
        <w:numPr>
          <w:ilvl w:val="2"/>
          <w:numId w:val="5"/>
        </w:numPr>
        <w:tabs>
          <w:tab w:val="left" w:pos="1440"/>
        </w:tabs>
        <w:spacing w:before="120" w:after="120"/>
        <w:ind w:left="1440" w:hanging="900"/>
        <w:rPr>
          <w:rFonts w:ascii="Calibri Light" w:hAnsi="Calibri Light"/>
        </w:rPr>
      </w:pPr>
      <w:bookmarkStart w:id="809" w:name="_Toc406588325"/>
      <w:bookmarkStart w:id="810" w:name="_Toc491613838"/>
      <w:bookmarkStart w:id="811" w:name="_Toc509274839"/>
      <w:r w:rsidRPr="00051345">
        <w:rPr>
          <w:rFonts w:ascii="Calibri Light" w:hAnsi="Calibri Light"/>
        </w:rPr>
        <w:t>Conversion</w:t>
      </w:r>
      <w:bookmarkEnd w:id="809"/>
      <w:bookmarkEnd w:id="810"/>
      <w:bookmarkEnd w:id="811"/>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051345" w14:paraId="37F3CA93"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168C632A" w14:textId="77777777" w:rsidR="00E0118B" w:rsidRPr="00051345" w:rsidRDefault="00C7517F" w:rsidP="0035091A">
            <w:pPr>
              <w:pStyle w:val="TableHeader-Left"/>
              <w:rPr>
                <w:rFonts w:ascii="Calibri Light" w:hAnsi="Calibri Light" w:cs="Arial"/>
              </w:rPr>
            </w:pPr>
            <w:r w:rsidRPr="00051345">
              <w:rPr>
                <w:rFonts w:ascii="Calibri Light" w:hAnsi="Calibri Light" w:cs="Arial"/>
              </w:rPr>
              <w:t>Conversion Name &amp; Description (List Requirements</w:t>
            </w:r>
            <w:r w:rsidR="001F03C3" w:rsidRPr="00051345">
              <w:rPr>
                <w:rFonts w:ascii="Calibri Light" w:hAnsi="Calibri Light" w:cs="Arial"/>
              </w:rPr>
              <w:t xml:space="preserve"> met by this Conversion</w:t>
            </w:r>
            <w:r w:rsidRPr="00051345">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22C50C4A"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7C75380A"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Reference ID</w:t>
            </w:r>
          </w:p>
        </w:tc>
      </w:tr>
      <w:tr w:rsidR="00E0118B" w:rsidRPr="00051345" w14:paraId="51625680" w14:textId="77777777" w:rsidTr="0035091A">
        <w:trPr>
          <w:cantSplit/>
          <w:trHeight w:val="432"/>
        </w:trPr>
        <w:tc>
          <w:tcPr>
            <w:tcW w:w="5868" w:type="dxa"/>
            <w:tcBorders>
              <w:top w:val="threeDEmboss" w:sz="6" w:space="0" w:color="auto"/>
              <w:bottom w:val="single" w:sz="6" w:space="0" w:color="auto"/>
            </w:tcBorders>
            <w:vAlign w:val="center"/>
          </w:tcPr>
          <w:p w14:paraId="1EAF3575" w14:textId="7D22B4DA" w:rsidR="00E0118B" w:rsidRPr="004E1A45" w:rsidRDefault="00E0118B" w:rsidP="0035091A">
            <w:pPr>
              <w:pStyle w:val="TableField-Left"/>
              <w:rPr>
                <w:rFonts w:ascii="Calibri Light" w:hAnsi="Calibri Light" w:cs="Arial"/>
                <w:strike/>
              </w:rPr>
            </w:pPr>
          </w:p>
        </w:tc>
        <w:tc>
          <w:tcPr>
            <w:tcW w:w="1710" w:type="dxa"/>
            <w:tcBorders>
              <w:top w:val="threeDEmboss" w:sz="6" w:space="0" w:color="auto"/>
              <w:bottom w:val="single" w:sz="6" w:space="0" w:color="auto"/>
            </w:tcBorders>
            <w:vAlign w:val="center"/>
          </w:tcPr>
          <w:p w14:paraId="42A28AFE" w14:textId="609A6792" w:rsidR="00E0118B" w:rsidRPr="00051345" w:rsidRDefault="00E0118B" w:rsidP="0035091A">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70BB02AB" w14:textId="1A7D5284" w:rsidR="00E0118B" w:rsidRPr="00051345" w:rsidRDefault="00E0118B" w:rsidP="0035091A">
            <w:pPr>
              <w:pStyle w:val="TableField-Left"/>
              <w:rPr>
                <w:rFonts w:ascii="Calibri Light" w:hAnsi="Calibri Light" w:cs="Arial"/>
              </w:rPr>
            </w:pPr>
          </w:p>
        </w:tc>
      </w:tr>
    </w:tbl>
    <w:p w14:paraId="449D5A6B" w14:textId="77777777" w:rsidR="00E0118B" w:rsidRPr="00051345" w:rsidRDefault="002F1623" w:rsidP="004C3FE1">
      <w:pPr>
        <w:pStyle w:val="Heading3"/>
        <w:keepNext/>
        <w:numPr>
          <w:ilvl w:val="2"/>
          <w:numId w:val="5"/>
        </w:numPr>
        <w:tabs>
          <w:tab w:val="left" w:pos="1440"/>
        </w:tabs>
        <w:spacing w:before="120" w:after="120"/>
        <w:ind w:left="1440" w:hanging="900"/>
        <w:rPr>
          <w:rFonts w:ascii="Calibri Light" w:hAnsi="Calibri Light"/>
        </w:rPr>
      </w:pPr>
      <w:bookmarkStart w:id="812" w:name="_Toc406588326"/>
      <w:bookmarkStart w:id="813" w:name="_Toc491613839"/>
      <w:bookmarkStart w:id="814" w:name="_Toc509274840"/>
      <w:r w:rsidRPr="00051345">
        <w:rPr>
          <w:rFonts w:ascii="Calibri Light" w:hAnsi="Calibri Light"/>
        </w:rPr>
        <w:t>Extension/</w:t>
      </w:r>
      <w:r w:rsidR="00E0118B" w:rsidRPr="00051345">
        <w:rPr>
          <w:rFonts w:ascii="Calibri Light" w:hAnsi="Calibri Light"/>
        </w:rPr>
        <w:t>Enhancements</w:t>
      </w:r>
      <w:bookmarkEnd w:id="812"/>
      <w:bookmarkEnd w:id="813"/>
      <w:bookmarkEnd w:id="814"/>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051345" w14:paraId="7AC9339D"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63A2A69E" w14:textId="77777777" w:rsidR="00E0118B" w:rsidRPr="00051345" w:rsidRDefault="001368B5" w:rsidP="0035091A">
            <w:pPr>
              <w:pStyle w:val="TableHeader-Left"/>
              <w:rPr>
                <w:rFonts w:ascii="Calibri Light" w:hAnsi="Calibri Light" w:cs="Arial"/>
              </w:rPr>
            </w:pPr>
            <w:r w:rsidRPr="00051345">
              <w:rPr>
                <w:rFonts w:ascii="Calibri Light" w:hAnsi="Calibri Light" w:cs="Arial"/>
              </w:rPr>
              <w:t>Extension Name &amp; Description (List Requirements</w:t>
            </w:r>
            <w:r w:rsidR="004B1A4F" w:rsidRPr="00051345">
              <w:rPr>
                <w:rFonts w:ascii="Calibri Light" w:hAnsi="Calibri Light" w:cs="Arial"/>
              </w:rPr>
              <w:t xml:space="preserve"> met by this Extension</w:t>
            </w:r>
            <w:r w:rsidRPr="00051345">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71DEDCE1"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0DCC89A5"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Reference ID</w:t>
            </w:r>
          </w:p>
        </w:tc>
      </w:tr>
      <w:tr w:rsidR="00DB7D2C" w:rsidRPr="00051345" w14:paraId="475D04F9" w14:textId="77777777" w:rsidTr="000C4ED6">
        <w:trPr>
          <w:cantSplit/>
          <w:trHeight w:val="432"/>
        </w:trPr>
        <w:tc>
          <w:tcPr>
            <w:tcW w:w="5868" w:type="dxa"/>
            <w:tcBorders>
              <w:top w:val="threeDEmboss" w:sz="6" w:space="0" w:color="auto"/>
              <w:bottom w:val="single" w:sz="6" w:space="0" w:color="auto"/>
            </w:tcBorders>
            <w:vAlign w:val="bottom"/>
          </w:tcPr>
          <w:p w14:paraId="13CE027A" w14:textId="77777777" w:rsidR="00DB7D2C" w:rsidRPr="00BF7C6F" w:rsidRDefault="00DB7D2C" w:rsidP="00DB7D2C">
            <w:pPr>
              <w:pStyle w:val="TableField-Left"/>
              <w:rPr>
                <w:rFonts w:ascii="Calibri Light" w:hAnsi="Calibri Light"/>
                <w:strike/>
                <w:color w:val="000000"/>
              </w:rPr>
            </w:pPr>
            <w:r w:rsidRPr="00BF7C6F">
              <w:rPr>
                <w:rFonts w:ascii="Calibri Light" w:hAnsi="Calibri Light"/>
                <w:strike/>
                <w:color w:val="000000"/>
              </w:rPr>
              <w:t>- Ability for agents to sign up customer contract accounts for e-bills</w:t>
            </w:r>
          </w:p>
          <w:p w14:paraId="6141C049" w14:textId="77777777" w:rsidR="00DB7D2C" w:rsidRPr="00BF7C6F" w:rsidRDefault="00DB7D2C" w:rsidP="00DB7D2C">
            <w:pPr>
              <w:pStyle w:val="TableField-Left"/>
              <w:rPr>
                <w:rFonts w:ascii="Calibri Light" w:hAnsi="Calibri Light" w:cs="Arial"/>
                <w:strike/>
              </w:rPr>
            </w:pPr>
            <w:r w:rsidRPr="00BF7C6F">
              <w:rPr>
                <w:rFonts w:ascii="Calibri Light" w:hAnsi="Calibri Light" w:cs="Arial"/>
                <w:strike/>
              </w:rPr>
              <w:t xml:space="preserve">- </w:t>
            </w:r>
            <w:r w:rsidRPr="00BF7C6F">
              <w:rPr>
                <w:rFonts w:ascii="Calibri Light" w:hAnsi="Calibri Light"/>
                <w:strike/>
                <w:color w:val="000000"/>
              </w:rPr>
              <w:t>Ability for agent to determine which contract accounts are enrolled in e-bill</w:t>
            </w:r>
            <w:r w:rsidRPr="00BF7C6F">
              <w:rPr>
                <w:rFonts w:ascii="Calibri Light" w:hAnsi="Calibri Light" w:cs="Arial"/>
                <w:strike/>
              </w:rPr>
              <w:t xml:space="preserve"> </w:t>
            </w:r>
          </w:p>
        </w:tc>
        <w:tc>
          <w:tcPr>
            <w:tcW w:w="1710" w:type="dxa"/>
            <w:tcBorders>
              <w:top w:val="threeDEmboss" w:sz="6" w:space="0" w:color="auto"/>
              <w:bottom w:val="single" w:sz="6" w:space="0" w:color="auto"/>
            </w:tcBorders>
            <w:vAlign w:val="center"/>
          </w:tcPr>
          <w:p w14:paraId="327A92AD" w14:textId="77777777" w:rsidR="00DB7D2C" w:rsidRPr="00BF7C6F" w:rsidRDefault="00DB7D2C" w:rsidP="00DB7D2C">
            <w:pPr>
              <w:pStyle w:val="TableField-Left"/>
              <w:rPr>
                <w:rFonts w:ascii="Calibri Light" w:hAnsi="Calibri Light" w:cs="Arial"/>
                <w:strike/>
              </w:rPr>
            </w:pPr>
            <w:r w:rsidRPr="00BF7C6F">
              <w:rPr>
                <w:rFonts w:ascii="Calibri Light" w:hAnsi="Calibri Light" w:cs="Arial"/>
                <w:strike/>
              </w:rPr>
              <w:t>Medium</w:t>
            </w:r>
          </w:p>
        </w:tc>
        <w:tc>
          <w:tcPr>
            <w:tcW w:w="1890" w:type="dxa"/>
            <w:tcBorders>
              <w:top w:val="threeDEmboss" w:sz="6" w:space="0" w:color="auto"/>
              <w:bottom w:val="single" w:sz="6" w:space="0" w:color="auto"/>
            </w:tcBorders>
            <w:vAlign w:val="center"/>
          </w:tcPr>
          <w:p w14:paraId="2359CEBE" w14:textId="77777777" w:rsidR="00DB7D2C" w:rsidRPr="00BF7C6F" w:rsidRDefault="00DB7D2C" w:rsidP="00DB7D2C">
            <w:pPr>
              <w:pStyle w:val="TableField-Left"/>
              <w:rPr>
                <w:rFonts w:ascii="Calibri Light" w:hAnsi="Calibri Light" w:cs="Arial"/>
                <w:strike/>
              </w:rPr>
            </w:pPr>
            <w:r w:rsidRPr="00BF7C6F">
              <w:rPr>
                <w:rFonts w:ascii="Calibri Light" w:hAnsi="Calibri Light"/>
                <w:strike/>
                <w:color w:val="000000"/>
              </w:rPr>
              <w:t xml:space="preserve">E-CIM-CS-07 - Enable </w:t>
            </w:r>
            <w:proofErr w:type="spellStart"/>
            <w:r w:rsidRPr="00BF7C6F">
              <w:rPr>
                <w:rFonts w:ascii="Calibri Light" w:hAnsi="Calibri Light"/>
                <w:strike/>
                <w:color w:val="000000"/>
              </w:rPr>
              <w:t>eBill</w:t>
            </w:r>
            <w:proofErr w:type="spellEnd"/>
            <w:r w:rsidR="00985CC4" w:rsidRPr="00BF7C6F">
              <w:rPr>
                <w:rFonts w:ascii="Calibri Light" w:hAnsi="Calibri Light"/>
                <w:strike/>
                <w:color w:val="000000"/>
              </w:rPr>
              <w:t xml:space="preserve"> &amp; Alt Bill Rec</w:t>
            </w:r>
            <w:r w:rsidRPr="00BF7C6F">
              <w:rPr>
                <w:rFonts w:ascii="Calibri Light" w:hAnsi="Calibri Light"/>
                <w:strike/>
                <w:color w:val="000000"/>
              </w:rPr>
              <w:t xml:space="preserve"> field in Front Office screen</w:t>
            </w:r>
          </w:p>
        </w:tc>
      </w:tr>
      <w:tr w:rsidR="00DB7D2C" w:rsidRPr="00051345" w14:paraId="3A009C60" w14:textId="77777777" w:rsidTr="00B10386">
        <w:trPr>
          <w:cantSplit/>
          <w:trHeight w:val="432"/>
        </w:trPr>
        <w:tc>
          <w:tcPr>
            <w:tcW w:w="5868" w:type="dxa"/>
            <w:tcBorders>
              <w:top w:val="single" w:sz="6" w:space="0" w:color="auto"/>
              <w:bottom w:val="single" w:sz="6" w:space="0" w:color="auto"/>
            </w:tcBorders>
            <w:vAlign w:val="bottom"/>
          </w:tcPr>
          <w:p w14:paraId="569495E7" w14:textId="77777777" w:rsidR="00DB7D2C" w:rsidRPr="00051345" w:rsidRDefault="00DB7D2C" w:rsidP="00DB7D2C">
            <w:pPr>
              <w:pStyle w:val="TableField-Left"/>
              <w:rPr>
                <w:rFonts w:ascii="Calibri Light" w:hAnsi="Calibri Light" w:cs="Arial"/>
                <w:strike/>
              </w:rPr>
            </w:pPr>
            <w:r w:rsidRPr="00051345">
              <w:rPr>
                <w:rFonts w:ascii="Calibri Light" w:hAnsi="Calibri Light"/>
                <w:strike/>
                <w:color w:val="000000"/>
              </w:rPr>
              <w:t>Ability for more than one BP (contact) to receive/enroll in paperless billing (</w:t>
            </w:r>
            <w:proofErr w:type="spellStart"/>
            <w:r w:rsidRPr="00051345">
              <w:rPr>
                <w:rFonts w:ascii="Calibri Light" w:hAnsi="Calibri Light"/>
                <w:strike/>
                <w:color w:val="000000"/>
              </w:rPr>
              <w:t>eBill</w:t>
            </w:r>
            <w:proofErr w:type="spellEnd"/>
            <w:r w:rsidRPr="00051345">
              <w:rPr>
                <w:rFonts w:ascii="Calibri Light" w:hAnsi="Calibri Light"/>
                <w:strike/>
                <w:color w:val="000000"/>
              </w:rPr>
              <w:t>)</w:t>
            </w:r>
            <w:r w:rsidRPr="00051345">
              <w:rPr>
                <w:rFonts w:ascii="Calibri Light" w:hAnsi="Calibri Light"/>
                <w:strike/>
                <w:color w:val="000000"/>
              </w:rPr>
              <w:br/>
              <w:t>(Ability for agent to link 2 or more BP (contact) to one sce.com user id.)</w:t>
            </w:r>
          </w:p>
        </w:tc>
        <w:tc>
          <w:tcPr>
            <w:tcW w:w="1710" w:type="dxa"/>
            <w:tcBorders>
              <w:top w:val="single" w:sz="6" w:space="0" w:color="auto"/>
              <w:bottom w:val="single" w:sz="6" w:space="0" w:color="auto"/>
            </w:tcBorders>
            <w:vAlign w:val="center"/>
          </w:tcPr>
          <w:p w14:paraId="1D47A9C5" w14:textId="77777777" w:rsidR="00DB7D2C" w:rsidRPr="00051345" w:rsidRDefault="00DB7D2C" w:rsidP="00DB7D2C">
            <w:pPr>
              <w:pStyle w:val="TableField-Left"/>
              <w:rPr>
                <w:rFonts w:ascii="Calibri Light" w:hAnsi="Calibri Light" w:cs="Arial"/>
                <w:strike/>
              </w:rPr>
            </w:pPr>
            <w:r w:rsidRPr="00051345">
              <w:rPr>
                <w:rFonts w:ascii="Calibri Light" w:hAnsi="Calibri Light" w:cs="Arial"/>
                <w:strike/>
              </w:rPr>
              <w:t>Medium</w:t>
            </w:r>
          </w:p>
        </w:tc>
        <w:tc>
          <w:tcPr>
            <w:tcW w:w="1890" w:type="dxa"/>
            <w:tcBorders>
              <w:top w:val="single" w:sz="6" w:space="0" w:color="auto"/>
              <w:bottom w:val="single" w:sz="6" w:space="0" w:color="auto"/>
            </w:tcBorders>
            <w:vAlign w:val="bottom"/>
          </w:tcPr>
          <w:p w14:paraId="61489ECA" w14:textId="77777777" w:rsidR="00DB7D2C" w:rsidRPr="00051345" w:rsidRDefault="00DB7D2C" w:rsidP="00DB7D2C">
            <w:pPr>
              <w:pStyle w:val="TableField-Left"/>
              <w:rPr>
                <w:rFonts w:ascii="Calibri Light" w:hAnsi="Calibri Light" w:cs="Arial"/>
                <w:strike/>
              </w:rPr>
            </w:pPr>
            <w:r w:rsidRPr="00051345">
              <w:rPr>
                <w:rFonts w:ascii="Calibri Light" w:hAnsi="Calibri Light"/>
                <w:strike/>
                <w:color w:val="000000"/>
              </w:rPr>
              <w:t>E-CIM-CS-07 - Alt Bill Rec make available in CA view</w:t>
            </w:r>
          </w:p>
        </w:tc>
      </w:tr>
      <w:tr w:rsidR="00DB7D2C" w:rsidRPr="00051345" w14:paraId="4C1EF641" w14:textId="77777777" w:rsidTr="00B10386">
        <w:trPr>
          <w:cantSplit/>
          <w:trHeight w:val="432"/>
        </w:trPr>
        <w:tc>
          <w:tcPr>
            <w:tcW w:w="5868" w:type="dxa"/>
            <w:tcBorders>
              <w:top w:val="single" w:sz="6" w:space="0" w:color="auto"/>
              <w:bottom w:val="single" w:sz="6" w:space="0" w:color="auto"/>
            </w:tcBorders>
            <w:vAlign w:val="bottom"/>
          </w:tcPr>
          <w:p w14:paraId="447BE56B" w14:textId="77777777" w:rsidR="00DB7D2C" w:rsidRPr="00051345" w:rsidRDefault="00DB7D2C" w:rsidP="00DB7D2C">
            <w:pPr>
              <w:pStyle w:val="TableField-Left"/>
              <w:rPr>
                <w:rFonts w:ascii="Calibri Light" w:hAnsi="Calibri Light"/>
                <w:strike/>
                <w:color w:val="000000"/>
              </w:rPr>
            </w:pPr>
            <w:r w:rsidRPr="00051345">
              <w:rPr>
                <w:rFonts w:ascii="Calibri Light" w:hAnsi="Calibri Light"/>
                <w:strike/>
                <w:color w:val="000000"/>
              </w:rPr>
              <w:t xml:space="preserve">User has the ability to enroll a customer in </w:t>
            </w:r>
            <w:proofErr w:type="spellStart"/>
            <w:r w:rsidRPr="00051345">
              <w:rPr>
                <w:rFonts w:ascii="Calibri Light" w:hAnsi="Calibri Light"/>
                <w:strike/>
                <w:color w:val="000000"/>
              </w:rPr>
              <w:t>eBill</w:t>
            </w:r>
            <w:proofErr w:type="spellEnd"/>
            <w:r w:rsidRPr="00051345">
              <w:rPr>
                <w:rFonts w:ascii="Calibri Light" w:hAnsi="Calibri Light"/>
                <w:strike/>
                <w:color w:val="000000"/>
              </w:rPr>
              <w:t xml:space="preserve"> when email is available.</w:t>
            </w:r>
          </w:p>
        </w:tc>
        <w:tc>
          <w:tcPr>
            <w:tcW w:w="1710" w:type="dxa"/>
            <w:tcBorders>
              <w:top w:val="single" w:sz="6" w:space="0" w:color="auto"/>
              <w:bottom w:val="single" w:sz="6" w:space="0" w:color="auto"/>
            </w:tcBorders>
            <w:vAlign w:val="center"/>
          </w:tcPr>
          <w:p w14:paraId="601D0BD7" w14:textId="77777777" w:rsidR="00DB7D2C" w:rsidRPr="00051345" w:rsidRDefault="00DB7D2C" w:rsidP="00DB7D2C">
            <w:pPr>
              <w:pStyle w:val="TableField-Left"/>
              <w:rPr>
                <w:rFonts w:ascii="Calibri Light" w:hAnsi="Calibri Light" w:cs="Arial"/>
                <w:strike/>
              </w:rPr>
            </w:pPr>
            <w:r w:rsidRPr="00051345">
              <w:rPr>
                <w:rFonts w:ascii="Calibri Light" w:hAnsi="Calibri Light" w:cs="Arial"/>
                <w:strike/>
              </w:rPr>
              <w:t>Medium</w:t>
            </w:r>
          </w:p>
        </w:tc>
        <w:tc>
          <w:tcPr>
            <w:tcW w:w="1890" w:type="dxa"/>
            <w:tcBorders>
              <w:top w:val="single" w:sz="6" w:space="0" w:color="auto"/>
              <w:bottom w:val="single" w:sz="6" w:space="0" w:color="auto"/>
            </w:tcBorders>
            <w:vAlign w:val="bottom"/>
          </w:tcPr>
          <w:p w14:paraId="555C2C5E" w14:textId="77777777" w:rsidR="00DB7D2C" w:rsidRPr="00051345" w:rsidRDefault="00DB7D2C" w:rsidP="00DB7D2C">
            <w:pPr>
              <w:pStyle w:val="TableField-Left"/>
              <w:rPr>
                <w:rFonts w:ascii="Calibri Light" w:hAnsi="Calibri Light"/>
                <w:strike/>
                <w:color w:val="000000"/>
              </w:rPr>
            </w:pPr>
            <w:r w:rsidRPr="00051345">
              <w:rPr>
                <w:rFonts w:ascii="Calibri Light" w:hAnsi="Calibri Light"/>
                <w:strike/>
                <w:color w:val="000000"/>
              </w:rPr>
              <w:t>E-CIM-CS-07 - Auto default account as paperless during Move-In</w:t>
            </w:r>
          </w:p>
        </w:tc>
      </w:tr>
      <w:tr w:rsidR="00DB7D2C" w:rsidRPr="00051345" w14:paraId="78B904DF" w14:textId="77777777" w:rsidTr="00B10386">
        <w:trPr>
          <w:cantSplit/>
          <w:trHeight w:val="432"/>
        </w:trPr>
        <w:tc>
          <w:tcPr>
            <w:tcW w:w="5868" w:type="dxa"/>
            <w:tcBorders>
              <w:top w:val="single" w:sz="6" w:space="0" w:color="auto"/>
              <w:bottom w:val="single" w:sz="6" w:space="0" w:color="auto"/>
            </w:tcBorders>
            <w:vAlign w:val="center"/>
          </w:tcPr>
          <w:p w14:paraId="5AD9E8DD" w14:textId="77777777" w:rsidR="00DB7D2C" w:rsidRPr="00051345" w:rsidRDefault="00DB7D2C" w:rsidP="00DB7D2C">
            <w:pPr>
              <w:rPr>
                <w:rFonts w:ascii="Calibri Light" w:hAnsi="Calibri Light"/>
                <w:strike/>
                <w:color w:val="000000"/>
                <w:sz w:val="20"/>
                <w:szCs w:val="20"/>
              </w:rPr>
            </w:pPr>
            <w:r w:rsidRPr="00051345">
              <w:rPr>
                <w:rFonts w:ascii="Calibri Light" w:hAnsi="Calibri Light"/>
                <w:strike/>
                <w:color w:val="000000"/>
                <w:sz w:val="20"/>
                <w:szCs w:val="20"/>
              </w:rPr>
              <w:t xml:space="preserve">Ability for user to send </w:t>
            </w:r>
            <w:proofErr w:type="spellStart"/>
            <w:r w:rsidRPr="00051345">
              <w:rPr>
                <w:rFonts w:ascii="Calibri Light" w:hAnsi="Calibri Light"/>
                <w:strike/>
                <w:color w:val="000000"/>
                <w:sz w:val="20"/>
                <w:szCs w:val="20"/>
              </w:rPr>
              <w:t>eBill</w:t>
            </w:r>
            <w:proofErr w:type="spellEnd"/>
            <w:r w:rsidRPr="00051345">
              <w:rPr>
                <w:rFonts w:ascii="Calibri Light" w:hAnsi="Calibri Light"/>
                <w:strike/>
                <w:color w:val="000000"/>
                <w:sz w:val="20"/>
                <w:szCs w:val="20"/>
              </w:rPr>
              <w:t xml:space="preserve"> confirmation after enrollment.</w:t>
            </w:r>
          </w:p>
        </w:tc>
        <w:tc>
          <w:tcPr>
            <w:tcW w:w="1710" w:type="dxa"/>
            <w:tcBorders>
              <w:top w:val="single" w:sz="6" w:space="0" w:color="auto"/>
              <w:bottom w:val="single" w:sz="6" w:space="0" w:color="auto"/>
            </w:tcBorders>
            <w:vAlign w:val="center"/>
          </w:tcPr>
          <w:p w14:paraId="74C74A89" w14:textId="77777777" w:rsidR="00DB7D2C" w:rsidRPr="00051345" w:rsidRDefault="00DB7D2C" w:rsidP="00DB7D2C">
            <w:pPr>
              <w:pStyle w:val="TableField-Left"/>
              <w:rPr>
                <w:rFonts w:ascii="Calibri Light" w:hAnsi="Calibri Light" w:cs="Arial"/>
                <w:strike/>
              </w:rPr>
            </w:pPr>
            <w:r w:rsidRPr="00051345">
              <w:rPr>
                <w:rFonts w:ascii="Calibri Light" w:hAnsi="Calibri Light" w:cs="Arial"/>
                <w:strike/>
              </w:rPr>
              <w:t>Medium</w:t>
            </w:r>
          </w:p>
        </w:tc>
        <w:tc>
          <w:tcPr>
            <w:tcW w:w="1890" w:type="dxa"/>
            <w:tcBorders>
              <w:top w:val="single" w:sz="6" w:space="0" w:color="auto"/>
              <w:bottom w:val="single" w:sz="6" w:space="0" w:color="auto"/>
            </w:tcBorders>
            <w:vAlign w:val="center"/>
          </w:tcPr>
          <w:p w14:paraId="1C836B53" w14:textId="77777777" w:rsidR="00DB7D2C" w:rsidRPr="00051345" w:rsidRDefault="00DB7D2C" w:rsidP="00DB7D2C">
            <w:pPr>
              <w:rPr>
                <w:rFonts w:ascii="Calibri Light" w:hAnsi="Calibri Light"/>
                <w:strike/>
                <w:color w:val="000000"/>
                <w:sz w:val="20"/>
                <w:szCs w:val="20"/>
              </w:rPr>
            </w:pPr>
            <w:r w:rsidRPr="00051345">
              <w:rPr>
                <w:rFonts w:ascii="Calibri Light" w:hAnsi="Calibri Light"/>
                <w:strike/>
                <w:color w:val="000000"/>
                <w:sz w:val="20"/>
                <w:szCs w:val="20"/>
              </w:rPr>
              <w:t xml:space="preserve">E-CIM-CS-07 - Auto send email for </w:t>
            </w:r>
            <w:proofErr w:type="spellStart"/>
            <w:r w:rsidRPr="00051345">
              <w:rPr>
                <w:rFonts w:ascii="Calibri Light" w:hAnsi="Calibri Light"/>
                <w:strike/>
                <w:color w:val="000000"/>
                <w:sz w:val="20"/>
                <w:szCs w:val="20"/>
              </w:rPr>
              <w:t>eBill</w:t>
            </w:r>
            <w:proofErr w:type="spellEnd"/>
            <w:r w:rsidRPr="00051345">
              <w:rPr>
                <w:rFonts w:ascii="Calibri Light" w:hAnsi="Calibri Light"/>
                <w:strike/>
                <w:color w:val="000000"/>
                <w:sz w:val="20"/>
                <w:szCs w:val="20"/>
              </w:rPr>
              <w:t xml:space="preserve"> enrollment</w:t>
            </w:r>
          </w:p>
        </w:tc>
      </w:tr>
      <w:tr w:rsidR="00DB7D2C" w:rsidRPr="00051345" w14:paraId="22EA5815" w14:textId="77777777" w:rsidTr="00B10386">
        <w:trPr>
          <w:cantSplit/>
          <w:trHeight w:val="432"/>
        </w:trPr>
        <w:tc>
          <w:tcPr>
            <w:tcW w:w="5868" w:type="dxa"/>
            <w:tcBorders>
              <w:top w:val="single" w:sz="6" w:space="0" w:color="auto"/>
              <w:bottom w:val="single" w:sz="6" w:space="0" w:color="auto"/>
            </w:tcBorders>
            <w:vAlign w:val="center"/>
          </w:tcPr>
          <w:p w14:paraId="6CFCE847" w14:textId="77777777" w:rsidR="00DB7D2C" w:rsidRPr="00051345" w:rsidRDefault="00DB7D2C" w:rsidP="00DB7D2C">
            <w:pPr>
              <w:spacing w:after="240"/>
              <w:rPr>
                <w:rFonts w:ascii="Calibri Light" w:hAnsi="Calibri Light" w:cs="Arial"/>
                <w:strike/>
                <w:sz w:val="20"/>
                <w:szCs w:val="20"/>
              </w:rPr>
            </w:pPr>
            <w:r w:rsidRPr="00051345">
              <w:rPr>
                <w:rFonts w:ascii="Calibri Light" w:hAnsi="Calibri Light"/>
                <w:strike/>
                <w:color w:val="000000"/>
                <w:sz w:val="20"/>
                <w:szCs w:val="20"/>
              </w:rPr>
              <w:lastRenderedPageBreak/>
              <w:t>Ability to compare and present in a consolidated summary view any billed period up to 36 months of history within the customer account. Key elements to be compared:</w:t>
            </w:r>
            <w:r w:rsidRPr="00051345">
              <w:rPr>
                <w:rFonts w:ascii="Calibri Light" w:hAnsi="Calibri Light"/>
                <w:strike/>
                <w:color w:val="000000"/>
                <w:sz w:val="20"/>
                <w:szCs w:val="20"/>
              </w:rPr>
              <w:br/>
              <w:t>- Period</w:t>
            </w:r>
            <w:r w:rsidRPr="00051345">
              <w:rPr>
                <w:rFonts w:ascii="Calibri Light" w:hAnsi="Calibri Light"/>
                <w:strike/>
                <w:color w:val="000000"/>
                <w:sz w:val="20"/>
                <w:szCs w:val="20"/>
              </w:rPr>
              <w:br/>
              <w:t>- Amount Due</w:t>
            </w:r>
            <w:r w:rsidRPr="00051345">
              <w:rPr>
                <w:rFonts w:ascii="Calibri Light" w:hAnsi="Calibri Light"/>
                <w:strike/>
                <w:color w:val="000000"/>
                <w:sz w:val="20"/>
                <w:szCs w:val="20"/>
              </w:rPr>
              <w:br/>
              <w:t>- KWH</w:t>
            </w:r>
            <w:r w:rsidRPr="00051345">
              <w:rPr>
                <w:rFonts w:ascii="Calibri Light" w:hAnsi="Calibri Light"/>
                <w:strike/>
                <w:color w:val="000000"/>
                <w:sz w:val="20"/>
                <w:szCs w:val="20"/>
              </w:rPr>
              <w:br/>
              <w:t>- KW</w:t>
            </w:r>
            <w:r w:rsidRPr="00051345">
              <w:rPr>
                <w:rFonts w:ascii="Calibri Light" w:hAnsi="Calibri Light"/>
                <w:strike/>
                <w:color w:val="000000"/>
                <w:sz w:val="20"/>
                <w:szCs w:val="20"/>
              </w:rPr>
              <w:br/>
              <w:t>- KVAR</w:t>
            </w:r>
            <w:r w:rsidRPr="00051345">
              <w:rPr>
                <w:rFonts w:ascii="Calibri Light" w:hAnsi="Calibri Light"/>
                <w:strike/>
                <w:color w:val="000000"/>
                <w:sz w:val="20"/>
                <w:szCs w:val="20"/>
              </w:rPr>
              <w:br/>
              <w:t>- Usage by Consumption Period (On Peak, Off Peak, etc.)</w:t>
            </w:r>
            <w:r w:rsidRPr="00051345">
              <w:rPr>
                <w:rFonts w:ascii="Calibri Light" w:hAnsi="Calibri Light"/>
                <w:strike/>
                <w:color w:val="000000"/>
                <w:sz w:val="20"/>
                <w:szCs w:val="20"/>
              </w:rPr>
              <w:br/>
              <w:t>- Daily average kwh usage</w:t>
            </w:r>
            <w:r w:rsidRPr="00051345">
              <w:rPr>
                <w:rFonts w:ascii="Calibri Light" w:hAnsi="Calibri Light"/>
                <w:strike/>
                <w:color w:val="000000"/>
                <w:sz w:val="20"/>
                <w:szCs w:val="20"/>
              </w:rPr>
              <w:br/>
              <w:t>- Period days</w:t>
            </w:r>
            <w:r w:rsidRPr="00051345">
              <w:rPr>
                <w:rFonts w:ascii="Calibri Light" w:hAnsi="Calibri Light"/>
                <w:strike/>
                <w:color w:val="000000"/>
                <w:sz w:val="20"/>
                <w:szCs w:val="20"/>
              </w:rPr>
              <w:br/>
              <w:t>- Cost per day</w:t>
            </w:r>
          </w:p>
        </w:tc>
        <w:tc>
          <w:tcPr>
            <w:tcW w:w="1710" w:type="dxa"/>
            <w:tcBorders>
              <w:top w:val="single" w:sz="6" w:space="0" w:color="auto"/>
              <w:bottom w:val="single" w:sz="6" w:space="0" w:color="auto"/>
            </w:tcBorders>
            <w:vAlign w:val="center"/>
          </w:tcPr>
          <w:p w14:paraId="3D67E301" w14:textId="77777777" w:rsidR="00DB7D2C" w:rsidRPr="00051345" w:rsidRDefault="00DB7D2C" w:rsidP="00DB7D2C">
            <w:pPr>
              <w:pStyle w:val="TableField-Left"/>
              <w:rPr>
                <w:rFonts w:ascii="Calibri Light" w:hAnsi="Calibri Light" w:cs="Arial"/>
                <w:strike/>
              </w:rPr>
            </w:pPr>
            <w:r w:rsidRPr="00051345">
              <w:rPr>
                <w:rFonts w:ascii="Calibri Light" w:hAnsi="Calibri Light" w:cs="Arial"/>
                <w:strike/>
              </w:rPr>
              <w:t>Medium</w:t>
            </w:r>
          </w:p>
        </w:tc>
        <w:tc>
          <w:tcPr>
            <w:tcW w:w="1890" w:type="dxa"/>
            <w:tcBorders>
              <w:top w:val="single" w:sz="6" w:space="0" w:color="auto"/>
              <w:bottom w:val="single" w:sz="6" w:space="0" w:color="auto"/>
            </w:tcBorders>
            <w:vAlign w:val="center"/>
          </w:tcPr>
          <w:p w14:paraId="557C76E7" w14:textId="77777777" w:rsidR="00DB7D2C" w:rsidRPr="00051345" w:rsidRDefault="00DB7D2C" w:rsidP="00DB7D2C">
            <w:pPr>
              <w:rPr>
                <w:rFonts w:ascii="Calibri Light" w:hAnsi="Calibri Light"/>
                <w:strike/>
                <w:color w:val="000000"/>
                <w:sz w:val="20"/>
                <w:szCs w:val="20"/>
              </w:rPr>
            </w:pPr>
            <w:r w:rsidRPr="00051345">
              <w:rPr>
                <w:rFonts w:ascii="Calibri Light" w:hAnsi="Calibri Light"/>
                <w:strike/>
                <w:color w:val="000000"/>
                <w:sz w:val="20"/>
                <w:szCs w:val="20"/>
              </w:rPr>
              <w:t>E-CIM-CS-07 - Bill comparison screen</w:t>
            </w:r>
          </w:p>
        </w:tc>
      </w:tr>
      <w:tr w:rsidR="00DB7D2C" w:rsidRPr="00051345" w14:paraId="1785EBB5" w14:textId="77777777" w:rsidTr="00B10386">
        <w:trPr>
          <w:cantSplit/>
          <w:trHeight w:val="432"/>
        </w:trPr>
        <w:tc>
          <w:tcPr>
            <w:tcW w:w="5868" w:type="dxa"/>
            <w:tcBorders>
              <w:top w:val="single" w:sz="6" w:space="0" w:color="auto"/>
              <w:bottom w:val="single" w:sz="6" w:space="0" w:color="auto"/>
            </w:tcBorders>
            <w:vAlign w:val="bottom"/>
          </w:tcPr>
          <w:p w14:paraId="1341E124" w14:textId="77777777" w:rsidR="00DB7D2C" w:rsidRPr="0068231D" w:rsidRDefault="00DB7D2C" w:rsidP="00DB7D2C">
            <w:pPr>
              <w:pStyle w:val="TableField-Left"/>
              <w:rPr>
                <w:rFonts w:ascii="Calibri Light" w:hAnsi="Calibri Light"/>
                <w:color w:val="000000"/>
              </w:rPr>
            </w:pPr>
            <w:r w:rsidRPr="0068231D">
              <w:rPr>
                <w:rFonts w:ascii="Calibri Light" w:hAnsi="Calibri Light"/>
                <w:color w:val="000000"/>
              </w:rPr>
              <w:t>- Ability to present to the user in a single view the billing/invoice history of the customer</w:t>
            </w:r>
          </w:p>
          <w:p w14:paraId="6166EECE" w14:textId="77777777" w:rsidR="00DB7D2C" w:rsidRPr="0068231D" w:rsidRDefault="00DB7D2C" w:rsidP="00DB7D2C">
            <w:pPr>
              <w:pStyle w:val="TableField-Left"/>
              <w:rPr>
                <w:rFonts w:ascii="Calibri Light" w:hAnsi="Calibri Light" w:cs="Arial"/>
              </w:rPr>
            </w:pPr>
            <w:r w:rsidRPr="0068231D">
              <w:rPr>
                <w:rFonts w:ascii="Calibri Light" w:hAnsi="Calibri Light"/>
                <w:color w:val="000000"/>
              </w:rPr>
              <w:t>- Ability to present in a summary view the following key elements for billed period in process. Key elements to be viewed:</w:t>
            </w:r>
            <w:r w:rsidRPr="0068231D">
              <w:rPr>
                <w:rFonts w:ascii="Calibri Light" w:hAnsi="Calibri Light"/>
                <w:color w:val="000000"/>
              </w:rPr>
              <w:br/>
              <w:t xml:space="preserve">       - Bill Period</w:t>
            </w:r>
            <w:r w:rsidRPr="0068231D">
              <w:rPr>
                <w:rFonts w:ascii="Calibri Light" w:hAnsi="Calibri Light"/>
                <w:color w:val="000000"/>
              </w:rPr>
              <w:br/>
              <w:t xml:space="preserve">       - Amount Due</w:t>
            </w:r>
            <w:r w:rsidRPr="0068231D">
              <w:rPr>
                <w:rFonts w:ascii="Calibri Light" w:hAnsi="Calibri Light"/>
                <w:color w:val="000000"/>
              </w:rPr>
              <w:br/>
              <w:t xml:space="preserve">       - KWH</w:t>
            </w:r>
            <w:r w:rsidRPr="0068231D">
              <w:rPr>
                <w:rFonts w:ascii="Calibri Light" w:hAnsi="Calibri Light"/>
                <w:color w:val="000000"/>
              </w:rPr>
              <w:br/>
              <w:t xml:space="preserve">       - KW</w:t>
            </w:r>
            <w:r w:rsidRPr="0068231D">
              <w:rPr>
                <w:rFonts w:ascii="Calibri Light" w:hAnsi="Calibri Light"/>
                <w:color w:val="000000"/>
              </w:rPr>
              <w:br/>
              <w:t xml:space="preserve">       - KVAR</w:t>
            </w:r>
            <w:r w:rsidRPr="0068231D">
              <w:rPr>
                <w:rFonts w:ascii="Calibri Light" w:hAnsi="Calibri Light"/>
                <w:color w:val="000000"/>
              </w:rPr>
              <w:br/>
              <w:t xml:space="preserve">       - Usage by Consumption Period (On Peak, Off Peak, etc.)</w:t>
            </w:r>
            <w:r w:rsidRPr="0068231D">
              <w:rPr>
                <w:rFonts w:ascii="Calibri Light" w:hAnsi="Calibri Light"/>
                <w:color w:val="000000"/>
              </w:rPr>
              <w:br/>
              <w:t xml:space="preserve">       - Period days</w:t>
            </w:r>
            <w:r w:rsidRPr="0068231D">
              <w:rPr>
                <w:rFonts w:ascii="Calibri Light" w:hAnsi="Calibri Light"/>
                <w:color w:val="000000"/>
              </w:rPr>
              <w:br/>
              <w:t xml:space="preserve">       - Daily average kwh usage</w:t>
            </w:r>
            <w:r w:rsidRPr="0068231D">
              <w:rPr>
                <w:rFonts w:ascii="Calibri Light" w:hAnsi="Calibri Light"/>
                <w:color w:val="000000"/>
              </w:rPr>
              <w:br/>
              <w:t xml:space="preserve">       - Cost per day</w:t>
            </w:r>
          </w:p>
        </w:tc>
        <w:tc>
          <w:tcPr>
            <w:tcW w:w="1710" w:type="dxa"/>
            <w:tcBorders>
              <w:top w:val="single" w:sz="6" w:space="0" w:color="auto"/>
              <w:bottom w:val="single" w:sz="6" w:space="0" w:color="auto"/>
            </w:tcBorders>
            <w:vAlign w:val="center"/>
          </w:tcPr>
          <w:p w14:paraId="44E42EAD" w14:textId="77777777" w:rsidR="00DB7D2C" w:rsidRPr="0068231D" w:rsidRDefault="00DB7D2C" w:rsidP="00DB7D2C">
            <w:pPr>
              <w:pStyle w:val="TableField-Left"/>
              <w:rPr>
                <w:rFonts w:ascii="Calibri Light" w:hAnsi="Calibri Light" w:cs="Arial"/>
              </w:rPr>
            </w:pPr>
            <w:r w:rsidRPr="0068231D">
              <w:rPr>
                <w:rFonts w:ascii="Calibri Light" w:hAnsi="Calibri Light" w:cs="Arial"/>
              </w:rPr>
              <w:t>Medium</w:t>
            </w:r>
          </w:p>
        </w:tc>
        <w:tc>
          <w:tcPr>
            <w:tcW w:w="1890" w:type="dxa"/>
            <w:tcBorders>
              <w:top w:val="single" w:sz="6" w:space="0" w:color="auto"/>
              <w:bottom w:val="single" w:sz="6" w:space="0" w:color="auto"/>
            </w:tcBorders>
            <w:vAlign w:val="center"/>
          </w:tcPr>
          <w:p w14:paraId="00DF7486" w14:textId="7300F15D" w:rsidR="00DB7D2C" w:rsidRPr="0068231D" w:rsidRDefault="0068231D" w:rsidP="00DB7D2C">
            <w:pPr>
              <w:pStyle w:val="TableField-Left"/>
              <w:rPr>
                <w:rFonts w:ascii="Calibri Light" w:hAnsi="Calibri Light" w:cs="Arial"/>
              </w:rPr>
            </w:pPr>
            <w:r w:rsidRPr="0068231D">
              <w:rPr>
                <w:rFonts w:ascii="Calibri Light" w:hAnsi="Calibri Light"/>
                <w:color w:val="000000"/>
              </w:rPr>
              <w:t>E-CIM-CS-17 - Consolidated Bill View</w:t>
            </w:r>
          </w:p>
        </w:tc>
      </w:tr>
      <w:tr w:rsidR="00DB7D2C" w:rsidRPr="00051345" w14:paraId="0721A55C" w14:textId="77777777" w:rsidTr="00B10386">
        <w:trPr>
          <w:cantSplit/>
          <w:trHeight w:val="432"/>
        </w:trPr>
        <w:tc>
          <w:tcPr>
            <w:tcW w:w="5868" w:type="dxa"/>
            <w:tcBorders>
              <w:top w:val="single" w:sz="6" w:space="0" w:color="auto"/>
              <w:bottom w:val="single" w:sz="6" w:space="0" w:color="auto"/>
            </w:tcBorders>
            <w:vAlign w:val="bottom"/>
          </w:tcPr>
          <w:p w14:paraId="07B04CFC" w14:textId="77777777" w:rsidR="00DB7D2C" w:rsidRPr="00051345" w:rsidRDefault="00DB7D2C" w:rsidP="00DB7D2C">
            <w:pPr>
              <w:pStyle w:val="TableField-Left"/>
              <w:rPr>
                <w:rFonts w:ascii="Calibri Light" w:hAnsi="Calibri Light" w:cs="Arial"/>
                <w:strike/>
              </w:rPr>
            </w:pPr>
            <w:r w:rsidRPr="00051345">
              <w:rPr>
                <w:rFonts w:ascii="Calibri Light" w:hAnsi="Calibri Light"/>
                <w:strike/>
                <w:color w:val="000000"/>
              </w:rPr>
              <w:t>System will update the Parent task status when a child task is Completed or Cancelled. If there are multiple Child tasks the Parent task will be updated when ALL Child tasks are Complete / Cancelled</w:t>
            </w:r>
          </w:p>
        </w:tc>
        <w:tc>
          <w:tcPr>
            <w:tcW w:w="1710" w:type="dxa"/>
            <w:tcBorders>
              <w:top w:val="single" w:sz="6" w:space="0" w:color="auto"/>
              <w:bottom w:val="single" w:sz="6" w:space="0" w:color="auto"/>
            </w:tcBorders>
            <w:vAlign w:val="center"/>
          </w:tcPr>
          <w:p w14:paraId="11861071" w14:textId="77777777" w:rsidR="00DB7D2C" w:rsidRPr="00051345" w:rsidRDefault="00DB7D2C" w:rsidP="00DB7D2C">
            <w:pPr>
              <w:pStyle w:val="TableField-Left"/>
              <w:rPr>
                <w:rFonts w:ascii="Calibri Light" w:hAnsi="Calibri Light" w:cs="Arial"/>
                <w:strike/>
              </w:rPr>
            </w:pPr>
            <w:r w:rsidRPr="00051345">
              <w:rPr>
                <w:rFonts w:ascii="Calibri Light" w:hAnsi="Calibri Light" w:cs="Arial"/>
                <w:strike/>
              </w:rPr>
              <w:t>Medium</w:t>
            </w:r>
          </w:p>
        </w:tc>
        <w:tc>
          <w:tcPr>
            <w:tcW w:w="1890" w:type="dxa"/>
            <w:tcBorders>
              <w:top w:val="single" w:sz="6" w:space="0" w:color="auto"/>
              <w:bottom w:val="single" w:sz="6" w:space="0" w:color="auto"/>
            </w:tcBorders>
            <w:vAlign w:val="center"/>
          </w:tcPr>
          <w:p w14:paraId="5F317350" w14:textId="77777777" w:rsidR="00DB7D2C" w:rsidRPr="00051345" w:rsidRDefault="00DB7D2C" w:rsidP="00DB7D2C">
            <w:pPr>
              <w:pStyle w:val="TableField-Left"/>
              <w:rPr>
                <w:rFonts w:ascii="Calibri Light" w:hAnsi="Calibri Light" w:cs="Arial"/>
                <w:strike/>
              </w:rPr>
            </w:pPr>
            <w:r w:rsidRPr="00051345">
              <w:rPr>
                <w:rFonts w:ascii="Calibri Light" w:hAnsi="Calibri Light"/>
                <w:strike/>
                <w:color w:val="000000"/>
              </w:rPr>
              <w:t>E-CIM-CS-07 - Establish relationship of a parent and child task</w:t>
            </w:r>
          </w:p>
        </w:tc>
      </w:tr>
      <w:tr w:rsidR="00DB7D2C" w:rsidRPr="00051345" w14:paraId="4887F48D" w14:textId="77777777" w:rsidTr="00B10386">
        <w:trPr>
          <w:cantSplit/>
          <w:trHeight w:val="432"/>
        </w:trPr>
        <w:tc>
          <w:tcPr>
            <w:tcW w:w="5868" w:type="dxa"/>
            <w:tcBorders>
              <w:top w:val="single" w:sz="6" w:space="0" w:color="auto"/>
              <w:bottom w:val="single" w:sz="6" w:space="0" w:color="auto"/>
            </w:tcBorders>
            <w:vAlign w:val="bottom"/>
          </w:tcPr>
          <w:p w14:paraId="30D17BC3" w14:textId="77777777" w:rsidR="00DB7D2C" w:rsidRPr="00DC1EB3" w:rsidRDefault="00DB7D2C" w:rsidP="00DB7D2C">
            <w:pPr>
              <w:pStyle w:val="TableField-Left"/>
              <w:rPr>
                <w:rFonts w:ascii="Calibri Light" w:hAnsi="Calibri Light"/>
                <w:strike/>
                <w:color w:val="000000"/>
                <w:szCs w:val="22"/>
              </w:rPr>
            </w:pPr>
            <w:r w:rsidRPr="00DC1EB3">
              <w:rPr>
                <w:rFonts w:ascii="Calibri Light" w:hAnsi="Calibri Light"/>
                <w:strike/>
                <w:color w:val="000000"/>
                <w:szCs w:val="22"/>
              </w:rPr>
              <w:t>- Ability to capture and view UUT (User Utility Tax) indicator</w:t>
            </w:r>
          </w:p>
          <w:p w14:paraId="6F85AA4C" w14:textId="77777777" w:rsidR="00DB7D2C" w:rsidRPr="00DC1EB3" w:rsidRDefault="00DB7D2C" w:rsidP="00DB7D2C">
            <w:pPr>
              <w:pStyle w:val="TableField-Left"/>
              <w:rPr>
                <w:rFonts w:ascii="Calibri Light" w:hAnsi="Calibri Light" w:cs="Arial"/>
                <w:strike/>
              </w:rPr>
            </w:pPr>
            <w:r w:rsidRPr="00DC1EB3">
              <w:rPr>
                <w:rFonts w:ascii="Calibri Light" w:hAnsi="Calibri Light"/>
                <w:strike/>
                <w:color w:val="000000"/>
                <w:szCs w:val="22"/>
              </w:rPr>
              <w:t>- Ability to capture UUT exemption and view UUT exemption status</w:t>
            </w:r>
          </w:p>
        </w:tc>
        <w:tc>
          <w:tcPr>
            <w:tcW w:w="1710" w:type="dxa"/>
            <w:tcBorders>
              <w:top w:val="single" w:sz="6" w:space="0" w:color="auto"/>
              <w:bottom w:val="single" w:sz="6" w:space="0" w:color="auto"/>
            </w:tcBorders>
            <w:vAlign w:val="center"/>
          </w:tcPr>
          <w:p w14:paraId="75E32A3B" w14:textId="77777777" w:rsidR="00DB7D2C" w:rsidRPr="00DC1EB3" w:rsidRDefault="00DB7D2C" w:rsidP="00DB7D2C">
            <w:pPr>
              <w:pStyle w:val="TableField-Left"/>
              <w:rPr>
                <w:rFonts w:ascii="Calibri Light" w:hAnsi="Calibri Light" w:cs="Arial"/>
                <w:strike/>
              </w:rPr>
            </w:pPr>
            <w:r w:rsidRPr="00DC1EB3">
              <w:rPr>
                <w:rFonts w:ascii="Calibri Light" w:hAnsi="Calibri Light" w:cs="Arial"/>
                <w:strike/>
              </w:rPr>
              <w:t>Medium</w:t>
            </w:r>
          </w:p>
        </w:tc>
        <w:tc>
          <w:tcPr>
            <w:tcW w:w="1890" w:type="dxa"/>
            <w:tcBorders>
              <w:top w:val="single" w:sz="6" w:space="0" w:color="auto"/>
              <w:bottom w:val="single" w:sz="6" w:space="0" w:color="auto"/>
            </w:tcBorders>
            <w:vAlign w:val="center"/>
          </w:tcPr>
          <w:p w14:paraId="26D806C1" w14:textId="77777777" w:rsidR="00DB7D2C" w:rsidRPr="00DC1EB3" w:rsidRDefault="00DB7D2C" w:rsidP="00DB7D2C">
            <w:pPr>
              <w:pStyle w:val="TableField-Left"/>
              <w:rPr>
                <w:rFonts w:ascii="Calibri Light" w:hAnsi="Calibri Light" w:cs="Arial"/>
                <w:strike/>
              </w:rPr>
            </w:pPr>
            <w:r w:rsidRPr="00DC1EB3">
              <w:rPr>
                <w:rFonts w:ascii="Calibri Light" w:hAnsi="Calibri Light"/>
                <w:strike/>
                <w:color w:val="000000"/>
                <w:szCs w:val="22"/>
              </w:rPr>
              <w:t>E-CIM-CS-07 - User Utility Tax indicator and exception status</w:t>
            </w:r>
          </w:p>
        </w:tc>
      </w:tr>
    </w:tbl>
    <w:p w14:paraId="22BDA848" w14:textId="77777777" w:rsidR="000F1011" w:rsidRPr="00051345" w:rsidRDefault="000F1011" w:rsidP="004C3FE1">
      <w:pPr>
        <w:pStyle w:val="Heading3"/>
        <w:keepNext/>
        <w:numPr>
          <w:ilvl w:val="2"/>
          <w:numId w:val="5"/>
        </w:numPr>
        <w:tabs>
          <w:tab w:val="left" w:pos="1440"/>
        </w:tabs>
        <w:spacing w:before="120" w:after="120"/>
        <w:ind w:left="1440" w:hanging="900"/>
        <w:rPr>
          <w:rFonts w:ascii="Calibri Light" w:hAnsi="Calibri Light"/>
        </w:rPr>
      </w:pPr>
      <w:bookmarkStart w:id="815" w:name="_Toc406588322"/>
      <w:bookmarkStart w:id="816" w:name="_Toc491613840"/>
      <w:bookmarkStart w:id="817" w:name="_Toc509274841"/>
      <w:bookmarkStart w:id="818" w:name="_Toc406588327"/>
      <w:r w:rsidRPr="00051345">
        <w:rPr>
          <w:rFonts w:ascii="Calibri Light" w:hAnsi="Calibri Light"/>
        </w:rPr>
        <w:t>Forms</w:t>
      </w:r>
      <w:bookmarkEnd w:id="815"/>
      <w:bookmarkEnd w:id="816"/>
      <w:bookmarkEnd w:id="817"/>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0F1011" w:rsidRPr="00051345" w14:paraId="616A1525" w14:textId="77777777" w:rsidTr="00613D1D">
        <w:trPr>
          <w:cantSplit/>
          <w:trHeight w:val="432"/>
          <w:tblHeader/>
        </w:trPr>
        <w:tc>
          <w:tcPr>
            <w:tcW w:w="5868" w:type="dxa"/>
            <w:tcBorders>
              <w:top w:val="threeDEmboss" w:sz="6" w:space="0" w:color="auto"/>
              <w:bottom w:val="threeDEmboss" w:sz="6" w:space="0" w:color="auto"/>
            </w:tcBorders>
            <w:shd w:val="clear" w:color="auto" w:fill="F9FBAF"/>
            <w:vAlign w:val="center"/>
          </w:tcPr>
          <w:p w14:paraId="60ED8A93" w14:textId="77777777" w:rsidR="000F1011" w:rsidRPr="00051345" w:rsidRDefault="00C22E99" w:rsidP="00613D1D">
            <w:pPr>
              <w:pStyle w:val="TableHeader-Left"/>
              <w:rPr>
                <w:rFonts w:ascii="Calibri Light" w:hAnsi="Calibri Light" w:cs="Arial"/>
              </w:rPr>
            </w:pPr>
            <w:r w:rsidRPr="00051345">
              <w:rPr>
                <w:rFonts w:ascii="Calibri Light" w:hAnsi="Calibri Light" w:cs="Arial"/>
              </w:rPr>
              <w:t>Form Name &amp; Description (List Requirements</w:t>
            </w:r>
            <w:r w:rsidR="004B1A4F" w:rsidRPr="00051345">
              <w:rPr>
                <w:rFonts w:ascii="Calibri Light" w:hAnsi="Calibri Light" w:cs="Arial"/>
              </w:rPr>
              <w:t xml:space="preserve"> met by this Form</w:t>
            </w:r>
            <w:r w:rsidRPr="00051345">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13EA20FE" w14:textId="77777777" w:rsidR="000F1011" w:rsidRPr="00051345" w:rsidRDefault="000F1011" w:rsidP="00613D1D">
            <w:pPr>
              <w:pStyle w:val="TableHeader-Left"/>
              <w:rPr>
                <w:rFonts w:ascii="Calibri Light" w:hAnsi="Calibri Light" w:cs="Arial"/>
              </w:rPr>
            </w:pPr>
            <w:r w:rsidRPr="00051345">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18005FDB" w14:textId="77777777" w:rsidR="000F1011" w:rsidRPr="00051345" w:rsidRDefault="000F1011" w:rsidP="00613D1D">
            <w:pPr>
              <w:pStyle w:val="TableHeader-Left"/>
              <w:rPr>
                <w:rFonts w:ascii="Calibri Light" w:hAnsi="Calibri Light" w:cs="Arial"/>
              </w:rPr>
            </w:pPr>
            <w:r w:rsidRPr="00051345">
              <w:rPr>
                <w:rFonts w:ascii="Calibri Light" w:hAnsi="Calibri Light" w:cs="Arial"/>
              </w:rPr>
              <w:t>Reference ID</w:t>
            </w:r>
          </w:p>
        </w:tc>
      </w:tr>
      <w:tr w:rsidR="000F1011" w:rsidRPr="00051345" w14:paraId="36B3B69F" w14:textId="77777777" w:rsidTr="00613D1D">
        <w:trPr>
          <w:cantSplit/>
          <w:trHeight w:val="432"/>
        </w:trPr>
        <w:tc>
          <w:tcPr>
            <w:tcW w:w="5868" w:type="dxa"/>
            <w:tcBorders>
              <w:top w:val="threeDEmboss" w:sz="6" w:space="0" w:color="auto"/>
              <w:bottom w:val="single" w:sz="6" w:space="0" w:color="auto"/>
            </w:tcBorders>
            <w:vAlign w:val="center"/>
          </w:tcPr>
          <w:p w14:paraId="3DBA1C4F" w14:textId="77777777" w:rsidR="000F1011" w:rsidRPr="00051345" w:rsidRDefault="008E6FB4" w:rsidP="00613D1D">
            <w:pPr>
              <w:pStyle w:val="TableField-Left"/>
              <w:rPr>
                <w:rFonts w:ascii="Calibri Light" w:hAnsi="Calibri Light" w:cs="Arial"/>
              </w:rPr>
            </w:pPr>
            <w:r w:rsidRPr="00051345">
              <w:rPr>
                <w:rFonts w:ascii="Calibri Light" w:hAnsi="Calibri Light" w:cs="Arial"/>
              </w:rPr>
              <w:t>N/A</w:t>
            </w:r>
          </w:p>
        </w:tc>
        <w:tc>
          <w:tcPr>
            <w:tcW w:w="1710" w:type="dxa"/>
            <w:tcBorders>
              <w:top w:val="threeDEmboss" w:sz="6" w:space="0" w:color="auto"/>
              <w:bottom w:val="single" w:sz="6" w:space="0" w:color="auto"/>
            </w:tcBorders>
            <w:vAlign w:val="center"/>
          </w:tcPr>
          <w:p w14:paraId="27DCE3CF" w14:textId="77777777" w:rsidR="000F1011" w:rsidRPr="00051345" w:rsidRDefault="008E6FB4" w:rsidP="00613D1D">
            <w:pPr>
              <w:pStyle w:val="TableField-Left"/>
              <w:rPr>
                <w:rFonts w:ascii="Calibri Light" w:hAnsi="Calibri Light" w:cs="Arial"/>
              </w:rPr>
            </w:pPr>
            <w:r w:rsidRPr="00051345">
              <w:rPr>
                <w:rFonts w:ascii="Calibri Light" w:hAnsi="Calibri Light" w:cs="Arial"/>
              </w:rPr>
              <w:t>N/A</w:t>
            </w:r>
          </w:p>
        </w:tc>
        <w:tc>
          <w:tcPr>
            <w:tcW w:w="1890" w:type="dxa"/>
            <w:tcBorders>
              <w:top w:val="threeDEmboss" w:sz="6" w:space="0" w:color="auto"/>
              <w:bottom w:val="single" w:sz="6" w:space="0" w:color="auto"/>
            </w:tcBorders>
            <w:vAlign w:val="center"/>
          </w:tcPr>
          <w:p w14:paraId="601C3F42" w14:textId="77777777" w:rsidR="000F1011" w:rsidRPr="00051345" w:rsidRDefault="008E6FB4" w:rsidP="00613D1D">
            <w:pPr>
              <w:pStyle w:val="TableField-Left"/>
              <w:rPr>
                <w:rFonts w:ascii="Calibri Light" w:hAnsi="Calibri Light" w:cs="Arial"/>
              </w:rPr>
            </w:pPr>
            <w:r w:rsidRPr="00051345">
              <w:rPr>
                <w:rFonts w:ascii="Calibri Light" w:hAnsi="Calibri Light" w:cs="Arial"/>
              </w:rPr>
              <w:t>N/A</w:t>
            </w:r>
          </w:p>
        </w:tc>
      </w:tr>
    </w:tbl>
    <w:p w14:paraId="2771BDF7" w14:textId="77777777" w:rsidR="00E0118B" w:rsidRPr="00051345" w:rsidRDefault="00E0118B" w:rsidP="004C3FE1">
      <w:pPr>
        <w:pStyle w:val="Heading3"/>
        <w:keepNext/>
        <w:numPr>
          <w:ilvl w:val="2"/>
          <w:numId w:val="5"/>
        </w:numPr>
        <w:tabs>
          <w:tab w:val="left" w:pos="1440"/>
        </w:tabs>
        <w:spacing w:before="120" w:after="120"/>
        <w:ind w:left="1440" w:hanging="900"/>
        <w:rPr>
          <w:rFonts w:ascii="Calibri Light" w:hAnsi="Calibri Light"/>
        </w:rPr>
      </w:pPr>
      <w:bookmarkStart w:id="819" w:name="_Toc491613841"/>
      <w:bookmarkStart w:id="820" w:name="_Toc509274842"/>
      <w:r w:rsidRPr="00051345">
        <w:rPr>
          <w:rFonts w:ascii="Calibri Light" w:hAnsi="Calibri Light"/>
        </w:rPr>
        <w:t>Workflows</w:t>
      </w:r>
      <w:bookmarkEnd w:id="818"/>
      <w:bookmarkEnd w:id="819"/>
      <w:bookmarkEnd w:id="820"/>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051345" w14:paraId="170D6045"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51917C27" w14:textId="77777777" w:rsidR="00E0118B" w:rsidRPr="00051345" w:rsidRDefault="004B1A4F" w:rsidP="0035091A">
            <w:pPr>
              <w:pStyle w:val="TableHeader-Left"/>
              <w:rPr>
                <w:rFonts w:ascii="Calibri Light" w:hAnsi="Calibri Light" w:cs="Arial"/>
              </w:rPr>
            </w:pPr>
            <w:r w:rsidRPr="00051345">
              <w:rPr>
                <w:rFonts w:ascii="Calibri Light" w:hAnsi="Calibri Light" w:cs="Arial"/>
              </w:rPr>
              <w:t>Workflow Name &amp; Description (List Requirements met by this Workflow)</w:t>
            </w:r>
          </w:p>
        </w:tc>
        <w:tc>
          <w:tcPr>
            <w:tcW w:w="1710" w:type="dxa"/>
            <w:tcBorders>
              <w:top w:val="threeDEmboss" w:sz="6" w:space="0" w:color="auto"/>
              <w:bottom w:val="threeDEmboss" w:sz="6" w:space="0" w:color="auto"/>
            </w:tcBorders>
            <w:shd w:val="clear" w:color="auto" w:fill="F9FBAF"/>
            <w:vAlign w:val="center"/>
          </w:tcPr>
          <w:p w14:paraId="5554D2B0"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322380B5" w14:textId="77777777" w:rsidR="00E0118B" w:rsidRPr="00051345" w:rsidRDefault="00E0118B" w:rsidP="0035091A">
            <w:pPr>
              <w:pStyle w:val="TableHeader-Left"/>
              <w:rPr>
                <w:rFonts w:ascii="Calibri Light" w:hAnsi="Calibri Light" w:cs="Arial"/>
              </w:rPr>
            </w:pPr>
            <w:r w:rsidRPr="00051345">
              <w:rPr>
                <w:rFonts w:ascii="Calibri Light" w:hAnsi="Calibri Light" w:cs="Arial"/>
              </w:rPr>
              <w:t>Reference ID</w:t>
            </w:r>
          </w:p>
        </w:tc>
      </w:tr>
      <w:tr w:rsidR="00E0118B" w:rsidRPr="00051345" w14:paraId="5CE74104" w14:textId="77777777" w:rsidTr="0035091A">
        <w:trPr>
          <w:cantSplit/>
          <w:trHeight w:val="432"/>
        </w:trPr>
        <w:tc>
          <w:tcPr>
            <w:tcW w:w="5868" w:type="dxa"/>
            <w:tcBorders>
              <w:top w:val="threeDEmboss" w:sz="6" w:space="0" w:color="auto"/>
              <w:bottom w:val="single" w:sz="6" w:space="0" w:color="auto"/>
            </w:tcBorders>
            <w:vAlign w:val="center"/>
          </w:tcPr>
          <w:p w14:paraId="7732F99A" w14:textId="77777777" w:rsidR="00E0118B" w:rsidRPr="00051345" w:rsidRDefault="00DB7542" w:rsidP="0035091A">
            <w:pPr>
              <w:pStyle w:val="TableField-Left"/>
              <w:rPr>
                <w:rFonts w:ascii="Calibri Light" w:hAnsi="Calibri Light" w:cs="Arial"/>
              </w:rPr>
            </w:pPr>
            <w:r w:rsidRPr="00051345">
              <w:rPr>
                <w:rFonts w:ascii="Calibri Light" w:hAnsi="Calibri Light" w:cs="Arial"/>
              </w:rPr>
              <w:t>N/A</w:t>
            </w:r>
          </w:p>
        </w:tc>
        <w:tc>
          <w:tcPr>
            <w:tcW w:w="1710" w:type="dxa"/>
            <w:tcBorders>
              <w:top w:val="threeDEmboss" w:sz="6" w:space="0" w:color="auto"/>
              <w:bottom w:val="single" w:sz="6" w:space="0" w:color="auto"/>
            </w:tcBorders>
            <w:vAlign w:val="center"/>
          </w:tcPr>
          <w:p w14:paraId="799E6E2C" w14:textId="77777777" w:rsidR="00E0118B" w:rsidRPr="00051345" w:rsidRDefault="00DB7542" w:rsidP="0035091A">
            <w:pPr>
              <w:pStyle w:val="TableField-Left"/>
              <w:rPr>
                <w:rFonts w:ascii="Calibri Light" w:hAnsi="Calibri Light" w:cs="Arial"/>
              </w:rPr>
            </w:pPr>
            <w:r w:rsidRPr="00051345">
              <w:rPr>
                <w:rFonts w:ascii="Calibri Light" w:hAnsi="Calibri Light" w:cs="Arial"/>
              </w:rPr>
              <w:t>N/A</w:t>
            </w:r>
          </w:p>
        </w:tc>
        <w:tc>
          <w:tcPr>
            <w:tcW w:w="1890" w:type="dxa"/>
            <w:tcBorders>
              <w:top w:val="threeDEmboss" w:sz="6" w:space="0" w:color="auto"/>
              <w:bottom w:val="single" w:sz="6" w:space="0" w:color="auto"/>
            </w:tcBorders>
            <w:vAlign w:val="center"/>
          </w:tcPr>
          <w:p w14:paraId="4DF5771C" w14:textId="77777777" w:rsidR="00E0118B" w:rsidRPr="00051345" w:rsidRDefault="00DB7542" w:rsidP="0035091A">
            <w:pPr>
              <w:pStyle w:val="TableField-Left"/>
              <w:rPr>
                <w:rFonts w:ascii="Calibri Light" w:hAnsi="Calibri Light" w:cs="Arial"/>
              </w:rPr>
            </w:pPr>
            <w:r w:rsidRPr="00051345">
              <w:rPr>
                <w:rFonts w:ascii="Calibri Light" w:hAnsi="Calibri Light" w:cs="Arial"/>
              </w:rPr>
              <w:t>N/A</w:t>
            </w:r>
          </w:p>
        </w:tc>
      </w:tr>
    </w:tbl>
    <w:p w14:paraId="2EB61A1C" w14:textId="77777777" w:rsidR="0035091A" w:rsidRPr="00051345" w:rsidRDefault="0035091A" w:rsidP="0035091A">
      <w:pPr>
        <w:pStyle w:val="Heading2TextBulleted"/>
        <w:numPr>
          <w:ilvl w:val="0"/>
          <w:numId w:val="0"/>
        </w:numPr>
        <w:ind w:left="360" w:hanging="360"/>
        <w:rPr>
          <w:rFonts w:ascii="Calibri Light" w:hAnsi="Calibri Light" w:cs="Arial"/>
        </w:rPr>
      </w:pPr>
    </w:p>
    <w:p w14:paraId="1B146DFB" w14:textId="77777777" w:rsidR="00E0118B" w:rsidRPr="00051345" w:rsidRDefault="00E0118B" w:rsidP="00A137A7">
      <w:pPr>
        <w:pStyle w:val="Heading2"/>
        <w:numPr>
          <w:ilvl w:val="1"/>
          <w:numId w:val="5"/>
        </w:numPr>
      </w:pPr>
      <w:bookmarkStart w:id="821" w:name="_Toc406588329"/>
      <w:bookmarkStart w:id="822" w:name="_Toc491613843"/>
      <w:bookmarkStart w:id="823" w:name="_Toc509274843"/>
      <w:r w:rsidRPr="00051345">
        <w:lastRenderedPageBreak/>
        <w:t>IDEX Considerations</w:t>
      </w:r>
      <w:bookmarkEnd w:id="821"/>
      <w:bookmarkEnd w:id="822"/>
      <w:bookmarkEnd w:id="823"/>
    </w:p>
    <w:p w14:paraId="79CBE66F" w14:textId="77777777" w:rsidR="00E0118B" w:rsidRPr="00051345" w:rsidRDefault="00116EF9" w:rsidP="00AC0521">
      <w:pPr>
        <w:pStyle w:val="Heading2TextBulleted"/>
        <w:numPr>
          <w:ilvl w:val="0"/>
          <w:numId w:val="0"/>
        </w:numPr>
        <w:ind w:left="936" w:hanging="360"/>
        <w:rPr>
          <w:rFonts w:ascii="Calibri Light" w:hAnsi="Calibri Light" w:cs="Arial"/>
        </w:rPr>
      </w:pPr>
      <w:r w:rsidRPr="00051345">
        <w:rPr>
          <w:rFonts w:ascii="Calibri Light" w:hAnsi="Calibri Light" w:cs="Arial"/>
        </w:rPr>
        <w:t>N/A</w:t>
      </w:r>
    </w:p>
    <w:p w14:paraId="1E542FA1" w14:textId="77777777" w:rsidR="00E0118B" w:rsidRPr="00051345" w:rsidRDefault="00502459" w:rsidP="00A137A7">
      <w:pPr>
        <w:pStyle w:val="Heading2"/>
        <w:numPr>
          <w:ilvl w:val="1"/>
          <w:numId w:val="5"/>
        </w:numPr>
      </w:pPr>
      <w:bookmarkStart w:id="824" w:name="_Toc406588330"/>
      <w:bookmarkStart w:id="825" w:name="_Toc491613844"/>
      <w:bookmarkStart w:id="826" w:name="_Toc509274844"/>
      <w:r w:rsidRPr="00051345">
        <w:t xml:space="preserve">Production </w:t>
      </w:r>
      <w:r w:rsidR="00C61E31" w:rsidRPr="00051345">
        <w:t xml:space="preserve">System </w:t>
      </w:r>
      <w:r w:rsidR="00E0118B" w:rsidRPr="00051345">
        <w:t>Cut-over Considerations</w:t>
      </w:r>
      <w:bookmarkEnd w:id="824"/>
      <w:bookmarkEnd w:id="825"/>
      <w:bookmarkEnd w:id="826"/>
    </w:p>
    <w:p w14:paraId="1EB3FE58" w14:textId="77777777" w:rsidR="00C621E5" w:rsidRDefault="00C621E5" w:rsidP="00C621E5">
      <w:pPr>
        <w:pStyle w:val="Heading2TextBulleted"/>
        <w:numPr>
          <w:ilvl w:val="0"/>
          <w:numId w:val="20"/>
        </w:numPr>
        <w:rPr>
          <w:rFonts w:ascii="Calibri Light" w:hAnsi="Calibri Light" w:cs="Arial"/>
        </w:rPr>
      </w:pPr>
      <w:r w:rsidRPr="00C621E5">
        <w:rPr>
          <w:rFonts w:ascii="Calibri Light" w:hAnsi="Calibri Light" w:cs="Arial"/>
        </w:rPr>
        <w:t>12 months of billing history will be migrated over. This will be handled by UB.</w:t>
      </w:r>
    </w:p>
    <w:p w14:paraId="7A313B0D" w14:textId="1A807F66" w:rsidR="00C621E5" w:rsidRDefault="00C621E5" w:rsidP="00C621E5">
      <w:pPr>
        <w:pStyle w:val="Heading2TextBulleted"/>
        <w:numPr>
          <w:ilvl w:val="0"/>
          <w:numId w:val="20"/>
        </w:numPr>
        <w:rPr>
          <w:rFonts w:ascii="Calibri Light" w:hAnsi="Calibri Light" w:cs="Arial"/>
        </w:rPr>
      </w:pPr>
      <w:r w:rsidRPr="00C621E5">
        <w:rPr>
          <w:rFonts w:ascii="Calibri Light" w:hAnsi="Calibri Light" w:cs="Arial"/>
        </w:rPr>
        <w:t>Bill image will not be migrated over</w:t>
      </w:r>
      <w:r w:rsidR="004F4DDF">
        <w:rPr>
          <w:rFonts w:ascii="Calibri Light" w:hAnsi="Calibri Light" w:cs="Arial"/>
        </w:rPr>
        <w:t>, as it is not necessary, they will be available in Open Text</w:t>
      </w:r>
    </w:p>
    <w:p w14:paraId="4DB34DB2" w14:textId="77777777" w:rsidR="00C621E5" w:rsidRDefault="00C621E5" w:rsidP="00C621E5">
      <w:pPr>
        <w:pStyle w:val="Heading2TextBulleted"/>
        <w:numPr>
          <w:ilvl w:val="0"/>
          <w:numId w:val="20"/>
        </w:numPr>
        <w:rPr>
          <w:rFonts w:ascii="Calibri Light" w:hAnsi="Calibri Light" w:cs="Arial"/>
        </w:rPr>
      </w:pPr>
      <w:r>
        <w:rPr>
          <w:rFonts w:ascii="Calibri Light" w:hAnsi="Calibri Light" w:cs="Arial"/>
        </w:rPr>
        <w:t>Bill image generated by OpenText starting 2018 will be made available in CSRP system during cut-over.</w:t>
      </w:r>
    </w:p>
    <w:p w14:paraId="72B875C2" w14:textId="0D613E34" w:rsidR="004C3FE1" w:rsidRPr="00C621E5" w:rsidRDefault="006B4ED3" w:rsidP="00C621E5">
      <w:pPr>
        <w:pStyle w:val="Heading2TextBulleted"/>
        <w:numPr>
          <w:ilvl w:val="0"/>
          <w:numId w:val="20"/>
        </w:numPr>
        <w:rPr>
          <w:rFonts w:ascii="Calibri Light" w:hAnsi="Calibri Light" w:cs="Arial"/>
        </w:rPr>
      </w:pPr>
      <w:r>
        <w:rPr>
          <w:rFonts w:ascii="Calibri Light" w:hAnsi="Calibri Light" w:cs="Arial"/>
        </w:rPr>
        <w:t>SCE</w:t>
      </w:r>
      <w:r w:rsidR="008E468F">
        <w:rPr>
          <w:rFonts w:ascii="Calibri Light" w:hAnsi="Calibri Light" w:cs="Arial"/>
        </w:rPr>
        <w:t xml:space="preserve"> will need IT to extract a list of all active BI related cases prior to go-live so they can be managed outside of SAP until clos</w:t>
      </w:r>
      <w:r w:rsidR="002C5FF3">
        <w:rPr>
          <w:rFonts w:ascii="Calibri Light" w:hAnsi="Calibri Light" w:cs="Arial"/>
        </w:rPr>
        <w:t>ed</w:t>
      </w:r>
      <w:r w:rsidR="008E468F">
        <w:rPr>
          <w:rFonts w:ascii="Calibri Light" w:hAnsi="Calibri Light" w:cs="Arial"/>
        </w:rPr>
        <w:t xml:space="preserve"> or manually created after go-live.  </w:t>
      </w:r>
    </w:p>
    <w:p w14:paraId="298A9A59" w14:textId="77777777" w:rsidR="00E0118B" w:rsidRPr="00051345" w:rsidRDefault="00872604" w:rsidP="00A137A7">
      <w:pPr>
        <w:pStyle w:val="Heading2"/>
      </w:pPr>
      <w:bookmarkStart w:id="827" w:name="_Toc509274845"/>
      <w:r w:rsidRPr="00051345">
        <w:t xml:space="preserve">4.4 </w:t>
      </w:r>
      <w:bookmarkStart w:id="828" w:name="_Toc406588331"/>
      <w:bookmarkStart w:id="829" w:name="_Toc491613845"/>
      <w:r w:rsidR="00E0118B" w:rsidRPr="00051345">
        <w:t>Other Considerations</w:t>
      </w:r>
      <w:bookmarkEnd w:id="827"/>
      <w:bookmarkEnd w:id="828"/>
      <w:bookmarkEnd w:id="829"/>
    </w:p>
    <w:p w14:paraId="4550205F" w14:textId="77777777" w:rsidR="00E0118B" w:rsidRPr="00051345" w:rsidRDefault="00116EF9" w:rsidP="00AC0521">
      <w:pPr>
        <w:pStyle w:val="Heading2TextBulleted"/>
        <w:numPr>
          <w:ilvl w:val="0"/>
          <w:numId w:val="0"/>
        </w:numPr>
        <w:ind w:left="576"/>
        <w:rPr>
          <w:rFonts w:ascii="Calibri Light" w:hAnsi="Calibri Light" w:cs="Arial"/>
        </w:rPr>
      </w:pPr>
      <w:r w:rsidRPr="00051345">
        <w:rPr>
          <w:rFonts w:ascii="Calibri Light" w:hAnsi="Calibri Light" w:cs="Arial"/>
        </w:rPr>
        <w:t>N/A</w:t>
      </w:r>
    </w:p>
    <w:p w14:paraId="2DF6C6C3" w14:textId="77777777" w:rsidR="00E0118B" w:rsidRPr="00051345" w:rsidRDefault="00E0118B" w:rsidP="00E0118B">
      <w:pPr>
        <w:rPr>
          <w:rFonts w:ascii="Calibri Light" w:hAnsi="Calibri Light" w:cs="Arial"/>
        </w:rPr>
      </w:pPr>
    </w:p>
    <w:p w14:paraId="6F33F00B" w14:textId="77777777" w:rsidR="00E0118B" w:rsidRPr="00051345" w:rsidRDefault="003A2B84" w:rsidP="004C3FE1">
      <w:pPr>
        <w:pStyle w:val="Heading1"/>
        <w:rPr>
          <w:rFonts w:ascii="Calibri Light" w:hAnsi="Calibri Light"/>
        </w:rPr>
      </w:pPr>
      <w:bookmarkStart w:id="830" w:name="_Toc406588332"/>
      <w:bookmarkStart w:id="831" w:name="_Toc491613846"/>
      <w:r w:rsidRPr="00051345">
        <w:rPr>
          <w:rFonts w:ascii="Calibri Light" w:hAnsi="Calibri Light"/>
        </w:rPr>
        <w:lastRenderedPageBreak/>
        <w:t xml:space="preserve">  </w:t>
      </w:r>
      <w:bookmarkStart w:id="832" w:name="_Toc509274846"/>
      <w:r w:rsidR="00E0118B" w:rsidRPr="00051345">
        <w:rPr>
          <w:rFonts w:ascii="Calibri Light" w:hAnsi="Calibri Light"/>
        </w:rPr>
        <w:t>Change Management</w:t>
      </w:r>
      <w:bookmarkEnd w:id="832"/>
      <w:r w:rsidR="00E0118B" w:rsidRPr="00051345">
        <w:rPr>
          <w:rFonts w:ascii="Calibri Light" w:hAnsi="Calibri Light"/>
        </w:rPr>
        <w:t xml:space="preserve"> </w:t>
      </w:r>
      <w:bookmarkEnd w:id="830"/>
      <w:bookmarkEnd w:id="831"/>
    </w:p>
    <w:p w14:paraId="368CC198" w14:textId="13E56F8C" w:rsidR="00E0118B" w:rsidRDefault="00DA26C3" w:rsidP="00A137A7">
      <w:pPr>
        <w:pStyle w:val="Heading2"/>
        <w:rPr>
          <w:ins w:id="833" w:author="Tuan Howe Yap" w:date="2019-12-04T16:29:00Z"/>
        </w:rPr>
      </w:pPr>
      <w:bookmarkStart w:id="834" w:name="_Toc406588333"/>
      <w:bookmarkStart w:id="835" w:name="_Toc491613847"/>
      <w:bookmarkStart w:id="836" w:name="_Toc509274847"/>
      <w:r w:rsidRPr="00051345">
        <w:t xml:space="preserve">5.1 </w:t>
      </w:r>
      <w:r w:rsidR="00E0118B" w:rsidRPr="00051345">
        <w:t>Change Impacts</w:t>
      </w:r>
      <w:bookmarkEnd w:id="834"/>
      <w:bookmarkEnd w:id="835"/>
      <w:bookmarkEnd w:id="836"/>
    </w:p>
    <w:p w14:paraId="63F4FDBD" w14:textId="1E508431" w:rsidR="00781EB0" w:rsidRDefault="00781EB0" w:rsidP="00781EB0">
      <w:pPr>
        <w:ind w:left="450"/>
        <w:rPr>
          <w:ins w:id="837" w:author="Tuan Howe Yap" w:date="2019-12-04T16:30:00Z"/>
        </w:rPr>
      </w:pPr>
      <w:ins w:id="838" w:author="Tuan Howe Yap" w:date="2019-12-04T16:30:00Z">
        <w:r w:rsidRPr="00781EB0">
          <w:t>For the most current change impacts, refer to APSE Gen Doc 914 Change Impact Refresh</w:t>
        </w:r>
      </w:ins>
      <w:ins w:id="839" w:author="Tuan Howe Yap" w:date="2019-12-04T16:32:00Z">
        <w:r>
          <w:t xml:space="preserve"> </w:t>
        </w:r>
      </w:ins>
      <w:ins w:id="840" w:author="Tuan Howe Yap" w:date="2019-12-04T16:30:00Z">
        <w:r w:rsidRPr="00781EB0">
          <w:t>/</w:t>
        </w:r>
      </w:ins>
      <w:ins w:id="841" w:author="Tuan Howe Yap" w:date="2019-12-04T16:32:00Z">
        <w:r>
          <w:t xml:space="preserve"> </w:t>
        </w:r>
      </w:ins>
      <w:ins w:id="842" w:author="Tuan Howe Yap" w:date="2019-12-04T16:30:00Z">
        <w:r w:rsidRPr="00781EB0">
          <w:t>Executive Summaries</w:t>
        </w:r>
      </w:ins>
    </w:p>
    <w:p w14:paraId="07E71C4A" w14:textId="77777777" w:rsidR="00781EB0" w:rsidRPr="00781EB0" w:rsidRDefault="00781EB0" w:rsidP="00781EB0"/>
    <w:tbl>
      <w:tblPr>
        <w:tblW w:w="9183"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2816"/>
        <w:gridCol w:w="1620"/>
        <w:gridCol w:w="1980"/>
        <w:gridCol w:w="1351"/>
        <w:gridCol w:w="1416"/>
      </w:tblGrid>
      <w:tr w:rsidR="005C6879" w:rsidRPr="00051345" w14:paraId="111862A5" w14:textId="77777777" w:rsidTr="00996F6F">
        <w:trPr>
          <w:cantSplit/>
          <w:trHeight w:val="432"/>
          <w:tblHeader/>
        </w:trPr>
        <w:tc>
          <w:tcPr>
            <w:tcW w:w="2816" w:type="dxa"/>
            <w:tcBorders>
              <w:top w:val="threeDEmboss" w:sz="6" w:space="0" w:color="auto"/>
              <w:bottom w:val="single" w:sz="6" w:space="0" w:color="auto"/>
            </w:tcBorders>
            <w:shd w:val="clear" w:color="auto" w:fill="F9FBAF"/>
            <w:vAlign w:val="center"/>
          </w:tcPr>
          <w:p w14:paraId="50EBB7C3" w14:textId="77777777" w:rsidR="005C6879" w:rsidRPr="00051345" w:rsidRDefault="00B33A9A" w:rsidP="005C6879">
            <w:pPr>
              <w:pStyle w:val="TableHeader-Left"/>
              <w:rPr>
                <w:rFonts w:ascii="Calibri Light" w:hAnsi="Calibri Light" w:cs="Arial"/>
              </w:rPr>
            </w:pPr>
            <w:r w:rsidRPr="00051345">
              <w:rPr>
                <w:rFonts w:ascii="Calibri Light" w:hAnsi="Calibri Light" w:cs="Arial"/>
              </w:rPr>
              <w:t>Change Element Short Description</w:t>
            </w:r>
          </w:p>
        </w:tc>
        <w:tc>
          <w:tcPr>
            <w:tcW w:w="1620" w:type="dxa"/>
            <w:tcBorders>
              <w:top w:val="threeDEmboss" w:sz="6" w:space="0" w:color="auto"/>
              <w:bottom w:val="single" w:sz="6" w:space="0" w:color="auto"/>
            </w:tcBorders>
            <w:shd w:val="clear" w:color="auto" w:fill="F9FBAF"/>
            <w:vAlign w:val="center"/>
          </w:tcPr>
          <w:p w14:paraId="7DF5A1FB" w14:textId="77777777" w:rsidR="005C6879" w:rsidRPr="00051345" w:rsidRDefault="00B33A9A" w:rsidP="005C6879">
            <w:pPr>
              <w:pStyle w:val="TableHeader-Left"/>
              <w:rPr>
                <w:rFonts w:ascii="Calibri Light" w:hAnsi="Calibri Light" w:cs="Arial"/>
              </w:rPr>
            </w:pPr>
            <w:r w:rsidRPr="00051345">
              <w:rPr>
                <w:rFonts w:ascii="Calibri Light" w:hAnsi="Calibri Light" w:cs="Arial"/>
              </w:rPr>
              <w:t>Change Impact Category</w:t>
            </w:r>
          </w:p>
        </w:tc>
        <w:tc>
          <w:tcPr>
            <w:tcW w:w="1980" w:type="dxa"/>
            <w:tcBorders>
              <w:top w:val="threeDEmboss" w:sz="6" w:space="0" w:color="auto"/>
              <w:bottom w:val="single" w:sz="6" w:space="0" w:color="auto"/>
            </w:tcBorders>
            <w:shd w:val="clear" w:color="auto" w:fill="F9FBAF"/>
            <w:vAlign w:val="center"/>
          </w:tcPr>
          <w:p w14:paraId="53541AD6" w14:textId="77777777" w:rsidR="005C6879" w:rsidRPr="00051345" w:rsidRDefault="00B33A9A" w:rsidP="005C6879">
            <w:pPr>
              <w:pStyle w:val="TableHeader-Left"/>
              <w:rPr>
                <w:rFonts w:ascii="Calibri Light" w:hAnsi="Calibri Light" w:cs="Arial"/>
              </w:rPr>
            </w:pPr>
            <w:r w:rsidRPr="00051345">
              <w:rPr>
                <w:rFonts w:ascii="Calibri Light" w:hAnsi="Calibri Light" w:cs="Arial"/>
              </w:rPr>
              <w:t>Audience</w:t>
            </w:r>
            <w:r w:rsidR="005C6879" w:rsidRPr="00051345">
              <w:rPr>
                <w:rFonts w:ascii="Calibri Light" w:hAnsi="Calibri Light" w:cs="Arial"/>
              </w:rPr>
              <w:t xml:space="preserve"> Group(s)</w:t>
            </w:r>
          </w:p>
        </w:tc>
        <w:tc>
          <w:tcPr>
            <w:tcW w:w="1351" w:type="dxa"/>
            <w:tcBorders>
              <w:top w:val="threeDEmboss" w:sz="6" w:space="0" w:color="auto"/>
              <w:bottom w:val="single" w:sz="6" w:space="0" w:color="auto"/>
            </w:tcBorders>
            <w:shd w:val="clear" w:color="auto" w:fill="F9FBAF"/>
            <w:vAlign w:val="center"/>
          </w:tcPr>
          <w:p w14:paraId="5C9658EF" w14:textId="77777777" w:rsidR="005C6879" w:rsidRPr="00051345" w:rsidRDefault="00B33A9A" w:rsidP="005C6879">
            <w:pPr>
              <w:pStyle w:val="TableHeader-Left"/>
              <w:rPr>
                <w:rFonts w:ascii="Calibri Light" w:hAnsi="Calibri Light" w:cs="Arial"/>
              </w:rPr>
            </w:pPr>
            <w:r w:rsidRPr="00051345">
              <w:rPr>
                <w:rFonts w:ascii="Calibri Light" w:hAnsi="Calibri Light" w:cs="Arial"/>
              </w:rPr>
              <w:t>Impact</w:t>
            </w:r>
          </w:p>
        </w:tc>
        <w:tc>
          <w:tcPr>
            <w:tcW w:w="1416" w:type="dxa"/>
            <w:tcBorders>
              <w:top w:val="threeDEmboss" w:sz="6" w:space="0" w:color="auto"/>
              <w:bottom w:val="single" w:sz="6" w:space="0" w:color="auto"/>
            </w:tcBorders>
            <w:shd w:val="clear" w:color="auto" w:fill="F9FBAF"/>
            <w:vAlign w:val="center"/>
          </w:tcPr>
          <w:p w14:paraId="0EDEB6D3" w14:textId="77777777" w:rsidR="005C6879" w:rsidRPr="00051345" w:rsidRDefault="005C6879" w:rsidP="005C6879">
            <w:pPr>
              <w:pStyle w:val="TableHeader-Left"/>
              <w:rPr>
                <w:rFonts w:ascii="Calibri Light" w:hAnsi="Calibri Light" w:cs="Arial"/>
              </w:rPr>
            </w:pPr>
            <w:r w:rsidRPr="00051345">
              <w:rPr>
                <w:rFonts w:ascii="Calibri Light" w:hAnsi="Calibri Light" w:cs="Arial"/>
              </w:rPr>
              <w:t>Business Effort</w:t>
            </w:r>
          </w:p>
        </w:tc>
      </w:tr>
      <w:tr w:rsidR="00DC69F2" w:rsidRPr="00051345" w14:paraId="382AFFF2" w14:textId="77777777" w:rsidTr="00996F6F">
        <w:trPr>
          <w:cantSplit/>
          <w:trHeight w:val="432"/>
        </w:trPr>
        <w:tc>
          <w:tcPr>
            <w:tcW w:w="2816" w:type="dxa"/>
            <w:tcBorders>
              <w:top w:val="threeDEmboss" w:sz="6" w:space="0" w:color="auto"/>
              <w:bottom w:val="threeDEmboss" w:sz="6" w:space="0" w:color="auto"/>
            </w:tcBorders>
            <w:vAlign w:val="center"/>
          </w:tcPr>
          <w:p w14:paraId="6F8D0AF0" w14:textId="77777777" w:rsidR="00DC69F2" w:rsidRPr="00051345" w:rsidRDefault="00996F6F" w:rsidP="005C6879">
            <w:pPr>
              <w:pStyle w:val="TableField-Left"/>
              <w:rPr>
                <w:rFonts w:ascii="Calibri Light" w:hAnsi="Calibri Light" w:cs="Arial"/>
              </w:rPr>
            </w:pPr>
            <w:r w:rsidRPr="00051345">
              <w:rPr>
                <w:rFonts w:ascii="Calibri Light" w:hAnsi="Calibri Light" w:cs="Arial"/>
              </w:rPr>
              <w:t>In SAP, RSO will be able to complete a billing reversal without having to cancel any future dated move in requests. Currently to complete any billing reversals, RSO needs to cancel the turn on request so that they can make billing corrections and then re-issue the turn on request. The time needed to complete the requests can be minimized since the user will not need to re-issue any other orders.</w:t>
            </w:r>
          </w:p>
        </w:tc>
        <w:tc>
          <w:tcPr>
            <w:tcW w:w="1620" w:type="dxa"/>
            <w:tcBorders>
              <w:top w:val="threeDEmboss" w:sz="6" w:space="0" w:color="auto"/>
              <w:bottom w:val="threeDEmboss" w:sz="6" w:space="0" w:color="auto"/>
            </w:tcBorders>
            <w:vAlign w:val="center"/>
          </w:tcPr>
          <w:p w14:paraId="10E97F78" w14:textId="7F910BED" w:rsidR="00DC69F2" w:rsidRPr="00051345" w:rsidRDefault="00996F6F" w:rsidP="005C6879">
            <w:pPr>
              <w:pStyle w:val="TableField-Left"/>
              <w:rPr>
                <w:rFonts w:ascii="Calibri Light" w:hAnsi="Calibri Light" w:cs="Arial"/>
              </w:rPr>
            </w:pPr>
            <w:r w:rsidRPr="00051345">
              <w:rPr>
                <w:rFonts w:ascii="Calibri Light" w:hAnsi="Calibri Light" w:cs="Arial"/>
              </w:rPr>
              <w:t>Process</w:t>
            </w:r>
            <w:r w:rsidR="0048196D">
              <w:rPr>
                <w:rFonts w:ascii="Calibri Light" w:hAnsi="Calibri Light" w:cs="Arial"/>
              </w:rPr>
              <w:t xml:space="preserve"> (150)</w:t>
            </w:r>
          </w:p>
        </w:tc>
        <w:tc>
          <w:tcPr>
            <w:tcW w:w="1980" w:type="dxa"/>
            <w:tcBorders>
              <w:top w:val="threeDEmboss" w:sz="6" w:space="0" w:color="auto"/>
              <w:bottom w:val="threeDEmboss" w:sz="6" w:space="0" w:color="auto"/>
            </w:tcBorders>
            <w:vAlign w:val="center"/>
          </w:tcPr>
          <w:p w14:paraId="68CBCFD2" w14:textId="77777777" w:rsidR="00DC69F2" w:rsidRPr="00051345" w:rsidRDefault="00996F6F" w:rsidP="00B33A9A">
            <w:pPr>
              <w:pStyle w:val="TableField-Left"/>
              <w:rPr>
                <w:rFonts w:ascii="Calibri Light" w:hAnsi="Calibri Light" w:cs="Arial"/>
              </w:rPr>
            </w:pPr>
            <w:r w:rsidRPr="00051345">
              <w:rPr>
                <w:rFonts w:ascii="Calibri Light" w:hAnsi="Calibri Light"/>
              </w:rPr>
              <w:t>CS-CSOD-RSO All</w:t>
            </w:r>
          </w:p>
        </w:tc>
        <w:tc>
          <w:tcPr>
            <w:tcW w:w="1351" w:type="dxa"/>
            <w:tcBorders>
              <w:top w:val="threeDEmboss" w:sz="6" w:space="0" w:color="auto"/>
              <w:bottom w:val="threeDEmboss" w:sz="6" w:space="0" w:color="auto"/>
            </w:tcBorders>
            <w:vAlign w:val="center"/>
          </w:tcPr>
          <w:p w14:paraId="6DF09217" w14:textId="77777777" w:rsidR="00DC69F2" w:rsidRPr="00051345" w:rsidRDefault="00996F6F" w:rsidP="005C6879">
            <w:pPr>
              <w:pStyle w:val="TableField-Left"/>
              <w:rPr>
                <w:rFonts w:ascii="Calibri Light" w:hAnsi="Calibri Light" w:cs="Arial"/>
              </w:rPr>
            </w:pPr>
            <w:r w:rsidRPr="00051345">
              <w:rPr>
                <w:rFonts w:ascii="Calibri Light" w:hAnsi="Calibri Light" w:cs="Arial"/>
              </w:rPr>
              <w:t>Low</w:t>
            </w:r>
          </w:p>
        </w:tc>
        <w:tc>
          <w:tcPr>
            <w:tcW w:w="1416" w:type="dxa"/>
            <w:tcBorders>
              <w:top w:val="threeDEmboss" w:sz="6" w:space="0" w:color="auto"/>
              <w:bottom w:val="threeDEmboss" w:sz="6" w:space="0" w:color="auto"/>
            </w:tcBorders>
            <w:vAlign w:val="center"/>
          </w:tcPr>
          <w:p w14:paraId="41215E49" w14:textId="77777777" w:rsidR="00DC69F2" w:rsidRPr="00051345" w:rsidRDefault="00996F6F" w:rsidP="005C6879">
            <w:pPr>
              <w:pStyle w:val="TableField-Left"/>
              <w:rPr>
                <w:rFonts w:ascii="Calibri Light" w:hAnsi="Calibri Light" w:cs="Arial"/>
              </w:rPr>
            </w:pPr>
            <w:r w:rsidRPr="00051345">
              <w:rPr>
                <w:rFonts w:ascii="Calibri Light" w:hAnsi="Calibri Light" w:cs="Arial"/>
              </w:rPr>
              <w:t>Low</w:t>
            </w:r>
          </w:p>
        </w:tc>
      </w:tr>
      <w:tr w:rsidR="003102C0" w:rsidRPr="00051345" w14:paraId="5BE749DE" w14:textId="77777777" w:rsidTr="00996F6F">
        <w:trPr>
          <w:cantSplit/>
          <w:trHeight w:val="432"/>
        </w:trPr>
        <w:tc>
          <w:tcPr>
            <w:tcW w:w="2816" w:type="dxa"/>
            <w:tcBorders>
              <w:top w:val="threeDEmboss" w:sz="6" w:space="0" w:color="auto"/>
              <w:bottom w:val="threeDEmboss" w:sz="6" w:space="0" w:color="auto"/>
            </w:tcBorders>
            <w:vAlign w:val="center"/>
          </w:tcPr>
          <w:p w14:paraId="76566423" w14:textId="2884B1AD" w:rsidR="003102C0" w:rsidRPr="00051345" w:rsidRDefault="003102C0" w:rsidP="005C6879">
            <w:pPr>
              <w:pStyle w:val="TableField-Left"/>
              <w:rPr>
                <w:rFonts w:ascii="Calibri Light" w:hAnsi="Calibri Light"/>
              </w:rPr>
            </w:pPr>
            <w:r w:rsidRPr="00F463D9">
              <w:rPr>
                <w:rFonts w:ascii="Calibri Light" w:hAnsi="Calibri Light"/>
              </w:rPr>
              <w:t>Front office users will access back office screens using the Front Office Process (FOP) launcher. It is a pending enhancement. The launcher creates an opportunity for users to view data and issue transactions that is not available in the front office UI (</w:t>
            </w:r>
            <w:proofErr w:type="spellStart"/>
            <w:r w:rsidRPr="00F463D9">
              <w:rPr>
                <w:rFonts w:ascii="Calibri Light" w:hAnsi="Calibri Light"/>
              </w:rPr>
              <w:t>eg.</w:t>
            </w:r>
            <w:proofErr w:type="spellEnd"/>
            <w:r w:rsidRPr="00F463D9">
              <w:rPr>
                <w:rFonts w:ascii="Calibri Light" w:hAnsi="Calibri Light"/>
              </w:rPr>
              <w:t xml:space="preserve"> installation facts, interval usage, utility tax exemption, joint billing etc.) and minimizes the need for a hand off to the back office. This creates a single sign on to the back office system from the front office. Currently CCC and BCD use one major system for most transactions, CWO and Legacy CRM respectively. Users will need to know when to use the FOP Launcher for transactions and data elements.</w:t>
            </w:r>
          </w:p>
        </w:tc>
        <w:tc>
          <w:tcPr>
            <w:tcW w:w="1620" w:type="dxa"/>
            <w:tcBorders>
              <w:top w:val="threeDEmboss" w:sz="6" w:space="0" w:color="auto"/>
              <w:bottom w:val="threeDEmboss" w:sz="6" w:space="0" w:color="auto"/>
            </w:tcBorders>
            <w:vAlign w:val="center"/>
          </w:tcPr>
          <w:p w14:paraId="6B4C7BD6" w14:textId="6277C772" w:rsidR="003102C0" w:rsidRPr="00051345" w:rsidRDefault="003102C0" w:rsidP="005C6879">
            <w:pPr>
              <w:pStyle w:val="TableField-Left"/>
              <w:rPr>
                <w:rFonts w:ascii="Calibri Light" w:hAnsi="Calibri Light"/>
              </w:rPr>
            </w:pPr>
            <w:r w:rsidRPr="00F463D9">
              <w:rPr>
                <w:rFonts w:ascii="Calibri Light" w:hAnsi="Calibri Light"/>
              </w:rPr>
              <w:t xml:space="preserve">Culture </w:t>
            </w:r>
            <w:proofErr w:type="spellStart"/>
            <w:r w:rsidRPr="00F463D9">
              <w:rPr>
                <w:rFonts w:ascii="Calibri Light" w:hAnsi="Calibri Light"/>
              </w:rPr>
              <w:t>Shift;Benefit</w:t>
            </w:r>
            <w:proofErr w:type="spellEnd"/>
            <w:r w:rsidRPr="00F463D9">
              <w:rPr>
                <w:rFonts w:ascii="Calibri Light" w:hAnsi="Calibri Light"/>
              </w:rPr>
              <w:t>/</w:t>
            </w:r>
            <w:proofErr w:type="spellStart"/>
            <w:r w:rsidRPr="00F463D9">
              <w:rPr>
                <w:rFonts w:ascii="Calibri Light" w:hAnsi="Calibri Light"/>
              </w:rPr>
              <w:t>Improvement;Process;Decision</w:t>
            </w:r>
            <w:proofErr w:type="spellEnd"/>
            <w:r w:rsidRPr="00F463D9">
              <w:rPr>
                <w:rFonts w:ascii="Calibri Light" w:hAnsi="Calibri Light"/>
              </w:rPr>
              <w:t xml:space="preserve"> Making</w:t>
            </w:r>
            <w:r w:rsidR="00F463D9" w:rsidRPr="00F463D9">
              <w:rPr>
                <w:rFonts w:ascii="Calibri Light" w:hAnsi="Calibri Light"/>
              </w:rPr>
              <w:t xml:space="preserve"> (815)</w:t>
            </w:r>
          </w:p>
        </w:tc>
        <w:tc>
          <w:tcPr>
            <w:tcW w:w="1980" w:type="dxa"/>
            <w:tcBorders>
              <w:top w:val="threeDEmboss" w:sz="6" w:space="0" w:color="auto"/>
              <w:bottom w:val="threeDEmboss" w:sz="6" w:space="0" w:color="auto"/>
            </w:tcBorders>
            <w:vAlign w:val="center"/>
          </w:tcPr>
          <w:p w14:paraId="7037BAF3" w14:textId="1156FB58" w:rsidR="003102C0" w:rsidRPr="00F463D9" w:rsidRDefault="003102C0" w:rsidP="00B33A9A">
            <w:pPr>
              <w:pStyle w:val="TableField-Left"/>
              <w:rPr>
                <w:rFonts w:ascii="Calibri Light" w:hAnsi="Calibri Light"/>
              </w:rPr>
            </w:pPr>
            <w:proofErr w:type="spellStart"/>
            <w:r w:rsidRPr="00F463D9">
              <w:rPr>
                <w:rFonts w:ascii="Calibri Light" w:hAnsi="Calibri Light"/>
              </w:rPr>
              <w:t>CS-BCD-All;CS-CP&amp;S-All;CS-CSOD-CCC</w:t>
            </w:r>
            <w:proofErr w:type="spellEnd"/>
            <w:r w:rsidRPr="00F463D9">
              <w:rPr>
                <w:rFonts w:ascii="Calibri Light" w:hAnsi="Calibri Light"/>
              </w:rPr>
              <w:t xml:space="preserve"> </w:t>
            </w:r>
            <w:proofErr w:type="spellStart"/>
            <w:r w:rsidRPr="00F463D9">
              <w:rPr>
                <w:rFonts w:ascii="Calibri Light" w:hAnsi="Calibri Light"/>
              </w:rPr>
              <w:t>All;CS-CSOD-Consumer</w:t>
            </w:r>
            <w:proofErr w:type="spellEnd"/>
            <w:r w:rsidRPr="00F463D9">
              <w:rPr>
                <w:rFonts w:ascii="Calibri Light" w:hAnsi="Calibri Light"/>
              </w:rPr>
              <w:t xml:space="preserve"> Affairs</w:t>
            </w:r>
          </w:p>
        </w:tc>
        <w:tc>
          <w:tcPr>
            <w:tcW w:w="1351" w:type="dxa"/>
            <w:tcBorders>
              <w:top w:val="threeDEmboss" w:sz="6" w:space="0" w:color="auto"/>
              <w:bottom w:val="threeDEmboss" w:sz="6" w:space="0" w:color="auto"/>
            </w:tcBorders>
            <w:vAlign w:val="center"/>
          </w:tcPr>
          <w:p w14:paraId="250BE002" w14:textId="46449FC9" w:rsidR="003102C0" w:rsidRPr="00F463D9" w:rsidRDefault="00F463D9" w:rsidP="005C6879">
            <w:pPr>
              <w:pStyle w:val="TableField-Left"/>
              <w:rPr>
                <w:rFonts w:ascii="Calibri Light" w:hAnsi="Calibri Light"/>
              </w:rPr>
            </w:pPr>
            <w:r w:rsidRPr="00F463D9">
              <w:rPr>
                <w:rFonts w:ascii="Calibri Light" w:hAnsi="Calibri Light"/>
              </w:rPr>
              <w:t>High</w:t>
            </w:r>
          </w:p>
        </w:tc>
        <w:tc>
          <w:tcPr>
            <w:tcW w:w="1416" w:type="dxa"/>
            <w:tcBorders>
              <w:top w:val="threeDEmboss" w:sz="6" w:space="0" w:color="auto"/>
              <w:bottom w:val="threeDEmboss" w:sz="6" w:space="0" w:color="auto"/>
            </w:tcBorders>
            <w:vAlign w:val="center"/>
          </w:tcPr>
          <w:p w14:paraId="539D7D93" w14:textId="72EB4696" w:rsidR="003102C0" w:rsidRPr="00F463D9" w:rsidRDefault="00F463D9" w:rsidP="005C6879">
            <w:pPr>
              <w:pStyle w:val="TableField-Left"/>
              <w:rPr>
                <w:rFonts w:ascii="Calibri Light" w:hAnsi="Calibri Light"/>
              </w:rPr>
            </w:pPr>
            <w:r w:rsidRPr="00F463D9">
              <w:rPr>
                <w:rFonts w:ascii="Calibri Light" w:hAnsi="Calibri Light"/>
              </w:rPr>
              <w:t>High</w:t>
            </w:r>
          </w:p>
        </w:tc>
      </w:tr>
      <w:tr w:rsidR="003102C0" w:rsidRPr="00051345" w14:paraId="4883A519" w14:textId="77777777" w:rsidTr="00996F6F">
        <w:trPr>
          <w:cantSplit/>
          <w:trHeight w:val="432"/>
        </w:trPr>
        <w:tc>
          <w:tcPr>
            <w:tcW w:w="2816" w:type="dxa"/>
            <w:tcBorders>
              <w:top w:val="threeDEmboss" w:sz="6" w:space="0" w:color="auto"/>
              <w:bottom w:val="threeDEmboss" w:sz="6" w:space="0" w:color="auto"/>
            </w:tcBorders>
            <w:vAlign w:val="center"/>
          </w:tcPr>
          <w:p w14:paraId="7E00673A" w14:textId="07DA2CDF" w:rsidR="003102C0" w:rsidRPr="00051345" w:rsidRDefault="00F463D9" w:rsidP="005C6879">
            <w:pPr>
              <w:pStyle w:val="TableField-Left"/>
              <w:rPr>
                <w:rFonts w:ascii="Calibri Light" w:hAnsi="Calibri Light"/>
              </w:rPr>
            </w:pPr>
            <w:r w:rsidRPr="00F463D9">
              <w:rPr>
                <w:rFonts w:ascii="Calibri Light" w:hAnsi="Calibri Light"/>
              </w:rPr>
              <w:lastRenderedPageBreak/>
              <w:t xml:space="preserve">In the front office UI, a ticket must be issued to create a BPEM case to the back office. A BPEM </w:t>
            </w:r>
            <w:r w:rsidR="00E53943" w:rsidRPr="00F463D9">
              <w:rPr>
                <w:rFonts w:ascii="Calibri Light" w:hAnsi="Calibri Light"/>
              </w:rPr>
              <w:t>cannot</w:t>
            </w:r>
            <w:r w:rsidRPr="00F463D9">
              <w:rPr>
                <w:rFonts w:ascii="Calibri Light" w:hAnsi="Calibri Light"/>
              </w:rPr>
              <w:t xml:space="preserve"> be accessed without issuing the ticket. There will be multiple steps related to creating the request for the case. Currently users issue a basic work request to send a request to the back office. Training will be required on the fields that need to be completed within the ticket and BPEM case to ensure accuracy.</w:t>
            </w:r>
          </w:p>
        </w:tc>
        <w:tc>
          <w:tcPr>
            <w:tcW w:w="1620" w:type="dxa"/>
            <w:tcBorders>
              <w:top w:val="threeDEmboss" w:sz="6" w:space="0" w:color="auto"/>
              <w:bottom w:val="threeDEmboss" w:sz="6" w:space="0" w:color="auto"/>
            </w:tcBorders>
            <w:vAlign w:val="center"/>
          </w:tcPr>
          <w:p w14:paraId="70852AE2" w14:textId="5ECF0D8F" w:rsidR="003102C0" w:rsidRPr="00051345" w:rsidRDefault="00F463D9" w:rsidP="005C6879">
            <w:pPr>
              <w:pStyle w:val="TableField-Left"/>
              <w:rPr>
                <w:rFonts w:ascii="Calibri Light" w:hAnsi="Calibri Light"/>
              </w:rPr>
            </w:pPr>
            <w:r w:rsidRPr="00F463D9">
              <w:rPr>
                <w:rFonts w:ascii="Calibri Light" w:hAnsi="Calibri Light"/>
                <w:noProof/>
                <w:lang w:eastAsia="en-US"/>
              </w:rPr>
              <w:drawing>
                <wp:inline distT="0" distB="0" distL="0" distR="0" wp14:anchorId="79ECD6C9" wp14:editId="0D146D80">
                  <wp:extent cx="7620" cy="7620"/>
                  <wp:effectExtent l="0" t="0" r="0" b="0"/>
                  <wp:docPr id="50200" name="Picture 50200"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s-apps2.hcl-axon.com/icons/ecblank.gif"/>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F463D9">
              <w:rPr>
                <w:rFonts w:ascii="Calibri Light" w:hAnsi="Calibri Light"/>
              </w:rPr>
              <w:br/>
              <w:t>Process (816)</w:t>
            </w:r>
          </w:p>
        </w:tc>
        <w:tc>
          <w:tcPr>
            <w:tcW w:w="1980" w:type="dxa"/>
            <w:tcBorders>
              <w:top w:val="threeDEmboss" w:sz="6" w:space="0" w:color="auto"/>
              <w:bottom w:val="threeDEmboss" w:sz="6" w:space="0" w:color="auto"/>
            </w:tcBorders>
            <w:vAlign w:val="center"/>
          </w:tcPr>
          <w:p w14:paraId="3FCB0208" w14:textId="7E022045" w:rsidR="003102C0" w:rsidRPr="00F463D9" w:rsidRDefault="00F463D9" w:rsidP="0062582F">
            <w:pPr>
              <w:pStyle w:val="TableField-Left"/>
              <w:rPr>
                <w:rFonts w:ascii="Calibri Light" w:hAnsi="Calibri Light"/>
              </w:rPr>
            </w:pPr>
            <w:r w:rsidRPr="00F463D9">
              <w:rPr>
                <w:rFonts w:ascii="Calibri Light" w:hAnsi="Calibri Light"/>
              </w:rPr>
              <w:br/>
            </w:r>
            <w:proofErr w:type="spellStart"/>
            <w:r w:rsidRPr="00F463D9">
              <w:rPr>
                <w:rFonts w:ascii="Calibri Light" w:hAnsi="Calibri Light"/>
              </w:rPr>
              <w:t>CS-BCD-All;CS-CSOD-CCC</w:t>
            </w:r>
            <w:proofErr w:type="spellEnd"/>
            <w:r w:rsidRPr="00F463D9">
              <w:rPr>
                <w:rFonts w:ascii="Calibri Light" w:hAnsi="Calibri Light"/>
              </w:rPr>
              <w:t xml:space="preserve"> </w:t>
            </w:r>
            <w:proofErr w:type="spellStart"/>
            <w:r w:rsidRPr="00F463D9">
              <w:rPr>
                <w:rFonts w:ascii="Calibri Light" w:hAnsi="Calibri Light"/>
              </w:rPr>
              <w:t>All;CS-CSOD-Consumer</w:t>
            </w:r>
            <w:proofErr w:type="spellEnd"/>
            <w:r w:rsidRPr="00F463D9">
              <w:rPr>
                <w:rFonts w:ascii="Calibri Light" w:hAnsi="Calibri Light"/>
              </w:rPr>
              <w:t xml:space="preserve"> Affairs</w:t>
            </w:r>
            <w:r w:rsidR="008100BB">
              <w:rPr>
                <w:rFonts w:ascii="Calibri Light" w:hAnsi="Calibri Light"/>
              </w:rPr>
              <w:t xml:space="preserve">, </w:t>
            </w:r>
            <w:r w:rsidR="0062582F" w:rsidRPr="00051345">
              <w:rPr>
                <w:rFonts w:ascii="Calibri Light" w:hAnsi="Calibri Light"/>
              </w:rPr>
              <w:t>CS-CSOD-RSO All</w:t>
            </w:r>
          </w:p>
        </w:tc>
        <w:tc>
          <w:tcPr>
            <w:tcW w:w="1351" w:type="dxa"/>
            <w:tcBorders>
              <w:top w:val="threeDEmboss" w:sz="6" w:space="0" w:color="auto"/>
              <w:bottom w:val="threeDEmboss" w:sz="6" w:space="0" w:color="auto"/>
            </w:tcBorders>
            <w:vAlign w:val="center"/>
          </w:tcPr>
          <w:p w14:paraId="6A19D654" w14:textId="04239AF6" w:rsidR="003102C0" w:rsidRPr="00F463D9" w:rsidRDefault="009A6897" w:rsidP="005C6879">
            <w:pPr>
              <w:pStyle w:val="TableField-Left"/>
              <w:rPr>
                <w:rFonts w:ascii="Calibri Light" w:hAnsi="Calibri Light"/>
              </w:rPr>
            </w:pPr>
            <w:r>
              <w:rPr>
                <w:rFonts w:ascii="Calibri Light" w:hAnsi="Calibri Light"/>
              </w:rPr>
              <w:t>High</w:t>
            </w:r>
          </w:p>
        </w:tc>
        <w:tc>
          <w:tcPr>
            <w:tcW w:w="1416" w:type="dxa"/>
            <w:tcBorders>
              <w:top w:val="threeDEmboss" w:sz="6" w:space="0" w:color="auto"/>
              <w:bottom w:val="threeDEmboss" w:sz="6" w:space="0" w:color="auto"/>
            </w:tcBorders>
            <w:vAlign w:val="center"/>
          </w:tcPr>
          <w:p w14:paraId="7C404428" w14:textId="61D2BF4C" w:rsidR="003102C0" w:rsidRPr="00F463D9" w:rsidRDefault="009A6897" w:rsidP="005C6879">
            <w:pPr>
              <w:pStyle w:val="TableField-Left"/>
              <w:rPr>
                <w:rFonts w:ascii="Calibri Light" w:hAnsi="Calibri Light"/>
              </w:rPr>
            </w:pPr>
            <w:r>
              <w:rPr>
                <w:rFonts w:ascii="Calibri Light" w:hAnsi="Calibri Light"/>
              </w:rPr>
              <w:t>High</w:t>
            </w:r>
          </w:p>
        </w:tc>
      </w:tr>
      <w:tr w:rsidR="003102C0" w:rsidRPr="00051345" w14:paraId="42DDAAC4" w14:textId="77777777" w:rsidTr="00996F6F">
        <w:trPr>
          <w:cantSplit/>
          <w:trHeight w:val="432"/>
        </w:trPr>
        <w:tc>
          <w:tcPr>
            <w:tcW w:w="2816" w:type="dxa"/>
            <w:tcBorders>
              <w:top w:val="threeDEmboss" w:sz="6" w:space="0" w:color="auto"/>
              <w:bottom w:val="threeDEmboss" w:sz="6" w:space="0" w:color="auto"/>
            </w:tcBorders>
            <w:vAlign w:val="center"/>
          </w:tcPr>
          <w:p w14:paraId="5E39EA5A" w14:textId="6D2822E2" w:rsidR="003102C0" w:rsidRPr="00051345" w:rsidRDefault="00F463D9" w:rsidP="005C6879">
            <w:pPr>
              <w:pStyle w:val="TableField-Left"/>
              <w:rPr>
                <w:rFonts w:ascii="Calibri Light" w:hAnsi="Calibri Light"/>
              </w:rPr>
            </w:pPr>
            <w:r w:rsidRPr="00F463D9">
              <w:rPr>
                <w:rFonts w:ascii="Calibri Light" w:hAnsi="Calibri Light"/>
              </w:rPr>
              <w:t>The ticket listing functionality creates a flexible view for users that will work on completing ticket requests. Users will have the ability to customize views (</w:t>
            </w:r>
            <w:proofErr w:type="spellStart"/>
            <w:r w:rsidRPr="00F463D9">
              <w:rPr>
                <w:rFonts w:ascii="Calibri Light" w:hAnsi="Calibri Light"/>
              </w:rPr>
              <w:t>eg</w:t>
            </w:r>
            <w:proofErr w:type="spellEnd"/>
            <w:r w:rsidRPr="00F463D9">
              <w:rPr>
                <w:rFonts w:ascii="Calibri Light" w:hAnsi="Calibri Light"/>
              </w:rPr>
              <w:t xml:space="preserve"> view all, your own, by customer </w:t>
            </w:r>
            <w:proofErr w:type="spellStart"/>
            <w:r w:rsidRPr="00F463D9">
              <w:rPr>
                <w:rFonts w:ascii="Calibri Light" w:hAnsi="Calibri Light"/>
              </w:rPr>
              <w:t>etc</w:t>
            </w:r>
            <w:proofErr w:type="spellEnd"/>
            <w:r w:rsidRPr="00F463D9">
              <w:rPr>
                <w:rFonts w:ascii="Calibri Light" w:hAnsi="Calibri Light"/>
              </w:rPr>
              <w:t>) with multiple search functions and the ability to filter and sort. Reports can be run on tickets by authorized users to review completion rates and due dates to ensure service levels are met. Currently users use email or a queue functionality to view workload especially when it is communication via front office user to front office user.</w:t>
            </w:r>
          </w:p>
        </w:tc>
        <w:tc>
          <w:tcPr>
            <w:tcW w:w="1620" w:type="dxa"/>
            <w:tcBorders>
              <w:top w:val="threeDEmboss" w:sz="6" w:space="0" w:color="auto"/>
              <w:bottom w:val="threeDEmboss" w:sz="6" w:space="0" w:color="auto"/>
            </w:tcBorders>
            <w:vAlign w:val="center"/>
          </w:tcPr>
          <w:p w14:paraId="6EE06EEF" w14:textId="2DACD001" w:rsidR="003102C0" w:rsidRPr="00051345" w:rsidRDefault="00F463D9" w:rsidP="005C6879">
            <w:pPr>
              <w:pStyle w:val="TableField-Left"/>
              <w:rPr>
                <w:rFonts w:ascii="Calibri Light" w:hAnsi="Calibri Light"/>
              </w:rPr>
            </w:pPr>
            <w:r w:rsidRPr="00F463D9">
              <w:rPr>
                <w:rFonts w:ascii="Calibri Light" w:hAnsi="Calibri Light"/>
              </w:rPr>
              <w:t>Benefit/</w:t>
            </w:r>
            <w:proofErr w:type="spellStart"/>
            <w:r w:rsidRPr="00F463D9">
              <w:rPr>
                <w:rFonts w:ascii="Calibri Light" w:hAnsi="Calibri Light"/>
              </w:rPr>
              <w:t>Improvement;Culture</w:t>
            </w:r>
            <w:proofErr w:type="spellEnd"/>
            <w:r w:rsidRPr="00F463D9">
              <w:rPr>
                <w:rFonts w:ascii="Calibri Light" w:hAnsi="Calibri Light"/>
              </w:rPr>
              <w:t xml:space="preserve"> </w:t>
            </w:r>
            <w:proofErr w:type="spellStart"/>
            <w:r w:rsidRPr="00F463D9">
              <w:rPr>
                <w:rFonts w:ascii="Calibri Light" w:hAnsi="Calibri Light"/>
              </w:rPr>
              <w:t>Shift;Process</w:t>
            </w:r>
            <w:proofErr w:type="spellEnd"/>
            <w:r w:rsidRPr="00F463D9">
              <w:rPr>
                <w:rFonts w:ascii="Calibri Light" w:hAnsi="Calibri Light"/>
              </w:rPr>
              <w:t xml:space="preserve"> (817)</w:t>
            </w:r>
          </w:p>
        </w:tc>
        <w:tc>
          <w:tcPr>
            <w:tcW w:w="1980" w:type="dxa"/>
            <w:tcBorders>
              <w:top w:val="threeDEmboss" w:sz="6" w:space="0" w:color="auto"/>
              <w:bottom w:val="threeDEmboss" w:sz="6" w:space="0" w:color="auto"/>
            </w:tcBorders>
            <w:vAlign w:val="center"/>
          </w:tcPr>
          <w:p w14:paraId="330CCAC6" w14:textId="722DF35F" w:rsidR="003102C0" w:rsidRPr="00F463D9" w:rsidRDefault="00F463D9" w:rsidP="00B33A9A">
            <w:pPr>
              <w:pStyle w:val="TableField-Left"/>
              <w:rPr>
                <w:rFonts w:ascii="Calibri Light" w:hAnsi="Calibri Light"/>
              </w:rPr>
            </w:pPr>
            <w:proofErr w:type="spellStart"/>
            <w:r w:rsidRPr="00F463D9">
              <w:rPr>
                <w:rFonts w:ascii="Calibri Light" w:hAnsi="Calibri Light"/>
              </w:rPr>
              <w:t>CS-BCD-All;CS-CP&amp;S-All;CS-CSOD-CCC</w:t>
            </w:r>
            <w:proofErr w:type="spellEnd"/>
            <w:r w:rsidRPr="00F463D9">
              <w:rPr>
                <w:rFonts w:ascii="Calibri Light" w:hAnsi="Calibri Light"/>
              </w:rPr>
              <w:t xml:space="preserve"> </w:t>
            </w:r>
            <w:proofErr w:type="spellStart"/>
            <w:r w:rsidRPr="00F463D9">
              <w:rPr>
                <w:rFonts w:ascii="Calibri Light" w:hAnsi="Calibri Light"/>
              </w:rPr>
              <w:t>All;CS-CSOD-Consumer</w:t>
            </w:r>
            <w:proofErr w:type="spellEnd"/>
            <w:r w:rsidRPr="00F463D9">
              <w:rPr>
                <w:rFonts w:ascii="Calibri Light" w:hAnsi="Calibri Light"/>
              </w:rPr>
              <w:t xml:space="preserve"> Affairs</w:t>
            </w:r>
          </w:p>
        </w:tc>
        <w:tc>
          <w:tcPr>
            <w:tcW w:w="1351" w:type="dxa"/>
            <w:tcBorders>
              <w:top w:val="threeDEmboss" w:sz="6" w:space="0" w:color="auto"/>
              <w:bottom w:val="threeDEmboss" w:sz="6" w:space="0" w:color="auto"/>
            </w:tcBorders>
            <w:vAlign w:val="center"/>
          </w:tcPr>
          <w:p w14:paraId="0CCBE2D4" w14:textId="67DE85E3" w:rsidR="003102C0" w:rsidRPr="00F463D9" w:rsidRDefault="00F463D9" w:rsidP="005C6879">
            <w:pPr>
              <w:pStyle w:val="TableField-Left"/>
              <w:rPr>
                <w:rFonts w:ascii="Calibri Light" w:hAnsi="Calibri Light"/>
              </w:rPr>
            </w:pPr>
            <w:r w:rsidRPr="00F463D9">
              <w:rPr>
                <w:rFonts w:ascii="Calibri Light" w:hAnsi="Calibri Light"/>
              </w:rPr>
              <w:t>High</w:t>
            </w:r>
          </w:p>
        </w:tc>
        <w:tc>
          <w:tcPr>
            <w:tcW w:w="1416" w:type="dxa"/>
            <w:tcBorders>
              <w:top w:val="threeDEmboss" w:sz="6" w:space="0" w:color="auto"/>
              <w:bottom w:val="threeDEmboss" w:sz="6" w:space="0" w:color="auto"/>
            </w:tcBorders>
            <w:vAlign w:val="center"/>
          </w:tcPr>
          <w:p w14:paraId="04C98AC7" w14:textId="5EC33166" w:rsidR="003102C0" w:rsidRPr="00F463D9" w:rsidRDefault="00F463D9" w:rsidP="005C6879">
            <w:pPr>
              <w:pStyle w:val="TableField-Left"/>
              <w:rPr>
                <w:rFonts w:ascii="Calibri Light" w:hAnsi="Calibri Light"/>
              </w:rPr>
            </w:pPr>
            <w:r w:rsidRPr="00F463D9">
              <w:rPr>
                <w:rFonts w:ascii="Calibri Light" w:hAnsi="Calibri Light"/>
              </w:rPr>
              <w:t>Medium</w:t>
            </w:r>
          </w:p>
        </w:tc>
      </w:tr>
      <w:tr w:rsidR="003102C0" w:rsidRPr="00051345" w14:paraId="40867246" w14:textId="77777777" w:rsidTr="00996F6F">
        <w:trPr>
          <w:cantSplit/>
          <w:trHeight w:val="432"/>
        </w:trPr>
        <w:tc>
          <w:tcPr>
            <w:tcW w:w="2816" w:type="dxa"/>
            <w:tcBorders>
              <w:top w:val="threeDEmboss" w:sz="6" w:space="0" w:color="auto"/>
              <w:bottom w:val="threeDEmboss" w:sz="6" w:space="0" w:color="auto"/>
            </w:tcBorders>
            <w:vAlign w:val="center"/>
          </w:tcPr>
          <w:p w14:paraId="7814D1BD" w14:textId="2311891C" w:rsidR="00F463D9" w:rsidRPr="00F463D9" w:rsidRDefault="00F463D9" w:rsidP="00F463D9">
            <w:pPr>
              <w:pStyle w:val="NormalWeb"/>
              <w:rPr>
                <w:rFonts w:ascii="Calibri Light" w:eastAsia="MS Mincho" w:hAnsi="Calibri Light"/>
                <w:sz w:val="20"/>
                <w:szCs w:val="20"/>
                <w:lang w:eastAsia="ja-JP"/>
              </w:rPr>
            </w:pPr>
            <w:r w:rsidRPr="00F463D9">
              <w:rPr>
                <w:rFonts w:ascii="Calibri Light" w:eastAsia="MS Mincho" w:hAnsi="Calibri Light"/>
                <w:sz w:val="20"/>
                <w:szCs w:val="20"/>
                <w:lang w:eastAsia="ja-JP"/>
              </w:rPr>
              <w:t>Users will have the ability to add another BP to receive the bill via the back office. Front office will use the FOP launcher to access the back office to issue the request.</w:t>
            </w:r>
            <w:r w:rsidR="009A6897">
              <w:rPr>
                <w:rFonts w:ascii="Calibri Light" w:eastAsia="MS Mincho" w:hAnsi="Calibri Light"/>
                <w:sz w:val="20"/>
                <w:szCs w:val="20"/>
                <w:lang w:eastAsia="ja-JP"/>
              </w:rPr>
              <w:t xml:space="preserve"> </w:t>
            </w:r>
            <w:r w:rsidRPr="00F463D9">
              <w:rPr>
                <w:rFonts w:ascii="Calibri Light" w:eastAsia="MS Mincho" w:hAnsi="Calibri Light"/>
                <w:sz w:val="20"/>
                <w:szCs w:val="20"/>
                <w:lang w:eastAsia="ja-JP"/>
              </w:rPr>
              <w:t>This functionality is currently not available in CSS/CWO/Legacy CRM today.</w:t>
            </w:r>
          </w:p>
          <w:p w14:paraId="49753939" w14:textId="51BF4256" w:rsidR="003102C0" w:rsidRPr="00051345" w:rsidRDefault="00F463D9" w:rsidP="00F463D9">
            <w:pPr>
              <w:pStyle w:val="TableField-Left"/>
              <w:rPr>
                <w:rFonts w:ascii="Calibri Light" w:hAnsi="Calibri Light"/>
              </w:rPr>
            </w:pPr>
            <w:r w:rsidRPr="00F463D9">
              <w:rPr>
                <w:rFonts w:ascii="Calibri Light" w:hAnsi="Calibri Light"/>
              </w:rPr>
              <w:t>Customer Impact: Customers have the flexibility to request another BP receive a copy of their bill. For instance, parents request copies of bills for their adult children or elderly dependents to assist them with their bills.</w:t>
            </w:r>
          </w:p>
        </w:tc>
        <w:tc>
          <w:tcPr>
            <w:tcW w:w="1620" w:type="dxa"/>
            <w:tcBorders>
              <w:top w:val="threeDEmboss" w:sz="6" w:space="0" w:color="auto"/>
              <w:bottom w:val="threeDEmboss" w:sz="6" w:space="0" w:color="auto"/>
            </w:tcBorders>
            <w:vAlign w:val="center"/>
          </w:tcPr>
          <w:p w14:paraId="3121228A" w14:textId="4941FC61" w:rsidR="003102C0" w:rsidRPr="00051345" w:rsidRDefault="00F463D9" w:rsidP="005C6879">
            <w:pPr>
              <w:pStyle w:val="TableField-Left"/>
              <w:rPr>
                <w:rFonts w:ascii="Calibri Light" w:hAnsi="Calibri Light"/>
              </w:rPr>
            </w:pPr>
            <w:r w:rsidRPr="00F463D9">
              <w:rPr>
                <w:rFonts w:ascii="Calibri Light" w:hAnsi="Calibri Light"/>
              </w:rPr>
              <w:t>Benefit/</w:t>
            </w:r>
            <w:proofErr w:type="spellStart"/>
            <w:r w:rsidRPr="00F463D9">
              <w:rPr>
                <w:rFonts w:ascii="Calibri Light" w:hAnsi="Calibri Light"/>
              </w:rPr>
              <w:t>Improvement;Decision</w:t>
            </w:r>
            <w:proofErr w:type="spellEnd"/>
            <w:r w:rsidRPr="00F463D9">
              <w:rPr>
                <w:rFonts w:ascii="Calibri Light" w:hAnsi="Calibri Light"/>
              </w:rPr>
              <w:t xml:space="preserve"> </w:t>
            </w:r>
            <w:proofErr w:type="spellStart"/>
            <w:r w:rsidRPr="00F463D9">
              <w:rPr>
                <w:rFonts w:ascii="Calibri Light" w:hAnsi="Calibri Light"/>
              </w:rPr>
              <w:t>Making;Process</w:t>
            </w:r>
            <w:proofErr w:type="spellEnd"/>
            <w:r w:rsidRPr="00F463D9">
              <w:rPr>
                <w:rFonts w:ascii="Calibri Light" w:hAnsi="Calibri Light"/>
              </w:rPr>
              <w:t xml:space="preserve"> (818)</w:t>
            </w:r>
          </w:p>
        </w:tc>
        <w:tc>
          <w:tcPr>
            <w:tcW w:w="1980" w:type="dxa"/>
            <w:tcBorders>
              <w:top w:val="threeDEmboss" w:sz="6" w:space="0" w:color="auto"/>
              <w:bottom w:val="threeDEmboss" w:sz="6" w:space="0" w:color="auto"/>
            </w:tcBorders>
            <w:vAlign w:val="center"/>
          </w:tcPr>
          <w:p w14:paraId="5F36D203" w14:textId="5DFBE18D" w:rsidR="003102C0" w:rsidRPr="00F463D9" w:rsidRDefault="00F463D9" w:rsidP="00B33A9A">
            <w:pPr>
              <w:pStyle w:val="TableField-Left"/>
              <w:rPr>
                <w:rFonts w:ascii="Calibri Light" w:hAnsi="Calibri Light"/>
              </w:rPr>
            </w:pPr>
            <w:r w:rsidRPr="00F463D9">
              <w:rPr>
                <w:rFonts w:ascii="Calibri Light" w:hAnsi="Calibri Light"/>
                <w:noProof/>
                <w:lang w:eastAsia="en-US"/>
              </w:rPr>
              <w:drawing>
                <wp:inline distT="0" distB="0" distL="0" distR="0" wp14:anchorId="00ED9E6F" wp14:editId="4658F6AB">
                  <wp:extent cx="7620" cy="7620"/>
                  <wp:effectExtent l="0" t="0" r="0" b="0"/>
                  <wp:docPr id="50201" name="Picture 50201"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s-apps2.hcl-axon.com/icons/ecblank.gif"/>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F463D9">
              <w:rPr>
                <w:rFonts w:ascii="Calibri Light" w:hAnsi="Calibri Light"/>
              </w:rPr>
              <w:br/>
            </w:r>
            <w:proofErr w:type="spellStart"/>
            <w:r w:rsidRPr="00F463D9">
              <w:rPr>
                <w:rFonts w:ascii="Calibri Light" w:hAnsi="Calibri Light"/>
              </w:rPr>
              <w:t>CS-BCD-All;CS-CP&amp;S-All;CS-CSOD-CCC</w:t>
            </w:r>
            <w:proofErr w:type="spellEnd"/>
            <w:r w:rsidRPr="00F463D9">
              <w:rPr>
                <w:rFonts w:ascii="Calibri Light" w:hAnsi="Calibri Light"/>
              </w:rPr>
              <w:t xml:space="preserve"> </w:t>
            </w:r>
            <w:proofErr w:type="spellStart"/>
            <w:r w:rsidRPr="00F463D9">
              <w:rPr>
                <w:rFonts w:ascii="Calibri Light" w:hAnsi="Calibri Light"/>
              </w:rPr>
              <w:t>All;CS-CSOD-Consumer</w:t>
            </w:r>
            <w:proofErr w:type="spellEnd"/>
            <w:r w:rsidRPr="00F463D9">
              <w:rPr>
                <w:rFonts w:ascii="Calibri Light" w:hAnsi="Calibri Light"/>
              </w:rPr>
              <w:t xml:space="preserve"> </w:t>
            </w:r>
            <w:proofErr w:type="spellStart"/>
            <w:r w:rsidRPr="00F463D9">
              <w:rPr>
                <w:rFonts w:ascii="Calibri Light" w:hAnsi="Calibri Light"/>
              </w:rPr>
              <w:t>Affairs;CS-CSOD-RSO</w:t>
            </w:r>
            <w:proofErr w:type="spellEnd"/>
            <w:r w:rsidRPr="00F463D9">
              <w:rPr>
                <w:rFonts w:ascii="Calibri Light" w:hAnsi="Calibri Light"/>
              </w:rPr>
              <w:t xml:space="preserve"> All</w:t>
            </w:r>
          </w:p>
        </w:tc>
        <w:tc>
          <w:tcPr>
            <w:tcW w:w="1351" w:type="dxa"/>
            <w:tcBorders>
              <w:top w:val="threeDEmboss" w:sz="6" w:space="0" w:color="auto"/>
              <w:bottom w:val="threeDEmboss" w:sz="6" w:space="0" w:color="auto"/>
            </w:tcBorders>
            <w:vAlign w:val="center"/>
          </w:tcPr>
          <w:p w14:paraId="55239AAD" w14:textId="2308B97D" w:rsidR="003102C0" w:rsidRPr="00F463D9" w:rsidRDefault="00F463D9" w:rsidP="005C6879">
            <w:pPr>
              <w:pStyle w:val="TableField-Left"/>
              <w:rPr>
                <w:rFonts w:ascii="Calibri Light" w:hAnsi="Calibri Light"/>
              </w:rPr>
            </w:pPr>
            <w:r w:rsidRPr="00F463D9">
              <w:rPr>
                <w:rFonts w:ascii="Calibri Light" w:hAnsi="Calibri Light"/>
              </w:rPr>
              <w:t>Medium</w:t>
            </w:r>
          </w:p>
        </w:tc>
        <w:tc>
          <w:tcPr>
            <w:tcW w:w="1416" w:type="dxa"/>
            <w:tcBorders>
              <w:top w:val="threeDEmboss" w:sz="6" w:space="0" w:color="auto"/>
              <w:bottom w:val="threeDEmboss" w:sz="6" w:space="0" w:color="auto"/>
            </w:tcBorders>
            <w:vAlign w:val="center"/>
          </w:tcPr>
          <w:p w14:paraId="51F1B3AA" w14:textId="20C0AD08" w:rsidR="003102C0" w:rsidRPr="00F463D9" w:rsidRDefault="00F463D9" w:rsidP="005C6879">
            <w:pPr>
              <w:pStyle w:val="TableField-Left"/>
              <w:rPr>
                <w:rFonts w:ascii="Calibri Light" w:hAnsi="Calibri Light"/>
              </w:rPr>
            </w:pPr>
            <w:r w:rsidRPr="00F463D9">
              <w:rPr>
                <w:rFonts w:ascii="Calibri Light" w:hAnsi="Calibri Light"/>
              </w:rPr>
              <w:t>Medium</w:t>
            </w:r>
          </w:p>
        </w:tc>
      </w:tr>
      <w:tr w:rsidR="003102C0" w:rsidRPr="00051345" w14:paraId="3F4D47F0" w14:textId="77777777" w:rsidTr="00996F6F">
        <w:trPr>
          <w:cantSplit/>
          <w:trHeight w:val="432"/>
        </w:trPr>
        <w:tc>
          <w:tcPr>
            <w:tcW w:w="2816" w:type="dxa"/>
            <w:tcBorders>
              <w:top w:val="threeDEmboss" w:sz="6" w:space="0" w:color="auto"/>
              <w:bottom w:val="threeDEmboss" w:sz="6" w:space="0" w:color="auto"/>
            </w:tcBorders>
            <w:vAlign w:val="center"/>
          </w:tcPr>
          <w:p w14:paraId="24AB6CDE" w14:textId="77777777" w:rsidR="00F463D9" w:rsidRPr="00176EA8" w:rsidRDefault="00F463D9" w:rsidP="00F463D9">
            <w:pPr>
              <w:pStyle w:val="NormalWeb"/>
              <w:rPr>
                <w:rFonts w:ascii="Calibri Light" w:eastAsia="MS Mincho" w:hAnsi="Calibri Light"/>
                <w:sz w:val="20"/>
                <w:szCs w:val="20"/>
                <w:lang w:eastAsia="ja-JP"/>
              </w:rPr>
            </w:pPr>
            <w:r w:rsidRPr="00176EA8">
              <w:rPr>
                <w:rFonts w:ascii="Calibri Light" w:eastAsia="MS Mincho" w:hAnsi="Calibri Light"/>
                <w:sz w:val="20"/>
                <w:szCs w:val="20"/>
                <w:lang w:eastAsia="ja-JP"/>
              </w:rPr>
              <w:lastRenderedPageBreak/>
              <w:t>Billing Inquiry (BI) tool functionality will not be available in front office. Weather data and appliance mix calculation will not be available in SAP. New processes or job aids will need to be created to assist users with completing billing inquiries.</w:t>
            </w:r>
          </w:p>
          <w:p w14:paraId="7F88A84E" w14:textId="5F7C4EF2" w:rsidR="003102C0" w:rsidRPr="00176EA8" w:rsidDel="004004D3" w:rsidRDefault="00F463D9" w:rsidP="00F463D9">
            <w:pPr>
              <w:pStyle w:val="TableField-Left"/>
              <w:rPr>
                <w:rFonts w:ascii="Calibri Light" w:hAnsi="Calibri Light"/>
              </w:rPr>
            </w:pPr>
            <w:r w:rsidRPr="00176EA8">
              <w:rPr>
                <w:rFonts w:ascii="Calibri Light" w:hAnsi="Calibri Light"/>
              </w:rPr>
              <w:t>Customer Impact: Indirect impact to customers. It may increase the amount of billing inquiries that need to go to level 2 causing a longer </w:t>
            </w:r>
            <w:proofErr w:type="spellStart"/>
            <w:r w:rsidRPr="00176EA8">
              <w:rPr>
                <w:rFonts w:ascii="Calibri Light" w:hAnsi="Calibri Light"/>
              </w:rPr>
              <w:t>turn around</w:t>
            </w:r>
            <w:proofErr w:type="spellEnd"/>
            <w:r w:rsidRPr="00176EA8">
              <w:rPr>
                <w:rFonts w:ascii="Calibri Light" w:hAnsi="Calibri Light"/>
              </w:rPr>
              <w:t xml:space="preserve"> time for customers instead of first call resolution.</w:t>
            </w:r>
          </w:p>
        </w:tc>
        <w:tc>
          <w:tcPr>
            <w:tcW w:w="1620" w:type="dxa"/>
            <w:tcBorders>
              <w:top w:val="threeDEmboss" w:sz="6" w:space="0" w:color="auto"/>
              <w:bottom w:val="threeDEmboss" w:sz="6" w:space="0" w:color="auto"/>
            </w:tcBorders>
            <w:vAlign w:val="center"/>
          </w:tcPr>
          <w:p w14:paraId="38ADC773" w14:textId="26FD37B2" w:rsidR="003102C0" w:rsidRPr="00176EA8" w:rsidRDefault="00F463D9" w:rsidP="005C6879">
            <w:pPr>
              <w:pStyle w:val="TableField-Left"/>
              <w:rPr>
                <w:rFonts w:ascii="Calibri Light" w:hAnsi="Calibri Light"/>
              </w:rPr>
            </w:pPr>
            <w:r w:rsidRPr="00176EA8">
              <w:rPr>
                <w:rFonts w:ascii="Calibri Light" w:hAnsi="Calibri Light"/>
                <w:noProof/>
                <w:lang w:eastAsia="en-US"/>
              </w:rPr>
              <w:drawing>
                <wp:inline distT="0" distB="0" distL="0" distR="0" wp14:anchorId="7FC05F3D" wp14:editId="16DB31B2">
                  <wp:extent cx="7620" cy="7620"/>
                  <wp:effectExtent l="0" t="0" r="0" b="0"/>
                  <wp:docPr id="33" name="Picture 33"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s-apps2.hcl-axon.com/icons/ecblank.gif"/>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176EA8">
              <w:rPr>
                <w:rFonts w:ascii="Calibri Light" w:hAnsi="Calibri Light"/>
              </w:rPr>
              <w:br/>
              <w:t xml:space="preserve">Culture </w:t>
            </w:r>
            <w:proofErr w:type="spellStart"/>
            <w:r w:rsidRPr="00176EA8">
              <w:rPr>
                <w:rFonts w:ascii="Calibri Light" w:hAnsi="Calibri Light"/>
              </w:rPr>
              <w:t>Shift;Decision</w:t>
            </w:r>
            <w:proofErr w:type="spellEnd"/>
            <w:r w:rsidRPr="00176EA8">
              <w:rPr>
                <w:rFonts w:ascii="Calibri Light" w:hAnsi="Calibri Light"/>
              </w:rPr>
              <w:t xml:space="preserve"> </w:t>
            </w:r>
            <w:proofErr w:type="spellStart"/>
            <w:r w:rsidRPr="00176EA8">
              <w:rPr>
                <w:rFonts w:ascii="Calibri Light" w:hAnsi="Calibri Light"/>
              </w:rPr>
              <w:t>Making;Process</w:t>
            </w:r>
            <w:proofErr w:type="spellEnd"/>
            <w:r w:rsidRPr="00176EA8">
              <w:rPr>
                <w:rFonts w:ascii="Calibri Light" w:hAnsi="Calibri Light"/>
              </w:rPr>
              <w:t xml:space="preserve"> (819)</w:t>
            </w:r>
          </w:p>
        </w:tc>
        <w:tc>
          <w:tcPr>
            <w:tcW w:w="1980" w:type="dxa"/>
            <w:tcBorders>
              <w:top w:val="threeDEmboss" w:sz="6" w:space="0" w:color="auto"/>
              <w:bottom w:val="threeDEmboss" w:sz="6" w:space="0" w:color="auto"/>
            </w:tcBorders>
            <w:vAlign w:val="center"/>
          </w:tcPr>
          <w:p w14:paraId="7DC95E37" w14:textId="329CF745" w:rsidR="003102C0" w:rsidRPr="00176EA8" w:rsidRDefault="00F463D9" w:rsidP="0062582F">
            <w:pPr>
              <w:pStyle w:val="TableField-Left"/>
              <w:rPr>
                <w:rFonts w:ascii="Calibri Light" w:hAnsi="Calibri Light"/>
              </w:rPr>
            </w:pPr>
            <w:r w:rsidRPr="00176EA8">
              <w:rPr>
                <w:rFonts w:ascii="Calibri Light" w:hAnsi="Calibri Light"/>
              </w:rPr>
              <w:t xml:space="preserve">CS-CSOD-CCC </w:t>
            </w:r>
            <w:proofErr w:type="spellStart"/>
            <w:r w:rsidRPr="00176EA8">
              <w:rPr>
                <w:rFonts w:ascii="Calibri Light" w:hAnsi="Calibri Light"/>
              </w:rPr>
              <w:t>All;CS-CSOD-Consumer</w:t>
            </w:r>
            <w:proofErr w:type="spellEnd"/>
            <w:r w:rsidRPr="00176EA8">
              <w:rPr>
                <w:rFonts w:ascii="Calibri Light" w:hAnsi="Calibri Light"/>
              </w:rPr>
              <w:t xml:space="preserve"> Affairs</w:t>
            </w:r>
            <w:r w:rsidR="008100BB">
              <w:rPr>
                <w:rFonts w:ascii="Calibri Light" w:hAnsi="Calibri Light"/>
              </w:rPr>
              <w:t xml:space="preserve">, </w:t>
            </w:r>
            <w:r w:rsidR="0062582F" w:rsidRPr="00051345">
              <w:rPr>
                <w:rFonts w:ascii="Calibri Light" w:hAnsi="Calibri Light"/>
              </w:rPr>
              <w:t xml:space="preserve"> CS-CSOD-RSO All</w:t>
            </w:r>
          </w:p>
        </w:tc>
        <w:tc>
          <w:tcPr>
            <w:tcW w:w="1351" w:type="dxa"/>
            <w:tcBorders>
              <w:top w:val="threeDEmboss" w:sz="6" w:space="0" w:color="auto"/>
              <w:bottom w:val="threeDEmboss" w:sz="6" w:space="0" w:color="auto"/>
            </w:tcBorders>
            <w:vAlign w:val="center"/>
          </w:tcPr>
          <w:p w14:paraId="31306336" w14:textId="6CB2B996" w:rsidR="003102C0" w:rsidRPr="00176EA8" w:rsidRDefault="009A6897" w:rsidP="005C6879">
            <w:pPr>
              <w:pStyle w:val="TableField-Left"/>
              <w:rPr>
                <w:rFonts w:ascii="Calibri Light" w:hAnsi="Calibri Light"/>
              </w:rPr>
            </w:pPr>
            <w:r w:rsidRPr="00176EA8">
              <w:rPr>
                <w:rFonts w:ascii="Calibri Light" w:hAnsi="Calibri Light"/>
              </w:rPr>
              <w:t>High</w:t>
            </w:r>
          </w:p>
        </w:tc>
        <w:tc>
          <w:tcPr>
            <w:tcW w:w="1416" w:type="dxa"/>
            <w:tcBorders>
              <w:top w:val="threeDEmboss" w:sz="6" w:space="0" w:color="auto"/>
              <w:bottom w:val="threeDEmboss" w:sz="6" w:space="0" w:color="auto"/>
            </w:tcBorders>
            <w:vAlign w:val="center"/>
          </w:tcPr>
          <w:p w14:paraId="285AD294" w14:textId="1840E7C8" w:rsidR="003102C0" w:rsidRPr="00176EA8" w:rsidDel="004004D3" w:rsidRDefault="009A6897" w:rsidP="005C6879">
            <w:pPr>
              <w:pStyle w:val="TableField-Left"/>
              <w:rPr>
                <w:rFonts w:ascii="Calibri Light" w:hAnsi="Calibri Light"/>
              </w:rPr>
            </w:pPr>
            <w:r w:rsidRPr="00176EA8">
              <w:rPr>
                <w:rFonts w:ascii="Calibri Light" w:hAnsi="Calibri Light"/>
              </w:rPr>
              <w:t>High</w:t>
            </w:r>
          </w:p>
        </w:tc>
      </w:tr>
      <w:tr w:rsidR="003102C0" w:rsidRPr="00051345" w14:paraId="010D0CB5" w14:textId="77777777" w:rsidTr="00996F6F">
        <w:trPr>
          <w:cantSplit/>
          <w:trHeight w:val="432"/>
        </w:trPr>
        <w:tc>
          <w:tcPr>
            <w:tcW w:w="2816" w:type="dxa"/>
            <w:tcBorders>
              <w:top w:val="threeDEmboss" w:sz="6" w:space="0" w:color="auto"/>
              <w:bottom w:val="threeDEmboss" w:sz="6" w:space="0" w:color="auto"/>
            </w:tcBorders>
            <w:vAlign w:val="center"/>
          </w:tcPr>
          <w:p w14:paraId="3C7AEFEE" w14:textId="71EFD883" w:rsidR="003102C0" w:rsidRPr="00176EA8" w:rsidRDefault="003102C0" w:rsidP="00996F6F">
            <w:pPr>
              <w:pStyle w:val="TableField-Left"/>
              <w:rPr>
                <w:rFonts w:ascii="Calibri Light" w:hAnsi="Calibri Light"/>
              </w:rPr>
            </w:pPr>
            <w:r w:rsidRPr="00176EA8">
              <w:rPr>
                <w:rFonts w:ascii="Calibri Light" w:hAnsi="Calibri Light"/>
              </w:rPr>
              <w:t>Business Customer Division (BCD) Account Managers will have the ability to enroll/de-enroll some customers to e-bill without a hand off to BCD sce.com COE. Large corporations may still need to follow the current process to validate corporate structures. Currently all enrollments are sent to a specialized group in BCD (sce.com COE). As a result, we achieve first call resolution, however, Account Managers will need to complete the end to end process.</w:t>
            </w:r>
          </w:p>
        </w:tc>
        <w:tc>
          <w:tcPr>
            <w:tcW w:w="1620" w:type="dxa"/>
            <w:tcBorders>
              <w:top w:val="threeDEmboss" w:sz="6" w:space="0" w:color="auto"/>
              <w:bottom w:val="threeDEmboss" w:sz="6" w:space="0" w:color="auto"/>
            </w:tcBorders>
            <w:vAlign w:val="center"/>
          </w:tcPr>
          <w:p w14:paraId="5353477D" w14:textId="0B381C52" w:rsidR="003102C0" w:rsidRPr="00176EA8" w:rsidRDefault="003102C0" w:rsidP="00996F6F">
            <w:pPr>
              <w:pStyle w:val="TableField-Left"/>
              <w:rPr>
                <w:rFonts w:ascii="Calibri Light" w:hAnsi="Calibri Light"/>
              </w:rPr>
            </w:pPr>
            <w:r w:rsidRPr="00176EA8">
              <w:rPr>
                <w:rFonts w:ascii="Calibri Light" w:hAnsi="Calibri Light"/>
              </w:rPr>
              <w:t>Benefit/Improvement; Process; Job Roles (290)</w:t>
            </w:r>
          </w:p>
        </w:tc>
        <w:tc>
          <w:tcPr>
            <w:tcW w:w="1980" w:type="dxa"/>
            <w:tcBorders>
              <w:top w:val="threeDEmboss" w:sz="6" w:space="0" w:color="auto"/>
              <w:bottom w:val="threeDEmboss" w:sz="6" w:space="0" w:color="auto"/>
            </w:tcBorders>
            <w:vAlign w:val="center"/>
          </w:tcPr>
          <w:p w14:paraId="3CEA71EF" w14:textId="3A51C424" w:rsidR="003102C0" w:rsidRPr="00176EA8" w:rsidRDefault="003102C0" w:rsidP="00996F6F">
            <w:pPr>
              <w:pStyle w:val="TableField-Left"/>
              <w:rPr>
                <w:rFonts w:ascii="Calibri Light" w:hAnsi="Calibri Light"/>
              </w:rPr>
            </w:pPr>
            <w:r w:rsidRPr="00176EA8">
              <w:rPr>
                <w:rFonts w:ascii="Calibri Light" w:hAnsi="Calibri Light"/>
              </w:rPr>
              <w:t>CS-BCD-All</w:t>
            </w:r>
          </w:p>
        </w:tc>
        <w:tc>
          <w:tcPr>
            <w:tcW w:w="1351" w:type="dxa"/>
            <w:tcBorders>
              <w:top w:val="threeDEmboss" w:sz="6" w:space="0" w:color="auto"/>
              <w:bottom w:val="threeDEmboss" w:sz="6" w:space="0" w:color="auto"/>
            </w:tcBorders>
            <w:vAlign w:val="center"/>
          </w:tcPr>
          <w:p w14:paraId="0921AA68" w14:textId="4E9EE847" w:rsidR="003102C0" w:rsidRPr="00176EA8" w:rsidRDefault="003102C0" w:rsidP="00996F6F">
            <w:pPr>
              <w:pStyle w:val="TableField-Left"/>
              <w:rPr>
                <w:rFonts w:ascii="Calibri Light" w:hAnsi="Calibri Light" w:cs="Arial"/>
              </w:rPr>
            </w:pPr>
            <w:r w:rsidRPr="00176EA8">
              <w:rPr>
                <w:rFonts w:ascii="Calibri Light" w:hAnsi="Calibri Light" w:cs="Arial"/>
              </w:rPr>
              <w:t>Medium</w:t>
            </w:r>
          </w:p>
        </w:tc>
        <w:tc>
          <w:tcPr>
            <w:tcW w:w="1416" w:type="dxa"/>
            <w:tcBorders>
              <w:top w:val="threeDEmboss" w:sz="6" w:space="0" w:color="auto"/>
              <w:bottom w:val="threeDEmboss" w:sz="6" w:space="0" w:color="auto"/>
            </w:tcBorders>
            <w:vAlign w:val="center"/>
          </w:tcPr>
          <w:p w14:paraId="6B92FD51" w14:textId="6E792EFD" w:rsidR="003102C0" w:rsidRPr="00176EA8" w:rsidRDefault="003102C0" w:rsidP="00996F6F">
            <w:pPr>
              <w:pStyle w:val="TableField-Left"/>
              <w:rPr>
                <w:rFonts w:ascii="Calibri Light" w:hAnsi="Calibri Light" w:cs="Arial"/>
              </w:rPr>
            </w:pPr>
            <w:r w:rsidRPr="00176EA8">
              <w:rPr>
                <w:rFonts w:ascii="Calibri Light" w:hAnsi="Calibri Light" w:cs="Arial"/>
              </w:rPr>
              <w:t>Medium</w:t>
            </w:r>
          </w:p>
        </w:tc>
      </w:tr>
      <w:tr w:rsidR="003102C0" w:rsidRPr="00051345" w14:paraId="4E9EE966" w14:textId="77777777" w:rsidTr="00F05548">
        <w:trPr>
          <w:cantSplit/>
          <w:trHeight w:val="432"/>
        </w:trPr>
        <w:tc>
          <w:tcPr>
            <w:tcW w:w="2816" w:type="dxa"/>
            <w:tcBorders>
              <w:top w:val="threeDEmboss" w:sz="6" w:space="0" w:color="auto"/>
              <w:bottom w:val="threeDEmboss" w:sz="6" w:space="0" w:color="auto"/>
            </w:tcBorders>
            <w:vAlign w:val="center"/>
          </w:tcPr>
          <w:p w14:paraId="1BABF528" w14:textId="0FD7D3BF" w:rsidR="003102C0" w:rsidRPr="00176EA8" w:rsidRDefault="003102C0" w:rsidP="00212473">
            <w:pPr>
              <w:pStyle w:val="TableField-Left"/>
              <w:rPr>
                <w:rFonts w:ascii="Calibri Light" w:hAnsi="Calibri Light"/>
              </w:rPr>
            </w:pPr>
            <w:r w:rsidRPr="00176EA8">
              <w:rPr>
                <w:rFonts w:ascii="Calibri Light" w:hAnsi="Calibri Light"/>
              </w:rPr>
              <w:t>Business Customer Division (BCD) will have the ability to create a BPEM via a ticket to different departments for multiple requests such as delayed billing, Direct Install requests etc. Currently requests are centralized and sent to COE for review and then sent to other organizations. SAP process minimizes hand offs and provides a faster resolution for the customer with minimal processing time.</w:t>
            </w:r>
          </w:p>
        </w:tc>
        <w:tc>
          <w:tcPr>
            <w:tcW w:w="1620" w:type="dxa"/>
            <w:tcBorders>
              <w:top w:val="threeDEmboss" w:sz="6" w:space="0" w:color="auto"/>
              <w:bottom w:val="threeDEmboss" w:sz="6" w:space="0" w:color="auto"/>
            </w:tcBorders>
            <w:vAlign w:val="center"/>
          </w:tcPr>
          <w:p w14:paraId="2EE8CD9C" w14:textId="1F1AB0C6" w:rsidR="003102C0" w:rsidRPr="00176EA8" w:rsidRDefault="003102C0" w:rsidP="00212473">
            <w:pPr>
              <w:pStyle w:val="TableField-Left"/>
              <w:rPr>
                <w:rFonts w:ascii="Calibri Light" w:hAnsi="Calibri Light"/>
              </w:rPr>
            </w:pPr>
            <w:r w:rsidRPr="00176EA8">
              <w:rPr>
                <w:rFonts w:ascii="Calibri Light" w:hAnsi="Calibri Light"/>
                <w:noProof/>
                <w:lang w:eastAsia="en-US"/>
              </w:rPr>
              <w:drawing>
                <wp:inline distT="0" distB="0" distL="0" distR="0" wp14:anchorId="09B3098E" wp14:editId="348244DC">
                  <wp:extent cx="7620" cy="7620"/>
                  <wp:effectExtent l="0" t="0" r="0" b="0"/>
                  <wp:docPr id="50196" name="Picture 50196"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s-apps2.hcl-axon.com/icons/ecblank.gif"/>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176EA8">
              <w:rPr>
                <w:rFonts w:ascii="Calibri Light" w:hAnsi="Calibri Light"/>
              </w:rPr>
              <w:br/>
              <w:t>Process; Job Roles; Benefit/Improvement (300)</w:t>
            </w:r>
          </w:p>
        </w:tc>
        <w:tc>
          <w:tcPr>
            <w:tcW w:w="1980" w:type="dxa"/>
            <w:tcBorders>
              <w:top w:val="threeDEmboss" w:sz="6" w:space="0" w:color="auto"/>
              <w:bottom w:val="threeDEmboss" w:sz="6" w:space="0" w:color="auto"/>
            </w:tcBorders>
            <w:vAlign w:val="center"/>
          </w:tcPr>
          <w:p w14:paraId="3424977D" w14:textId="4AC6E3D0" w:rsidR="003102C0" w:rsidRPr="00176EA8" w:rsidRDefault="003102C0" w:rsidP="0062582F">
            <w:pPr>
              <w:pStyle w:val="TableField-Left"/>
              <w:rPr>
                <w:rFonts w:ascii="Calibri Light" w:hAnsi="Calibri Light"/>
              </w:rPr>
            </w:pPr>
            <w:r w:rsidRPr="00176EA8">
              <w:rPr>
                <w:rFonts w:ascii="Calibri Light" w:hAnsi="Calibri Light"/>
              </w:rPr>
              <w:t>CS-BCD-All</w:t>
            </w:r>
            <w:r w:rsidR="00430646">
              <w:rPr>
                <w:rFonts w:ascii="Calibri Light" w:hAnsi="Calibri Light"/>
              </w:rPr>
              <w:t xml:space="preserve">, </w:t>
            </w:r>
            <w:r w:rsidR="0062582F" w:rsidRPr="00051345">
              <w:rPr>
                <w:rFonts w:ascii="Calibri Light" w:hAnsi="Calibri Light"/>
              </w:rPr>
              <w:t xml:space="preserve"> CS-CSOD-RSO All</w:t>
            </w:r>
          </w:p>
        </w:tc>
        <w:tc>
          <w:tcPr>
            <w:tcW w:w="1351" w:type="dxa"/>
            <w:tcBorders>
              <w:top w:val="threeDEmboss" w:sz="6" w:space="0" w:color="auto"/>
              <w:bottom w:val="threeDEmboss" w:sz="6" w:space="0" w:color="auto"/>
            </w:tcBorders>
            <w:vAlign w:val="center"/>
          </w:tcPr>
          <w:p w14:paraId="7AD46AA0" w14:textId="6F82FC60" w:rsidR="003102C0" w:rsidRPr="00176EA8" w:rsidRDefault="003102C0" w:rsidP="00212473">
            <w:pPr>
              <w:pStyle w:val="TableField-Left"/>
              <w:rPr>
                <w:rFonts w:ascii="Calibri Light" w:hAnsi="Calibri Light" w:cs="Arial"/>
              </w:rPr>
            </w:pPr>
            <w:r w:rsidRPr="00176EA8">
              <w:rPr>
                <w:rFonts w:ascii="Calibri Light" w:hAnsi="Calibri Light" w:cs="Arial"/>
              </w:rPr>
              <w:t>Medium</w:t>
            </w:r>
          </w:p>
        </w:tc>
        <w:tc>
          <w:tcPr>
            <w:tcW w:w="1416" w:type="dxa"/>
            <w:tcBorders>
              <w:top w:val="threeDEmboss" w:sz="6" w:space="0" w:color="auto"/>
              <w:bottom w:val="threeDEmboss" w:sz="6" w:space="0" w:color="auto"/>
            </w:tcBorders>
            <w:vAlign w:val="center"/>
          </w:tcPr>
          <w:p w14:paraId="420B829F" w14:textId="56E6010B" w:rsidR="003102C0" w:rsidRPr="00176EA8" w:rsidRDefault="003102C0" w:rsidP="00212473">
            <w:pPr>
              <w:pStyle w:val="TableField-Left"/>
              <w:rPr>
                <w:rFonts w:ascii="Calibri Light" w:hAnsi="Calibri Light" w:cs="Arial"/>
              </w:rPr>
            </w:pPr>
            <w:r w:rsidRPr="00176EA8">
              <w:rPr>
                <w:rFonts w:ascii="Calibri Light" w:hAnsi="Calibri Light" w:cs="Arial"/>
              </w:rPr>
              <w:t>Medium</w:t>
            </w:r>
          </w:p>
        </w:tc>
      </w:tr>
      <w:tr w:rsidR="003102C0" w:rsidRPr="00051345" w14:paraId="482B7DBD" w14:textId="77777777" w:rsidTr="00212473">
        <w:trPr>
          <w:cantSplit/>
          <w:trHeight w:val="432"/>
        </w:trPr>
        <w:tc>
          <w:tcPr>
            <w:tcW w:w="2816" w:type="dxa"/>
            <w:tcBorders>
              <w:top w:val="threeDEmboss" w:sz="6" w:space="0" w:color="auto"/>
              <w:bottom w:val="threeDEmboss" w:sz="6" w:space="0" w:color="auto"/>
            </w:tcBorders>
            <w:vAlign w:val="center"/>
          </w:tcPr>
          <w:p w14:paraId="2DF99A10" w14:textId="02D2D44C" w:rsidR="003102C0" w:rsidRPr="00176EA8" w:rsidRDefault="003102C0" w:rsidP="00212473">
            <w:pPr>
              <w:pStyle w:val="TableField-Left"/>
              <w:rPr>
                <w:rFonts w:ascii="Calibri Light" w:hAnsi="Calibri Light"/>
                <w:strike/>
              </w:rPr>
            </w:pPr>
            <w:r w:rsidRPr="00176EA8">
              <w:rPr>
                <w:rFonts w:ascii="Calibri Light" w:hAnsi="Calibri Light"/>
              </w:rPr>
              <w:lastRenderedPageBreak/>
              <w:t>Billing Inquiry may not have a listing view that is easily accessible for certain information that will assist the CCC with bill questions, such as daily average and KW demand. May have to drill down or click to another screen to find the information - requirements have been added for a list view screen. Enhancement is pending.</w:t>
            </w:r>
          </w:p>
        </w:tc>
        <w:tc>
          <w:tcPr>
            <w:tcW w:w="1620" w:type="dxa"/>
            <w:tcBorders>
              <w:top w:val="threeDEmboss" w:sz="6" w:space="0" w:color="auto"/>
              <w:bottom w:val="threeDEmboss" w:sz="6" w:space="0" w:color="auto"/>
            </w:tcBorders>
            <w:vAlign w:val="center"/>
          </w:tcPr>
          <w:p w14:paraId="5B981494" w14:textId="7DC81DF4" w:rsidR="003102C0" w:rsidRPr="00176EA8" w:rsidRDefault="003102C0" w:rsidP="00212473">
            <w:pPr>
              <w:pStyle w:val="TableField-Left"/>
              <w:rPr>
                <w:rFonts w:ascii="Calibri Light" w:hAnsi="Calibri Light"/>
                <w:strike/>
              </w:rPr>
            </w:pPr>
            <w:r w:rsidRPr="00176EA8">
              <w:rPr>
                <w:rFonts w:ascii="Calibri Light" w:hAnsi="Calibri Light"/>
              </w:rPr>
              <w:t>Decision Making; Process (363)</w:t>
            </w:r>
          </w:p>
        </w:tc>
        <w:tc>
          <w:tcPr>
            <w:tcW w:w="1980" w:type="dxa"/>
            <w:tcBorders>
              <w:top w:val="threeDEmboss" w:sz="6" w:space="0" w:color="auto"/>
              <w:bottom w:val="threeDEmboss" w:sz="6" w:space="0" w:color="auto"/>
            </w:tcBorders>
            <w:vAlign w:val="center"/>
          </w:tcPr>
          <w:p w14:paraId="745A5784" w14:textId="00D05141" w:rsidR="003102C0" w:rsidRPr="00176EA8" w:rsidRDefault="003102C0" w:rsidP="00212473">
            <w:pPr>
              <w:pStyle w:val="TableField-Left"/>
              <w:rPr>
                <w:rFonts w:ascii="Calibri Light" w:hAnsi="Calibri Light"/>
                <w:strike/>
              </w:rPr>
            </w:pPr>
            <w:r w:rsidRPr="00176EA8">
              <w:rPr>
                <w:rFonts w:ascii="Calibri Light" w:hAnsi="Calibri Light"/>
              </w:rPr>
              <w:t>CS-CSOD-CCC All; CS-BCD-All; CS-CSOD-Consumer Affairs</w:t>
            </w:r>
          </w:p>
        </w:tc>
        <w:tc>
          <w:tcPr>
            <w:tcW w:w="1351" w:type="dxa"/>
            <w:tcBorders>
              <w:top w:val="threeDEmboss" w:sz="6" w:space="0" w:color="auto"/>
              <w:bottom w:val="threeDEmboss" w:sz="6" w:space="0" w:color="auto"/>
            </w:tcBorders>
            <w:vAlign w:val="center"/>
          </w:tcPr>
          <w:p w14:paraId="48DC566B" w14:textId="1F64AB4C" w:rsidR="003102C0" w:rsidRPr="00176EA8" w:rsidRDefault="003102C0" w:rsidP="00212473">
            <w:pPr>
              <w:pStyle w:val="TableField-Left"/>
              <w:rPr>
                <w:rFonts w:ascii="Calibri Light" w:hAnsi="Calibri Light" w:cs="Arial"/>
                <w:strike/>
              </w:rPr>
            </w:pPr>
            <w:r w:rsidRPr="00176EA8">
              <w:rPr>
                <w:rFonts w:ascii="Calibri Light" w:hAnsi="Calibri Light" w:cs="Arial"/>
              </w:rPr>
              <w:t>Medium</w:t>
            </w:r>
          </w:p>
        </w:tc>
        <w:tc>
          <w:tcPr>
            <w:tcW w:w="1416" w:type="dxa"/>
            <w:tcBorders>
              <w:top w:val="threeDEmboss" w:sz="6" w:space="0" w:color="auto"/>
              <w:bottom w:val="threeDEmboss" w:sz="6" w:space="0" w:color="auto"/>
            </w:tcBorders>
            <w:vAlign w:val="center"/>
          </w:tcPr>
          <w:p w14:paraId="47EC1D43" w14:textId="0BE1D281" w:rsidR="003102C0" w:rsidRPr="00176EA8" w:rsidRDefault="003102C0" w:rsidP="00212473">
            <w:pPr>
              <w:pStyle w:val="TableField-Left"/>
              <w:rPr>
                <w:rFonts w:ascii="Calibri Light" w:hAnsi="Calibri Light" w:cs="Arial"/>
                <w:strike/>
              </w:rPr>
            </w:pPr>
            <w:r w:rsidRPr="00176EA8">
              <w:rPr>
                <w:rFonts w:ascii="Calibri Light" w:hAnsi="Calibri Light" w:cs="Arial"/>
              </w:rPr>
              <w:t>Medium</w:t>
            </w:r>
          </w:p>
        </w:tc>
      </w:tr>
      <w:tr w:rsidR="003102C0" w:rsidRPr="00051345" w14:paraId="5743D9B7" w14:textId="77777777" w:rsidTr="00212473">
        <w:trPr>
          <w:cantSplit/>
          <w:trHeight w:val="432"/>
        </w:trPr>
        <w:tc>
          <w:tcPr>
            <w:tcW w:w="2816" w:type="dxa"/>
            <w:tcBorders>
              <w:top w:val="threeDEmboss" w:sz="6" w:space="0" w:color="auto"/>
              <w:bottom w:val="threeDEmboss" w:sz="6" w:space="0" w:color="auto"/>
            </w:tcBorders>
            <w:vAlign w:val="center"/>
          </w:tcPr>
          <w:p w14:paraId="6D173A73" w14:textId="61042DAD" w:rsidR="003102C0" w:rsidRPr="00176EA8" w:rsidDel="001025D9" w:rsidRDefault="003102C0" w:rsidP="00212473">
            <w:pPr>
              <w:pStyle w:val="TableField-Left"/>
              <w:rPr>
                <w:rFonts w:ascii="Calibri Light" w:hAnsi="Calibri Light"/>
              </w:rPr>
            </w:pPr>
            <w:r w:rsidRPr="00176EA8" w:rsidDel="001025D9">
              <w:rPr>
                <w:rFonts w:ascii="Calibri Light" w:hAnsi="Calibri Light"/>
              </w:rPr>
              <w:t>Payment transfer from 1 account to another will take 2 steps in SAP. The agent will need to move the payment from one account to a clarification work list and then move from the work list to another account. Current process is one step based on selecting the payment. This can add more processing time for the agents that will need to move payments.</w:t>
            </w:r>
          </w:p>
        </w:tc>
        <w:tc>
          <w:tcPr>
            <w:tcW w:w="1620" w:type="dxa"/>
            <w:tcBorders>
              <w:top w:val="threeDEmboss" w:sz="6" w:space="0" w:color="auto"/>
              <w:bottom w:val="threeDEmboss" w:sz="6" w:space="0" w:color="auto"/>
            </w:tcBorders>
            <w:vAlign w:val="center"/>
          </w:tcPr>
          <w:p w14:paraId="2F2A3973" w14:textId="78592AC6" w:rsidR="003102C0" w:rsidRPr="00176EA8" w:rsidDel="001025D9" w:rsidRDefault="003102C0" w:rsidP="00212473">
            <w:pPr>
              <w:pStyle w:val="TableField-Left"/>
              <w:rPr>
                <w:rFonts w:ascii="Calibri Light" w:hAnsi="Calibri Light"/>
              </w:rPr>
            </w:pPr>
            <w:r w:rsidRPr="00176EA8" w:rsidDel="001025D9">
              <w:rPr>
                <w:rFonts w:ascii="Calibri Light" w:hAnsi="Calibri Light"/>
              </w:rPr>
              <w:t>Decision Making; Process</w:t>
            </w:r>
          </w:p>
        </w:tc>
        <w:tc>
          <w:tcPr>
            <w:tcW w:w="1980" w:type="dxa"/>
            <w:tcBorders>
              <w:top w:val="threeDEmboss" w:sz="6" w:space="0" w:color="auto"/>
              <w:bottom w:val="threeDEmboss" w:sz="6" w:space="0" w:color="auto"/>
            </w:tcBorders>
            <w:vAlign w:val="center"/>
          </w:tcPr>
          <w:p w14:paraId="01EACB5F" w14:textId="0FCAE179" w:rsidR="003102C0" w:rsidRPr="00176EA8" w:rsidDel="001025D9" w:rsidRDefault="003102C0" w:rsidP="00212473">
            <w:pPr>
              <w:pStyle w:val="TableField-Left"/>
              <w:rPr>
                <w:rFonts w:ascii="Calibri Light" w:hAnsi="Calibri Light"/>
              </w:rPr>
            </w:pPr>
            <w:r w:rsidRPr="00176EA8" w:rsidDel="001025D9">
              <w:rPr>
                <w:rFonts w:ascii="Calibri Light" w:hAnsi="Calibri Light"/>
              </w:rPr>
              <w:t>CS-CSOD-CCC All</w:t>
            </w:r>
          </w:p>
        </w:tc>
        <w:tc>
          <w:tcPr>
            <w:tcW w:w="1351" w:type="dxa"/>
            <w:tcBorders>
              <w:top w:val="threeDEmboss" w:sz="6" w:space="0" w:color="auto"/>
              <w:bottom w:val="threeDEmboss" w:sz="6" w:space="0" w:color="auto"/>
            </w:tcBorders>
            <w:vAlign w:val="center"/>
          </w:tcPr>
          <w:p w14:paraId="27889FC7" w14:textId="75389607" w:rsidR="003102C0" w:rsidRPr="00176EA8" w:rsidDel="001025D9" w:rsidRDefault="003102C0" w:rsidP="00212473">
            <w:pPr>
              <w:pStyle w:val="TableField-Left"/>
              <w:rPr>
                <w:rFonts w:ascii="Calibri Light" w:hAnsi="Calibri Light" w:cs="Arial"/>
              </w:rPr>
            </w:pPr>
            <w:r w:rsidRPr="00176EA8" w:rsidDel="001025D9">
              <w:rPr>
                <w:rFonts w:ascii="Calibri Light" w:hAnsi="Calibri Light" w:cs="Arial"/>
              </w:rPr>
              <w:t>Low</w:t>
            </w:r>
          </w:p>
        </w:tc>
        <w:tc>
          <w:tcPr>
            <w:tcW w:w="1416" w:type="dxa"/>
            <w:tcBorders>
              <w:top w:val="threeDEmboss" w:sz="6" w:space="0" w:color="auto"/>
              <w:bottom w:val="threeDEmboss" w:sz="6" w:space="0" w:color="auto"/>
            </w:tcBorders>
            <w:vAlign w:val="center"/>
          </w:tcPr>
          <w:p w14:paraId="3F666BD6" w14:textId="16E077CB" w:rsidR="003102C0" w:rsidRPr="00176EA8" w:rsidDel="001025D9" w:rsidRDefault="003102C0" w:rsidP="00212473">
            <w:pPr>
              <w:pStyle w:val="TableField-Left"/>
              <w:rPr>
                <w:rFonts w:ascii="Calibri Light" w:hAnsi="Calibri Light" w:cs="Arial"/>
              </w:rPr>
            </w:pPr>
            <w:r w:rsidRPr="00176EA8" w:rsidDel="001025D9">
              <w:rPr>
                <w:rFonts w:ascii="Calibri Light" w:hAnsi="Calibri Light" w:cs="Arial"/>
              </w:rPr>
              <w:t>Medium</w:t>
            </w:r>
          </w:p>
        </w:tc>
      </w:tr>
      <w:tr w:rsidR="009A6897" w:rsidRPr="00051345" w14:paraId="2FC04147" w14:textId="77777777" w:rsidTr="00212473">
        <w:trPr>
          <w:cantSplit/>
          <w:trHeight w:val="432"/>
        </w:trPr>
        <w:tc>
          <w:tcPr>
            <w:tcW w:w="2816" w:type="dxa"/>
            <w:tcBorders>
              <w:top w:val="threeDEmboss" w:sz="6" w:space="0" w:color="auto"/>
              <w:bottom w:val="threeDEmboss" w:sz="6" w:space="0" w:color="auto"/>
            </w:tcBorders>
            <w:vAlign w:val="center"/>
          </w:tcPr>
          <w:p w14:paraId="792C8847" w14:textId="25E0A13B" w:rsidR="009A6897" w:rsidRPr="00176EA8" w:rsidDel="001025D9" w:rsidRDefault="00BB6BC9" w:rsidP="00212473">
            <w:pPr>
              <w:pStyle w:val="TableField-Left"/>
              <w:rPr>
                <w:rFonts w:ascii="Calibri Light" w:hAnsi="Calibri Light"/>
              </w:rPr>
            </w:pPr>
            <w:r w:rsidRPr="00176EA8">
              <w:rPr>
                <w:rFonts w:ascii="Calibri Light" w:hAnsi="Calibri Light" w:cs="Arial"/>
                <w:color w:val="222222"/>
                <w:lang w:val="en"/>
              </w:rPr>
              <w:t>Front office users will not have visibility to BPEMs that are created in the back office or the status of BPEMs that they create via C4C. Currently users have visibility to all basic work requests issued in CSS/CWO. For some teams, a workaround will be to use BDEX to view BPEM info (e.g., BI team) and they can review notes (Activity Records and BP Contact records) in C4C to view the full picture of the account.</w:t>
            </w:r>
          </w:p>
        </w:tc>
        <w:tc>
          <w:tcPr>
            <w:tcW w:w="1620" w:type="dxa"/>
            <w:tcBorders>
              <w:top w:val="threeDEmboss" w:sz="6" w:space="0" w:color="auto"/>
              <w:bottom w:val="threeDEmboss" w:sz="6" w:space="0" w:color="auto"/>
            </w:tcBorders>
            <w:vAlign w:val="center"/>
          </w:tcPr>
          <w:p w14:paraId="3C7513CA" w14:textId="35786EF8" w:rsidR="009A6897" w:rsidRPr="00176EA8" w:rsidDel="001025D9" w:rsidRDefault="009A6897" w:rsidP="00212473">
            <w:pPr>
              <w:pStyle w:val="TableField-Left"/>
              <w:rPr>
                <w:rFonts w:ascii="Calibri Light" w:hAnsi="Calibri Light"/>
              </w:rPr>
            </w:pPr>
            <w:r w:rsidRPr="00176EA8">
              <w:rPr>
                <w:rFonts w:ascii="Calibri Light" w:hAnsi="Calibri Light"/>
              </w:rPr>
              <w:t>Process, Decision</w:t>
            </w:r>
            <w:r w:rsidR="00A6762E" w:rsidRPr="00176EA8">
              <w:rPr>
                <w:rFonts w:ascii="Calibri Light" w:hAnsi="Calibri Light"/>
              </w:rPr>
              <w:t xml:space="preserve"> (827)</w:t>
            </w:r>
          </w:p>
        </w:tc>
        <w:tc>
          <w:tcPr>
            <w:tcW w:w="1980" w:type="dxa"/>
            <w:tcBorders>
              <w:top w:val="threeDEmboss" w:sz="6" w:space="0" w:color="auto"/>
              <w:bottom w:val="threeDEmboss" w:sz="6" w:space="0" w:color="auto"/>
            </w:tcBorders>
            <w:vAlign w:val="center"/>
          </w:tcPr>
          <w:p w14:paraId="7284F9EE" w14:textId="70783E18" w:rsidR="009A6897" w:rsidRPr="00176EA8" w:rsidDel="001025D9" w:rsidRDefault="009A6897" w:rsidP="00212473">
            <w:pPr>
              <w:pStyle w:val="TableField-Left"/>
              <w:rPr>
                <w:rFonts w:ascii="Calibri Light" w:hAnsi="Calibri Light"/>
              </w:rPr>
            </w:pPr>
            <w:r w:rsidRPr="00176EA8">
              <w:rPr>
                <w:rFonts w:ascii="Calibri Light" w:hAnsi="Calibri Light"/>
              </w:rPr>
              <w:t>CCC, GC Services, BCD, Consumer Affairs, CP&amp;S</w:t>
            </w:r>
          </w:p>
        </w:tc>
        <w:tc>
          <w:tcPr>
            <w:tcW w:w="1351" w:type="dxa"/>
            <w:tcBorders>
              <w:top w:val="threeDEmboss" w:sz="6" w:space="0" w:color="auto"/>
              <w:bottom w:val="threeDEmboss" w:sz="6" w:space="0" w:color="auto"/>
            </w:tcBorders>
            <w:vAlign w:val="center"/>
          </w:tcPr>
          <w:p w14:paraId="72751F96" w14:textId="3A75123F" w:rsidR="009A6897" w:rsidRPr="00176EA8" w:rsidDel="001025D9" w:rsidRDefault="009A6897" w:rsidP="00212473">
            <w:pPr>
              <w:pStyle w:val="TableField-Left"/>
              <w:rPr>
                <w:rFonts w:ascii="Calibri Light" w:hAnsi="Calibri Light" w:cs="Arial"/>
              </w:rPr>
            </w:pPr>
            <w:r w:rsidRPr="00176EA8">
              <w:rPr>
                <w:rFonts w:ascii="Calibri Light" w:hAnsi="Calibri Light" w:cs="Arial"/>
              </w:rPr>
              <w:t>High</w:t>
            </w:r>
          </w:p>
        </w:tc>
        <w:tc>
          <w:tcPr>
            <w:tcW w:w="1416" w:type="dxa"/>
            <w:tcBorders>
              <w:top w:val="threeDEmboss" w:sz="6" w:space="0" w:color="auto"/>
              <w:bottom w:val="threeDEmboss" w:sz="6" w:space="0" w:color="auto"/>
            </w:tcBorders>
            <w:vAlign w:val="center"/>
          </w:tcPr>
          <w:p w14:paraId="1249AEB6" w14:textId="3849D28E" w:rsidR="009A6897" w:rsidRPr="00176EA8" w:rsidDel="001025D9" w:rsidRDefault="009A6897" w:rsidP="00212473">
            <w:pPr>
              <w:pStyle w:val="TableField-Left"/>
              <w:rPr>
                <w:rFonts w:ascii="Calibri Light" w:hAnsi="Calibri Light" w:cs="Arial"/>
              </w:rPr>
            </w:pPr>
            <w:r w:rsidRPr="00176EA8">
              <w:rPr>
                <w:rFonts w:ascii="Calibri Light" w:hAnsi="Calibri Light" w:cs="Arial"/>
              </w:rPr>
              <w:t>High</w:t>
            </w:r>
          </w:p>
        </w:tc>
      </w:tr>
      <w:tr w:rsidR="009A6897" w:rsidRPr="00051345" w14:paraId="03ABA96E" w14:textId="77777777" w:rsidTr="00212473">
        <w:trPr>
          <w:cantSplit/>
          <w:trHeight w:val="432"/>
        </w:trPr>
        <w:tc>
          <w:tcPr>
            <w:tcW w:w="2816" w:type="dxa"/>
            <w:tcBorders>
              <w:top w:val="threeDEmboss" w:sz="6" w:space="0" w:color="auto"/>
              <w:bottom w:val="threeDEmboss" w:sz="6" w:space="0" w:color="auto"/>
            </w:tcBorders>
            <w:vAlign w:val="center"/>
          </w:tcPr>
          <w:p w14:paraId="3199265D" w14:textId="3F4AD5CF" w:rsidR="009A6897" w:rsidRPr="00176EA8" w:rsidRDefault="00BB6BC9" w:rsidP="0028605E">
            <w:pPr>
              <w:pStyle w:val="TableField-Left"/>
              <w:rPr>
                <w:rFonts w:ascii="Calibri Light" w:hAnsi="Calibri Light"/>
              </w:rPr>
            </w:pPr>
            <w:r w:rsidRPr="00176EA8">
              <w:rPr>
                <w:rFonts w:ascii="Calibri Light" w:hAnsi="Calibri Light" w:cs="Arial"/>
                <w:color w:val="222222"/>
                <w:lang w:val="en"/>
              </w:rPr>
              <w:lastRenderedPageBreak/>
              <w:t>The BI team will need to use three systems to receive, view and complete their work including C4C, S/4 Hana and BDEX. Today, the BI Team manages their work in CSS and an ACCESS DB.  There will be additional steps needed to ensure that they get the full picture of the account including any pending events (</w:t>
            </w:r>
            <w:proofErr w:type="spellStart"/>
            <w:r w:rsidRPr="00176EA8">
              <w:rPr>
                <w:rFonts w:ascii="Calibri Light" w:hAnsi="Calibri Light" w:cs="Arial"/>
                <w:color w:val="222222"/>
                <w:lang w:val="en"/>
              </w:rPr>
              <w:t>eg</w:t>
            </w:r>
            <w:proofErr w:type="spellEnd"/>
            <w:r w:rsidRPr="00176EA8">
              <w:rPr>
                <w:rFonts w:ascii="Calibri Light" w:hAnsi="Calibri Light" w:cs="Arial"/>
                <w:color w:val="222222"/>
                <w:lang w:val="en"/>
              </w:rPr>
              <w:t xml:space="preserve"> BPEM cases, service order, rebills </w:t>
            </w:r>
            <w:proofErr w:type="spellStart"/>
            <w:r w:rsidRPr="00176EA8">
              <w:rPr>
                <w:rFonts w:ascii="Calibri Light" w:hAnsi="Calibri Light" w:cs="Arial"/>
                <w:color w:val="222222"/>
                <w:lang w:val="en"/>
              </w:rPr>
              <w:t>etc</w:t>
            </w:r>
            <w:proofErr w:type="spellEnd"/>
            <w:r w:rsidRPr="00176EA8">
              <w:rPr>
                <w:rFonts w:ascii="Calibri Light" w:hAnsi="Calibri Light" w:cs="Arial"/>
                <w:color w:val="222222"/>
                <w:lang w:val="en"/>
              </w:rPr>
              <w:t>), notes and usage data.</w:t>
            </w:r>
          </w:p>
        </w:tc>
        <w:tc>
          <w:tcPr>
            <w:tcW w:w="1620" w:type="dxa"/>
            <w:tcBorders>
              <w:top w:val="threeDEmboss" w:sz="6" w:space="0" w:color="auto"/>
              <w:bottom w:val="threeDEmboss" w:sz="6" w:space="0" w:color="auto"/>
            </w:tcBorders>
            <w:vAlign w:val="center"/>
          </w:tcPr>
          <w:p w14:paraId="5B619E24" w14:textId="27146BF1" w:rsidR="009A6897" w:rsidRPr="00176EA8" w:rsidRDefault="009A6897" w:rsidP="00212473">
            <w:pPr>
              <w:pStyle w:val="TableField-Left"/>
              <w:rPr>
                <w:rFonts w:ascii="Calibri Light" w:hAnsi="Calibri Light"/>
              </w:rPr>
            </w:pPr>
            <w:r w:rsidRPr="00176EA8">
              <w:rPr>
                <w:rFonts w:ascii="Calibri Light" w:hAnsi="Calibri Light"/>
              </w:rPr>
              <w:t>Process</w:t>
            </w:r>
            <w:r w:rsidR="00A6762E" w:rsidRPr="00176EA8">
              <w:rPr>
                <w:rFonts w:ascii="Calibri Light" w:hAnsi="Calibri Light"/>
              </w:rPr>
              <w:t xml:space="preserve"> (828)</w:t>
            </w:r>
          </w:p>
        </w:tc>
        <w:tc>
          <w:tcPr>
            <w:tcW w:w="1980" w:type="dxa"/>
            <w:tcBorders>
              <w:top w:val="threeDEmboss" w:sz="6" w:space="0" w:color="auto"/>
              <w:bottom w:val="threeDEmboss" w:sz="6" w:space="0" w:color="auto"/>
            </w:tcBorders>
            <w:vAlign w:val="center"/>
          </w:tcPr>
          <w:p w14:paraId="4AFCBB8C" w14:textId="5AD57B97" w:rsidR="009A6897" w:rsidRPr="00176EA8" w:rsidRDefault="00EF72A4" w:rsidP="00212473">
            <w:pPr>
              <w:pStyle w:val="TableField-Left"/>
              <w:rPr>
                <w:rFonts w:ascii="Calibri Light" w:hAnsi="Calibri Light"/>
              </w:rPr>
            </w:pPr>
            <w:r w:rsidRPr="00176EA8">
              <w:rPr>
                <w:rFonts w:ascii="Calibri Light" w:hAnsi="Calibri Light"/>
              </w:rPr>
              <w:t>CS-CSOD-CCC-BI</w:t>
            </w:r>
          </w:p>
        </w:tc>
        <w:tc>
          <w:tcPr>
            <w:tcW w:w="1351" w:type="dxa"/>
            <w:tcBorders>
              <w:top w:val="threeDEmboss" w:sz="6" w:space="0" w:color="auto"/>
              <w:bottom w:val="threeDEmboss" w:sz="6" w:space="0" w:color="auto"/>
            </w:tcBorders>
            <w:vAlign w:val="center"/>
          </w:tcPr>
          <w:p w14:paraId="5CB3B5FC" w14:textId="541748C8" w:rsidR="009A6897" w:rsidRPr="00176EA8" w:rsidRDefault="0028605E" w:rsidP="00212473">
            <w:pPr>
              <w:pStyle w:val="TableField-Left"/>
              <w:rPr>
                <w:rFonts w:ascii="Calibri Light" w:hAnsi="Calibri Light" w:cs="Arial"/>
              </w:rPr>
            </w:pPr>
            <w:r w:rsidRPr="00176EA8">
              <w:rPr>
                <w:rFonts w:ascii="Calibri Light" w:hAnsi="Calibri Light" w:cs="Arial"/>
              </w:rPr>
              <w:t>Med</w:t>
            </w:r>
          </w:p>
        </w:tc>
        <w:tc>
          <w:tcPr>
            <w:tcW w:w="1416" w:type="dxa"/>
            <w:tcBorders>
              <w:top w:val="threeDEmboss" w:sz="6" w:space="0" w:color="auto"/>
              <w:bottom w:val="threeDEmboss" w:sz="6" w:space="0" w:color="auto"/>
            </w:tcBorders>
            <w:vAlign w:val="center"/>
          </w:tcPr>
          <w:p w14:paraId="7559735D" w14:textId="1C500DAE" w:rsidR="009A6897" w:rsidRPr="00176EA8" w:rsidRDefault="0028605E" w:rsidP="00212473">
            <w:pPr>
              <w:pStyle w:val="TableField-Left"/>
              <w:rPr>
                <w:rFonts w:ascii="Calibri Light" w:hAnsi="Calibri Light" w:cs="Arial"/>
              </w:rPr>
            </w:pPr>
            <w:r w:rsidRPr="00176EA8">
              <w:rPr>
                <w:rFonts w:ascii="Calibri Light" w:hAnsi="Calibri Light" w:cs="Arial"/>
              </w:rPr>
              <w:t>Med</w:t>
            </w:r>
          </w:p>
        </w:tc>
      </w:tr>
      <w:tr w:rsidR="00C626DD" w:rsidRPr="00051345" w14:paraId="377057A7" w14:textId="77777777" w:rsidTr="00212473">
        <w:trPr>
          <w:cantSplit/>
          <w:trHeight w:val="432"/>
        </w:trPr>
        <w:tc>
          <w:tcPr>
            <w:tcW w:w="2816" w:type="dxa"/>
            <w:tcBorders>
              <w:top w:val="threeDEmboss" w:sz="6" w:space="0" w:color="auto"/>
              <w:bottom w:val="threeDEmboss" w:sz="6" w:space="0" w:color="auto"/>
            </w:tcBorders>
            <w:vAlign w:val="center"/>
          </w:tcPr>
          <w:p w14:paraId="6ECCDCB7" w14:textId="44EFB1E8" w:rsidR="00C626DD" w:rsidRPr="00C626DD" w:rsidRDefault="00C626DD" w:rsidP="0028605E">
            <w:pPr>
              <w:pStyle w:val="TableField-Left"/>
              <w:rPr>
                <w:rFonts w:ascii="Calibri Light" w:hAnsi="Calibri Light" w:cs="Arial"/>
              </w:rPr>
            </w:pPr>
            <w:r w:rsidRPr="00C626DD">
              <w:rPr>
                <w:rFonts w:ascii="Calibri Light" w:hAnsi="Calibri Light" w:cs="Arial"/>
              </w:rPr>
              <w:t>Users will not be able to view any change logs on tickets. The view will only be based on the last user that worked on the ticket. Users will not be able to view who made changes to the ticket request or what updates were made to the tickets. This can be an issue when researching the account for escalations. Currently users have a view log that shows changes made to requests in CSS/CWO.</w:t>
            </w:r>
          </w:p>
        </w:tc>
        <w:tc>
          <w:tcPr>
            <w:tcW w:w="1620" w:type="dxa"/>
            <w:tcBorders>
              <w:top w:val="threeDEmboss" w:sz="6" w:space="0" w:color="auto"/>
              <w:bottom w:val="threeDEmboss" w:sz="6" w:space="0" w:color="auto"/>
            </w:tcBorders>
            <w:vAlign w:val="center"/>
          </w:tcPr>
          <w:p w14:paraId="443C5C5B" w14:textId="30D320C0" w:rsidR="00C626DD" w:rsidRPr="00C626DD" w:rsidRDefault="00C626DD" w:rsidP="00212473">
            <w:pPr>
              <w:pStyle w:val="TableField-Left"/>
              <w:rPr>
                <w:rFonts w:ascii="Calibri Light" w:hAnsi="Calibri Light" w:cs="Arial"/>
              </w:rPr>
            </w:pPr>
            <w:r w:rsidRPr="00C626DD">
              <w:rPr>
                <w:rFonts w:ascii="Calibri Light" w:hAnsi="Calibri Light" w:cs="Arial"/>
              </w:rPr>
              <w:t xml:space="preserve">Decision </w:t>
            </w:r>
            <w:proofErr w:type="spellStart"/>
            <w:r w:rsidRPr="00C626DD">
              <w:rPr>
                <w:rFonts w:ascii="Calibri Light" w:hAnsi="Calibri Light" w:cs="Arial"/>
              </w:rPr>
              <w:t>Making;Process;Regulatory</w:t>
            </w:r>
            <w:proofErr w:type="spellEnd"/>
            <w:r w:rsidRPr="00C626DD">
              <w:rPr>
                <w:rFonts w:ascii="Calibri Light" w:hAnsi="Calibri Light" w:cs="Arial"/>
              </w:rPr>
              <w:t>/Legal</w:t>
            </w:r>
            <w:r>
              <w:rPr>
                <w:rFonts w:ascii="Calibri Light" w:hAnsi="Calibri Light" w:cs="Arial"/>
              </w:rPr>
              <w:t xml:space="preserve"> (844)</w:t>
            </w:r>
          </w:p>
        </w:tc>
        <w:tc>
          <w:tcPr>
            <w:tcW w:w="1980" w:type="dxa"/>
            <w:tcBorders>
              <w:top w:val="threeDEmboss" w:sz="6" w:space="0" w:color="auto"/>
              <w:bottom w:val="threeDEmboss" w:sz="6" w:space="0" w:color="auto"/>
            </w:tcBorders>
            <w:vAlign w:val="center"/>
          </w:tcPr>
          <w:p w14:paraId="5AAFDCE8" w14:textId="13A82E26" w:rsidR="00C626DD" w:rsidRPr="00C626DD" w:rsidRDefault="00C626DD" w:rsidP="00212473">
            <w:pPr>
              <w:pStyle w:val="TableField-Left"/>
              <w:rPr>
                <w:rFonts w:ascii="Calibri Light" w:hAnsi="Calibri Light" w:cs="Arial"/>
              </w:rPr>
            </w:pPr>
            <w:proofErr w:type="spellStart"/>
            <w:r w:rsidRPr="00C626DD">
              <w:rPr>
                <w:rFonts w:ascii="Calibri Light" w:hAnsi="Calibri Light" w:cs="Arial"/>
              </w:rPr>
              <w:t>CS-BCD-All;CS-CP&amp;S-All;CS-CSOD-CCC</w:t>
            </w:r>
            <w:proofErr w:type="spellEnd"/>
            <w:r w:rsidRPr="00C626DD">
              <w:rPr>
                <w:rFonts w:ascii="Calibri Light" w:hAnsi="Calibri Light" w:cs="Arial"/>
              </w:rPr>
              <w:t xml:space="preserve"> </w:t>
            </w:r>
            <w:proofErr w:type="spellStart"/>
            <w:r w:rsidRPr="00C626DD">
              <w:rPr>
                <w:rFonts w:ascii="Calibri Light" w:hAnsi="Calibri Light" w:cs="Arial"/>
              </w:rPr>
              <w:t>All;CS-CSOD-Consumer</w:t>
            </w:r>
            <w:proofErr w:type="spellEnd"/>
            <w:r w:rsidRPr="00C626DD">
              <w:rPr>
                <w:rFonts w:ascii="Calibri Light" w:hAnsi="Calibri Light" w:cs="Arial"/>
              </w:rPr>
              <w:t xml:space="preserve"> </w:t>
            </w:r>
            <w:proofErr w:type="spellStart"/>
            <w:r w:rsidRPr="00C626DD">
              <w:rPr>
                <w:rFonts w:ascii="Calibri Light" w:hAnsi="Calibri Light" w:cs="Arial"/>
              </w:rPr>
              <w:t>Affairs;CS-CSOD-RSO</w:t>
            </w:r>
            <w:proofErr w:type="spellEnd"/>
            <w:r w:rsidRPr="00C626DD">
              <w:rPr>
                <w:rFonts w:ascii="Calibri Light" w:hAnsi="Calibri Light" w:cs="Arial"/>
              </w:rPr>
              <w:t xml:space="preserve"> All</w:t>
            </w:r>
          </w:p>
        </w:tc>
        <w:tc>
          <w:tcPr>
            <w:tcW w:w="1351" w:type="dxa"/>
            <w:tcBorders>
              <w:top w:val="threeDEmboss" w:sz="6" w:space="0" w:color="auto"/>
              <w:bottom w:val="threeDEmboss" w:sz="6" w:space="0" w:color="auto"/>
            </w:tcBorders>
            <w:vAlign w:val="center"/>
          </w:tcPr>
          <w:p w14:paraId="27BAA5EC" w14:textId="35FF1B48" w:rsidR="00C626DD" w:rsidRPr="00176EA8" w:rsidRDefault="00C626DD" w:rsidP="00212473">
            <w:pPr>
              <w:pStyle w:val="TableField-Left"/>
              <w:rPr>
                <w:rFonts w:ascii="Calibri Light" w:hAnsi="Calibri Light" w:cs="Arial"/>
              </w:rPr>
            </w:pPr>
            <w:r>
              <w:rPr>
                <w:rFonts w:ascii="Calibri Light" w:hAnsi="Calibri Light" w:cs="Arial"/>
              </w:rPr>
              <w:t>Medium</w:t>
            </w:r>
          </w:p>
        </w:tc>
        <w:tc>
          <w:tcPr>
            <w:tcW w:w="1416" w:type="dxa"/>
            <w:tcBorders>
              <w:top w:val="threeDEmboss" w:sz="6" w:space="0" w:color="auto"/>
              <w:bottom w:val="threeDEmboss" w:sz="6" w:space="0" w:color="auto"/>
            </w:tcBorders>
            <w:vAlign w:val="center"/>
          </w:tcPr>
          <w:p w14:paraId="3E7C08F4" w14:textId="16C66AD5" w:rsidR="00C626DD" w:rsidRPr="00176EA8" w:rsidRDefault="00C626DD" w:rsidP="00212473">
            <w:pPr>
              <w:pStyle w:val="TableField-Left"/>
              <w:rPr>
                <w:rFonts w:ascii="Calibri Light" w:hAnsi="Calibri Light" w:cs="Arial"/>
              </w:rPr>
            </w:pPr>
            <w:r>
              <w:rPr>
                <w:rFonts w:ascii="Calibri Light" w:hAnsi="Calibri Light" w:cs="Arial"/>
              </w:rPr>
              <w:t>Medium</w:t>
            </w:r>
          </w:p>
        </w:tc>
      </w:tr>
    </w:tbl>
    <w:p w14:paraId="6DB99C55" w14:textId="000F3A4A" w:rsidR="005C6879" w:rsidRPr="00051345" w:rsidRDefault="005C6879" w:rsidP="004861E2">
      <w:pPr>
        <w:pStyle w:val="Heading2Text"/>
        <w:rPr>
          <w:rFonts w:ascii="Calibri Light" w:hAnsi="Calibri Light" w:cs="Arial"/>
        </w:rPr>
      </w:pPr>
    </w:p>
    <w:p w14:paraId="04AF5F6B" w14:textId="77777777" w:rsidR="004861E2" w:rsidRPr="00051345" w:rsidRDefault="004861E2" w:rsidP="00435441">
      <w:pPr>
        <w:pStyle w:val="Heading2Text"/>
        <w:ind w:left="0"/>
        <w:rPr>
          <w:rFonts w:ascii="Calibri Light" w:hAnsi="Calibri Light" w:cs="Arial"/>
        </w:rPr>
      </w:pPr>
      <w:r w:rsidRPr="00051345">
        <w:rPr>
          <w:rFonts w:ascii="Calibri Light" w:hAnsi="Calibri Light" w:cs="Arial"/>
        </w:rPr>
        <w:t xml:space="preserve"> </w:t>
      </w:r>
      <w:r w:rsidR="00B33A9A" w:rsidRPr="00051345">
        <w:rPr>
          <w:rFonts w:ascii="Calibri Light" w:hAnsi="Calibri Light" w:cs="Arial"/>
        </w:rPr>
        <w:t>Below is a description of each</w:t>
      </w:r>
      <w:r w:rsidRPr="00051345">
        <w:rPr>
          <w:rFonts w:ascii="Calibri Light" w:hAnsi="Calibri Light" w:cs="Arial"/>
        </w:rPr>
        <w:t>:</w:t>
      </w:r>
    </w:p>
    <w:p w14:paraId="56EC4D22" w14:textId="77777777" w:rsidR="004861E2" w:rsidRPr="00051345" w:rsidRDefault="00B33A9A" w:rsidP="00435441">
      <w:pPr>
        <w:pStyle w:val="Heading2TextBulleted"/>
        <w:numPr>
          <w:ilvl w:val="0"/>
          <w:numId w:val="0"/>
        </w:numPr>
        <w:tabs>
          <w:tab w:val="num" w:pos="3150"/>
        </w:tabs>
        <w:ind w:left="900" w:hanging="360"/>
        <w:rPr>
          <w:rFonts w:ascii="Calibri Light" w:hAnsi="Calibri Light" w:cs="Arial"/>
        </w:rPr>
      </w:pPr>
      <w:r w:rsidRPr="00051345">
        <w:rPr>
          <w:rFonts w:ascii="Calibri Light" w:hAnsi="Calibri Light" w:cs="Arial"/>
          <w:b/>
        </w:rPr>
        <w:t>Change Element Short Description</w:t>
      </w:r>
      <w:r w:rsidR="004861E2" w:rsidRPr="00051345">
        <w:rPr>
          <w:rFonts w:ascii="Calibri Light" w:hAnsi="Calibri Light" w:cs="Arial"/>
          <w:b/>
        </w:rPr>
        <w:t>:</w:t>
      </w:r>
      <w:r w:rsidR="00435441" w:rsidRPr="00051345">
        <w:rPr>
          <w:rFonts w:ascii="Calibri Light" w:hAnsi="Calibri Light" w:cs="Arial"/>
        </w:rPr>
        <w:t xml:space="preserve"> </w:t>
      </w:r>
      <w:r w:rsidRPr="00051345">
        <w:rPr>
          <w:rFonts w:ascii="Calibri Light" w:hAnsi="Calibri Light" w:cs="Arial"/>
        </w:rPr>
        <w:t xml:space="preserve">Describes </w:t>
      </w:r>
      <w:r w:rsidR="004861E2" w:rsidRPr="00051345">
        <w:rPr>
          <w:rFonts w:ascii="Calibri Light" w:hAnsi="Calibri Light" w:cs="Arial"/>
        </w:rPr>
        <w:t>the ‘As-Is’ scenario and what is changing</w:t>
      </w:r>
      <w:r w:rsidRPr="00051345">
        <w:rPr>
          <w:rFonts w:ascii="Calibri Light" w:hAnsi="Calibri Light" w:cs="Arial"/>
        </w:rPr>
        <w:t>.</w:t>
      </w:r>
    </w:p>
    <w:p w14:paraId="4257F335" w14:textId="77777777" w:rsidR="004861E2" w:rsidRPr="00051345" w:rsidRDefault="004861E2" w:rsidP="00435441">
      <w:pPr>
        <w:pStyle w:val="Heading2TextBulleted"/>
        <w:numPr>
          <w:ilvl w:val="0"/>
          <w:numId w:val="0"/>
        </w:numPr>
        <w:tabs>
          <w:tab w:val="num" w:pos="3150"/>
        </w:tabs>
        <w:ind w:left="540"/>
        <w:rPr>
          <w:rFonts w:ascii="Calibri Light" w:hAnsi="Calibri Light" w:cs="Arial"/>
        </w:rPr>
      </w:pPr>
      <w:r w:rsidRPr="00051345">
        <w:rPr>
          <w:rFonts w:ascii="Calibri Light" w:hAnsi="Calibri Light" w:cs="Arial"/>
          <w:b/>
        </w:rPr>
        <w:t>Change Impact Category</w:t>
      </w:r>
      <w:r w:rsidR="00B33A9A" w:rsidRPr="00051345">
        <w:rPr>
          <w:rFonts w:ascii="Calibri Light" w:hAnsi="Calibri Light" w:cs="Arial"/>
          <w:b/>
        </w:rPr>
        <w:t>:</w:t>
      </w:r>
      <w:r w:rsidR="00B33A9A" w:rsidRPr="00051345">
        <w:rPr>
          <w:rFonts w:ascii="Calibri Light" w:hAnsi="Calibri Light" w:cs="Arial"/>
        </w:rPr>
        <w:t xml:space="preserve"> Determined by asking the questions below.</w:t>
      </w:r>
    </w:p>
    <w:p w14:paraId="431A1AA3" w14:textId="77777777" w:rsidR="004861E2" w:rsidRPr="00051345" w:rsidRDefault="004861E2" w:rsidP="00CB1894">
      <w:pPr>
        <w:pStyle w:val="Heading2TextSubsetNumbered"/>
        <w:numPr>
          <w:ilvl w:val="0"/>
          <w:numId w:val="6"/>
        </w:numPr>
        <w:tabs>
          <w:tab w:val="num" w:pos="1080"/>
        </w:tabs>
        <w:ind w:left="1440"/>
        <w:rPr>
          <w:rFonts w:ascii="Calibri Light" w:hAnsi="Calibri Light"/>
        </w:rPr>
      </w:pPr>
      <w:r w:rsidRPr="00051345">
        <w:rPr>
          <w:rFonts w:ascii="Calibri Light" w:hAnsi="Calibri Light"/>
          <w:b/>
        </w:rPr>
        <w:t>Staffing Levels</w:t>
      </w:r>
      <w:r w:rsidR="00435441" w:rsidRPr="00051345">
        <w:rPr>
          <w:rFonts w:ascii="Calibri Light" w:hAnsi="Calibri Light"/>
        </w:rPr>
        <w:t xml:space="preserve"> -</w:t>
      </w:r>
      <w:r w:rsidRPr="00051345">
        <w:rPr>
          <w:rFonts w:ascii="Calibri Light" w:hAnsi="Calibri Light"/>
        </w:rPr>
        <w:t xml:space="preserve"> Is the work effort increasing or decreasing (staffing levels), and how (e.g., task automation, new process/tasks)?</w:t>
      </w:r>
    </w:p>
    <w:p w14:paraId="5B7CA5A5" w14:textId="77777777" w:rsidR="004861E2" w:rsidRPr="00051345" w:rsidRDefault="004861E2" w:rsidP="00CB1894">
      <w:pPr>
        <w:pStyle w:val="Heading2TextSubsetNumbered"/>
        <w:numPr>
          <w:ilvl w:val="0"/>
          <w:numId w:val="6"/>
        </w:numPr>
        <w:tabs>
          <w:tab w:val="num" w:pos="1080"/>
        </w:tabs>
        <w:ind w:left="1440"/>
        <w:rPr>
          <w:rFonts w:ascii="Calibri Light" w:hAnsi="Calibri Light"/>
        </w:rPr>
      </w:pPr>
      <w:r w:rsidRPr="00051345">
        <w:rPr>
          <w:rFonts w:ascii="Calibri Light" w:hAnsi="Calibri Light"/>
          <w:b/>
        </w:rPr>
        <w:t>Job Roles</w:t>
      </w:r>
      <w:r w:rsidR="00435441" w:rsidRPr="00051345">
        <w:rPr>
          <w:rFonts w:ascii="Calibri Light" w:hAnsi="Calibri Light"/>
        </w:rPr>
        <w:t xml:space="preserve"> -</w:t>
      </w:r>
      <w:r w:rsidRPr="00051345">
        <w:rPr>
          <w:rFonts w:ascii="Calibri Light" w:hAnsi="Calibri Light"/>
        </w:rPr>
        <w:t xml:space="preserve"> Will the responsibilities, authority, or required skills for a job or job roles change? Will people be reporting to new leaders? Will </w:t>
      </w:r>
      <w:r w:rsidR="00742966" w:rsidRPr="00051345">
        <w:rPr>
          <w:rFonts w:ascii="Calibri Light" w:hAnsi="Calibri Light"/>
        </w:rPr>
        <w:t>managers’</w:t>
      </w:r>
      <w:r w:rsidRPr="00051345">
        <w:rPr>
          <w:rFonts w:ascii="Calibri Light" w:hAnsi="Calibri Light"/>
        </w:rPr>
        <w:t xml:space="preserve"> responsibilities change?</w:t>
      </w:r>
    </w:p>
    <w:p w14:paraId="57EBA141" w14:textId="77777777" w:rsidR="004861E2" w:rsidRPr="00051345" w:rsidRDefault="004861E2" w:rsidP="00CB1894">
      <w:pPr>
        <w:pStyle w:val="Heading2TextSubsetNumbered"/>
        <w:numPr>
          <w:ilvl w:val="0"/>
          <w:numId w:val="6"/>
        </w:numPr>
        <w:tabs>
          <w:tab w:val="num" w:pos="1080"/>
        </w:tabs>
        <w:ind w:left="1440"/>
        <w:rPr>
          <w:rFonts w:ascii="Calibri Light" w:hAnsi="Calibri Light"/>
        </w:rPr>
      </w:pPr>
      <w:r w:rsidRPr="00051345">
        <w:rPr>
          <w:rFonts w:ascii="Calibri Light" w:hAnsi="Calibri Light"/>
          <w:b/>
        </w:rPr>
        <w:t>Compensation / Performance</w:t>
      </w:r>
      <w:r w:rsidR="00435441" w:rsidRPr="00051345">
        <w:rPr>
          <w:rFonts w:ascii="Calibri Light" w:hAnsi="Calibri Light"/>
        </w:rPr>
        <w:t xml:space="preserve"> -</w:t>
      </w:r>
      <w:r w:rsidRPr="00051345">
        <w:rPr>
          <w:rFonts w:ascii="Calibri Light" w:hAnsi="Calibri Light"/>
        </w:rPr>
        <w:t xml:space="preserve"> Will the changes have such an impact on roles of an individual that merits a change in how they are compensated or how their performance will be evaluated? What behaviors are rewarded and recognized?</w:t>
      </w:r>
    </w:p>
    <w:p w14:paraId="05960D30" w14:textId="77777777" w:rsidR="004861E2" w:rsidRPr="00051345" w:rsidRDefault="004861E2" w:rsidP="00CB1894">
      <w:pPr>
        <w:pStyle w:val="Heading2TextSubsetNumbered"/>
        <w:numPr>
          <w:ilvl w:val="0"/>
          <w:numId w:val="6"/>
        </w:numPr>
        <w:tabs>
          <w:tab w:val="num" w:pos="1080"/>
        </w:tabs>
        <w:ind w:left="1440"/>
        <w:rPr>
          <w:rFonts w:ascii="Calibri Light" w:hAnsi="Calibri Light"/>
        </w:rPr>
      </w:pPr>
      <w:r w:rsidRPr="00051345">
        <w:rPr>
          <w:rFonts w:ascii="Calibri Light" w:hAnsi="Calibri Light"/>
          <w:b/>
        </w:rPr>
        <w:t>Organization</w:t>
      </w:r>
      <w:r w:rsidRPr="00051345">
        <w:rPr>
          <w:rFonts w:ascii="Calibri Light" w:hAnsi="Calibri Light"/>
        </w:rPr>
        <w:t xml:space="preserve"> </w:t>
      </w:r>
      <w:r w:rsidRPr="00051345">
        <w:rPr>
          <w:rFonts w:ascii="Calibri Light" w:hAnsi="Calibri Light"/>
          <w:b/>
        </w:rPr>
        <w:t>Structure</w:t>
      </w:r>
      <w:r w:rsidR="00435441" w:rsidRPr="00051345">
        <w:rPr>
          <w:rFonts w:ascii="Calibri Light" w:hAnsi="Calibri Light"/>
          <w:b/>
        </w:rPr>
        <w:t xml:space="preserve"> </w:t>
      </w:r>
      <w:r w:rsidRPr="00051345">
        <w:rPr>
          <w:rFonts w:ascii="Calibri Light" w:hAnsi="Calibri Light"/>
        </w:rPr>
        <w:t xml:space="preserve">- Is the ownership of the Process or Data changing (think departments, jobs, or roles, not individuals)?  </w:t>
      </w:r>
    </w:p>
    <w:p w14:paraId="6884A45B" w14:textId="77777777" w:rsidR="004861E2" w:rsidRPr="00051345" w:rsidRDefault="004861E2" w:rsidP="00CB1894">
      <w:pPr>
        <w:pStyle w:val="Heading2TextSubsetNumbered"/>
        <w:numPr>
          <w:ilvl w:val="0"/>
          <w:numId w:val="6"/>
        </w:numPr>
        <w:tabs>
          <w:tab w:val="num" w:pos="1080"/>
        </w:tabs>
        <w:ind w:left="1440"/>
        <w:rPr>
          <w:rFonts w:ascii="Calibri Light" w:hAnsi="Calibri Light"/>
        </w:rPr>
      </w:pPr>
      <w:r w:rsidRPr="00051345">
        <w:rPr>
          <w:rFonts w:ascii="Calibri Light" w:hAnsi="Calibri Light"/>
          <w:b/>
        </w:rPr>
        <w:t>Decision Making</w:t>
      </w:r>
      <w:r w:rsidR="00435441" w:rsidRPr="00051345">
        <w:rPr>
          <w:rFonts w:ascii="Calibri Light" w:hAnsi="Calibri Light"/>
        </w:rPr>
        <w:t xml:space="preserve"> -</w:t>
      </w:r>
      <w:r w:rsidRPr="00051345">
        <w:rPr>
          <w:rFonts w:ascii="Calibri Light" w:hAnsi="Calibri Light"/>
        </w:rPr>
        <w:t xml:space="preserve"> Will any of the changes impact how decisions are made, by or between, business units / departments?  Who makes them, how they determine the criteria for making a change?</w:t>
      </w:r>
    </w:p>
    <w:p w14:paraId="43A2208F" w14:textId="77777777" w:rsidR="004861E2" w:rsidRPr="00051345" w:rsidRDefault="004861E2" w:rsidP="00CB1894">
      <w:pPr>
        <w:pStyle w:val="Heading2TextSubsetNumbered"/>
        <w:numPr>
          <w:ilvl w:val="0"/>
          <w:numId w:val="6"/>
        </w:numPr>
        <w:tabs>
          <w:tab w:val="num" w:pos="1080"/>
        </w:tabs>
        <w:ind w:left="1440"/>
        <w:rPr>
          <w:rFonts w:ascii="Calibri Light" w:hAnsi="Calibri Light"/>
        </w:rPr>
      </w:pPr>
      <w:r w:rsidRPr="00051345">
        <w:rPr>
          <w:rFonts w:ascii="Calibri Light" w:hAnsi="Calibri Light"/>
          <w:b/>
        </w:rPr>
        <w:t>Culture Shift</w:t>
      </w:r>
      <w:r w:rsidR="00435441" w:rsidRPr="00051345">
        <w:rPr>
          <w:rFonts w:ascii="Calibri Light" w:hAnsi="Calibri Light"/>
        </w:rPr>
        <w:t xml:space="preserve"> -</w:t>
      </w:r>
      <w:r w:rsidRPr="00051345">
        <w:rPr>
          <w:rFonts w:ascii="Calibri Light" w:hAnsi="Calibri Light"/>
        </w:rPr>
        <w:t xml:space="preserve"> Will organizational value systems impact the way change happens or be impacted by the change? What are the underlying values of the organization that will directly influence the way change will be accepted and how much work will ultimately be required to ensure successful outcomes for the business?</w:t>
      </w:r>
    </w:p>
    <w:p w14:paraId="3DC7DE33" w14:textId="77777777" w:rsidR="004861E2" w:rsidRPr="00051345" w:rsidRDefault="004861E2" w:rsidP="00CB1894">
      <w:pPr>
        <w:pStyle w:val="Heading2TextSubsetNumbered"/>
        <w:numPr>
          <w:ilvl w:val="0"/>
          <w:numId w:val="6"/>
        </w:numPr>
        <w:tabs>
          <w:tab w:val="num" w:pos="1080"/>
        </w:tabs>
        <w:ind w:left="1440"/>
        <w:rPr>
          <w:rFonts w:ascii="Calibri Light" w:hAnsi="Calibri Light"/>
        </w:rPr>
      </w:pPr>
      <w:r w:rsidRPr="00051345">
        <w:rPr>
          <w:rFonts w:ascii="Calibri Light" w:hAnsi="Calibri Light"/>
          <w:b/>
        </w:rPr>
        <w:lastRenderedPageBreak/>
        <w:t>Location / Facilities</w:t>
      </w:r>
      <w:r w:rsidR="00435441" w:rsidRPr="00051345">
        <w:rPr>
          <w:rFonts w:ascii="Calibri Light" w:hAnsi="Calibri Light"/>
        </w:rPr>
        <w:t xml:space="preserve"> -</w:t>
      </w:r>
      <w:r w:rsidRPr="00051345">
        <w:rPr>
          <w:rFonts w:ascii="Calibri Light" w:hAnsi="Calibri Light"/>
        </w:rPr>
        <w:t xml:space="preserve"> Will the change impact the physical location where they process is being implemented or require changes to the facilities to enable the process to be effective?</w:t>
      </w:r>
    </w:p>
    <w:p w14:paraId="37A4129C" w14:textId="77777777" w:rsidR="004861E2" w:rsidRPr="00051345" w:rsidRDefault="004861E2" w:rsidP="00CB1894">
      <w:pPr>
        <w:pStyle w:val="Heading2TextSubsetNumbered"/>
        <w:numPr>
          <w:ilvl w:val="0"/>
          <w:numId w:val="6"/>
        </w:numPr>
        <w:tabs>
          <w:tab w:val="num" w:pos="1080"/>
        </w:tabs>
        <w:ind w:left="1440"/>
        <w:rPr>
          <w:rFonts w:ascii="Calibri Light" w:hAnsi="Calibri Light"/>
        </w:rPr>
      </w:pPr>
      <w:r w:rsidRPr="00051345">
        <w:rPr>
          <w:rFonts w:ascii="Calibri Light" w:hAnsi="Calibri Light"/>
          <w:b/>
        </w:rPr>
        <w:t>Process</w:t>
      </w:r>
      <w:r w:rsidRPr="00051345">
        <w:rPr>
          <w:rFonts w:ascii="Calibri Light" w:hAnsi="Calibri Light"/>
        </w:rPr>
        <w:t xml:space="preserve"> - Any change to the current process (e.g. manual process becomes automatic, or vice versa)? Are there new processes being introduced or an old process being decommissioned? Is there a requirement to change an existing business rule or business policy? Will new business rule or policy needs to be introduced and enforced or complied to?</w:t>
      </w:r>
    </w:p>
    <w:p w14:paraId="2C6ABA79" w14:textId="77777777" w:rsidR="004861E2" w:rsidRPr="00051345" w:rsidRDefault="004861E2" w:rsidP="00CB1894">
      <w:pPr>
        <w:pStyle w:val="Heading2TextSubsetNumbered"/>
        <w:numPr>
          <w:ilvl w:val="0"/>
          <w:numId w:val="6"/>
        </w:numPr>
        <w:tabs>
          <w:tab w:val="num" w:pos="1080"/>
        </w:tabs>
        <w:ind w:left="1440"/>
        <w:rPr>
          <w:rFonts w:ascii="Calibri Light" w:hAnsi="Calibri Light"/>
        </w:rPr>
      </w:pPr>
      <w:r w:rsidRPr="00051345">
        <w:rPr>
          <w:rFonts w:ascii="Calibri Light" w:hAnsi="Calibri Light"/>
          <w:b/>
        </w:rPr>
        <w:t xml:space="preserve">Regulatory/ Legal </w:t>
      </w:r>
      <w:r w:rsidRPr="00051345">
        <w:rPr>
          <w:rFonts w:ascii="Calibri Light" w:hAnsi="Calibri Light"/>
        </w:rPr>
        <w:t xml:space="preserve">- Are there any legal / regulatory requirements that might be impacted </w:t>
      </w:r>
    </w:p>
    <w:p w14:paraId="15807898" w14:textId="77777777" w:rsidR="004861E2" w:rsidRPr="00051345" w:rsidRDefault="004861E2" w:rsidP="00CB1894">
      <w:pPr>
        <w:pStyle w:val="Heading2TextSubsetNumbered"/>
        <w:numPr>
          <w:ilvl w:val="0"/>
          <w:numId w:val="6"/>
        </w:numPr>
        <w:tabs>
          <w:tab w:val="num" w:pos="1080"/>
        </w:tabs>
        <w:ind w:left="1440"/>
        <w:rPr>
          <w:rFonts w:ascii="Calibri Light" w:hAnsi="Calibri Light"/>
        </w:rPr>
      </w:pPr>
      <w:r w:rsidRPr="00051345">
        <w:rPr>
          <w:rFonts w:ascii="Calibri Light" w:hAnsi="Calibri Light"/>
          <w:b/>
        </w:rPr>
        <w:t>Technology</w:t>
      </w:r>
      <w:r w:rsidRPr="00051345">
        <w:rPr>
          <w:rFonts w:ascii="Calibri Light" w:hAnsi="Calibri Light"/>
        </w:rPr>
        <w:t xml:space="preserve"> - Are other applications impacted (e.g., going away, becoming read-only), or are there new requirements (e.g., new SW / HW, new version) </w:t>
      </w:r>
    </w:p>
    <w:p w14:paraId="7C9F2161" w14:textId="77777777" w:rsidR="004861E2" w:rsidRPr="00051345" w:rsidRDefault="004861E2" w:rsidP="00CB1894">
      <w:pPr>
        <w:pStyle w:val="Heading2TextSubsetNumbered"/>
        <w:numPr>
          <w:ilvl w:val="0"/>
          <w:numId w:val="6"/>
        </w:numPr>
        <w:tabs>
          <w:tab w:val="num" w:pos="1080"/>
        </w:tabs>
        <w:ind w:left="1440"/>
        <w:rPr>
          <w:rFonts w:ascii="Calibri Light" w:hAnsi="Calibri Light"/>
        </w:rPr>
      </w:pPr>
      <w:r w:rsidRPr="00051345">
        <w:rPr>
          <w:rFonts w:ascii="Calibri Light" w:hAnsi="Calibri Light"/>
          <w:b/>
        </w:rPr>
        <w:t xml:space="preserve">Benefit/Improvement </w:t>
      </w:r>
      <w:r w:rsidR="00435441" w:rsidRPr="00051345">
        <w:rPr>
          <w:rFonts w:ascii="Calibri Light" w:hAnsi="Calibri Light"/>
        </w:rPr>
        <w:t>-</w:t>
      </w:r>
      <w:r w:rsidRPr="00051345">
        <w:rPr>
          <w:rFonts w:ascii="Calibri Light" w:hAnsi="Calibri Light"/>
        </w:rPr>
        <w:t xml:space="preserve"> Will there be an improvement or benefit to any of the stakeholders because of this change. (Be sure to include any pain points that are being alleviated) </w:t>
      </w:r>
    </w:p>
    <w:p w14:paraId="7FD06EFC" w14:textId="77777777" w:rsidR="004861E2" w:rsidRPr="00051345" w:rsidRDefault="004861E2" w:rsidP="00CB1894">
      <w:pPr>
        <w:pStyle w:val="Heading2TextSubsetNumbered"/>
        <w:numPr>
          <w:ilvl w:val="0"/>
          <w:numId w:val="6"/>
        </w:numPr>
        <w:tabs>
          <w:tab w:val="num" w:pos="1080"/>
        </w:tabs>
        <w:ind w:left="1440"/>
        <w:rPr>
          <w:rFonts w:ascii="Calibri Light" w:hAnsi="Calibri Light"/>
        </w:rPr>
      </w:pPr>
      <w:r w:rsidRPr="00051345">
        <w:rPr>
          <w:rFonts w:ascii="Calibri Light" w:hAnsi="Calibri Light"/>
          <w:b/>
        </w:rPr>
        <w:t>Other</w:t>
      </w:r>
      <w:r w:rsidRPr="00051345">
        <w:rPr>
          <w:rFonts w:ascii="Calibri Light" w:hAnsi="Calibri Light"/>
        </w:rPr>
        <w:t xml:space="preserve"> - Are there emotional implications stemming from any of these changes (think of buy-in issues or fears) </w:t>
      </w:r>
    </w:p>
    <w:p w14:paraId="7A3EB759" w14:textId="77777777" w:rsidR="004861E2" w:rsidRPr="00051345" w:rsidRDefault="00B33A9A" w:rsidP="00435441">
      <w:pPr>
        <w:pStyle w:val="Heading2TextBulleted"/>
        <w:numPr>
          <w:ilvl w:val="0"/>
          <w:numId w:val="0"/>
        </w:numPr>
        <w:ind w:left="540"/>
        <w:rPr>
          <w:rFonts w:ascii="Calibri Light" w:hAnsi="Calibri Light" w:cs="Arial"/>
        </w:rPr>
      </w:pPr>
      <w:r w:rsidRPr="00051345">
        <w:rPr>
          <w:rFonts w:ascii="Calibri Light" w:hAnsi="Calibri Light" w:cs="Arial"/>
          <w:b/>
        </w:rPr>
        <w:t>Audience Group</w:t>
      </w:r>
      <w:r w:rsidR="00435441" w:rsidRPr="00051345">
        <w:rPr>
          <w:rFonts w:ascii="Calibri Light" w:hAnsi="Calibri Light" w:cs="Arial"/>
          <w:b/>
        </w:rPr>
        <w:t>(</w:t>
      </w:r>
      <w:r w:rsidRPr="00051345">
        <w:rPr>
          <w:rFonts w:ascii="Calibri Light" w:hAnsi="Calibri Light" w:cs="Arial"/>
          <w:b/>
        </w:rPr>
        <w:t>s</w:t>
      </w:r>
      <w:r w:rsidR="00435441" w:rsidRPr="00051345">
        <w:rPr>
          <w:rFonts w:ascii="Calibri Light" w:hAnsi="Calibri Light" w:cs="Arial"/>
          <w:b/>
        </w:rPr>
        <w:t>)</w:t>
      </w:r>
      <w:r w:rsidR="00435441" w:rsidRPr="00051345">
        <w:rPr>
          <w:rFonts w:ascii="Calibri Light" w:hAnsi="Calibri Light" w:cs="Arial"/>
        </w:rPr>
        <w:t>: T</w:t>
      </w:r>
      <w:r w:rsidR="004861E2" w:rsidRPr="00051345">
        <w:rPr>
          <w:rFonts w:ascii="Calibri Light" w:hAnsi="Calibri Light" w:cs="Arial"/>
        </w:rPr>
        <w:t>he</w:t>
      </w:r>
      <w:r w:rsidRPr="00051345">
        <w:rPr>
          <w:rFonts w:ascii="Calibri Light" w:hAnsi="Calibri Light" w:cs="Arial"/>
        </w:rPr>
        <w:t>se are the</w:t>
      </w:r>
      <w:r w:rsidR="004861E2" w:rsidRPr="00051345">
        <w:rPr>
          <w:rFonts w:ascii="Calibri Light" w:hAnsi="Calibri Light" w:cs="Arial"/>
        </w:rPr>
        <w:t xml:space="preserve"> </w:t>
      </w:r>
      <w:r w:rsidRPr="00051345">
        <w:rPr>
          <w:rFonts w:ascii="Calibri Light" w:hAnsi="Calibri Light" w:cs="Arial"/>
        </w:rPr>
        <w:t xml:space="preserve">affected </w:t>
      </w:r>
      <w:r w:rsidR="004861E2" w:rsidRPr="00051345">
        <w:rPr>
          <w:rFonts w:ascii="Calibri Light" w:hAnsi="Calibri Light" w:cs="Arial"/>
        </w:rPr>
        <w:t xml:space="preserve">departments, </w:t>
      </w:r>
      <w:r w:rsidRPr="00051345">
        <w:rPr>
          <w:rFonts w:ascii="Calibri Light" w:hAnsi="Calibri Light" w:cs="Arial"/>
        </w:rPr>
        <w:t xml:space="preserve">divisions etc… </w:t>
      </w:r>
    </w:p>
    <w:p w14:paraId="530CD0A2" w14:textId="77777777" w:rsidR="002C4E01" w:rsidRPr="00051345" w:rsidRDefault="00B33A9A" w:rsidP="00435441">
      <w:pPr>
        <w:pStyle w:val="Heading2TextBulleted"/>
        <w:numPr>
          <w:ilvl w:val="0"/>
          <w:numId w:val="0"/>
        </w:numPr>
        <w:ind w:left="540"/>
        <w:rPr>
          <w:rFonts w:ascii="Calibri Light" w:hAnsi="Calibri Light" w:cs="Arial"/>
        </w:rPr>
      </w:pPr>
      <w:r w:rsidRPr="00051345">
        <w:rPr>
          <w:rFonts w:ascii="Calibri Light" w:hAnsi="Calibri Light" w:cs="Arial"/>
          <w:b/>
        </w:rPr>
        <w:t>Impact</w:t>
      </w:r>
      <w:r w:rsidR="00435441" w:rsidRPr="00051345">
        <w:rPr>
          <w:rFonts w:ascii="Calibri Light" w:hAnsi="Calibri Light" w:cs="Arial"/>
        </w:rPr>
        <w:t>:</w:t>
      </w:r>
      <w:r w:rsidR="004861E2" w:rsidRPr="00051345">
        <w:rPr>
          <w:rFonts w:ascii="Calibri Light" w:hAnsi="Calibri Light" w:cs="Arial"/>
        </w:rPr>
        <w:t xml:space="preserve"> </w:t>
      </w:r>
      <w:r w:rsidRPr="00051345">
        <w:rPr>
          <w:rFonts w:ascii="Calibri Light" w:hAnsi="Calibri Light" w:cs="Arial"/>
        </w:rPr>
        <w:t>The following were used to determine the</w:t>
      </w:r>
      <w:r w:rsidR="004861E2" w:rsidRPr="00051345">
        <w:rPr>
          <w:rFonts w:ascii="Calibri Light" w:hAnsi="Calibri Light" w:cs="Arial"/>
        </w:rPr>
        <w:t xml:space="preserve"> </w:t>
      </w:r>
      <w:r w:rsidRPr="00051345">
        <w:rPr>
          <w:rFonts w:ascii="Calibri Light" w:hAnsi="Calibri Light" w:cs="Arial"/>
        </w:rPr>
        <w:t>impact</w:t>
      </w:r>
      <w:r w:rsidR="00B63789" w:rsidRPr="00051345">
        <w:rPr>
          <w:rFonts w:ascii="Calibri Light" w:hAnsi="Calibri Light" w:cs="Arial"/>
        </w:rPr>
        <w:t>:</w:t>
      </w:r>
    </w:p>
    <w:p w14:paraId="2DACC812" w14:textId="77777777" w:rsidR="002C4E01" w:rsidRPr="00051345" w:rsidRDefault="002C4E01" w:rsidP="00E0118B">
      <w:pPr>
        <w:rPr>
          <w:rFonts w:ascii="Calibri Light" w:hAnsi="Calibri Light" w:cs="Arial"/>
        </w:rPr>
      </w:pPr>
    </w:p>
    <w:p w14:paraId="58841F9F" w14:textId="77777777" w:rsidR="002C4E01" w:rsidRPr="00051345" w:rsidRDefault="002C4E01" w:rsidP="001A04BA">
      <w:pPr>
        <w:jc w:val="center"/>
        <w:rPr>
          <w:rFonts w:ascii="Calibri Light" w:hAnsi="Calibri Light" w:cs="Arial"/>
        </w:rPr>
      </w:pPr>
      <w:r w:rsidRPr="00051345">
        <w:rPr>
          <w:rFonts w:ascii="Calibri Light" w:hAnsi="Calibri Light" w:cs="Arial"/>
          <w:noProof/>
        </w:rPr>
        <w:drawing>
          <wp:inline distT="0" distB="0" distL="0" distR="0" wp14:anchorId="73BA2EAB" wp14:editId="489D42C4">
            <wp:extent cx="4389120"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14:paraId="5FBE02BB" w14:textId="77777777" w:rsidR="002C4E01" w:rsidRPr="00051345" w:rsidRDefault="002C4E01" w:rsidP="001A04BA">
      <w:pPr>
        <w:jc w:val="center"/>
        <w:rPr>
          <w:rFonts w:ascii="Calibri Light" w:hAnsi="Calibri Light" w:cs="Arial"/>
        </w:rPr>
      </w:pPr>
      <w:r w:rsidRPr="00051345">
        <w:rPr>
          <w:rFonts w:ascii="Calibri Light" w:hAnsi="Calibri Light" w:cs="Arial"/>
          <w:noProof/>
        </w:rPr>
        <w:drawing>
          <wp:inline distT="0" distB="0" distL="0" distR="0" wp14:anchorId="541741BA" wp14:editId="1B416553">
            <wp:extent cx="4389120" cy="2496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177BB653" w14:textId="77777777" w:rsidR="00B33A9A" w:rsidRPr="00051345" w:rsidRDefault="002C4E01" w:rsidP="001A04BA">
      <w:pPr>
        <w:jc w:val="center"/>
        <w:rPr>
          <w:rFonts w:ascii="Calibri Light" w:hAnsi="Calibri Light" w:cs="Arial"/>
        </w:rPr>
      </w:pPr>
      <w:r w:rsidRPr="00051345">
        <w:rPr>
          <w:rFonts w:ascii="Calibri Light" w:hAnsi="Calibri Light" w:cs="Arial"/>
          <w:noProof/>
          <w:color w:val="000000"/>
          <w:szCs w:val="20"/>
        </w:rPr>
        <w:lastRenderedPageBreak/>
        <w:drawing>
          <wp:inline distT="0" distB="0" distL="0" distR="0" wp14:anchorId="36D8D215" wp14:editId="37003A8F">
            <wp:extent cx="438912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000E4155" w14:textId="77777777" w:rsidR="00B33A9A" w:rsidRPr="00051345" w:rsidRDefault="00B33A9A" w:rsidP="00E0118B">
      <w:pPr>
        <w:rPr>
          <w:rFonts w:ascii="Calibri Light" w:hAnsi="Calibri Light" w:cs="Arial"/>
        </w:rPr>
      </w:pPr>
    </w:p>
    <w:p w14:paraId="3DED0FAE" w14:textId="77777777" w:rsidR="00E0118B" w:rsidRPr="00051345" w:rsidRDefault="00B33A9A" w:rsidP="000458DA">
      <w:pPr>
        <w:pStyle w:val="ListParagraph"/>
        <w:rPr>
          <w:rFonts w:ascii="Calibri Light" w:hAnsi="Calibri Light" w:cs="Arial"/>
          <w:color w:val="000000"/>
          <w:szCs w:val="20"/>
        </w:rPr>
      </w:pPr>
      <w:r w:rsidRPr="00051345">
        <w:rPr>
          <w:rFonts w:ascii="Calibri Light" w:eastAsia="MS Mincho" w:hAnsi="Calibri Light" w:cs="Arial"/>
          <w:b/>
          <w:noProof/>
          <w:sz w:val="20"/>
          <w:szCs w:val="24"/>
          <w:lang w:eastAsia="ja-JP"/>
        </w:rPr>
        <w:t>Business Effort</w:t>
      </w:r>
      <w:r w:rsidRPr="00051345">
        <w:rPr>
          <w:rFonts w:ascii="Calibri Light" w:eastAsia="MS Mincho" w:hAnsi="Calibri Light" w:cs="Arial"/>
          <w:noProof/>
          <w:sz w:val="20"/>
          <w:szCs w:val="24"/>
          <w:lang w:eastAsia="ja-JP"/>
        </w:rPr>
        <w:t>: Initial assessment of the impact to the business High, Medium, Low</w:t>
      </w:r>
      <w:r w:rsidR="00E0118B" w:rsidRPr="00051345">
        <w:rPr>
          <w:rFonts w:ascii="Calibri Light" w:hAnsi="Calibri Light" w:cs="Arial"/>
        </w:rPr>
        <w:br w:type="page"/>
      </w:r>
    </w:p>
    <w:p w14:paraId="4A7F49B9" w14:textId="77777777" w:rsidR="00532AC3" w:rsidRPr="00051345" w:rsidRDefault="00693EDB" w:rsidP="00CB1894">
      <w:pPr>
        <w:pStyle w:val="Heading1"/>
        <w:numPr>
          <w:ilvl w:val="0"/>
          <w:numId w:val="9"/>
        </w:numPr>
        <w:rPr>
          <w:rFonts w:ascii="Calibri Light" w:hAnsi="Calibri Light"/>
        </w:rPr>
      </w:pPr>
      <w:bookmarkStart w:id="843" w:name="_Toc491613849"/>
      <w:r w:rsidRPr="00051345">
        <w:rPr>
          <w:rFonts w:ascii="Calibri Light" w:hAnsi="Calibri Light"/>
        </w:rPr>
        <w:lastRenderedPageBreak/>
        <w:t xml:space="preserve"> </w:t>
      </w:r>
      <w:bookmarkStart w:id="844" w:name="_Toc509274848"/>
      <w:r w:rsidR="00532AC3" w:rsidRPr="00051345">
        <w:rPr>
          <w:rFonts w:ascii="Calibri Light" w:hAnsi="Calibri Light"/>
        </w:rPr>
        <w:t>Requirements</w:t>
      </w:r>
      <w:bookmarkEnd w:id="843"/>
      <w:bookmarkEnd w:id="844"/>
    </w:p>
    <w:tbl>
      <w:tblPr>
        <w:tblStyle w:val="TableGrid"/>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4A0" w:firstRow="1" w:lastRow="0" w:firstColumn="1" w:lastColumn="0" w:noHBand="0" w:noVBand="1"/>
      </w:tblPr>
      <w:tblGrid>
        <w:gridCol w:w="2045"/>
        <w:gridCol w:w="1622"/>
        <w:gridCol w:w="5647"/>
      </w:tblGrid>
      <w:tr w:rsidR="00CF7985" w:rsidRPr="00051345" w14:paraId="131D4542" w14:textId="77777777" w:rsidTr="00AA5E2A">
        <w:trPr>
          <w:trHeight w:val="300"/>
        </w:trPr>
        <w:tc>
          <w:tcPr>
            <w:tcW w:w="2045" w:type="dxa"/>
            <w:tcBorders>
              <w:top w:val="threeDEmboss" w:sz="6" w:space="0" w:color="auto"/>
              <w:bottom w:val="threeDEmboss" w:sz="6" w:space="0" w:color="auto"/>
            </w:tcBorders>
            <w:shd w:val="clear" w:color="auto" w:fill="F9FBAF"/>
            <w:noWrap/>
            <w:vAlign w:val="center"/>
          </w:tcPr>
          <w:p w14:paraId="103C1893" w14:textId="77777777" w:rsidR="00CF7985" w:rsidRPr="00051345" w:rsidRDefault="00CF7985" w:rsidP="0035091A">
            <w:pPr>
              <w:jc w:val="center"/>
              <w:rPr>
                <w:rFonts w:ascii="Calibri Light" w:hAnsi="Calibri Light" w:cs="Arial"/>
                <w:b/>
                <w:sz w:val="20"/>
                <w:szCs w:val="20"/>
              </w:rPr>
            </w:pPr>
            <w:r w:rsidRPr="00051345">
              <w:rPr>
                <w:rFonts w:ascii="Calibri Light" w:hAnsi="Calibri Light" w:cs="Arial"/>
                <w:b/>
                <w:sz w:val="20"/>
                <w:szCs w:val="20"/>
              </w:rPr>
              <w:t>Requirement #</w:t>
            </w:r>
          </w:p>
        </w:tc>
        <w:tc>
          <w:tcPr>
            <w:tcW w:w="1622" w:type="dxa"/>
            <w:tcBorders>
              <w:top w:val="threeDEmboss" w:sz="6" w:space="0" w:color="auto"/>
              <w:bottom w:val="threeDEmboss" w:sz="6" w:space="0" w:color="auto"/>
            </w:tcBorders>
            <w:shd w:val="clear" w:color="auto" w:fill="F9FBAF"/>
            <w:vAlign w:val="center"/>
          </w:tcPr>
          <w:p w14:paraId="6C877520" w14:textId="77777777" w:rsidR="00CF7985" w:rsidRPr="00051345" w:rsidRDefault="00CF7985" w:rsidP="0035091A">
            <w:pPr>
              <w:jc w:val="center"/>
              <w:rPr>
                <w:rFonts w:ascii="Calibri Light" w:hAnsi="Calibri Light" w:cs="Arial"/>
                <w:b/>
                <w:sz w:val="20"/>
                <w:szCs w:val="20"/>
              </w:rPr>
            </w:pPr>
            <w:r w:rsidRPr="00051345">
              <w:rPr>
                <w:rFonts w:ascii="Calibri Light" w:hAnsi="Calibri Light" w:cs="Arial"/>
                <w:b/>
                <w:sz w:val="20"/>
                <w:szCs w:val="20"/>
              </w:rPr>
              <w:t>APSE Requirement #</w:t>
            </w:r>
          </w:p>
        </w:tc>
        <w:tc>
          <w:tcPr>
            <w:tcW w:w="5647" w:type="dxa"/>
            <w:tcBorders>
              <w:top w:val="threeDEmboss" w:sz="6" w:space="0" w:color="auto"/>
              <w:bottom w:val="threeDEmboss" w:sz="6" w:space="0" w:color="auto"/>
            </w:tcBorders>
            <w:shd w:val="clear" w:color="auto" w:fill="F9FBAF"/>
            <w:vAlign w:val="center"/>
          </w:tcPr>
          <w:p w14:paraId="23A52F88" w14:textId="77777777" w:rsidR="00CF7985" w:rsidRPr="00051345" w:rsidRDefault="00CF7985" w:rsidP="0035091A">
            <w:pPr>
              <w:jc w:val="center"/>
              <w:rPr>
                <w:rFonts w:ascii="Calibri Light" w:hAnsi="Calibri Light" w:cs="Arial"/>
                <w:b/>
                <w:sz w:val="20"/>
                <w:szCs w:val="20"/>
              </w:rPr>
            </w:pPr>
            <w:r w:rsidRPr="00051345">
              <w:rPr>
                <w:rFonts w:ascii="Calibri Light" w:hAnsi="Calibri Light" w:cs="Arial"/>
                <w:b/>
                <w:sz w:val="20"/>
                <w:szCs w:val="20"/>
              </w:rPr>
              <w:t>Requirement Description</w:t>
            </w:r>
          </w:p>
        </w:tc>
      </w:tr>
      <w:tr w:rsidR="00CF7985" w:rsidRPr="00051345" w14:paraId="39B794DA" w14:textId="77777777" w:rsidTr="00CF79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top w:val="threeDEmboss" w:sz="6" w:space="0" w:color="auto"/>
              <w:left w:val="threeDEmboss" w:sz="6" w:space="0" w:color="auto"/>
            </w:tcBorders>
            <w:noWrap/>
          </w:tcPr>
          <w:p w14:paraId="64F6A813" w14:textId="77777777" w:rsidR="00CF7985" w:rsidRPr="00051345" w:rsidRDefault="00CF7985" w:rsidP="0035091A">
            <w:pPr>
              <w:rPr>
                <w:rFonts w:ascii="Calibri Light" w:hAnsi="Calibri Light" w:cs="Arial"/>
                <w:color w:val="000000"/>
              </w:rPr>
            </w:pPr>
          </w:p>
        </w:tc>
        <w:tc>
          <w:tcPr>
            <w:tcW w:w="1622" w:type="dxa"/>
            <w:tcBorders>
              <w:top w:val="threeDEmboss" w:sz="6" w:space="0" w:color="auto"/>
            </w:tcBorders>
          </w:tcPr>
          <w:p w14:paraId="659ADC75" w14:textId="77777777" w:rsidR="00CF7985" w:rsidRPr="00051345" w:rsidRDefault="00CF7985" w:rsidP="0035091A">
            <w:pPr>
              <w:rPr>
                <w:rFonts w:ascii="Calibri Light" w:hAnsi="Calibri Light" w:cs="Arial"/>
                <w:color w:val="000000"/>
              </w:rPr>
            </w:pPr>
          </w:p>
        </w:tc>
        <w:tc>
          <w:tcPr>
            <w:tcW w:w="5647" w:type="dxa"/>
            <w:tcBorders>
              <w:top w:val="threeDEmboss" w:sz="6" w:space="0" w:color="auto"/>
              <w:right w:val="threeDEmboss" w:sz="6" w:space="0" w:color="auto"/>
            </w:tcBorders>
            <w:noWrap/>
          </w:tcPr>
          <w:p w14:paraId="01086281" w14:textId="77777777" w:rsidR="00CF7985" w:rsidRPr="00051345" w:rsidRDefault="00CF7985" w:rsidP="0035091A">
            <w:pPr>
              <w:rPr>
                <w:rFonts w:ascii="Calibri Light" w:hAnsi="Calibri Light" w:cs="Arial"/>
                <w:color w:val="000000"/>
              </w:rPr>
            </w:pPr>
          </w:p>
        </w:tc>
      </w:tr>
      <w:tr w:rsidR="00CF7985" w:rsidRPr="00051345" w14:paraId="7EEEB394" w14:textId="77777777" w:rsidTr="00CF79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left w:val="threeDEmboss" w:sz="6" w:space="0" w:color="auto"/>
            </w:tcBorders>
            <w:noWrap/>
          </w:tcPr>
          <w:p w14:paraId="52D64C8E" w14:textId="77777777" w:rsidR="00CF7985" w:rsidRPr="00051345" w:rsidRDefault="00CF7985" w:rsidP="0035091A">
            <w:pPr>
              <w:rPr>
                <w:rFonts w:ascii="Calibri Light" w:hAnsi="Calibri Light" w:cs="Arial"/>
                <w:color w:val="000000"/>
              </w:rPr>
            </w:pPr>
          </w:p>
        </w:tc>
        <w:tc>
          <w:tcPr>
            <w:tcW w:w="1622" w:type="dxa"/>
          </w:tcPr>
          <w:p w14:paraId="0243D555" w14:textId="77777777" w:rsidR="00CF7985" w:rsidRPr="00051345" w:rsidRDefault="00CF7985" w:rsidP="0035091A">
            <w:pPr>
              <w:rPr>
                <w:rFonts w:ascii="Calibri Light" w:hAnsi="Calibri Light" w:cs="Arial"/>
                <w:color w:val="000000"/>
              </w:rPr>
            </w:pPr>
          </w:p>
        </w:tc>
        <w:tc>
          <w:tcPr>
            <w:tcW w:w="5647" w:type="dxa"/>
            <w:tcBorders>
              <w:right w:val="threeDEmboss" w:sz="6" w:space="0" w:color="auto"/>
            </w:tcBorders>
            <w:noWrap/>
          </w:tcPr>
          <w:p w14:paraId="7F5BC703" w14:textId="77777777" w:rsidR="00CF7985" w:rsidRPr="00051345" w:rsidRDefault="00CF7985" w:rsidP="0035091A">
            <w:pPr>
              <w:rPr>
                <w:rFonts w:ascii="Calibri Light" w:hAnsi="Calibri Light" w:cs="Arial"/>
                <w:color w:val="000000"/>
              </w:rPr>
            </w:pPr>
          </w:p>
        </w:tc>
      </w:tr>
      <w:tr w:rsidR="00CF7985" w:rsidRPr="00051345" w14:paraId="78EC7180" w14:textId="77777777" w:rsidTr="00CF79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left w:val="threeDEmboss" w:sz="6" w:space="0" w:color="auto"/>
            </w:tcBorders>
            <w:noWrap/>
          </w:tcPr>
          <w:p w14:paraId="266C1E7E" w14:textId="77777777" w:rsidR="00CF7985" w:rsidRPr="00051345" w:rsidRDefault="00CF7985" w:rsidP="0035091A">
            <w:pPr>
              <w:rPr>
                <w:rFonts w:ascii="Calibri Light" w:hAnsi="Calibri Light" w:cs="Arial"/>
                <w:color w:val="000000"/>
              </w:rPr>
            </w:pPr>
          </w:p>
        </w:tc>
        <w:tc>
          <w:tcPr>
            <w:tcW w:w="1622" w:type="dxa"/>
          </w:tcPr>
          <w:p w14:paraId="1CDA86A4" w14:textId="77777777" w:rsidR="00CF7985" w:rsidRPr="00051345" w:rsidRDefault="00CF7985" w:rsidP="0035091A">
            <w:pPr>
              <w:rPr>
                <w:rFonts w:ascii="Calibri Light" w:hAnsi="Calibri Light" w:cs="Arial"/>
                <w:color w:val="000000"/>
              </w:rPr>
            </w:pPr>
          </w:p>
        </w:tc>
        <w:tc>
          <w:tcPr>
            <w:tcW w:w="5647" w:type="dxa"/>
            <w:tcBorders>
              <w:right w:val="threeDEmboss" w:sz="6" w:space="0" w:color="auto"/>
            </w:tcBorders>
            <w:noWrap/>
          </w:tcPr>
          <w:p w14:paraId="066C0445" w14:textId="77777777" w:rsidR="00CF7985" w:rsidRPr="00051345" w:rsidRDefault="00CF7985" w:rsidP="0035091A">
            <w:pPr>
              <w:rPr>
                <w:rFonts w:ascii="Calibri Light" w:hAnsi="Calibri Light" w:cs="Arial"/>
                <w:color w:val="000000"/>
              </w:rPr>
            </w:pPr>
          </w:p>
        </w:tc>
      </w:tr>
      <w:tr w:rsidR="00CF7985" w:rsidRPr="00051345" w14:paraId="1DDF28FA" w14:textId="77777777" w:rsidTr="00CF79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left w:val="threeDEmboss" w:sz="6" w:space="0" w:color="auto"/>
            </w:tcBorders>
            <w:noWrap/>
          </w:tcPr>
          <w:p w14:paraId="21CB42AC" w14:textId="77777777" w:rsidR="00CF7985" w:rsidRPr="00051345" w:rsidRDefault="00CF7985" w:rsidP="0035091A">
            <w:pPr>
              <w:rPr>
                <w:rFonts w:ascii="Calibri Light" w:hAnsi="Calibri Light" w:cs="Arial"/>
                <w:color w:val="000000"/>
              </w:rPr>
            </w:pPr>
          </w:p>
        </w:tc>
        <w:tc>
          <w:tcPr>
            <w:tcW w:w="1622" w:type="dxa"/>
          </w:tcPr>
          <w:p w14:paraId="0DC98E0A" w14:textId="77777777" w:rsidR="00CF7985" w:rsidRPr="00051345" w:rsidRDefault="00CF7985" w:rsidP="0035091A">
            <w:pPr>
              <w:rPr>
                <w:rFonts w:ascii="Calibri Light" w:hAnsi="Calibri Light" w:cs="Arial"/>
                <w:color w:val="000000"/>
              </w:rPr>
            </w:pPr>
          </w:p>
        </w:tc>
        <w:tc>
          <w:tcPr>
            <w:tcW w:w="5647" w:type="dxa"/>
            <w:tcBorders>
              <w:right w:val="threeDEmboss" w:sz="6" w:space="0" w:color="auto"/>
            </w:tcBorders>
            <w:noWrap/>
          </w:tcPr>
          <w:p w14:paraId="085AC90A" w14:textId="77777777" w:rsidR="00CF7985" w:rsidRPr="00051345" w:rsidRDefault="00CF7985" w:rsidP="0035091A">
            <w:pPr>
              <w:rPr>
                <w:rFonts w:ascii="Calibri Light" w:hAnsi="Calibri Light" w:cs="Arial"/>
                <w:color w:val="000000"/>
              </w:rPr>
            </w:pPr>
          </w:p>
        </w:tc>
      </w:tr>
      <w:tr w:rsidR="00CF7985" w:rsidRPr="00051345" w14:paraId="49BA712B" w14:textId="77777777" w:rsidTr="00CF79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left w:val="threeDEmboss" w:sz="6" w:space="0" w:color="auto"/>
              <w:bottom w:val="threeDEmboss" w:sz="6" w:space="0" w:color="auto"/>
            </w:tcBorders>
            <w:noWrap/>
          </w:tcPr>
          <w:p w14:paraId="1533B5F8" w14:textId="77777777" w:rsidR="00CF7985" w:rsidRPr="00051345" w:rsidRDefault="00CF7985" w:rsidP="0035091A">
            <w:pPr>
              <w:rPr>
                <w:rFonts w:ascii="Calibri Light" w:hAnsi="Calibri Light" w:cs="Arial"/>
                <w:color w:val="000000"/>
              </w:rPr>
            </w:pPr>
          </w:p>
        </w:tc>
        <w:tc>
          <w:tcPr>
            <w:tcW w:w="1622" w:type="dxa"/>
            <w:tcBorders>
              <w:bottom w:val="threeDEmboss" w:sz="6" w:space="0" w:color="auto"/>
            </w:tcBorders>
          </w:tcPr>
          <w:p w14:paraId="7BD8B8F1" w14:textId="77777777" w:rsidR="00CF7985" w:rsidRPr="00051345" w:rsidRDefault="00CF7985" w:rsidP="0035091A">
            <w:pPr>
              <w:rPr>
                <w:rFonts w:ascii="Calibri Light" w:hAnsi="Calibri Light" w:cs="Arial"/>
                <w:color w:val="000000"/>
              </w:rPr>
            </w:pPr>
          </w:p>
        </w:tc>
        <w:tc>
          <w:tcPr>
            <w:tcW w:w="5647" w:type="dxa"/>
            <w:tcBorders>
              <w:bottom w:val="threeDEmboss" w:sz="6" w:space="0" w:color="auto"/>
              <w:right w:val="threeDEmboss" w:sz="6" w:space="0" w:color="auto"/>
            </w:tcBorders>
            <w:noWrap/>
          </w:tcPr>
          <w:p w14:paraId="443BEB30" w14:textId="77777777" w:rsidR="00CF7985" w:rsidRPr="00051345" w:rsidRDefault="00CF7985" w:rsidP="0035091A">
            <w:pPr>
              <w:rPr>
                <w:rFonts w:ascii="Calibri Light" w:hAnsi="Calibri Light" w:cs="Arial"/>
                <w:color w:val="000000"/>
              </w:rPr>
            </w:pPr>
          </w:p>
        </w:tc>
      </w:tr>
      <w:bookmarkEnd w:id="4"/>
    </w:tbl>
    <w:p w14:paraId="10946B92" w14:textId="77777777" w:rsidR="00475BB6" w:rsidRDefault="00475BB6" w:rsidP="00E0118B">
      <w:pPr>
        <w:rPr>
          <w:rFonts w:ascii="Calibri Light" w:hAnsi="Calibri Light" w:cs="Arial"/>
        </w:rPr>
      </w:pPr>
    </w:p>
    <w:p w14:paraId="28EF7790" w14:textId="0E987B07" w:rsidR="00C621E5" w:rsidRDefault="00C621E5" w:rsidP="00E0118B">
      <w:pPr>
        <w:rPr>
          <w:rFonts w:ascii="Calibri Light" w:hAnsi="Calibri Light" w:cs="Arial"/>
        </w:rPr>
      </w:pPr>
    </w:p>
    <w:p w14:paraId="05CA99A5" w14:textId="77777777" w:rsidR="00C621E5" w:rsidRDefault="00C621E5" w:rsidP="00E0118B">
      <w:pPr>
        <w:rPr>
          <w:rFonts w:ascii="Calibri Light" w:hAnsi="Calibri Light" w:cs="Arial"/>
        </w:rPr>
      </w:pPr>
    </w:p>
    <w:p w14:paraId="4875099C" w14:textId="77777777" w:rsidR="00C621E5" w:rsidRDefault="00C621E5" w:rsidP="00E0118B">
      <w:pPr>
        <w:rPr>
          <w:rFonts w:ascii="Calibri Light" w:hAnsi="Calibri Light" w:cs="Arial"/>
        </w:rPr>
      </w:pPr>
    </w:p>
    <w:p w14:paraId="4CFE8821" w14:textId="77777777" w:rsidR="00C621E5" w:rsidRDefault="00C621E5" w:rsidP="00E0118B">
      <w:pPr>
        <w:rPr>
          <w:rFonts w:ascii="Calibri Light" w:hAnsi="Calibri Light" w:cs="Arial"/>
        </w:rPr>
      </w:pPr>
    </w:p>
    <w:p w14:paraId="5BB92763" w14:textId="77777777" w:rsidR="00C621E5" w:rsidRDefault="00C621E5" w:rsidP="00E0118B">
      <w:pPr>
        <w:rPr>
          <w:rFonts w:ascii="Calibri Light" w:hAnsi="Calibri Light" w:cs="Arial"/>
        </w:rPr>
      </w:pPr>
    </w:p>
    <w:p w14:paraId="6928F327" w14:textId="77777777" w:rsidR="00704C9B" w:rsidRPr="00051345" w:rsidRDefault="00704C9B" w:rsidP="00704C9B">
      <w:pPr>
        <w:pStyle w:val="Heading1"/>
        <w:numPr>
          <w:ilvl w:val="0"/>
          <w:numId w:val="9"/>
        </w:numPr>
        <w:rPr>
          <w:rFonts w:ascii="Calibri Light" w:hAnsi="Calibri Light"/>
        </w:rPr>
      </w:pPr>
      <w:bookmarkStart w:id="845" w:name="_Toc509274849"/>
      <w:r>
        <w:rPr>
          <w:rFonts w:ascii="Calibri Light" w:hAnsi="Calibri Light"/>
        </w:rPr>
        <w:lastRenderedPageBreak/>
        <w:t>Tickets</w:t>
      </w:r>
      <w:bookmarkEnd w:id="845"/>
    </w:p>
    <w:p w14:paraId="6305187A" w14:textId="77777777" w:rsidR="00C621E5" w:rsidRPr="00176EA8" w:rsidRDefault="009D118A" w:rsidP="00E0118B">
      <w:pPr>
        <w:rPr>
          <w:rFonts w:ascii="Calibri Light" w:hAnsi="Calibri Light" w:cs="Arial"/>
          <w:sz w:val="20"/>
          <w:szCs w:val="20"/>
        </w:rPr>
      </w:pPr>
      <w:r w:rsidRPr="00176EA8">
        <w:rPr>
          <w:rFonts w:ascii="Calibri Light" w:hAnsi="Calibri Light" w:cs="Arial"/>
          <w:sz w:val="20"/>
          <w:szCs w:val="20"/>
        </w:rPr>
        <w:t>The attached document contains the list of Tickets that identified in this BPD.</w:t>
      </w:r>
    </w:p>
    <w:p w14:paraId="5588DD15" w14:textId="0DE3EDF6" w:rsidR="009D118A" w:rsidRDefault="009D118A" w:rsidP="00E0118B">
      <w:pPr>
        <w:rPr>
          <w:rFonts w:ascii="Calibri Light" w:hAnsi="Calibri Light" w:cs="Arial"/>
        </w:rPr>
      </w:pPr>
    </w:p>
    <w:p w14:paraId="7E964385" w14:textId="4854E779" w:rsidR="00C621E5" w:rsidRDefault="007D4BF5" w:rsidP="00C621E5">
      <w:pPr>
        <w:pStyle w:val="Heading1"/>
        <w:numPr>
          <w:ilvl w:val="0"/>
          <w:numId w:val="0"/>
        </w:numPr>
        <w:ind w:left="432"/>
      </w:pPr>
      <w:bookmarkStart w:id="846" w:name="_Toc504031698"/>
      <w:bookmarkStart w:id="847" w:name="_Toc507401506"/>
      <w:bookmarkStart w:id="848" w:name="_Toc509274850"/>
      <w:r>
        <w:lastRenderedPageBreak/>
        <w:t>8</w:t>
      </w:r>
      <w:r w:rsidR="00C621E5">
        <w:t>. Appendix</w:t>
      </w:r>
      <w:bookmarkEnd w:id="846"/>
      <w:bookmarkEnd w:id="847"/>
      <w:bookmarkEnd w:id="848"/>
    </w:p>
    <w:p w14:paraId="65A93DCD" w14:textId="77777777" w:rsidR="00C621E5" w:rsidRDefault="00C621E5" w:rsidP="00E0118B">
      <w:pPr>
        <w:rPr>
          <w:rFonts w:ascii="Calibri Light" w:hAnsi="Calibri Light" w:cs="Arial"/>
        </w:rPr>
      </w:pPr>
    </w:p>
    <w:p w14:paraId="7AE7EC45" w14:textId="33F540B2" w:rsidR="00C621E5" w:rsidRDefault="00176EA8" w:rsidP="00E0118B">
      <w:pPr>
        <w:rPr>
          <w:rFonts w:ascii="Calibri Light" w:hAnsi="Calibri Light" w:cs="Arial"/>
        </w:rPr>
      </w:pPr>
      <w:r>
        <w:rPr>
          <w:rFonts w:ascii="Calibri Light" w:hAnsi="Calibri Light" w:cs="Arial"/>
        </w:rPr>
        <w:object w:dxaOrig="1501" w:dyaOrig="980" w14:anchorId="308074F1">
          <v:shape id="_x0000_i1029" type="#_x0000_t75" style="width:78pt;height:48pt" o:ole="">
            <v:imagedata r:id="rId99" o:title=""/>
          </v:shape>
          <o:OLEObject Type="Embed" ProgID="Visio.Drawing.11" ShapeID="_x0000_i1029" DrawAspect="Icon" ObjectID="_1636982816" r:id="rId100"/>
        </w:object>
      </w:r>
    </w:p>
    <w:p w14:paraId="4B1306B6" w14:textId="77777777" w:rsidR="00176EA8" w:rsidRPr="00051345" w:rsidRDefault="00176EA8" w:rsidP="00E0118B">
      <w:pPr>
        <w:rPr>
          <w:rFonts w:ascii="Calibri Light" w:hAnsi="Calibri Light" w:cs="Arial"/>
        </w:rPr>
      </w:pPr>
      <w:r>
        <w:rPr>
          <w:rFonts w:ascii="Calibri Light" w:hAnsi="Calibri Light" w:cs="Arial"/>
        </w:rPr>
        <w:object w:dxaOrig="1501" w:dyaOrig="980" w14:anchorId="21265206">
          <v:shape id="_x0000_i1030" type="#_x0000_t75" style="width:78pt;height:48pt" o:ole="">
            <v:imagedata r:id="rId101" o:title=""/>
          </v:shape>
          <o:OLEObject Type="Embed" ProgID="Visio.Drawing.11" ShapeID="_x0000_i1030" DrawAspect="Icon" ObjectID="_1636982817" r:id="rId102"/>
        </w:object>
      </w:r>
    </w:p>
    <w:sectPr w:rsidR="00176EA8" w:rsidRPr="00051345" w:rsidSect="006F41F2">
      <w:headerReference w:type="default" r:id="rId103"/>
      <w:footerReference w:type="default" r:id="rId104"/>
      <w:headerReference w:type="first" r:id="rId105"/>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BC32D6" w14:textId="77777777" w:rsidR="00241FE8" w:rsidRDefault="00241FE8">
      <w:r>
        <w:separator/>
      </w:r>
    </w:p>
  </w:endnote>
  <w:endnote w:type="continuationSeparator" w:id="0">
    <w:p w14:paraId="4CA004E0" w14:textId="77777777" w:rsidR="00241FE8" w:rsidRDefault="00241FE8">
      <w:r>
        <w:continuationSeparator/>
      </w:r>
    </w:p>
  </w:endnote>
  <w:endnote w:type="continuationNotice" w:id="1">
    <w:p w14:paraId="2A9B6DED" w14:textId="77777777" w:rsidR="00241FE8" w:rsidRDefault="00241F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065025" w14:textId="77777777" w:rsidR="00781EB0" w:rsidRPr="00E76680" w:rsidRDefault="00781EB0" w:rsidP="0033718C">
    <w:pPr>
      <w:pStyle w:val="Footer"/>
      <w:tabs>
        <w:tab w:val="clear" w:pos="8640"/>
        <w:tab w:val="right" w:pos="9214"/>
      </w:tabs>
      <w:jc w:val="right"/>
      <w:rPr>
        <w:rStyle w:val="PageNumber"/>
        <w:rFonts w:ascii="Calibri Light" w:hAnsi="Calibri Light"/>
      </w:rPr>
    </w:pPr>
    <w:r>
      <w:rPr>
        <w:noProof/>
      </w:rPr>
      <mc:AlternateContent>
        <mc:Choice Requires="wps">
          <w:drawing>
            <wp:anchor distT="0" distB="0" distL="114300" distR="114300" simplePos="0" relativeHeight="251658240" behindDoc="0" locked="0" layoutInCell="1" allowOverlap="1" wp14:anchorId="0E756F0D" wp14:editId="4A31F4ED">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9DA142"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7xKQIAAEkEAAAOAAAAZHJzL2Uyb0RvYy54bWysVE2P2jAQvVfqf7B8hyQQKESE1SqBXrZd&#10;pN32bmyHWHVsyzYEVPW/d2w+urS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"/>
          </w:pict>
        </mc:Fallback>
      </mc:AlternateContent>
    </w:r>
    <w:r w:rsidRPr="00E86253">
      <w:tab/>
    </w:r>
    <w:r w:rsidRPr="00E86253">
      <w:tab/>
    </w:r>
    <w:r w:rsidRPr="00E76680">
      <w:rPr>
        <w:rFonts w:ascii="Calibri Light" w:hAnsi="Calibri Light"/>
      </w:rPr>
      <w:t xml:space="preserve">                        Page </w:t>
    </w:r>
    <w:r w:rsidRPr="00E76680">
      <w:rPr>
        <w:rStyle w:val="PageNumber"/>
        <w:rFonts w:ascii="Calibri Light" w:hAnsi="Calibri Light"/>
      </w:rPr>
      <w:fldChar w:fldCharType="begin"/>
    </w:r>
    <w:r w:rsidRPr="00E76680">
      <w:rPr>
        <w:rStyle w:val="PageNumber"/>
        <w:rFonts w:ascii="Calibri Light" w:hAnsi="Calibri Light"/>
      </w:rPr>
      <w:instrText xml:space="preserve"> PAGE </w:instrText>
    </w:r>
    <w:r w:rsidRPr="00E76680">
      <w:rPr>
        <w:rStyle w:val="PageNumber"/>
        <w:rFonts w:ascii="Calibri Light" w:hAnsi="Calibri Light"/>
      </w:rPr>
      <w:fldChar w:fldCharType="separate"/>
    </w:r>
    <w:r>
      <w:rPr>
        <w:rStyle w:val="PageNumber"/>
        <w:rFonts w:ascii="Calibri Light" w:hAnsi="Calibri Light"/>
        <w:noProof/>
      </w:rPr>
      <w:t>23</w:t>
    </w:r>
    <w:r w:rsidRPr="00E76680">
      <w:rPr>
        <w:rStyle w:val="PageNumber"/>
        <w:rFonts w:ascii="Calibri Light" w:hAnsi="Calibri Light"/>
      </w:rPr>
      <w:fldChar w:fldCharType="end"/>
    </w:r>
    <w:r w:rsidRPr="00E76680">
      <w:rPr>
        <w:rStyle w:val="PageNumber"/>
        <w:rFonts w:ascii="Calibri Light" w:hAnsi="Calibri Light"/>
      </w:rPr>
      <w:t xml:space="preserve"> of </w:t>
    </w:r>
    <w:r w:rsidRPr="00E76680">
      <w:rPr>
        <w:rStyle w:val="PageNumber"/>
        <w:rFonts w:ascii="Calibri Light" w:hAnsi="Calibri Light"/>
      </w:rPr>
      <w:fldChar w:fldCharType="begin"/>
    </w:r>
    <w:r w:rsidRPr="00E76680">
      <w:rPr>
        <w:rStyle w:val="PageNumber"/>
        <w:rFonts w:ascii="Calibri Light" w:hAnsi="Calibri Light"/>
      </w:rPr>
      <w:instrText xml:space="preserve"> NUMPAGES </w:instrText>
    </w:r>
    <w:r w:rsidRPr="00E76680">
      <w:rPr>
        <w:rStyle w:val="PageNumber"/>
        <w:rFonts w:ascii="Calibri Light" w:hAnsi="Calibri Light"/>
      </w:rPr>
      <w:fldChar w:fldCharType="separate"/>
    </w:r>
    <w:r>
      <w:rPr>
        <w:rStyle w:val="PageNumber"/>
        <w:rFonts w:ascii="Calibri Light" w:hAnsi="Calibri Light"/>
        <w:noProof/>
      </w:rPr>
      <w:t>53</w:t>
    </w:r>
    <w:r w:rsidRPr="00E76680">
      <w:rPr>
        <w:rStyle w:val="PageNumber"/>
        <w:rFonts w:ascii="Calibri Light" w:hAnsi="Calibri Light"/>
      </w:rPr>
      <w:fldChar w:fldCharType="end"/>
    </w:r>
    <w:r w:rsidRPr="00E76680">
      <w:rPr>
        <w:rStyle w:val="PageNumber"/>
        <w:rFonts w:ascii="Calibri Light" w:hAnsi="Calibri Light"/>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AA9438" w14:textId="77777777" w:rsidR="00241FE8" w:rsidRDefault="00241FE8">
      <w:r>
        <w:separator/>
      </w:r>
    </w:p>
  </w:footnote>
  <w:footnote w:type="continuationSeparator" w:id="0">
    <w:p w14:paraId="0465546C" w14:textId="77777777" w:rsidR="00241FE8" w:rsidRDefault="00241FE8">
      <w:r>
        <w:continuationSeparator/>
      </w:r>
    </w:p>
  </w:footnote>
  <w:footnote w:type="continuationNotice" w:id="1">
    <w:p w14:paraId="2D15A22B" w14:textId="77777777" w:rsidR="00241FE8" w:rsidRDefault="00241F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6480"/>
      <w:gridCol w:w="1710"/>
    </w:tblGrid>
    <w:tr w:rsidR="00781EB0" w14:paraId="6FC1BDCA" w14:textId="77777777" w:rsidTr="00B92D02">
      <w:tc>
        <w:tcPr>
          <w:tcW w:w="1710" w:type="dxa"/>
        </w:tcPr>
        <w:p w14:paraId="137E182C" w14:textId="77777777" w:rsidR="00781EB0" w:rsidRDefault="00781EB0" w:rsidP="0049033B">
          <w:pPr>
            <w:pStyle w:val="Footer"/>
            <w:ind w:right="-108"/>
          </w:pPr>
          <w:r w:rsidRPr="00560135">
            <w:rPr>
              <w:noProof/>
            </w:rPr>
            <w:drawing>
              <wp:inline distT="0" distB="0" distL="0" distR="0" wp14:anchorId="0BF10D74" wp14:editId="399DC0AE">
                <wp:extent cx="878171" cy="241300"/>
                <wp:effectExtent l="0" t="0" r="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67721B6F" w14:textId="77777777" w:rsidR="00781EB0" w:rsidRPr="00777E49" w:rsidRDefault="00781EB0" w:rsidP="00F57DC6">
          <w:pPr>
            <w:pStyle w:val="Footer"/>
            <w:ind w:right="-108"/>
            <w:jc w:val="center"/>
            <w:rPr>
              <w:rFonts w:ascii="Calibri Light" w:hAnsi="Calibri Light"/>
            </w:rPr>
          </w:pPr>
          <w:r>
            <w:rPr>
              <w:rFonts w:ascii="Calibri Light" w:hAnsi="Calibri Light"/>
            </w:rPr>
            <w:t>CIM-CS-07 – Handle Bill Inquiries</w:t>
          </w:r>
        </w:p>
      </w:tc>
      <w:tc>
        <w:tcPr>
          <w:tcW w:w="1710" w:type="dxa"/>
        </w:tcPr>
        <w:p w14:paraId="1F936E28" w14:textId="77777777" w:rsidR="00781EB0" w:rsidRPr="00B92D02" w:rsidRDefault="00781EB0" w:rsidP="006F41F2">
          <w:pPr>
            <w:pStyle w:val="Footer"/>
            <w:ind w:right="-108"/>
            <w:jc w:val="right"/>
            <w:rPr>
              <w:sz w:val="8"/>
            </w:rPr>
          </w:pPr>
        </w:p>
        <w:p w14:paraId="75F5BF88" w14:textId="77777777" w:rsidR="00781EB0" w:rsidRDefault="00781EB0" w:rsidP="006F41F2">
          <w:pPr>
            <w:pStyle w:val="Footer"/>
            <w:ind w:right="-108"/>
            <w:jc w:val="right"/>
          </w:pPr>
          <w:r w:rsidRPr="00456384">
            <w:rPr>
              <w:noProof/>
            </w:rPr>
            <w:drawing>
              <wp:inline distT="0" distB="0" distL="0" distR="0" wp14:anchorId="73F5AD1F" wp14:editId="32FF7D44">
                <wp:extent cx="850392" cy="137160"/>
                <wp:effectExtent l="0" t="0" r="6985" b="0"/>
                <wp:docPr id="50185" name="Picture 7" descr="HCL Logo">
                  <a:extLst xmlns:a="http://schemas.openxmlformats.org/drawingml/2006/main">
                    <a:ext uri="{FF2B5EF4-FFF2-40B4-BE49-F238E27FC236}">
                      <a16:creationId xmlns:a16="http://schemas.microsoft.com/office/drawing/2014/main"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a:extLst/>
                      </pic:spPr>
                    </pic:pic>
                  </a:graphicData>
                </a:graphic>
              </wp:inline>
            </w:drawing>
          </w:r>
        </w:p>
      </w:tc>
    </w:tr>
  </w:tbl>
  <w:p w14:paraId="769AD21C" w14:textId="77777777" w:rsidR="00781EB0" w:rsidRPr="00F20358" w:rsidRDefault="00781EB0" w:rsidP="00B92D02">
    <w:pPr>
      <w:pStyle w:val="Header"/>
      <w:tabs>
        <w:tab w:val="right" w:pos="95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627B09" w14:textId="77777777" w:rsidR="00781EB0" w:rsidRDefault="00781EB0" w:rsidP="00F20358">
    <w:pPr>
      <w:pStyle w:val="Footer"/>
      <w:ind w:right="-108"/>
    </w:pPr>
    <w:r w:rsidRPr="00006038">
      <w:t xml:space="preserve"> </w:t>
    </w:r>
  </w:p>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640"/>
      <w:gridCol w:w="2894"/>
    </w:tblGrid>
    <w:tr w:rsidR="00781EB0" w14:paraId="01B81C4E" w14:textId="77777777" w:rsidTr="00B92D02">
      <w:tc>
        <w:tcPr>
          <w:tcW w:w="2070" w:type="dxa"/>
        </w:tcPr>
        <w:p w14:paraId="4416D4FF" w14:textId="77777777" w:rsidR="00781EB0" w:rsidRDefault="00781EB0" w:rsidP="00B92D02">
          <w:pPr>
            <w:pStyle w:val="Footer"/>
            <w:ind w:right="-108"/>
          </w:pPr>
          <w:r w:rsidRPr="00560135">
            <w:rPr>
              <w:noProof/>
            </w:rPr>
            <w:drawing>
              <wp:inline distT="0" distB="0" distL="0" distR="0" wp14:anchorId="798E1291" wp14:editId="5A6B4926">
                <wp:extent cx="1993392" cy="548640"/>
                <wp:effectExtent l="0" t="0" r="6985" b="3810"/>
                <wp:docPr id="50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3AF6147A" w14:textId="77777777" w:rsidR="00781EB0" w:rsidRDefault="00781EB0" w:rsidP="00B92D02">
          <w:pPr>
            <w:pStyle w:val="Footer"/>
            <w:ind w:right="-108"/>
            <w:jc w:val="center"/>
          </w:pPr>
        </w:p>
      </w:tc>
      <w:tc>
        <w:tcPr>
          <w:tcW w:w="2070" w:type="dxa"/>
        </w:tcPr>
        <w:p w14:paraId="0D7C5DFF" w14:textId="77777777" w:rsidR="00781EB0" w:rsidRPr="00B92D02" w:rsidRDefault="00781EB0" w:rsidP="00B92D02">
          <w:pPr>
            <w:pStyle w:val="Footer"/>
            <w:ind w:right="-108"/>
            <w:jc w:val="right"/>
            <w:rPr>
              <w:sz w:val="8"/>
            </w:rPr>
          </w:pPr>
        </w:p>
        <w:p w14:paraId="772EB2A9" w14:textId="77777777" w:rsidR="00781EB0" w:rsidRDefault="00781EB0" w:rsidP="00B92D02">
          <w:pPr>
            <w:pStyle w:val="Footer"/>
            <w:ind w:right="-108"/>
            <w:jc w:val="right"/>
            <w:rPr>
              <w:sz w:val="32"/>
            </w:rPr>
          </w:pPr>
          <w:r w:rsidRPr="00456384">
            <w:rPr>
              <w:noProof/>
            </w:rPr>
            <w:drawing>
              <wp:inline distT="0" distB="0" distL="0" distR="0" wp14:anchorId="60E21609" wp14:editId="5C74524D">
                <wp:extent cx="1700784" cy="274320"/>
                <wp:effectExtent l="0" t="0" r="0" b="0"/>
                <wp:docPr id="50187" name="Picture 7" descr="HCL Logo">
                  <a:extLst xmlns:a="http://schemas.openxmlformats.org/drawingml/2006/main">
                    <a:ext uri="{FF2B5EF4-FFF2-40B4-BE49-F238E27FC236}">
                      <a16:creationId xmlns:a16="http://schemas.microsoft.com/office/drawing/2014/main"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p w14:paraId="5588F1FB" w14:textId="77777777" w:rsidR="00781EB0" w:rsidRDefault="00781EB0" w:rsidP="00B92D02">
          <w:pPr>
            <w:pStyle w:val="Footer"/>
            <w:ind w:right="-108"/>
            <w:jc w:val="right"/>
          </w:pPr>
        </w:p>
      </w:tc>
    </w:tr>
  </w:tbl>
  <w:p w14:paraId="0F2281F4" w14:textId="77777777" w:rsidR="00781EB0" w:rsidRDefault="00781EB0" w:rsidP="00B92D02">
    <w:pPr>
      <w:pStyle w:val="Header"/>
      <w:tabs>
        <w:tab w:val="right" w:pos="95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F6097"/>
    <w:multiLevelType w:val="hybridMultilevel"/>
    <w:tmpl w:val="AEB4C9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2" w15:restartNumberingAfterBreak="0">
    <w:nsid w:val="07737615"/>
    <w:multiLevelType w:val="hybridMultilevel"/>
    <w:tmpl w:val="CCF67A02"/>
    <w:lvl w:ilvl="0" w:tplc="04090001">
      <w:start w:val="1"/>
      <w:numFmt w:val="bullet"/>
      <w:lvlText w:val=""/>
      <w:lvlJc w:val="left"/>
      <w:pPr>
        <w:ind w:left="1080" w:hanging="360"/>
      </w:pPr>
      <w:rPr>
        <w:rFonts w:ascii="Symbol" w:hAnsi="Symbol" w:hint="default"/>
      </w:rPr>
    </w:lvl>
    <w:lvl w:ilvl="1" w:tplc="F7CACD02">
      <w:numFmt w:val="bullet"/>
      <w:lvlText w:val="-"/>
      <w:lvlJc w:val="left"/>
      <w:pPr>
        <w:ind w:left="1800" w:hanging="360"/>
      </w:pPr>
      <w:rPr>
        <w:rFonts w:ascii="Calibri Light" w:eastAsia="MS Mincho" w:hAnsi="Calibri Light"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79641B"/>
    <w:multiLevelType w:val="hybridMultilevel"/>
    <w:tmpl w:val="5152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85E37"/>
    <w:multiLevelType w:val="hybridMultilevel"/>
    <w:tmpl w:val="3D66D380"/>
    <w:lvl w:ilvl="0" w:tplc="04090001">
      <w:start w:val="1"/>
      <w:numFmt w:val="bullet"/>
      <w:lvlText w:val=""/>
      <w:lvlJc w:val="left"/>
      <w:pPr>
        <w:ind w:left="1080" w:hanging="360"/>
      </w:pPr>
      <w:rPr>
        <w:rFonts w:ascii="Symbol" w:hAnsi="Symbol" w:hint="default"/>
      </w:rPr>
    </w:lvl>
    <w:lvl w:ilvl="1" w:tplc="F7CACD02">
      <w:numFmt w:val="bullet"/>
      <w:lvlText w:val="-"/>
      <w:lvlJc w:val="left"/>
      <w:pPr>
        <w:ind w:left="1800" w:hanging="360"/>
      </w:pPr>
      <w:rPr>
        <w:rFonts w:ascii="Calibri Light" w:eastAsia="MS Mincho" w:hAnsi="Calibri Light"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6" w15:restartNumberingAfterBreak="0">
    <w:nsid w:val="0EFD4220"/>
    <w:multiLevelType w:val="hybridMultilevel"/>
    <w:tmpl w:val="97AC056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2566E3"/>
    <w:multiLevelType w:val="hybridMultilevel"/>
    <w:tmpl w:val="67D00A90"/>
    <w:lvl w:ilvl="0" w:tplc="F7CACD02">
      <w:numFmt w:val="bullet"/>
      <w:lvlText w:val="-"/>
      <w:lvlJc w:val="left"/>
      <w:pPr>
        <w:ind w:left="720" w:hanging="360"/>
      </w:pPr>
      <w:rPr>
        <w:rFonts w:ascii="Calibri Light" w:eastAsia="MS Mincho" w:hAnsi="Calibri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7C3B18"/>
    <w:multiLevelType w:val="hybridMultilevel"/>
    <w:tmpl w:val="959C2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CC6E5E"/>
    <w:multiLevelType w:val="hybridMultilevel"/>
    <w:tmpl w:val="FE20DC18"/>
    <w:lvl w:ilvl="0" w:tplc="F7CACD02">
      <w:numFmt w:val="bullet"/>
      <w:lvlText w:val="-"/>
      <w:lvlJc w:val="left"/>
      <w:pPr>
        <w:ind w:left="1440" w:hanging="360"/>
      </w:pPr>
      <w:rPr>
        <w:rFonts w:ascii="Calibri Light" w:eastAsia="MS Mincho" w:hAnsi="Calibri Light"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014EBE"/>
    <w:multiLevelType w:val="hybridMultilevel"/>
    <w:tmpl w:val="41BC5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507445"/>
    <w:multiLevelType w:val="hybridMultilevel"/>
    <w:tmpl w:val="81A07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2F51994"/>
    <w:multiLevelType w:val="hybridMultilevel"/>
    <w:tmpl w:val="DB9691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887603A"/>
    <w:multiLevelType w:val="multilevel"/>
    <w:tmpl w:val="C6E6169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91E70CA"/>
    <w:multiLevelType w:val="hybridMultilevel"/>
    <w:tmpl w:val="643CEF56"/>
    <w:lvl w:ilvl="0" w:tplc="76728F66">
      <w:start w:val="1"/>
      <w:numFmt w:val="bullet"/>
      <w:pStyle w:val="Heading2TextBulleted"/>
      <w:lvlText w:val=""/>
      <w:lvlJc w:val="left"/>
      <w:pPr>
        <w:tabs>
          <w:tab w:val="num" w:pos="2520"/>
        </w:tabs>
        <w:ind w:left="2520" w:hanging="360"/>
      </w:pPr>
      <w:rPr>
        <w:rFonts w:ascii="Symbol" w:hAnsi="Symbol" w:hint="default"/>
      </w:rPr>
    </w:lvl>
    <w:lvl w:ilvl="1" w:tplc="25E29A30">
      <w:start w:val="1"/>
      <w:numFmt w:val="lowerLetter"/>
      <w:lvlText w:val="%2."/>
      <w:lvlJc w:val="left"/>
      <w:pPr>
        <w:tabs>
          <w:tab w:val="num" w:pos="3600"/>
        </w:tabs>
        <w:ind w:left="3600" w:hanging="360"/>
      </w:pPr>
    </w:lvl>
    <w:lvl w:ilvl="2" w:tplc="92AA0ABE" w:tentative="1">
      <w:start w:val="1"/>
      <w:numFmt w:val="lowerRoman"/>
      <w:lvlText w:val="%3."/>
      <w:lvlJc w:val="right"/>
      <w:pPr>
        <w:tabs>
          <w:tab w:val="num" w:pos="4320"/>
        </w:tabs>
        <w:ind w:left="4320" w:hanging="180"/>
      </w:pPr>
    </w:lvl>
    <w:lvl w:ilvl="3" w:tplc="861AFE98" w:tentative="1">
      <w:start w:val="1"/>
      <w:numFmt w:val="decimal"/>
      <w:lvlText w:val="%4."/>
      <w:lvlJc w:val="left"/>
      <w:pPr>
        <w:tabs>
          <w:tab w:val="num" w:pos="5040"/>
        </w:tabs>
        <w:ind w:left="5040" w:hanging="360"/>
      </w:pPr>
    </w:lvl>
    <w:lvl w:ilvl="4" w:tplc="BBC64F38" w:tentative="1">
      <w:start w:val="1"/>
      <w:numFmt w:val="lowerLetter"/>
      <w:lvlText w:val="%5."/>
      <w:lvlJc w:val="left"/>
      <w:pPr>
        <w:tabs>
          <w:tab w:val="num" w:pos="5760"/>
        </w:tabs>
        <w:ind w:left="5760" w:hanging="360"/>
      </w:pPr>
    </w:lvl>
    <w:lvl w:ilvl="5" w:tplc="AD98305A" w:tentative="1">
      <w:start w:val="1"/>
      <w:numFmt w:val="lowerRoman"/>
      <w:lvlText w:val="%6."/>
      <w:lvlJc w:val="right"/>
      <w:pPr>
        <w:tabs>
          <w:tab w:val="num" w:pos="6480"/>
        </w:tabs>
        <w:ind w:left="6480" w:hanging="180"/>
      </w:pPr>
    </w:lvl>
    <w:lvl w:ilvl="6" w:tplc="4094BCA2" w:tentative="1">
      <w:start w:val="1"/>
      <w:numFmt w:val="decimal"/>
      <w:lvlText w:val="%7."/>
      <w:lvlJc w:val="left"/>
      <w:pPr>
        <w:tabs>
          <w:tab w:val="num" w:pos="7200"/>
        </w:tabs>
        <w:ind w:left="7200" w:hanging="360"/>
      </w:pPr>
    </w:lvl>
    <w:lvl w:ilvl="7" w:tplc="10CEEBF0" w:tentative="1">
      <w:start w:val="1"/>
      <w:numFmt w:val="lowerLetter"/>
      <w:lvlText w:val="%8."/>
      <w:lvlJc w:val="left"/>
      <w:pPr>
        <w:tabs>
          <w:tab w:val="num" w:pos="7920"/>
        </w:tabs>
        <w:ind w:left="7920" w:hanging="360"/>
      </w:pPr>
    </w:lvl>
    <w:lvl w:ilvl="8" w:tplc="072454C6" w:tentative="1">
      <w:start w:val="1"/>
      <w:numFmt w:val="lowerRoman"/>
      <w:lvlText w:val="%9."/>
      <w:lvlJc w:val="right"/>
      <w:pPr>
        <w:tabs>
          <w:tab w:val="num" w:pos="8640"/>
        </w:tabs>
        <w:ind w:left="8640" w:hanging="180"/>
      </w:pPr>
    </w:lvl>
  </w:abstractNum>
  <w:abstractNum w:abstractNumId="16" w15:restartNumberingAfterBreak="0">
    <w:nsid w:val="3DCF7146"/>
    <w:multiLevelType w:val="hybridMultilevel"/>
    <w:tmpl w:val="A3F0BF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F9571A7"/>
    <w:multiLevelType w:val="hybridMultilevel"/>
    <w:tmpl w:val="C9F2D934"/>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E83B8F"/>
    <w:multiLevelType w:val="hybridMultilevel"/>
    <w:tmpl w:val="6A56F7CC"/>
    <w:lvl w:ilvl="0" w:tplc="8AC6748E">
      <w:start w:val="1"/>
      <w:numFmt w:val="decimal"/>
      <w:lvlText w:val="%1."/>
      <w:lvlJc w:val="left"/>
      <w:pPr>
        <w:tabs>
          <w:tab w:val="num" w:pos="2160"/>
        </w:tabs>
        <w:ind w:left="2160" w:hanging="360"/>
      </w:pPr>
    </w:lvl>
    <w:lvl w:ilvl="1" w:tplc="04090019" w:tentative="1">
      <w:start w:val="1"/>
      <w:numFmt w:val="lowerLetter"/>
      <w:lvlText w:val="%2."/>
      <w:lvlJc w:val="left"/>
      <w:pPr>
        <w:tabs>
          <w:tab w:val="num" w:pos="5137"/>
        </w:tabs>
        <w:ind w:left="5137" w:hanging="360"/>
      </w:pPr>
    </w:lvl>
    <w:lvl w:ilvl="2" w:tplc="0409001B" w:tentative="1">
      <w:start w:val="1"/>
      <w:numFmt w:val="lowerRoman"/>
      <w:lvlText w:val="%3."/>
      <w:lvlJc w:val="right"/>
      <w:pPr>
        <w:tabs>
          <w:tab w:val="num" w:pos="5857"/>
        </w:tabs>
        <w:ind w:left="5857" w:hanging="180"/>
      </w:pPr>
    </w:lvl>
    <w:lvl w:ilvl="3" w:tplc="0409000F" w:tentative="1">
      <w:start w:val="1"/>
      <w:numFmt w:val="decimal"/>
      <w:lvlText w:val="%4."/>
      <w:lvlJc w:val="left"/>
      <w:pPr>
        <w:tabs>
          <w:tab w:val="num" w:pos="6577"/>
        </w:tabs>
        <w:ind w:left="6577" w:hanging="360"/>
      </w:pPr>
    </w:lvl>
    <w:lvl w:ilvl="4" w:tplc="04090019" w:tentative="1">
      <w:start w:val="1"/>
      <w:numFmt w:val="lowerLetter"/>
      <w:lvlText w:val="%5."/>
      <w:lvlJc w:val="left"/>
      <w:pPr>
        <w:tabs>
          <w:tab w:val="num" w:pos="7297"/>
        </w:tabs>
        <w:ind w:left="7297" w:hanging="360"/>
      </w:pPr>
    </w:lvl>
    <w:lvl w:ilvl="5" w:tplc="0409001B" w:tentative="1">
      <w:start w:val="1"/>
      <w:numFmt w:val="lowerRoman"/>
      <w:lvlText w:val="%6."/>
      <w:lvlJc w:val="right"/>
      <w:pPr>
        <w:tabs>
          <w:tab w:val="num" w:pos="8017"/>
        </w:tabs>
        <w:ind w:left="8017" w:hanging="180"/>
      </w:pPr>
    </w:lvl>
    <w:lvl w:ilvl="6" w:tplc="0409000F" w:tentative="1">
      <w:start w:val="1"/>
      <w:numFmt w:val="decimal"/>
      <w:lvlText w:val="%7."/>
      <w:lvlJc w:val="left"/>
      <w:pPr>
        <w:tabs>
          <w:tab w:val="num" w:pos="8737"/>
        </w:tabs>
        <w:ind w:left="8737" w:hanging="360"/>
      </w:pPr>
    </w:lvl>
    <w:lvl w:ilvl="7" w:tplc="04090019" w:tentative="1">
      <w:start w:val="1"/>
      <w:numFmt w:val="lowerLetter"/>
      <w:lvlText w:val="%8."/>
      <w:lvlJc w:val="left"/>
      <w:pPr>
        <w:tabs>
          <w:tab w:val="num" w:pos="9457"/>
        </w:tabs>
        <w:ind w:left="9457" w:hanging="360"/>
      </w:pPr>
    </w:lvl>
    <w:lvl w:ilvl="8" w:tplc="0409001B" w:tentative="1">
      <w:start w:val="1"/>
      <w:numFmt w:val="lowerRoman"/>
      <w:lvlText w:val="%9."/>
      <w:lvlJc w:val="right"/>
      <w:pPr>
        <w:tabs>
          <w:tab w:val="num" w:pos="10177"/>
        </w:tabs>
        <w:ind w:left="10177" w:hanging="180"/>
      </w:pPr>
    </w:lvl>
  </w:abstractNum>
  <w:abstractNum w:abstractNumId="19" w15:restartNumberingAfterBreak="0">
    <w:nsid w:val="55045333"/>
    <w:multiLevelType w:val="hybridMultilevel"/>
    <w:tmpl w:val="28E2D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A35EA9"/>
    <w:multiLevelType w:val="multilevel"/>
    <w:tmpl w:val="02C0F5E2"/>
    <w:lvl w:ilvl="0">
      <w:start w:val="1"/>
      <w:numFmt w:val="decimal"/>
      <w:pStyle w:val="Heading1"/>
      <w:lvlText w:val="%1"/>
      <w:lvlJc w:val="left"/>
      <w:pPr>
        <w:ind w:left="43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69D00DB8"/>
    <w:multiLevelType w:val="hybridMultilevel"/>
    <w:tmpl w:val="105E65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AD36C17"/>
    <w:multiLevelType w:val="hybridMultilevel"/>
    <w:tmpl w:val="CC3E0E96"/>
    <w:lvl w:ilvl="0" w:tplc="F7CACD02">
      <w:numFmt w:val="bullet"/>
      <w:lvlText w:val="-"/>
      <w:lvlJc w:val="left"/>
      <w:pPr>
        <w:ind w:left="2970" w:hanging="360"/>
      </w:pPr>
      <w:rPr>
        <w:rFonts w:ascii="Calibri Light" w:eastAsia="MS Mincho" w:hAnsi="Calibri Light" w:cs="Aria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23"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24" w15:restartNumberingAfterBreak="0">
    <w:nsid w:val="6FAB4FFD"/>
    <w:multiLevelType w:val="hybridMultilevel"/>
    <w:tmpl w:val="C7E2D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0292B3F"/>
    <w:multiLevelType w:val="hybridMultilevel"/>
    <w:tmpl w:val="A3987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AB600B"/>
    <w:multiLevelType w:val="multilevel"/>
    <w:tmpl w:val="B13A6F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7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5"/>
  </w:num>
  <w:num w:numId="2">
    <w:abstractNumId w:val="14"/>
  </w:num>
  <w:num w:numId="3">
    <w:abstractNumId w:val="15"/>
  </w:num>
  <w:num w:numId="4">
    <w:abstractNumId w:val="1"/>
  </w:num>
  <w:num w:numId="5">
    <w:abstractNumId w:val="20"/>
  </w:num>
  <w:num w:numId="6">
    <w:abstractNumId w:val="18"/>
  </w:num>
  <w:num w:numId="7">
    <w:abstractNumId w:val="23"/>
  </w:num>
  <w:num w:numId="8">
    <w:abstractNumId w:val="26"/>
  </w:num>
  <w:num w:numId="9">
    <w:abstractNumId w:val="7"/>
  </w:num>
  <w:num w:numId="10">
    <w:abstractNumId w:val="3"/>
  </w:num>
  <w:num w:numId="11">
    <w:abstractNumId w:val="17"/>
  </w:num>
  <w:num w:numId="12">
    <w:abstractNumId w:val="9"/>
  </w:num>
  <w:num w:numId="13">
    <w:abstractNumId w:val="24"/>
  </w:num>
  <w:num w:numId="14">
    <w:abstractNumId w:val="0"/>
  </w:num>
  <w:num w:numId="15">
    <w:abstractNumId w:val="19"/>
  </w:num>
  <w:num w:numId="16">
    <w:abstractNumId w:val="13"/>
  </w:num>
  <w:num w:numId="17">
    <w:abstractNumId w:val="16"/>
  </w:num>
  <w:num w:numId="18">
    <w:abstractNumId w:val="12"/>
  </w:num>
  <w:num w:numId="19">
    <w:abstractNumId w:val="11"/>
  </w:num>
  <w:num w:numId="20">
    <w:abstractNumId w:val="8"/>
  </w:num>
  <w:num w:numId="21">
    <w:abstractNumId w:val="2"/>
  </w:num>
  <w:num w:numId="22">
    <w:abstractNumId w:val="4"/>
  </w:num>
  <w:num w:numId="23">
    <w:abstractNumId w:val="25"/>
  </w:num>
  <w:num w:numId="24">
    <w:abstractNumId w:val="21"/>
  </w:num>
  <w:num w:numId="25">
    <w:abstractNumId w:val="6"/>
  </w:num>
  <w:num w:numId="26">
    <w:abstractNumId w:val="22"/>
  </w:num>
  <w:num w:numId="27">
    <w:abstractNumId w:val="1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uan Howe Yap">
    <w15:presenceInfo w15:providerId="None" w15:userId="Tuan Howe Yap"/>
  </w15:person>
  <w15:person w15:author="Tuan Yap">
    <w15:presenceInfo w15:providerId="None" w15:userId="Tuan Yap"/>
  </w15:person>
  <w15:person w15:author="Cari Young">
    <w15:presenceInfo w15:providerId="None" w15:userId="Cari Young"/>
  </w15:person>
  <w15:person w15:author="Tuan Yap [2]">
    <w15:presenceInfo w15:providerId="AD" w15:userId="S-1-5-21-2559334742-469970549-2024990295-2787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91A"/>
    <w:rsid w:val="000003D7"/>
    <w:rsid w:val="000003DB"/>
    <w:rsid w:val="000017B0"/>
    <w:rsid w:val="00001DC1"/>
    <w:rsid w:val="0000335D"/>
    <w:rsid w:val="00003582"/>
    <w:rsid w:val="00003687"/>
    <w:rsid w:val="00004781"/>
    <w:rsid w:val="000057CD"/>
    <w:rsid w:val="00005FA0"/>
    <w:rsid w:val="00006038"/>
    <w:rsid w:val="000062BF"/>
    <w:rsid w:val="00006537"/>
    <w:rsid w:val="00010907"/>
    <w:rsid w:val="000109F6"/>
    <w:rsid w:val="000118D1"/>
    <w:rsid w:val="00012211"/>
    <w:rsid w:val="000128BC"/>
    <w:rsid w:val="00013106"/>
    <w:rsid w:val="00013D24"/>
    <w:rsid w:val="0001415D"/>
    <w:rsid w:val="00014BF3"/>
    <w:rsid w:val="00014DAD"/>
    <w:rsid w:val="00016FF7"/>
    <w:rsid w:val="00017173"/>
    <w:rsid w:val="00017711"/>
    <w:rsid w:val="0001781E"/>
    <w:rsid w:val="00020A6C"/>
    <w:rsid w:val="000216D9"/>
    <w:rsid w:val="00021854"/>
    <w:rsid w:val="0002276C"/>
    <w:rsid w:val="00023544"/>
    <w:rsid w:val="000238F1"/>
    <w:rsid w:val="00023EA4"/>
    <w:rsid w:val="000243C4"/>
    <w:rsid w:val="000253C3"/>
    <w:rsid w:val="00025613"/>
    <w:rsid w:val="000257DA"/>
    <w:rsid w:val="00027616"/>
    <w:rsid w:val="00027A82"/>
    <w:rsid w:val="00027D8C"/>
    <w:rsid w:val="00027E2A"/>
    <w:rsid w:val="00030271"/>
    <w:rsid w:val="000303F0"/>
    <w:rsid w:val="0003060B"/>
    <w:rsid w:val="00030B29"/>
    <w:rsid w:val="000322D1"/>
    <w:rsid w:val="000323C3"/>
    <w:rsid w:val="00032FE3"/>
    <w:rsid w:val="00033CE5"/>
    <w:rsid w:val="00033D47"/>
    <w:rsid w:val="000346BD"/>
    <w:rsid w:val="00034A0E"/>
    <w:rsid w:val="00035CDE"/>
    <w:rsid w:val="00035D43"/>
    <w:rsid w:val="00037AEF"/>
    <w:rsid w:val="00040B93"/>
    <w:rsid w:val="0004170B"/>
    <w:rsid w:val="00041D42"/>
    <w:rsid w:val="0004351B"/>
    <w:rsid w:val="00043525"/>
    <w:rsid w:val="000441A4"/>
    <w:rsid w:val="00044288"/>
    <w:rsid w:val="00044D13"/>
    <w:rsid w:val="00044FE4"/>
    <w:rsid w:val="000458DA"/>
    <w:rsid w:val="0004598D"/>
    <w:rsid w:val="00045F9B"/>
    <w:rsid w:val="000462F9"/>
    <w:rsid w:val="000468C2"/>
    <w:rsid w:val="0005054A"/>
    <w:rsid w:val="00051345"/>
    <w:rsid w:val="000528FD"/>
    <w:rsid w:val="000530B2"/>
    <w:rsid w:val="000533AC"/>
    <w:rsid w:val="000534EA"/>
    <w:rsid w:val="00054364"/>
    <w:rsid w:val="00054810"/>
    <w:rsid w:val="000552E4"/>
    <w:rsid w:val="00055DF3"/>
    <w:rsid w:val="000561E9"/>
    <w:rsid w:val="0005764E"/>
    <w:rsid w:val="00060FD8"/>
    <w:rsid w:val="00061117"/>
    <w:rsid w:val="00062465"/>
    <w:rsid w:val="000624C0"/>
    <w:rsid w:val="00063B1F"/>
    <w:rsid w:val="00063C7C"/>
    <w:rsid w:val="00063F6E"/>
    <w:rsid w:val="00063FDB"/>
    <w:rsid w:val="00065B2E"/>
    <w:rsid w:val="00065F77"/>
    <w:rsid w:val="0006667F"/>
    <w:rsid w:val="00066862"/>
    <w:rsid w:val="0006698D"/>
    <w:rsid w:val="00067C26"/>
    <w:rsid w:val="0007130B"/>
    <w:rsid w:val="000715B1"/>
    <w:rsid w:val="00071A96"/>
    <w:rsid w:val="00071CB3"/>
    <w:rsid w:val="0007260F"/>
    <w:rsid w:val="000729AB"/>
    <w:rsid w:val="00073B93"/>
    <w:rsid w:val="00073DFD"/>
    <w:rsid w:val="00074122"/>
    <w:rsid w:val="0007457C"/>
    <w:rsid w:val="000749AC"/>
    <w:rsid w:val="000759F2"/>
    <w:rsid w:val="000763D2"/>
    <w:rsid w:val="00076A60"/>
    <w:rsid w:val="00076D71"/>
    <w:rsid w:val="000770B7"/>
    <w:rsid w:val="000773DA"/>
    <w:rsid w:val="00080751"/>
    <w:rsid w:val="000823FE"/>
    <w:rsid w:val="000824EE"/>
    <w:rsid w:val="00082B7D"/>
    <w:rsid w:val="00083908"/>
    <w:rsid w:val="00083D6D"/>
    <w:rsid w:val="00083F4A"/>
    <w:rsid w:val="00084973"/>
    <w:rsid w:val="00084977"/>
    <w:rsid w:val="000854E3"/>
    <w:rsid w:val="00085C72"/>
    <w:rsid w:val="00085FBF"/>
    <w:rsid w:val="0008651F"/>
    <w:rsid w:val="00086A87"/>
    <w:rsid w:val="0008787A"/>
    <w:rsid w:val="000878C2"/>
    <w:rsid w:val="00087E11"/>
    <w:rsid w:val="000900F0"/>
    <w:rsid w:val="00091668"/>
    <w:rsid w:val="00091BDB"/>
    <w:rsid w:val="00092243"/>
    <w:rsid w:val="00092572"/>
    <w:rsid w:val="00092B74"/>
    <w:rsid w:val="00092C70"/>
    <w:rsid w:val="00093C2E"/>
    <w:rsid w:val="0009423A"/>
    <w:rsid w:val="00094469"/>
    <w:rsid w:val="00094490"/>
    <w:rsid w:val="00095B0B"/>
    <w:rsid w:val="00095CF8"/>
    <w:rsid w:val="000968F8"/>
    <w:rsid w:val="00096A7D"/>
    <w:rsid w:val="00096CFE"/>
    <w:rsid w:val="000971D8"/>
    <w:rsid w:val="000972A7"/>
    <w:rsid w:val="00097C8B"/>
    <w:rsid w:val="000A0415"/>
    <w:rsid w:val="000A0841"/>
    <w:rsid w:val="000A0C45"/>
    <w:rsid w:val="000A0F46"/>
    <w:rsid w:val="000A1E0F"/>
    <w:rsid w:val="000A2B3F"/>
    <w:rsid w:val="000A34FE"/>
    <w:rsid w:val="000A370B"/>
    <w:rsid w:val="000A4286"/>
    <w:rsid w:val="000A45F8"/>
    <w:rsid w:val="000A460B"/>
    <w:rsid w:val="000A5A07"/>
    <w:rsid w:val="000A637B"/>
    <w:rsid w:val="000B10CA"/>
    <w:rsid w:val="000B1D7D"/>
    <w:rsid w:val="000B1EA6"/>
    <w:rsid w:val="000B1F21"/>
    <w:rsid w:val="000B26A1"/>
    <w:rsid w:val="000B4A1B"/>
    <w:rsid w:val="000B4C27"/>
    <w:rsid w:val="000B549B"/>
    <w:rsid w:val="000B5F88"/>
    <w:rsid w:val="000B67D0"/>
    <w:rsid w:val="000B7F4C"/>
    <w:rsid w:val="000C00A7"/>
    <w:rsid w:val="000C06A5"/>
    <w:rsid w:val="000C1150"/>
    <w:rsid w:val="000C1293"/>
    <w:rsid w:val="000C1378"/>
    <w:rsid w:val="000C1A34"/>
    <w:rsid w:val="000C2E52"/>
    <w:rsid w:val="000C3871"/>
    <w:rsid w:val="000C3994"/>
    <w:rsid w:val="000C4E17"/>
    <w:rsid w:val="000C4ED6"/>
    <w:rsid w:val="000C4F18"/>
    <w:rsid w:val="000C50DA"/>
    <w:rsid w:val="000C5420"/>
    <w:rsid w:val="000C5EE5"/>
    <w:rsid w:val="000C7442"/>
    <w:rsid w:val="000C7536"/>
    <w:rsid w:val="000D15DF"/>
    <w:rsid w:val="000D1FA7"/>
    <w:rsid w:val="000D2034"/>
    <w:rsid w:val="000D2703"/>
    <w:rsid w:val="000D3998"/>
    <w:rsid w:val="000D39C7"/>
    <w:rsid w:val="000D3DC8"/>
    <w:rsid w:val="000D3F66"/>
    <w:rsid w:val="000D518E"/>
    <w:rsid w:val="000D6AA2"/>
    <w:rsid w:val="000D6D2C"/>
    <w:rsid w:val="000D715A"/>
    <w:rsid w:val="000D78AA"/>
    <w:rsid w:val="000D7C2B"/>
    <w:rsid w:val="000E07F5"/>
    <w:rsid w:val="000E0D01"/>
    <w:rsid w:val="000E166C"/>
    <w:rsid w:val="000E1AAA"/>
    <w:rsid w:val="000E1E6B"/>
    <w:rsid w:val="000E1FBA"/>
    <w:rsid w:val="000E2749"/>
    <w:rsid w:val="000E3FF1"/>
    <w:rsid w:val="000E4D3C"/>
    <w:rsid w:val="000E5E8A"/>
    <w:rsid w:val="000E6897"/>
    <w:rsid w:val="000F02B8"/>
    <w:rsid w:val="000F04FC"/>
    <w:rsid w:val="000F0BCD"/>
    <w:rsid w:val="000F1011"/>
    <w:rsid w:val="000F2995"/>
    <w:rsid w:val="000F2A22"/>
    <w:rsid w:val="000F4356"/>
    <w:rsid w:val="000F45E7"/>
    <w:rsid w:val="000F48E4"/>
    <w:rsid w:val="000F5A94"/>
    <w:rsid w:val="000F64E4"/>
    <w:rsid w:val="000F68EF"/>
    <w:rsid w:val="000F7010"/>
    <w:rsid w:val="000F740F"/>
    <w:rsid w:val="000F7473"/>
    <w:rsid w:val="000F7665"/>
    <w:rsid w:val="0010089C"/>
    <w:rsid w:val="0010123A"/>
    <w:rsid w:val="00101C07"/>
    <w:rsid w:val="00102207"/>
    <w:rsid w:val="001022F3"/>
    <w:rsid w:val="001025D9"/>
    <w:rsid w:val="001031DB"/>
    <w:rsid w:val="001031DD"/>
    <w:rsid w:val="00103338"/>
    <w:rsid w:val="00103F01"/>
    <w:rsid w:val="00104626"/>
    <w:rsid w:val="00104B9A"/>
    <w:rsid w:val="00105818"/>
    <w:rsid w:val="00105E1F"/>
    <w:rsid w:val="00105F9E"/>
    <w:rsid w:val="00106070"/>
    <w:rsid w:val="001064A3"/>
    <w:rsid w:val="001064F0"/>
    <w:rsid w:val="00106711"/>
    <w:rsid w:val="00106C59"/>
    <w:rsid w:val="00106E80"/>
    <w:rsid w:val="00107A9A"/>
    <w:rsid w:val="00107C4F"/>
    <w:rsid w:val="001101C6"/>
    <w:rsid w:val="00110956"/>
    <w:rsid w:val="001109B6"/>
    <w:rsid w:val="00110BC1"/>
    <w:rsid w:val="0011136F"/>
    <w:rsid w:val="00111439"/>
    <w:rsid w:val="00113845"/>
    <w:rsid w:val="00113D80"/>
    <w:rsid w:val="00113D93"/>
    <w:rsid w:val="00114C19"/>
    <w:rsid w:val="00116EF9"/>
    <w:rsid w:val="001174C7"/>
    <w:rsid w:val="0011797D"/>
    <w:rsid w:val="00117AE7"/>
    <w:rsid w:val="0012032A"/>
    <w:rsid w:val="00120EC7"/>
    <w:rsid w:val="00121B32"/>
    <w:rsid w:val="00121B4A"/>
    <w:rsid w:val="001221E2"/>
    <w:rsid w:val="00122F63"/>
    <w:rsid w:val="00123F4C"/>
    <w:rsid w:val="0012575C"/>
    <w:rsid w:val="00125A09"/>
    <w:rsid w:val="00125ECB"/>
    <w:rsid w:val="0012622A"/>
    <w:rsid w:val="0012697D"/>
    <w:rsid w:val="00127B2F"/>
    <w:rsid w:val="00127CE4"/>
    <w:rsid w:val="00127FF4"/>
    <w:rsid w:val="00130AB5"/>
    <w:rsid w:val="0013204A"/>
    <w:rsid w:val="00134902"/>
    <w:rsid w:val="001350D8"/>
    <w:rsid w:val="00135725"/>
    <w:rsid w:val="00135959"/>
    <w:rsid w:val="001366D4"/>
    <w:rsid w:val="001368B5"/>
    <w:rsid w:val="00136991"/>
    <w:rsid w:val="001369CD"/>
    <w:rsid w:val="001370F9"/>
    <w:rsid w:val="001375DC"/>
    <w:rsid w:val="001376E2"/>
    <w:rsid w:val="0014037C"/>
    <w:rsid w:val="00140A9F"/>
    <w:rsid w:val="001411CF"/>
    <w:rsid w:val="00141A3A"/>
    <w:rsid w:val="00141B9E"/>
    <w:rsid w:val="00141C97"/>
    <w:rsid w:val="001420EF"/>
    <w:rsid w:val="00142E9C"/>
    <w:rsid w:val="001447A8"/>
    <w:rsid w:val="00144E5F"/>
    <w:rsid w:val="00145844"/>
    <w:rsid w:val="0014587C"/>
    <w:rsid w:val="00146827"/>
    <w:rsid w:val="00146984"/>
    <w:rsid w:val="00147844"/>
    <w:rsid w:val="0015096B"/>
    <w:rsid w:val="00150E14"/>
    <w:rsid w:val="00150F96"/>
    <w:rsid w:val="001525DD"/>
    <w:rsid w:val="00153D78"/>
    <w:rsid w:val="00154EEC"/>
    <w:rsid w:val="001552CF"/>
    <w:rsid w:val="0015592F"/>
    <w:rsid w:val="00156350"/>
    <w:rsid w:val="00156596"/>
    <w:rsid w:val="001567FD"/>
    <w:rsid w:val="0016054D"/>
    <w:rsid w:val="001607B9"/>
    <w:rsid w:val="00160CB0"/>
    <w:rsid w:val="00160E39"/>
    <w:rsid w:val="00160E9B"/>
    <w:rsid w:val="001617C5"/>
    <w:rsid w:val="001618A5"/>
    <w:rsid w:val="00161C3C"/>
    <w:rsid w:val="00163DEB"/>
    <w:rsid w:val="00164393"/>
    <w:rsid w:val="0016449E"/>
    <w:rsid w:val="00165220"/>
    <w:rsid w:val="00165410"/>
    <w:rsid w:val="00165D26"/>
    <w:rsid w:val="00166325"/>
    <w:rsid w:val="00167F8C"/>
    <w:rsid w:val="001713C9"/>
    <w:rsid w:val="00171820"/>
    <w:rsid w:val="0017224C"/>
    <w:rsid w:val="001725BC"/>
    <w:rsid w:val="00172836"/>
    <w:rsid w:val="0017294C"/>
    <w:rsid w:val="00173046"/>
    <w:rsid w:val="00173B47"/>
    <w:rsid w:val="001758BB"/>
    <w:rsid w:val="00175C7D"/>
    <w:rsid w:val="00175D12"/>
    <w:rsid w:val="00176EA8"/>
    <w:rsid w:val="0017775A"/>
    <w:rsid w:val="00177E3D"/>
    <w:rsid w:val="00177F0E"/>
    <w:rsid w:val="00181278"/>
    <w:rsid w:val="001830B7"/>
    <w:rsid w:val="00183A6A"/>
    <w:rsid w:val="0018404A"/>
    <w:rsid w:val="00184319"/>
    <w:rsid w:val="001850F2"/>
    <w:rsid w:val="001860E0"/>
    <w:rsid w:val="0018699A"/>
    <w:rsid w:val="00186B58"/>
    <w:rsid w:val="00186D26"/>
    <w:rsid w:val="00187CB8"/>
    <w:rsid w:val="00190453"/>
    <w:rsid w:val="00190511"/>
    <w:rsid w:val="00190706"/>
    <w:rsid w:val="001911A1"/>
    <w:rsid w:val="001921A4"/>
    <w:rsid w:val="001945F3"/>
    <w:rsid w:val="00195581"/>
    <w:rsid w:val="00196220"/>
    <w:rsid w:val="0019698B"/>
    <w:rsid w:val="00196E68"/>
    <w:rsid w:val="00196FA3"/>
    <w:rsid w:val="00197990"/>
    <w:rsid w:val="00197A0B"/>
    <w:rsid w:val="001A04BA"/>
    <w:rsid w:val="001A0834"/>
    <w:rsid w:val="001A1736"/>
    <w:rsid w:val="001A22A5"/>
    <w:rsid w:val="001A2ACB"/>
    <w:rsid w:val="001A3717"/>
    <w:rsid w:val="001A39E0"/>
    <w:rsid w:val="001A3D46"/>
    <w:rsid w:val="001A5455"/>
    <w:rsid w:val="001A68E8"/>
    <w:rsid w:val="001A722B"/>
    <w:rsid w:val="001A787C"/>
    <w:rsid w:val="001B0DDE"/>
    <w:rsid w:val="001B0FC8"/>
    <w:rsid w:val="001B10EB"/>
    <w:rsid w:val="001B16B6"/>
    <w:rsid w:val="001B1BDE"/>
    <w:rsid w:val="001B23CD"/>
    <w:rsid w:val="001B2455"/>
    <w:rsid w:val="001B2BF4"/>
    <w:rsid w:val="001B3244"/>
    <w:rsid w:val="001B3364"/>
    <w:rsid w:val="001B341E"/>
    <w:rsid w:val="001B35C8"/>
    <w:rsid w:val="001B387B"/>
    <w:rsid w:val="001B3A80"/>
    <w:rsid w:val="001B5522"/>
    <w:rsid w:val="001B767C"/>
    <w:rsid w:val="001B7823"/>
    <w:rsid w:val="001B7A22"/>
    <w:rsid w:val="001C011C"/>
    <w:rsid w:val="001C2C4B"/>
    <w:rsid w:val="001C34E5"/>
    <w:rsid w:val="001C4414"/>
    <w:rsid w:val="001C59EF"/>
    <w:rsid w:val="001C5A50"/>
    <w:rsid w:val="001C5F1E"/>
    <w:rsid w:val="001C6846"/>
    <w:rsid w:val="001C6957"/>
    <w:rsid w:val="001C7B3D"/>
    <w:rsid w:val="001D164F"/>
    <w:rsid w:val="001D173C"/>
    <w:rsid w:val="001D1A59"/>
    <w:rsid w:val="001D3211"/>
    <w:rsid w:val="001D3D31"/>
    <w:rsid w:val="001D4212"/>
    <w:rsid w:val="001D4812"/>
    <w:rsid w:val="001D4A4F"/>
    <w:rsid w:val="001D5C03"/>
    <w:rsid w:val="001D5D58"/>
    <w:rsid w:val="001D6039"/>
    <w:rsid w:val="001D62EC"/>
    <w:rsid w:val="001D690F"/>
    <w:rsid w:val="001D6C63"/>
    <w:rsid w:val="001D7F41"/>
    <w:rsid w:val="001E1582"/>
    <w:rsid w:val="001E2044"/>
    <w:rsid w:val="001E2323"/>
    <w:rsid w:val="001E26C6"/>
    <w:rsid w:val="001E3CBB"/>
    <w:rsid w:val="001E4428"/>
    <w:rsid w:val="001E46D7"/>
    <w:rsid w:val="001E4E33"/>
    <w:rsid w:val="001E4E73"/>
    <w:rsid w:val="001E6267"/>
    <w:rsid w:val="001F0308"/>
    <w:rsid w:val="001F03C3"/>
    <w:rsid w:val="001F107F"/>
    <w:rsid w:val="001F185C"/>
    <w:rsid w:val="001F242B"/>
    <w:rsid w:val="001F3BCA"/>
    <w:rsid w:val="001F468B"/>
    <w:rsid w:val="001F4A6A"/>
    <w:rsid w:val="001F4C1C"/>
    <w:rsid w:val="001F5590"/>
    <w:rsid w:val="001F5A89"/>
    <w:rsid w:val="001F664D"/>
    <w:rsid w:val="001F670F"/>
    <w:rsid w:val="001F7274"/>
    <w:rsid w:val="001F7988"/>
    <w:rsid w:val="0020058C"/>
    <w:rsid w:val="00201D13"/>
    <w:rsid w:val="002021BF"/>
    <w:rsid w:val="00202FEA"/>
    <w:rsid w:val="002037B4"/>
    <w:rsid w:val="00203F48"/>
    <w:rsid w:val="00203F61"/>
    <w:rsid w:val="002061DD"/>
    <w:rsid w:val="00206E94"/>
    <w:rsid w:val="002073F0"/>
    <w:rsid w:val="002075DD"/>
    <w:rsid w:val="002103EE"/>
    <w:rsid w:val="00210ED0"/>
    <w:rsid w:val="00211413"/>
    <w:rsid w:val="002119EC"/>
    <w:rsid w:val="00211F11"/>
    <w:rsid w:val="002121E9"/>
    <w:rsid w:val="00212473"/>
    <w:rsid w:val="00212B0E"/>
    <w:rsid w:val="00213316"/>
    <w:rsid w:val="002153C7"/>
    <w:rsid w:val="002154EA"/>
    <w:rsid w:val="002156A3"/>
    <w:rsid w:val="002156F9"/>
    <w:rsid w:val="002157AF"/>
    <w:rsid w:val="00217A67"/>
    <w:rsid w:val="00220DD6"/>
    <w:rsid w:val="0022206D"/>
    <w:rsid w:val="00222151"/>
    <w:rsid w:val="00222243"/>
    <w:rsid w:val="002232AF"/>
    <w:rsid w:val="00223362"/>
    <w:rsid w:val="002239F2"/>
    <w:rsid w:val="00223E6B"/>
    <w:rsid w:val="002263C7"/>
    <w:rsid w:val="002264F7"/>
    <w:rsid w:val="002278CE"/>
    <w:rsid w:val="00227AE1"/>
    <w:rsid w:val="0023088C"/>
    <w:rsid w:val="0023101C"/>
    <w:rsid w:val="002318AA"/>
    <w:rsid w:val="00231A8C"/>
    <w:rsid w:val="00231E6E"/>
    <w:rsid w:val="00232157"/>
    <w:rsid w:val="00232469"/>
    <w:rsid w:val="00233089"/>
    <w:rsid w:val="0023397F"/>
    <w:rsid w:val="002339D2"/>
    <w:rsid w:val="00233ABC"/>
    <w:rsid w:val="00233D96"/>
    <w:rsid w:val="00236314"/>
    <w:rsid w:val="00236981"/>
    <w:rsid w:val="00236F83"/>
    <w:rsid w:val="00237377"/>
    <w:rsid w:val="00240E7A"/>
    <w:rsid w:val="00241C97"/>
    <w:rsid w:val="00241FE8"/>
    <w:rsid w:val="00242A2D"/>
    <w:rsid w:val="002433AA"/>
    <w:rsid w:val="00243B21"/>
    <w:rsid w:val="00243F81"/>
    <w:rsid w:val="00244294"/>
    <w:rsid w:val="002449A4"/>
    <w:rsid w:val="00246AAF"/>
    <w:rsid w:val="00247129"/>
    <w:rsid w:val="00250817"/>
    <w:rsid w:val="00250D5E"/>
    <w:rsid w:val="00251338"/>
    <w:rsid w:val="0025138E"/>
    <w:rsid w:val="002518E6"/>
    <w:rsid w:val="00251918"/>
    <w:rsid w:val="00251F19"/>
    <w:rsid w:val="0025242B"/>
    <w:rsid w:val="00252EC6"/>
    <w:rsid w:val="00253A05"/>
    <w:rsid w:val="00253FF9"/>
    <w:rsid w:val="002541DF"/>
    <w:rsid w:val="0025432F"/>
    <w:rsid w:val="00254AFB"/>
    <w:rsid w:val="00254B59"/>
    <w:rsid w:val="002552E3"/>
    <w:rsid w:val="0025546C"/>
    <w:rsid w:val="0025641B"/>
    <w:rsid w:val="0025654A"/>
    <w:rsid w:val="0025679B"/>
    <w:rsid w:val="00256E4B"/>
    <w:rsid w:val="00256FBA"/>
    <w:rsid w:val="00260549"/>
    <w:rsid w:val="0026127A"/>
    <w:rsid w:val="002617F2"/>
    <w:rsid w:val="00261B87"/>
    <w:rsid w:val="00262727"/>
    <w:rsid w:val="00262FDC"/>
    <w:rsid w:val="00263CB6"/>
    <w:rsid w:val="002640BD"/>
    <w:rsid w:val="002643C3"/>
    <w:rsid w:val="0026505E"/>
    <w:rsid w:val="00265E0C"/>
    <w:rsid w:val="00265EE9"/>
    <w:rsid w:val="00266671"/>
    <w:rsid w:val="00266A1E"/>
    <w:rsid w:val="00266E63"/>
    <w:rsid w:val="002676B7"/>
    <w:rsid w:val="00267C6D"/>
    <w:rsid w:val="002701B7"/>
    <w:rsid w:val="0027022B"/>
    <w:rsid w:val="00270A6E"/>
    <w:rsid w:val="00270B0D"/>
    <w:rsid w:val="0027225B"/>
    <w:rsid w:val="00272D45"/>
    <w:rsid w:val="0027419C"/>
    <w:rsid w:val="00274205"/>
    <w:rsid w:val="00274EC6"/>
    <w:rsid w:val="00275319"/>
    <w:rsid w:val="00275620"/>
    <w:rsid w:val="00277302"/>
    <w:rsid w:val="002809CF"/>
    <w:rsid w:val="00280AC1"/>
    <w:rsid w:val="00280C7F"/>
    <w:rsid w:val="00281EE2"/>
    <w:rsid w:val="00282109"/>
    <w:rsid w:val="002823E5"/>
    <w:rsid w:val="00282DC9"/>
    <w:rsid w:val="0028307B"/>
    <w:rsid w:val="00283FC1"/>
    <w:rsid w:val="0028414B"/>
    <w:rsid w:val="002843C5"/>
    <w:rsid w:val="0028476D"/>
    <w:rsid w:val="00284BF1"/>
    <w:rsid w:val="00285122"/>
    <w:rsid w:val="002859BD"/>
    <w:rsid w:val="00285C6A"/>
    <w:rsid w:val="00285C6B"/>
    <w:rsid w:val="0028605E"/>
    <w:rsid w:val="0028660E"/>
    <w:rsid w:val="00287006"/>
    <w:rsid w:val="002900F6"/>
    <w:rsid w:val="00290DDD"/>
    <w:rsid w:val="00291297"/>
    <w:rsid w:val="00291ABF"/>
    <w:rsid w:val="00291BBD"/>
    <w:rsid w:val="00292202"/>
    <w:rsid w:val="00292393"/>
    <w:rsid w:val="002923DC"/>
    <w:rsid w:val="00292BCA"/>
    <w:rsid w:val="0029504F"/>
    <w:rsid w:val="00295B93"/>
    <w:rsid w:val="00295F12"/>
    <w:rsid w:val="00296BF4"/>
    <w:rsid w:val="002A12DD"/>
    <w:rsid w:val="002A19CF"/>
    <w:rsid w:val="002A1C39"/>
    <w:rsid w:val="002A1C6A"/>
    <w:rsid w:val="002A208F"/>
    <w:rsid w:val="002A34D7"/>
    <w:rsid w:val="002A39B6"/>
    <w:rsid w:val="002A3B32"/>
    <w:rsid w:val="002A46C6"/>
    <w:rsid w:val="002A5927"/>
    <w:rsid w:val="002A7DA1"/>
    <w:rsid w:val="002A7E1F"/>
    <w:rsid w:val="002B0016"/>
    <w:rsid w:val="002B0C5E"/>
    <w:rsid w:val="002B0CCF"/>
    <w:rsid w:val="002B109F"/>
    <w:rsid w:val="002B18A5"/>
    <w:rsid w:val="002B2382"/>
    <w:rsid w:val="002B2C72"/>
    <w:rsid w:val="002B2F44"/>
    <w:rsid w:val="002B3106"/>
    <w:rsid w:val="002B3AD4"/>
    <w:rsid w:val="002B5B36"/>
    <w:rsid w:val="002B66BB"/>
    <w:rsid w:val="002B7CCA"/>
    <w:rsid w:val="002C04B5"/>
    <w:rsid w:val="002C081F"/>
    <w:rsid w:val="002C0CCB"/>
    <w:rsid w:val="002C2147"/>
    <w:rsid w:val="002C2BF3"/>
    <w:rsid w:val="002C468C"/>
    <w:rsid w:val="002C4852"/>
    <w:rsid w:val="002C4B99"/>
    <w:rsid w:val="002C4DCF"/>
    <w:rsid w:val="002C4E01"/>
    <w:rsid w:val="002C56A8"/>
    <w:rsid w:val="002C59E1"/>
    <w:rsid w:val="002C5D79"/>
    <w:rsid w:val="002C5FF3"/>
    <w:rsid w:val="002C6167"/>
    <w:rsid w:val="002C6277"/>
    <w:rsid w:val="002C775A"/>
    <w:rsid w:val="002C7ECD"/>
    <w:rsid w:val="002D05BE"/>
    <w:rsid w:val="002D0904"/>
    <w:rsid w:val="002D0916"/>
    <w:rsid w:val="002D0C45"/>
    <w:rsid w:val="002D1A2E"/>
    <w:rsid w:val="002D1E53"/>
    <w:rsid w:val="002D1F0C"/>
    <w:rsid w:val="002D281F"/>
    <w:rsid w:val="002D293A"/>
    <w:rsid w:val="002D3410"/>
    <w:rsid w:val="002D3759"/>
    <w:rsid w:val="002D3983"/>
    <w:rsid w:val="002D419E"/>
    <w:rsid w:val="002D420D"/>
    <w:rsid w:val="002D47C9"/>
    <w:rsid w:val="002D47EF"/>
    <w:rsid w:val="002D50EE"/>
    <w:rsid w:val="002D53C8"/>
    <w:rsid w:val="002D5DD6"/>
    <w:rsid w:val="002D5E88"/>
    <w:rsid w:val="002D6056"/>
    <w:rsid w:val="002D643D"/>
    <w:rsid w:val="002D7408"/>
    <w:rsid w:val="002E00F2"/>
    <w:rsid w:val="002E0115"/>
    <w:rsid w:val="002E0270"/>
    <w:rsid w:val="002E02E0"/>
    <w:rsid w:val="002E049B"/>
    <w:rsid w:val="002E0996"/>
    <w:rsid w:val="002E15B9"/>
    <w:rsid w:val="002E1F80"/>
    <w:rsid w:val="002E2748"/>
    <w:rsid w:val="002E3279"/>
    <w:rsid w:val="002E4AD3"/>
    <w:rsid w:val="002E6D83"/>
    <w:rsid w:val="002E7464"/>
    <w:rsid w:val="002E78F4"/>
    <w:rsid w:val="002E7FEA"/>
    <w:rsid w:val="002F1623"/>
    <w:rsid w:val="002F28C2"/>
    <w:rsid w:val="002F328A"/>
    <w:rsid w:val="002F48DB"/>
    <w:rsid w:val="002F54D6"/>
    <w:rsid w:val="002F58D0"/>
    <w:rsid w:val="002F63C1"/>
    <w:rsid w:val="002F729A"/>
    <w:rsid w:val="003014D7"/>
    <w:rsid w:val="00301E5D"/>
    <w:rsid w:val="0030218D"/>
    <w:rsid w:val="00303113"/>
    <w:rsid w:val="00303924"/>
    <w:rsid w:val="003042F8"/>
    <w:rsid w:val="00304829"/>
    <w:rsid w:val="00305021"/>
    <w:rsid w:val="00305BA4"/>
    <w:rsid w:val="00305FF6"/>
    <w:rsid w:val="0030634C"/>
    <w:rsid w:val="00306847"/>
    <w:rsid w:val="0030764C"/>
    <w:rsid w:val="003102C0"/>
    <w:rsid w:val="003102D4"/>
    <w:rsid w:val="00310642"/>
    <w:rsid w:val="00310AAC"/>
    <w:rsid w:val="00311323"/>
    <w:rsid w:val="0031197F"/>
    <w:rsid w:val="00311B4A"/>
    <w:rsid w:val="00311EEE"/>
    <w:rsid w:val="0031243E"/>
    <w:rsid w:val="00312581"/>
    <w:rsid w:val="0031271A"/>
    <w:rsid w:val="003139B7"/>
    <w:rsid w:val="00314E21"/>
    <w:rsid w:val="003157D3"/>
    <w:rsid w:val="00316DC0"/>
    <w:rsid w:val="00316EE7"/>
    <w:rsid w:val="003170A1"/>
    <w:rsid w:val="00317E23"/>
    <w:rsid w:val="00317F40"/>
    <w:rsid w:val="00320A22"/>
    <w:rsid w:val="00320A55"/>
    <w:rsid w:val="00320E75"/>
    <w:rsid w:val="00321417"/>
    <w:rsid w:val="003217F6"/>
    <w:rsid w:val="00321E09"/>
    <w:rsid w:val="003220C8"/>
    <w:rsid w:val="003226F7"/>
    <w:rsid w:val="00322EEB"/>
    <w:rsid w:val="00324FC2"/>
    <w:rsid w:val="00325B01"/>
    <w:rsid w:val="00325FCB"/>
    <w:rsid w:val="00326FC3"/>
    <w:rsid w:val="003273CB"/>
    <w:rsid w:val="00327564"/>
    <w:rsid w:val="003275D9"/>
    <w:rsid w:val="00330984"/>
    <w:rsid w:val="003312AF"/>
    <w:rsid w:val="0033186C"/>
    <w:rsid w:val="00332D5B"/>
    <w:rsid w:val="00332E49"/>
    <w:rsid w:val="00334079"/>
    <w:rsid w:val="003348E1"/>
    <w:rsid w:val="003355A8"/>
    <w:rsid w:val="003364B9"/>
    <w:rsid w:val="00336688"/>
    <w:rsid w:val="00336EF9"/>
    <w:rsid w:val="00337129"/>
    <w:rsid w:val="0033718C"/>
    <w:rsid w:val="00340674"/>
    <w:rsid w:val="0034079B"/>
    <w:rsid w:val="0034104C"/>
    <w:rsid w:val="003417E3"/>
    <w:rsid w:val="00341C2B"/>
    <w:rsid w:val="00341ECA"/>
    <w:rsid w:val="0034372A"/>
    <w:rsid w:val="003443AA"/>
    <w:rsid w:val="003447F4"/>
    <w:rsid w:val="0034493E"/>
    <w:rsid w:val="003469C9"/>
    <w:rsid w:val="0034702A"/>
    <w:rsid w:val="003471A9"/>
    <w:rsid w:val="0034736B"/>
    <w:rsid w:val="0034773C"/>
    <w:rsid w:val="0035091A"/>
    <w:rsid w:val="00350EA4"/>
    <w:rsid w:val="00350F6B"/>
    <w:rsid w:val="0035168C"/>
    <w:rsid w:val="00351753"/>
    <w:rsid w:val="0035193E"/>
    <w:rsid w:val="00351C72"/>
    <w:rsid w:val="003526CA"/>
    <w:rsid w:val="00352DCF"/>
    <w:rsid w:val="00353881"/>
    <w:rsid w:val="003539EF"/>
    <w:rsid w:val="00353E23"/>
    <w:rsid w:val="0035525A"/>
    <w:rsid w:val="00356262"/>
    <w:rsid w:val="003570E9"/>
    <w:rsid w:val="00357383"/>
    <w:rsid w:val="00357B44"/>
    <w:rsid w:val="00357D4F"/>
    <w:rsid w:val="00360169"/>
    <w:rsid w:val="00360C63"/>
    <w:rsid w:val="003618E8"/>
    <w:rsid w:val="003629EE"/>
    <w:rsid w:val="00362ED1"/>
    <w:rsid w:val="00363215"/>
    <w:rsid w:val="003635CB"/>
    <w:rsid w:val="00363874"/>
    <w:rsid w:val="003638B7"/>
    <w:rsid w:val="00364D7A"/>
    <w:rsid w:val="003658B9"/>
    <w:rsid w:val="0036648A"/>
    <w:rsid w:val="003668E9"/>
    <w:rsid w:val="00367A91"/>
    <w:rsid w:val="00367FFA"/>
    <w:rsid w:val="0037051F"/>
    <w:rsid w:val="003708CF"/>
    <w:rsid w:val="0037155D"/>
    <w:rsid w:val="00371561"/>
    <w:rsid w:val="003725E6"/>
    <w:rsid w:val="0037272D"/>
    <w:rsid w:val="00373152"/>
    <w:rsid w:val="003739DC"/>
    <w:rsid w:val="00373FAC"/>
    <w:rsid w:val="00373FB7"/>
    <w:rsid w:val="00374C38"/>
    <w:rsid w:val="00375512"/>
    <w:rsid w:val="00375867"/>
    <w:rsid w:val="003759EE"/>
    <w:rsid w:val="00375F04"/>
    <w:rsid w:val="00376A0D"/>
    <w:rsid w:val="00377277"/>
    <w:rsid w:val="0038047C"/>
    <w:rsid w:val="003805A3"/>
    <w:rsid w:val="00380E93"/>
    <w:rsid w:val="0038118E"/>
    <w:rsid w:val="003818BA"/>
    <w:rsid w:val="00381B7A"/>
    <w:rsid w:val="003823C4"/>
    <w:rsid w:val="00382A74"/>
    <w:rsid w:val="0038632C"/>
    <w:rsid w:val="003874A6"/>
    <w:rsid w:val="00387D43"/>
    <w:rsid w:val="00387D74"/>
    <w:rsid w:val="00391EFA"/>
    <w:rsid w:val="00393AE4"/>
    <w:rsid w:val="003947AB"/>
    <w:rsid w:val="003950F7"/>
    <w:rsid w:val="003951D2"/>
    <w:rsid w:val="0039535E"/>
    <w:rsid w:val="00395841"/>
    <w:rsid w:val="00395ACD"/>
    <w:rsid w:val="00396334"/>
    <w:rsid w:val="0039664B"/>
    <w:rsid w:val="00397270"/>
    <w:rsid w:val="003A004A"/>
    <w:rsid w:val="003A011A"/>
    <w:rsid w:val="003A0322"/>
    <w:rsid w:val="003A049D"/>
    <w:rsid w:val="003A2B84"/>
    <w:rsid w:val="003A2E82"/>
    <w:rsid w:val="003A2F48"/>
    <w:rsid w:val="003A2F79"/>
    <w:rsid w:val="003A42D4"/>
    <w:rsid w:val="003A436B"/>
    <w:rsid w:val="003A461D"/>
    <w:rsid w:val="003A4C5A"/>
    <w:rsid w:val="003A4FDA"/>
    <w:rsid w:val="003A50C6"/>
    <w:rsid w:val="003A580B"/>
    <w:rsid w:val="003A5D8E"/>
    <w:rsid w:val="003A6943"/>
    <w:rsid w:val="003B003F"/>
    <w:rsid w:val="003B05BD"/>
    <w:rsid w:val="003B0AD3"/>
    <w:rsid w:val="003B0DD8"/>
    <w:rsid w:val="003B0F3B"/>
    <w:rsid w:val="003B10B1"/>
    <w:rsid w:val="003B3D0A"/>
    <w:rsid w:val="003B437E"/>
    <w:rsid w:val="003B48B4"/>
    <w:rsid w:val="003B4C62"/>
    <w:rsid w:val="003B6988"/>
    <w:rsid w:val="003B6C50"/>
    <w:rsid w:val="003B6CC4"/>
    <w:rsid w:val="003B71ED"/>
    <w:rsid w:val="003B7333"/>
    <w:rsid w:val="003B765D"/>
    <w:rsid w:val="003C0028"/>
    <w:rsid w:val="003C08EB"/>
    <w:rsid w:val="003C0AF8"/>
    <w:rsid w:val="003C11BC"/>
    <w:rsid w:val="003C1AF3"/>
    <w:rsid w:val="003C2700"/>
    <w:rsid w:val="003C2842"/>
    <w:rsid w:val="003C2D06"/>
    <w:rsid w:val="003C33F2"/>
    <w:rsid w:val="003C3BC9"/>
    <w:rsid w:val="003C42C4"/>
    <w:rsid w:val="003C4535"/>
    <w:rsid w:val="003C5301"/>
    <w:rsid w:val="003C5A00"/>
    <w:rsid w:val="003C6D94"/>
    <w:rsid w:val="003C6F09"/>
    <w:rsid w:val="003C7D9D"/>
    <w:rsid w:val="003D0C6A"/>
    <w:rsid w:val="003D1219"/>
    <w:rsid w:val="003D1302"/>
    <w:rsid w:val="003D19B7"/>
    <w:rsid w:val="003D25F3"/>
    <w:rsid w:val="003D2B08"/>
    <w:rsid w:val="003D2ECB"/>
    <w:rsid w:val="003D4CFD"/>
    <w:rsid w:val="003D5038"/>
    <w:rsid w:val="003D5057"/>
    <w:rsid w:val="003D525B"/>
    <w:rsid w:val="003D5391"/>
    <w:rsid w:val="003D59F6"/>
    <w:rsid w:val="003D6A74"/>
    <w:rsid w:val="003D6C6C"/>
    <w:rsid w:val="003D7766"/>
    <w:rsid w:val="003D7A7B"/>
    <w:rsid w:val="003E0B5D"/>
    <w:rsid w:val="003E24C4"/>
    <w:rsid w:val="003E2677"/>
    <w:rsid w:val="003E3468"/>
    <w:rsid w:val="003E4A07"/>
    <w:rsid w:val="003E5F77"/>
    <w:rsid w:val="003E65EE"/>
    <w:rsid w:val="003E6E28"/>
    <w:rsid w:val="003E6F2B"/>
    <w:rsid w:val="003F1E3A"/>
    <w:rsid w:val="003F23E5"/>
    <w:rsid w:val="003F256C"/>
    <w:rsid w:val="003F2CEA"/>
    <w:rsid w:val="003F41AC"/>
    <w:rsid w:val="003F4AC6"/>
    <w:rsid w:val="003F5844"/>
    <w:rsid w:val="003F6390"/>
    <w:rsid w:val="003F6D38"/>
    <w:rsid w:val="003F7A19"/>
    <w:rsid w:val="004008D7"/>
    <w:rsid w:val="00400B72"/>
    <w:rsid w:val="00400BA7"/>
    <w:rsid w:val="004011F1"/>
    <w:rsid w:val="004012B0"/>
    <w:rsid w:val="0040240D"/>
    <w:rsid w:val="00402C6E"/>
    <w:rsid w:val="004030F9"/>
    <w:rsid w:val="0040331F"/>
    <w:rsid w:val="00403692"/>
    <w:rsid w:val="00403777"/>
    <w:rsid w:val="00403B63"/>
    <w:rsid w:val="00403D66"/>
    <w:rsid w:val="004044BC"/>
    <w:rsid w:val="0040471B"/>
    <w:rsid w:val="004051F3"/>
    <w:rsid w:val="00406442"/>
    <w:rsid w:val="00406830"/>
    <w:rsid w:val="00406F3A"/>
    <w:rsid w:val="004072DA"/>
    <w:rsid w:val="00407348"/>
    <w:rsid w:val="00412A7F"/>
    <w:rsid w:val="00413568"/>
    <w:rsid w:val="00413942"/>
    <w:rsid w:val="00414AB4"/>
    <w:rsid w:val="00414E2F"/>
    <w:rsid w:val="0041514D"/>
    <w:rsid w:val="00415170"/>
    <w:rsid w:val="00421094"/>
    <w:rsid w:val="00421506"/>
    <w:rsid w:val="00421D07"/>
    <w:rsid w:val="00423E5F"/>
    <w:rsid w:val="00424072"/>
    <w:rsid w:val="0042438D"/>
    <w:rsid w:val="0042463A"/>
    <w:rsid w:val="004252C1"/>
    <w:rsid w:val="00426CB3"/>
    <w:rsid w:val="00427452"/>
    <w:rsid w:val="00427BE9"/>
    <w:rsid w:val="00430646"/>
    <w:rsid w:val="0043098A"/>
    <w:rsid w:val="004310AD"/>
    <w:rsid w:val="00431C4A"/>
    <w:rsid w:val="004320AB"/>
    <w:rsid w:val="0043383D"/>
    <w:rsid w:val="0043385F"/>
    <w:rsid w:val="00433907"/>
    <w:rsid w:val="00433920"/>
    <w:rsid w:val="00434AA9"/>
    <w:rsid w:val="00435441"/>
    <w:rsid w:val="00435B18"/>
    <w:rsid w:val="00435C74"/>
    <w:rsid w:val="004360F4"/>
    <w:rsid w:val="00436731"/>
    <w:rsid w:val="0043711E"/>
    <w:rsid w:val="00437D61"/>
    <w:rsid w:val="00440260"/>
    <w:rsid w:val="00441651"/>
    <w:rsid w:val="00442593"/>
    <w:rsid w:val="004434F8"/>
    <w:rsid w:val="00443963"/>
    <w:rsid w:val="00444A2D"/>
    <w:rsid w:val="00444C14"/>
    <w:rsid w:val="00445FA6"/>
    <w:rsid w:val="0044618F"/>
    <w:rsid w:val="00450D7D"/>
    <w:rsid w:val="004517FF"/>
    <w:rsid w:val="004526B7"/>
    <w:rsid w:val="004539ED"/>
    <w:rsid w:val="00453AA6"/>
    <w:rsid w:val="004544F9"/>
    <w:rsid w:val="00454738"/>
    <w:rsid w:val="00454AFA"/>
    <w:rsid w:val="00456384"/>
    <w:rsid w:val="00456CD0"/>
    <w:rsid w:val="004577F4"/>
    <w:rsid w:val="00457EA4"/>
    <w:rsid w:val="00460440"/>
    <w:rsid w:val="00460EAD"/>
    <w:rsid w:val="004619DF"/>
    <w:rsid w:val="00462BE4"/>
    <w:rsid w:val="00463346"/>
    <w:rsid w:val="0046662C"/>
    <w:rsid w:val="00466B22"/>
    <w:rsid w:val="00467D9E"/>
    <w:rsid w:val="00470C5B"/>
    <w:rsid w:val="00471008"/>
    <w:rsid w:val="00471A94"/>
    <w:rsid w:val="00472836"/>
    <w:rsid w:val="00472A7C"/>
    <w:rsid w:val="004737C8"/>
    <w:rsid w:val="0047448A"/>
    <w:rsid w:val="004744BA"/>
    <w:rsid w:val="00475112"/>
    <w:rsid w:val="004753B2"/>
    <w:rsid w:val="00475BB6"/>
    <w:rsid w:val="0047660F"/>
    <w:rsid w:val="00476CC5"/>
    <w:rsid w:val="004802A2"/>
    <w:rsid w:val="0048196D"/>
    <w:rsid w:val="00481D4D"/>
    <w:rsid w:val="004850E2"/>
    <w:rsid w:val="0048547A"/>
    <w:rsid w:val="004861E2"/>
    <w:rsid w:val="00487833"/>
    <w:rsid w:val="0049033B"/>
    <w:rsid w:val="00490B17"/>
    <w:rsid w:val="0049114F"/>
    <w:rsid w:val="004925BB"/>
    <w:rsid w:val="00492918"/>
    <w:rsid w:val="004937CF"/>
    <w:rsid w:val="00493847"/>
    <w:rsid w:val="004948A1"/>
    <w:rsid w:val="00494AE2"/>
    <w:rsid w:val="0049679E"/>
    <w:rsid w:val="00496CC5"/>
    <w:rsid w:val="004973DA"/>
    <w:rsid w:val="0049759E"/>
    <w:rsid w:val="00497B31"/>
    <w:rsid w:val="004A0704"/>
    <w:rsid w:val="004A084E"/>
    <w:rsid w:val="004A0BB7"/>
    <w:rsid w:val="004A233A"/>
    <w:rsid w:val="004A26D1"/>
    <w:rsid w:val="004A2C24"/>
    <w:rsid w:val="004A34D6"/>
    <w:rsid w:val="004A4259"/>
    <w:rsid w:val="004A47ED"/>
    <w:rsid w:val="004A5BF3"/>
    <w:rsid w:val="004A6A9B"/>
    <w:rsid w:val="004A71FA"/>
    <w:rsid w:val="004A7675"/>
    <w:rsid w:val="004B0CCE"/>
    <w:rsid w:val="004B100B"/>
    <w:rsid w:val="004B174D"/>
    <w:rsid w:val="004B1A4F"/>
    <w:rsid w:val="004B2F3A"/>
    <w:rsid w:val="004B54A9"/>
    <w:rsid w:val="004B5858"/>
    <w:rsid w:val="004B7224"/>
    <w:rsid w:val="004B7D02"/>
    <w:rsid w:val="004B7F3E"/>
    <w:rsid w:val="004C01E9"/>
    <w:rsid w:val="004C116C"/>
    <w:rsid w:val="004C1781"/>
    <w:rsid w:val="004C20DC"/>
    <w:rsid w:val="004C22C2"/>
    <w:rsid w:val="004C2323"/>
    <w:rsid w:val="004C3B90"/>
    <w:rsid w:val="004C3FE1"/>
    <w:rsid w:val="004C45DB"/>
    <w:rsid w:val="004C4A60"/>
    <w:rsid w:val="004C4BAE"/>
    <w:rsid w:val="004C4EBB"/>
    <w:rsid w:val="004C61C7"/>
    <w:rsid w:val="004C6A96"/>
    <w:rsid w:val="004C6D50"/>
    <w:rsid w:val="004C7457"/>
    <w:rsid w:val="004C799B"/>
    <w:rsid w:val="004C7A70"/>
    <w:rsid w:val="004D017F"/>
    <w:rsid w:val="004D055D"/>
    <w:rsid w:val="004D1BF8"/>
    <w:rsid w:val="004D30E4"/>
    <w:rsid w:val="004D32B7"/>
    <w:rsid w:val="004D3E23"/>
    <w:rsid w:val="004D3F1B"/>
    <w:rsid w:val="004D4FC4"/>
    <w:rsid w:val="004D53EA"/>
    <w:rsid w:val="004D5851"/>
    <w:rsid w:val="004D6707"/>
    <w:rsid w:val="004D6BF8"/>
    <w:rsid w:val="004D6F19"/>
    <w:rsid w:val="004D6F25"/>
    <w:rsid w:val="004D752D"/>
    <w:rsid w:val="004E048C"/>
    <w:rsid w:val="004E0ADC"/>
    <w:rsid w:val="004E15BD"/>
    <w:rsid w:val="004E1A45"/>
    <w:rsid w:val="004E25C6"/>
    <w:rsid w:val="004E2F77"/>
    <w:rsid w:val="004E3524"/>
    <w:rsid w:val="004E3B6B"/>
    <w:rsid w:val="004E3CD3"/>
    <w:rsid w:val="004E3DC7"/>
    <w:rsid w:val="004E4B46"/>
    <w:rsid w:val="004E5262"/>
    <w:rsid w:val="004E62C7"/>
    <w:rsid w:val="004E744D"/>
    <w:rsid w:val="004E766D"/>
    <w:rsid w:val="004E7976"/>
    <w:rsid w:val="004E7B82"/>
    <w:rsid w:val="004F03CD"/>
    <w:rsid w:val="004F0AD0"/>
    <w:rsid w:val="004F0EE3"/>
    <w:rsid w:val="004F1406"/>
    <w:rsid w:val="004F141E"/>
    <w:rsid w:val="004F2C05"/>
    <w:rsid w:val="004F360F"/>
    <w:rsid w:val="004F367A"/>
    <w:rsid w:val="004F36DC"/>
    <w:rsid w:val="004F3AFD"/>
    <w:rsid w:val="004F48FE"/>
    <w:rsid w:val="004F4BD5"/>
    <w:rsid w:val="004F4DDF"/>
    <w:rsid w:val="004F4ED9"/>
    <w:rsid w:val="004F4EF7"/>
    <w:rsid w:val="004F5AF0"/>
    <w:rsid w:val="004F5DE9"/>
    <w:rsid w:val="004F6C92"/>
    <w:rsid w:val="004F708A"/>
    <w:rsid w:val="004F759D"/>
    <w:rsid w:val="004F76B3"/>
    <w:rsid w:val="004F784D"/>
    <w:rsid w:val="004F7EB5"/>
    <w:rsid w:val="005003E7"/>
    <w:rsid w:val="005005A5"/>
    <w:rsid w:val="0050074A"/>
    <w:rsid w:val="00500832"/>
    <w:rsid w:val="00502459"/>
    <w:rsid w:val="00502533"/>
    <w:rsid w:val="00502D44"/>
    <w:rsid w:val="00503A41"/>
    <w:rsid w:val="00503ABE"/>
    <w:rsid w:val="00503D3A"/>
    <w:rsid w:val="00503D4C"/>
    <w:rsid w:val="00504099"/>
    <w:rsid w:val="00505B5C"/>
    <w:rsid w:val="0050642E"/>
    <w:rsid w:val="00506615"/>
    <w:rsid w:val="00506CAA"/>
    <w:rsid w:val="005071F7"/>
    <w:rsid w:val="00507638"/>
    <w:rsid w:val="00507B1C"/>
    <w:rsid w:val="0051055C"/>
    <w:rsid w:val="00510821"/>
    <w:rsid w:val="00510EFA"/>
    <w:rsid w:val="005114F8"/>
    <w:rsid w:val="00511F5C"/>
    <w:rsid w:val="005122E7"/>
    <w:rsid w:val="00512FEC"/>
    <w:rsid w:val="005130C4"/>
    <w:rsid w:val="00513AA4"/>
    <w:rsid w:val="00513B80"/>
    <w:rsid w:val="005149CF"/>
    <w:rsid w:val="00515341"/>
    <w:rsid w:val="00515606"/>
    <w:rsid w:val="005159B5"/>
    <w:rsid w:val="00515C8D"/>
    <w:rsid w:val="00515F0E"/>
    <w:rsid w:val="00516E26"/>
    <w:rsid w:val="00516EEE"/>
    <w:rsid w:val="00517AAE"/>
    <w:rsid w:val="00517FAF"/>
    <w:rsid w:val="0052202D"/>
    <w:rsid w:val="00522C6A"/>
    <w:rsid w:val="005233C8"/>
    <w:rsid w:val="00523A98"/>
    <w:rsid w:val="00523F1D"/>
    <w:rsid w:val="00524C13"/>
    <w:rsid w:val="00524D89"/>
    <w:rsid w:val="00524F28"/>
    <w:rsid w:val="0052509F"/>
    <w:rsid w:val="00525724"/>
    <w:rsid w:val="0052601A"/>
    <w:rsid w:val="00526951"/>
    <w:rsid w:val="00526992"/>
    <w:rsid w:val="00526F63"/>
    <w:rsid w:val="005279EF"/>
    <w:rsid w:val="00530100"/>
    <w:rsid w:val="005301B0"/>
    <w:rsid w:val="00530B94"/>
    <w:rsid w:val="005311B2"/>
    <w:rsid w:val="0053151B"/>
    <w:rsid w:val="0053236D"/>
    <w:rsid w:val="00532A8B"/>
    <w:rsid w:val="00532AC3"/>
    <w:rsid w:val="00533173"/>
    <w:rsid w:val="005331D2"/>
    <w:rsid w:val="00533457"/>
    <w:rsid w:val="005346D0"/>
    <w:rsid w:val="00534705"/>
    <w:rsid w:val="00535786"/>
    <w:rsid w:val="005359B7"/>
    <w:rsid w:val="005366DD"/>
    <w:rsid w:val="00536B79"/>
    <w:rsid w:val="00536C41"/>
    <w:rsid w:val="005375C3"/>
    <w:rsid w:val="00540775"/>
    <w:rsid w:val="00540C29"/>
    <w:rsid w:val="00541046"/>
    <w:rsid w:val="0054293B"/>
    <w:rsid w:val="00542BE5"/>
    <w:rsid w:val="00543021"/>
    <w:rsid w:val="00543274"/>
    <w:rsid w:val="005434EF"/>
    <w:rsid w:val="0054385B"/>
    <w:rsid w:val="0054475A"/>
    <w:rsid w:val="0054518E"/>
    <w:rsid w:val="00545216"/>
    <w:rsid w:val="005452B9"/>
    <w:rsid w:val="0054579E"/>
    <w:rsid w:val="005465AF"/>
    <w:rsid w:val="0054699A"/>
    <w:rsid w:val="005503FE"/>
    <w:rsid w:val="00550608"/>
    <w:rsid w:val="00550659"/>
    <w:rsid w:val="0055204A"/>
    <w:rsid w:val="005526A2"/>
    <w:rsid w:val="00553525"/>
    <w:rsid w:val="005541ED"/>
    <w:rsid w:val="00554650"/>
    <w:rsid w:val="005547AF"/>
    <w:rsid w:val="00554974"/>
    <w:rsid w:val="0055497D"/>
    <w:rsid w:val="00555012"/>
    <w:rsid w:val="005551FA"/>
    <w:rsid w:val="005556C2"/>
    <w:rsid w:val="00556437"/>
    <w:rsid w:val="0055665C"/>
    <w:rsid w:val="00557486"/>
    <w:rsid w:val="005578D8"/>
    <w:rsid w:val="00560135"/>
    <w:rsid w:val="005606FD"/>
    <w:rsid w:val="00560A9A"/>
    <w:rsid w:val="00561B49"/>
    <w:rsid w:val="0056232E"/>
    <w:rsid w:val="00562C07"/>
    <w:rsid w:val="005638CC"/>
    <w:rsid w:val="00563D82"/>
    <w:rsid w:val="00563DB1"/>
    <w:rsid w:val="005647AF"/>
    <w:rsid w:val="00564BED"/>
    <w:rsid w:val="00565647"/>
    <w:rsid w:val="00566652"/>
    <w:rsid w:val="00566ACA"/>
    <w:rsid w:val="00566D4E"/>
    <w:rsid w:val="00567AE6"/>
    <w:rsid w:val="00570FAB"/>
    <w:rsid w:val="00571FB4"/>
    <w:rsid w:val="00572D50"/>
    <w:rsid w:val="00572E8F"/>
    <w:rsid w:val="005748DF"/>
    <w:rsid w:val="00575618"/>
    <w:rsid w:val="00575853"/>
    <w:rsid w:val="00575D7D"/>
    <w:rsid w:val="00576671"/>
    <w:rsid w:val="005773F3"/>
    <w:rsid w:val="00577560"/>
    <w:rsid w:val="00580961"/>
    <w:rsid w:val="00580D47"/>
    <w:rsid w:val="00580F7B"/>
    <w:rsid w:val="00583C3A"/>
    <w:rsid w:val="005840BE"/>
    <w:rsid w:val="00584563"/>
    <w:rsid w:val="00584616"/>
    <w:rsid w:val="00584A45"/>
    <w:rsid w:val="005851B2"/>
    <w:rsid w:val="005859AA"/>
    <w:rsid w:val="00585A08"/>
    <w:rsid w:val="0058668F"/>
    <w:rsid w:val="00590446"/>
    <w:rsid w:val="00590C27"/>
    <w:rsid w:val="00594746"/>
    <w:rsid w:val="00595516"/>
    <w:rsid w:val="00595700"/>
    <w:rsid w:val="00595A78"/>
    <w:rsid w:val="00596072"/>
    <w:rsid w:val="0059671E"/>
    <w:rsid w:val="005967DB"/>
    <w:rsid w:val="00597831"/>
    <w:rsid w:val="005A0AD3"/>
    <w:rsid w:val="005A10C3"/>
    <w:rsid w:val="005A3171"/>
    <w:rsid w:val="005A3A4B"/>
    <w:rsid w:val="005A465A"/>
    <w:rsid w:val="005A4BB2"/>
    <w:rsid w:val="005A4EDC"/>
    <w:rsid w:val="005A5321"/>
    <w:rsid w:val="005A6204"/>
    <w:rsid w:val="005A70D1"/>
    <w:rsid w:val="005A7645"/>
    <w:rsid w:val="005B0E22"/>
    <w:rsid w:val="005B1E0B"/>
    <w:rsid w:val="005B2960"/>
    <w:rsid w:val="005B2A60"/>
    <w:rsid w:val="005B3D35"/>
    <w:rsid w:val="005B404F"/>
    <w:rsid w:val="005B4288"/>
    <w:rsid w:val="005B4EAC"/>
    <w:rsid w:val="005B7944"/>
    <w:rsid w:val="005B7C31"/>
    <w:rsid w:val="005C04B4"/>
    <w:rsid w:val="005C169A"/>
    <w:rsid w:val="005C16C9"/>
    <w:rsid w:val="005C23D8"/>
    <w:rsid w:val="005C25A7"/>
    <w:rsid w:val="005C321E"/>
    <w:rsid w:val="005C35B0"/>
    <w:rsid w:val="005C37A1"/>
    <w:rsid w:val="005C4A70"/>
    <w:rsid w:val="005C4BCD"/>
    <w:rsid w:val="005C4CAE"/>
    <w:rsid w:val="005C51BF"/>
    <w:rsid w:val="005C57AC"/>
    <w:rsid w:val="005C6718"/>
    <w:rsid w:val="005C6879"/>
    <w:rsid w:val="005C742C"/>
    <w:rsid w:val="005C7803"/>
    <w:rsid w:val="005D0BF1"/>
    <w:rsid w:val="005D0EF9"/>
    <w:rsid w:val="005D0F03"/>
    <w:rsid w:val="005D1726"/>
    <w:rsid w:val="005D1B03"/>
    <w:rsid w:val="005D1FB2"/>
    <w:rsid w:val="005D2A5F"/>
    <w:rsid w:val="005D3043"/>
    <w:rsid w:val="005D3CA2"/>
    <w:rsid w:val="005D450B"/>
    <w:rsid w:val="005D454A"/>
    <w:rsid w:val="005D4DB4"/>
    <w:rsid w:val="005D5A2D"/>
    <w:rsid w:val="005D747B"/>
    <w:rsid w:val="005D793D"/>
    <w:rsid w:val="005E0D84"/>
    <w:rsid w:val="005E0ED5"/>
    <w:rsid w:val="005E1C56"/>
    <w:rsid w:val="005E266A"/>
    <w:rsid w:val="005E27A3"/>
    <w:rsid w:val="005E2B56"/>
    <w:rsid w:val="005E339E"/>
    <w:rsid w:val="005E3AB0"/>
    <w:rsid w:val="005E4D22"/>
    <w:rsid w:val="005E6243"/>
    <w:rsid w:val="005E6362"/>
    <w:rsid w:val="005E72FB"/>
    <w:rsid w:val="005F0490"/>
    <w:rsid w:val="005F05C5"/>
    <w:rsid w:val="005F0959"/>
    <w:rsid w:val="005F239D"/>
    <w:rsid w:val="005F3439"/>
    <w:rsid w:val="005F4D16"/>
    <w:rsid w:val="005F571F"/>
    <w:rsid w:val="005F635A"/>
    <w:rsid w:val="005F7A6D"/>
    <w:rsid w:val="005F7EAD"/>
    <w:rsid w:val="006008B4"/>
    <w:rsid w:val="00600CB0"/>
    <w:rsid w:val="00601E3E"/>
    <w:rsid w:val="00602A3D"/>
    <w:rsid w:val="0060368D"/>
    <w:rsid w:val="006056FC"/>
    <w:rsid w:val="00606F48"/>
    <w:rsid w:val="006072FA"/>
    <w:rsid w:val="006078D6"/>
    <w:rsid w:val="00610495"/>
    <w:rsid w:val="00611425"/>
    <w:rsid w:val="0061145A"/>
    <w:rsid w:val="00611A60"/>
    <w:rsid w:val="0061273F"/>
    <w:rsid w:val="006134AB"/>
    <w:rsid w:val="006134B2"/>
    <w:rsid w:val="006137A7"/>
    <w:rsid w:val="00613D1D"/>
    <w:rsid w:val="006149DE"/>
    <w:rsid w:val="00616951"/>
    <w:rsid w:val="00617882"/>
    <w:rsid w:val="00617CD3"/>
    <w:rsid w:val="006201C2"/>
    <w:rsid w:val="006211F6"/>
    <w:rsid w:val="006215C5"/>
    <w:rsid w:val="00622CB6"/>
    <w:rsid w:val="00622D7B"/>
    <w:rsid w:val="00623172"/>
    <w:rsid w:val="00623704"/>
    <w:rsid w:val="00623AD2"/>
    <w:rsid w:val="0062582F"/>
    <w:rsid w:val="00626709"/>
    <w:rsid w:val="00626952"/>
    <w:rsid w:val="00626BFD"/>
    <w:rsid w:val="00626C31"/>
    <w:rsid w:val="0063128D"/>
    <w:rsid w:val="00631291"/>
    <w:rsid w:val="00631A3A"/>
    <w:rsid w:val="00631FFD"/>
    <w:rsid w:val="00632F16"/>
    <w:rsid w:val="00634A03"/>
    <w:rsid w:val="00636C3A"/>
    <w:rsid w:val="00637E7C"/>
    <w:rsid w:val="00640924"/>
    <w:rsid w:val="00640998"/>
    <w:rsid w:val="00641444"/>
    <w:rsid w:val="00641581"/>
    <w:rsid w:val="00642637"/>
    <w:rsid w:val="00642A61"/>
    <w:rsid w:val="00642B30"/>
    <w:rsid w:val="00642F8A"/>
    <w:rsid w:val="00643955"/>
    <w:rsid w:val="00645641"/>
    <w:rsid w:val="00645768"/>
    <w:rsid w:val="00645BC1"/>
    <w:rsid w:val="00646352"/>
    <w:rsid w:val="00647BDA"/>
    <w:rsid w:val="00652D5D"/>
    <w:rsid w:val="00653F9C"/>
    <w:rsid w:val="00654097"/>
    <w:rsid w:val="00655258"/>
    <w:rsid w:val="006560B1"/>
    <w:rsid w:val="00656EDF"/>
    <w:rsid w:val="00660A89"/>
    <w:rsid w:val="00661494"/>
    <w:rsid w:val="00661725"/>
    <w:rsid w:val="006619C5"/>
    <w:rsid w:val="00661E2B"/>
    <w:rsid w:val="00662511"/>
    <w:rsid w:val="00662A61"/>
    <w:rsid w:val="00662D6A"/>
    <w:rsid w:val="00663082"/>
    <w:rsid w:val="006635E0"/>
    <w:rsid w:val="006638E6"/>
    <w:rsid w:val="00663E06"/>
    <w:rsid w:val="006650C0"/>
    <w:rsid w:val="006678F7"/>
    <w:rsid w:val="00667D40"/>
    <w:rsid w:val="0067100F"/>
    <w:rsid w:val="0067196B"/>
    <w:rsid w:val="00672126"/>
    <w:rsid w:val="0067222C"/>
    <w:rsid w:val="00672FAE"/>
    <w:rsid w:val="00673A6C"/>
    <w:rsid w:val="00676625"/>
    <w:rsid w:val="00676920"/>
    <w:rsid w:val="00676ED7"/>
    <w:rsid w:val="0067744E"/>
    <w:rsid w:val="006775B9"/>
    <w:rsid w:val="006778C9"/>
    <w:rsid w:val="00677B06"/>
    <w:rsid w:val="00680350"/>
    <w:rsid w:val="00680B29"/>
    <w:rsid w:val="00680CBF"/>
    <w:rsid w:val="00681787"/>
    <w:rsid w:val="00681BF4"/>
    <w:rsid w:val="00681FF4"/>
    <w:rsid w:val="0068231D"/>
    <w:rsid w:val="00682EE1"/>
    <w:rsid w:val="006830E0"/>
    <w:rsid w:val="006839CC"/>
    <w:rsid w:val="00683AB5"/>
    <w:rsid w:val="0068477B"/>
    <w:rsid w:val="006854C6"/>
    <w:rsid w:val="00685E2C"/>
    <w:rsid w:val="0068704A"/>
    <w:rsid w:val="0068719D"/>
    <w:rsid w:val="0069052A"/>
    <w:rsid w:val="00691C72"/>
    <w:rsid w:val="006929E4"/>
    <w:rsid w:val="00692FB3"/>
    <w:rsid w:val="00693A78"/>
    <w:rsid w:val="00693DA7"/>
    <w:rsid w:val="00693EDB"/>
    <w:rsid w:val="006940AB"/>
    <w:rsid w:val="00694C0B"/>
    <w:rsid w:val="00694D05"/>
    <w:rsid w:val="00696155"/>
    <w:rsid w:val="0069705C"/>
    <w:rsid w:val="0069741B"/>
    <w:rsid w:val="006A02C1"/>
    <w:rsid w:val="006A1558"/>
    <w:rsid w:val="006A182C"/>
    <w:rsid w:val="006A3153"/>
    <w:rsid w:val="006A40BE"/>
    <w:rsid w:val="006A4271"/>
    <w:rsid w:val="006A49D5"/>
    <w:rsid w:val="006A4EAE"/>
    <w:rsid w:val="006A50C7"/>
    <w:rsid w:val="006A5189"/>
    <w:rsid w:val="006A5EFF"/>
    <w:rsid w:val="006A607C"/>
    <w:rsid w:val="006A6105"/>
    <w:rsid w:val="006A614B"/>
    <w:rsid w:val="006A66B5"/>
    <w:rsid w:val="006A6E9D"/>
    <w:rsid w:val="006A71FC"/>
    <w:rsid w:val="006A723D"/>
    <w:rsid w:val="006A72D1"/>
    <w:rsid w:val="006A7388"/>
    <w:rsid w:val="006B0EB9"/>
    <w:rsid w:val="006B11F9"/>
    <w:rsid w:val="006B24F0"/>
    <w:rsid w:val="006B45A0"/>
    <w:rsid w:val="006B4797"/>
    <w:rsid w:val="006B47FB"/>
    <w:rsid w:val="006B4ED3"/>
    <w:rsid w:val="006B69A9"/>
    <w:rsid w:val="006B6BCE"/>
    <w:rsid w:val="006B7ECE"/>
    <w:rsid w:val="006C14A1"/>
    <w:rsid w:val="006C1E25"/>
    <w:rsid w:val="006C1E2E"/>
    <w:rsid w:val="006C29F5"/>
    <w:rsid w:val="006C2C22"/>
    <w:rsid w:val="006C2DC8"/>
    <w:rsid w:val="006C344A"/>
    <w:rsid w:val="006C4040"/>
    <w:rsid w:val="006C449A"/>
    <w:rsid w:val="006C4BB0"/>
    <w:rsid w:val="006C5135"/>
    <w:rsid w:val="006C5834"/>
    <w:rsid w:val="006C584A"/>
    <w:rsid w:val="006C59DE"/>
    <w:rsid w:val="006C5B85"/>
    <w:rsid w:val="006C618E"/>
    <w:rsid w:val="006C6501"/>
    <w:rsid w:val="006C6DB9"/>
    <w:rsid w:val="006C7C65"/>
    <w:rsid w:val="006C7C72"/>
    <w:rsid w:val="006D05F5"/>
    <w:rsid w:val="006D067F"/>
    <w:rsid w:val="006D0924"/>
    <w:rsid w:val="006D0B5A"/>
    <w:rsid w:val="006D3190"/>
    <w:rsid w:val="006D3397"/>
    <w:rsid w:val="006D3907"/>
    <w:rsid w:val="006D529C"/>
    <w:rsid w:val="006D58C4"/>
    <w:rsid w:val="006D5EE8"/>
    <w:rsid w:val="006D6192"/>
    <w:rsid w:val="006D65B8"/>
    <w:rsid w:val="006D661F"/>
    <w:rsid w:val="006D6793"/>
    <w:rsid w:val="006D6ACF"/>
    <w:rsid w:val="006D7724"/>
    <w:rsid w:val="006D7B4D"/>
    <w:rsid w:val="006D7F44"/>
    <w:rsid w:val="006E0DC8"/>
    <w:rsid w:val="006E1B50"/>
    <w:rsid w:val="006E1C65"/>
    <w:rsid w:val="006E213B"/>
    <w:rsid w:val="006E305C"/>
    <w:rsid w:val="006E3343"/>
    <w:rsid w:val="006E49D9"/>
    <w:rsid w:val="006E53D8"/>
    <w:rsid w:val="006E546E"/>
    <w:rsid w:val="006E5947"/>
    <w:rsid w:val="006E683D"/>
    <w:rsid w:val="006E6DF1"/>
    <w:rsid w:val="006E744F"/>
    <w:rsid w:val="006F02CD"/>
    <w:rsid w:val="006F19D6"/>
    <w:rsid w:val="006F1B9D"/>
    <w:rsid w:val="006F1CF9"/>
    <w:rsid w:val="006F1D52"/>
    <w:rsid w:val="006F24DA"/>
    <w:rsid w:val="006F35BD"/>
    <w:rsid w:val="006F3973"/>
    <w:rsid w:val="006F3B48"/>
    <w:rsid w:val="006F41F2"/>
    <w:rsid w:val="006F43EF"/>
    <w:rsid w:val="006F47EC"/>
    <w:rsid w:val="006F491D"/>
    <w:rsid w:val="006F4B59"/>
    <w:rsid w:val="006F56CE"/>
    <w:rsid w:val="006F57A7"/>
    <w:rsid w:val="006F5B30"/>
    <w:rsid w:val="006F6347"/>
    <w:rsid w:val="006F6424"/>
    <w:rsid w:val="006F6A4F"/>
    <w:rsid w:val="006F6B29"/>
    <w:rsid w:val="006F6D85"/>
    <w:rsid w:val="006F7B6F"/>
    <w:rsid w:val="00700F1F"/>
    <w:rsid w:val="007010D4"/>
    <w:rsid w:val="007014EF"/>
    <w:rsid w:val="00701627"/>
    <w:rsid w:val="0070199F"/>
    <w:rsid w:val="00701FD4"/>
    <w:rsid w:val="0070210F"/>
    <w:rsid w:val="007021CE"/>
    <w:rsid w:val="00702F51"/>
    <w:rsid w:val="00703150"/>
    <w:rsid w:val="007045AB"/>
    <w:rsid w:val="00704C9B"/>
    <w:rsid w:val="0070512D"/>
    <w:rsid w:val="007059A0"/>
    <w:rsid w:val="00706312"/>
    <w:rsid w:val="00706C86"/>
    <w:rsid w:val="00706E31"/>
    <w:rsid w:val="00707C8C"/>
    <w:rsid w:val="0071096E"/>
    <w:rsid w:val="00710ED9"/>
    <w:rsid w:val="007114DC"/>
    <w:rsid w:val="007119A8"/>
    <w:rsid w:val="00711F7D"/>
    <w:rsid w:val="0071213F"/>
    <w:rsid w:val="007123F5"/>
    <w:rsid w:val="0071275F"/>
    <w:rsid w:val="0071369D"/>
    <w:rsid w:val="007144FA"/>
    <w:rsid w:val="00714624"/>
    <w:rsid w:val="007148C7"/>
    <w:rsid w:val="00714BB2"/>
    <w:rsid w:val="00715BE0"/>
    <w:rsid w:val="007168F5"/>
    <w:rsid w:val="00716952"/>
    <w:rsid w:val="00716F82"/>
    <w:rsid w:val="007170CF"/>
    <w:rsid w:val="007172CE"/>
    <w:rsid w:val="00717783"/>
    <w:rsid w:val="00717785"/>
    <w:rsid w:val="00717A23"/>
    <w:rsid w:val="00717C32"/>
    <w:rsid w:val="0072008E"/>
    <w:rsid w:val="00720527"/>
    <w:rsid w:val="00720788"/>
    <w:rsid w:val="00722C46"/>
    <w:rsid w:val="00724327"/>
    <w:rsid w:val="00724875"/>
    <w:rsid w:val="00725269"/>
    <w:rsid w:val="007252DF"/>
    <w:rsid w:val="00725D20"/>
    <w:rsid w:val="007276AE"/>
    <w:rsid w:val="00727A1B"/>
    <w:rsid w:val="00727AE6"/>
    <w:rsid w:val="007306B8"/>
    <w:rsid w:val="00730802"/>
    <w:rsid w:val="0073086B"/>
    <w:rsid w:val="00730F7E"/>
    <w:rsid w:val="0073104C"/>
    <w:rsid w:val="0073122B"/>
    <w:rsid w:val="00732071"/>
    <w:rsid w:val="007323B6"/>
    <w:rsid w:val="0073335D"/>
    <w:rsid w:val="00734847"/>
    <w:rsid w:val="007348F0"/>
    <w:rsid w:val="007352B8"/>
    <w:rsid w:val="00735574"/>
    <w:rsid w:val="00735975"/>
    <w:rsid w:val="00735A15"/>
    <w:rsid w:val="00735AB5"/>
    <w:rsid w:val="00736BEF"/>
    <w:rsid w:val="007373CC"/>
    <w:rsid w:val="00737D4C"/>
    <w:rsid w:val="00737DF0"/>
    <w:rsid w:val="0074061E"/>
    <w:rsid w:val="0074077E"/>
    <w:rsid w:val="007408B0"/>
    <w:rsid w:val="007408D0"/>
    <w:rsid w:val="007417E9"/>
    <w:rsid w:val="00741970"/>
    <w:rsid w:val="00742966"/>
    <w:rsid w:val="00742F77"/>
    <w:rsid w:val="007440D7"/>
    <w:rsid w:val="00744246"/>
    <w:rsid w:val="0074430D"/>
    <w:rsid w:val="00744749"/>
    <w:rsid w:val="007447D4"/>
    <w:rsid w:val="00744CC5"/>
    <w:rsid w:val="0074545A"/>
    <w:rsid w:val="0074585B"/>
    <w:rsid w:val="00745FEC"/>
    <w:rsid w:val="00746AEF"/>
    <w:rsid w:val="00746F9E"/>
    <w:rsid w:val="0074702A"/>
    <w:rsid w:val="00747B2C"/>
    <w:rsid w:val="007500D1"/>
    <w:rsid w:val="00752254"/>
    <w:rsid w:val="0075248F"/>
    <w:rsid w:val="00752591"/>
    <w:rsid w:val="00752B44"/>
    <w:rsid w:val="00752EFA"/>
    <w:rsid w:val="00753357"/>
    <w:rsid w:val="00754E42"/>
    <w:rsid w:val="007553E6"/>
    <w:rsid w:val="007556A5"/>
    <w:rsid w:val="007562E0"/>
    <w:rsid w:val="007572BA"/>
    <w:rsid w:val="00757322"/>
    <w:rsid w:val="0075748A"/>
    <w:rsid w:val="0075750C"/>
    <w:rsid w:val="00757753"/>
    <w:rsid w:val="00757BF2"/>
    <w:rsid w:val="00757BF4"/>
    <w:rsid w:val="0076056B"/>
    <w:rsid w:val="007605B4"/>
    <w:rsid w:val="007605C9"/>
    <w:rsid w:val="00760B8A"/>
    <w:rsid w:val="007614B6"/>
    <w:rsid w:val="0076175A"/>
    <w:rsid w:val="00761B47"/>
    <w:rsid w:val="007622B2"/>
    <w:rsid w:val="0076275F"/>
    <w:rsid w:val="007636F1"/>
    <w:rsid w:val="00763AC1"/>
    <w:rsid w:val="0076469A"/>
    <w:rsid w:val="00764E8E"/>
    <w:rsid w:val="00765820"/>
    <w:rsid w:val="0076666C"/>
    <w:rsid w:val="00766969"/>
    <w:rsid w:val="00766AE0"/>
    <w:rsid w:val="00766BF9"/>
    <w:rsid w:val="00766C31"/>
    <w:rsid w:val="00766E01"/>
    <w:rsid w:val="00767DB8"/>
    <w:rsid w:val="0077385D"/>
    <w:rsid w:val="007741C0"/>
    <w:rsid w:val="007744F7"/>
    <w:rsid w:val="0077456F"/>
    <w:rsid w:val="00774F67"/>
    <w:rsid w:val="00775C51"/>
    <w:rsid w:val="00775C70"/>
    <w:rsid w:val="00775F71"/>
    <w:rsid w:val="007762C6"/>
    <w:rsid w:val="007765F2"/>
    <w:rsid w:val="0077681D"/>
    <w:rsid w:val="00776CD1"/>
    <w:rsid w:val="007772E4"/>
    <w:rsid w:val="007775F2"/>
    <w:rsid w:val="007779CF"/>
    <w:rsid w:val="00777E49"/>
    <w:rsid w:val="00777F1E"/>
    <w:rsid w:val="00780F4C"/>
    <w:rsid w:val="00781EB0"/>
    <w:rsid w:val="007820D6"/>
    <w:rsid w:val="00782321"/>
    <w:rsid w:val="00782570"/>
    <w:rsid w:val="00782922"/>
    <w:rsid w:val="007832A6"/>
    <w:rsid w:val="007834CD"/>
    <w:rsid w:val="00784A75"/>
    <w:rsid w:val="007852C5"/>
    <w:rsid w:val="00785334"/>
    <w:rsid w:val="00785EED"/>
    <w:rsid w:val="00786725"/>
    <w:rsid w:val="007867D8"/>
    <w:rsid w:val="00787571"/>
    <w:rsid w:val="00790021"/>
    <w:rsid w:val="0079017B"/>
    <w:rsid w:val="00790512"/>
    <w:rsid w:val="00790777"/>
    <w:rsid w:val="0079122A"/>
    <w:rsid w:val="00791304"/>
    <w:rsid w:val="00791578"/>
    <w:rsid w:val="00791D4C"/>
    <w:rsid w:val="007931F0"/>
    <w:rsid w:val="00793D45"/>
    <w:rsid w:val="007941FA"/>
    <w:rsid w:val="00794943"/>
    <w:rsid w:val="00794B91"/>
    <w:rsid w:val="0079574E"/>
    <w:rsid w:val="007964E0"/>
    <w:rsid w:val="007975FA"/>
    <w:rsid w:val="007A2214"/>
    <w:rsid w:val="007A2453"/>
    <w:rsid w:val="007A28A2"/>
    <w:rsid w:val="007A28A3"/>
    <w:rsid w:val="007A29E3"/>
    <w:rsid w:val="007A2B05"/>
    <w:rsid w:val="007A2E5E"/>
    <w:rsid w:val="007A2E83"/>
    <w:rsid w:val="007A30AD"/>
    <w:rsid w:val="007A44C0"/>
    <w:rsid w:val="007A5139"/>
    <w:rsid w:val="007A5179"/>
    <w:rsid w:val="007A569A"/>
    <w:rsid w:val="007A5F3D"/>
    <w:rsid w:val="007A6100"/>
    <w:rsid w:val="007A6EE2"/>
    <w:rsid w:val="007A751D"/>
    <w:rsid w:val="007A7DBE"/>
    <w:rsid w:val="007A7F69"/>
    <w:rsid w:val="007B0039"/>
    <w:rsid w:val="007B0CDA"/>
    <w:rsid w:val="007B0E40"/>
    <w:rsid w:val="007B1AFF"/>
    <w:rsid w:val="007B1DF9"/>
    <w:rsid w:val="007B2051"/>
    <w:rsid w:val="007B226C"/>
    <w:rsid w:val="007B2391"/>
    <w:rsid w:val="007B3244"/>
    <w:rsid w:val="007B32F3"/>
    <w:rsid w:val="007B3576"/>
    <w:rsid w:val="007B384B"/>
    <w:rsid w:val="007B4317"/>
    <w:rsid w:val="007B5B26"/>
    <w:rsid w:val="007B5E9E"/>
    <w:rsid w:val="007B64B0"/>
    <w:rsid w:val="007B7380"/>
    <w:rsid w:val="007C0194"/>
    <w:rsid w:val="007C0E07"/>
    <w:rsid w:val="007C1139"/>
    <w:rsid w:val="007C254F"/>
    <w:rsid w:val="007C3551"/>
    <w:rsid w:val="007C37D3"/>
    <w:rsid w:val="007C4226"/>
    <w:rsid w:val="007C4933"/>
    <w:rsid w:val="007C4B04"/>
    <w:rsid w:val="007C55A1"/>
    <w:rsid w:val="007C5A9C"/>
    <w:rsid w:val="007C605D"/>
    <w:rsid w:val="007C6130"/>
    <w:rsid w:val="007C6305"/>
    <w:rsid w:val="007C7AA0"/>
    <w:rsid w:val="007D04A2"/>
    <w:rsid w:val="007D0546"/>
    <w:rsid w:val="007D08BC"/>
    <w:rsid w:val="007D0A75"/>
    <w:rsid w:val="007D0C44"/>
    <w:rsid w:val="007D0ECB"/>
    <w:rsid w:val="007D13F0"/>
    <w:rsid w:val="007D25CD"/>
    <w:rsid w:val="007D3CE6"/>
    <w:rsid w:val="007D401A"/>
    <w:rsid w:val="007D45D1"/>
    <w:rsid w:val="007D4BF5"/>
    <w:rsid w:val="007D6751"/>
    <w:rsid w:val="007D68DE"/>
    <w:rsid w:val="007E066A"/>
    <w:rsid w:val="007E0EF6"/>
    <w:rsid w:val="007E17F4"/>
    <w:rsid w:val="007E1847"/>
    <w:rsid w:val="007E2FFB"/>
    <w:rsid w:val="007E3673"/>
    <w:rsid w:val="007E40C9"/>
    <w:rsid w:val="007E4AB1"/>
    <w:rsid w:val="007E572B"/>
    <w:rsid w:val="007E59DB"/>
    <w:rsid w:val="007E737A"/>
    <w:rsid w:val="007F0303"/>
    <w:rsid w:val="007F035C"/>
    <w:rsid w:val="007F2648"/>
    <w:rsid w:val="007F28B0"/>
    <w:rsid w:val="007F2E56"/>
    <w:rsid w:val="007F3B20"/>
    <w:rsid w:val="007F5303"/>
    <w:rsid w:val="007F5C69"/>
    <w:rsid w:val="007F60DE"/>
    <w:rsid w:val="007F7946"/>
    <w:rsid w:val="007F7ED3"/>
    <w:rsid w:val="00800DAD"/>
    <w:rsid w:val="00801424"/>
    <w:rsid w:val="00801BDD"/>
    <w:rsid w:val="00801DFD"/>
    <w:rsid w:val="008020B8"/>
    <w:rsid w:val="0080429D"/>
    <w:rsid w:val="008054EC"/>
    <w:rsid w:val="008055CC"/>
    <w:rsid w:val="00805700"/>
    <w:rsid w:val="00805929"/>
    <w:rsid w:val="00805DC0"/>
    <w:rsid w:val="00806164"/>
    <w:rsid w:val="008079D5"/>
    <w:rsid w:val="00807FBE"/>
    <w:rsid w:val="008100BB"/>
    <w:rsid w:val="00810196"/>
    <w:rsid w:val="0081026A"/>
    <w:rsid w:val="00811755"/>
    <w:rsid w:val="00815009"/>
    <w:rsid w:val="00815351"/>
    <w:rsid w:val="0081757D"/>
    <w:rsid w:val="00817746"/>
    <w:rsid w:val="00817BC5"/>
    <w:rsid w:val="0082001E"/>
    <w:rsid w:val="0082032F"/>
    <w:rsid w:val="008209A8"/>
    <w:rsid w:val="00821AE0"/>
    <w:rsid w:val="008220DA"/>
    <w:rsid w:val="008224AC"/>
    <w:rsid w:val="008224F1"/>
    <w:rsid w:val="0082284C"/>
    <w:rsid w:val="00822DBB"/>
    <w:rsid w:val="0082321C"/>
    <w:rsid w:val="0082353C"/>
    <w:rsid w:val="00823561"/>
    <w:rsid w:val="00823B03"/>
    <w:rsid w:val="00823E1A"/>
    <w:rsid w:val="008242C1"/>
    <w:rsid w:val="00824763"/>
    <w:rsid w:val="00824A86"/>
    <w:rsid w:val="00824C12"/>
    <w:rsid w:val="0082632E"/>
    <w:rsid w:val="008263E7"/>
    <w:rsid w:val="00826D66"/>
    <w:rsid w:val="00827652"/>
    <w:rsid w:val="008278E8"/>
    <w:rsid w:val="00827BC3"/>
    <w:rsid w:val="00827F66"/>
    <w:rsid w:val="00830073"/>
    <w:rsid w:val="008300EF"/>
    <w:rsid w:val="008317EF"/>
    <w:rsid w:val="008326B7"/>
    <w:rsid w:val="008331F0"/>
    <w:rsid w:val="00834661"/>
    <w:rsid w:val="00835264"/>
    <w:rsid w:val="008353EE"/>
    <w:rsid w:val="0083652E"/>
    <w:rsid w:val="0083687B"/>
    <w:rsid w:val="00836FBE"/>
    <w:rsid w:val="00837DD3"/>
    <w:rsid w:val="00837E03"/>
    <w:rsid w:val="00837FC5"/>
    <w:rsid w:val="00840A6B"/>
    <w:rsid w:val="00841B02"/>
    <w:rsid w:val="00842126"/>
    <w:rsid w:val="008425AF"/>
    <w:rsid w:val="00842F03"/>
    <w:rsid w:val="0084332C"/>
    <w:rsid w:val="008437CC"/>
    <w:rsid w:val="008438B1"/>
    <w:rsid w:val="008442A3"/>
    <w:rsid w:val="00845C6E"/>
    <w:rsid w:val="00846499"/>
    <w:rsid w:val="00846E55"/>
    <w:rsid w:val="00846E94"/>
    <w:rsid w:val="00847095"/>
    <w:rsid w:val="0085004A"/>
    <w:rsid w:val="00851DCD"/>
    <w:rsid w:val="008529E7"/>
    <w:rsid w:val="00853260"/>
    <w:rsid w:val="0085534D"/>
    <w:rsid w:val="008554B9"/>
    <w:rsid w:val="0085676D"/>
    <w:rsid w:val="008570F5"/>
    <w:rsid w:val="00857D69"/>
    <w:rsid w:val="008601F5"/>
    <w:rsid w:val="008615DB"/>
    <w:rsid w:val="00861ED9"/>
    <w:rsid w:val="00862FA6"/>
    <w:rsid w:val="00865907"/>
    <w:rsid w:val="00865B78"/>
    <w:rsid w:val="00866113"/>
    <w:rsid w:val="008667D5"/>
    <w:rsid w:val="00866B7A"/>
    <w:rsid w:val="00867408"/>
    <w:rsid w:val="00870892"/>
    <w:rsid w:val="00870E73"/>
    <w:rsid w:val="00871283"/>
    <w:rsid w:val="0087158B"/>
    <w:rsid w:val="00871DD6"/>
    <w:rsid w:val="00872179"/>
    <w:rsid w:val="0087254E"/>
    <w:rsid w:val="00872604"/>
    <w:rsid w:val="00872AA8"/>
    <w:rsid w:val="00873651"/>
    <w:rsid w:val="00874D15"/>
    <w:rsid w:val="00874FFC"/>
    <w:rsid w:val="00875FD6"/>
    <w:rsid w:val="00876BB6"/>
    <w:rsid w:val="00877782"/>
    <w:rsid w:val="008777F5"/>
    <w:rsid w:val="00877A9B"/>
    <w:rsid w:val="008801E9"/>
    <w:rsid w:val="008806C5"/>
    <w:rsid w:val="008812D1"/>
    <w:rsid w:val="008819AA"/>
    <w:rsid w:val="00882E0E"/>
    <w:rsid w:val="00883066"/>
    <w:rsid w:val="008833C1"/>
    <w:rsid w:val="00883AAE"/>
    <w:rsid w:val="00885148"/>
    <w:rsid w:val="0088534F"/>
    <w:rsid w:val="008864C4"/>
    <w:rsid w:val="008866A2"/>
    <w:rsid w:val="008866E1"/>
    <w:rsid w:val="00886C19"/>
    <w:rsid w:val="00886FD7"/>
    <w:rsid w:val="008878BE"/>
    <w:rsid w:val="00887B59"/>
    <w:rsid w:val="00887E4D"/>
    <w:rsid w:val="008902B1"/>
    <w:rsid w:val="0089204D"/>
    <w:rsid w:val="00892515"/>
    <w:rsid w:val="0089393D"/>
    <w:rsid w:val="008947A3"/>
    <w:rsid w:val="0089507A"/>
    <w:rsid w:val="0089578F"/>
    <w:rsid w:val="008A10E5"/>
    <w:rsid w:val="008A2BA2"/>
    <w:rsid w:val="008A3678"/>
    <w:rsid w:val="008A3B35"/>
    <w:rsid w:val="008A3BF5"/>
    <w:rsid w:val="008A4F7B"/>
    <w:rsid w:val="008A57DF"/>
    <w:rsid w:val="008A6AED"/>
    <w:rsid w:val="008A7130"/>
    <w:rsid w:val="008A7507"/>
    <w:rsid w:val="008B0522"/>
    <w:rsid w:val="008B0EBF"/>
    <w:rsid w:val="008B108E"/>
    <w:rsid w:val="008B3024"/>
    <w:rsid w:val="008B31AE"/>
    <w:rsid w:val="008B35B4"/>
    <w:rsid w:val="008B379A"/>
    <w:rsid w:val="008B3E01"/>
    <w:rsid w:val="008B5261"/>
    <w:rsid w:val="008B58B5"/>
    <w:rsid w:val="008B59E9"/>
    <w:rsid w:val="008B5C5C"/>
    <w:rsid w:val="008B6DEC"/>
    <w:rsid w:val="008B711A"/>
    <w:rsid w:val="008C0BDB"/>
    <w:rsid w:val="008C11BE"/>
    <w:rsid w:val="008C131B"/>
    <w:rsid w:val="008C1542"/>
    <w:rsid w:val="008C198C"/>
    <w:rsid w:val="008C2592"/>
    <w:rsid w:val="008C26AD"/>
    <w:rsid w:val="008C2C20"/>
    <w:rsid w:val="008C32D6"/>
    <w:rsid w:val="008C3396"/>
    <w:rsid w:val="008C3AF4"/>
    <w:rsid w:val="008C4DC7"/>
    <w:rsid w:val="008C5E54"/>
    <w:rsid w:val="008C7124"/>
    <w:rsid w:val="008D01FC"/>
    <w:rsid w:val="008D1586"/>
    <w:rsid w:val="008D1D57"/>
    <w:rsid w:val="008D1E38"/>
    <w:rsid w:val="008D23FE"/>
    <w:rsid w:val="008D2BC8"/>
    <w:rsid w:val="008D3166"/>
    <w:rsid w:val="008D3787"/>
    <w:rsid w:val="008D3E4D"/>
    <w:rsid w:val="008D4802"/>
    <w:rsid w:val="008D60A4"/>
    <w:rsid w:val="008E04D3"/>
    <w:rsid w:val="008E067A"/>
    <w:rsid w:val="008E0936"/>
    <w:rsid w:val="008E11E6"/>
    <w:rsid w:val="008E1CDD"/>
    <w:rsid w:val="008E1E7A"/>
    <w:rsid w:val="008E278D"/>
    <w:rsid w:val="008E2BB5"/>
    <w:rsid w:val="008E3186"/>
    <w:rsid w:val="008E3705"/>
    <w:rsid w:val="008E468F"/>
    <w:rsid w:val="008E5513"/>
    <w:rsid w:val="008E6E72"/>
    <w:rsid w:val="008E6FB4"/>
    <w:rsid w:val="008E73D5"/>
    <w:rsid w:val="008F0E89"/>
    <w:rsid w:val="008F153A"/>
    <w:rsid w:val="008F1B21"/>
    <w:rsid w:val="008F3A58"/>
    <w:rsid w:val="008F3AEA"/>
    <w:rsid w:val="008F4B44"/>
    <w:rsid w:val="008F645D"/>
    <w:rsid w:val="009003CF"/>
    <w:rsid w:val="009004A3"/>
    <w:rsid w:val="00900F6A"/>
    <w:rsid w:val="009017CD"/>
    <w:rsid w:val="00901A80"/>
    <w:rsid w:val="00902048"/>
    <w:rsid w:val="0090293B"/>
    <w:rsid w:val="00902B1C"/>
    <w:rsid w:val="00902EEC"/>
    <w:rsid w:val="00903235"/>
    <w:rsid w:val="00904DAF"/>
    <w:rsid w:val="00905B73"/>
    <w:rsid w:val="00905B85"/>
    <w:rsid w:val="00905D26"/>
    <w:rsid w:val="00906511"/>
    <w:rsid w:val="0090750A"/>
    <w:rsid w:val="00907F9C"/>
    <w:rsid w:val="009100E2"/>
    <w:rsid w:val="0091057E"/>
    <w:rsid w:val="00910A14"/>
    <w:rsid w:val="00911ED9"/>
    <w:rsid w:val="00912571"/>
    <w:rsid w:val="00912D12"/>
    <w:rsid w:val="0091301D"/>
    <w:rsid w:val="0091328F"/>
    <w:rsid w:val="00914BE5"/>
    <w:rsid w:val="00915F87"/>
    <w:rsid w:val="00917DBE"/>
    <w:rsid w:val="00922A18"/>
    <w:rsid w:val="00922BB0"/>
    <w:rsid w:val="00923D6E"/>
    <w:rsid w:val="00924B51"/>
    <w:rsid w:val="00924C64"/>
    <w:rsid w:val="00925549"/>
    <w:rsid w:val="009265CF"/>
    <w:rsid w:val="00927458"/>
    <w:rsid w:val="009279FC"/>
    <w:rsid w:val="0093128F"/>
    <w:rsid w:val="00931D6E"/>
    <w:rsid w:val="00931E1C"/>
    <w:rsid w:val="009327B6"/>
    <w:rsid w:val="0093295D"/>
    <w:rsid w:val="0093402B"/>
    <w:rsid w:val="00934DC4"/>
    <w:rsid w:val="00936A95"/>
    <w:rsid w:val="00936BA4"/>
    <w:rsid w:val="009376D2"/>
    <w:rsid w:val="009414EF"/>
    <w:rsid w:val="00941FAD"/>
    <w:rsid w:val="00942192"/>
    <w:rsid w:val="0094256F"/>
    <w:rsid w:val="00942941"/>
    <w:rsid w:val="00943C0D"/>
    <w:rsid w:val="00943FF2"/>
    <w:rsid w:val="00944640"/>
    <w:rsid w:val="00945958"/>
    <w:rsid w:val="009462C7"/>
    <w:rsid w:val="0094677B"/>
    <w:rsid w:val="00947073"/>
    <w:rsid w:val="00947133"/>
    <w:rsid w:val="00947165"/>
    <w:rsid w:val="009474A3"/>
    <w:rsid w:val="00950901"/>
    <w:rsid w:val="00952158"/>
    <w:rsid w:val="0095247B"/>
    <w:rsid w:val="009524E3"/>
    <w:rsid w:val="00952ACA"/>
    <w:rsid w:val="0095306D"/>
    <w:rsid w:val="009530EE"/>
    <w:rsid w:val="00953315"/>
    <w:rsid w:val="00953472"/>
    <w:rsid w:val="009539DF"/>
    <w:rsid w:val="0095574A"/>
    <w:rsid w:val="00955951"/>
    <w:rsid w:val="009568B2"/>
    <w:rsid w:val="00956CD9"/>
    <w:rsid w:val="00957F13"/>
    <w:rsid w:val="009622D1"/>
    <w:rsid w:val="009622FE"/>
    <w:rsid w:val="0096249C"/>
    <w:rsid w:val="00962595"/>
    <w:rsid w:val="00962C80"/>
    <w:rsid w:val="0096444C"/>
    <w:rsid w:val="00964B94"/>
    <w:rsid w:val="00964C0D"/>
    <w:rsid w:val="00964F93"/>
    <w:rsid w:val="00965B0D"/>
    <w:rsid w:val="00965BDA"/>
    <w:rsid w:val="009663CC"/>
    <w:rsid w:val="00966A7C"/>
    <w:rsid w:val="00966F18"/>
    <w:rsid w:val="00967209"/>
    <w:rsid w:val="00970313"/>
    <w:rsid w:val="00971757"/>
    <w:rsid w:val="00971959"/>
    <w:rsid w:val="00971F90"/>
    <w:rsid w:val="009732E9"/>
    <w:rsid w:val="00973657"/>
    <w:rsid w:val="00973CB0"/>
    <w:rsid w:val="0097496B"/>
    <w:rsid w:val="00974DCF"/>
    <w:rsid w:val="00976732"/>
    <w:rsid w:val="00976734"/>
    <w:rsid w:val="00977139"/>
    <w:rsid w:val="00977D17"/>
    <w:rsid w:val="009801A9"/>
    <w:rsid w:val="009805F9"/>
    <w:rsid w:val="0098188F"/>
    <w:rsid w:val="00981C27"/>
    <w:rsid w:val="00981DDB"/>
    <w:rsid w:val="00982F9E"/>
    <w:rsid w:val="0098380C"/>
    <w:rsid w:val="00984E79"/>
    <w:rsid w:val="00985031"/>
    <w:rsid w:val="009854DF"/>
    <w:rsid w:val="0098576B"/>
    <w:rsid w:val="00985CC4"/>
    <w:rsid w:val="00985D99"/>
    <w:rsid w:val="009864FA"/>
    <w:rsid w:val="00987040"/>
    <w:rsid w:val="00987282"/>
    <w:rsid w:val="00991BD7"/>
    <w:rsid w:val="0099394D"/>
    <w:rsid w:val="00994213"/>
    <w:rsid w:val="0099445E"/>
    <w:rsid w:val="00994ED1"/>
    <w:rsid w:val="00995EEF"/>
    <w:rsid w:val="00996293"/>
    <w:rsid w:val="00996542"/>
    <w:rsid w:val="00996BA1"/>
    <w:rsid w:val="00996F6F"/>
    <w:rsid w:val="00997536"/>
    <w:rsid w:val="009977F1"/>
    <w:rsid w:val="009A094A"/>
    <w:rsid w:val="009A105E"/>
    <w:rsid w:val="009A1CA2"/>
    <w:rsid w:val="009A28EE"/>
    <w:rsid w:val="009A2B25"/>
    <w:rsid w:val="009A2C03"/>
    <w:rsid w:val="009A3A5B"/>
    <w:rsid w:val="009A3B55"/>
    <w:rsid w:val="009A44B6"/>
    <w:rsid w:val="009A4509"/>
    <w:rsid w:val="009A5306"/>
    <w:rsid w:val="009A6176"/>
    <w:rsid w:val="009A6897"/>
    <w:rsid w:val="009A78C5"/>
    <w:rsid w:val="009B07FC"/>
    <w:rsid w:val="009B2E1C"/>
    <w:rsid w:val="009B3197"/>
    <w:rsid w:val="009B3A0F"/>
    <w:rsid w:val="009B472B"/>
    <w:rsid w:val="009B494E"/>
    <w:rsid w:val="009B4992"/>
    <w:rsid w:val="009B5DE5"/>
    <w:rsid w:val="009B6311"/>
    <w:rsid w:val="009B7059"/>
    <w:rsid w:val="009B7503"/>
    <w:rsid w:val="009C0982"/>
    <w:rsid w:val="009C0983"/>
    <w:rsid w:val="009C112B"/>
    <w:rsid w:val="009C12A6"/>
    <w:rsid w:val="009C1810"/>
    <w:rsid w:val="009C217E"/>
    <w:rsid w:val="009C334A"/>
    <w:rsid w:val="009C3BB4"/>
    <w:rsid w:val="009C420D"/>
    <w:rsid w:val="009C48F6"/>
    <w:rsid w:val="009C4C57"/>
    <w:rsid w:val="009C4DBD"/>
    <w:rsid w:val="009C516E"/>
    <w:rsid w:val="009C5546"/>
    <w:rsid w:val="009C6388"/>
    <w:rsid w:val="009C7286"/>
    <w:rsid w:val="009C7537"/>
    <w:rsid w:val="009C7D8E"/>
    <w:rsid w:val="009D0247"/>
    <w:rsid w:val="009D03E6"/>
    <w:rsid w:val="009D0CAF"/>
    <w:rsid w:val="009D0DFC"/>
    <w:rsid w:val="009D0E48"/>
    <w:rsid w:val="009D118A"/>
    <w:rsid w:val="009D223B"/>
    <w:rsid w:val="009D2403"/>
    <w:rsid w:val="009D2FD3"/>
    <w:rsid w:val="009D480D"/>
    <w:rsid w:val="009D548A"/>
    <w:rsid w:val="009D55DB"/>
    <w:rsid w:val="009D622C"/>
    <w:rsid w:val="009D7413"/>
    <w:rsid w:val="009D7600"/>
    <w:rsid w:val="009D78AA"/>
    <w:rsid w:val="009D7A85"/>
    <w:rsid w:val="009E0097"/>
    <w:rsid w:val="009E095E"/>
    <w:rsid w:val="009E10FC"/>
    <w:rsid w:val="009E1FAB"/>
    <w:rsid w:val="009E21CD"/>
    <w:rsid w:val="009E2306"/>
    <w:rsid w:val="009E2EB0"/>
    <w:rsid w:val="009E315A"/>
    <w:rsid w:val="009E3477"/>
    <w:rsid w:val="009E4BF5"/>
    <w:rsid w:val="009E6BB7"/>
    <w:rsid w:val="009E6FE3"/>
    <w:rsid w:val="009E7B39"/>
    <w:rsid w:val="009F02F3"/>
    <w:rsid w:val="009F0592"/>
    <w:rsid w:val="009F2430"/>
    <w:rsid w:val="009F251D"/>
    <w:rsid w:val="009F292A"/>
    <w:rsid w:val="009F379D"/>
    <w:rsid w:val="009F3AC6"/>
    <w:rsid w:val="009F3DCD"/>
    <w:rsid w:val="009F4229"/>
    <w:rsid w:val="009F4539"/>
    <w:rsid w:val="009F554B"/>
    <w:rsid w:val="009F5E08"/>
    <w:rsid w:val="009F65E0"/>
    <w:rsid w:val="009F67E8"/>
    <w:rsid w:val="009F6C88"/>
    <w:rsid w:val="009F7A57"/>
    <w:rsid w:val="009F7ED2"/>
    <w:rsid w:val="009F7F9F"/>
    <w:rsid w:val="00A003AE"/>
    <w:rsid w:val="00A00420"/>
    <w:rsid w:val="00A00C4F"/>
    <w:rsid w:val="00A00D36"/>
    <w:rsid w:val="00A00D7D"/>
    <w:rsid w:val="00A02A83"/>
    <w:rsid w:val="00A04113"/>
    <w:rsid w:val="00A04E08"/>
    <w:rsid w:val="00A054D2"/>
    <w:rsid w:val="00A06048"/>
    <w:rsid w:val="00A06A7A"/>
    <w:rsid w:val="00A07D61"/>
    <w:rsid w:val="00A109B1"/>
    <w:rsid w:val="00A10DBC"/>
    <w:rsid w:val="00A11401"/>
    <w:rsid w:val="00A12580"/>
    <w:rsid w:val="00A137A7"/>
    <w:rsid w:val="00A147A3"/>
    <w:rsid w:val="00A14DC0"/>
    <w:rsid w:val="00A14F29"/>
    <w:rsid w:val="00A1541B"/>
    <w:rsid w:val="00A161A0"/>
    <w:rsid w:val="00A168CC"/>
    <w:rsid w:val="00A1759D"/>
    <w:rsid w:val="00A2047D"/>
    <w:rsid w:val="00A20965"/>
    <w:rsid w:val="00A20B7C"/>
    <w:rsid w:val="00A20B87"/>
    <w:rsid w:val="00A22E78"/>
    <w:rsid w:val="00A230E2"/>
    <w:rsid w:val="00A23CDA"/>
    <w:rsid w:val="00A2467F"/>
    <w:rsid w:val="00A24ACA"/>
    <w:rsid w:val="00A259E2"/>
    <w:rsid w:val="00A25EAC"/>
    <w:rsid w:val="00A26123"/>
    <w:rsid w:val="00A26555"/>
    <w:rsid w:val="00A26EE6"/>
    <w:rsid w:val="00A274A2"/>
    <w:rsid w:val="00A3018C"/>
    <w:rsid w:val="00A30A62"/>
    <w:rsid w:val="00A3176C"/>
    <w:rsid w:val="00A324AC"/>
    <w:rsid w:val="00A33C3C"/>
    <w:rsid w:val="00A35C0B"/>
    <w:rsid w:val="00A378EF"/>
    <w:rsid w:val="00A37A12"/>
    <w:rsid w:val="00A4036A"/>
    <w:rsid w:val="00A40D0B"/>
    <w:rsid w:val="00A40F43"/>
    <w:rsid w:val="00A42341"/>
    <w:rsid w:val="00A42718"/>
    <w:rsid w:val="00A42AB2"/>
    <w:rsid w:val="00A44CFF"/>
    <w:rsid w:val="00A46332"/>
    <w:rsid w:val="00A46641"/>
    <w:rsid w:val="00A47705"/>
    <w:rsid w:val="00A504C5"/>
    <w:rsid w:val="00A5092F"/>
    <w:rsid w:val="00A51B45"/>
    <w:rsid w:val="00A524A3"/>
    <w:rsid w:val="00A5304D"/>
    <w:rsid w:val="00A530E8"/>
    <w:rsid w:val="00A533A7"/>
    <w:rsid w:val="00A539DA"/>
    <w:rsid w:val="00A53EDE"/>
    <w:rsid w:val="00A547D9"/>
    <w:rsid w:val="00A547F1"/>
    <w:rsid w:val="00A551B0"/>
    <w:rsid w:val="00A55C3F"/>
    <w:rsid w:val="00A565B3"/>
    <w:rsid w:val="00A600D8"/>
    <w:rsid w:val="00A61527"/>
    <w:rsid w:val="00A61969"/>
    <w:rsid w:val="00A63D98"/>
    <w:rsid w:val="00A64CBD"/>
    <w:rsid w:val="00A64E77"/>
    <w:rsid w:val="00A64FB2"/>
    <w:rsid w:val="00A65AD3"/>
    <w:rsid w:val="00A6674E"/>
    <w:rsid w:val="00A670CA"/>
    <w:rsid w:val="00A6762E"/>
    <w:rsid w:val="00A70158"/>
    <w:rsid w:val="00A70172"/>
    <w:rsid w:val="00A70C35"/>
    <w:rsid w:val="00A70D64"/>
    <w:rsid w:val="00A7144E"/>
    <w:rsid w:val="00A730D3"/>
    <w:rsid w:val="00A76B31"/>
    <w:rsid w:val="00A77324"/>
    <w:rsid w:val="00A8020D"/>
    <w:rsid w:val="00A8207A"/>
    <w:rsid w:val="00A82B78"/>
    <w:rsid w:val="00A82FAA"/>
    <w:rsid w:val="00A83F0E"/>
    <w:rsid w:val="00A84994"/>
    <w:rsid w:val="00A84E44"/>
    <w:rsid w:val="00A857AC"/>
    <w:rsid w:val="00A85D92"/>
    <w:rsid w:val="00A866E6"/>
    <w:rsid w:val="00A86828"/>
    <w:rsid w:val="00A8754A"/>
    <w:rsid w:val="00A879D3"/>
    <w:rsid w:val="00A90457"/>
    <w:rsid w:val="00A90501"/>
    <w:rsid w:val="00A90929"/>
    <w:rsid w:val="00A90B66"/>
    <w:rsid w:val="00A90B92"/>
    <w:rsid w:val="00A90BC7"/>
    <w:rsid w:val="00A90FC8"/>
    <w:rsid w:val="00A91AFA"/>
    <w:rsid w:val="00A9201D"/>
    <w:rsid w:val="00A95201"/>
    <w:rsid w:val="00A9628E"/>
    <w:rsid w:val="00A965E6"/>
    <w:rsid w:val="00A96D6A"/>
    <w:rsid w:val="00A96F48"/>
    <w:rsid w:val="00A9716F"/>
    <w:rsid w:val="00A97E0C"/>
    <w:rsid w:val="00AA0038"/>
    <w:rsid w:val="00AA0041"/>
    <w:rsid w:val="00AA01B8"/>
    <w:rsid w:val="00AA0437"/>
    <w:rsid w:val="00AA0A53"/>
    <w:rsid w:val="00AA158B"/>
    <w:rsid w:val="00AA1A37"/>
    <w:rsid w:val="00AA27B8"/>
    <w:rsid w:val="00AA2985"/>
    <w:rsid w:val="00AA3554"/>
    <w:rsid w:val="00AA36B9"/>
    <w:rsid w:val="00AA452D"/>
    <w:rsid w:val="00AA4B5E"/>
    <w:rsid w:val="00AA4D4C"/>
    <w:rsid w:val="00AA5559"/>
    <w:rsid w:val="00AA5E2A"/>
    <w:rsid w:val="00AA6332"/>
    <w:rsid w:val="00AA7184"/>
    <w:rsid w:val="00AA74EF"/>
    <w:rsid w:val="00AA7BBE"/>
    <w:rsid w:val="00AA7E29"/>
    <w:rsid w:val="00AB0423"/>
    <w:rsid w:val="00AB0DD0"/>
    <w:rsid w:val="00AB16EA"/>
    <w:rsid w:val="00AB1BFB"/>
    <w:rsid w:val="00AB20F7"/>
    <w:rsid w:val="00AB2DFD"/>
    <w:rsid w:val="00AB3CF9"/>
    <w:rsid w:val="00AB3E60"/>
    <w:rsid w:val="00AB5144"/>
    <w:rsid w:val="00AB64EF"/>
    <w:rsid w:val="00AB7107"/>
    <w:rsid w:val="00AC0521"/>
    <w:rsid w:val="00AC0DAD"/>
    <w:rsid w:val="00AC1A59"/>
    <w:rsid w:val="00AC1D76"/>
    <w:rsid w:val="00AC216C"/>
    <w:rsid w:val="00AC28FF"/>
    <w:rsid w:val="00AC2BFC"/>
    <w:rsid w:val="00AC3371"/>
    <w:rsid w:val="00AC3C91"/>
    <w:rsid w:val="00AC4ABD"/>
    <w:rsid w:val="00AC4B63"/>
    <w:rsid w:val="00AC645A"/>
    <w:rsid w:val="00AC6476"/>
    <w:rsid w:val="00AC6547"/>
    <w:rsid w:val="00AC6FF9"/>
    <w:rsid w:val="00AC7215"/>
    <w:rsid w:val="00AD02EA"/>
    <w:rsid w:val="00AD08D1"/>
    <w:rsid w:val="00AD1989"/>
    <w:rsid w:val="00AD363A"/>
    <w:rsid w:val="00AD3762"/>
    <w:rsid w:val="00AD3B8D"/>
    <w:rsid w:val="00AD45C7"/>
    <w:rsid w:val="00AD4A20"/>
    <w:rsid w:val="00AD543E"/>
    <w:rsid w:val="00AD5AD6"/>
    <w:rsid w:val="00AD79D5"/>
    <w:rsid w:val="00AE017D"/>
    <w:rsid w:val="00AE03AC"/>
    <w:rsid w:val="00AE04E9"/>
    <w:rsid w:val="00AE0EFE"/>
    <w:rsid w:val="00AE1682"/>
    <w:rsid w:val="00AE20DF"/>
    <w:rsid w:val="00AE2BA3"/>
    <w:rsid w:val="00AE4017"/>
    <w:rsid w:val="00AE4183"/>
    <w:rsid w:val="00AE4AC6"/>
    <w:rsid w:val="00AE4F3B"/>
    <w:rsid w:val="00AE5D14"/>
    <w:rsid w:val="00AE5F86"/>
    <w:rsid w:val="00AE62F0"/>
    <w:rsid w:val="00AE65F6"/>
    <w:rsid w:val="00AE667C"/>
    <w:rsid w:val="00AE779D"/>
    <w:rsid w:val="00AE79ED"/>
    <w:rsid w:val="00AE7C98"/>
    <w:rsid w:val="00AF007D"/>
    <w:rsid w:val="00AF026B"/>
    <w:rsid w:val="00AF040A"/>
    <w:rsid w:val="00AF1CB5"/>
    <w:rsid w:val="00AF2779"/>
    <w:rsid w:val="00AF4495"/>
    <w:rsid w:val="00AF4AEA"/>
    <w:rsid w:val="00AF5E2E"/>
    <w:rsid w:val="00AF6564"/>
    <w:rsid w:val="00AF75D6"/>
    <w:rsid w:val="00B00884"/>
    <w:rsid w:val="00B00E23"/>
    <w:rsid w:val="00B0135D"/>
    <w:rsid w:val="00B0172A"/>
    <w:rsid w:val="00B028D4"/>
    <w:rsid w:val="00B02E79"/>
    <w:rsid w:val="00B0439B"/>
    <w:rsid w:val="00B0519D"/>
    <w:rsid w:val="00B05DD0"/>
    <w:rsid w:val="00B05E26"/>
    <w:rsid w:val="00B076D7"/>
    <w:rsid w:val="00B07C4F"/>
    <w:rsid w:val="00B10386"/>
    <w:rsid w:val="00B116FE"/>
    <w:rsid w:val="00B13292"/>
    <w:rsid w:val="00B13A78"/>
    <w:rsid w:val="00B14348"/>
    <w:rsid w:val="00B144C7"/>
    <w:rsid w:val="00B14680"/>
    <w:rsid w:val="00B148C6"/>
    <w:rsid w:val="00B15016"/>
    <w:rsid w:val="00B155CF"/>
    <w:rsid w:val="00B15D36"/>
    <w:rsid w:val="00B164B7"/>
    <w:rsid w:val="00B1697F"/>
    <w:rsid w:val="00B16C5D"/>
    <w:rsid w:val="00B17034"/>
    <w:rsid w:val="00B17689"/>
    <w:rsid w:val="00B20712"/>
    <w:rsid w:val="00B22115"/>
    <w:rsid w:val="00B22AA6"/>
    <w:rsid w:val="00B23674"/>
    <w:rsid w:val="00B236A1"/>
    <w:rsid w:val="00B242BC"/>
    <w:rsid w:val="00B243F7"/>
    <w:rsid w:val="00B24E4D"/>
    <w:rsid w:val="00B251A8"/>
    <w:rsid w:val="00B25220"/>
    <w:rsid w:val="00B25D78"/>
    <w:rsid w:val="00B25E32"/>
    <w:rsid w:val="00B26131"/>
    <w:rsid w:val="00B261A1"/>
    <w:rsid w:val="00B261BC"/>
    <w:rsid w:val="00B2724F"/>
    <w:rsid w:val="00B27949"/>
    <w:rsid w:val="00B305FD"/>
    <w:rsid w:val="00B30622"/>
    <w:rsid w:val="00B30EE4"/>
    <w:rsid w:val="00B31067"/>
    <w:rsid w:val="00B312EB"/>
    <w:rsid w:val="00B31B65"/>
    <w:rsid w:val="00B326A8"/>
    <w:rsid w:val="00B326EA"/>
    <w:rsid w:val="00B32E6A"/>
    <w:rsid w:val="00B32F2A"/>
    <w:rsid w:val="00B333AA"/>
    <w:rsid w:val="00B3361D"/>
    <w:rsid w:val="00B33A9A"/>
    <w:rsid w:val="00B35564"/>
    <w:rsid w:val="00B35AF3"/>
    <w:rsid w:val="00B3670E"/>
    <w:rsid w:val="00B37181"/>
    <w:rsid w:val="00B409A8"/>
    <w:rsid w:val="00B41834"/>
    <w:rsid w:val="00B41A55"/>
    <w:rsid w:val="00B41AEB"/>
    <w:rsid w:val="00B4210E"/>
    <w:rsid w:val="00B4243E"/>
    <w:rsid w:val="00B4282D"/>
    <w:rsid w:val="00B4294A"/>
    <w:rsid w:val="00B432AD"/>
    <w:rsid w:val="00B43CED"/>
    <w:rsid w:val="00B44837"/>
    <w:rsid w:val="00B45057"/>
    <w:rsid w:val="00B4515D"/>
    <w:rsid w:val="00B45DC7"/>
    <w:rsid w:val="00B502D2"/>
    <w:rsid w:val="00B505F6"/>
    <w:rsid w:val="00B52BCE"/>
    <w:rsid w:val="00B52F62"/>
    <w:rsid w:val="00B52FD9"/>
    <w:rsid w:val="00B538DC"/>
    <w:rsid w:val="00B5783E"/>
    <w:rsid w:val="00B5788E"/>
    <w:rsid w:val="00B611B8"/>
    <w:rsid w:val="00B61CF3"/>
    <w:rsid w:val="00B622ED"/>
    <w:rsid w:val="00B635DE"/>
    <w:rsid w:val="00B63789"/>
    <w:rsid w:val="00B63C16"/>
    <w:rsid w:val="00B647B3"/>
    <w:rsid w:val="00B66351"/>
    <w:rsid w:val="00B66605"/>
    <w:rsid w:val="00B67358"/>
    <w:rsid w:val="00B674A7"/>
    <w:rsid w:val="00B67F1E"/>
    <w:rsid w:val="00B70792"/>
    <w:rsid w:val="00B7178D"/>
    <w:rsid w:val="00B729C2"/>
    <w:rsid w:val="00B73108"/>
    <w:rsid w:val="00B73437"/>
    <w:rsid w:val="00B751B0"/>
    <w:rsid w:val="00B765E2"/>
    <w:rsid w:val="00B76997"/>
    <w:rsid w:val="00B76C67"/>
    <w:rsid w:val="00B77C7A"/>
    <w:rsid w:val="00B80238"/>
    <w:rsid w:val="00B80677"/>
    <w:rsid w:val="00B812FB"/>
    <w:rsid w:val="00B81C01"/>
    <w:rsid w:val="00B82124"/>
    <w:rsid w:val="00B8212F"/>
    <w:rsid w:val="00B8340E"/>
    <w:rsid w:val="00B83992"/>
    <w:rsid w:val="00B84458"/>
    <w:rsid w:val="00B846AA"/>
    <w:rsid w:val="00B853F9"/>
    <w:rsid w:val="00B85CD2"/>
    <w:rsid w:val="00B85E0B"/>
    <w:rsid w:val="00B85E16"/>
    <w:rsid w:val="00B85FA7"/>
    <w:rsid w:val="00B87CD2"/>
    <w:rsid w:val="00B90D8C"/>
    <w:rsid w:val="00B92038"/>
    <w:rsid w:val="00B92148"/>
    <w:rsid w:val="00B92606"/>
    <w:rsid w:val="00B92716"/>
    <w:rsid w:val="00B92B44"/>
    <w:rsid w:val="00B92D02"/>
    <w:rsid w:val="00B92F97"/>
    <w:rsid w:val="00B93F9A"/>
    <w:rsid w:val="00B94176"/>
    <w:rsid w:val="00B94926"/>
    <w:rsid w:val="00B94930"/>
    <w:rsid w:val="00B9495C"/>
    <w:rsid w:val="00B9571D"/>
    <w:rsid w:val="00B958E4"/>
    <w:rsid w:val="00B96C14"/>
    <w:rsid w:val="00B96DE7"/>
    <w:rsid w:val="00B9779A"/>
    <w:rsid w:val="00BA008D"/>
    <w:rsid w:val="00BA25D5"/>
    <w:rsid w:val="00BA3562"/>
    <w:rsid w:val="00BA35F1"/>
    <w:rsid w:val="00BA4487"/>
    <w:rsid w:val="00BA50BE"/>
    <w:rsid w:val="00BA58B7"/>
    <w:rsid w:val="00BA59D1"/>
    <w:rsid w:val="00BA6D03"/>
    <w:rsid w:val="00BA72B5"/>
    <w:rsid w:val="00BA7359"/>
    <w:rsid w:val="00BA760E"/>
    <w:rsid w:val="00BB2B37"/>
    <w:rsid w:val="00BB3333"/>
    <w:rsid w:val="00BB34FF"/>
    <w:rsid w:val="00BB36F1"/>
    <w:rsid w:val="00BB3E0B"/>
    <w:rsid w:val="00BB43F0"/>
    <w:rsid w:val="00BB48BB"/>
    <w:rsid w:val="00BB4C55"/>
    <w:rsid w:val="00BB547E"/>
    <w:rsid w:val="00BB5833"/>
    <w:rsid w:val="00BB5B54"/>
    <w:rsid w:val="00BB6944"/>
    <w:rsid w:val="00BB6BC9"/>
    <w:rsid w:val="00BB780E"/>
    <w:rsid w:val="00BB793C"/>
    <w:rsid w:val="00BC0302"/>
    <w:rsid w:val="00BC205B"/>
    <w:rsid w:val="00BC30E3"/>
    <w:rsid w:val="00BC337A"/>
    <w:rsid w:val="00BC393A"/>
    <w:rsid w:val="00BC3BA7"/>
    <w:rsid w:val="00BC4A10"/>
    <w:rsid w:val="00BC4B3F"/>
    <w:rsid w:val="00BC4E84"/>
    <w:rsid w:val="00BC545E"/>
    <w:rsid w:val="00BC5836"/>
    <w:rsid w:val="00BC5EE9"/>
    <w:rsid w:val="00BC679D"/>
    <w:rsid w:val="00BC6F23"/>
    <w:rsid w:val="00BC72A0"/>
    <w:rsid w:val="00BD0615"/>
    <w:rsid w:val="00BD23D5"/>
    <w:rsid w:val="00BD3B94"/>
    <w:rsid w:val="00BD3BBA"/>
    <w:rsid w:val="00BD414E"/>
    <w:rsid w:val="00BD4921"/>
    <w:rsid w:val="00BD66AB"/>
    <w:rsid w:val="00BD6D75"/>
    <w:rsid w:val="00BD72FF"/>
    <w:rsid w:val="00BD75C7"/>
    <w:rsid w:val="00BE0084"/>
    <w:rsid w:val="00BE0125"/>
    <w:rsid w:val="00BE1484"/>
    <w:rsid w:val="00BE17C2"/>
    <w:rsid w:val="00BE287F"/>
    <w:rsid w:val="00BE596B"/>
    <w:rsid w:val="00BE59B9"/>
    <w:rsid w:val="00BE6055"/>
    <w:rsid w:val="00BE6970"/>
    <w:rsid w:val="00BE7CA9"/>
    <w:rsid w:val="00BF03B0"/>
    <w:rsid w:val="00BF058C"/>
    <w:rsid w:val="00BF0669"/>
    <w:rsid w:val="00BF0AF2"/>
    <w:rsid w:val="00BF1025"/>
    <w:rsid w:val="00BF1B96"/>
    <w:rsid w:val="00BF260C"/>
    <w:rsid w:val="00BF31D3"/>
    <w:rsid w:val="00BF51C3"/>
    <w:rsid w:val="00BF7525"/>
    <w:rsid w:val="00BF7C6F"/>
    <w:rsid w:val="00C00645"/>
    <w:rsid w:val="00C00D0E"/>
    <w:rsid w:val="00C019A1"/>
    <w:rsid w:val="00C01F7A"/>
    <w:rsid w:val="00C027E5"/>
    <w:rsid w:val="00C035AD"/>
    <w:rsid w:val="00C04306"/>
    <w:rsid w:val="00C04830"/>
    <w:rsid w:val="00C04A59"/>
    <w:rsid w:val="00C05016"/>
    <w:rsid w:val="00C05E5E"/>
    <w:rsid w:val="00C07244"/>
    <w:rsid w:val="00C07F2D"/>
    <w:rsid w:val="00C10ADC"/>
    <w:rsid w:val="00C116EC"/>
    <w:rsid w:val="00C1241C"/>
    <w:rsid w:val="00C126CE"/>
    <w:rsid w:val="00C12AA8"/>
    <w:rsid w:val="00C12B15"/>
    <w:rsid w:val="00C13246"/>
    <w:rsid w:val="00C13277"/>
    <w:rsid w:val="00C14120"/>
    <w:rsid w:val="00C146B3"/>
    <w:rsid w:val="00C14E05"/>
    <w:rsid w:val="00C14FB7"/>
    <w:rsid w:val="00C150CD"/>
    <w:rsid w:val="00C15C6E"/>
    <w:rsid w:val="00C162BB"/>
    <w:rsid w:val="00C16645"/>
    <w:rsid w:val="00C16E80"/>
    <w:rsid w:val="00C17A1A"/>
    <w:rsid w:val="00C17E23"/>
    <w:rsid w:val="00C21B46"/>
    <w:rsid w:val="00C21CEE"/>
    <w:rsid w:val="00C22E99"/>
    <w:rsid w:val="00C244E7"/>
    <w:rsid w:val="00C24B6E"/>
    <w:rsid w:val="00C250CB"/>
    <w:rsid w:val="00C251F3"/>
    <w:rsid w:val="00C253DB"/>
    <w:rsid w:val="00C25683"/>
    <w:rsid w:val="00C26C2C"/>
    <w:rsid w:val="00C27F36"/>
    <w:rsid w:val="00C30177"/>
    <w:rsid w:val="00C309D3"/>
    <w:rsid w:val="00C316B9"/>
    <w:rsid w:val="00C318FF"/>
    <w:rsid w:val="00C31A71"/>
    <w:rsid w:val="00C31D19"/>
    <w:rsid w:val="00C321AD"/>
    <w:rsid w:val="00C32628"/>
    <w:rsid w:val="00C34351"/>
    <w:rsid w:val="00C346E3"/>
    <w:rsid w:val="00C3473C"/>
    <w:rsid w:val="00C36350"/>
    <w:rsid w:val="00C36557"/>
    <w:rsid w:val="00C3656F"/>
    <w:rsid w:val="00C40992"/>
    <w:rsid w:val="00C40BD2"/>
    <w:rsid w:val="00C40CAD"/>
    <w:rsid w:val="00C41252"/>
    <w:rsid w:val="00C42A59"/>
    <w:rsid w:val="00C42E6F"/>
    <w:rsid w:val="00C434EB"/>
    <w:rsid w:val="00C4398A"/>
    <w:rsid w:val="00C44373"/>
    <w:rsid w:val="00C4481B"/>
    <w:rsid w:val="00C4495B"/>
    <w:rsid w:val="00C44B9E"/>
    <w:rsid w:val="00C45402"/>
    <w:rsid w:val="00C46EA7"/>
    <w:rsid w:val="00C47360"/>
    <w:rsid w:val="00C50489"/>
    <w:rsid w:val="00C50660"/>
    <w:rsid w:val="00C50B78"/>
    <w:rsid w:val="00C518DC"/>
    <w:rsid w:val="00C527AC"/>
    <w:rsid w:val="00C53961"/>
    <w:rsid w:val="00C53CB7"/>
    <w:rsid w:val="00C53D73"/>
    <w:rsid w:val="00C54ECF"/>
    <w:rsid w:val="00C55328"/>
    <w:rsid w:val="00C555F3"/>
    <w:rsid w:val="00C557C6"/>
    <w:rsid w:val="00C55D6F"/>
    <w:rsid w:val="00C56B71"/>
    <w:rsid w:val="00C56BF3"/>
    <w:rsid w:val="00C56F09"/>
    <w:rsid w:val="00C60B25"/>
    <w:rsid w:val="00C60D28"/>
    <w:rsid w:val="00C60F5F"/>
    <w:rsid w:val="00C61024"/>
    <w:rsid w:val="00C61BDF"/>
    <w:rsid w:val="00C61E31"/>
    <w:rsid w:val="00C62065"/>
    <w:rsid w:val="00C621E5"/>
    <w:rsid w:val="00C626DD"/>
    <w:rsid w:val="00C63A24"/>
    <w:rsid w:val="00C64518"/>
    <w:rsid w:val="00C64735"/>
    <w:rsid w:val="00C64912"/>
    <w:rsid w:val="00C6584E"/>
    <w:rsid w:val="00C66AD0"/>
    <w:rsid w:val="00C66CF8"/>
    <w:rsid w:val="00C670F1"/>
    <w:rsid w:val="00C703BB"/>
    <w:rsid w:val="00C711B3"/>
    <w:rsid w:val="00C71B5A"/>
    <w:rsid w:val="00C72A2B"/>
    <w:rsid w:val="00C72F03"/>
    <w:rsid w:val="00C73A26"/>
    <w:rsid w:val="00C73F88"/>
    <w:rsid w:val="00C741CC"/>
    <w:rsid w:val="00C74E6E"/>
    <w:rsid w:val="00C7517F"/>
    <w:rsid w:val="00C753E9"/>
    <w:rsid w:val="00C75A1B"/>
    <w:rsid w:val="00C76300"/>
    <w:rsid w:val="00C76933"/>
    <w:rsid w:val="00C76E4F"/>
    <w:rsid w:val="00C809D6"/>
    <w:rsid w:val="00C821BD"/>
    <w:rsid w:val="00C836C8"/>
    <w:rsid w:val="00C83937"/>
    <w:rsid w:val="00C84399"/>
    <w:rsid w:val="00C844D0"/>
    <w:rsid w:val="00C8492A"/>
    <w:rsid w:val="00C84FF6"/>
    <w:rsid w:val="00C86135"/>
    <w:rsid w:val="00C86B3C"/>
    <w:rsid w:val="00C87488"/>
    <w:rsid w:val="00C87AC2"/>
    <w:rsid w:val="00C90E0A"/>
    <w:rsid w:val="00C91173"/>
    <w:rsid w:val="00C911BC"/>
    <w:rsid w:val="00C922EB"/>
    <w:rsid w:val="00C928BC"/>
    <w:rsid w:val="00C94E72"/>
    <w:rsid w:val="00C957D9"/>
    <w:rsid w:val="00C96654"/>
    <w:rsid w:val="00C96B44"/>
    <w:rsid w:val="00CA093C"/>
    <w:rsid w:val="00CA09CB"/>
    <w:rsid w:val="00CA1E40"/>
    <w:rsid w:val="00CA3387"/>
    <w:rsid w:val="00CA34EE"/>
    <w:rsid w:val="00CA3641"/>
    <w:rsid w:val="00CA50BB"/>
    <w:rsid w:val="00CA600C"/>
    <w:rsid w:val="00CA645E"/>
    <w:rsid w:val="00CA6A91"/>
    <w:rsid w:val="00CA6AF2"/>
    <w:rsid w:val="00CA6D16"/>
    <w:rsid w:val="00CA70BF"/>
    <w:rsid w:val="00CA762D"/>
    <w:rsid w:val="00CA7D42"/>
    <w:rsid w:val="00CB11F6"/>
    <w:rsid w:val="00CB1752"/>
    <w:rsid w:val="00CB1894"/>
    <w:rsid w:val="00CB1E7A"/>
    <w:rsid w:val="00CB2336"/>
    <w:rsid w:val="00CB299E"/>
    <w:rsid w:val="00CB2CB2"/>
    <w:rsid w:val="00CB381B"/>
    <w:rsid w:val="00CB3E7C"/>
    <w:rsid w:val="00CB44BE"/>
    <w:rsid w:val="00CB5ADF"/>
    <w:rsid w:val="00CB64CC"/>
    <w:rsid w:val="00CB71F3"/>
    <w:rsid w:val="00CB7475"/>
    <w:rsid w:val="00CB7655"/>
    <w:rsid w:val="00CB79E9"/>
    <w:rsid w:val="00CB79EC"/>
    <w:rsid w:val="00CB7B3D"/>
    <w:rsid w:val="00CB7FFE"/>
    <w:rsid w:val="00CC0394"/>
    <w:rsid w:val="00CC0968"/>
    <w:rsid w:val="00CC0B0B"/>
    <w:rsid w:val="00CC0CA4"/>
    <w:rsid w:val="00CC1F63"/>
    <w:rsid w:val="00CC22F9"/>
    <w:rsid w:val="00CC2481"/>
    <w:rsid w:val="00CC2BC2"/>
    <w:rsid w:val="00CC328C"/>
    <w:rsid w:val="00CC353C"/>
    <w:rsid w:val="00CC50AB"/>
    <w:rsid w:val="00CC5E77"/>
    <w:rsid w:val="00CC6349"/>
    <w:rsid w:val="00CC670E"/>
    <w:rsid w:val="00CC6AC8"/>
    <w:rsid w:val="00CD03EF"/>
    <w:rsid w:val="00CD0EB7"/>
    <w:rsid w:val="00CD159B"/>
    <w:rsid w:val="00CD1679"/>
    <w:rsid w:val="00CD184B"/>
    <w:rsid w:val="00CD2DB3"/>
    <w:rsid w:val="00CD335D"/>
    <w:rsid w:val="00CD3E64"/>
    <w:rsid w:val="00CD3FCF"/>
    <w:rsid w:val="00CD4CA2"/>
    <w:rsid w:val="00CD5569"/>
    <w:rsid w:val="00CD5D92"/>
    <w:rsid w:val="00CD6EB5"/>
    <w:rsid w:val="00CD742E"/>
    <w:rsid w:val="00CD7E8A"/>
    <w:rsid w:val="00CE0149"/>
    <w:rsid w:val="00CE0751"/>
    <w:rsid w:val="00CE2081"/>
    <w:rsid w:val="00CE227D"/>
    <w:rsid w:val="00CE231C"/>
    <w:rsid w:val="00CE29DE"/>
    <w:rsid w:val="00CE2E6D"/>
    <w:rsid w:val="00CE4B26"/>
    <w:rsid w:val="00CE617E"/>
    <w:rsid w:val="00CE685E"/>
    <w:rsid w:val="00CE6F04"/>
    <w:rsid w:val="00CF09D5"/>
    <w:rsid w:val="00CF0E9E"/>
    <w:rsid w:val="00CF1218"/>
    <w:rsid w:val="00CF1F32"/>
    <w:rsid w:val="00CF238F"/>
    <w:rsid w:val="00CF2585"/>
    <w:rsid w:val="00CF3049"/>
    <w:rsid w:val="00CF3335"/>
    <w:rsid w:val="00CF3A2E"/>
    <w:rsid w:val="00CF3C82"/>
    <w:rsid w:val="00CF47B9"/>
    <w:rsid w:val="00CF4812"/>
    <w:rsid w:val="00CF55EA"/>
    <w:rsid w:val="00CF60D0"/>
    <w:rsid w:val="00CF60D9"/>
    <w:rsid w:val="00CF6ADC"/>
    <w:rsid w:val="00CF6F36"/>
    <w:rsid w:val="00CF73A4"/>
    <w:rsid w:val="00CF7985"/>
    <w:rsid w:val="00CF7EEC"/>
    <w:rsid w:val="00D00697"/>
    <w:rsid w:val="00D01AE6"/>
    <w:rsid w:val="00D02968"/>
    <w:rsid w:val="00D02B60"/>
    <w:rsid w:val="00D02C12"/>
    <w:rsid w:val="00D02C53"/>
    <w:rsid w:val="00D0306E"/>
    <w:rsid w:val="00D037BB"/>
    <w:rsid w:val="00D0399B"/>
    <w:rsid w:val="00D03E21"/>
    <w:rsid w:val="00D05322"/>
    <w:rsid w:val="00D055DB"/>
    <w:rsid w:val="00D05723"/>
    <w:rsid w:val="00D05AC5"/>
    <w:rsid w:val="00D05D39"/>
    <w:rsid w:val="00D06B05"/>
    <w:rsid w:val="00D06CEE"/>
    <w:rsid w:val="00D0722F"/>
    <w:rsid w:val="00D07BF3"/>
    <w:rsid w:val="00D10152"/>
    <w:rsid w:val="00D12336"/>
    <w:rsid w:val="00D142B5"/>
    <w:rsid w:val="00D144EF"/>
    <w:rsid w:val="00D14CB2"/>
    <w:rsid w:val="00D15048"/>
    <w:rsid w:val="00D151F9"/>
    <w:rsid w:val="00D1532E"/>
    <w:rsid w:val="00D1555A"/>
    <w:rsid w:val="00D170F5"/>
    <w:rsid w:val="00D20610"/>
    <w:rsid w:val="00D20689"/>
    <w:rsid w:val="00D21067"/>
    <w:rsid w:val="00D21A10"/>
    <w:rsid w:val="00D22376"/>
    <w:rsid w:val="00D22848"/>
    <w:rsid w:val="00D22B18"/>
    <w:rsid w:val="00D233E9"/>
    <w:rsid w:val="00D24DC2"/>
    <w:rsid w:val="00D25392"/>
    <w:rsid w:val="00D30238"/>
    <w:rsid w:val="00D30316"/>
    <w:rsid w:val="00D30B02"/>
    <w:rsid w:val="00D317A5"/>
    <w:rsid w:val="00D31A03"/>
    <w:rsid w:val="00D3295A"/>
    <w:rsid w:val="00D32F24"/>
    <w:rsid w:val="00D3437F"/>
    <w:rsid w:val="00D34D60"/>
    <w:rsid w:val="00D35229"/>
    <w:rsid w:val="00D35BDB"/>
    <w:rsid w:val="00D37A85"/>
    <w:rsid w:val="00D37BCC"/>
    <w:rsid w:val="00D37D78"/>
    <w:rsid w:val="00D40C36"/>
    <w:rsid w:val="00D40DFD"/>
    <w:rsid w:val="00D41A64"/>
    <w:rsid w:val="00D41C5B"/>
    <w:rsid w:val="00D423B1"/>
    <w:rsid w:val="00D4242D"/>
    <w:rsid w:val="00D42D16"/>
    <w:rsid w:val="00D42DB5"/>
    <w:rsid w:val="00D43BA0"/>
    <w:rsid w:val="00D44387"/>
    <w:rsid w:val="00D44710"/>
    <w:rsid w:val="00D45110"/>
    <w:rsid w:val="00D4676D"/>
    <w:rsid w:val="00D46F2E"/>
    <w:rsid w:val="00D46F7D"/>
    <w:rsid w:val="00D4724A"/>
    <w:rsid w:val="00D47604"/>
    <w:rsid w:val="00D47634"/>
    <w:rsid w:val="00D479D2"/>
    <w:rsid w:val="00D5026C"/>
    <w:rsid w:val="00D5064F"/>
    <w:rsid w:val="00D50A2D"/>
    <w:rsid w:val="00D50D64"/>
    <w:rsid w:val="00D50F71"/>
    <w:rsid w:val="00D52E91"/>
    <w:rsid w:val="00D53D44"/>
    <w:rsid w:val="00D54115"/>
    <w:rsid w:val="00D5464B"/>
    <w:rsid w:val="00D550C6"/>
    <w:rsid w:val="00D559F4"/>
    <w:rsid w:val="00D57436"/>
    <w:rsid w:val="00D57D67"/>
    <w:rsid w:val="00D57EE3"/>
    <w:rsid w:val="00D60508"/>
    <w:rsid w:val="00D60BBF"/>
    <w:rsid w:val="00D60ECB"/>
    <w:rsid w:val="00D61CD1"/>
    <w:rsid w:val="00D62728"/>
    <w:rsid w:val="00D634A2"/>
    <w:rsid w:val="00D6358E"/>
    <w:rsid w:val="00D63AA7"/>
    <w:rsid w:val="00D64B53"/>
    <w:rsid w:val="00D65C74"/>
    <w:rsid w:val="00D6680C"/>
    <w:rsid w:val="00D66A8A"/>
    <w:rsid w:val="00D670A1"/>
    <w:rsid w:val="00D70035"/>
    <w:rsid w:val="00D70BA2"/>
    <w:rsid w:val="00D70C91"/>
    <w:rsid w:val="00D7152A"/>
    <w:rsid w:val="00D72370"/>
    <w:rsid w:val="00D72B38"/>
    <w:rsid w:val="00D73BEB"/>
    <w:rsid w:val="00D74384"/>
    <w:rsid w:val="00D75481"/>
    <w:rsid w:val="00D75A79"/>
    <w:rsid w:val="00D7617C"/>
    <w:rsid w:val="00D7692E"/>
    <w:rsid w:val="00D77911"/>
    <w:rsid w:val="00D77954"/>
    <w:rsid w:val="00D77CAC"/>
    <w:rsid w:val="00D80674"/>
    <w:rsid w:val="00D80BA7"/>
    <w:rsid w:val="00D810DB"/>
    <w:rsid w:val="00D81112"/>
    <w:rsid w:val="00D81AD7"/>
    <w:rsid w:val="00D823F1"/>
    <w:rsid w:val="00D82775"/>
    <w:rsid w:val="00D83E40"/>
    <w:rsid w:val="00D84B48"/>
    <w:rsid w:val="00D860B8"/>
    <w:rsid w:val="00D861F0"/>
    <w:rsid w:val="00D86F13"/>
    <w:rsid w:val="00D9007C"/>
    <w:rsid w:val="00D9062E"/>
    <w:rsid w:val="00D91054"/>
    <w:rsid w:val="00D9146B"/>
    <w:rsid w:val="00D91581"/>
    <w:rsid w:val="00D91987"/>
    <w:rsid w:val="00D921CA"/>
    <w:rsid w:val="00D93C00"/>
    <w:rsid w:val="00D94961"/>
    <w:rsid w:val="00D94EDC"/>
    <w:rsid w:val="00D96696"/>
    <w:rsid w:val="00D966F2"/>
    <w:rsid w:val="00D96A12"/>
    <w:rsid w:val="00D976C1"/>
    <w:rsid w:val="00DA04DE"/>
    <w:rsid w:val="00DA1EC4"/>
    <w:rsid w:val="00DA26C3"/>
    <w:rsid w:val="00DA2E28"/>
    <w:rsid w:val="00DA3228"/>
    <w:rsid w:val="00DA3632"/>
    <w:rsid w:val="00DA4FE6"/>
    <w:rsid w:val="00DA57D1"/>
    <w:rsid w:val="00DA57DE"/>
    <w:rsid w:val="00DB036E"/>
    <w:rsid w:val="00DB06D7"/>
    <w:rsid w:val="00DB0D34"/>
    <w:rsid w:val="00DB1000"/>
    <w:rsid w:val="00DB15EA"/>
    <w:rsid w:val="00DB161C"/>
    <w:rsid w:val="00DB16B5"/>
    <w:rsid w:val="00DB1E68"/>
    <w:rsid w:val="00DB3700"/>
    <w:rsid w:val="00DB47B9"/>
    <w:rsid w:val="00DB4937"/>
    <w:rsid w:val="00DB4B0D"/>
    <w:rsid w:val="00DB5981"/>
    <w:rsid w:val="00DB6EA4"/>
    <w:rsid w:val="00DB7093"/>
    <w:rsid w:val="00DB7542"/>
    <w:rsid w:val="00DB786D"/>
    <w:rsid w:val="00DB7D2C"/>
    <w:rsid w:val="00DC023C"/>
    <w:rsid w:val="00DC1741"/>
    <w:rsid w:val="00DC1EB3"/>
    <w:rsid w:val="00DC234E"/>
    <w:rsid w:val="00DC24C9"/>
    <w:rsid w:val="00DC2A7D"/>
    <w:rsid w:val="00DC3155"/>
    <w:rsid w:val="00DC3EF5"/>
    <w:rsid w:val="00DC4434"/>
    <w:rsid w:val="00DC69F2"/>
    <w:rsid w:val="00DC6D2F"/>
    <w:rsid w:val="00DC6E6B"/>
    <w:rsid w:val="00DC71B3"/>
    <w:rsid w:val="00DC71F7"/>
    <w:rsid w:val="00DC780E"/>
    <w:rsid w:val="00DD005E"/>
    <w:rsid w:val="00DD0579"/>
    <w:rsid w:val="00DD0A24"/>
    <w:rsid w:val="00DD2013"/>
    <w:rsid w:val="00DD25B6"/>
    <w:rsid w:val="00DD2B18"/>
    <w:rsid w:val="00DD4A15"/>
    <w:rsid w:val="00DD77F3"/>
    <w:rsid w:val="00DE0034"/>
    <w:rsid w:val="00DE1436"/>
    <w:rsid w:val="00DE22F7"/>
    <w:rsid w:val="00DE23DC"/>
    <w:rsid w:val="00DE2646"/>
    <w:rsid w:val="00DE38AE"/>
    <w:rsid w:val="00DE4ED3"/>
    <w:rsid w:val="00DE5702"/>
    <w:rsid w:val="00DE6363"/>
    <w:rsid w:val="00DE6995"/>
    <w:rsid w:val="00DE6E0F"/>
    <w:rsid w:val="00DE78BA"/>
    <w:rsid w:val="00DF04CF"/>
    <w:rsid w:val="00DF09AC"/>
    <w:rsid w:val="00DF12CF"/>
    <w:rsid w:val="00DF12D4"/>
    <w:rsid w:val="00DF20F6"/>
    <w:rsid w:val="00DF4671"/>
    <w:rsid w:val="00DF49BF"/>
    <w:rsid w:val="00DF62DD"/>
    <w:rsid w:val="00DF68AA"/>
    <w:rsid w:val="00DF7511"/>
    <w:rsid w:val="00E00168"/>
    <w:rsid w:val="00E0118B"/>
    <w:rsid w:val="00E02DBE"/>
    <w:rsid w:val="00E03677"/>
    <w:rsid w:val="00E04D95"/>
    <w:rsid w:val="00E06B8C"/>
    <w:rsid w:val="00E11956"/>
    <w:rsid w:val="00E12078"/>
    <w:rsid w:val="00E126FC"/>
    <w:rsid w:val="00E13811"/>
    <w:rsid w:val="00E13B43"/>
    <w:rsid w:val="00E13C4A"/>
    <w:rsid w:val="00E140FD"/>
    <w:rsid w:val="00E1453F"/>
    <w:rsid w:val="00E14B55"/>
    <w:rsid w:val="00E1562B"/>
    <w:rsid w:val="00E15671"/>
    <w:rsid w:val="00E158AA"/>
    <w:rsid w:val="00E15F77"/>
    <w:rsid w:val="00E16810"/>
    <w:rsid w:val="00E16D36"/>
    <w:rsid w:val="00E17CDE"/>
    <w:rsid w:val="00E20FC6"/>
    <w:rsid w:val="00E215DC"/>
    <w:rsid w:val="00E22B68"/>
    <w:rsid w:val="00E24144"/>
    <w:rsid w:val="00E24947"/>
    <w:rsid w:val="00E25154"/>
    <w:rsid w:val="00E25B02"/>
    <w:rsid w:val="00E2639F"/>
    <w:rsid w:val="00E2657A"/>
    <w:rsid w:val="00E26AB1"/>
    <w:rsid w:val="00E26F71"/>
    <w:rsid w:val="00E277CC"/>
    <w:rsid w:val="00E277EC"/>
    <w:rsid w:val="00E30690"/>
    <w:rsid w:val="00E30897"/>
    <w:rsid w:val="00E323C0"/>
    <w:rsid w:val="00E32E59"/>
    <w:rsid w:val="00E3349F"/>
    <w:rsid w:val="00E3370D"/>
    <w:rsid w:val="00E33A71"/>
    <w:rsid w:val="00E33F8B"/>
    <w:rsid w:val="00E356D5"/>
    <w:rsid w:val="00E35874"/>
    <w:rsid w:val="00E35AC1"/>
    <w:rsid w:val="00E36A23"/>
    <w:rsid w:val="00E37482"/>
    <w:rsid w:val="00E3761D"/>
    <w:rsid w:val="00E3772B"/>
    <w:rsid w:val="00E40DD0"/>
    <w:rsid w:val="00E4211A"/>
    <w:rsid w:val="00E423A8"/>
    <w:rsid w:val="00E43179"/>
    <w:rsid w:val="00E4378C"/>
    <w:rsid w:val="00E43A9F"/>
    <w:rsid w:val="00E45571"/>
    <w:rsid w:val="00E45AFC"/>
    <w:rsid w:val="00E47A71"/>
    <w:rsid w:val="00E50D10"/>
    <w:rsid w:val="00E50DF5"/>
    <w:rsid w:val="00E51BD9"/>
    <w:rsid w:val="00E526FF"/>
    <w:rsid w:val="00E531A8"/>
    <w:rsid w:val="00E538EF"/>
    <w:rsid w:val="00E53943"/>
    <w:rsid w:val="00E54571"/>
    <w:rsid w:val="00E550B6"/>
    <w:rsid w:val="00E56408"/>
    <w:rsid w:val="00E56C14"/>
    <w:rsid w:val="00E5740D"/>
    <w:rsid w:val="00E603D5"/>
    <w:rsid w:val="00E62250"/>
    <w:rsid w:val="00E62399"/>
    <w:rsid w:val="00E623F6"/>
    <w:rsid w:val="00E62666"/>
    <w:rsid w:val="00E649EB"/>
    <w:rsid w:val="00E64C65"/>
    <w:rsid w:val="00E6524E"/>
    <w:rsid w:val="00E65415"/>
    <w:rsid w:val="00E656DF"/>
    <w:rsid w:val="00E66E01"/>
    <w:rsid w:val="00E717EB"/>
    <w:rsid w:val="00E71A60"/>
    <w:rsid w:val="00E72E99"/>
    <w:rsid w:val="00E7326D"/>
    <w:rsid w:val="00E74FE3"/>
    <w:rsid w:val="00E75822"/>
    <w:rsid w:val="00E76680"/>
    <w:rsid w:val="00E77897"/>
    <w:rsid w:val="00E77C34"/>
    <w:rsid w:val="00E8099C"/>
    <w:rsid w:val="00E81CA9"/>
    <w:rsid w:val="00E823A4"/>
    <w:rsid w:val="00E8241D"/>
    <w:rsid w:val="00E82A06"/>
    <w:rsid w:val="00E82E97"/>
    <w:rsid w:val="00E8328D"/>
    <w:rsid w:val="00E8454C"/>
    <w:rsid w:val="00E84B63"/>
    <w:rsid w:val="00E84C6B"/>
    <w:rsid w:val="00E857B2"/>
    <w:rsid w:val="00E85C7B"/>
    <w:rsid w:val="00E86253"/>
    <w:rsid w:val="00E86D7A"/>
    <w:rsid w:val="00E87012"/>
    <w:rsid w:val="00E878F6"/>
    <w:rsid w:val="00E87DA8"/>
    <w:rsid w:val="00E87FA3"/>
    <w:rsid w:val="00E90081"/>
    <w:rsid w:val="00E90BF4"/>
    <w:rsid w:val="00E91197"/>
    <w:rsid w:val="00E916E9"/>
    <w:rsid w:val="00E91A5D"/>
    <w:rsid w:val="00E92BC6"/>
    <w:rsid w:val="00E93053"/>
    <w:rsid w:val="00E934DD"/>
    <w:rsid w:val="00E93CBB"/>
    <w:rsid w:val="00E94259"/>
    <w:rsid w:val="00E94295"/>
    <w:rsid w:val="00E953A2"/>
    <w:rsid w:val="00E9573A"/>
    <w:rsid w:val="00E95F8E"/>
    <w:rsid w:val="00E979FC"/>
    <w:rsid w:val="00E97D89"/>
    <w:rsid w:val="00EA01B0"/>
    <w:rsid w:val="00EA0928"/>
    <w:rsid w:val="00EA0E35"/>
    <w:rsid w:val="00EA1093"/>
    <w:rsid w:val="00EA1644"/>
    <w:rsid w:val="00EA18B8"/>
    <w:rsid w:val="00EA1A61"/>
    <w:rsid w:val="00EA1C1F"/>
    <w:rsid w:val="00EA2762"/>
    <w:rsid w:val="00EA2EDF"/>
    <w:rsid w:val="00EA4E64"/>
    <w:rsid w:val="00EA6CD5"/>
    <w:rsid w:val="00EA7645"/>
    <w:rsid w:val="00EB02CB"/>
    <w:rsid w:val="00EB0A00"/>
    <w:rsid w:val="00EB0BC7"/>
    <w:rsid w:val="00EB2D72"/>
    <w:rsid w:val="00EB31FE"/>
    <w:rsid w:val="00EB35CA"/>
    <w:rsid w:val="00EB3750"/>
    <w:rsid w:val="00EB3973"/>
    <w:rsid w:val="00EB3B3F"/>
    <w:rsid w:val="00EB40A5"/>
    <w:rsid w:val="00EB415B"/>
    <w:rsid w:val="00EB46C6"/>
    <w:rsid w:val="00EB5705"/>
    <w:rsid w:val="00EB5FF3"/>
    <w:rsid w:val="00EB66A9"/>
    <w:rsid w:val="00EB6A83"/>
    <w:rsid w:val="00EB7018"/>
    <w:rsid w:val="00EB79A0"/>
    <w:rsid w:val="00EB7D6C"/>
    <w:rsid w:val="00EC03C6"/>
    <w:rsid w:val="00EC105F"/>
    <w:rsid w:val="00EC1879"/>
    <w:rsid w:val="00EC1E02"/>
    <w:rsid w:val="00EC2613"/>
    <w:rsid w:val="00EC310A"/>
    <w:rsid w:val="00EC331C"/>
    <w:rsid w:val="00EC337C"/>
    <w:rsid w:val="00EC3395"/>
    <w:rsid w:val="00EC4F5C"/>
    <w:rsid w:val="00EC5AF2"/>
    <w:rsid w:val="00EC66C8"/>
    <w:rsid w:val="00EC78C9"/>
    <w:rsid w:val="00EC7FE8"/>
    <w:rsid w:val="00ED2274"/>
    <w:rsid w:val="00ED235F"/>
    <w:rsid w:val="00ED278E"/>
    <w:rsid w:val="00ED2DD5"/>
    <w:rsid w:val="00ED3416"/>
    <w:rsid w:val="00ED3949"/>
    <w:rsid w:val="00ED3F0E"/>
    <w:rsid w:val="00ED43BB"/>
    <w:rsid w:val="00ED43F9"/>
    <w:rsid w:val="00ED4C89"/>
    <w:rsid w:val="00ED6035"/>
    <w:rsid w:val="00ED6785"/>
    <w:rsid w:val="00ED6C84"/>
    <w:rsid w:val="00ED789F"/>
    <w:rsid w:val="00ED7CD1"/>
    <w:rsid w:val="00EE1FC5"/>
    <w:rsid w:val="00EE2A99"/>
    <w:rsid w:val="00EE319C"/>
    <w:rsid w:val="00EE483C"/>
    <w:rsid w:val="00EE4F5E"/>
    <w:rsid w:val="00EE5503"/>
    <w:rsid w:val="00EE6449"/>
    <w:rsid w:val="00EE6AB0"/>
    <w:rsid w:val="00EE6F28"/>
    <w:rsid w:val="00EE76F4"/>
    <w:rsid w:val="00EF089F"/>
    <w:rsid w:val="00EF097B"/>
    <w:rsid w:val="00EF09C7"/>
    <w:rsid w:val="00EF1A65"/>
    <w:rsid w:val="00EF24B9"/>
    <w:rsid w:val="00EF4326"/>
    <w:rsid w:val="00EF5230"/>
    <w:rsid w:val="00EF548F"/>
    <w:rsid w:val="00EF55EA"/>
    <w:rsid w:val="00EF5FAE"/>
    <w:rsid w:val="00EF66DF"/>
    <w:rsid w:val="00EF69F6"/>
    <w:rsid w:val="00EF72A4"/>
    <w:rsid w:val="00EF7B83"/>
    <w:rsid w:val="00F00201"/>
    <w:rsid w:val="00F00773"/>
    <w:rsid w:val="00F00C9E"/>
    <w:rsid w:val="00F00E2B"/>
    <w:rsid w:val="00F01108"/>
    <w:rsid w:val="00F0129E"/>
    <w:rsid w:val="00F02062"/>
    <w:rsid w:val="00F02905"/>
    <w:rsid w:val="00F029C3"/>
    <w:rsid w:val="00F02BF4"/>
    <w:rsid w:val="00F02DF9"/>
    <w:rsid w:val="00F030F2"/>
    <w:rsid w:val="00F0323A"/>
    <w:rsid w:val="00F037A5"/>
    <w:rsid w:val="00F03FF1"/>
    <w:rsid w:val="00F042AC"/>
    <w:rsid w:val="00F043CC"/>
    <w:rsid w:val="00F044C0"/>
    <w:rsid w:val="00F05548"/>
    <w:rsid w:val="00F059F1"/>
    <w:rsid w:val="00F05B16"/>
    <w:rsid w:val="00F05CBF"/>
    <w:rsid w:val="00F06F1D"/>
    <w:rsid w:val="00F0763B"/>
    <w:rsid w:val="00F07FA7"/>
    <w:rsid w:val="00F102CD"/>
    <w:rsid w:val="00F11B74"/>
    <w:rsid w:val="00F11E1D"/>
    <w:rsid w:val="00F12566"/>
    <w:rsid w:val="00F12EDF"/>
    <w:rsid w:val="00F13CBA"/>
    <w:rsid w:val="00F14D6D"/>
    <w:rsid w:val="00F14E0A"/>
    <w:rsid w:val="00F15C2C"/>
    <w:rsid w:val="00F163C6"/>
    <w:rsid w:val="00F16AA0"/>
    <w:rsid w:val="00F176C5"/>
    <w:rsid w:val="00F20358"/>
    <w:rsid w:val="00F20A69"/>
    <w:rsid w:val="00F21DB0"/>
    <w:rsid w:val="00F21FDB"/>
    <w:rsid w:val="00F23616"/>
    <w:rsid w:val="00F249ED"/>
    <w:rsid w:val="00F251A2"/>
    <w:rsid w:val="00F26D48"/>
    <w:rsid w:val="00F30DD1"/>
    <w:rsid w:val="00F31224"/>
    <w:rsid w:val="00F31856"/>
    <w:rsid w:val="00F33523"/>
    <w:rsid w:val="00F335E4"/>
    <w:rsid w:val="00F34B80"/>
    <w:rsid w:val="00F34DD7"/>
    <w:rsid w:val="00F352CE"/>
    <w:rsid w:val="00F36561"/>
    <w:rsid w:val="00F377A8"/>
    <w:rsid w:val="00F378A4"/>
    <w:rsid w:val="00F41C0B"/>
    <w:rsid w:val="00F43041"/>
    <w:rsid w:val="00F430D6"/>
    <w:rsid w:val="00F43359"/>
    <w:rsid w:val="00F44704"/>
    <w:rsid w:val="00F45E57"/>
    <w:rsid w:val="00F46040"/>
    <w:rsid w:val="00F463D9"/>
    <w:rsid w:val="00F47996"/>
    <w:rsid w:val="00F50103"/>
    <w:rsid w:val="00F50957"/>
    <w:rsid w:val="00F51265"/>
    <w:rsid w:val="00F52038"/>
    <w:rsid w:val="00F5234A"/>
    <w:rsid w:val="00F524B6"/>
    <w:rsid w:val="00F5283A"/>
    <w:rsid w:val="00F53E5E"/>
    <w:rsid w:val="00F54DCF"/>
    <w:rsid w:val="00F557DE"/>
    <w:rsid w:val="00F55D18"/>
    <w:rsid w:val="00F56C7C"/>
    <w:rsid w:val="00F5708B"/>
    <w:rsid w:val="00F57DC6"/>
    <w:rsid w:val="00F601A7"/>
    <w:rsid w:val="00F609EB"/>
    <w:rsid w:val="00F60F26"/>
    <w:rsid w:val="00F616CB"/>
    <w:rsid w:val="00F61702"/>
    <w:rsid w:val="00F61E09"/>
    <w:rsid w:val="00F61E25"/>
    <w:rsid w:val="00F62174"/>
    <w:rsid w:val="00F62400"/>
    <w:rsid w:val="00F62B0B"/>
    <w:rsid w:val="00F63301"/>
    <w:rsid w:val="00F63517"/>
    <w:rsid w:val="00F642AA"/>
    <w:rsid w:val="00F64EBD"/>
    <w:rsid w:val="00F6573E"/>
    <w:rsid w:val="00F65935"/>
    <w:rsid w:val="00F65C10"/>
    <w:rsid w:val="00F668F2"/>
    <w:rsid w:val="00F66E6C"/>
    <w:rsid w:val="00F674F6"/>
    <w:rsid w:val="00F70BD8"/>
    <w:rsid w:val="00F70EE2"/>
    <w:rsid w:val="00F714D2"/>
    <w:rsid w:val="00F71959"/>
    <w:rsid w:val="00F71A78"/>
    <w:rsid w:val="00F71B84"/>
    <w:rsid w:val="00F7351B"/>
    <w:rsid w:val="00F73BEC"/>
    <w:rsid w:val="00F758B0"/>
    <w:rsid w:val="00F7774B"/>
    <w:rsid w:val="00F77ABF"/>
    <w:rsid w:val="00F80105"/>
    <w:rsid w:val="00F8084B"/>
    <w:rsid w:val="00F80A0D"/>
    <w:rsid w:val="00F81D1B"/>
    <w:rsid w:val="00F81D9D"/>
    <w:rsid w:val="00F82706"/>
    <w:rsid w:val="00F82E95"/>
    <w:rsid w:val="00F83167"/>
    <w:rsid w:val="00F83C88"/>
    <w:rsid w:val="00F85A02"/>
    <w:rsid w:val="00F85F44"/>
    <w:rsid w:val="00F8642D"/>
    <w:rsid w:val="00F86F77"/>
    <w:rsid w:val="00F87ED6"/>
    <w:rsid w:val="00F90CC2"/>
    <w:rsid w:val="00F90D13"/>
    <w:rsid w:val="00F90F7C"/>
    <w:rsid w:val="00F91314"/>
    <w:rsid w:val="00F9168F"/>
    <w:rsid w:val="00F91DE8"/>
    <w:rsid w:val="00F925DC"/>
    <w:rsid w:val="00F925F7"/>
    <w:rsid w:val="00F93D11"/>
    <w:rsid w:val="00F93D31"/>
    <w:rsid w:val="00F94E8C"/>
    <w:rsid w:val="00F94EF7"/>
    <w:rsid w:val="00F95F2F"/>
    <w:rsid w:val="00F96BD4"/>
    <w:rsid w:val="00F96BD9"/>
    <w:rsid w:val="00F97737"/>
    <w:rsid w:val="00F97E45"/>
    <w:rsid w:val="00FA06C8"/>
    <w:rsid w:val="00FA1395"/>
    <w:rsid w:val="00FA1AEE"/>
    <w:rsid w:val="00FA2311"/>
    <w:rsid w:val="00FA36F7"/>
    <w:rsid w:val="00FA3EB3"/>
    <w:rsid w:val="00FA6824"/>
    <w:rsid w:val="00FA7A84"/>
    <w:rsid w:val="00FA7CB0"/>
    <w:rsid w:val="00FA7E5F"/>
    <w:rsid w:val="00FB0647"/>
    <w:rsid w:val="00FB1198"/>
    <w:rsid w:val="00FB1281"/>
    <w:rsid w:val="00FB1812"/>
    <w:rsid w:val="00FB23D1"/>
    <w:rsid w:val="00FB2603"/>
    <w:rsid w:val="00FB26E8"/>
    <w:rsid w:val="00FB276F"/>
    <w:rsid w:val="00FB289A"/>
    <w:rsid w:val="00FB3572"/>
    <w:rsid w:val="00FB4556"/>
    <w:rsid w:val="00FB4D24"/>
    <w:rsid w:val="00FB748B"/>
    <w:rsid w:val="00FB758F"/>
    <w:rsid w:val="00FB7B9F"/>
    <w:rsid w:val="00FC0782"/>
    <w:rsid w:val="00FC1311"/>
    <w:rsid w:val="00FC1760"/>
    <w:rsid w:val="00FC3171"/>
    <w:rsid w:val="00FC32E5"/>
    <w:rsid w:val="00FC3565"/>
    <w:rsid w:val="00FC5021"/>
    <w:rsid w:val="00FC575C"/>
    <w:rsid w:val="00FC75EE"/>
    <w:rsid w:val="00FC7C47"/>
    <w:rsid w:val="00FD04BB"/>
    <w:rsid w:val="00FD0D90"/>
    <w:rsid w:val="00FD156E"/>
    <w:rsid w:val="00FD1A9A"/>
    <w:rsid w:val="00FD1DB3"/>
    <w:rsid w:val="00FD2A85"/>
    <w:rsid w:val="00FD4587"/>
    <w:rsid w:val="00FD4695"/>
    <w:rsid w:val="00FD4BC9"/>
    <w:rsid w:val="00FD4EAE"/>
    <w:rsid w:val="00FD559A"/>
    <w:rsid w:val="00FD63AC"/>
    <w:rsid w:val="00FD6B39"/>
    <w:rsid w:val="00FD732D"/>
    <w:rsid w:val="00FE11F3"/>
    <w:rsid w:val="00FE13A4"/>
    <w:rsid w:val="00FE2640"/>
    <w:rsid w:val="00FE2851"/>
    <w:rsid w:val="00FE3093"/>
    <w:rsid w:val="00FE3142"/>
    <w:rsid w:val="00FE344C"/>
    <w:rsid w:val="00FE39DA"/>
    <w:rsid w:val="00FE40B2"/>
    <w:rsid w:val="00FE430C"/>
    <w:rsid w:val="00FE501A"/>
    <w:rsid w:val="00FE5337"/>
    <w:rsid w:val="00FE67DE"/>
    <w:rsid w:val="00FE6CC4"/>
    <w:rsid w:val="00FE6E81"/>
    <w:rsid w:val="00FF0327"/>
    <w:rsid w:val="00FF09AD"/>
    <w:rsid w:val="00FF0CC0"/>
    <w:rsid w:val="00FF12BC"/>
    <w:rsid w:val="00FF13F0"/>
    <w:rsid w:val="00FF1611"/>
    <w:rsid w:val="00FF1984"/>
    <w:rsid w:val="00FF1CEA"/>
    <w:rsid w:val="00FF1D28"/>
    <w:rsid w:val="00FF2CEE"/>
    <w:rsid w:val="00FF4721"/>
    <w:rsid w:val="00FF4FD9"/>
    <w:rsid w:val="00FF5172"/>
    <w:rsid w:val="00FF5496"/>
    <w:rsid w:val="00FF596A"/>
    <w:rsid w:val="00FF5B9B"/>
    <w:rsid w:val="00FF60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0E056C"/>
  <w15:docId w15:val="{79283FFC-7543-4B30-82BA-C2AD77F54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72A2B"/>
    <w:rPr>
      <w:rFonts w:ascii="Arial" w:hAnsi="Arial"/>
      <w:sz w:val="22"/>
      <w:szCs w:val="22"/>
      <w:lang w:val="en-US" w:eastAsia="en-US"/>
    </w:rPr>
  </w:style>
  <w:style w:type="paragraph" w:styleId="Heading1">
    <w:name w:val="heading 1"/>
    <w:aliases w:val="h1,Part"/>
    <w:basedOn w:val="Normal"/>
    <w:next w:val="Normal"/>
    <w:link w:val="Heading1Char"/>
    <w:autoRedefine/>
    <w:qFormat/>
    <w:rsid w:val="002F58D0"/>
    <w:pPr>
      <w:keepNext/>
      <w:pageBreakBefore/>
      <w:numPr>
        <w:numId w:val="5"/>
      </w:numPr>
      <w:tabs>
        <w:tab w:val="left" w:pos="540"/>
      </w:tabs>
      <w:spacing w:before="240" w:after="2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A137A7"/>
    <w:pPr>
      <w:keepNext/>
      <w:spacing w:before="240" w:after="240"/>
      <w:ind w:left="450"/>
      <w:outlineLvl w:val="1"/>
    </w:pPr>
    <w:rPr>
      <w:rFonts w:cs="Arial"/>
      <w:bCs/>
      <w:iCs/>
      <w:sz w:val="24"/>
      <w:szCs w:val="24"/>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2F58D0"/>
    <w:rPr>
      <w:rFonts w:ascii="Arial" w:hAnsi="Arial" w:cs="Arial"/>
      <w:b/>
      <w:bCs/>
      <w:kern w:val="32"/>
      <w:sz w:val="32"/>
      <w:szCs w:val="3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BF058C"/>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rPr>
      <w:sz w:val="24"/>
    </w:rPr>
  </w:style>
  <w:style w:type="paragraph" w:styleId="TOC3">
    <w:name w:val="toc 3"/>
    <w:basedOn w:val="Normal"/>
    <w:next w:val="Normal"/>
    <w:autoRedefine/>
    <w:uiPriority w:val="39"/>
    <w:qFormat/>
    <w:rsid w:val="00BF058C"/>
    <w:pPr>
      <w:ind w:left="480"/>
    </w:pPr>
    <w:rPr>
      <w:sz w:val="24"/>
    </w:r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uiPriority w:val="99"/>
    <w:semiHidden/>
    <w:rsid w:val="002B5B36"/>
    <w:rPr>
      <w:sz w:val="16"/>
      <w:szCs w:val="16"/>
    </w:rPr>
  </w:style>
  <w:style w:type="paragraph" w:styleId="CommentText">
    <w:name w:val="annotation text"/>
    <w:basedOn w:val="Normal"/>
    <w:link w:val="CommentTextChar"/>
    <w:uiPriority w:val="99"/>
    <w:semiHidden/>
    <w:rsid w:val="002B5B36"/>
    <w:rPr>
      <w:sz w:val="20"/>
      <w:szCs w:val="20"/>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character" w:customStyle="1" w:styleId="CommentTextChar">
    <w:name w:val="Comment Text Char"/>
    <w:basedOn w:val="DefaultParagraphFont"/>
    <w:link w:val="CommentText"/>
    <w:uiPriority w:val="99"/>
    <w:semiHidden/>
    <w:rsid w:val="00374C38"/>
    <w:rPr>
      <w:rFonts w:ascii="Arial" w:hAnsi="Arial"/>
      <w:lang w:val="en-US" w:eastAsia="en-US"/>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character" w:customStyle="1" w:styleId="Heading2Char1">
    <w:name w:val="Heading 2 Char1"/>
    <w:aliases w:val="H2 Char,h2 Char,Reset numbering Char,Chapter Title Char,Heading 2 Char Char"/>
    <w:basedOn w:val="DefaultParagraphFont"/>
    <w:link w:val="Heading2"/>
    <w:rsid w:val="00A137A7"/>
    <w:rPr>
      <w:rFonts w:ascii="Arial" w:hAnsi="Arial" w:cs="Arial"/>
      <w:bCs/>
      <w:iCs/>
      <w:sz w:val="24"/>
      <w:szCs w:val="24"/>
      <w:lang w:val="en-US" w:eastAsia="en-US"/>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2TextBulleted">
    <w:name w:val="Heading 2 Text Bulleted"/>
    <w:basedOn w:val="Heading2Text"/>
    <w:qFormat/>
    <w:rsid w:val="00E0118B"/>
    <w:pPr>
      <w:numPr>
        <w:numId w:val="3"/>
      </w:numPr>
    </w:pPr>
    <w:rPr>
      <w:noProof/>
    </w:rPr>
  </w:style>
  <w:style w:type="paragraph" w:customStyle="1" w:styleId="Heading3TextBulleted">
    <w:name w:val="Heading 3 Text Bulleted"/>
    <w:basedOn w:val="Heading3Text"/>
    <w:qFormat/>
    <w:rsid w:val="00E0118B"/>
    <w:pPr>
      <w:numPr>
        <w:numId w:val="4"/>
      </w:numPr>
      <w:tabs>
        <w:tab w:val="clear" w:pos="2347"/>
        <w:tab w:val="num" w:pos="1440"/>
      </w:tabs>
      <w:ind w:left="1440"/>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7"/>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 w:type="character" w:customStyle="1" w:styleId="widgetcontainerread">
    <w:name w:val="widgetcontainerread"/>
    <w:basedOn w:val="DefaultParagraphFont"/>
    <w:rsid w:val="00F05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81804925">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198398164">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1882308">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418336711">
      <w:bodyDiv w:val="1"/>
      <w:marLeft w:val="0"/>
      <w:marRight w:val="0"/>
      <w:marTop w:val="0"/>
      <w:marBottom w:val="0"/>
      <w:divBdr>
        <w:top w:val="none" w:sz="0" w:space="0" w:color="auto"/>
        <w:left w:val="none" w:sz="0" w:space="0" w:color="auto"/>
        <w:bottom w:val="none" w:sz="0" w:space="0" w:color="auto"/>
        <w:right w:val="none" w:sz="0" w:space="0" w:color="auto"/>
      </w:divBdr>
    </w:div>
    <w:div w:id="431585740">
      <w:bodyDiv w:val="1"/>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sChild>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75672936">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28386656">
      <w:bodyDiv w:val="1"/>
      <w:marLeft w:val="0"/>
      <w:marRight w:val="0"/>
      <w:marTop w:val="0"/>
      <w:marBottom w:val="0"/>
      <w:divBdr>
        <w:top w:val="none" w:sz="0" w:space="0" w:color="auto"/>
        <w:left w:val="none" w:sz="0" w:space="0" w:color="auto"/>
        <w:bottom w:val="none" w:sz="0" w:space="0" w:color="auto"/>
        <w:right w:val="none" w:sz="0" w:space="0" w:color="auto"/>
      </w:divBdr>
    </w:div>
    <w:div w:id="733431399">
      <w:bodyDiv w:val="1"/>
      <w:marLeft w:val="0"/>
      <w:marRight w:val="0"/>
      <w:marTop w:val="0"/>
      <w:marBottom w:val="0"/>
      <w:divBdr>
        <w:top w:val="none" w:sz="0" w:space="0" w:color="auto"/>
        <w:left w:val="none" w:sz="0" w:space="0" w:color="auto"/>
        <w:bottom w:val="none" w:sz="0" w:space="0" w:color="auto"/>
        <w:right w:val="none" w:sz="0" w:space="0" w:color="auto"/>
      </w:divBdr>
    </w:div>
    <w:div w:id="735056739">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43624209">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12232525">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35783067">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37549313">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563327647">
      <w:bodyDiv w:val="1"/>
      <w:marLeft w:val="0"/>
      <w:marRight w:val="0"/>
      <w:marTop w:val="0"/>
      <w:marBottom w:val="0"/>
      <w:divBdr>
        <w:top w:val="none" w:sz="0" w:space="0" w:color="auto"/>
        <w:left w:val="none" w:sz="0" w:space="0" w:color="auto"/>
        <w:bottom w:val="none" w:sz="0" w:space="0" w:color="auto"/>
        <w:right w:val="none" w:sz="0" w:space="0" w:color="auto"/>
      </w:divBdr>
    </w:div>
    <w:div w:id="1596129920">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61807745">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30439667">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1960598321">
      <w:bodyDiv w:val="1"/>
      <w:marLeft w:val="0"/>
      <w:marRight w:val="0"/>
      <w:marTop w:val="0"/>
      <w:marBottom w:val="0"/>
      <w:divBdr>
        <w:top w:val="none" w:sz="0" w:space="0" w:color="auto"/>
        <w:left w:val="none" w:sz="0" w:space="0" w:color="auto"/>
        <w:bottom w:val="none" w:sz="0" w:space="0" w:color="auto"/>
        <w:right w:val="none" w:sz="0" w:space="0" w:color="auto"/>
      </w:divBdr>
    </w:div>
    <w:div w:id="1981380948">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 w:id="2138638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s-apps2.hcl-axon.com/APSE/SCE_CSRP/DProcess.nsf/2c4e1f9759250dcd802571a4002f9f9f/93748dd8b259badf882581a200086dc1?OpenDocument" TargetMode="External"/><Relationship Id="rId21" Type="http://schemas.openxmlformats.org/officeDocument/2006/relationships/image" Target="media/image9.png"/><Relationship Id="rId42" Type="http://schemas.openxmlformats.org/officeDocument/2006/relationships/hyperlink" Target="https://us-apps2.hcl-axon.com/APSE/SCE_CSRP/DProcess.nsf/2c4e1f9759250dcd802571a4002f9f9f/189789db8be652e5882581a200213a3e?OpenDocument" TargetMode="External"/><Relationship Id="rId47" Type="http://schemas.openxmlformats.org/officeDocument/2006/relationships/image" Target="media/image27.png"/><Relationship Id="rId63" Type="http://schemas.openxmlformats.org/officeDocument/2006/relationships/image" Target="media/image39.png"/><Relationship Id="rId68" Type="http://schemas.openxmlformats.org/officeDocument/2006/relationships/image" Target="media/image43.png"/><Relationship Id="rId84" Type="http://schemas.openxmlformats.org/officeDocument/2006/relationships/image" Target="media/image54.png"/><Relationship Id="rId89" Type="http://schemas.openxmlformats.org/officeDocument/2006/relationships/image" Target="cid:image006.png@01D3B162.FF8676B0" TargetMode="External"/><Relationship Id="rId7" Type="http://schemas.openxmlformats.org/officeDocument/2006/relationships/settings" Target="settings.xml"/><Relationship Id="rId71" Type="http://schemas.openxmlformats.org/officeDocument/2006/relationships/package" Target="embeddings/Microsoft_Visio_Drawing.vsdx"/><Relationship Id="rId92" Type="http://schemas.openxmlformats.org/officeDocument/2006/relationships/hyperlink" Target="https://edisonintl.sharepoint.com/:x:/r/teams/SAP%20CRB%20Initiative/preplanning/CSRPHome/Client/BI_BPDs/Shared%20Documents/CIM-CS-12/CRM%20Topics_Sub%20Topics%20and%20Disposition%20List%20combined.xlsx?d=w57743b5c99c94b85860f42d0d1b98785&amp;csf=1&amp;e=N01mG9" TargetMode="Externa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png"/><Relationship Id="rId107" Type="http://schemas.microsoft.com/office/2011/relationships/people" Target="people.xml"/><Relationship Id="rId11" Type="http://schemas.openxmlformats.org/officeDocument/2006/relationships/image" Target="media/image1.png"/><Relationship Id="rId24" Type="http://schemas.openxmlformats.org/officeDocument/2006/relationships/image" Target="cid:image001.png@01D3BB77.A35279B0" TargetMode="External"/><Relationship Id="rId32" Type="http://schemas.openxmlformats.org/officeDocument/2006/relationships/image" Target="media/image17.png"/><Relationship Id="rId37" Type="http://schemas.openxmlformats.org/officeDocument/2006/relationships/hyperlink" Target="https://us-apps2.hcl-axon.com/APSE/SCE_CSRP/DProcess.nsf/2c4e1f9759250dcd802571a4002f9f9f/499ee50c39fc65a6882581a2005a7bc2?OpenDocument" TargetMode="External"/><Relationship Id="rId40" Type="http://schemas.openxmlformats.org/officeDocument/2006/relationships/image" Target="media/image21.png"/><Relationship Id="rId45" Type="http://schemas.openxmlformats.org/officeDocument/2006/relationships/image" Target="media/image25.png"/><Relationship Id="rId53" Type="http://schemas.openxmlformats.org/officeDocument/2006/relationships/image" Target="media/image30.png"/><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image" Target="media/image46.emf"/><Relationship Id="rId79" Type="http://schemas.openxmlformats.org/officeDocument/2006/relationships/image" Target="media/image49.png"/><Relationship Id="rId87" Type="http://schemas.openxmlformats.org/officeDocument/2006/relationships/image" Target="media/image56.png"/><Relationship Id="rId102" Type="http://schemas.openxmlformats.org/officeDocument/2006/relationships/oleObject" Target="embeddings/Microsoft_Visio_2003-2010_Drawing1.vsd"/><Relationship Id="rId5" Type="http://schemas.openxmlformats.org/officeDocument/2006/relationships/numbering" Target="numbering.xml"/><Relationship Id="rId61" Type="http://schemas.openxmlformats.org/officeDocument/2006/relationships/image" Target="media/image37.png"/><Relationship Id="rId82" Type="http://schemas.openxmlformats.org/officeDocument/2006/relationships/image" Target="media/image52.png"/><Relationship Id="rId90" Type="http://schemas.openxmlformats.org/officeDocument/2006/relationships/image" Target="media/image58.png"/><Relationship Id="rId95" Type="http://schemas.openxmlformats.org/officeDocument/2006/relationships/image" Target="media/image60.gif"/><Relationship Id="rId19" Type="http://schemas.openxmlformats.org/officeDocument/2006/relationships/image" Target="media/image7.png"/><Relationship Id="rId14" Type="http://schemas.openxmlformats.org/officeDocument/2006/relationships/image" Target="cid:image003.png@01D3B161.4B45B540"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us-apps2.hcl-axon.com/APSE/SCE_CSRP/DProcess.nsf/2c4e1f9759250dcd802571a4002f9f9f/0ab6581a20e2843e882581a2000848b1?OpenDocument" TargetMode="External"/><Relationship Id="rId35" Type="http://schemas.openxmlformats.org/officeDocument/2006/relationships/hyperlink" Target="https://us-apps2.hcl-axon.com/APSE/SCE_CSRP/DProcess.nsf/2c4e1f9759250dcd802571a4002f9f9f/9acf1b4311ec00ba882581a200081122?OpenDocument" TargetMode="External"/><Relationship Id="rId43" Type="http://schemas.openxmlformats.org/officeDocument/2006/relationships/image" Target="media/image23.png"/><Relationship Id="rId48" Type="http://schemas.openxmlformats.org/officeDocument/2006/relationships/image" Target="cid:image007.png@01D3B162.FF8676B0" TargetMode="External"/><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cid:image009.png@01D3B59D.60149190" TargetMode="External"/><Relationship Id="rId77" Type="http://schemas.openxmlformats.org/officeDocument/2006/relationships/package" Target="embeddings/Microsoft_Visio_Drawing3.vsdx"/><Relationship Id="rId100" Type="http://schemas.openxmlformats.org/officeDocument/2006/relationships/oleObject" Target="embeddings/Microsoft_Visio_2003-2010_Drawing.vsd"/><Relationship Id="rId105"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us-apps2.hcl-axon.com/APSE/SCE_CSRP/DProcess.nsf/2c4e1f9759250dcd802571a4002f9f9f/a016bcd3bcf0513f8825823500237977?OpenDocument" TargetMode="External"/><Relationship Id="rId72" Type="http://schemas.openxmlformats.org/officeDocument/2006/relationships/image" Target="media/image45.emf"/><Relationship Id="rId80" Type="http://schemas.openxmlformats.org/officeDocument/2006/relationships/image" Target="media/image50.png"/><Relationship Id="rId85" Type="http://schemas.openxmlformats.org/officeDocument/2006/relationships/image" Target="media/image55.png"/><Relationship Id="rId93" Type="http://schemas.openxmlformats.org/officeDocument/2006/relationships/hyperlink" Target="https://us-apps2.hcl-axon.com/APSE/SCE_CSRP/Mgmt.nsf/DocUniqueKey/USDC-ANPN2C?OpenDocument" TargetMode="External"/><Relationship Id="rId98" Type="http://schemas.openxmlformats.org/officeDocument/2006/relationships/image" Target="media/image63.png"/><Relationship Id="rId3" Type="http://schemas.openxmlformats.org/officeDocument/2006/relationships/customXml" Target="../customXml/item3.xml"/><Relationship Id="rId12" Type="http://schemas.openxmlformats.org/officeDocument/2006/relationships/hyperlink" Target="https://us-apps2.hcl-axon.com/APSE/SCE_CSRP/Mgmt.nsf/DocUniqueKey/USDC-AQQMSL?OpenDocument"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19.png"/><Relationship Id="rId46" Type="http://schemas.openxmlformats.org/officeDocument/2006/relationships/image" Target="media/image26.png"/><Relationship Id="rId59" Type="http://schemas.openxmlformats.org/officeDocument/2006/relationships/image" Target="media/image35.png"/><Relationship Id="rId67" Type="http://schemas.openxmlformats.org/officeDocument/2006/relationships/image" Target="cid:image008.png@01D3B59D.60149190" TargetMode="External"/><Relationship Id="rId103" Type="http://schemas.openxmlformats.org/officeDocument/2006/relationships/header" Target="header1.xml"/><Relationship Id="rId108"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2.png"/><Relationship Id="rId54" Type="http://schemas.openxmlformats.org/officeDocument/2006/relationships/image" Target="media/image31.png"/><Relationship Id="rId62" Type="http://schemas.openxmlformats.org/officeDocument/2006/relationships/image" Target="media/image38.png"/><Relationship Id="rId70" Type="http://schemas.openxmlformats.org/officeDocument/2006/relationships/image" Target="media/image44.emf"/><Relationship Id="rId75" Type="http://schemas.openxmlformats.org/officeDocument/2006/relationships/package" Target="embeddings/Microsoft_Visio_Drawing2.vsdx"/><Relationship Id="rId83" Type="http://schemas.openxmlformats.org/officeDocument/2006/relationships/image" Target="media/image53.png"/><Relationship Id="rId88" Type="http://schemas.openxmlformats.org/officeDocument/2006/relationships/image" Target="media/image57.png"/><Relationship Id="rId91" Type="http://schemas.openxmlformats.org/officeDocument/2006/relationships/image" Target="media/image59.png"/><Relationship Id="rId96"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yperlink" Target="https://us-apps2.hcl-axon.com/APSE/SCE_CSRP/DProcess.nsf/2c4e1f9759250dcd802571a4002f9f9f/be5dd670d8a49df9882581a2005a72fa?OpenDocument" TargetMode="External"/><Relationship Id="rId49" Type="http://schemas.openxmlformats.org/officeDocument/2006/relationships/image" Target="media/image28.png"/><Relationship Id="rId57" Type="http://schemas.openxmlformats.org/officeDocument/2006/relationships/image" Target="media/image33.png"/><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4.png"/><Relationship Id="rId52" Type="http://schemas.openxmlformats.org/officeDocument/2006/relationships/image" Target="media/image29.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package" Target="embeddings/Microsoft_Visio_Drawing1.vsdx"/><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image" Target="cid:image002.png@01D3B160.D132A3D0" TargetMode="External"/><Relationship Id="rId94" Type="http://schemas.openxmlformats.org/officeDocument/2006/relationships/hyperlink" Target="https://edisonintl.sharepoint.com/teams/IT%20Risk%20Management%20and%20Compliance/Shared%20Documents/Solution%20Request%20Form/Appendix.docx?d=wc1dddfb8f7544dababe8ac43f2935a2d" TargetMode="External"/><Relationship Id="rId99" Type="http://schemas.openxmlformats.org/officeDocument/2006/relationships/image" Target="media/image64.emf"/><Relationship Id="rId101" Type="http://schemas.openxmlformats.org/officeDocument/2006/relationships/image" Target="media/image65.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0.png"/><Relationship Id="rId34" Type="http://schemas.openxmlformats.org/officeDocument/2006/relationships/hyperlink" Target="https://us-apps2.hcl-axon.com/APSE/SCE_CSRP/DProcess.nsf/2c4e1f9759250dcd802571a4002f9f9f/596a508df35933b0882581a2000876e4?OpenDocument" TargetMode="External"/><Relationship Id="rId50" Type="http://schemas.openxmlformats.org/officeDocument/2006/relationships/hyperlink" Target="https://us-apps2.hcl-axon.com/APSE/SCE_CSRP/DProcess.nsf/2c4e1f9759250dcd802571a4002f9f9f/4508f8c9032652eb882581a200222fef?OpenDocument" TargetMode="External"/><Relationship Id="rId55" Type="http://schemas.openxmlformats.org/officeDocument/2006/relationships/hyperlink" Target="https://us-apps2.hcl-axon.com/APSE/SCE_CSRP/DProcess.nsf/2c4e1f9759250dcd802571a4002f9f9f/aaea2120f3cec795882581a2000852e1?OpenDocument" TargetMode="External"/><Relationship Id="rId76" Type="http://schemas.openxmlformats.org/officeDocument/2006/relationships/image" Target="media/image47.emf"/><Relationship Id="rId97" Type="http://schemas.openxmlformats.org/officeDocument/2006/relationships/image" Target="media/image62.png"/><Relationship Id="rId10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7.jpeg"/><Relationship Id="rId1" Type="http://schemas.openxmlformats.org/officeDocument/2006/relationships/image" Target="media/image66.emf"/></Relationships>
</file>

<file path=word/_rels/header2.xml.rels><?xml version="1.0" encoding="UTF-8" standalone="yes"?>
<Relationships xmlns="http://schemas.openxmlformats.org/package/2006/relationships"><Relationship Id="rId2" Type="http://schemas.openxmlformats.org/officeDocument/2006/relationships/image" Target="media/image67.jpeg"/><Relationship Id="rId1" Type="http://schemas.openxmlformats.org/officeDocument/2006/relationships/image" Target="media/image66.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tepwb\Documents\SCE\Plan%20&amp;%20Analyze%20Phase\BPD\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AC27B3470EAB46A329FD92A11ACBD1" ma:contentTypeVersion="15" ma:contentTypeDescription="Create a new document." ma:contentTypeScope="" ma:versionID="c6f2831c07523ca84ca5fe20e68b77d0">
  <xsd:schema xmlns:xsd="http://www.w3.org/2001/XMLSchema" xmlns:xs="http://www.w3.org/2001/XMLSchema" xmlns:p="http://schemas.microsoft.com/office/2006/metadata/properties" xmlns:ns3="0bc2e7ab-a9ef-4507-aecb-8204a3dc15b0" xmlns:ns4="974c324c-599a-433a-b66e-41663df5c93f" targetNamespace="http://schemas.microsoft.com/office/2006/metadata/properties" ma:root="true" ma:fieldsID="0fe238835acc40c25f9f5715943c1157" ns3:_="" ns4:_="">
    <xsd:import namespace="0bc2e7ab-a9ef-4507-aecb-8204a3dc15b0"/>
    <xsd:import namespace="974c324c-599a-433a-b66e-41663df5c93f"/>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c2e7ab-a9ef-4507-aecb-8204a3dc15b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74c324c-599a-433a-b66e-41663df5c93f"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description="" ma:internalName="MediaServiceAutoTags" ma:readOnly="true">
      <xsd:simpleType>
        <xsd:restriction base="dms:Text"/>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2.xml><?xml version="1.0" encoding="utf-8"?>
<ds:datastoreItem xmlns:ds="http://schemas.openxmlformats.org/officeDocument/2006/customXml" ds:itemID="{ED3AFD8B-543E-48B1-885E-87DA640F15E3}">
  <ds:schemaRefs>
    <ds:schemaRef ds:uri="http://schemas.microsoft.com/office/2006/metadata/properties"/>
  </ds:schemaRefs>
</ds:datastoreItem>
</file>

<file path=customXml/itemProps3.xml><?xml version="1.0" encoding="utf-8"?>
<ds:datastoreItem xmlns:ds="http://schemas.openxmlformats.org/officeDocument/2006/customXml" ds:itemID="{B2085B4F-6EE0-4C01-A3E7-4F21616675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c2e7ab-a9ef-4507-aecb-8204a3dc15b0"/>
    <ds:schemaRef ds:uri="974c324c-599a-433a-b66e-41663df5c9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7D0FC5-4471-4032-AA16-73FA143FA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3</TotalTime>
  <Pages>66</Pages>
  <Words>10485</Words>
  <Characters>59771</Characters>
  <Application>Microsoft Office Word</Application>
  <DocSecurity>0</DocSecurity>
  <Lines>498</Lines>
  <Paragraphs>140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Direct Energy Global Role Design</vt:lpstr>
      <vt:lpstr>SAP User Access Guidelines and Procedures v1.3</vt:lpstr>
    </vt:vector>
  </TitlesOfParts>
  <Company>ITT</Company>
  <LinksUpToDate>false</LinksUpToDate>
  <CharactersWithSpaces>70116</CharactersWithSpaces>
  <SharedDoc>false</SharedDoc>
  <HLinks>
    <vt:vector size="618" baseType="variant">
      <vt:variant>
        <vt:i4>5177432</vt:i4>
      </vt:variant>
      <vt:variant>
        <vt:i4>582</vt:i4>
      </vt:variant>
      <vt:variant>
        <vt:i4>0</vt:i4>
      </vt:variant>
      <vt:variant>
        <vt:i4>5</vt:i4>
      </vt:variant>
      <vt:variant>
        <vt:lpwstr>http://ts1.pro.intra/sites/GLISgSAPPrSv/Auth/Forms/ByDocType.aspx</vt:lpwstr>
      </vt:variant>
      <vt:variant>
        <vt:lpwstr/>
      </vt:variant>
      <vt:variant>
        <vt:i4>5177432</vt:i4>
      </vt:variant>
      <vt:variant>
        <vt:i4>576</vt:i4>
      </vt:variant>
      <vt:variant>
        <vt:i4>0</vt:i4>
      </vt:variant>
      <vt:variant>
        <vt:i4>5</vt:i4>
      </vt:variant>
      <vt:variant>
        <vt:lpwstr>http://ts1.pro.intra/sites/GLISgSAPPrSv/Auth/Forms/ByDocType.aspx</vt:lpwstr>
      </vt:variant>
      <vt:variant>
        <vt:lpwstr/>
      </vt:variant>
      <vt:variant>
        <vt:i4>5177432</vt:i4>
      </vt:variant>
      <vt:variant>
        <vt:i4>573</vt:i4>
      </vt:variant>
      <vt:variant>
        <vt:i4>0</vt:i4>
      </vt:variant>
      <vt:variant>
        <vt:i4>5</vt:i4>
      </vt:variant>
      <vt:variant>
        <vt:lpwstr>http://ts1.pro.intra/sites/GLISgSAPPrSv/Auth/Forms/ByDocType.aspx</vt:lpwstr>
      </vt:variant>
      <vt:variant>
        <vt:lpwstr/>
      </vt:variant>
      <vt:variant>
        <vt:i4>1048644</vt:i4>
      </vt:variant>
      <vt:variant>
        <vt:i4>564</vt:i4>
      </vt:variant>
      <vt:variant>
        <vt:i4>0</vt:i4>
      </vt:variant>
      <vt:variant>
        <vt:i4>5</vt:i4>
      </vt:variant>
      <vt:variant>
        <vt:lpwstr>http://ts1.pro.intra/sites/GLISgSAPPrSv/Auth/Critical Tcode Mapping v0.1.xls</vt:lpwstr>
      </vt:variant>
      <vt:variant>
        <vt:lpwstr/>
      </vt:variant>
      <vt:variant>
        <vt:i4>1048644</vt:i4>
      </vt:variant>
      <vt:variant>
        <vt:i4>561</vt:i4>
      </vt:variant>
      <vt:variant>
        <vt:i4>0</vt:i4>
      </vt:variant>
      <vt:variant>
        <vt:i4>5</vt:i4>
      </vt:variant>
      <vt:variant>
        <vt:lpwstr>http://ts1.pro.intra/sites/GLISgSAPPrSv/Auth/Critical Tcode Mapping v0.1.xls</vt:lpwstr>
      </vt:variant>
      <vt:variant>
        <vt:lpwstr/>
      </vt:variant>
      <vt:variant>
        <vt:i4>1441809</vt:i4>
      </vt:variant>
      <vt:variant>
        <vt:i4>558</vt:i4>
      </vt:variant>
      <vt:variant>
        <vt:i4>0</vt:i4>
      </vt:variant>
      <vt:variant>
        <vt:i4>5</vt:i4>
      </vt:variant>
      <vt:variant>
        <vt:lpwstr>http://ts1.pro.intra/sites/GLISgSAPPrSv/Auth/request_reason_tmpl.01.txt</vt:lpwstr>
      </vt:variant>
      <vt:variant>
        <vt:lpwstr/>
      </vt:variant>
      <vt:variant>
        <vt:i4>5177432</vt:i4>
      </vt:variant>
      <vt:variant>
        <vt:i4>555</vt:i4>
      </vt:variant>
      <vt:variant>
        <vt:i4>0</vt:i4>
      </vt:variant>
      <vt:variant>
        <vt:i4>5</vt:i4>
      </vt:variant>
      <vt:variant>
        <vt:lpwstr>http://ts1.pro.intra/sites/GLISgSAPPrSv/Auth/Forms/ByDocType.aspx</vt:lpwstr>
      </vt:variant>
      <vt:variant>
        <vt:lpwstr/>
      </vt:variant>
      <vt:variant>
        <vt:i4>5177432</vt:i4>
      </vt:variant>
      <vt:variant>
        <vt:i4>552</vt:i4>
      </vt:variant>
      <vt:variant>
        <vt:i4>0</vt:i4>
      </vt:variant>
      <vt:variant>
        <vt:i4>5</vt:i4>
      </vt:variant>
      <vt:variant>
        <vt:lpwstr>http://ts1.pro.intra/sites/GLISgSAPPrSv/Auth/Forms/ByDocType.aspx</vt:lpwstr>
      </vt:variant>
      <vt:variant>
        <vt:lpwstr/>
      </vt:variant>
      <vt:variant>
        <vt:i4>5177432</vt:i4>
      </vt:variant>
      <vt:variant>
        <vt:i4>549</vt:i4>
      </vt:variant>
      <vt:variant>
        <vt:i4>0</vt:i4>
      </vt:variant>
      <vt:variant>
        <vt:i4>5</vt:i4>
      </vt:variant>
      <vt:variant>
        <vt:lpwstr>http://ts1.pro.intra/sites/GLISgSAPPrSv/Auth/Forms/ByDocType.aspx</vt:lpwstr>
      </vt:variant>
      <vt:variant>
        <vt:lpwstr/>
      </vt:variant>
      <vt:variant>
        <vt:i4>524359</vt:i4>
      </vt:variant>
      <vt:variant>
        <vt:i4>543</vt:i4>
      </vt:variant>
      <vt:variant>
        <vt:i4>0</vt:i4>
      </vt:variant>
      <vt:variant>
        <vt:i4>5</vt:i4>
      </vt:variant>
      <vt:variant>
        <vt:lpwstr>http://ts1.pro.intra/sites/GLISgSAPPrSv/Auth/Foundation - SAP authorization request form.zip</vt:lpwstr>
      </vt:variant>
      <vt:variant>
        <vt:lpwstr/>
      </vt:variant>
      <vt:variant>
        <vt:i4>5177432</vt:i4>
      </vt:variant>
      <vt:variant>
        <vt:i4>540</vt:i4>
      </vt:variant>
      <vt:variant>
        <vt:i4>0</vt:i4>
      </vt:variant>
      <vt:variant>
        <vt:i4>5</vt:i4>
      </vt:variant>
      <vt:variant>
        <vt:lpwstr>http://ts1.pro.intra/sites/GLISgSAPPrSv/Auth/Forms/ByDocType.aspx</vt:lpwstr>
      </vt:variant>
      <vt:variant>
        <vt:lpwstr/>
      </vt:variant>
      <vt:variant>
        <vt:i4>393290</vt:i4>
      </vt:variant>
      <vt:variant>
        <vt:i4>537</vt:i4>
      </vt:variant>
      <vt:variant>
        <vt:i4>0</vt:i4>
      </vt:variant>
      <vt:variant>
        <vt:i4>5</vt:i4>
      </vt:variant>
      <vt:variant>
        <vt:lpwstr>http://big4guy.com/index.php/2006/07/27/composite_authorization_profiles_in_sap</vt:lpwstr>
      </vt:variant>
      <vt:variant>
        <vt:lpwstr/>
      </vt:variant>
      <vt:variant>
        <vt:i4>1179711</vt:i4>
      </vt:variant>
      <vt:variant>
        <vt:i4>530</vt:i4>
      </vt:variant>
      <vt:variant>
        <vt:i4>0</vt:i4>
      </vt:variant>
      <vt:variant>
        <vt:i4>5</vt:i4>
      </vt:variant>
      <vt:variant>
        <vt:lpwstr/>
      </vt:variant>
      <vt:variant>
        <vt:lpwstr>_Toc241647805</vt:lpwstr>
      </vt:variant>
      <vt:variant>
        <vt:i4>1179711</vt:i4>
      </vt:variant>
      <vt:variant>
        <vt:i4>524</vt:i4>
      </vt:variant>
      <vt:variant>
        <vt:i4>0</vt:i4>
      </vt:variant>
      <vt:variant>
        <vt:i4>5</vt:i4>
      </vt:variant>
      <vt:variant>
        <vt:lpwstr/>
      </vt:variant>
      <vt:variant>
        <vt:lpwstr>_Toc241647804</vt:lpwstr>
      </vt:variant>
      <vt:variant>
        <vt:i4>1179711</vt:i4>
      </vt:variant>
      <vt:variant>
        <vt:i4>518</vt:i4>
      </vt:variant>
      <vt:variant>
        <vt:i4>0</vt:i4>
      </vt:variant>
      <vt:variant>
        <vt:i4>5</vt:i4>
      </vt:variant>
      <vt:variant>
        <vt:lpwstr/>
      </vt:variant>
      <vt:variant>
        <vt:lpwstr>_Toc241647803</vt:lpwstr>
      </vt:variant>
      <vt:variant>
        <vt:i4>1179711</vt:i4>
      </vt:variant>
      <vt:variant>
        <vt:i4>512</vt:i4>
      </vt:variant>
      <vt:variant>
        <vt:i4>0</vt:i4>
      </vt:variant>
      <vt:variant>
        <vt:i4>5</vt:i4>
      </vt:variant>
      <vt:variant>
        <vt:lpwstr/>
      </vt:variant>
      <vt:variant>
        <vt:lpwstr>_Toc241647802</vt:lpwstr>
      </vt:variant>
      <vt:variant>
        <vt:i4>1179711</vt:i4>
      </vt:variant>
      <vt:variant>
        <vt:i4>506</vt:i4>
      </vt:variant>
      <vt:variant>
        <vt:i4>0</vt:i4>
      </vt:variant>
      <vt:variant>
        <vt:i4>5</vt:i4>
      </vt:variant>
      <vt:variant>
        <vt:lpwstr/>
      </vt:variant>
      <vt:variant>
        <vt:lpwstr>_Toc241647801</vt:lpwstr>
      </vt:variant>
      <vt:variant>
        <vt:i4>1179711</vt:i4>
      </vt:variant>
      <vt:variant>
        <vt:i4>500</vt:i4>
      </vt:variant>
      <vt:variant>
        <vt:i4>0</vt:i4>
      </vt:variant>
      <vt:variant>
        <vt:i4>5</vt:i4>
      </vt:variant>
      <vt:variant>
        <vt:lpwstr/>
      </vt:variant>
      <vt:variant>
        <vt:lpwstr>_Toc241647800</vt:lpwstr>
      </vt:variant>
      <vt:variant>
        <vt:i4>1769520</vt:i4>
      </vt:variant>
      <vt:variant>
        <vt:i4>494</vt:i4>
      </vt:variant>
      <vt:variant>
        <vt:i4>0</vt:i4>
      </vt:variant>
      <vt:variant>
        <vt:i4>5</vt:i4>
      </vt:variant>
      <vt:variant>
        <vt:lpwstr/>
      </vt:variant>
      <vt:variant>
        <vt:lpwstr>_Toc241647799</vt:lpwstr>
      </vt:variant>
      <vt:variant>
        <vt:i4>1769520</vt:i4>
      </vt:variant>
      <vt:variant>
        <vt:i4>488</vt:i4>
      </vt:variant>
      <vt:variant>
        <vt:i4>0</vt:i4>
      </vt:variant>
      <vt:variant>
        <vt:i4>5</vt:i4>
      </vt:variant>
      <vt:variant>
        <vt:lpwstr/>
      </vt:variant>
      <vt:variant>
        <vt:lpwstr>_Toc241647798</vt:lpwstr>
      </vt:variant>
      <vt:variant>
        <vt:i4>1769520</vt:i4>
      </vt:variant>
      <vt:variant>
        <vt:i4>482</vt:i4>
      </vt:variant>
      <vt:variant>
        <vt:i4>0</vt:i4>
      </vt:variant>
      <vt:variant>
        <vt:i4>5</vt:i4>
      </vt:variant>
      <vt:variant>
        <vt:lpwstr/>
      </vt:variant>
      <vt:variant>
        <vt:lpwstr>_Toc241647797</vt:lpwstr>
      </vt:variant>
      <vt:variant>
        <vt:i4>1769520</vt:i4>
      </vt:variant>
      <vt:variant>
        <vt:i4>476</vt:i4>
      </vt:variant>
      <vt:variant>
        <vt:i4>0</vt:i4>
      </vt:variant>
      <vt:variant>
        <vt:i4>5</vt:i4>
      </vt:variant>
      <vt:variant>
        <vt:lpwstr/>
      </vt:variant>
      <vt:variant>
        <vt:lpwstr>_Toc241647796</vt:lpwstr>
      </vt:variant>
      <vt:variant>
        <vt:i4>1769520</vt:i4>
      </vt:variant>
      <vt:variant>
        <vt:i4>470</vt:i4>
      </vt:variant>
      <vt:variant>
        <vt:i4>0</vt:i4>
      </vt:variant>
      <vt:variant>
        <vt:i4>5</vt:i4>
      </vt:variant>
      <vt:variant>
        <vt:lpwstr/>
      </vt:variant>
      <vt:variant>
        <vt:lpwstr>_Toc241647795</vt:lpwstr>
      </vt:variant>
      <vt:variant>
        <vt:i4>1769520</vt:i4>
      </vt:variant>
      <vt:variant>
        <vt:i4>464</vt:i4>
      </vt:variant>
      <vt:variant>
        <vt:i4>0</vt:i4>
      </vt:variant>
      <vt:variant>
        <vt:i4>5</vt:i4>
      </vt:variant>
      <vt:variant>
        <vt:lpwstr/>
      </vt:variant>
      <vt:variant>
        <vt:lpwstr>_Toc241647794</vt:lpwstr>
      </vt:variant>
      <vt:variant>
        <vt:i4>1769520</vt:i4>
      </vt:variant>
      <vt:variant>
        <vt:i4>458</vt:i4>
      </vt:variant>
      <vt:variant>
        <vt:i4>0</vt:i4>
      </vt:variant>
      <vt:variant>
        <vt:i4>5</vt:i4>
      </vt:variant>
      <vt:variant>
        <vt:lpwstr/>
      </vt:variant>
      <vt:variant>
        <vt:lpwstr>_Toc241647793</vt:lpwstr>
      </vt:variant>
      <vt:variant>
        <vt:i4>1769520</vt:i4>
      </vt:variant>
      <vt:variant>
        <vt:i4>452</vt:i4>
      </vt:variant>
      <vt:variant>
        <vt:i4>0</vt:i4>
      </vt:variant>
      <vt:variant>
        <vt:i4>5</vt:i4>
      </vt:variant>
      <vt:variant>
        <vt:lpwstr/>
      </vt:variant>
      <vt:variant>
        <vt:lpwstr>_Toc241647792</vt:lpwstr>
      </vt:variant>
      <vt:variant>
        <vt:i4>1769520</vt:i4>
      </vt:variant>
      <vt:variant>
        <vt:i4>446</vt:i4>
      </vt:variant>
      <vt:variant>
        <vt:i4>0</vt:i4>
      </vt:variant>
      <vt:variant>
        <vt:i4>5</vt:i4>
      </vt:variant>
      <vt:variant>
        <vt:lpwstr/>
      </vt:variant>
      <vt:variant>
        <vt:lpwstr>_Toc241647791</vt:lpwstr>
      </vt:variant>
      <vt:variant>
        <vt:i4>1769520</vt:i4>
      </vt:variant>
      <vt:variant>
        <vt:i4>440</vt:i4>
      </vt:variant>
      <vt:variant>
        <vt:i4>0</vt:i4>
      </vt:variant>
      <vt:variant>
        <vt:i4>5</vt:i4>
      </vt:variant>
      <vt:variant>
        <vt:lpwstr/>
      </vt:variant>
      <vt:variant>
        <vt:lpwstr>_Toc241647790</vt:lpwstr>
      </vt:variant>
      <vt:variant>
        <vt:i4>1703984</vt:i4>
      </vt:variant>
      <vt:variant>
        <vt:i4>434</vt:i4>
      </vt:variant>
      <vt:variant>
        <vt:i4>0</vt:i4>
      </vt:variant>
      <vt:variant>
        <vt:i4>5</vt:i4>
      </vt:variant>
      <vt:variant>
        <vt:lpwstr/>
      </vt:variant>
      <vt:variant>
        <vt:lpwstr>_Toc241647789</vt:lpwstr>
      </vt:variant>
      <vt:variant>
        <vt:i4>1703984</vt:i4>
      </vt:variant>
      <vt:variant>
        <vt:i4>428</vt:i4>
      </vt:variant>
      <vt:variant>
        <vt:i4>0</vt:i4>
      </vt:variant>
      <vt:variant>
        <vt:i4>5</vt:i4>
      </vt:variant>
      <vt:variant>
        <vt:lpwstr/>
      </vt:variant>
      <vt:variant>
        <vt:lpwstr>_Toc241647788</vt:lpwstr>
      </vt:variant>
      <vt:variant>
        <vt:i4>1703984</vt:i4>
      </vt:variant>
      <vt:variant>
        <vt:i4>422</vt:i4>
      </vt:variant>
      <vt:variant>
        <vt:i4>0</vt:i4>
      </vt:variant>
      <vt:variant>
        <vt:i4>5</vt:i4>
      </vt:variant>
      <vt:variant>
        <vt:lpwstr/>
      </vt:variant>
      <vt:variant>
        <vt:lpwstr>_Toc241647787</vt:lpwstr>
      </vt:variant>
      <vt:variant>
        <vt:i4>1703984</vt:i4>
      </vt:variant>
      <vt:variant>
        <vt:i4>416</vt:i4>
      </vt:variant>
      <vt:variant>
        <vt:i4>0</vt:i4>
      </vt:variant>
      <vt:variant>
        <vt:i4>5</vt:i4>
      </vt:variant>
      <vt:variant>
        <vt:lpwstr/>
      </vt:variant>
      <vt:variant>
        <vt:lpwstr>_Toc241647786</vt:lpwstr>
      </vt:variant>
      <vt:variant>
        <vt:i4>1703984</vt:i4>
      </vt:variant>
      <vt:variant>
        <vt:i4>410</vt:i4>
      </vt:variant>
      <vt:variant>
        <vt:i4>0</vt:i4>
      </vt:variant>
      <vt:variant>
        <vt:i4>5</vt:i4>
      </vt:variant>
      <vt:variant>
        <vt:lpwstr/>
      </vt:variant>
      <vt:variant>
        <vt:lpwstr>_Toc241647785</vt:lpwstr>
      </vt:variant>
      <vt:variant>
        <vt:i4>1703984</vt:i4>
      </vt:variant>
      <vt:variant>
        <vt:i4>404</vt:i4>
      </vt:variant>
      <vt:variant>
        <vt:i4>0</vt:i4>
      </vt:variant>
      <vt:variant>
        <vt:i4>5</vt:i4>
      </vt:variant>
      <vt:variant>
        <vt:lpwstr/>
      </vt:variant>
      <vt:variant>
        <vt:lpwstr>_Toc241647784</vt:lpwstr>
      </vt:variant>
      <vt:variant>
        <vt:i4>1703984</vt:i4>
      </vt:variant>
      <vt:variant>
        <vt:i4>398</vt:i4>
      </vt:variant>
      <vt:variant>
        <vt:i4>0</vt:i4>
      </vt:variant>
      <vt:variant>
        <vt:i4>5</vt:i4>
      </vt:variant>
      <vt:variant>
        <vt:lpwstr/>
      </vt:variant>
      <vt:variant>
        <vt:lpwstr>_Toc241647783</vt:lpwstr>
      </vt:variant>
      <vt:variant>
        <vt:i4>1703984</vt:i4>
      </vt:variant>
      <vt:variant>
        <vt:i4>392</vt:i4>
      </vt:variant>
      <vt:variant>
        <vt:i4>0</vt:i4>
      </vt:variant>
      <vt:variant>
        <vt:i4>5</vt:i4>
      </vt:variant>
      <vt:variant>
        <vt:lpwstr/>
      </vt:variant>
      <vt:variant>
        <vt:lpwstr>_Toc241647782</vt:lpwstr>
      </vt:variant>
      <vt:variant>
        <vt:i4>1703984</vt:i4>
      </vt:variant>
      <vt:variant>
        <vt:i4>386</vt:i4>
      </vt:variant>
      <vt:variant>
        <vt:i4>0</vt:i4>
      </vt:variant>
      <vt:variant>
        <vt:i4>5</vt:i4>
      </vt:variant>
      <vt:variant>
        <vt:lpwstr/>
      </vt:variant>
      <vt:variant>
        <vt:lpwstr>_Toc241647781</vt:lpwstr>
      </vt:variant>
      <vt:variant>
        <vt:i4>1703984</vt:i4>
      </vt:variant>
      <vt:variant>
        <vt:i4>380</vt:i4>
      </vt:variant>
      <vt:variant>
        <vt:i4>0</vt:i4>
      </vt:variant>
      <vt:variant>
        <vt:i4>5</vt:i4>
      </vt:variant>
      <vt:variant>
        <vt:lpwstr/>
      </vt:variant>
      <vt:variant>
        <vt:lpwstr>_Toc241647780</vt:lpwstr>
      </vt:variant>
      <vt:variant>
        <vt:i4>1376304</vt:i4>
      </vt:variant>
      <vt:variant>
        <vt:i4>374</vt:i4>
      </vt:variant>
      <vt:variant>
        <vt:i4>0</vt:i4>
      </vt:variant>
      <vt:variant>
        <vt:i4>5</vt:i4>
      </vt:variant>
      <vt:variant>
        <vt:lpwstr/>
      </vt:variant>
      <vt:variant>
        <vt:lpwstr>_Toc241647779</vt:lpwstr>
      </vt:variant>
      <vt:variant>
        <vt:i4>1376304</vt:i4>
      </vt:variant>
      <vt:variant>
        <vt:i4>368</vt:i4>
      </vt:variant>
      <vt:variant>
        <vt:i4>0</vt:i4>
      </vt:variant>
      <vt:variant>
        <vt:i4>5</vt:i4>
      </vt:variant>
      <vt:variant>
        <vt:lpwstr/>
      </vt:variant>
      <vt:variant>
        <vt:lpwstr>_Toc241647778</vt:lpwstr>
      </vt:variant>
      <vt:variant>
        <vt:i4>1376304</vt:i4>
      </vt:variant>
      <vt:variant>
        <vt:i4>362</vt:i4>
      </vt:variant>
      <vt:variant>
        <vt:i4>0</vt:i4>
      </vt:variant>
      <vt:variant>
        <vt:i4>5</vt:i4>
      </vt:variant>
      <vt:variant>
        <vt:lpwstr/>
      </vt:variant>
      <vt:variant>
        <vt:lpwstr>_Toc241647777</vt:lpwstr>
      </vt:variant>
      <vt:variant>
        <vt:i4>1376304</vt:i4>
      </vt:variant>
      <vt:variant>
        <vt:i4>356</vt:i4>
      </vt:variant>
      <vt:variant>
        <vt:i4>0</vt:i4>
      </vt:variant>
      <vt:variant>
        <vt:i4>5</vt:i4>
      </vt:variant>
      <vt:variant>
        <vt:lpwstr/>
      </vt:variant>
      <vt:variant>
        <vt:lpwstr>_Toc241647776</vt:lpwstr>
      </vt:variant>
      <vt:variant>
        <vt:i4>1376304</vt:i4>
      </vt:variant>
      <vt:variant>
        <vt:i4>350</vt:i4>
      </vt:variant>
      <vt:variant>
        <vt:i4>0</vt:i4>
      </vt:variant>
      <vt:variant>
        <vt:i4>5</vt:i4>
      </vt:variant>
      <vt:variant>
        <vt:lpwstr/>
      </vt:variant>
      <vt:variant>
        <vt:lpwstr>_Toc241647775</vt:lpwstr>
      </vt:variant>
      <vt:variant>
        <vt:i4>1376304</vt:i4>
      </vt:variant>
      <vt:variant>
        <vt:i4>344</vt:i4>
      </vt:variant>
      <vt:variant>
        <vt:i4>0</vt:i4>
      </vt:variant>
      <vt:variant>
        <vt:i4>5</vt:i4>
      </vt:variant>
      <vt:variant>
        <vt:lpwstr/>
      </vt:variant>
      <vt:variant>
        <vt:lpwstr>_Toc241647774</vt:lpwstr>
      </vt:variant>
      <vt:variant>
        <vt:i4>1376304</vt:i4>
      </vt:variant>
      <vt:variant>
        <vt:i4>338</vt:i4>
      </vt:variant>
      <vt:variant>
        <vt:i4>0</vt:i4>
      </vt:variant>
      <vt:variant>
        <vt:i4>5</vt:i4>
      </vt:variant>
      <vt:variant>
        <vt:lpwstr/>
      </vt:variant>
      <vt:variant>
        <vt:lpwstr>_Toc241647773</vt:lpwstr>
      </vt:variant>
      <vt:variant>
        <vt:i4>1376304</vt:i4>
      </vt:variant>
      <vt:variant>
        <vt:i4>332</vt:i4>
      </vt:variant>
      <vt:variant>
        <vt:i4>0</vt:i4>
      </vt:variant>
      <vt:variant>
        <vt:i4>5</vt:i4>
      </vt:variant>
      <vt:variant>
        <vt:lpwstr/>
      </vt:variant>
      <vt:variant>
        <vt:lpwstr>_Toc241647772</vt:lpwstr>
      </vt:variant>
      <vt:variant>
        <vt:i4>1376304</vt:i4>
      </vt:variant>
      <vt:variant>
        <vt:i4>326</vt:i4>
      </vt:variant>
      <vt:variant>
        <vt:i4>0</vt:i4>
      </vt:variant>
      <vt:variant>
        <vt:i4>5</vt:i4>
      </vt:variant>
      <vt:variant>
        <vt:lpwstr/>
      </vt:variant>
      <vt:variant>
        <vt:lpwstr>_Toc241647771</vt:lpwstr>
      </vt:variant>
      <vt:variant>
        <vt:i4>1376304</vt:i4>
      </vt:variant>
      <vt:variant>
        <vt:i4>320</vt:i4>
      </vt:variant>
      <vt:variant>
        <vt:i4>0</vt:i4>
      </vt:variant>
      <vt:variant>
        <vt:i4>5</vt:i4>
      </vt:variant>
      <vt:variant>
        <vt:lpwstr/>
      </vt:variant>
      <vt:variant>
        <vt:lpwstr>_Toc241647770</vt:lpwstr>
      </vt:variant>
      <vt:variant>
        <vt:i4>1310768</vt:i4>
      </vt:variant>
      <vt:variant>
        <vt:i4>314</vt:i4>
      </vt:variant>
      <vt:variant>
        <vt:i4>0</vt:i4>
      </vt:variant>
      <vt:variant>
        <vt:i4>5</vt:i4>
      </vt:variant>
      <vt:variant>
        <vt:lpwstr/>
      </vt:variant>
      <vt:variant>
        <vt:lpwstr>_Toc241647769</vt:lpwstr>
      </vt:variant>
      <vt:variant>
        <vt:i4>1310768</vt:i4>
      </vt:variant>
      <vt:variant>
        <vt:i4>308</vt:i4>
      </vt:variant>
      <vt:variant>
        <vt:i4>0</vt:i4>
      </vt:variant>
      <vt:variant>
        <vt:i4>5</vt:i4>
      </vt:variant>
      <vt:variant>
        <vt:lpwstr/>
      </vt:variant>
      <vt:variant>
        <vt:lpwstr>_Toc241647768</vt:lpwstr>
      </vt:variant>
      <vt:variant>
        <vt:i4>1310768</vt:i4>
      </vt:variant>
      <vt:variant>
        <vt:i4>302</vt:i4>
      </vt:variant>
      <vt:variant>
        <vt:i4>0</vt:i4>
      </vt:variant>
      <vt:variant>
        <vt:i4>5</vt:i4>
      </vt:variant>
      <vt:variant>
        <vt:lpwstr/>
      </vt:variant>
      <vt:variant>
        <vt:lpwstr>_Toc241647767</vt:lpwstr>
      </vt:variant>
      <vt:variant>
        <vt:i4>1310768</vt:i4>
      </vt:variant>
      <vt:variant>
        <vt:i4>296</vt:i4>
      </vt:variant>
      <vt:variant>
        <vt:i4>0</vt:i4>
      </vt:variant>
      <vt:variant>
        <vt:i4>5</vt:i4>
      </vt:variant>
      <vt:variant>
        <vt:lpwstr/>
      </vt:variant>
      <vt:variant>
        <vt:lpwstr>_Toc241647766</vt:lpwstr>
      </vt:variant>
      <vt:variant>
        <vt:i4>1310768</vt:i4>
      </vt:variant>
      <vt:variant>
        <vt:i4>290</vt:i4>
      </vt:variant>
      <vt:variant>
        <vt:i4>0</vt:i4>
      </vt:variant>
      <vt:variant>
        <vt:i4>5</vt:i4>
      </vt:variant>
      <vt:variant>
        <vt:lpwstr/>
      </vt:variant>
      <vt:variant>
        <vt:lpwstr>_Toc241647765</vt:lpwstr>
      </vt:variant>
      <vt:variant>
        <vt:i4>1310768</vt:i4>
      </vt:variant>
      <vt:variant>
        <vt:i4>284</vt:i4>
      </vt:variant>
      <vt:variant>
        <vt:i4>0</vt:i4>
      </vt:variant>
      <vt:variant>
        <vt:i4>5</vt:i4>
      </vt:variant>
      <vt:variant>
        <vt:lpwstr/>
      </vt:variant>
      <vt:variant>
        <vt:lpwstr>_Toc241647764</vt:lpwstr>
      </vt:variant>
      <vt:variant>
        <vt:i4>1310768</vt:i4>
      </vt:variant>
      <vt:variant>
        <vt:i4>278</vt:i4>
      </vt:variant>
      <vt:variant>
        <vt:i4>0</vt:i4>
      </vt:variant>
      <vt:variant>
        <vt:i4>5</vt:i4>
      </vt:variant>
      <vt:variant>
        <vt:lpwstr/>
      </vt:variant>
      <vt:variant>
        <vt:lpwstr>_Toc241647763</vt:lpwstr>
      </vt:variant>
      <vt:variant>
        <vt:i4>1310768</vt:i4>
      </vt:variant>
      <vt:variant>
        <vt:i4>272</vt:i4>
      </vt:variant>
      <vt:variant>
        <vt:i4>0</vt:i4>
      </vt:variant>
      <vt:variant>
        <vt:i4>5</vt:i4>
      </vt:variant>
      <vt:variant>
        <vt:lpwstr/>
      </vt:variant>
      <vt:variant>
        <vt:lpwstr>_Toc241647762</vt:lpwstr>
      </vt:variant>
      <vt:variant>
        <vt:i4>1310768</vt:i4>
      </vt:variant>
      <vt:variant>
        <vt:i4>266</vt:i4>
      </vt:variant>
      <vt:variant>
        <vt:i4>0</vt:i4>
      </vt:variant>
      <vt:variant>
        <vt:i4>5</vt:i4>
      </vt:variant>
      <vt:variant>
        <vt:lpwstr/>
      </vt:variant>
      <vt:variant>
        <vt:lpwstr>_Toc241647761</vt:lpwstr>
      </vt:variant>
      <vt:variant>
        <vt:i4>1310768</vt:i4>
      </vt:variant>
      <vt:variant>
        <vt:i4>260</vt:i4>
      </vt:variant>
      <vt:variant>
        <vt:i4>0</vt:i4>
      </vt:variant>
      <vt:variant>
        <vt:i4>5</vt:i4>
      </vt:variant>
      <vt:variant>
        <vt:lpwstr/>
      </vt:variant>
      <vt:variant>
        <vt:lpwstr>_Toc241647760</vt:lpwstr>
      </vt:variant>
      <vt:variant>
        <vt:i4>1507376</vt:i4>
      </vt:variant>
      <vt:variant>
        <vt:i4>254</vt:i4>
      </vt:variant>
      <vt:variant>
        <vt:i4>0</vt:i4>
      </vt:variant>
      <vt:variant>
        <vt:i4>5</vt:i4>
      </vt:variant>
      <vt:variant>
        <vt:lpwstr/>
      </vt:variant>
      <vt:variant>
        <vt:lpwstr>_Toc241647759</vt:lpwstr>
      </vt:variant>
      <vt:variant>
        <vt:i4>1507376</vt:i4>
      </vt:variant>
      <vt:variant>
        <vt:i4>248</vt:i4>
      </vt:variant>
      <vt:variant>
        <vt:i4>0</vt:i4>
      </vt:variant>
      <vt:variant>
        <vt:i4>5</vt:i4>
      </vt:variant>
      <vt:variant>
        <vt:lpwstr/>
      </vt:variant>
      <vt:variant>
        <vt:lpwstr>_Toc241647758</vt:lpwstr>
      </vt:variant>
      <vt:variant>
        <vt:i4>1507376</vt:i4>
      </vt:variant>
      <vt:variant>
        <vt:i4>242</vt:i4>
      </vt:variant>
      <vt:variant>
        <vt:i4>0</vt:i4>
      </vt:variant>
      <vt:variant>
        <vt:i4>5</vt:i4>
      </vt:variant>
      <vt:variant>
        <vt:lpwstr/>
      </vt:variant>
      <vt:variant>
        <vt:lpwstr>_Toc241647757</vt:lpwstr>
      </vt:variant>
      <vt:variant>
        <vt:i4>1507376</vt:i4>
      </vt:variant>
      <vt:variant>
        <vt:i4>236</vt:i4>
      </vt:variant>
      <vt:variant>
        <vt:i4>0</vt:i4>
      </vt:variant>
      <vt:variant>
        <vt:i4>5</vt:i4>
      </vt:variant>
      <vt:variant>
        <vt:lpwstr/>
      </vt:variant>
      <vt:variant>
        <vt:lpwstr>_Toc241647756</vt:lpwstr>
      </vt:variant>
      <vt:variant>
        <vt:i4>1507376</vt:i4>
      </vt:variant>
      <vt:variant>
        <vt:i4>230</vt:i4>
      </vt:variant>
      <vt:variant>
        <vt:i4>0</vt:i4>
      </vt:variant>
      <vt:variant>
        <vt:i4>5</vt:i4>
      </vt:variant>
      <vt:variant>
        <vt:lpwstr/>
      </vt:variant>
      <vt:variant>
        <vt:lpwstr>_Toc241647755</vt:lpwstr>
      </vt:variant>
      <vt:variant>
        <vt:i4>1507376</vt:i4>
      </vt:variant>
      <vt:variant>
        <vt:i4>224</vt:i4>
      </vt:variant>
      <vt:variant>
        <vt:i4>0</vt:i4>
      </vt:variant>
      <vt:variant>
        <vt:i4>5</vt:i4>
      </vt:variant>
      <vt:variant>
        <vt:lpwstr/>
      </vt:variant>
      <vt:variant>
        <vt:lpwstr>_Toc241647754</vt:lpwstr>
      </vt:variant>
      <vt:variant>
        <vt:i4>1507376</vt:i4>
      </vt:variant>
      <vt:variant>
        <vt:i4>218</vt:i4>
      </vt:variant>
      <vt:variant>
        <vt:i4>0</vt:i4>
      </vt:variant>
      <vt:variant>
        <vt:i4>5</vt:i4>
      </vt:variant>
      <vt:variant>
        <vt:lpwstr/>
      </vt:variant>
      <vt:variant>
        <vt:lpwstr>_Toc241647753</vt:lpwstr>
      </vt:variant>
      <vt:variant>
        <vt:i4>1507376</vt:i4>
      </vt:variant>
      <vt:variant>
        <vt:i4>212</vt:i4>
      </vt:variant>
      <vt:variant>
        <vt:i4>0</vt:i4>
      </vt:variant>
      <vt:variant>
        <vt:i4>5</vt:i4>
      </vt:variant>
      <vt:variant>
        <vt:lpwstr/>
      </vt:variant>
      <vt:variant>
        <vt:lpwstr>_Toc241647752</vt:lpwstr>
      </vt:variant>
      <vt:variant>
        <vt:i4>1507376</vt:i4>
      </vt:variant>
      <vt:variant>
        <vt:i4>206</vt:i4>
      </vt:variant>
      <vt:variant>
        <vt:i4>0</vt:i4>
      </vt:variant>
      <vt:variant>
        <vt:i4>5</vt:i4>
      </vt:variant>
      <vt:variant>
        <vt:lpwstr/>
      </vt:variant>
      <vt:variant>
        <vt:lpwstr>_Toc241647751</vt:lpwstr>
      </vt:variant>
      <vt:variant>
        <vt:i4>1507376</vt:i4>
      </vt:variant>
      <vt:variant>
        <vt:i4>200</vt:i4>
      </vt:variant>
      <vt:variant>
        <vt:i4>0</vt:i4>
      </vt:variant>
      <vt:variant>
        <vt:i4>5</vt:i4>
      </vt:variant>
      <vt:variant>
        <vt:lpwstr/>
      </vt:variant>
      <vt:variant>
        <vt:lpwstr>_Toc241647750</vt:lpwstr>
      </vt:variant>
      <vt:variant>
        <vt:i4>1441840</vt:i4>
      </vt:variant>
      <vt:variant>
        <vt:i4>194</vt:i4>
      </vt:variant>
      <vt:variant>
        <vt:i4>0</vt:i4>
      </vt:variant>
      <vt:variant>
        <vt:i4>5</vt:i4>
      </vt:variant>
      <vt:variant>
        <vt:lpwstr/>
      </vt:variant>
      <vt:variant>
        <vt:lpwstr>_Toc241647749</vt:lpwstr>
      </vt:variant>
      <vt:variant>
        <vt:i4>1441840</vt:i4>
      </vt:variant>
      <vt:variant>
        <vt:i4>188</vt:i4>
      </vt:variant>
      <vt:variant>
        <vt:i4>0</vt:i4>
      </vt:variant>
      <vt:variant>
        <vt:i4>5</vt:i4>
      </vt:variant>
      <vt:variant>
        <vt:lpwstr/>
      </vt:variant>
      <vt:variant>
        <vt:lpwstr>_Toc241647748</vt:lpwstr>
      </vt:variant>
      <vt:variant>
        <vt:i4>1441840</vt:i4>
      </vt:variant>
      <vt:variant>
        <vt:i4>182</vt:i4>
      </vt:variant>
      <vt:variant>
        <vt:i4>0</vt:i4>
      </vt:variant>
      <vt:variant>
        <vt:i4>5</vt:i4>
      </vt:variant>
      <vt:variant>
        <vt:lpwstr/>
      </vt:variant>
      <vt:variant>
        <vt:lpwstr>_Toc241647747</vt:lpwstr>
      </vt:variant>
      <vt:variant>
        <vt:i4>1441840</vt:i4>
      </vt:variant>
      <vt:variant>
        <vt:i4>176</vt:i4>
      </vt:variant>
      <vt:variant>
        <vt:i4>0</vt:i4>
      </vt:variant>
      <vt:variant>
        <vt:i4>5</vt:i4>
      </vt:variant>
      <vt:variant>
        <vt:lpwstr/>
      </vt:variant>
      <vt:variant>
        <vt:lpwstr>_Toc241647746</vt:lpwstr>
      </vt:variant>
      <vt:variant>
        <vt:i4>1441840</vt:i4>
      </vt:variant>
      <vt:variant>
        <vt:i4>170</vt:i4>
      </vt:variant>
      <vt:variant>
        <vt:i4>0</vt:i4>
      </vt:variant>
      <vt:variant>
        <vt:i4>5</vt:i4>
      </vt:variant>
      <vt:variant>
        <vt:lpwstr/>
      </vt:variant>
      <vt:variant>
        <vt:lpwstr>_Toc241647745</vt:lpwstr>
      </vt:variant>
      <vt:variant>
        <vt:i4>1441840</vt:i4>
      </vt:variant>
      <vt:variant>
        <vt:i4>164</vt:i4>
      </vt:variant>
      <vt:variant>
        <vt:i4>0</vt:i4>
      </vt:variant>
      <vt:variant>
        <vt:i4>5</vt:i4>
      </vt:variant>
      <vt:variant>
        <vt:lpwstr/>
      </vt:variant>
      <vt:variant>
        <vt:lpwstr>_Toc241647744</vt:lpwstr>
      </vt:variant>
      <vt:variant>
        <vt:i4>1441840</vt:i4>
      </vt:variant>
      <vt:variant>
        <vt:i4>158</vt:i4>
      </vt:variant>
      <vt:variant>
        <vt:i4>0</vt:i4>
      </vt:variant>
      <vt:variant>
        <vt:i4>5</vt:i4>
      </vt:variant>
      <vt:variant>
        <vt:lpwstr/>
      </vt:variant>
      <vt:variant>
        <vt:lpwstr>_Toc241647743</vt:lpwstr>
      </vt:variant>
      <vt:variant>
        <vt:i4>1441840</vt:i4>
      </vt:variant>
      <vt:variant>
        <vt:i4>152</vt:i4>
      </vt:variant>
      <vt:variant>
        <vt:i4>0</vt:i4>
      </vt:variant>
      <vt:variant>
        <vt:i4>5</vt:i4>
      </vt:variant>
      <vt:variant>
        <vt:lpwstr/>
      </vt:variant>
      <vt:variant>
        <vt:lpwstr>_Toc241647742</vt:lpwstr>
      </vt:variant>
      <vt:variant>
        <vt:i4>1441840</vt:i4>
      </vt:variant>
      <vt:variant>
        <vt:i4>146</vt:i4>
      </vt:variant>
      <vt:variant>
        <vt:i4>0</vt:i4>
      </vt:variant>
      <vt:variant>
        <vt:i4>5</vt:i4>
      </vt:variant>
      <vt:variant>
        <vt:lpwstr/>
      </vt:variant>
      <vt:variant>
        <vt:lpwstr>_Toc241647741</vt:lpwstr>
      </vt:variant>
      <vt:variant>
        <vt:i4>1441840</vt:i4>
      </vt:variant>
      <vt:variant>
        <vt:i4>140</vt:i4>
      </vt:variant>
      <vt:variant>
        <vt:i4>0</vt:i4>
      </vt:variant>
      <vt:variant>
        <vt:i4>5</vt:i4>
      </vt:variant>
      <vt:variant>
        <vt:lpwstr/>
      </vt:variant>
      <vt:variant>
        <vt:lpwstr>_Toc241647740</vt:lpwstr>
      </vt:variant>
      <vt:variant>
        <vt:i4>1114160</vt:i4>
      </vt:variant>
      <vt:variant>
        <vt:i4>134</vt:i4>
      </vt:variant>
      <vt:variant>
        <vt:i4>0</vt:i4>
      </vt:variant>
      <vt:variant>
        <vt:i4>5</vt:i4>
      </vt:variant>
      <vt:variant>
        <vt:lpwstr/>
      </vt:variant>
      <vt:variant>
        <vt:lpwstr>_Toc241647739</vt:lpwstr>
      </vt:variant>
      <vt:variant>
        <vt:i4>1114160</vt:i4>
      </vt:variant>
      <vt:variant>
        <vt:i4>128</vt:i4>
      </vt:variant>
      <vt:variant>
        <vt:i4>0</vt:i4>
      </vt:variant>
      <vt:variant>
        <vt:i4>5</vt:i4>
      </vt:variant>
      <vt:variant>
        <vt:lpwstr/>
      </vt:variant>
      <vt:variant>
        <vt:lpwstr>_Toc241647738</vt:lpwstr>
      </vt:variant>
      <vt:variant>
        <vt:i4>1114160</vt:i4>
      </vt:variant>
      <vt:variant>
        <vt:i4>122</vt:i4>
      </vt:variant>
      <vt:variant>
        <vt:i4>0</vt:i4>
      </vt:variant>
      <vt:variant>
        <vt:i4>5</vt:i4>
      </vt:variant>
      <vt:variant>
        <vt:lpwstr/>
      </vt:variant>
      <vt:variant>
        <vt:lpwstr>_Toc241647737</vt:lpwstr>
      </vt:variant>
      <vt:variant>
        <vt:i4>1114160</vt:i4>
      </vt:variant>
      <vt:variant>
        <vt:i4>116</vt:i4>
      </vt:variant>
      <vt:variant>
        <vt:i4>0</vt:i4>
      </vt:variant>
      <vt:variant>
        <vt:i4>5</vt:i4>
      </vt:variant>
      <vt:variant>
        <vt:lpwstr/>
      </vt:variant>
      <vt:variant>
        <vt:lpwstr>_Toc241647736</vt:lpwstr>
      </vt:variant>
      <vt:variant>
        <vt:i4>1114160</vt:i4>
      </vt:variant>
      <vt:variant>
        <vt:i4>110</vt:i4>
      </vt:variant>
      <vt:variant>
        <vt:i4>0</vt:i4>
      </vt:variant>
      <vt:variant>
        <vt:i4>5</vt:i4>
      </vt:variant>
      <vt:variant>
        <vt:lpwstr/>
      </vt:variant>
      <vt:variant>
        <vt:lpwstr>_Toc241647735</vt:lpwstr>
      </vt:variant>
      <vt:variant>
        <vt:i4>1114160</vt:i4>
      </vt:variant>
      <vt:variant>
        <vt:i4>104</vt:i4>
      </vt:variant>
      <vt:variant>
        <vt:i4>0</vt:i4>
      </vt:variant>
      <vt:variant>
        <vt:i4>5</vt:i4>
      </vt:variant>
      <vt:variant>
        <vt:lpwstr/>
      </vt:variant>
      <vt:variant>
        <vt:lpwstr>_Toc241647734</vt:lpwstr>
      </vt:variant>
      <vt:variant>
        <vt:i4>1114160</vt:i4>
      </vt:variant>
      <vt:variant>
        <vt:i4>98</vt:i4>
      </vt:variant>
      <vt:variant>
        <vt:i4>0</vt:i4>
      </vt:variant>
      <vt:variant>
        <vt:i4>5</vt:i4>
      </vt:variant>
      <vt:variant>
        <vt:lpwstr/>
      </vt:variant>
      <vt:variant>
        <vt:lpwstr>_Toc241647730</vt:lpwstr>
      </vt:variant>
      <vt:variant>
        <vt:i4>1048624</vt:i4>
      </vt:variant>
      <vt:variant>
        <vt:i4>92</vt:i4>
      </vt:variant>
      <vt:variant>
        <vt:i4>0</vt:i4>
      </vt:variant>
      <vt:variant>
        <vt:i4>5</vt:i4>
      </vt:variant>
      <vt:variant>
        <vt:lpwstr/>
      </vt:variant>
      <vt:variant>
        <vt:lpwstr>_Toc241647729</vt:lpwstr>
      </vt:variant>
      <vt:variant>
        <vt:i4>1048624</vt:i4>
      </vt:variant>
      <vt:variant>
        <vt:i4>86</vt:i4>
      </vt:variant>
      <vt:variant>
        <vt:i4>0</vt:i4>
      </vt:variant>
      <vt:variant>
        <vt:i4>5</vt:i4>
      </vt:variant>
      <vt:variant>
        <vt:lpwstr/>
      </vt:variant>
      <vt:variant>
        <vt:lpwstr>_Toc241647728</vt:lpwstr>
      </vt:variant>
      <vt:variant>
        <vt:i4>1048624</vt:i4>
      </vt:variant>
      <vt:variant>
        <vt:i4>80</vt:i4>
      </vt:variant>
      <vt:variant>
        <vt:i4>0</vt:i4>
      </vt:variant>
      <vt:variant>
        <vt:i4>5</vt:i4>
      </vt:variant>
      <vt:variant>
        <vt:lpwstr/>
      </vt:variant>
      <vt:variant>
        <vt:lpwstr>_Toc241647727</vt:lpwstr>
      </vt:variant>
      <vt:variant>
        <vt:i4>1048624</vt:i4>
      </vt:variant>
      <vt:variant>
        <vt:i4>74</vt:i4>
      </vt:variant>
      <vt:variant>
        <vt:i4>0</vt:i4>
      </vt:variant>
      <vt:variant>
        <vt:i4>5</vt:i4>
      </vt:variant>
      <vt:variant>
        <vt:lpwstr/>
      </vt:variant>
      <vt:variant>
        <vt:lpwstr>_Toc241647726</vt:lpwstr>
      </vt:variant>
      <vt:variant>
        <vt:i4>1048624</vt:i4>
      </vt:variant>
      <vt:variant>
        <vt:i4>68</vt:i4>
      </vt:variant>
      <vt:variant>
        <vt:i4>0</vt:i4>
      </vt:variant>
      <vt:variant>
        <vt:i4>5</vt:i4>
      </vt:variant>
      <vt:variant>
        <vt:lpwstr/>
      </vt:variant>
      <vt:variant>
        <vt:lpwstr>_Toc241647725</vt:lpwstr>
      </vt:variant>
      <vt:variant>
        <vt:i4>1048624</vt:i4>
      </vt:variant>
      <vt:variant>
        <vt:i4>62</vt:i4>
      </vt:variant>
      <vt:variant>
        <vt:i4>0</vt:i4>
      </vt:variant>
      <vt:variant>
        <vt:i4>5</vt:i4>
      </vt:variant>
      <vt:variant>
        <vt:lpwstr/>
      </vt:variant>
      <vt:variant>
        <vt:lpwstr>_Toc241647724</vt:lpwstr>
      </vt:variant>
      <vt:variant>
        <vt:i4>1048624</vt:i4>
      </vt:variant>
      <vt:variant>
        <vt:i4>56</vt:i4>
      </vt:variant>
      <vt:variant>
        <vt:i4>0</vt:i4>
      </vt:variant>
      <vt:variant>
        <vt:i4>5</vt:i4>
      </vt:variant>
      <vt:variant>
        <vt:lpwstr/>
      </vt:variant>
      <vt:variant>
        <vt:lpwstr>_Toc241647723</vt:lpwstr>
      </vt:variant>
      <vt:variant>
        <vt:i4>1048624</vt:i4>
      </vt:variant>
      <vt:variant>
        <vt:i4>50</vt:i4>
      </vt:variant>
      <vt:variant>
        <vt:i4>0</vt:i4>
      </vt:variant>
      <vt:variant>
        <vt:i4>5</vt:i4>
      </vt:variant>
      <vt:variant>
        <vt:lpwstr/>
      </vt:variant>
      <vt:variant>
        <vt:lpwstr>_Toc241647722</vt:lpwstr>
      </vt:variant>
      <vt:variant>
        <vt:i4>1048624</vt:i4>
      </vt:variant>
      <vt:variant>
        <vt:i4>44</vt:i4>
      </vt:variant>
      <vt:variant>
        <vt:i4>0</vt:i4>
      </vt:variant>
      <vt:variant>
        <vt:i4>5</vt:i4>
      </vt:variant>
      <vt:variant>
        <vt:lpwstr/>
      </vt:variant>
      <vt:variant>
        <vt:lpwstr>_Toc241647721</vt:lpwstr>
      </vt:variant>
      <vt:variant>
        <vt:i4>1048624</vt:i4>
      </vt:variant>
      <vt:variant>
        <vt:i4>38</vt:i4>
      </vt:variant>
      <vt:variant>
        <vt:i4>0</vt:i4>
      </vt:variant>
      <vt:variant>
        <vt:i4>5</vt:i4>
      </vt:variant>
      <vt:variant>
        <vt:lpwstr/>
      </vt:variant>
      <vt:variant>
        <vt:lpwstr>_Toc241647720</vt:lpwstr>
      </vt:variant>
      <vt:variant>
        <vt:i4>1245232</vt:i4>
      </vt:variant>
      <vt:variant>
        <vt:i4>32</vt:i4>
      </vt:variant>
      <vt:variant>
        <vt:i4>0</vt:i4>
      </vt:variant>
      <vt:variant>
        <vt:i4>5</vt:i4>
      </vt:variant>
      <vt:variant>
        <vt:lpwstr/>
      </vt:variant>
      <vt:variant>
        <vt:lpwstr>_Toc241647719</vt:lpwstr>
      </vt:variant>
      <vt:variant>
        <vt:i4>1245232</vt:i4>
      </vt:variant>
      <vt:variant>
        <vt:i4>26</vt:i4>
      </vt:variant>
      <vt:variant>
        <vt:i4>0</vt:i4>
      </vt:variant>
      <vt:variant>
        <vt:i4>5</vt:i4>
      </vt:variant>
      <vt:variant>
        <vt:lpwstr/>
      </vt:variant>
      <vt:variant>
        <vt:lpwstr>_Toc241647718</vt:lpwstr>
      </vt:variant>
      <vt:variant>
        <vt:i4>1245232</vt:i4>
      </vt:variant>
      <vt:variant>
        <vt:i4>20</vt:i4>
      </vt:variant>
      <vt:variant>
        <vt:i4>0</vt:i4>
      </vt:variant>
      <vt:variant>
        <vt:i4>5</vt:i4>
      </vt:variant>
      <vt:variant>
        <vt:lpwstr/>
      </vt:variant>
      <vt:variant>
        <vt:lpwstr>_Toc241647717</vt:lpwstr>
      </vt:variant>
      <vt:variant>
        <vt:i4>1245232</vt:i4>
      </vt:variant>
      <vt:variant>
        <vt:i4>14</vt:i4>
      </vt:variant>
      <vt:variant>
        <vt:i4>0</vt:i4>
      </vt:variant>
      <vt:variant>
        <vt:i4>5</vt:i4>
      </vt:variant>
      <vt:variant>
        <vt:lpwstr/>
      </vt:variant>
      <vt:variant>
        <vt:lpwstr>_Toc241647716</vt:lpwstr>
      </vt:variant>
      <vt:variant>
        <vt:i4>1245232</vt:i4>
      </vt:variant>
      <vt:variant>
        <vt:i4>8</vt:i4>
      </vt:variant>
      <vt:variant>
        <vt:i4>0</vt:i4>
      </vt:variant>
      <vt:variant>
        <vt:i4>5</vt:i4>
      </vt:variant>
      <vt:variant>
        <vt:lpwstr/>
      </vt:variant>
      <vt:variant>
        <vt:lpwstr>_Toc241647715</vt:lpwstr>
      </vt:variant>
      <vt:variant>
        <vt:i4>1245232</vt:i4>
      </vt:variant>
      <vt:variant>
        <vt:i4>2</vt:i4>
      </vt:variant>
      <vt:variant>
        <vt:i4>0</vt:i4>
      </vt:variant>
      <vt:variant>
        <vt:i4>5</vt:i4>
      </vt:variant>
      <vt:variant>
        <vt:lpwstr/>
      </vt:variant>
      <vt:variant>
        <vt:lpwstr>_Toc241647714</vt:lpwstr>
      </vt:variant>
      <vt:variant>
        <vt:i4>2949137</vt:i4>
      </vt:variant>
      <vt:variant>
        <vt:i4>-1</vt:i4>
      </vt:variant>
      <vt:variant>
        <vt:i4>19460</vt:i4>
      </vt:variant>
      <vt:variant>
        <vt:i4>1</vt:i4>
      </vt:variant>
      <vt:variant>
        <vt:lpwstr>cid:image001.jpg@01CA3C3F.BD523CD0</vt:lpwstr>
      </vt:variant>
      <vt:variant>
        <vt:lpwstr/>
      </vt:variant>
      <vt:variant>
        <vt:i4>2949137</vt:i4>
      </vt:variant>
      <vt:variant>
        <vt:i4>-1</vt:i4>
      </vt:variant>
      <vt:variant>
        <vt:i4>19462</vt:i4>
      </vt:variant>
      <vt:variant>
        <vt:i4>1</vt:i4>
      </vt:variant>
      <vt:variant>
        <vt:lpwstr>cid:image001.jpg@01CA3C3F.BD523CD0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subject/>
  <dc:creator>Ed Siegfried</dc:creator>
  <cp:keywords/>
  <dc:description/>
  <cp:lastModifiedBy>Tuan Howe Yap</cp:lastModifiedBy>
  <cp:revision>2</cp:revision>
  <cp:lastPrinted>2013-05-22T09:24:00Z</cp:lastPrinted>
  <dcterms:created xsi:type="dcterms:W3CDTF">2019-12-05T00:40:00Z</dcterms:created>
  <dcterms:modified xsi:type="dcterms:W3CDTF">2019-12-05T00:40:00Z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0x010100B8AC27B3470EAB46A329FD92A11ACBD1</vt:lpwstr>
  </property>
</Properties>
</file>