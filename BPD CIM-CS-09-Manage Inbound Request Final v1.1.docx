
<file path=[Content_Types].xml><?xml version="1.0" encoding="utf-8"?>
<Types xmlns="http://schemas.openxmlformats.org/package/2006/content-types">
  <Default Extension="png" ContentType="image/png"/>
  <Default Extension="vsd" ContentType="application/vnd.visio"/>
  <Default Extension="emf" ContentType="image/x-emf"/>
  <Default Extension="jpeg" ContentType="image/jpeg"/>
  <Default Extension="rels" ContentType="application/vnd.openxmlformats-package.relationships+xml"/>
  <Default Extension="xml" ContentType="application/xml"/>
  <Default Extension="vsdx" ContentType="application/vnd.ms-visio.drawing"/>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1D5FFF8" w14:textId="77777777" w:rsidR="00FE547D" w:rsidRDefault="00FE547D" w:rsidP="007770D4">
      <w:pPr>
        <w:pStyle w:val="Cover-ProposalText"/>
        <w:ind w:right="27"/>
        <w:jc w:val="center"/>
        <w:rPr>
          <w:rStyle w:val="Cover-CustomerNameChar"/>
          <w:rFonts w:cs="Calibri"/>
          <w:sz w:val="40"/>
          <w:lang w:val="en-US"/>
        </w:rPr>
      </w:pPr>
    </w:p>
    <w:p w14:paraId="09C98F7C" w14:textId="77777777" w:rsidR="00FE547D" w:rsidRDefault="00FE547D" w:rsidP="00560135">
      <w:pPr>
        <w:pStyle w:val="Cover-ProposalText"/>
        <w:ind w:right="27"/>
        <w:rPr>
          <w:rStyle w:val="Cover-CustomerNameChar"/>
          <w:rFonts w:cs="Calibri"/>
          <w:sz w:val="40"/>
          <w:lang w:val="en-US"/>
        </w:rPr>
      </w:pPr>
    </w:p>
    <w:p w14:paraId="149238FB" w14:textId="77777777" w:rsidR="00FE547D" w:rsidRDefault="00FE547D" w:rsidP="00560135">
      <w:pPr>
        <w:pStyle w:val="Cover-ProposalText"/>
        <w:ind w:right="27"/>
        <w:rPr>
          <w:rStyle w:val="Cover-CustomerNameChar"/>
          <w:rFonts w:cs="Calibri"/>
          <w:sz w:val="40"/>
          <w:lang w:val="en-US"/>
        </w:rPr>
      </w:pPr>
    </w:p>
    <w:p w14:paraId="48A0B0BE" w14:textId="32D6A37A" w:rsidR="00FE547D" w:rsidRDefault="46FA9180" w:rsidP="46FA9180">
      <w:pPr>
        <w:pStyle w:val="Cover-ProposalText"/>
        <w:ind w:right="27"/>
        <w:rPr>
          <w:rStyle w:val="Cover-CustomerNameChar"/>
          <w:rFonts w:eastAsia="Calibri" w:cs="Calibri"/>
          <w:sz w:val="40"/>
          <w:szCs w:val="40"/>
          <w:lang w:val="en-US"/>
        </w:rPr>
      </w:pPr>
      <w:r>
        <w:t xml:space="preserve"> </w:t>
      </w:r>
      <w:r w:rsidR="00B20AF8">
        <w:rPr>
          <w:b w:val="0"/>
          <w:noProof/>
          <w:color w:val="F79646"/>
          <w:sz w:val="40"/>
          <w:lang w:val="en-US"/>
        </w:rPr>
        <w:drawing>
          <wp:inline distT="0" distB="0" distL="0" distR="0" wp14:anchorId="533EEFD7" wp14:editId="3083DCA1">
            <wp:extent cx="1905000" cy="1810887"/>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SRP-Image-v4.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926129" cy="1830973"/>
                    </a:xfrm>
                    <a:prstGeom prst="rect">
                      <a:avLst/>
                    </a:prstGeom>
                  </pic:spPr>
                </pic:pic>
              </a:graphicData>
            </a:graphic>
          </wp:inline>
        </w:drawing>
      </w:r>
    </w:p>
    <w:p w14:paraId="57A94320" w14:textId="77777777" w:rsidR="00FE547D" w:rsidRDefault="00FE547D" w:rsidP="00560135">
      <w:pPr>
        <w:pStyle w:val="Cover-ProposalText"/>
        <w:ind w:right="27"/>
        <w:rPr>
          <w:rStyle w:val="Cover-CustomerNameChar"/>
          <w:rFonts w:cs="Calibri"/>
          <w:sz w:val="40"/>
          <w:lang w:val="en-US"/>
        </w:rPr>
      </w:pPr>
    </w:p>
    <w:p w14:paraId="1380F98B" w14:textId="77777777" w:rsidR="00560135" w:rsidRPr="00B20AF8" w:rsidRDefault="00560135" w:rsidP="1B56C294">
      <w:pPr>
        <w:pStyle w:val="Cover-ProposalText"/>
        <w:ind w:right="27"/>
        <w:jc w:val="center"/>
        <w:rPr>
          <w:rStyle w:val="Cover-CustomerNameChar"/>
          <w:rFonts w:ascii="Calibri Light,Calibri" w:eastAsia="Calibri Light,Calibri" w:hAnsi="Calibri Light,Calibri" w:cs="Calibri Light,Calibri"/>
          <w:sz w:val="40"/>
          <w:szCs w:val="40"/>
          <w:lang w:val="en-US"/>
        </w:rPr>
      </w:pPr>
      <w:r w:rsidRPr="25B35239">
        <w:rPr>
          <w:rStyle w:val="Cover-CustomerNameChar"/>
          <w:rFonts w:ascii="Calibri Light" w:eastAsia="Calibri Light" w:hAnsi="Calibri Light" w:cs="Calibri Light"/>
          <w:sz w:val="40"/>
          <w:szCs w:val="40"/>
          <w:lang w:val="en-US"/>
        </w:rPr>
        <w:t>Southern California Edison</w:t>
      </w:r>
    </w:p>
    <w:tbl>
      <w:tblPr>
        <w:tblW w:w="9468" w:type="dxa"/>
        <w:tblLayout w:type="fixed"/>
        <w:tblLook w:val="0000" w:firstRow="0" w:lastRow="0" w:firstColumn="0" w:lastColumn="0" w:noHBand="0" w:noVBand="0"/>
      </w:tblPr>
      <w:tblGrid>
        <w:gridCol w:w="18"/>
        <w:gridCol w:w="9450"/>
      </w:tblGrid>
      <w:tr w:rsidR="00A14DC0" w:rsidRPr="00B20AF8" w14:paraId="2663EA05" w14:textId="77777777" w:rsidTr="46FA9180">
        <w:trPr>
          <w:gridBefore w:val="1"/>
          <w:wBefore w:w="18" w:type="dxa"/>
          <w:trHeight w:val="1878"/>
        </w:trPr>
        <w:tc>
          <w:tcPr>
            <w:tcW w:w="9450" w:type="dxa"/>
            <w:vAlign w:val="center"/>
          </w:tcPr>
          <w:p w14:paraId="55F217F2" w14:textId="77777777" w:rsidR="00A14DC0" w:rsidRPr="00B20AF8" w:rsidRDefault="00560135" w:rsidP="00FE547D">
            <w:pPr>
              <w:pStyle w:val="Cover-ProposalText"/>
              <w:jc w:val="center"/>
              <w:rPr>
                <w:rFonts w:ascii="Calibri Light" w:eastAsia="Calibri Light" w:hAnsi="Calibri Light" w:cs="Calibri Light"/>
              </w:rPr>
            </w:pPr>
            <w:r w:rsidRPr="25B35239">
              <w:rPr>
                <w:rStyle w:val="Cover-CustomerNameChar"/>
                <w:rFonts w:ascii="Calibri Light" w:eastAsia="Calibri Light" w:hAnsi="Calibri Light" w:cs="Calibri Light"/>
                <w:sz w:val="40"/>
                <w:szCs w:val="40"/>
                <w:lang w:val="en-US"/>
              </w:rPr>
              <w:t>CS</w:t>
            </w:r>
            <w:r w:rsidR="00456384" w:rsidRPr="25B35239">
              <w:rPr>
                <w:rStyle w:val="Cover-CustomerNameChar"/>
                <w:rFonts w:ascii="Calibri Light,Calibri" w:eastAsia="Calibri Light,Calibri" w:hAnsi="Calibri Light,Calibri" w:cs="Calibri Light,Calibri"/>
                <w:sz w:val="40"/>
                <w:szCs w:val="40"/>
                <w:lang w:val="en-US"/>
              </w:rPr>
              <w:t xml:space="preserve"> </w:t>
            </w:r>
            <w:r w:rsidRPr="25B35239">
              <w:rPr>
                <w:rStyle w:val="Cover-CustomerNameChar"/>
                <w:rFonts w:ascii="Calibri Light" w:eastAsia="Calibri Light" w:hAnsi="Calibri Light" w:cs="Calibri Light"/>
                <w:sz w:val="40"/>
                <w:szCs w:val="40"/>
                <w:lang w:val="en-US"/>
              </w:rPr>
              <w:t>R</w:t>
            </w:r>
            <w:r w:rsidR="00456384" w:rsidRPr="25B35239">
              <w:rPr>
                <w:rStyle w:val="Cover-CustomerNameChar"/>
                <w:rFonts w:ascii="Calibri Light" w:eastAsia="Calibri Light" w:hAnsi="Calibri Light" w:cs="Calibri Light"/>
                <w:sz w:val="40"/>
                <w:szCs w:val="40"/>
                <w:lang w:val="en-US"/>
              </w:rPr>
              <w:t>e-Platform</w:t>
            </w:r>
            <w:r w:rsidRPr="25B35239">
              <w:rPr>
                <w:rStyle w:val="Cover-CustomerNameChar"/>
                <w:rFonts w:ascii="Calibri Light" w:eastAsia="Calibri Light" w:hAnsi="Calibri Light" w:cs="Calibri Light"/>
                <w:sz w:val="40"/>
                <w:szCs w:val="40"/>
                <w:lang w:val="en-US"/>
              </w:rPr>
              <w:t xml:space="preserve"> Project</w:t>
            </w:r>
          </w:p>
          <w:p w14:paraId="438D7F92" w14:textId="77777777" w:rsidR="00A14DC0" w:rsidRPr="00B20AF8" w:rsidRDefault="00A14DC0" w:rsidP="0035091A">
            <w:pPr>
              <w:rPr>
                <w:rFonts w:ascii="Calibri Light" w:hAnsi="Calibri Light"/>
              </w:rPr>
            </w:pPr>
          </w:p>
        </w:tc>
      </w:tr>
      <w:tr w:rsidR="00A14DC0" w:rsidRPr="00A40DBB" w14:paraId="6D7AE1D2" w14:textId="77777777" w:rsidTr="46FA9180">
        <w:trPr>
          <w:gridBefore w:val="1"/>
          <w:wBefore w:w="18" w:type="dxa"/>
          <w:trHeight w:val="720"/>
        </w:trPr>
        <w:tc>
          <w:tcPr>
            <w:tcW w:w="9450" w:type="dxa"/>
            <w:tcBorders>
              <w:top w:val="single" w:sz="4" w:space="0" w:color="auto"/>
              <w:bottom w:val="single" w:sz="6" w:space="0" w:color="auto"/>
            </w:tcBorders>
            <w:shd w:val="clear" w:color="auto" w:fill="F9FBAF"/>
            <w:vAlign w:val="center"/>
          </w:tcPr>
          <w:p w14:paraId="62157D75" w14:textId="77777777" w:rsidR="00A14DC0" w:rsidRPr="00B20AF8" w:rsidRDefault="00FD47F4" w:rsidP="004476B2">
            <w:pPr>
              <w:pStyle w:val="TitlePage-BoldItalic"/>
              <w:rPr>
                <w:rFonts w:ascii="Calibri Light" w:eastAsia="Calibri Light" w:hAnsi="Calibri Light" w:cs="Calibri Light"/>
              </w:rPr>
            </w:pPr>
            <w:r w:rsidRPr="25B35239">
              <w:rPr>
                <w:rFonts w:ascii="Calibri Light" w:eastAsia="Calibri Light" w:hAnsi="Calibri Light" w:cs="Calibri Light"/>
              </w:rPr>
              <w:t xml:space="preserve">CIM-CS-09-Manage Inbound </w:t>
            </w:r>
            <w:r w:rsidR="004476B2" w:rsidRPr="25B35239">
              <w:rPr>
                <w:rFonts w:ascii="Calibri Light" w:eastAsia="Calibri Light" w:hAnsi="Calibri Light" w:cs="Calibri Light"/>
              </w:rPr>
              <w:t>Request</w:t>
            </w:r>
          </w:p>
        </w:tc>
      </w:tr>
      <w:tr w:rsidR="00A14DC0" w:rsidRPr="00A40DBB" w14:paraId="1C8A4452" w14:textId="77777777" w:rsidTr="46FA9180">
        <w:tblPrEx>
          <w:tblLook w:val="01E0" w:firstRow="1" w:lastRow="1" w:firstColumn="1" w:lastColumn="1" w:noHBand="0" w:noVBand="0"/>
        </w:tblPrEx>
        <w:trPr>
          <w:trHeight w:val="720"/>
        </w:trPr>
        <w:tc>
          <w:tcPr>
            <w:tcW w:w="9468" w:type="dxa"/>
            <w:gridSpan w:val="2"/>
            <w:tcBorders>
              <w:top w:val="single" w:sz="6" w:space="0" w:color="auto"/>
              <w:bottom w:val="single" w:sz="6" w:space="0" w:color="auto"/>
            </w:tcBorders>
            <w:vAlign w:val="center"/>
          </w:tcPr>
          <w:p w14:paraId="1E3619D8" w14:textId="77777777" w:rsidR="00A14DC0" w:rsidRPr="00B20AF8" w:rsidRDefault="005F7FB1" w:rsidP="0035091A">
            <w:pPr>
              <w:pStyle w:val="TitlePage-Italic"/>
              <w:rPr>
                <w:rFonts w:ascii="Calibri Light" w:eastAsia="Calibri Light" w:hAnsi="Calibri Light" w:cs="Calibri Light"/>
              </w:rPr>
            </w:pPr>
            <w:r w:rsidRPr="25B35239">
              <w:rPr>
                <w:rFonts w:ascii="Calibri Light" w:eastAsia="Calibri Light" w:hAnsi="Calibri Light" w:cs="Calibri Light"/>
              </w:rPr>
              <w:t>Customer Interaction Management</w:t>
            </w:r>
          </w:p>
        </w:tc>
      </w:tr>
      <w:tr w:rsidR="00A14DC0" w:rsidRPr="00A40DBB" w14:paraId="616DF005" w14:textId="77777777" w:rsidTr="46FA9180">
        <w:trPr>
          <w:gridBefore w:val="1"/>
          <w:wBefore w:w="18" w:type="dxa"/>
          <w:trHeight w:val="720"/>
        </w:trPr>
        <w:tc>
          <w:tcPr>
            <w:tcW w:w="9450" w:type="dxa"/>
            <w:tcBorders>
              <w:top w:val="single" w:sz="6" w:space="0" w:color="auto"/>
              <w:bottom w:val="single" w:sz="6" w:space="0" w:color="auto"/>
            </w:tcBorders>
            <w:shd w:val="clear" w:color="auto" w:fill="F9FBAF"/>
            <w:vAlign w:val="center"/>
          </w:tcPr>
          <w:p w14:paraId="7F6BB0E3" w14:textId="77777777" w:rsidR="00A14DC0" w:rsidRPr="00B20AF8" w:rsidRDefault="00A14DC0" w:rsidP="0035091A">
            <w:pPr>
              <w:pStyle w:val="TitlePage-Italic"/>
              <w:rPr>
                <w:rFonts w:ascii="Calibri Light" w:eastAsia="Calibri Light" w:hAnsi="Calibri Light" w:cs="Calibri Light"/>
              </w:rPr>
            </w:pPr>
            <w:r w:rsidRPr="25B35239">
              <w:rPr>
                <w:rFonts w:ascii="Calibri Light" w:eastAsia="Calibri Light" w:hAnsi="Calibri Light" w:cs="Calibri Light"/>
              </w:rPr>
              <w:t>Business Process Design</w:t>
            </w:r>
          </w:p>
        </w:tc>
      </w:tr>
      <w:tr w:rsidR="00A14DC0" w:rsidRPr="002C75C6" w14:paraId="305620C9" w14:textId="77777777" w:rsidTr="46FA9180">
        <w:tblPrEx>
          <w:tblLook w:val="01E0" w:firstRow="1" w:lastRow="1" w:firstColumn="1" w:lastColumn="1" w:noHBand="0" w:noVBand="0"/>
        </w:tblPrEx>
        <w:trPr>
          <w:trHeight w:val="720"/>
        </w:trPr>
        <w:tc>
          <w:tcPr>
            <w:tcW w:w="9468" w:type="dxa"/>
            <w:gridSpan w:val="2"/>
            <w:tcBorders>
              <w:top w:val="single" w:sz="6" w:space="0" w:color="auto"/>
              <w:bottom w:val="single" w:sz="6" w:space="0" w:color="auto"/>
            </w:tcBorders>
            <w:vAlign w:val="center"/>
          </w:tcPr>
          <w:p w14:paraId="519DDDE3" w14:textId="00AF7038" w:rsidR="00A14DC0" w:rsidRPr="00B20AF8" w:rsidRDefault="00A14DC0" w:rsidP="00B6406F">
            <w:pPr>
              <w:pStyle w:val="TitlePage-Italic"/>
              <w:rPr>
                <w:rFonts w:ascii="Calibri Light" w:eastAsia="Calibri Light" w:hAnsi="Calibri Light" w:cs="Calibri Light"/>
              </w:rPr>
            </w:pPr>
            <w:r w:rsidRPr="25B35239">
              <w:rPr>
                <w:rFonts w:ascii="Calibri Light" w:eastAsia="Calibri Light" w:hAnsi="Calibri Light" w:cs="Calibri Light"/>
              </w:rPr>
              <w:t xml:space="preserve">Version </w:t>
            </w:r>
            <w:r w:rsidR="00BF2899" w:rsidRPr="25B35239">
              <w:rPr>
                <w:rFonts w:ascii="Calibri Light" w:eastAsia="Calibri Light" w:hAnsi="Calibri Light" w:cs="Calibri Light"/>
              </w:rPr>
              <w:t>0</w:t>
            </w:r>
            <w:ins w:id="0" w:author="Tuan Yap" w:date="2018-10-09T07:27:00Z">
              <w:r w:rsidR="00B6406F">
                <w:rPr>
                  <w:rFonts w:ascii="Calibri Light" w:eastAsia="Calibri Light" w:hAnsi="Calibri Light" w:cs="Calibri Light"/>
                </w:rPr>
                <w:t>1</w:t>
              </w:r>
            </w:ins>
            <w:r w:rsidR="00BF2899" w:rsidRPr="25B35239">
              <w:rPr>
                <w:rFonts w:ascii="Calibri Light" w:eastAsia="Calibri Light" w:hAnsi="Calibri Light" w:cs="Calibri Light"/>
              </w:rPr>
              <w:t>.</w:t>
            </w:r>
            <w:ins w:id="1" w:author="Tuan Yap" w:date="2018-10-09T07:27:00Z">
              <w:r w:rsidR="00B6406F">
                <w:rPr>
                  <w:rFonts w:ascii="Calibri Light" w:eastAsia="Calibri Light" w:hAnsi="Calibri Light" w:cs="Calibri Light"/>
                </w:rPr>
                <w:t>1</w:t>
              </w:r>
            </w:ins>
          </w:p>
        </w:tc>
      </w:tr>
      <w:tr w:rsidR="00A14DC0" w:rsidRPr="002C75C6" w14:paraId="43C202A1" w14:textId="77777777" w:rsidTr="46FA9180">
        <w:tblPrEx>
          <w:tblLook w:val="01E0" w:firstRow="1" w:lastRow="1" w:firstColumn="1" w:lastColumn="1" w:noHBand="0" w:noVBand="0"/>
        </w:tblPrEx>
        <w:trPr>
          <w:trHeight w:val="720"/>
        </w:trPr>
        <w:tc>
          <w:tcPr>
            <w:tcW w:w="9468" w:type="dxa"/>
            <w:gridSpan w:val="2"/>
            <w:tcBorders>
              <w:top w:val="single" w:sz="6" w:space="0" w:color="auto"/>
              <w:bottom w:val="single" w:sz="6" w:space="0" w:color="auto"/>
            </w:tcBorders>
            <w:shd w:val="clear" w:color="auto" w:fill="F9FBAF"/>
            <w:vAlign w:val="center"/>
          </w:tcPr>
          <w:p w14:paraId="73349842" w14:textId="77777777" w:rsidR="00A14DC0" w:rsidRDefault="00A14DC0" w:rsidP="0035091A">
            <w:pPr>
              <w:pStyle w:val="TitlePage-Italic"/>
            </w:pPr>
          </w:p>
        </w:tc>
      </w:tr>
    </w:tbl>
    <w:p w14:paraId="04EBAEA3" w14:textId="77777777" w:rsidR="00A96F48" w:rsidRPr="00A447C1" w:rsidRDefault="00A96F48" w:rsidP="00A96F48">
      <w:pPr>
        <w:rPr>
          <w:rFonts w:ascii="Times New Roman" w:hAnsi="Times New Roman"/>
        </w:rPr>
      </w:pPr>
      <w:r>
        <w:rPr>
          <w:rFonts w:ascii="Times New Roman" w:hAnsi="Times New Roman"/>
        </w:rPr>
        <w:br w:type="page"/>
      </w:r>
    </w:p>
    <w:sdt>
      <w:sdtPr>
        <w:rPr>
          <w:rFonts w:ascii="Arial" w:eastAsia="Times New Roman" w:hAnsi="Arial" w:cs="Times New Roman"/>
          <w:color w:val="auto"/>
          <w:kern w:val="32"/>
          <w:sz w:val="22"/>
          <w:szCs w:val="22"/>
          <w:lang w:eastAsia="en-US"/>
        </w:rPr>
        <w:id w:val="-1885095538"/>
        <w:docPartObj>
          <w:docPartGallery w:val="Table of Contents"/>
          <w:docPartUnique/>
        </w:docPartObj>
      </w:sdtPr>
      <w:sdtEndPr>
        <w:rPr>
          <w:rFonts w:cs="Arial"/>
          <w:noProof/>
          <w:sz w:val="32"/>
          <w:szCs w:val="32"/>
        </w:rPr>
      </w:sdtEndPr>
      <w:sdtContent>
        <w:p w14:paraId="60975604" w14:textId="77777777" w:rsidR="005526A2" w:rsidRDefault="005526A2" w:rsidP="46FA9180">
          <w:pPr>
            <w:pStyle w:val="TOCHeading"/>
          </w:pPr>
          <w:r>
            <w:t>Table of Contents</w:t>
          </w:r>
          <w:r w:rsidR="00DE3114">
            <w:tab/>
          </w:r>
        </w:p>
        <w:p w14:paraId="5DB444BB" w14:textId="77777777" w:rsidR="001F55AD" w:rsidRDefault="005526A2">
          <w:pPr>
            <w:pStyle w:val="TOC1"/>
            <w:tabs>
              <w:tab w:val="left" w:pos="480"/>
              <w:tab w:val="right" w:leader="dot" w:pos="9350"/>
            </w:tabs>
            <w:rPr>
              <w:rFonts w:asciiTheme="minorHAnsi" w:eastAsiaTheme="minorEastAsia" w:hAnsiTheme="minorHAnsi" w:cstheme="minorBidi"/>
              <w:noProof/>
              <w:sz w:val="22"/>
            </w:rPr>
          </w:pPr>
          <w:r>
            <w:fldChar w:fldCharType="begin"/>
          </w:r>
          <w:r>
            <w:instrText xml:space="preserve"> TOC \o "1-3" \h \z \u </w:instrText>
          </w:r>
          <w:r>
            <w:fldChar w:fldCharType="separate"/>
          </w:r>
          <w:hyperlink w:anchor="_Toc512875770" w:history="1">
            <w:r w:rsidR="001F55AD" w:rsidRPr="00F268DA">
              <w:rPr>
                <w:rStyle w:val="Hyperlink"/>
                <w:noProof/>
              </w:rPr>
              <w:t>1</w:t>
            </w:r>
            <w:r w:rsidR="001F55AD">
              <w:rPr>
                <w:rFonts w:asciiTheme="minorHAnsi" w:eastAsiaTheme="minorEastAsia" w:hAnsiTheme="minorHAnsi" w:cstheme="minorBidi"/>
                <w:noProof/>
                <w:sz w:val="22"/>
              </w:rPr>
              <w:tab/>
            </w:r>
            <w:r w:rsidR="001F55AD" w:rsidRPr="00F268DA">
              <w:rPr>
                <w:rStyle w:val="Hyperlink"/>
                <w:noProof/>
              </w:rPr>
              <w:t>Business Process Overview</w:t>
            </w:r>
            <w:r w:rsidR="001F55AD">
              <w:rPr>
                <w:noProof/>
                <w:webHidden/>
              </w:rPr>
              <w:tab/>
            </w:r>
            <w:r w:rsidR="001F55AD">
              <w:rPr>
                <w:noProof/>
                <w:webHidden/>
              </w:rPr>
              <w:fldChar w:fldCharType="begin"/>
            </w:r>
            <w:r w:rsidR="001F55AD">
              <w:rPr>
                <w:noProof/>
                <w:webHidden/>
              </w:rPr>
              <w:instrText xml:space="preserve"> PAGEREF _Toc512875770 \h </w:instrText>
            </w:r>
            <w:r w:rsidR="001F55AD">
              <w:rPr>
                <w:noProof/>
                <w:webHidden/>
              </w:rPr>
            </w:r>
            <w:r w:rsidR="001F55AD">
              <w:rPr>
                <w:noProof/>
                <w:webHidden/>
              </w:rPr>
              <w:fldChar w:fldCharType="separate"/>
            </w:r>
            <w:r w:rsidR="001F55AD">
              <w:rPr>
                <w:noProof/>
                <w:webHidden/>
              </w:rPr>
              <w:t>5</w:t>
            </w:r>
            <w:r w:rsidR="001F55AD">
              <w:rPr>
                <w:noProof/>
                <w:webHidden/>
              </w:rPr>
              <w:fldChar w:fldCharType="end"/>
            </w:r>
          </w:hyperlink>
        </w:p>
        <w:p w14:paraId="67BDAE12" w14:textId="77777777" w:rsidR="001F55AD" w:rsidRDefault="00052363">
          <w:pPr>
            <w:pStyle w:val="TOC2"/>
            <w:rPr>
              <w:rFonts w:asciiTheme="minorHAnsi" w:eastAsiaTheme="minorEastAsia" w:hAnsiTheme="minorHAnsi" w:cstheme="minorBidi"/>
              <w:noProof/>
              <w:sz w:val="22"/>
            </w:rPr>
          </w:pPr>
          <w:hyperlink w:anchor="_Toc512875771" w:history="1">
            <w:r w:rsidR="001F55AD" w:rsidRPr="00F268DA">
              <w:rPr>
                <w:rStyle w:val="Hyperlink"/>
                <w:noProof/>
              </w:rPr>
              <w:t>1.1</w:t>
            </w:r>
            <w:r w:rsidR="001F55AD">
              <w:rPr>
                <w:rFonts w:asciiTheme="minorHAnsi" w:eastAsiaTheme="minorEastAsia" w:hAnsiTheme="minorHAnsi" w:cstheme="minorBidi"/>
                <w:noProof/>
                <w:sz w:val="22"/>
              </w:rPr>
              <w:tab/>
            </w:r>
            <w:r w:rsidR="001F55AD" w:rsidRPr="00F268DA">
              <w:rPr>
                <w:rStyle w:val="Hyperlink"/>
                <w:noProof/>
              </w:rPr>
              <w:t>Current Pain Points for Southern California Edison</w:t>
            </w:r>
            <w:r w:rsidR="001F55AD">
              <w:rPr>
                <w:noProof/>
                <w:webHidden/>
              </w:rPr>
              <w:tab/>
            </w:r>
            <w:r w:rsidR="001F55AD">
              <w:rPr>
                <w:noProof/>
                <w:webHidden/>
              </w:rPr>
              <w:fldChar w:fldCharType="begin"/>
            </w:r>
            <w:r w:rsidR="001F55AD">
              <w:rPr>
                <w:noProof/>
                <w:webHidden/>
              </w:rPr>
              <w:instrText xml:space="preserve"> PAGEREF _Toc512875771 \h </w:instrText>
            </w:r>
            <w:r w:rsidR="001F55AD">
              <w:rPr>
                <w:noProof/>
                <w:webHidden/>
              </w:rPr>
            </w:r>
            <w:r w:rsidR="001F55AD">
              <w:rPr>
                <w:noProof/>
                <w:webHidden/>
              </w:rPr>
              <w:fldChar w:fldCharType="separate"/>
            </w:r>
            <w:r w:rsidR="001F55AD">
              <w:rPr>
                <w:noProof/>
                <w:webHidden/>
              </w:rPr>
              <w:t>5</w:t>
            </w:r>
            <w:r w:rsidR="001F55AD">
              <w:rPr>
                <w:noProof/>
                <w:webHidden/>
              </w:rPr>
              <w:fldChar w:fldCharType="end"/>
            </w:r>
          </w:hyperlink>
        </w:p>
        <w:p w14:paraId="72CBD735" w14:textId="77777777" w:rsidR="001F55AD" w:rsidRDefault="00052363">
          <w:pPr>
            <w:pStyle w:val="TOC2"/>
            <w:rPr>
              <w:rFonts w:asciiTheme="minorHAnsi" w:eastAsiaTheme="minorEastAsia" w:hAnsiTheme="minorHAnsi" w:cstheme="minorBidi"/>
              <w:noProof/>
              <w:sz w:val="22"/>
            </w:rPr>
          </w:pPr>
          <w:hyperlink w:anchor="_Toc512875772" w:history="1">
            <w:r w:rsidR="001F55AD" w:rsidRPr="00F268DA">
              <w:rPr>
                <w:rStyle w:val="Hyperlink"/>
                <w:noProof/>
              </w:rPr>
              <w:t>1.2</w:t>
            </w:r>
            <w:r w:rsidR="001F55AD">
              <w:rPr>
                <w:rFonts w:asciiTheme="minorHAnsi" w:eastAsiaTheme="minorEastAsia" w:hAnsiTheme="minorHAnsi" w:cstheme="minorBidi"/>
                <w:noProof/>
                <w:sz w:val="22"/>
              </w:rPr>
              <w:tab/>
            </w:r>
            <w:r w:rsidR="001F55AD" w:rsidRPr="00F268DA">
              <w:rPr>
                <w:rStyle w:val="Hyperlink"/>
                <w:noProof/>
              </w:rPr>
              <w:t>Responsible Parties</w:t>
            </w:r>
            <w:r w:rsidR="001F55AD">
              <w:rPr>
                <w:noProof/>
                <w:webHidden/>
              </w:rPr>
              <w:tab/>
            </w:r>
            <w:r w:rsidR="001F55AD">
              <w:rPr>
                <w:noProof/>
                <w:webHidden/>
              </w:rPr>
              <w:fldChar w:fldCharType="begin"/>
            </w:r>
            <w:r w:rsidR="001F55AD">
              <w:rPr>
                <w:noProof/>
                <w:webHidden/>
              </w:rPr>
              <w:instrText xml:space="preserve"> PAGEREF _Toc512875772 \h </w:instrText>
            </w:r>
            <w:r w:rsidR="001F55AD">
              <w:rPr>
                <w:noProof/>
                <w:webHidden/>
              </w:rPr>
            </w:r>
            <w:r w:rsidR="001F55AD">
              <w:rPr>
                <w:noProof/>
                <w:webHidden/>
              </w:rPr>
              <w:fldChar w:fldCharType="separate"/>
            </w:r>
            <w:r w:rsidR="001F55AD">
              <w:rPr>
                <w:noProof/>
                <w:webHidden/>
              </w:rPr>
              <w:t>5</w:t>
            </w:r>
            <w:r w:rsidR="001F55AD">
              <w:rPr>
                <w:noProof/>
                <w:webHidden/>
              </w:rPr>
              <w:fldChar w:fldCharType="end"/>
            </w:r>
          </w:hyperlink>
        </w:p>
        <w:p w14:paraId="110BF0F6" w14:textId="77777777" w:rsidR="001F55AD" w:rsidRDefault="00052363">
          <w:pPr>
            <w:pStyle w:val="TOC2"/>
            <w:rPr>
              <w:rFonts w:asciiTheme="minorHAnsi" w:eastAsiaTheme="minorEastAsia" w:hAnsiTheme="minorHAnsi" w:cstheme="minorBidi"/>
              <w:noProof/>
              <w:sz w:val="22"/>
            </w:rPr>
          </w:pPr>
          <w:hyperlink w:anchor="_Toc512875773" w:history="1">
            <w:r w:rsidR="001F55AD" w:rsidRPr="00F268DA">
              <w:rPr>
                <w:rStyle w:val="Hyperlink"/>
                <w:noProof/>
              </w:rPr>
              <w:t>1.3</w:t>
            </w:r>
            <w:r w:rsidR="001F55AD">
              <w:rPr>
                <w:rFonts w:asciiTheme="minorHAnsi" w:eastAsiaTheme="minorEastAsia" w:hAnsiTheme="minorHAnsi" w:cstheme="minorBidi"/>
                <w:noProof/>
                <w:sz w:val="22"/>
              </w:rPr>
              <w:tab/>
            </w:r>
            <w:r w:rsidR="001F55AD" w:rsidRPr="00F268DA">
              <w:rPr>
                <w:rStyle w:val="Hyperlink"/>
                <w:noProof/>
              </w:rPr>
              <w:t>Document Control</w:t>
            </w:r>
            <w:r w:rsidR="001F55AD">
              <w:rPr>
                <w:noProof/>
                <w:webHidden/>
              </w:rPr>
              <w:tab/>
            </w:r>
            <w:r w:rsidR="001F55AD">
              <w:rPr>
                <w:noProof/>
                <w:webHidden/>
              </w:rPr>
              <w:fldChar w:fldCharType="begin"/>
            </w:r>
            <w:r w:rsidR="001F55AD">
              <w:rPr>
                <w:noProof/>
                <w:webHidden/>
              </w:rPr>
              <w:instrText xml:space="preserve"> PAGEREF _Toc512875773 \h </w:instrText>
            </w:r>
            <w:r w:rsidR="001F55AD">
              <w:rPr>
                <w:noProof/>
                <w:webHidden/>
              </w:rPr>
            </w:r>
            <w:r w:rsidR="001F55AD">
              <w:rPr>
                <w:noProof/>
                <w:webHidden/>
              </w:rPr>
              <w:fldChar w:fldCharType="separate"/>
            </w:r>
            <w:r w:rsidR="001F55AD">
              <w:rPr>
                <w:noProof/>
                <w:webHidden/>
              </w:rPr>
              <w:t>6</w:t>
            </w:r>
            <w:r w:rsidR="001F55AD">
              <w:rPr>
                <w:noProof/>
                <w:webHidden/>
              </w:rPr>
              <w:fldChar w:fldCharType="end"/>
            </w:r>
          </w:hyperlink>
        </w:p>
        <w:p w14:paraId="1227C5A4" w14:textId="77777777" w:rsidR="001F55AD" w:rsidRDefault="00052363">
          <w:pPr>
            <w:pStyle w:val="TOC2"/>
            <w:rPr>
              <w:rFonts w:asciiTheme="minorHAnsi" w:eastAsiaTheme="minorEastAsia" w:hAnsiTheme="minorHAnsi" w:cstheme="minorBidi"/>
              <w:noProof/>
              <w:sz w:val="22"/>
            </w:rPr>
          </w:pPr>
          <w:hyperlink w:anchor="_Toc512875774" w:history="1">
            <w:r w:rsidR="001F55AD" w:rsidRPr="00F268DA">
              <w:rPr>
                <w:rStyle w:val="Hyperlink"/>
                <w:noProof/>
              </w:rPr>
              <w:t>1.4</w:t>
            </w:r>
            <w:r w:rsidR="001F55AD">
              <w:rPr>
                <w:rFonts w:asciiTheme="minorHAnsi" w:eastAsiaTheme="minorEastAsia" w:hAnsiTheme="minorHAnsi" w:cstheme="minorBidi"/>
                <w:noProof/>
                <w:sz w:val="22"/>
              </w:rPr>
              <w:tab/>
            </w:r>
            <w:r w:rsidR="001F55AD" w:rsidRPr="00F268DA">
              <w:rPr>
                <w:rStyle w:val="Hyperlink"/>
                <w:noProof/>
              </w:rPr>
              <w:t>Terminology</w:t>
            </w:r>
            <w:r w:rsidR="001F55AD">
              <w:rPr>
                <w:noProof/>
                <w:webHidden/>
              </w:rPr>
              <w:tab/>
            </w:r>
            <w:r w:rsidR="001F55AD">
              <w:rPr>
                <w:noProof/>
                <w:webHidden/>
              </w:rPr>
              <w:fldChar w:fldCharType="begin"/>
            </w:r>
            <w:r w:rsidR="001F55AD">
              <w:rPr>
                <w:noProof/>
                <w:webHidden/>
              </w:rPr>
              <w:instrText xml:space="preserve"> PAGEREF _Toc512875774 \h </w:instrText>
            </w:r>
            <w:r w:rsidR="001F55AD">
              <w:rPr>
                <w:noProof/>
                <w:webHidden/>
              </w:rPr>
            </w:r>
            <w:r w:rsidR="001F55AD">
              <w:rPr>
                <w:noProof/>
                <w:webHidden/>
              </w:rPr>
              <w:fldChar w:fldCharType="separate"/>
            </w:r>
            <w:r w:rsidR="001F55AD">
              <w:rPr>
                <w:noProof/>
                <w:webHidden/>
              </w:rPr>
              <w:t>6</w:t>
            </w:r>
            <w:r w:rsidR="001F55AD">
              <w:rPr>
                <w:noProof/>
                <w:webHidden/>
              </w:rPr>
              <w:fldChar w:fldCharType="end"/>
            </w:r>
          </w:hyperlink>
        </w:p>
        <w:p w14:paraId="1AD5E7DE" w14:textId="77777777" w:rsidR="001F55AD" w:rsidRDefault="00052363">
          <w:pPr>
            <w:pStyle w:val="TOC1"/>
            <w:tabs>
              <w:tab w:val="left" w:pos="480"/>
              <w:tab w:val="right" w:leader="dot" w:pos="9350"/>
            </w:tabs>
            <w:rPr>
              <w:rFonts w:asciiTheme="minorHAnsi" w:eastAsiaTheme="minorEastAsia" w:hAnsiTheme="minorHAnsi" w:cstheme="minorBidi"/>
              <w:noProof/>
              <w:sz w:val="22"/>
            </w:rPr>
          </w:pPr>
          <w:hyperlink w:anchor="_Toc512875775" w:history="1">
            <w:r w:rsidR="001F55AD" w:rsidRPr="00F268DA">
              <w:rPr>
                <w:rStyle w:val="Hyperlink"/>
                <w:noProof/>
              </w:rPr>
              <w:t>2</w:t>
            </w:r>
            <w:r w:rsidR="001F55AD">
              <w:rPr>
                <w:rFonts w:asciiTheme="minorHAnsi" w:eastAsiaTheme="minorEastAsia" w:hAnsiTheme="minorHAnsi" w:cstheme="minorBidi"/>
                <w:noProof/>
                <w:sz w:val="22"/>
              </w:rPr>
              <w:tab/>
            </w:r>
            <w:r w:rsidR="001F55AD" w:rsidRPr="00F268DA">
              <w:rPr>
                <w:rStyle w:val="Hyperlink"/>
                <w:noProof/>
              </w:rPr>
              <w:t>Business Process Design</w:t>
            </w:r>
            <w:r w:rsidR="001F55AD">
              <w:rPr>
                <w:noProof/>
                <w:webHidden/>
              </w:rPr>
              <w:tab/>
            </w:r>
            <w:r w:rsidR="001F55AD">
              <w:rPr>
                <w:noProof/>
                <w:webHidden/>
              </w:rPr>
              <w:fldChar w:fldCharType="begin"/>
            </w:r>
            <w:r w:rsidR="001F55AD">
              <w:rPr>
                <w:noProof/>
                <w:webHidden/>
              </w:rPr>
              <w:instrText xml:space="preserve"> PAGEREF _Toc512875775 \h </w:instrText>
            </w:r>
            <w:r w:rsidR="001F55AD">
              <w:rPr>
                <w:noProof/>
                <w:webHidden/>
              </w:rPr>
            </w:r>
            <w:r w:rsidR="001F55AD">
              <w:rPr>
                <w:noProof/>
                <w:webHidden/>
              </w:rPr>
              <w:fldChar w:fldCharType="separate"/>
            </w:r>
            <w:r w:rsidR="001F55AD">
              <w:rPr>
                <w:noProof/>
                <w:webHidden/>
              </w:rPr>
              <w:t>9</w:t>
            </w:r>
            <w:r w:rsidR="001F55AD">
              <w:rPr>
                <w:noProof/>
                <w:webHidden/>
              </w:rPr>
              <w:fldChar w:fldCharType="end"/>
            </w:r>
          </w:hyperlink>
        </w:p>
        <w:p w14:paraId="1B2CE779" w14:textId="77777777" w:rsidR="001F55AD" w:rsidRDefault="00052363">
          <w:pPr>
            <w:pStyle w:val="TOC2"/>
            <w:rPr>
              <w:rFonts w:asciiTheme="minorHAnsi" w:eastAsiaTheme="minorEastAsia" w:hAnsiTheme="minorHAnsi" w:cstheme="minorBidi"/>
              <w:noProof/>
              <w:sz w:val="22"/>
            </w:rPr>
          </w:pPr>
          <w:hyperlink w:anchor="_Toc512875776" w:history="1">
            <w:r w:rsidR="001F55AD" w:rsidRPr="00F268DA">
              <w:rPr>
                <w:rStyle w:val="Hyperlink"/>
                <w:noProof/>
              </w:rPr>
              <w:t>2.1</w:t>
            </w:r>
            <w:r w:rsidR="001F55AD">
              <w:rPr>
                <w:rFonts w:asciiTheme="minorHAnsi" w:eastAsiaTheme="minorEastAsia" w:hAnsiTheme="minorHAnsi" w:cstheme="minorBidi"/>
                <w:noProof/>
                <w:sz w:val="22"/>
              </w:rPr>
              <w:tab/>
            </w:r>
            <w:r w:rsidR="001F55AD" w:rsidRPr="00F268DA">
              <w:rPr>
                <w:rStyle w:val="Hyperlink"/>
                <w:noProof/>
              </w:rPr>
              <w:t>Channels of Inbound Correspondence</w:t>
            </w:r>
            <w:r w:rsidR="001F55AD">
              <w:rPr>
                <w:noProof/>
                <w:webHidden/>
              </w:rPr>
              <w:tab/>
            </w:r>
            <w:r w:rsidR="001F55AD">
              <w:rPr>
                <w:noProof/>
                <w:webHidden/>
              </w:rPr>
              <w:fldChar w:fldCharType="begin"/>
            </w:r>
            <w:r w:rsidR="001F55AD">
              <w:rPr>
                <w:noProof/>
                <w:webHidden/>
              </w:rPr>
              <w:instrText xml:space="preserve"> PAGEREF _Toc512875776 \h </w:instrText>
            </w:r>
            <w:r w:rsidR="001F55AD">
              <w:rPr>
                <w:noProof/>
                <w:webHidden/>
              </w:rPr>
            </w:r>
            <w:r w:rsidR="001F55AD">
              <w:rPr>
                <w:noProof/>
                <w:webHidden/>
              </w:rPr>
              <w:fldChar w:fldCharType="separate"/>
            </w:r>
            <w:r w:rsidR="001F55AD">
              <w:rPr>
                <w:noProof/>
                <w:webHidden/>
              </w:rPr>
              <w:t>10</w:t>
            </w:r>
            <w:r w:rsidR="001F55AD">
              <w:rPr>
                <w:noProof/>
                <w:webHidden/>
              </w:rPr>
              <w:fldChar w:fldCharType="end"/>
            </w:r>
          </w:hyperlink>
        </w:p>
        <w:p w14:paraId="24B8CCCC" w14:textId="77777777" w:rsidR="001F55AD" w:rsidRDefault="00052363">
          <w:pPr>
            <w:pStyle w:val="TOC2"/>
            <w:rPr>
              <w:rFonts w:asciiTheme="minorHAnsi" w:eastAsiaTheme="minorEastAsia" w:hAnsiTheme="minorHAnsi" w:cstheme="minorBidi"/>
              <w:noProof/>
              <w:sz w:val="22"/>
            </w:rPr>
          </w:pPr>
          <w:hyperlink w:anchor="_Toc512875777" w:history="1">
            <w:r w:rsidR="001F55AD" w:rsidRPr="00F268DA">
              <w:rPr>
                <w:rStyle w:val="Hyperlink"/>
                <w:noProof/>
              </w:rPr>
              <w:t>2.2</w:t>
            </w:r>
            <w:r w:rsidR="001F55AD">
              <w:rPr>
                <w:rFonts w:asciiTheme="minorHAnsi" w:eastAsiaTheme="minorEastAsia" w:hAnsiTheme="minorHAnsi" w:cstheme="minorBidi"/>
                <w:noProof/>
                <w:sz w:val="22"/>
              </w:rPr>
              <w:tab/>
            </w:r>
            <w:r w:rsidR="001F55AD" w:rsidRPr="00F268DA">
              <w:rPr>
                <w:rStyle w:val="Hyperlink"/>
                <w:noProof/>
              </w:rPr>
              <w:t>Viewing of Correspondence in Open Text</w:t>
            </w:r>
            <w:r w:rsidR="001F55AD">
              <w:rPr>
                <w:noProof/>
                <w:webHidden/>
              </w:rPr>
              <w:tab/>
            </w:r>
            <w:r w:rsidR="001F55AD">
              <w:rPr>
                <w:noProof/>
                <w:webHidden/>
              </w:rPr>
              <w:fldChar w:fldCharType="begin"/>
            </w:r>
            <w:r w:rsidR="001F55AD">
              <w:rPr>
                <w:noProof/>
                <w:webHidden/>
              </w:rPr>
              <w:instrText xml:space="preserve"> PAGEREF _Toc512875777 \h </w:instrText>
            </w:r>
            <w:r w:rsidR="001F55AD">
              <w:rPr>
                <w:noProof/>
                <w:webHidden/>
              </w:rPr>
            </w:r>
            <w:r w:rsidR="001F55AD">
              <w:rPr>
                <w:noProof/>
                <w:webHidden/>
              </w:rPr>
              <w:fldChar w:fldCharType="separate"/>
            </w:r>
            <w:r w:rsidR="001F55AD">
              <w:rPr>
                <w:noProof/>
                <w:webHidden/>
              </w:rPr>
              <w:t>14</w:t>
            </w:r>
            <w:r w:rsidR="001F55AD">
              <w:rPr>
                <w:noProof/>
                <w:webHidden/>
              </w:rPr>
              <w:fldChar w:fldCharType="end"/>
            </w:r>
          </w:hyperlink>
        </w:p>
        <w:p w14:paraId="60957EA8" w14:textId="77777777" w:rsidR="001F55AD" w:rsidRDefault="00052363">
          <w:pPr>
            <w:pStyle w:val="TOC2"/>
            <w:rPr>
              <w:rFonts w:asciiTheme="minorHAnsi" w:eastAsiaTheme="minorEastAsia" w:hAnsiTheme="minorHAnsi" w:cstheme="minorBidi"/>
              <w:noProof/>
              <w:sz w:val="22"/>
            </w:rPr>
          </w:pPr>
          <w:hyperlink w:anchor="_Toc512875778" w:history="1">
            <w:r w:rsidR="001F55AD" w:rsidRPr="00F268DA">
              <w:rPr>
                <w:rStyle w:val="Hyperlink"/>
                <w:noProof/>
              </w:rPr>
              <w:t>2.3</w:t>
            </w:r>
            <w:r w:rsidR="001F55AD">
              <w:rPr>
                <w:rFonts w:asciiTheme="minorHAnsi" w:eastAsiaTheme="minorEastAsia" w:hAnsiTheme="minorHAnsi" w:cstheme="minorBidi"/>
                <w:noProof/>
                <w:sz w:val="22"/>
              </w:rPr>
              <w:tab/>
            </w:r>
            <w:r w:rsidR="001F55AD" w:rsidRPr="00F268DA">
              <w:rPr>
                <w:rStyle w:val="Hyperlink"/>
                <w:noProof/>
              </w:rPr>
              <w:t>Handling of undelivered correspondence</w:t>
            </w:r>
            <w:r w:rsidR="001F55AD">
              <w:rPr>
                <w:noProof/>
                <w:webHidden/>
              </w:rPr>
              <w:tab/>
            </w:r>
            <w:r w:rsidR="001F55AD">
              <w:rPr>
                <w:noProof/>
                <w:webHidden/>
              </w:rPr>
              <w:fldChar w:fldCharType="begin"/>
            </w:r>
            <w:r w:rsidR="001F55AD">
              <w:rPr>
                <w:noProof/>
                <w:webHidden/>
              </w:rPr>
              <w:instrText xml:space="preserve"> PAGEREF _Toc512875778 \h </w:instrText>
            </w:r>
            <w:r w:rsidR="001F55AD">
              <w:rPr>
                <w:noProof/>
                <w:webHidden/>
              </w:rPr>
            </w:r>
            <w:r w:rsidR="001F55AD">
              <w:rPr>
                <w:noProof/>
                <w:webHidden/>
              </w:rPr>
              <w:fldChar w:fldCharType="separate"/>
            </w:r>
            <w:r w:rsidR="001F55AD">
              <w:rPr>
                <w:noProof/>
                <w:webHidden/>
              </w:rPr>
              <w:t>16</w:t>
            </w:r>
            <w:r w:rsidR="001F55AD">
              <w:rPr>
                <w:noProof/>
                <w:webHidden/>
              </w:rPr>
              <w:fldChar w:fldCharType="end"/>
            </w:r>
          </w:hyperlink>
        </w:p>
        <w:p w14:paraId="6228D6FC" w14:textId="77777777" w:rsidR="001F55AD" w:rsidRDefault="00052363">
          <w:pPr>
            <w:pStyle w:val="TOC2"/>
            <w:rPr>
              <w:rFonts w:asciiTheme="minorHAnsi" w:eastAsiaTheme="minorEastAsia" w:hAnsiTheme="minorHAnsi" w:cstheme="minorBidi"/>
              <w:noProof/>
              <w:sz w:val="22"/>
            </w:rPr>
          </w:pPr>
          <w:hyperlink w:anchor="_Toc512875779" w:history="1">
            <w:r w:rsidR="001F55AD" w:rsidRPr="00F268DA">
              <w:rPr>
                <w:rStyle w:val="Hyperlink"/>
                <w:noProof/>
              </w:rPr>
              <w:t>2.4</w:t>
            </w:r>
            <w:r w:rsidR="001F55AD">
              <w:rPr>
                <w:rFonts w:asciiTheme="minorHAnsi" w:eastAsiaTheme="minorEastAsia" w:hAnsiTheme="minorHAnsi" w:cstheme="minorBidi"/>
                <w:noProof/>
                <w:sz w:val="22"/>
              </w:rPr>
              <w:tab/>
            </w:r>
            <w:r w:rsidR="001F55AD" w:rsidRPr="00F268DA">
              <w:rPr>
                <w:rStyle w:val="Hyperlink"/>
                <w:noProof/>
              </w:rPr>
              <w:t>Handling of Opt Out Request</w:t>
            </w:r>
            <w:r w:rsidR="001F55AD">
              <w:rPr>
                <w:noProof/>
                <w:webHidden/>
              </w:rPr>
              <w:tab/>
            </w:r>
            <w:r w:rsidR="001F55AD">
              <w:rPr>
                <w:noProof/>
                <w:webHidden/>
              </w:rPr>
              <w:fldChar w:fldCharType="begin"/>
            </w:r>
            <w:r w:rsidR="001F55AD">
              <w:rPr>
                <w:noProof/>
                <w:webHidden/>
              </w:rPr>
              <w:instrText xml:space="preserve"> PAGEREF _Toc512875779 \h </w:instrText>
            </w:r>
            <w:r w:rsidR="001F55AD">
              <w:rPr>
                <w:noProof/>
                <w:webHidden/>
              </w:rPr>
            </w:r>
            <w:r w:rsidR="001F55AD">
              <w:rPr>
                <w:noProof/>
                <w:webHidden/>
              </w:rPr>
              <w:fldChar w:fldCharType="separate"/>
            </w:r>
            <w:r w:rsidR="001F55AD">
              <w:rPr>
                <w:noProof/>
                <w:webHidden/>
              </w:rPr>
              <w:t>20</w:t>
            </w:r>
            <w:r w:rsidR="001F55AD">
              <w:rPr>
                <w:noProof/>
                <w:webHidden/>
              </w:rPr>
              <w:fldChar w:fldCharType="end"/>
            </w:r>
          </w:hyperlink>
        </w:p>
        <w:p w14:paraId="53CC6739" w14:textId="77777777" w:rsidR="001F55AD" w:rsidRDefault="00052363">
          <w:pPr>
            <w:pStyle w:val="TOC2"/>
            <w:rPr>
              <w:rFonts w:asciiTheme="minorHAnsi" w:eastAsiaTheme="minorEastAsia" w:hAnsiTheme="minorHAnsi" w:cstheme="minorBidi"/>
              <w:noProof/>
              <w:sz w:val="22"/>
            </w:rPr>
          </w:pPr>
          <w:hyperlink w:anchor="_Toc512875780" w:history="1">
            <w:r w:rsidR="001F55AD" w:rsidRPr="00F268DA">
              <w:rPr>
                <w:rStyle w:val="Hyperlink"/>
                <w:noProof/>
              </w:rPr>
              <w:t>2.5</w:t>
            </w:r>
            <w:r w:rsidR="001F55AD">
              <w:rPr>
                <w:rFonts w:asciiTheme="minorHAnsi" w:eastAsiaTheme="minorEastAsia" w:hAnsiTheme="minorHAnsi" w:cstheme="minorBidi"/>
                <w:noProof/>
                <w:sz w:val="22"/>
              </w:rPr>
              <w:tab/>
            </w:r>
            <w:r w:rsidR="001F55AD" w:rsidRPr="00F268DA">
              <w:rPr>
                <w:rStyle w:val="Hyperlink"/>
                <w:noProof/>
              </w:rPr>
              <w:t>Process / Performance Improvement</w:t>
            </w:r>
            <w:r w:rsidR="001F55AD">
              <w:rPr>
                <w:noProof/>
                <w:webHidden/>
              </w:rPr>
              <w:tab/>
            </w:r>
            <w:r w:rsidR="001F55AD">
              <w:rPr>
                <w:noProof/>
                <w:webHidden/>
              </w:rPr>
              <w:fldChar w:fldCharType="begin"/>
            </w:r>
            <w:r w:rsidR="001F55AD">
              <w:rPr>
                <w:noProof/>
                <w:webHidden/>
              </w:rPr>
              <w:instrText xml:space="preserve"> PAGEREF _Toc512875780 \h </w:instrText>
            </w:r>
            <w:r w:rsidR="001F55AD">
              <w:rPr>
                <w:noProof/>
                <w:webHidden/>
              </w:rPr>
            </w:r>
            <w:r w:rsidR="001F55AD">
              <w:rPr>
                <w:noProof/>
                <w:webHidden/>
              </w:rPr>
              <w:fldChar w:fldCharType="separate"/>
            </w:r>
            <w:r w:rsidR="001F55AD">
              <w:rPr>
                <w:noProof/>
                <w:webHidden/>
              </w:rPr>
              <w:t>22</w:t>
            </w:r>
            <w:r w:rsidR="001F55AD">
              <w:rPr>
                <w:noProof/>
                <w:webHidden/>
              </w:rPr>
              <w:fldChar w:fldCharType="end"/>
            </w:r>
          </w:hyperlink>
        </w:p>
        <w:p w14:paraId="63A0E234" w14:textId="77777777" w:rsidR="001F55AD" w:rsidRDefault="00052363">
          <w:pPr>
            <w:pStyle w:val="TOC2"/>
            <w:rPr>
              <w:rFonts w:asciiTheme="minorHAnsi" w:eastAsiaTheme="minorEastAsia" w:hAnsiTheme="minorHAnsi" w:cstheme="minorBidi"/>
              <w:noProof/>
              <w:sz w:val="22"/>
            </w:rPr>
          </w:pPr>
          <w:hyperlink w:anchor="_Toc512875781" w:history="1">
            <w:r w:rsidR="001F55AD" w:rsidRPr="00F268DA">
              <w:rPr>
                <w:rStyle w:val="Hyperlink"/>
                <w:noProof/>
              </w:rPr>
              <w:t>2.6</w:t>
            </w:r>
            <w:r w:rsidR="001F55AD">
              <w:rPr>
                <w:rFonts w:asciiTheme="minorHAnsi" w:eastAsiaTheme="minorEastAsia" w:hAnsiTheme="minorHAnsi" w:cstheme="minorBidi"/>
                <w:noProof/>
                <w:sz w:val="22"/>
              </w:rPr>
              <w:tab/>
            </w:r>
            <w:r w:rsidR="001F55AD" w:rsidRPr="00F268DA">
              <w:rPr>
                <w:rStyle w:val="Hyperlink"/>
                <w:noProof/>
              </w:rPr>
              <w:t>Prerequisites and Inputs</w:t>
            </w:r>
            <w:r w:rsidR="001F55AD">
              <w:rPr>
                <w:noProof/>
                <w:webHidden/>
              </w:rPr>
              <w:tab/>
            </w:r>
            <w:r w:rsidR="001F55AD">
              <w:rPr>
                <w:noProof/>
                <w:webHidden/>
              </w:rPr>
              <w:fldChar w:fldCharType="begin"/>
            </w:r>
            <w:r w:rsidR="001F55AD">
              <w:rPr>
                <w:noProof/>
                <w:webHidden/>
              </w:rPr>
              <w:instrText xml:space="preserve"> PAGEREF _Toc512875781 \h </w:instrText>
            </w:r>
            <w:r w:rsidR="001F55AD">
              <w:rPr>
                <w:noProof/>
                <w:webHidden/>
              </w:rPr>
            </w:r>
            <w:r w:rsidR="001F55AD">
              <w:rPr>
                <w:noProof/>
                <w:webHidden/>
              </w:rPr>
              <w:fldChar w:fldCharType="separate"/>
            </w:r>
            <w:r w:rsidR="001F55AD">
              <w:rPr>
                <w:noProof/>
                <w:webHidden/>
              </w:rPr>
              <w:t>22</w:t>
            </w:r>
            <w:r w:rsidR="001F55AD">
              <w:rPr>
                <w:noProof/>
                <w:webHidden/>
              </w:rPr>
              <w:fldChar w:fldCharType="end"/>
            </w:r>
          </w:hyperlink>
        </w:p>
        <w:p w14:paraId="2E12BF55" w14:textId="77777777" w:rsidR="001F55AD" w:rsidRDefault="00052363">
          <w:pPr>
            <w:pStyle w:val="TOC2"/>
            <w:rPr>
              <w:rFonts w:asciiTheme="minorHAnsi" w:eastAsiaTheme="minorEastAsia" w:hAnsiTheme="minorHAnsi" w:cstheme="minorBidi"/>
              <w:noProof/>
              <w:sz w:val="22"/>
            </w:rPr>
          </w:pPr>
          <w:hyperlink w:anchor="_Toc512875782" w:history="1">
            <w:r w:rsidR="001F55AD" w:rsidRPr="00F268DA">
              <w:rPr>
                <w:rStyle w:val="Hyperlink"/>
                <w:noProof/>
              </w:rPr>
              <w:t>2.7</w:t>
            </w:r>
            <w:r w:rsidR="001F55AD">
              <w:rPr>
                <w:rFonts w:asciiTheme="minorHAnsi" w:eastAsiaTheme="minorEastAsia" w:hAnsiTheme="minorHAnsi" w:cstheme="minorBidi"/>
                <w:noProof/>
                <w:sz w:val="22"/>
              </w:rPr>
              <w:tab/>
            </w:r>
            <w:r w:rsidR="001F55AD" w:rsidRPr="00F268DA">
              <w:rPr>
                <w:rStyle w:val="Hyperlink"/>
                <w:noProof/>
              </w:rPr>
              <w:t>General Assumptions</w:t>
            </w:r>
            <w:r w:rsidR="001F55AD">
              <w:rPr>
                <w:noProof/>
                <w:webHidden/>
              </w:rPr>
              <w:tab/>
            </w:r>
            <w:r w:rsidR="001F55AD">
              <w:rPr>
                <w:noProof/>
                <w:webHidden/>
              </w:rPr>
              <w:fldChar w:fldCharType="begin"/>
            </w:r>
            <w:r w:rsidR="001F55AD">
              <w:rPr>
                <w:noProof/>
                <w:webHidden/>
              </w:rPr>
              <w:instrText xml:space="preserve"> PAGEREF _Toc512875782 \h </w:instrText>
            </w:r>
            <w:r w:rsidR="001F55AD">
              <w:rPr>
                <w:noProof/>
                <w:webHidden/>
              </w:rPr>
            </w:r>
            <w:r w:rsidR="001F55AD">
              <w:rPr>
                <w:noProof/>
                <w:webHidden/>
              </w:rPr>
              <w:fldChar w:fldCharType="separate"/>
            </w:r>
            <w:r w:rsidR="001F55AD">
              <w:rPr>
                <w:noProof/>
                <w:webHidden/>
              </w:rPr>
              <w:t>22</w:t>
            </w:r>
            <w:r w:rsidR="001F55AD">
              <w:rPr>
                <w:noProof/>
                <w:webHidden/>
              </w:rPr>
              <w:fldChar w:fldCharType="end"/>
            </w:r>
          </w:hyperlink>
        </w:p>
        <w:p w14:paraId="2042DC93" w14:textId="77777777" w:rsidR="001F55AD" w:rsidRDefault="00052363">
          <w:pPr>
            <w:pStyle w:val="TOC2"/>
            <w:rPr>
              <w:rFonts w:asciiTheme="minorHAnsi" w:eastAsiaTheme="minorEastAsia" w:hAnsiTheme="minorHAnsi" w:cstheme="minorBidi"/>
              <w:noProof/>
              <w:sz w:val="22"/>
            </w:rPr>
          </w:pPr>
          <w:hyperlink w:anchor="_Toc512875783" w:history="1">
            <w:r w:rsidR="001F55AD" w:rsidRPr="00F268DA">
              <w:rPr>
                <w:rStyle w:val="Hyperlink"/>
                <w:noProof/>
              </w:rPr>
              <w:t>2.8</w:t>
            </w:r>
            <w:r w:rsidR="001F55AD">
              <w:rPr>
                <w:rFonts w:asciiTheme="minorHAnsi" w:eastAsiaTheme="minorEastAsia" w:hAnsiTheme="minorHAnsi" w:cstheme="minorBidi"/>
                <w:noProof/>
                <w:sz w:val="22"/>
              </w:rPr>
              <w:tab/>
            </w:r>
            <w:r w:rsidR="001F55AD" w:rsidRPr="00F268DA">
              <w:rPr>
                <w:rStyle w:val="Hyperlink"/>
                <w:noProof/>
              </w:rPr>
              <w:t>Business Process Hierarchy</w:t>
            </w:r>
            <w:r w:rsidR="001F55AD">
              <w:rPr>
                <w:noProof/>
                <w:webHidden/>
              </w:rPr>
              <w:tab/>
            </w:r>
            <w:r w:rsidR="001F55AD">
              <w:rPr>
                <w:noProof/>
                <w:webHidden/>
              </w:rPr>
              <w:fldChar w:fldCharType="begin"/>
            </w:r>
            <w:r w:rsidR="001F55AD">
              <w:rPr>
                <w:noProof/>
                <w:webHidden/>
              </w:rPr>
              <w:instrText xml:space="preserve"> PAGEREF _Toc512875783 \h </w:instrText>
            </w:r>
            <w:r w:rsidR="001F55AD">
              <w:rPr>
                <w:noProof/>
                <w:webHidden/>
              </w:rPr>
            </w:r>
            <w:r w:rsidR="001F55AD">
              <w:rPr>
                <w:noProof/>
                <w:webHidden/>
              </w:rPr>
              <w:fldChar w:fldCharType="separate"/>
            </w:r>
            <w:r w:rsidR="001F55AD">
              <w:rPr>
                <w:noProof/>
                <w:webHidden/>
              </w:rPr>
              <w:t>23</w:t>
            </w:r>
            <w:r w:rsidR="001F55AD">
              <w:rPr>
                <w:noProof/>
                <w:webHidden/>
              </w:rPr>
              <w:fldChar w:fldCharType="end"/>
            </w:r>
          </w:hyperlink>
        </w:p>
        <w:p w14:paraId="4014ABD3" w14:textId="77777777" w:rsidR="001F55AD" w:rsidRDefault="00052363">
          <w:pPr>
            <w:pStyle w:val="TOC2"/>
            <w:rPr>
              <w:rFonts w:asciiTheme="minorHAnsi" w:eastAsiaTheme="minorEastAsia" w:hAnsiTheme="minorHAnsi" w:cstheme="minorBidi"/>
              <w:noProof/>
              <w:sz w:val="22"/>
            </w:rPr>
          </w:pPr>
          <w:hyperlink w:anchor="_Toc512875784" w:history="1">
            <w:r w:rsidR="001F55AD" w:rsidRPr="00F268DA">
              <w:rPr>
                <w:rStyle w:val="Hyperlink"/>
                <w:noProof/>
              </w:rPr>
              <w:t>2.9</w:t>
            </w:r>
            <w:r w:rsidR="001F55AD">
              <w:rPr>
                <w:rFonts w:asciiTheme="minorHAnsi" w:eastAsiaTheme="minorEastAsia" w:hAnsiTheme="minorHAnsi" w:cstheme="minorBidi"/>
                <w:noProof/>
                <w:sz w:val="22"/>
              </w:rPr>
              <w:tab/>
            </w:r>
            <w:r w:rsidR="001F55AD" w:rsidRPr="00F268DA">
              <w:rPr>
                <w:rStyle w:val="Hyperlink"/>
                <w:noProof/>
              </w:rPr>
              <w:t>Process Flows</w:t>
            </w:r>
            <w:r w:rsidR="001F55AD">
              <w:rPr>
                <w:noProof/>
                <w:webHidden/>
              </w:rPr>
              <w:tab/>
            </w:r>
            <w:r w:rsidR="001F55AD">
              <w:rPr>
                <w:noProof/>
                <w:webHidden/>
              </w:rPr>
              <w:fldChar w:fldCharType="begin"/>
            </w:r>
            <w:r w:rsidR="001F55AD">
              <w:rPr>
                <w:noProof/>
                <w:webHidden/>
              </w:rPr>
              <w:instrText xml:space="preserve"> PAGEREF _Toc512875784 \h </w:instrText>
            </w:r>
            <w:r w:rsidR="001F55AD">
              <w:rPr>
                <w:noProof/>
                <w:webHidden/>
              </w:rPr>
            </w:r>
            <w:r w:rsidR="001F55AD">
              <w:rPr>
                <w:noProof/>
                <w:webHidden/>
              </w:rPr>
              <w:fldChar w:fldCharType="separate"/>
            </w:r>
            <w:r w:rsidR="001F55AD">
              <w:rPr>
                <w:noProof/>
                <w:webHidden/>
              </w:rPr>
              <w:t>23</w:t>
            </w:r>
            <w:r w:rsidR="001F55AD">
              <w:rPr>
                <w:noProof/>
                <w:webHidden/>
              </w:rPr>
              <w:fldChar w:fldCharType="end"/>
            </w:r>
          </w:hyperlink>
        </w:p>
        <w:p w14:paraId="74108EDF" w14:textId="77777777" w:rsidR="001F55AD" w:rsidRDefault="00052363">
          <w:pPr>
            <w:pStyle w:val="TOC3"/>
            <w:tabs>
              <w:tab w:val="right" w:leader="dot" w:pos="9350"/>
            </w:tabs>
            <w:rPr>
              <w:rFonts w:asciiTheme="minorHAnsi" w:eastAsiaTheme="minorEastAsia" w:hAnsiTheme="minorHAnsi" w:cstheme="minorBidi"/>
              <w:noProof/>
              <w:sz w:val="22"/>
            </w:rPr>
          </w:pPr>
          <w:hyperlink w:anchor="_Toc512875785" w:history="1">
            <w:r w:rsidR="001F55AD" w:rsidRPr="00F268DA">
              <w:rPr>
                <w:rStyle w:val="Hyperlink"/>
                <w:rFonts w:ascii="Calibri Light" w:hAnsi="Calibri Light"/>
                <w:noProof/>
              </w:rPr>
              <w:t>2.9.1 Upload Correspondence to Open Text</w:t>
            </w:r>
            <w:r w:rsidR="001F55AD">
              <w:rPr>
                <w:noProof/>
                <w:webHidden/>
              </w:rPr>
              <w:tab/>
            </w:r>
            <w:r w:rsidR="001F55AD">
              <w:rPr>
                <w:noProof/>
                <w:webHidden/>
              </w:rPr>
              <w:fldChar w:fldCharType="begin"/>
            </w:r>
            <w:r w:rsidR="001F55AD">
              <w:rPr>
                <w:noProof/>
                <w:webHidden/>
              </w:rPr>
              <w:instrText xml:space="preserve"> PAGEREF _Toc512875785 \h </w:instrText>
            </w:r>
            <w:r w:rsidR="001F55AD">
              <w:rPr>
                <w:noProof/>
                <w:webHidden/>
              </w:rPr>
            </w:r>
            <w:r w:rsidR="001F55AD">
              <w:rPr>
                <w:noProof/>
                <w:webHidden/>
              </w:rPr>
              <w:fldChar w:fldCharType="separate"/>
            </w:r>
            <w:r w:rsidR="001F55AD">
              <w:rPr>
                <w:noProof/>
                <w:webHidden/>
              </w:rPr>
              <w:t>23</w:t>
            </w:r>
            <w:r w:rsidR="001F55AD">
              <w:rPr>
                <w:noProof/>
                <w:webHidden/>
              </w:rPr>
              <w:fldChar w:fldCharType="end"/>
            </w:r>
          </w:hyperlink>
        </w:p>
        <w:p w14:paraId="3A45FD52" w14:textId="77777777" w:rsidR="001F55AD" w:rsidRDefault="00052363">
          <w:pPr>
            <w:pStyle w:val="TOC3"/>
            <w:tabs>
              <w:tab w:val="right" w:leader="dot" w:pos="9350"/>
            </w:tabs>
            <w:rPr>
              <w:rFonts w:asciiTheme="minorHAnsi" w:eastAsiaTheme="minorEastAsia" w:hAnsiTheme="minorHAnsi" w:cstheme="minorBidi"/>
              <w:noProof/>
              <w:sz w:val="22"/>
            </w:rPr>
          </w:pPr>
          <w:hyperlink w:anchor="_Toc512875786" w:history="1">
            <w:r w:rsidR="001F55AD" w:rsidRPr="00F268DA">
              <w:rPr>
                <w:rStyle w:val="Hyperlink"/>
                <w:rFonts w:ascii="Calibri Light" w:hAnsi="Calibri Light"/>
                <w:noProof/>
              </w:rPr>
              <w:t>2.9.2 Handle opt out and undelivered correspondence</w:t>
            </w:r>
            <w:r w:rsidR="001F55AD">
              <w:rPr>
                <w:noProof/>
                <w:webHidden/>
              </w:rPr>
              <w:tab/>
            </w:r>
            <w:r w:rsidR="001F55AD">
              <w:rPr>
                <w:noProof/>
                <w:webHidden/>
              </w:rPr>
              <w:fldChar w:fldCharType="begin"/>
            </w:r>
            <w:r w:rsidR="001F55AD">
              <w:rPr>
                <w:noProof/>
                <w:webHidden/>
              </w:rPr>
              <w:instrText xml:space="preserve"> PAGEREF _Toc512875786 \h </w:instrText>
            </w:r>
            <w:r w:rsidR="001F55AD">
              <w:rPr>
                <w:noProof/>
                <w:webHidden/>
              </w:rPr>
            </w:r>
            <w:r w:rsidR="001F55AD">
              <w:rPr>
                <w:noProof/>
                <w:webHidden/>
              </w:rPr>
              <w:fldChar w:fldCharType="separate"/>
            </w:r>
            <w:r w:rsidR="001F55AD">
              <w:rPr>
                <w:noProof/>
                <w:webHidden/>
              </w:rPr>
              <w:t>26</w:t>
            </w:r>
            <w:r w:rsidR="001F55AD">
              <w:rPr>
                <w:noProof/>
                <w:webHidden/>
              </w:rPr>
              <w:fldChar w:fldCharType="end"/>
            </w:r>
          </w:hyperlink>
        </w:p>
        <w:p w14:paraId="2A13F374" w14:textId="77777777" w:rsidR="001F55AD" w:rsidRDefault="00052363">
          <w:pPr>
            <w:pStyle w:val="TOC3"/>
            <w:tabs>
              <w:tab w:val="right" w:leader="dot" w:pos="9350"/>
            </w:tabs>
            <w:rPr>
              <w:rFonts w:asciiTheme="minorHAnsi" w:eastAsiaTheme="minorEastAsia" w:hAnsiTheme="minorHAnsi" w:cstheme="minorBidi"/>
              <w:noProof/>
              <w:sz w:val="22"/>
            </w:rPr>
          </w:pPr>
          <w:hyperlink w:anchor="_Toc512875787" w:history="1">
            <w:r w:rsidR="001F55AD" w:rsidRPr="00F268DA">
              <w:rPr>
                <w:rStyle w:val="Hyperlink"/>
                <w:rFonts w:ascii="Calibri Light" w:hAnsi="Calibri Light"/>
                <w:noProof/>
              </w:rPr>
              <w:t>2.9.3 Viewing correspondence image</w:t>
            </w:r>
            <w:r w:rsidR="001F55AD">
              <w:rPr>
                <w:noProof/>
                <w:webHidden/>
              </w:rPr>
              <w:tab/>
            </w:r>
            <w:r w:rsidR="001F55AD">
              <w:rPr>
                <w:noProof/>
                <w:webHidden/>
              </w:rPr>
              <w:fldChar w:fldCharType="begin"/>
            </w:r>
            <w:r w:rsidR="001F55AD">
              <w:rPr>
                <w:noProof/>
                <w:webHidden/>
              </w:rPr>
              <w:instrText xml:space="preserve"> PAGEREF _Toc512875787 \h </w:instrText>
            </w:r>
            <w:r w:rsidR="001F55AD">
              <w:rPr>
                <w:noProof/>
                <w:webHidden/>
              </w:rPr>
            </w:r>
            <w:r w:rsidR="001F55AD">
              <w:rPr>
                <w:noProof/>
                <w:webHidden/>
              </w:rPr>
              <w:fldChar w:fldCharType="separate"/>
            </w:r>
            <w:r w:rsidR="001F55AD">
              <w:rPr>
                <w:noProof/>
                <w:webHidden/>
              </w:rPr>
              <w:t>28</w:t>
            </w:r>
            <w:r w:rsidR="001F55AD">
              <w:rPr>
                <w:noProof/>
                <w:webHidden/>
              </w:rPr>
              <w:fldChar w:fldCharType="end"/>
            </w:r>
          </w:hyperlink>
        </w:p>
        <w:p w14:paraId="5A6F799D" w14:textId="77777777" w:rsidR="001F55AD" w:rsidRDefault="00052363">
          <w:pPr>
            <w:pStyle w:val="TOC2"/>
            <w:rPr>
              <w:rFonts w:asciiTheme="minorHAnsi" w:eastAsiaTheme="minorEastAsia" w:hAnsiTheme="minorHAnsi" w:cstheme="minorBidi"/>
              <w:noProof/>
              <w:sz w:val="22"/>
            </w:rPr>
          </w:pPr>
          <w:hyperlink w:anchor="_Toc512875788" w:history="1">
            <w:r w:rsidR="001F55AD" w:rsidRPr="00F268DA">
              <w:rPr>
                <w:rStyle w:val="Hyperlink"/>
                <w:noProof/>
              </w:rPr>
              <w:t>2.10</w:t>
            </w:r>
            <w:r w:rsidR="001F55AD">
              <w:rPr>
                <w:rFonts w:asciiTheme="minorHAnsi" w:eastAsiaTheme="minorEastAsia" w:hAnsiTheme="minorHAnsi" w:cstheme="minorBidi"/>
                <w:noProof/>
                <w:sz w:val="22"/>
              </w:rPr>
              <w:tab/>
            </w:r>
            <w:r w:rsidR="001F55AD" w:rsidRPr="00F268DA">
              <w:rPr>
                <w:rStyle w:val="Hyperlink"/>
                <w:noProof/>
              </w:rPr>
              <w:t>3</w:t>
            </w:r>
            <w:r w:rsidR="001F55AD" w:rsidRPr="00F268DA">
              <w:rPr>
                <w:rStyle w:val="Hyperlink"/>
                <w:noProof/>
                <w:vertAlign w:val="superscript"/>
              </w:rPr>
              <w:t>rd</w:t>
            </w:r>
            <w:r w:rsidR="001F55AD" w:rsidRPr="00F268DA">
              <w:rPr>
                <w:rStyle w:val="Hyperlink"/>
                <w:noProof/>
              </w:rPr>
              <w:t xml:space="preserve"> Party and SCE Legacy System Integrations</w:t>
            </w:r>
            <w:r w:rsidR="001F55AD">
              <w:rPr>
                <w:noProof/>
                <w:webHidden/>
              </w:rPr>
              <w:tab/>
            </w:r>
            <w:r w:rsidR="001F55AD">
              <w:rPr>
                <w:noProof/>
                <w:webHidden/>
              </w:rPr>
              <w:fldChar w:fldCharType="begin"/>
            </w:r>
            <w:r w:rsidR="001F55AD">
              <w:rPr>
                <w:noProof/>
                <w:webHidden/>
              </w:rPr>
              <w:instrText xml:space="preserve"> PAGEREF _Toc512875788 \h </w:instrText>
            </w:r>
            <w:r w:rsidR="001F55AD">
              <w:rPr>
                <w:noProof/>
                <w:webHidden/>
              </w:rPr>
            </w:r>
            <w:r w:rsidR="001F55AD">
              <w:rPr>
                <w:noProof/>
                <w:webHidden/>
              </w:rPr>
              <w:fldChar w:fldCharType="separate"/>
            </w:r>
            <w:r w:rsidR="001F55AD">
              <w:rPr>
                <w:noProof/>
                <w:webHidden/>
              </w:rPr>
              <w:t>29</w:t>
            </w:r>
            <w:r w:rsidR="001F55AD">
              <w:rPr>
                <w:noProof/>
                <w:webHidden/>
              </w:rPr>
              <w:fldChar w:fldCharType="end"/>
            </w:r>
          </w:hyperlink>
        </w:p>
        <w:p w14:paraId="01995906" w14:textId="77777777" w:rsidR="001F55AD" w:rsidRDefault="00052363">
          <w:pPr>
            <w:pStyle w:val="TOC2"/>
            <w:rPr>
              <w:rFonts w:asciiTheme="minorHAnsi" w:eastAsiaTheme="minorEastAsia" w:hAnsiTheme="minorHAnsi" w:cstheme="minorBidi"/>
              <w:noProof/>
              <w:sz w:val="22"/>
            </w:rPr>
          </w:pPr>
          <w:hyperlink w:anchor="_Toc512875789" w:history="1">
            <w:r w:rsidR="001F55AD" w:rsidRPr="00F268DA">
              <w:rPr>
                <w:rStyle w:val="Hyperlink"/>
                <w:noProof/>
              </w:rPr>
              <w:t>2.11</w:t>
            </w:r>
            <w:r w:rsidR="001F55AD">
              <w:rPr>
                <w:rFonts w:asciiTheme="minorHAnsi" w:eastAsiaTheme="minorEastAsia" w:hAnsiTheme="minorHAnsi" w:cstheme="minorBidi"/>
                <w:noProof/>
                <w:sz w:val="22"/>
              </w:rPr>
              <w:tab/>
            </w:r>
            <w:r w:rsidR="001F55AD" w:rsidRPr="00F268DA">
              <w:rPr>
                <w:rStyle w:val="Hyperlink"/>
                <w:noProof/>
              </w:rPr>
              <w:t>Data Elements</w:t>
            </w:r>
            <w:r w:rsidR="001F55AD">
              <w:rPr>
                <w:noProof/>
                <w:webHidden/>
              </w:rPr>
              <w:tab/>
            </w:r>
            <w:r w:rsidR="001F55AD">
              <w:rPr>
                <w:noProof/>
                <w:webHidden/>
              </w:rPr>
              <w:fldChar w:fldCharType="begin"/>
            </w:r>
            <w:r w:rsidR="001F55AD">
              <w:rPr>
                <w:noProof/>
                <w:webHidden/>
              </w:rPr>
              <w:instrText xml:space="preserve"> PAGEREF _Toc512875789 \h </w:instrText>
            </w:r>
            <w:r w:rsidR="001F55AD">
              <w:rPr>
                <w:noProof/>
                <w:webHidden/>
              </w:rPr>
            </w:r>
            <w:r w:rsidR="001F55AD">
              <w:rPr>
                <w:noProof/>
                <w:webHidden/>
              </w:rPr>
              <w:fldChar w:fldCharType="separate"/>
            </w:r>
            <w:r w:rsidR="001F55AD">
              <w:rPr>
                <w:noProof/>
                <w:webHidden/>
              </w:rPr>
              <w:t>30</w:t>
            </w:r>
            <w:r w:rsidR="001F55AD">
              <w:rPr>
                <w:noProof/>
                <w:webHidden/>
              </w:rPr>
              <w:fldChar w:fldCharType="end"/>
            </w:r>
          </w:hyperlink>
        </w:p>
        <w:p w14:paraId="72F8FE9D" w14:textId="77777777" w:rsidR="001F55AD" w:rsidRDefault="00052363">
          <w:pPr>
            <w:pStyle w:val="TOC3"/>
            <w:tabs>
              <w:tab w:val="left" w:pos="1320"/>
              <w:tab w:val="right" w:leader="dot" w:pos="9350"/>
            </w:tabs>
            <w:rPr>
              <w:rFonts w:asciiTheme="minorHAnsi" w:eastAsiaTheme="minorEastAsia" w:hAnsiTheme="minorHAnsi" w:cstheme="minorBidi"/>
              <w:noProof/>
              <w:sz w:val="22"/>
            </w:rPr>
          </w:pPr>
          <w:hyperlink w:anchor="_Toc512875790" w:history="1">
            <w:r w:rsidR="001F55AD" w:rsidRPr="00F268DA">
              <w:rPr>
                <w:rStyle w:val="Hyperlink"/>
                <w:rFonts w:ascii="Calibri Light" w:hAnsi="Calibri Light"/>
                <w:noProof/>
              </w:rPr>
              <w:t>2.11.1</w:t>
            </w:r>
            <w:r w:rsidR="001F55AD">
              <w:rPr>
                <w:rFonts w:asciiTheme="minorHAnsi" w:eastAsiaTheme="minorEastAsia" w:hAnsiTheme="minorHAnsi" w:cstheme="minorBidi"/>
                <w:noProof/>
                <w:sz w:val="22"/>
              </w:rPr>
              <w:tab/>
            </w:r>
            <w:r w:rsidR="001F55AD" w:rsidRPr="00F268DA">
              <w:rPr>
                <w:rStyle w:val="Hyperlink"/>
                <w:rFonts w:ascii="Calibri Light" w:hAnsi="Calibri Light"/>
                <w:noProof/>
              </w:rPr>
              <w:t>Source Systems and Data Volumes</w:t>
            </w:r>
            <w:r w:rsidR="001F55AD">
              <w:rPr>
                <w:noProof/>
                <w:webHidden/>
              </w:rPr>
              <w:tab/>
            </w:r>
            <w:r w:rsidR="001F55AD">
              <w:rPr>
                <w:noProof/>
                <w:webHidden/>
              </w:rPr>
              <w:fldChar w:fldCharType="begin"/>
            </w:r>
            <w:r w:rsidR="001F55AD">
              <w:rPr>
                <w:noProof/>
                <w:webHidden/>
              </w:rPr>
              <w:instrText xml:space="preserve"> PAGEREF _Toc512875790 \h </w:instrText>
            </w:r>
            <w:r w:rsidR="001F55AD">
              <w:rPr>
                <w:noProof/>
                <w:webHidden/>
              </w:rPr>
            </w:r>
            <w:r w:rsidR="001F55AD">
              <w:rPr>
                <w:noProof/>
                <w:webHidden/>
              </w:rPr>
              <w:fldChar w:fldCharType="separate"/>
            </w:r>
            <w:r w:rsidR="001F55AD">
              <w:rPr>
                <w:noProof/>
                <w:webHidden/>
              </w:rPr>
              <w:t>30</w:t>
            </w:r>
            <w:r w:rsidR="001F55AD">
              <w:rPr>
                <w:noProof/>
                <w:webHidden/>
              </w:rPr>
              <w:fldChar w:fldCharType="end"/>
            </w:r>
          </w:hyperlink>
        </w:p>
        <w:p w14:paraId="554CB928" w14:textId="77777777" w:rsidR="001F55AD" w:rsidRDefault="00052363">
          <w:pPr>
            <w:pStyle w:val="TOC2"/>
            <w:rPr>
              <w:rFonts w:asciiTheme="minorHAnsi" w:eastAsiaTheme="minorEastAsia" w:hAnsiTheme="minorHAnsi" w:cstheme="minorBidi"/>
              <w:noProof/>
              <w:sz w:val="22"/>
            </w:rPr>
          </w:pPr>
          <w:hyperlink w:anchor="_Toc512875791" w:history="1">
            <w:r w:rsidR="001F55AD" w:rsidRPr="00F268DA">
              <w:rPr>
                <w:rStyle w:val="Hyperlink"/>
                <w:noProof/>
              </w:rPr>
              <w:t>2.12</w:t>
            </w:r>
            <w:r w:rsidR="001F55AD">
              <w:rPr>
                <w:rFonts w:asciiTheme="minorHAnsi" w:eastAsiaTheme="minorEastAsia" w:hAnsiTheme="minorHAnsi" w:cstheme="minorBidi"/>
                <w:noProof/>
                <w:sz w:val="22"/>
              </w:rPr>
              <w:tab/>
            </w:r>
            <w:r w:rsidR="001F55AD" w:rsidRPr="00F268DA">
              <w:rPr>
                <w:rStyle w:val="Hyperlink"/>
                <w:noProof/>
              </w:rPr>
              <w:t>Cloud for Customer (C4C) Integration</w:t>
            </w:r>
            <w:r w:rsidR="001F55AD">
              <w:rPr>
                <w:noProof/>
                <w:webHidden/>
              </w:rPr>
              <w:tab/>
            </w:r>
            <w:r w:rsidR="001F55AD">
              <w:rPr>
                <w:noProof/>
                <w:webHidden/>
              </w:rPr>
              <w:fldChar w:fldCharType="begin"/>
            </w:r>
            <w:r w:rsidR="001F55AD">
              <w:rPr>
                <w:noProof/>
                <w:webHidden/>
              </w:rPr>
              <w:instrText xml:space="preserve"> PAGEREF _Toc512875791 \h </w:instrText>
            </w:r>
            <w:r w:rsidR="001F55AD">
              <w:rPr>
                <w:noProof/>
                <w:webHidden/>
              </w:rPr>
            </w:r>
            <w:r w:rsidR="001F55AD">
              <w:rPr>
                <w:noProof/>
                <w:webHidden/>
              </w:rPr>
              <w:fldChar w:fldCharType="separate"/>
            </w:r>
            <w:r w:rsidR="001F55AD">
              <w:rPr>
                <w:noProof/>
                <w:webHidden/>
              </w:rPr>
              <w:t>30</w:t>
            </w:r>
            <w:r w:rsidR="001F55AD">
              <w:rPr>
                <w:noProof/>
                <w:webHidden/>
              </w:rPr>
              <w:fldChar w:fldCharType="end"/>
            </w:r>
          </w:hyperlink>
        </w:p>
        <w:p w14:paraId="7B681D1A" w14:textId="77777777" w:rsidR="001F55AD" w:rsidRDefault="00052363">
          <w:pPr>
            <w:pStyle w:val="TOC3"/>
            <w:tabs>
              <w:tab w:val="left" w:pos="1320"/>
              <w:tab w:val="right" w:leader="dot" w:pos="9350"/>
            </w:tabs>
            <w:rPr>
              <w:rFonts w:asciiTheme="minorHAnsi" w:eastAsiaTheme="minorEastAsia" w:hAnsiTheme="minorHAnsi" w:cstheme="minorBidi"/>
              <w:noProof/>
              <w:sz w:val="22"/>
            </w:rPr>
          </w:pPr>
          <w:hyperlink w:anchor="_Toc512875792" w:history="1">
            <w:r w:rsidR="001F55AD" w:rsidRPr="00F268DA">
              <w:rPr>
                <w:rStyle w:val="Hyperlink"/>
                <w:rFonts w:ascii="Calibri Light" w:hAnsi="Calibri Light"/>
                <w:noProof/>
              </w:rPr>
              <w:t>2.12.1</w:t>
            </w:r>
            <w:r w:rsidR="001F55AD">
              <w:rPr>
                <w:rFonts w:asciiTheme="minorHAnsi" w:eastAsiaTheme="minorEastAsia" w:hAnsiTheme="minorHAnsi" w:cstheme="minorBidi"/>
                <w:noProof/>
                <w:sz w:val="22"/>
              </w:rPr>
              <w:tab/>
            </w:r>
            <w:r w:rsidR="001F55AD" w:rsidRPr="00F268DA">
              <w:rPr>
                <w:rStyle w:val="Hyperlink"/>
                <w:rFonts w:ascii="Calibri Light" w:hAnsi="Calibri Light"/>
                <w:noProof/>
              </w:rPr>
              <w:t>Processes</w:t>
            </w:r>
            <w:r w:rsidR="001F55AD">
              <w:rPr>
                <w:noProof/>
                <w:webHidden/>
              </w:rPr>
              <w:tab/>
            </w:r>
            <w:r w:rsidR="001F55AD">
              <w:rPr>
                <w:noProof/>
                <w:webHidden/>
              </w:rPr>
              <w:fldChar w:fldCharType="begin"/>
            </w:r>
            <w:r w:rsidR="001F55AD">
              <w:rPr>
                <w:noProof/>
                <w:webHidden/>
              </w:rPr>
              <w:instrText xml:space="preserve"> PAGEREF _Toc512875792 \h </w:instrText>
            </w:r>
            <w:r w:rsidR="001F55AD">
              <w:rPr>
                <w:noProof/>
                <w:webHidden/>
              </w:rPr>
            </w:r>
            <w:r w:rsidR="001F55AD">
              <w:rPr>
                <w:noProof/>
                <w:webHidden/>
              </w:rPr>
              <w:fldChar w:fldCharType="separate"/>
            </w:r>
            <w:r w:rsidR="001F55AD">
              <w:rPr>
                <w:noProof/>
                <w:webHidden/>
              </w:rPr>
              <w:t>30</w:t>
            </w:r>
            <w:r w:rsidR="001F55AD">
              <w:rPr>
                <w:noProof/>
                <w:webHidden/>
              </w:rPr>
              <w:fldChar w:fldCharType="end"/>
            </w:r>
          </w:hyperlink>
        </w:p>
        <w:p w14:paraId="64316C06" w14:textId="77777777" w:rsidR="001F55AD" w:rsidRDefault="00052363">
          <w:pPr>
            <w:pStyle w:val="TOC3"/>
            <w:tabs>
              <w:tab w:val="left" w:pos="1320"/>
              <w:tab w:val="right" w:leader="dot" w:pos="9350"/>
            </w:tabs>
            <w:rPr>
              <w:rFonts w:asciiTheme="minorHAnsi" w:eastAsiaTheme="minorEastAsia" w:hAnsiTheme="minorHAnsi" w:cstheme="minorBidi"/>
              <w:noProof/>
              <w:sz w:val="22"/>
            </w:rPr>
          </w:pPr>
          <w:hyperlink w:anchor="_Toc512875793" w:history="1">
            <w:r w:rsidR="001F55AD" w:rsidRPr="00F268DA">
              <w:rPr>
                <w:rStyle w:val="Hyperlink"/>
                <w:rFonts w:ascii="Calibri Light" w:hAnsi="Calibri Light"/>
                <w:noProof/>
              </w:rPr>
              <w:t>2.12.2</w:t>
            </w:r>
            <w:r w:rsidR="001F55AD">
              <w:rPr>
                <w:rFonts w:asciiTheme="minorHAnsi" w:eastAsiaTheme="minorEastAsia" w:hAnsiTheme="minorHAnsi" w:cstheme="minorBidi"/>
                <w:noProof/>
                <w:sz w:val="22"/>
              </w:rPr>
              <w:tab/>
            </w:r>
            <w:r w:rsidR="001F55AD" w:rsidRPr="00F268DA">
              <w:rPr>
                <w:rStyle w:val="Hyperlink"/>
                <w:rFonts w:ascii="Calibri Light" w:hAnsi="Calibri Light"/>
                <w:noProof/>
              </w:rPr>
              <w:t>C4C Views</w:t>
            </w:r>
            <w:r w:rsidR="001F55AD">
              <w:rPr>
                <w:noProof/>
                <w:webHidden/>
              </w:rPr>
              <w:tab/>
            </w:r>
            <w:r w:rsidR="001F55AD">
              <w:rPr>
                <w:noProof/>
                <w:webHidden/>
              </w:rPr>
              <w:fldChar w:fldCharType="begin"/>
            </w:r>
            <w:r w:rsidR="001F55AD">
              <w:rPr>
                <w:noProof/>
                <w:webHidden/>
              </w:rPr>
              <w:instrText xml:space="preserve"> PAGEREF _Toc512875793 \h </w:instrText>
            </w:r>
            <w:r w:rsidR="001F55AD">
              <w:rPr>
                <w:noProof/>
                <w:webHidden/>
              </w:rPr>
            </w:r>
            <w:r w:rsidR="001F55AD">
              <w:rPr>
                <w:noProof/>
                <w:webHidden/>
              </w:rPr>
              <w:fldChar w:fldCharType="separate"/>
            </w:r>
            <w:r w:rsidR="001F55AD">
              <w:rPr>
                <w:noProof/>
                <w:webHidden/>
              </w:rPr>
              <w:t>30</w:t>
            </w:r>
            <w:r w:rsidR="001F55AD">
              <w:rPr>
                <w:noProof/>
                <w:webHidden/>
              </w:rPr>
              <w:fldChar w:fldCharType="end"/>
            </w:r>
          </w:hyperlink>
        </w:p>
        <w:p w14:paraId="570A0C80" w14:textId="77777777" w:rsidR="001F55AD" w:rsidRDefault="00052363">
          <w:pPr>
            <w:pStyle w:val="TOC3"/>
            <w:tabs>
              <w:tab w:val="left" w:pos="1540"/>
              <w:tab w:val="right" w:leader="dot" w:pos="9350"/>
            </w:tabs>
            <w:rPr>
              <w:rFonts w:asciiTheme="minorHAnsi" w:eastAsiaTheme="minorEastAsia" w:hAnsiTheme="minorHAnsi" w:cstheme="minorBidi"/>
              <w:noProof/>
              <w:sz w:val="22"/>
            </w:rPr>
          </w:pPr>
          <w:hyperlink w:anchor="_Toc512875794" w:history="1">
            <w:r w:rsidR="001F55AD" w:rsidRPr="00F268DA">
              <w:rPr>
                <w:rStyle w:val="Hyperlink"/>
                <w:noProof/>
              </w:rPr>
              <w:t>2.12.3</w:t>
            </w:r>
            <w:r w:rsidR="001F55AD">
              <w:rPr>
                <w:rFonts w:asciiTheme="minorHAnsi" w:eastAsiaTheme="minorEastAsia" w:hAnsiTheme="minorHAnsi" w:cstheme="minorBidi"/>
                <w:noProof/>
                <w:sz w:val="22"/>
              </w:rPr>
              <w:tab/>
            </w:r>
            <w:r w:rsidR="001F55AD" w:rsidRPr="00F268DA">
              <w:rPr>
                <w:rStyle w:val="Hyperlink"/>
                <w:rFonts w:ascii="Calibri Light" w:hAnsi="Calibri Light"/>
                <w:noProof/>
              </w:rPr>
              <w:t>Activity / BP Contact</w:t>
            </w:r>
            <w:r w:rsidR="001F55AD">
              <w:rPr>
                <w:noProof/>
                <w:webHidden/>
              </w:rPr>
              <w:tab/>
            </w:r>
            <w:r w:rsidR="001F55AD">
              <w:rPr>
                <w:noProof/>
                <w:webHidden/>
              </w:rPr>
              <w:fldChar w:fldCharType="begin"/>
            </w:r>
            <w:r w:rsidR="001F55AD">
              <w:rPr>
                <w:noProof/>
                <w:webHidden/>
              </w:rPr>
              <w:instrText xml:space="preserve"> PAGEREF _Toc512875794 \h </w:instrText>
            </w:r>
            <w:r w:rsidR="001F55AD">
              <w:rPr>
                <w:noProof/>
                <w:webHidden/>
              </w:rPr>
            </w:r>
            <w:r w:rsidR="001F55AD">
              <w:rPr>
                <w:noProof/>
                <w:webHidden/>
              </w:rPr>
              <w:fldChar w:fldCharType="separate"/>
            </w:r>
            <w:r w:rsidR="001F55AD">
              <w:rPr>
                <w:noProof/>
                <w:webHidden/>
              </w:rPr>
              <w:t>30</w:t>
            </w:r>
            <w:r w:rsidR="001F55AD">
              <w:rPr>
                <w:noProof/>
                <w:webHidden/>
              </w:rPr>
              <w:fldChar w:fldCharType="end"/>
            </w:r>
          </w:hyperlink>
        </w:p>
        <w:p w14:paraId="378E810A" w14:textId="77777777" w:rsidR="001F55AD" w:rsidRDefault="00052363">
          <w:pPr>
            <w:pStyle w:val="TOC2"/>
            <w:rPr>
              <w:rFonts w:asciiTheme="minorHAnsi" w:eastAsiaTheme="minorEastAsia" w:hAnsiTheme="minorHAnsi" w:cstheme="minorBidi"/>
              <w:noProof/>
              <w:sz w:val="22"/>
            </w:rPr>
          </w:pPr>
          <w:hyperlink w:anchor="_Toc512875795" w:history="1">
            <w:r w:rsidR="001F55AD" w:rsidRPr="00F268DA">
              <w:rPr>
                <w:rStyle w:val="Hyperlink"/>
                <w:noProof/>
              </w:rPr>
              <w:t>2.13</w:t>
            </w:r>
            <w:r w:rsidR="001F55AD">
              <w:rPr>
                <w:rFonts w:asciiTheme="minorHAnsi" w:eastAsiaTheme="minorEastAsia" w:hAnsiTheme="minorHAnsi" w:cstheme="minorBidi"/>
                <w:noProof/>
                <w:sz w:val="22"/>
              </w:rPr>
              <w:tab/>
            </w:r>
            <w:r w:rsidR="001F55AD" w:rsidRPr="00F268DA">
              <w:rPr>
                <w:rStyle w:val="Hyperlink"/>
                <w:noProof/>
              </w:rPr>
              <w:t>Exception Management Requirements</w:t>
            </w:r>
            <w:r w:rsidR="001F55AD">
              <w:rPr>
                <w:noProof/>
                <w:webHidden/>
              </w:rPr>
              <w:tab/>
            </w:r>
            <w:r w:rsidR="001F55AD">
              <w:rPr>
                <w:noProof/>
                <w:webHidden/>
              </w:rPr>
              <w:fldChar w:fldCharType="begin"/>
            </w:r>
            <w:r w:rsidR="001F55AD">
              <w:rPr>
                <w:noProof/>
                <w:webHidden/>
              </w:rPr>
              <w:instrText xml:space="preserve"> PAGEREF _Toc512875795 \h </w:instrText>
            </w:r>
            <w:r w:rsidR="001F55AD">
              <w:rPr>
                <w:noProof/>
                <w:webHidden/>
              </w:rPr>
            </w:r>
            <w:r w:rsidR="001F55AD">
              <w:rPr>
                <w:noProof/>
                <w:webHidden/>
              </w:rPr>
              <w:fldChar w:fldCharType="separate"/>
            </w:r>
            <w:r w:rsidR="001F55AD">
              <w:rPr>
                <w:noProof/>
                <w:webHidden/>
              </w:rPr>
              <w:t>30</w:t>
            </w:r>
            <w:r w:rsidR="001F55AD">
              <w:rPr>
                <w:noProof/>
                <w:webHidden/>
              </w:rPr>
              <w:fldChar w:fldCharType="end"/>
            </w:r>
          </w:hyperlink>
        </w:p>
        <w:p w14:paraId="70F91DBE" w14:textId="77777777" w:rsidR="001F55AD" w:rsidRDefault="00052363">
          <w:pPr>
            <w:pStyle w:val="TOC2"/>
            <w:rPr>
              <w:rFonts w:asciiTheme="minorHAnsi" w:eastAsiaTheme="minorEastAsia" w:hAnsiTheme="minorHAnsi" w:cstheme="minorBidi"/>
              <w:noProof/>
              <w:sz w:val="22"/>
            </w:rPr>
          </w:pPr>
          <w:hyperlink w:anchor="_Toc512875796" w:history="1">
            <w:r w:rsidR="001F55AD" w:rsidRPr="00F268DA">
              <w:rPr>
                <w:rStyle w:val="Hyperlink"/>
                <w:noProof/>
              </w:rPr>
              <w:t>2.14</w:t>
            </w:r>
            <w:r w:rsidR="001F55AD">
              <w:rPr>
                <w:rFonts w:asciiTheme="minorHAnsi" w:eastAsiaTheme="minorEastAsia" w:hAnsiTheme="minorHAnsi" w:cstheme="minorBidi"/>
                <w:noProof/>
                <w:sz w:val="22"/>
              </w:rPr>
              <w:tab/>
            </w:r>
            <w:r w:rsidR="001F55AD" w:rsidRPr="00F268DA">
              <w:rPr>
                <w:rStyle w:val="Hyperlink"/>
                <w:noProof/>
              </w:rPr>
              <w:t>Process Risks and Mitigation</w:t>
            </w:r>
            <w:r w:rsidR="001F55AD">
              <w:rPr>
                <w:noProof/>
                <w:webHidden/>
              </w:rPr>
              <w:tab/>
            </w:r>
            <w:r w:rsidR="001F55AD">
              <w:rPr>
                <w:noProof/>
                <w:webHidden/>
              </w:rPr>
              <w:fldChar w:fldCharType="begin"/>
            </w:r>
            <w:r w:rsidR="001F55AD">
              <w:rPr>
                <w:noProof/>
                <w:webHidden/>
              </w:rPr>
              <w:instrText xml:space="preserve"> PAGEREF _Toc512875796 \h </w:instrText>
            </w:r>
            <w:r w:rsidR="001F55AD">
              <w:rPr>
                <w:noProof/>
                <w:webHidden/>
              </w:rPr>
            </w:r>
            <w:r w:rsidR="001F55AD">
              <w:rPr>
                <w:noProof/>
                <w:webHidden/>
              </w:rPr>
              <w:fldChar w:fldCharType="separate"/>
            </w:r>
            <w:r w:rsidR="001F55AD">
              <w:rPr>
                <w:noProof/>
                <w:webHidden/>
              </w:rPr>
              <w:t>31</w:t>
            </w:r>
            <w:r w:rsidR="001F55AD">
              <w:rPr>
                <w:noProof/>
                <w:webHidden/>
              </w:rPr>
              <w:fldChar w:fldCharType="end"/>
            </w:r>
          </w:hyperlink>
        </w:p>
        <w:p w14:paraId="1FF6FC4F" w14:textId="77777777" w:rsidR="001F55AD" w:rsidRDefault="00052363">
          <w:pPr>
            <w:pStyle w:val="TOC2"/>
            <w:rPr>
              <w:rFonts w:asciiTheme="minorHAnsi" w:eastAsiaTheme="minorEastAsia" w:hAnsiTheme="minorHAnsi" w:cstheme="minorBidi"/>
              <w:noProof/>
              <w:sz w:val="22"/>
            </w:rPr>
          </w:pPr>
          <w:hyperlink w:anchor="_Toc512875797" w:history="1">
            <w:r w:rsidR="001F55AD" w:rsidRPr="00F268DA">
              <w:rPr>
                <w:rStyle w:val="Hyperlink"/>
                <w:noProof/>
              </w:rPr>
              <w:t>2.15</w:t>
            </w:r>
            <w:r w:rsidR="001F55AD">
              <w:rPr>
                <w:rFonts w:asciiTheme="minorHAnsi" w:eastAsiaTheme="minorEastAsia" w:hAnsiTheme="minorHAnsi" w:cstheme="minorBidi"/>
                <w:noProof/>
                <w:sz w:val="22"/>
              </w:rPr>
              <w:tab/>
            </w:r>
            <w:r w:rsidR="001F55AD" w:rsidRPr="00F268DA">
              <w:rPr>
                <w:rStyle w:val="Hyperlink"/>
                <w:noProof/>
              </w:rPr>
              <w:t>Key Performance Indicators</w:t>
            </w:r>
            <w:r w:rsidR="001F55AD">
              <w:rPr>
                <w:noProof/>
                <w:webHidden/>
              </w:rPr>
              <w:tab/>
            </w:r>
            <w:r w:rsidR="001F55AD">
              <w:rPr>
                <w:noProof/>
                <w:webHidden/>
              </w:rPr>
              <w:fldChar w:fldCharType="begin"/>
            </w:r>
            <w:r w:rsidR="001F55AD">
              <w:rPr>
                <w:noProof/>
                <w:webHidden/>
              </w:rPr>
              <w:instrText xml:space="preserve"> PAGEREF _Toc512875797 \h </w:instrText>
            </w:r>
            <w:r w:rsidR="001F55AD">
              <w:rPr>
                <w:noProof/>
                <w:webHidden/>
              </w:rPr>
            </w:r>
            <w:r w:rsidR="001F55AD">
              <w:rPr>
                <w:noProof/>
                <w:webHidden/>
              </w:rPr>
              <w:fldChar w:fldCharType="separate"/>
            </w:r>
            <w:r w:rsidR="001F55AD">
              <w:rPr>
                <w:noProof/>
                <w:webHidden/>
              </w:rPr>
              <w:t>31</w:t>
            </w:r>
            <w:r w:rsidR="001F55AD">
              <w:rPr>
                <w:noProof/>
                <w:webHidden/>
              </w:rPr>
              <w:fldChar w:fldCharType="end"/>
            </w:r>
          </w:hyperlink>
        </w:p>
        <w:p w14:paraId="613A26F5" w14:textId="77777777" w:rsidR="001F55AD" w:rsidRDefault="00052363">
          <w:pPr>
            <w:pStyle w:val="TOC3"/>
            <w:tabs>
              <w:tab w:val="left" w:pos="1540"/>
              <w:tab w:val="right" w:leader="dot" w:pos="9350"/>
            </w:tabs>
            <w:rPr>
              <w:rFonts w:asciiTheme="minorHAnsi" w:eastAsiaTheme="minorEastAsia" w:hAnsiTheme="minorHAnsi" w:cstheme="minorBidi"/>
              <w:noProof/>
              <w:sz w:val="22"/>
            </w:rPr>
          </w:pPr>
          <w:hyperlink w:anchor="_Toc512875798" w:history="1">
            <w:r w:rsidR="001F55AD" w:rsidRPr="00F268DA">
              <w:rPr>
                <w:rStyle w:val="Hyperlink"/>
                <w:noProof/>
              </w:rPr>
              <w:t>2.15.1</w:t>
            </w:r>
            <w:r w:rsidR="001F55AD">
              <w:rPr>
                <w:rFonts w:asciiTheme="minorHAnsi" w:eastAsiaTheme="minorEastAsia" w:hAnsiTheme="minorHAnsi" w:cstheme="minorBidi"/>
                <w:noProof/>
                <w:sz w:val="22"/>
              </w:rPr>
              <w:tab/>
            </w:r>
            <w:r w:rsidR="001F55AD" w:rsidRPr="00F268DA">
              <w:rPr>
                <w:rStyle w:val="Hyperlink"/>
                <w:rFonts w:ascii="Calibri Light" w:hAnsi="Calibri Light"/>
                <w:noProof/>
              </w:rPr>
              <w:t>Key Metric Definition</w:t>
            </w:r>
            <w:r w:rsidR="001F55AD">
              <w:rPr>
                <w:noProof/>
                <w:webHidden/>
              </w:rPr>
              <w:tab/>
            </w:r>
            <w:r w:rsidR="001F55AD">
              <w:rPr>
                <w:noProof/>
                <w:webHidden/>
              </w:rPr>
              <w:fldChar w:fldCharType="begin"/>
            </w:r>
            <w:r w:rsidR="001F55AD">
              <w:rPr>
                <w:noProof/>
                <w:webHidden/>
              </w:rPr>
              <w:instrText xml:space="preserve"> PAGEREF _Toc512875798 \h </w:instrText>
            </w:r>
            <w:r w:rsidR="001F55AD">
              <w:rPr>
                <w:noProof/>
                <w:webHidden/>
              </w:rPr>
            </w:r>
            <w:r w:rsidR="001F55AD">
              <w:rPr>
                <w:noProof/>
                <w:webHidden/>
              </w:rPr>
              <w:fldChar w:fldCharType="separate"/>
            </w:r>
            <w:r w:rsidR="001F55AD">
              <w:rPr>
                <w:noProof/>
                <w:webHidden/>
              </w:rPr>
              <w:t>31</w:t>
            </w:r>
            <w:r w:rsidR="001F55AD">
              <w:rPr>
                <w:noProof/>
                <w:webHidden/>
              </w:rPr>
              <w:fldChar w:fldCharType="end"/>
            </w:r>
          </w:hyperlink>
        </w:p>
        <w:p w14:paraId="0EF5710E" w14:textId="77777777" w:rsidR="001F55AD" w:rsidRDefault="00052363">
          <w:pPr>
            <w:pStyle w:val="TOC1"/>
            <w:tabs>
              <w:tab w:val="left" w:pos="480"/>
              <w:tab w:val="right" w:leader="dot" w:pos="9350"/>
            </w:tabs>
            <w:rPr>
              <w:rFonts w:asciiTheme="minorHAnsi" w:eastAsiaTheme="minorEastAsia" w:hAnsiTheme="minorHAnsi" w:cstheme="minorBidi"/>
              <w:noProof/>
              <w:sz w:val="22"/>
            </w:rPr>
          </w:pPr>
          <w:hyperlink w:anchor="_Toc512875799" w:history="1">
            <w:r w:rsidR="001F55AD" w:rsidRPr="00F268DA">
              <w:rPr>
                <w:rStyle w:val="Hyperlink"/>
                <w:noProof/>
              </w:rPr>
              <w:t>3</w:t>
            </w:r>
            <w:r w:rsidR="001F55AD">
              <w:rPr>
                <w:rFonts w:asciiTheme="minorHAnsi" w:eastAsiaTheme="minorEastAsia" w:hAnsiTheme="minorHAnsi" w:cstheme="minorBidi"/>
                <w:noProof/>
                <w:sz w:val="22"/>
              </w:rPr>
              <w:tab/>
            </w:r>
            <w:r w:rsidR="001F55AD" w:rsidRPr="00F268DA">
              <w:rPr>
                <w:rStyle w:val="Hyperlink"/>
                <w:noProof/>
              </w:rPr>
              <w:t>Controls, Regulatory Rules, and Security</w:t>
            </w:r>
            <w:r w:rsidR="001F55AD">
              <w:rPr>
                <w:noProof/>
                <w:webHidden/>
              </w:rPr>
              <w:tab/>
            </w:r>
            <w:r w:rsidR="001F55AD">
              <w:rPr>
                <w:noProof/>
                <w:webHidden/>
              </w:rPr>
              <w:fldChar w:fldCharType="begin"/>
            </w:r>
            <w:r w:rsidR="001F55AD">
              <w:rPr>
                <w:noProof/>
                <w:webHidden/>
              </w:rPr>
              <w:instrText xml:space="preserve"> PAGEREF _Toc512875799 \h </w:instrText>
            </w:r>
            <w:r w:rsidR="001F55AD">
              <w:rPr>
                <w:noProof/>
                <w:webHidden/>
              </w:rPr>
            </w:r>
            <w:r w:rsidR="001F55AD">
              <w:rPr>
                <w:noProof/>
                <w:webHidden/>
              </w:rPr>
              <w:fldChar w:fldCharType="separate"/>
            </w:r>
            <w:r w:rsidR="001F55AD">
              <w:rPr>
                <w:noProof/>
                <w:webHidden/>
              </w:rPr>
              <w:t>32</w:t>
            </w:r>
            <w:r w:rsidR="001F55AD">
              <w:rPr>
                <w:noProof/>
                <w:webHidden/>
              </w:rPr>
              <w:fldChar w:fldCharType="end"/>
            </w:r>
          </w:hyperlink>
        </w:p>
        <w:p w14:paraId="78FED6B6" w14:textId="77777777" w:rsidR="001F55AD" w:rsidRDefault="00052363">
          <w:pPr>
            <w:pStyle w:val="TOC2"/>
            <w:rPr>
              <w:rFonts w:asciiTheme="minorHAnsi" w:eastAsiaTheme="minorEastAsia" w:hAnsiTheme="minorHAnsi" w:cstheme="minorBidi"/>
              <w:noProof/>
              <w:sz w:val="22"/>
            </w:rPr>
          </w:pPr>
          <w:hyperlink w:anchor="_Toc512875800" w:history="1">
            <w:r w:rsidR="001F55AD" w:rsidRPr="00F268DA">
              <w:rPr>
                <w:rStyle w:val="Hyperlink"/>
                <w:noProof/>
              </w:rPr>
              <w:t>3.1</w:t>
            </w:r>
            <w:r w:rsidR="001F55AD">
              <w:rPr>
                <w:rFonts w:asciiTheme="minorHAnsi" w:eastAsiaTheme="minorEastAsia" w:hAnsiTheme="minorHAnsi" w:cstheme="minorBidi"/>
                <w:noProof/>
                <w:sz w:val="22"/>
              </w:rPr>
              <w:tab/>
            </w:r>
            <w:r w:rsidR="001F55AD" w:rsidRPr="00F268DA">
              <w:rPr>
                <w:rStyle w:val="Hyperlink"/>
                <w:noProof/>
              </w:rPr>
              <w:t>Security Considerations</w:t>
            </w:r>
            <w:r w:rsidR="001F55AD">
              <w:rPr>
                <w:noProof/>
                <w:webHidden/>
              </w:rPr>
              <w:tab/>
            </w:r>
            <w:r w:rsidR="001F55AD">
              <w:rPr>
                <w:noProof/>
                <w:webHidden/>
              </w:rPr>
              <w:fldChar w:fldCharType="begin"/>
            </w:r>
            <w:r w:rsidR="001F55AD">
              <w:rPr>
                <w:noProof/>
                <w:webHidden/>
              </w:rPr>
              <w:instrText xml:space="preserve"> PAGEREF _Toc512875800 \h </w:instrText>
            </w:r>
            <w:r w:rsidR="001F55AD">
              <w:rPr>
                <w:noProof/>
                <w:webHidden/>
              </w:rPr>
            </w:r>
            <w:r w:rsidR="001F55AD">
              <w:rPr>
                <w:noProof/>
                <w:webHidden/>
              </w:rPr>
              <w:fldChar w:fldCharType="separate"/>
            </w:r>
            <w:r w:rsidR="001F55AD">
              <w:rPr>
                <w:noProof/>
                <w:webHidden/>
              </w:rPr>
              <w:t>32</w:t>
            </w:r>
            <w:r w:rsidR="001F55AD">
              <w:rPr>
                <w:noProof/>
                <w:webHidden/>
              </w:rPr>
              <w:fldChar w:fldCharType="end"/>
            </w:r>
          </w:hyperlink>
        </w:p>
        <w:p w14:paraId="637FFFE6" w14:textId="77777777" w:rsidR="001F55AD" w:rsidRDefault="00052363">
          <w:pPr>
            <w:pStyle w:val="TOC2"/>
            <w:rPr>
              <w:rFonts w:asciiTheme="minorHAnsi" w:eastAsiaTheme="minorEastAsia" w:hAnsiTheme="minorHAnsi" w:cstheme="minorBidi"/>
              <w:noProof/>
              <w:sz w:val="22"/>
            </w:rPr>
          </w:pPr>
          <w:hyperlink w:anchor="_Toc512875801" w:history="1">
            <w:r w:rsidR="001F55AD" w:rsidRPr="00F268DA">
              <w:rPr>
                <w:rStyle w:val="Hyperlink"/>
                <w:noProof/>
              </w:rPr>
              <w:t>3.2</w:t>
            </w:r>
            <w:r w:rsidR="001F55AD">
              <w:rPr>
                <w:rFonts w:asciiTheme="minorHAnsi" w:eastAsiaTheme="minorEastAsia" w:hAnsiTheme="minorHAnsi" w:cstheme="minorBidi"/>
                <w:noProof/>
                <w:sz w:val="22"/>
              </w:rPr>
              <w:tab/>
            </w:r>
            <w:r w:rsidR="001F55AD" w:rsidRPr="00F268DA">
              <w:rPr>
                <w:rStyle w:val="Hyperlink"/>
                <w:noProof/>
              </w:rPr>
              <w:t>Custom Program/Transaction Codes</w:t>
            </w:r>
            <w:r w:rsidR="001F55AD">
              <w:rPr>
                <w:noProof/>
                <w:webHidden/>
              </w:rPr>
              <w:tab/>
            </w:r>
            <w:r w:rsidR="001F55AD">
              <w:rPr>
                <w:noProof/>
                <w:webHidden/>
              </w:rPr>
              <w:fldChar w:fldCharType="begin"/>
            </w:r>
            <w:r w:rsidR="001F55AD">
              <w:rPr>
                <w:noProof/>
                <w:webHidden/>
              </w:rPr>
              <w:instrText xml:space="preserve"> PAGEREF _Toc512875801 \h </w:instrText>
            </w:r>
            <w:r w:rsidR="001F55AD">
              <w:rPr>
                <w:noProof/>
                <w:webHidden/>
              </w:rPr>
            </w:r>
            <w:r w:rsidR="001F55AD">
              <w:rPr>
                <w:noProof/>
                <w:webHidden/>
              </w:rPr>
              <w:fldChar w:fldCharType="separate"/>
            </w:r>
            <w:r w:rsidR="001F55AD">
              <w:rPr>
                <w:noProof/>
                <w:webHidden/>
              </w:rPr>
              <w:t>33</w:t>
            </w:r>
            <w:r w:rsidR="001F55AD">
              <w:rPr>
                <w:noProof/>
                <w:webHidden/>
              </w:rPr>
              <w:fldChar w:fldCharType="end"/>
            </w:r>
          </w:hyperlink>
        </w:p>
        <w:p w14:paraId="4088F717" w14:textId="77777777" w:rsidR="001F55AD" w:rsidRDefault="00052363">
          <w:pPr>
            <w:pStyle w:val="TOC2"/>
            <w:rPr>
              <w:rFonts w:asciiTheme="minorHAnsi" w:eastAsiaTheme="minorEastAsia" w:hAnsiTheme="minorHAnsi" w:cstheme="minorBidi"/>
              <w:noProof/>
              <w:sz w:val="22"/>
            </w:rPr>
          </w:pPr>
          <w:hyperlink w:anchor="_Toc512875802" w:history="1">
            <w:r w:rsidR="001F55AD" w:rsidRPr="00F268DA">
              <w:rPr>
                <w:rStyle w:val="Hyperlink"/>
                <w:noProof/>
              </w:rPr>
              <w:t>3.3</w:t>
            </w:r>
            <w:r w:rsidR="001F55AD">
              <w:rPr>
                <w:rFonts w:asciiTheme="minorHAnsi" w:eastAsiaTheme="minorEastAsia" w:hAnsiTheme="minorHAnsi" w:cstheme="minorBidi"/>
                <w:noProof/>
                <w:sz w:val="22"/>
              </w:rPr>
              <w:tab/>
            </w:r>
            <w:r w:rsidR="001F55AD" w:rsidRPr="00F268DA">
              <w:rPr>
                <w:rStyle w:val="Hyperlink"/>
                <w:noProof/>
              </w:rPr>
              <w:t>Custom Table/Transaction Codes</w:t>
            </w:r>
            <w:r w:rsidR="001F55AD">
              <w:rPr>
                <w:noProof/>
                <w:webHidden/>
              </w:rPr>
              <w:tab/>
            </w:r>
            <w:r w:rsidR="001F55AD">
              <w:rPr>
                <w:noProof/>
                <w:webHidden/>
              </w:rPr>
              <w:fldChar w:fldCharType="begin"/>
            </w:r>
            <w:r w:rsidR="001F55AD">
              <w:rPr>
                <w:noProof/>
                <w:webHidden/>
              </w:rPr>
              <w:instrText xml:space="preserve"> PAGEREF _Toc512875802 \h </w:instrText>
            </w:r>
            <w:r w:rsidR="001F55AD">
              <w:rPr>
                <w:noProof/>
                <w:webHidden/>
              </w:rPr>
            </w:r>
            <w:r w:rsidR="001F55AD">
              <w:rPr>
                <w:noProof/>
                <w:webHidden/>
              </w:rPr>
              <w:fldChar w:fldCharType="separate"/>
            </w:r>
            <w:r w:rsidR="001F55AD">
              <w:rPr>
                <w:noProof/>
                <w:webHidden/>
              </w:rPr>
              <w:t>33</w:t>
            </w:r>
            <w:r w:rsidR="001F55AD">
              <w:rPr>
                <w:noProof/>
                <w:webHidden/>
              </w:rPr>
              <w:fldChar w:fldCharType="end"/>
            </w:r>
          </w:hyperlink>
        </w:p>
        <w:p w14:paraId="617C13B5" w14:textId="77777777" w:rsidR="001F55AD" w:rsidRDefault="00052363">
          <w:pPr>
            <w:pStyle w:val="TOC2"/>
            <w:rPr>
              <w:rFonts w:asciiTheme="minorHAnsi" w:eastAsiaTheme="minorEastAsia" w:hAnsiTheme="minorHAnsi" w:cstheme="minorBidi"/>
              <w:noProof/>
              <w:sz w:val="22"/>
            </w:rPr>
          </w:pPr>
          <w:hyperlink w:anchor="_Toc512875803" w:history="1">
            <w:r w:rsidR="001F55AD" w:rsidRPr="00F268DA">
              <w:rPr>
                <w:rStyle w:val="Hyperlink"/>
                <w:noProof/>
              </w:rPr>
              <w:t>3.4</w:t>
            </w:r>
            <w:r w:rsidR="001F55AD">
              <w:rPr>
                <w:rFonts w:asciiTheme="minorHAnsi" w:eastAsiaTheme="minorEastAsia" w:hAnsiTheme="minorHAnsi" w:cstheme="minorBidi"/>
                <w:noProof/>
                <w:sz w:val="22"/>
              </w:rPr>
              <w:tab/>
            </w:r>
            <w:r w:rsidR="001F55AD" w:rsidRPr="00F268DA">
              <w:rPr>
                <w:rStyle w:val="Hyperlink"/>
                <w:noProof/>
              </w:rPr>
              <w:t>Data Criticality and Cybersecurity Baseline Risks</w:t>
            </w:r>
            <w:r w:rsidR="001F55AD">
              <w:rPr>
                <w:noProof/>
                <w:webHidden/>
              </w:rPr>
              <w:tab/>
            </w:r>
            <w:r w:rsidR="001F55AD">
              <w:rPr>
                <w:noProof/>
                <w:webHidden/>
              </w:rPr>
              <w:fldChar w:fldCharType="begin"/>
            </w:r>
            <w:r w:rsidR="001F55AD">
              <w:rPr>
                <w:noProof/>
                <w:webHidden/>
              </w:rPr>
              <w:instrText xml:space="preserve"> PAGEREF _Toc512875803 \h </w:instrText>
            </w:r>
            <w:r w:rsidR="001F55AD">
              <w:rPr>
                <w:noProof/>
                <w:webHidden/>
              </w:rPr>
            </w:r>
            <w:r w:rsidR="001F55AD">
              <w:rPr>
                <w:noProof/>
                <w:webHidden/>
              </w:rPr>
              <w:fldChar w:fldCharType="separate"/>
            </w:r>
            <w:r w:rsidR="001F55AD">
              <w:rPr>
                <w:noProof/>
                <w:webHidden/>
              </w:rPr>
              <w:t>33</w:t>
            </w:r>
            <w:r w:rsidR="001F55AD">
              <w:rPr>
                <w:noProof/>
                <w:webHidden/>
              </w:rPr>
              <w:fldChar w:fldCharType="end"/>
            </w:r>
          </w:hyperlink>
        </w:p>
        <w:p w14:paraId="700CE53C" w14:textId="77777777" w:rsidR="001F55AD" w:rsidRDefault="00052363">
          <w:pPr>
            <w:pStyle w:val="TOC1"/>
            <w:tabs>
              <w:tab w:val="left" w:pos="480"/>
              <w:tab w:val="right" w:leader="dot" w:pos="9350"/>
            </w:tabs>
            <w:rPr>
              <w:rFonts w:asciiTheme="minorHAnsi" w:eastAsiaTheme="minorEastAsia" w:hAnsiTheme="minorHAnsi" w:cstheme="minorBidi"/>
              <w:noProof/>
              <w:sz w:val="22"/>
            </w:rPr>
          </w:pPr>
          <w:hyperlink w:anchor="_Toc512875804" w:history="1">
            <w:r w:rsidR="001F55AD" w:rsidRPr="00F268DA">
              <w:rPr>
                <w:rStyle w:val="Hyperlink"/>
                <w:noProof/>
              </w:rPr>
              <w:t>4</w:t>
            </w:r>
            <w:r w:rsidR="001F55AD">
              <w:rPr>
                <w:rFonts w:asciiTheme="minorHAnsi" w:eastAsiaTheme="minorEastAsia" w:hAnsiTheme="minorHAnsi" w:cstheme="minorBidi"/>
                <w:noProof/>
                <w:sz w:val="22"/>
              </w:rPr>
              <w:tab/>
            </w:r>
            <w:r w:rsidR="001F55AD" w:rsidRPr="00F268DA">
              <w:rPr>
                <w:rStyle w:val="Hyperlink"/>
                <w:noProof/>
              </w:rPr>
              <w:t>Technical Consideration</w:t>
            </w:r>
            <w:r w:rsidR="001F55AD">
              <w:rPr>
                <w:noProof/>
                <w:webHidden/>
              </w:rPr>
              <w:tab/>
            </w:r>
            <w:r w:rsidR="001F55AD">
              <w:rPr>
                <w:noProof/>
                <w:webHidden/>
              </w:rPr>
              <w:fldChar w:fldCharType="begin"/>
            </w:r>
            <w:r w:rsidR="001F55AD">
              <w:rPr>
                <w:noProof/>
                <w:webHidden/>
              </w:rPr>
              <w:instrText xml:space="preserve"> PAGEREF _Toc512875804 \h </w:instrText>
            </w:r>
            <w:r w:rsidR="001F55AD">
              <w:rPr>
                <w:noProof/>
                <w:webHidden/>
              </w:rPr>
            </w:r>
            <w:r w:rsidR="001F55AD">
              <w:rPr>
                <w:noProof/>
                <w:webHidden/>
              </w:rPr>
              <w:fldChar w:fldCharType="separate"/>
            </w:r>
            <w:r w:rsidR="001F55AD">
              <w:rPr>
                <w:noProof/>
                <w:webHidden/>
              </w:rPr>
              <w:t>35</w:t>
            </w:r>
            <w:r w:rsidR="001F55AD">
              <w:rPr>
                <w:noProof/>
                <w:webHidden/>
              </w:rPr>
              <w:fldChar w:fldCharType="end"/>
            </w:r>
          </w:hyperlink>
        </w:p>
        <w:p w14:paraId="39C330E0" w14:textId="77777777" w:rsidR="001F55AD" w:rsidRDefault="00052363">
          <w:pPr>
            <w:pStyle w:val="TOC2"/>
            <w:rPr>
              <w:rFonts w:asciiTheme="minorHAnsi" w:eastAsiaTheme="minorEastAsia" w:hAnsiTheme="minorHAnsi" w:cstheme="minorBidi"/>
              <w:noProof/>
              <w:sz w:val="22"/>
            </w:rPr>
          </w:pPr>
          <w:hyperlink w:anchor="_Toc512875805" w:history="1">
            <w:r w:rsidR="001F55AD" w:rsidRPr="00F268DA">
              <w:rPr>
                <w:rStyle w:val="Hyperlink"/>
                <w:noProof/>
              </w:rPr>
              <w:t>4.1</w:t>
            </w:r>
            <w:r w:rsidR="001F55AD">
              <w:rPr>
                <w:rFonts w:asciiTheme="minorHAnsi" w:eastAsiaTheme="minorEastAsia" w:hAnsiTheme="minorHAnsi" w:cstheme="minorBidi"/>
                <w:noProof/>
                <w:sz w:val="22"/>
              </w:rPr>
              <w:tab/>
            </w:r>
            <w:r w:rsidR="001F55AD" w:rsidRPr="00F268DA">
              <w:rPr>
                <w:rStyle w:val="Hyperlink"/>
                <w:noProof/>
              </w:rPr>
              <w:t>RICEF-W Assessment</w:t>
            </w:r>
            <w:r w:rsidR="001F55AD">
              <w:rPr>
                <w:noProof/>
                <w:webHidden/>
              </w:rPr>
              <w:tab/>
            </w:r>
            <w:r w:rsidR="001F55AD">
              <w:rPr>
                <w:noProof/>
                <w:webHidden/>
              </w:rPr>
              <w:fldChar w:fldCharType="begin"/>
            </w:r>
            <w:r w:rsidR="001F55AD">
              <w:rPr>
                <w:noProof/>
                <w:webHidden/>
              </w:rPr>
              <w:instrText xml:space="preserve"> PAGEREF _Toc512875805 \h </w:instrText>
            </w:r>
            <w:r w:rsidR="001F55AD">
              <w:rPr>
                <w:noProof/>
                <w:webHidden/>
              </w:rPr>
            </w:r>
            <w:r w:rsidR="001F55AD">
              <w:rPr>
                <w:noProof/>
                <w:webHidden/>
              </w:rPr>
              <w:fldChar w:fldCharType="separate"/>
            </w:r>
            <w:r w:rsidR="001F55AD">
              <w:rPr>
                <w:noProof/>
                <w:webHidden/>
              </w:rPr>
              <w:t>35</w:t>
            </w:r>
            <w:r w:rsidR="001F55AD">
              <w:rPr>
                <w:noProof/>
                <w:webHidden/>
              </w:rPr>
              <w:fldChar w:fldCharType="end"/>
            </w:r>
          </w:hyperlink>
        </w:p>
        <w:p w14:paraId="1036C171" w14:textId="77777777" w:rsidR="001F55AD" w:rsidRDefault="00052363">
          <w:pPr>
            <w:pStyle w:val="TOC3"/>
            <w:tabs>
              <w:tab w:val="left" w:pos="1320"/>
              <w:tab w:val="right" w:leader="dot" w:pos="9350"/>
            </w:tabs>
            <w:rPr>
              <w:rFonts w:asciiTheme="minorHAnsi" w:eastAsiaTheme="minorEastAsia" w:hAnsiTheme="minorHAnsi" w:cstheme="minorBidi"/>
              <w:noProof/>
              <w:sz w:val="22"/>
            </w:rPr>
          </w:pPr>
          <w:hyperlink w:anchor="_Toc512875806" w:history="1">
            <w:r w:rsidR="001F55AD" w:rsidRPr="00F268DA">
              <w:rPr>
                <w:rStyle w:val="Hyperlink"/>
                <w:noProof/>
              </w:rPr>
              <w:t>4.1.1</w:t>
            </w:r>
            <w:r w:rsidR="001F55AD">
              <w:rPr>
                <w:rFonts w:asciiTheme="minorHAnsi" w:eastAsiaTheme="minorEastAsia" w:hAnsiTheme="minorHAnsi" w:cstheme="minorBidi"/>
                <w:noProof/>
                <w:sz w:val="22"/>
              </w:rPr>
              <w:tab/>
            </w:r>
            <w:r w:rsidR="001F55AD" w:rsidRPr="00F268DA">
              <w:rPr>
                <w:rStyle w:val="Hyperlink"/>
                <w:noProof/>
              </w:rPr>
              <w:t>Reports</w:t>
            </w:r>
            <w:r w:rsidR="001F55AD">
              <w:rPr>
                <w:noProof/>
                <w:webHidden/>
              </w:rPr>
              <w:tab/>
            </w:r>
            <w:r w:rsidR="001F55AD">
              <w:rPr>
                <w:noProof/>
                <w:webHidden/>
              </w:rPr>
              <w:fldChar w:fldCharType="begin"/>
            </w:r>
            <w:r w:rsidR="001F55AD">
              <w:rPr>
                <w:noProof/>
                <w:webHidden/>
              </w:rPr>
              <w:instrText xml:space="preserve"> PAGEREF _Toc512875806 \h </w:instrText>
            </w:r>
            <w:r w:rsidR="001F55AD">
              <w:rPr>
                <w:noProof/>
                <w:webHidden/>
              </w:rPr>
            </w:r>
            <w:r w:rsidR="001F55AD">
              <w:rPr>
                <w:noProof/>
                <w:webHidden/>
              </w:rPr>
              <w:fldChar w:fldCharType="separate"/>
            </w:r>
            <w:r w:rsidR="001F55AD">
              <w:rPr>
                <w:noProof/>
                <w:webHidden/>
              </w:rPr>
              <w:t>35</w:t>
            </w:r>
            <w:r w:rsidR="001F55AD">
              <w:rPr>
                <w:noProof/>
                <w:webHidden/>
              </w:rPr>
              <w:fldChar w:fldCharType="end"/>
            </w:r>
          </w:hyperlink>
        </w:p>
        <w:p w14:paraId="1FA7CB25" w14:textId="77777777" w:rsidR="001F55AD" w:rsidRDefault="00052363">
          <w:pPr>
            <w:pStyle w:val="TOC3"/>
            <w:tabs>
              <w:tab w:val="left" w:pos="1320"/>
              <w:tab w:val="right" w:leader="dot" w:pos="9350"/>
            </w:tabs>
            <w:rPr>
              <w:rFonts w:asciiTheme="minorHAnsi" w:eastAsiaTheme="minorEastAsia" w:hAnsiTheme="minorHAnsi" w:cstheme="minorBidi"/>
              <w:noProof/>
              <w:sz w:val="22"/>
            </w:rPr>
          </w:pPr>
          <w:hyperlink w:anchor="_Toc512875807" w:history="1">
            <w:r w:rsidR="001F55AD" w:rsidRPr="00F268DA">
              <w:rPr>
                <w:rStyle w:val="Hyperlink"/>
                <w:noProof/>
              </w:rPr>
              <w:t>4.1.2</w:t>
            </w:r>
            <w:r w:rsidR="001F55AD">
              <w:rPr>
                <w:rFonts w:asciiTheme="minorHAnsi" w:eastAsiaTheme="minorEastAsia" w:hAnsiTheme="minorHAnsi" w:cstheme="minorBidi"/>
                <w:noProof/>
                <w:sz w:val="22"/>
              </w:rPr>
              <w:tab/>
            </w:r>
            <w:r w:rsidR="001F55AD" w:rsidRPr="00F268DA">
              <w:rPr>
                <w:rStyle w:val="Hyperlink"/>
                <w:noProof/>
              </w:rPr>
              <w:t>Interfaces</w:t>
            </w:r>
            <w:r w:rsidR="001F55AD">
              <w:rPr>
                <w:noProof/>
                <w:webHidden/>
              </w:rPr>
              <w:tab/>
            </w:r>
            <w:r w:rsidR="001F55AD">
              <w:rPr>
                <w:noProof/>
                <w:webHidden/>
              </w:rPr>
              <w:fldChar w:fldCharType="begin"/>
            </w:r>
            <w:r w:rsidR="001F55AD">
              <w:rPr>
                <w:noProof/>
                <w:webHidden/>
              </w:rPr>
              <w:instrText xml:space="preserve"> PAGEREF _Toc512875807 \h </w:instrText>
            </w:r>
            <w:r w:rsidR="001F55AD">
              <w:rPr>
                <w:noProof/>
                <w:webHidden/>
              </w:rPr>
            </w:r>
            <w:r w:rsidR="001F55AD">
              <w:rPr>
                <w:noProof/>
                <w:webHidden/>
              </w:rPr>
              <w:fldChar w:fldCharType="separate"/>
            </w:r>
            <w:r w:rsidR="001F55AD">
              <w:rPr>
                <w:noProof/>
                <w:webHidden/>
              </w:rPr>
              <w:t>35</w:t>
            </w:r>
            <w:r w:rsidR="001F55AD">
              <w:rPr>
                <w:noProof/>
                <w:webHidden/>
              </w:rPr>
              <w:fldChar w:fldCharType="end"/>
            </w:r>
          </w:hyperlink>
        </w:p>
        <w:p w14:paraId="0328FBAC" w14:textId="77777777" w:rsidR="001F55AD" w:rsidRDefault="00052363">
          <w:pPr>
            <w:pStyle w:val="TOC3"/>
            <w:tabs>
              <w:tab w:val="left" w:pos="1320"/>
              <w:tab w:val="right" w:leader="dot" w:pos="9350"/>
            </w:tabs>
            <w:rPr>
              <w:rFonts w:asciiTheme="minorHAnsi" w:eastAsiaTheme="minorEastAsia" w:hAnsiTheme="minorHAnsi" w:cstheme="minorBidi"/>
              <w:noProof/>
              <w:sz w:val="22"/>
            </w:rPr>
          </w:pPr>
          <w:hyperlink w:anchor="_Toc512875808" w:history="1">
            <w:r w:rsidR="001F55AD" w:rsidRPr="00F268DA">
              <w:rPr>
                <w:rStyle w:val="Hyperlink"/>
                <w:noProof/>
              </w:rPr>
              <w:t>4.1.3</w:t>
            </w:r>
            <w:r w:rsidR="001F55AD">
              <w:rPr>
                <w:rFonts w:asciiTheme="minorHAnsi" w:eastAsiaTheme="minorEastAsia" w:hAnsiTheme="minorHAnsi" w:cstheme="minorBidi"/>
                <w:noProof/>
                <w:sz w:val="22"/>
              </w:rPr>
              <w:tab/>
            </w:r>
            <w:r w:rsidR="001F55AD" w:rsidRPr="00F268DA">
              <w:rPr>
                <w:rStyle w:val="Hyperlink"/>
                <w:noProof/>
              </w:rPr>
              <w:t>Conversion</w:t>
            </w:r>
            <w:r w:rsidR="001F55AD">
              <w:rPr>
                <w:noProof/>
                <w:webHidden/>
              </w:rPr>
              <w:tab/>
            </w:r>
            <w:r w:rsidR="001F55AD">
              <w:rPr>
                <w:noProof/>
                <w:webHidden/>
              </w:rPr>
              <w:fldChar w:fldCharType="begin"/>
            </w:r>
            <w:r w:rsidR="001F55AD">
              <w:rPr>
                <w:noProof/>
                <w:webHidden/>
              </w:rPr>
              <w:instrText xml:space="preserve"> PAGEREF _Toc512875808 \h </w:instrText>
            </w:r>
            <w:r w:rsidR="001F55AD">
              <w:rPr>
                <w:noProof/>
                <w:webHidden/>
              </w:rPr>
            </w:r>
            <w:r w:rsidR="001F55AD">
              <w:rPr>
                <w:noProof/>
                <w:webHidden/>
              </w:rPr>
              <w:fldChar w:fldCharType="separate"/>
            </w:r>
            <w:r w:rsidR="001F55AD">
              <w:rPr>
                <w:noProof/>
                <w:webHidden/>
              </w:rPr>
              <w:t>36</w:t>
            </w:r>
            <w:r w:rsidR="001F55AD">
              <w:rPr>
                <w:noProof/>
                <w:webHidden/>
              </w:rPr>
              <w:fldChar w:fldCharType="end"/>
            </w:r>
          </w:hyperlink>
        </w:p>
        <w:p w14:paraId="564BB5EC" w14:textId="77777777" w:rsidR="001F55AD" w:rsidRDefault="00052363">
          <w:pPr>
            <w:pStyle w:val="TOC3"/>
            <w:tabs>
              <w:tab w:val="left" w:pos="1320"/>
              <w:tab w:val="right" w:leader="dot" w:pos="9350"/>
            </w:tabs>
            <w:rPr>
              <w:rFonts w:asciiTheme="minorHAnsi" w:eastAsiaTheme="minorEastAsia" w:hAnsiTheme="minorHAnsi" w:cstheme="minorBidi"/>
              <w:noProof/>
              <w:sz w:val="22"/>
            </w:rPr>
          </w:pPr>
          <w:hyperlink w:anchor="_Toc512875809" w:history="1">
            <w:r w:rsidR="001F55AD" w:rsidRPr="00F268DA">
              <w:rPr>
                <w:rStyle w:val="Hyperlink"/>
                <w:noProof/>
              </w:rPr>
              <w:t>4.1.4</w:t>
            </w:r>
            <w:r w:rsidR="001F55AD">
              <w:rPr>
                <w:rFonts w:asciiTheme="minorHAnsi" w:eastAsiaTheme="minorEastAsia" w:hAnsiTheme="minorHAnsi" w:cstheme="minorBidi"/>
                <w:noProof/>
                <w:sz w:val="22"/>
              </w:rPr>
              <w:tab/>
            </w:r>
            <w:r w:rsidR="001F55AD" w:rsidRPr="00F268DA">
              <w:rPr>
                <w:rStyle w:val="Hyperlink"/>
                <w:noProof/>
              </w:rPr>
              <w:t>Enhancements</w:t>
            </w:r>
            <w:r w:rsidR="001F55AD">
              <w:rPr>
                <w:noProof/>
                <w:webHidden/>
              </w:rPr>
              <w:tab/>
            </w:r>
            <w:r w:rsidR="001F55AD">
              <w:rPr>
                <w:noProof/>
                <w:webHidden/>
              </w:rPr>
              <w:fldChar w:fldCharType="begin"/>
            </w:r>
            <w:r w:rsidR="001F55AD">
              <w:rPr>
                <w:noProof/>
                <w:webHidden/>
              </w:rPr>
              <w:instrText xml:space="preserve"> PAGEREF _Toc512875809 \h </w:instrText>
            </w:r>
            <w:r w:rsidR="001F55AD">
              <w:rPr>
                <w:noProof/>
                <w:webHidden/>
              </w:rPr>
            </w:r>
            <w:r w:rsidR="001F55AD">
              <w:rPr>
                <w:noProof/>
                <w:webHidden/>
              </w:rPr>
              <w:fldChar w:fldCharType="separate"/>
            </w:r>
            <w:r w:rsidR="001F55AD">
              <w:rPr>
                <w:noProof/>
                <w:webHidden/>
              </w:rPr>
              <w:t>36</w:t>
            </w:r>
            <w:r w:rsidR="001F55AD">
              <w:rPr>
                <w:noProof/>
                <w:webHidden/>
              </w:rPr>
              <w:fldChar w:fldCharType="end"/>
            </w:r>
          </w:hyperlink>
        </w:p>
        <w:p w14:paraId="318F00AB" w14:textId="77777777" w:rsidR="001F55AD" w:rsidRDefault="00052363">
          <w:pPr>
            <w:pStyle w:val="TOC3"/>
            <w:tabs>
              <w:tab w:val="left" w:pos="1320"/>
              <w:tab w:val="right" w:leader="dot" w:pos="9350"/>
            </w:tabs>
            <w:rPr>
              <w:rFonts w:asciiTheme="minorHAnsi" w:eastAsiaTheme="minorEastAsia" w:hAnsiTheme="minorHAnsi" w:cstheme="minorBidi"/>
              <w:noProof/>
              <w:sz w:val="22"/>
            </w:rPr>
          </w:pPr>
          <w:hyperlink w:anchor="_Toc512875810" w:history="1">
            <w:r w:rsidR="001F55AD" w:rsidRPr="00F268DA">
              <w:rPr>
                <w:rStyle w:val="Hyperlink"/>
                <w:noProof/>
              </w:rPr>
              <w:t>4.1.5</w:t>
            </w:r>
            <w:r w:rsidR="001F55AD">
              <w:rPr>
                <w:rFonts w:asciiTheme="minorHAnsi" w:eastAsiaTheme="minorEastAsia" w:hAnsiTheme="minorHAnsi" w:cstheme="minorBidi"/>
                <w:noProof/>
                <w:sz w:val="22"/>
              </w:rPr>
              <w:tab/>
            </w:r>
            <w:r w:rsidR="001F55AD" w:rsidRPr="00F268DA">
              <w:rPr>
                <w:rStyle w:val="Hyperlink"/>
                <w:noProof/>
              </w:rPr>
              <w:t>Forms</w:t>
            </w:r>
            <w:r w:rsidR="001F55AD">
              <w:rPr>
                <w:noProof/>
                <w:webHidden/>
              </w:rPr>
              <w:tab/>
            </w:r>
            <w:r w:rsidR="001F55AD">
              <w:rPr>
                <w:noProof/>
                <w:webHidden/>
              </w:rPr>
              <w:fldChar w:fldCharType="begin"/>
            </w:r>
            <w:r w:rsidR="001F55AD">
              <w:rPr>
                <w:noProof/>
                <w:webHidden/>
              </w:rPr>
              <w:instrText xml:space="preserve"> PAGEREF _Toc512875810 \h </w:instrText>
            </w:r>
            <w:r w:rsidR="001F55AD">
              <w:rPr>
                <w:noProof/>
                <w:webHidden/>
              </w:rPr>
            </w:r>
            <w:r w:rsidR="001F55AD">
              <w:rPr>
                <w:noProof/>
                <w:webHidden/>
              </w:rPr>
              <w:fldChar w:fldCharType="separate"/>
            </w:r>
            <w:r w:rsidR="001F55AD">
              <w:rPr>
                <w:noProof/>
                <w:webHidden/>
              </w:rPr>
              <w:t>37</w:t>
            </w:r>
            <w:r w:rsidR="001F55AD">
              <w:rPr>
                <w:noProof/>
                <w:webHidden/>
              </w:rPr>
              <w:fldChar w:fldCharType="end"/>
            </w:r>
          </w:hyperlink>
        </w:p>
        <w:p w14:paraId="56197A1C" w14:textId="77777777" w:rsidR="001F55AD" w:rsidRDefault="00052363">
          <w:pPr>
            <w:pStyle w:val="TOC3"/>
            <w:tabs>
              <w:tab w:val="left" w:pos="1320"/>
              <w:tab w:val="right" w:leader="dot" w:pos="9350"/>
            </w:tabs>
            <w:rPr>
              <w:rFonts w:asciiTheme="minorHAnsi" w:eastAsiaTheme="minorEastAsia" w:hAnsiTheme="minorHAnsi" w:cstheme="minorBidi"/>
              <w:noProof/>
              <w:sz w:val="22"/>
            </w:rPr>
          </w:pPr>
          <w:hyperlink w:anchor="_Toc512875811" w:history="1">
            <w:r w:rsidR="001F55AD" w:rsidRPr="00F268DA">
              <w:rPr>
                <w:rStyle w:val="Hyperlink"/>
                <w:noProof/>
              </w:rPr>
              <w:t>4.1.6</w:t>
            </w:r>
            <w:r w:rsidR="001F55AD">
              <w:rPr>
                <w:rFonts w:asciiTheme="minorHAnsi" w:eastAsiaTheme="minorEastAsia" w:hAnsiTheme="minorHAnsi" w:cstheme="minorBidi"/>
                <w:noProof/>
                <w:sz w:val="22"/>
              </w:rPr>
              <w:tab/>
            </w:r>
            <w:r w:rsidR="001F55AD" w:rsidRPr="00F268DA">
              <w:rPr>
                <w:rStyle w:val="Hyperlink"/>
                <w:noProof/>
              </w:rPr>
              <w:t>Workflows</w:t>
            </w:r>
            <w:r w:rsidR="001F55AD">
              <w:rPr>
                <w:noProof/>
                <w:webHidden/>
              </w:rPr>
              <w:tab/>
            </w:r>
            <w:r w:rsidR="001F55AD">
              <w:rPr>
                <w:noProof/>
                <w:webHidden/>
              </w:rPr>
              <w:fldChar w:fldCharType="begin"/>
            </w:r>
            <w:r w:rsidR="001F55AD">
              <w:rPr>
                <w:noProof/>
                <w:webHidden/>
              </w:rPr>
              <w:instrText xml:space="preserve"> PAGEREF _Toc512875811 \h </w:instrText>
            </w:r>
            <w:r w:rsidR="001F55AD">
              <w:rPr>
                <w:noProof/>
                <w:webHidden/>
              </w:rPr>
            </w:r>
            <w:r w:rsidR="001F55AD">
              <w:rPr>
                <w:noProof/>
                <w:webHidden/>
              </w:rPr>
              <w:fldChar w:fldCharType="separate"/>
            </w:r>
            <w:r w:rsidR="001F55AD">
              <w:rPr>
                <w:noProof/>
                <w:webHidden/>
              </w:rPr>
              <w:t>37</w:t>
            </w:r>
            <w:r w:rsidR="001F55AD">
              <w:rPr>
                <w:noProof/>
                <w:webHidden/>
              </w:rPr>
              <w:fldChar w:fldCharType="end"/>
            </w:r>
          </w:hyperlink>
        </w:p>
        <w:p w14:paraId="2A6E63C8" w14:textId="77777777" w:rsidR="001F55AD" w:rsidRDefault="00052363">
          <w:pPr>
            <w:pStyle w:val="TOC2"/>
            <w:rPr>
              <w:rFonts w:asciiTheme="minorHAnsi" w:eastAsiaTheme="minorEastAsia" w:hAnsiTheme="minorHAnsi" w:cstheme="minorBidi"/>
              <w:noProof/>
              <w:sz w:val="22"/>
            </w:rPr>
          </w:pPr>
          <w:hyperlink w:anchor="_Toc512875812" w:history="1">
            <w:r w:rsidR="001F55AD" w:rsidRPr="00F268DA">
              <w:rPr>
                <w:rStyle w:val="Hyperlink"/>
                <w:noProof/>
              </w:rPr>
              <w:t>4.2</w:t>
            </w:r>
            <w:r w:rsidR="001F55AD">
              <w:rPr>
                <w:rFonts w:asciiTheme="minorHAnsi" w:eastAsiaTheme="minorEastAsia" w:hAnsiTheme="minorHAnsi" w:cstheme="minorBidi"/>
                <w:noProof/>
                <w:sz w:val="22"/>
              </w:rPr>
              <w:tab/>
            </w:r>
            <w:r w:rsidR="001F55AD" w:rsidRPr="00F268DA">
              <w:rPr>
                <w:rStyle w:val="Hyperlink"/>
                <w:noProof/>
              </w:rPr>
              <w:t>IDEX Considerations</w:t>
            </w:r>
            <w:r w:rsidR="001F55AD">
              <w:rPr>
                <w:noProof/>
                <w:webHidden/>
              </w:rPr>
              <w:tab/>
            </w:r>
            <w:r w:rsidR="001F55AD">
              <w:rPr>
                <w:noProof/>
                <w:webHidden/>
              </w:rPr>
              <w:fldChar w:fldCharType="begin"/>
            </w:r>
            <w:r w:rsidR="001F55AD">
              <w:rPr>
                <w:noProof/>
                <w:webHidden/>
              </w:rPr>
              <w:instrText xml:space="preserve"> PAGEREF _Toc512875812 \h </w:instrText>
            </w:r>
            <w:r w:rsidR="001F55AD">
              <w:rPr>
                <w:noProof/>
                <w:webHidden/>
              </w:rPr>
            </w:r>
            <w:r w:rsidR="001F55AD">
              <w:rPr>
                <w:noProof/>
                <w:webHidden/>
              </w:rPr>
              <w:fldChar w:fldCharType="separate"/>
            </w:r>
            <w:r w:rsidR="001F55AD">
              <w:rPr>
                <w:noProof/>
                <w:webHidden/>
              </w:rPr>
              <w:t>37</w:t>
            </w:r>
            <w:r w:rsidR="001F55AD">
              <w:rPr>
                <w:noProof/>
                <w:webHidden/>
              </w:rPr>
              <w:fldChar w:fldCharType="end"/>
            </w:r>
          </w:hyperlink>
        </w:p>
        <w:p w14:paraId="67F6C0CD" w14:textId="77777777" w:rsidR="001F55AD" w:rsidRDefault="00052363">
          <w:pPr>
            <w:pStyle w:val="TOC2"/>
            <w:rPr>
              <w:rFonts w:asciiTheme="minorHAnsi" w:eastAsiaTheme="minorEastAsia" w:hAnsiTheme="minorHAnsi" w:cstheme="minorBidi"/>
              <w:noProof/>
              <w:sz w:val="22"/>
            </w:rPr>
          </w:pPr>
          <w:hyperlink w:anchor="_Toc512875813" w:history="1">
            <w:r w:rsidR="001F55AD" w:rsidRPr="00F268DA">
              <w:rPr>
                <w:rStyle w:val="Hyperlink"/>
                <w:noProof/>
              </w:rPr>
              <w:t>4.3</w:t>
            </w:r>
            <w:r w:rsidR="001F55AD">
              <w:rPr>
                <w:rFonts w:asciiTheme="minorHAnsi" w:eastAsiaTheme="minorEastAsia" w:hAnsiTheme="minorHAnsi" w:cstheme="minorBidi"/>
                <w:noProof/>
                <w:sz w:val="22"/>
              </w:rPr>
              <w:tab/>
            </w:r>
            <w:r w:rsidR="001F55AD" w:rsidRPr="00F268DA">
              <w:rPr>
                <w:rStyle w:val="Hyperlink"/>
                <w:noProof/>
              </w:rPr>
              <w:t>Production System Cut-over Considerations</w:t>
            </w:r>
            <w:r w:rsidR="001F55AD">
              <w:rPr>
                <w:noProof/>
                <w:webHidden/>
              </w:rPr>
              <w:tab/>
            </w:r>
            <w:r w:rsidR="001F55AD">
              <w:rPr>
                <w:noProof/>
                <w:webHidden/>
              </w:rPr>
              <w:fldChar w:fldCharType="begin"/>
            </w:r>
            <w:r w:rsidR="001F55AD">
              <w:rPr>
                <w:noProof/>
                <w:webHidden/>
              </w:rPr>
              <w:instrText xml:space="preserve"> PAGEREF _Toc512875813 \h </w:instrText>
            </w:r>
            <w:r w:rsidR="001F55AD">
              <w:rPr>
                <w:noProof/>
                <w:webHidden/>
              </w:rPr>
            </w:r>
            <w:r w:rsidR="001F55AD">
              <w:rPr>
                <w:noProof/>
                <w:webHidden/>
              </w:rPr>
              <w:fldChar w:fldCharType="separate"/>
            </w:r>
            <w:r w:rsidR="001F55AD">
              <w:rPr>
                <w:noProof/>
                <w:webHidden/>
              </w:rPr>
              <w:t>38</w:t>
            </w:r>
            <w:r w:rsidR="001F55AD">
              <w:rPr>
                <w:noProof/>
                <w:webHidden/>
              </w:rPr>
              <w:fldChar w:fldCharType="end"/>
            </w:r>
          </w:hyperlink>
        </w:p>
        <w:p w14:paraId="004F6DD1" w14:textId="77777777" w:rsidR="001F55AD" w:rsidRDefault="00052363">
          <w:pPr>
            <w:pStyle w:val="TOC2"/>
            <w:rPr>
              <w:rFonts w:asciiTheme="minorHAnsi" w:eastAsiaTheme="minorEastAsia" w:hAnsiTheme="minorHAnsi" w:cstheme="minorBidi"/>
              <w:noProof/>
              <w:sz w:val="22"/>
            </w:rPr>
          </w:pPr>
          <w:hyperlink w:anchor="_Toc512875814" w:history="1">
            <w:r w:rsidR="001F55AD" w:rsidRPr="00F268DA">
              <w:rPr>
                <w:rStyle w:val="Hyperlink"/>
                <w:noProof/>
              </w:rPr>
              <w:t>4.4</w:t>
            </w:r>
            <w:r w:rsidR="001F55AD">
              <w:rPr>
                <w:rFonts w:asciiTheme="minorHAnsi" w:eastAsiaTheme="minorEastAsia" w:hAnsiTheme="minorHAnsi" w:cstheme="minorBidi"/>
                <w:noProof/>
                <w:sz w:val="22"/>
              </w:rPr>
              <w:tab/>
            </w:r>
            <w:r w:rsidR="001F55AD" w:rsidRPr="00F268DA">
              <w:rPr>
                <w:rStyle w:val="Hyperlink"/>
                <w:noProof/>
              </w:rPr>
              <w:t>Other Considerations</w:t>
            </w:r>
            <w:r w:rsidR="001F55AD">
              <w:rPr>
                <w:noProof/>
                <w:webHidden/>
              </w:rPr>
              <w:tab/>
            </w:r>
            <w:r w:rsidR="001F55AD">
              <w:rPr>
                <w:noProof/>
                <w:webHidden/>
              </w:rPr>
              <w:fldChar w:fldCharType="begin"/>
            </w:r>
            <w:r w:rsidR="001F55AD">
              <w:rPr>
                <w:noProof/>
                <w:webHidden/>
              </w:rPr>
              <w:instrText xml:space="preserve"> PAGEREF _Toc512875814 \h </w:instrText>
            </w:r>
            <w:r w:rsidR="001F55AD">
              <w:rPr>
                <w:noProof/>
                <w:webHidden/>
              </w:rPr>
            </w:r>
            <w:r w:rsidR="001F55AD">
              <w:rPr>
                <w:noProof/>
                <w:webHidden/>
              </w:rPr>
              <w:fldChar w:fldCharType="separate"/>
            </w:r>
            <w:r w:rsidR="001F55AD">
              <w:rPr>
                <w:noProof/>
                <w:webHidden/>
              </w:rPr>
              <w:t>38</w:t>
            </w:r>
            <w:r w:rsidR="001F55AD">
              <w:rPr>
                <w:noProof/>
                <w:webHidden/>
              </w:rPr>
              <w:fldChar w:fldCharType="end"/>
            </w:r>
          </w:hyperlink>
        </w:p>
        <w:p w14:paraId="02348947" w14:textId="77777777" w:rsidR="001F55AD" w:rsidRDefault="00052363">
          <w:pPr>
            <w:pStyle w:val="TOC1"/>
            <w:tabs>
              <w:tab w:val="left" w:pos="480"/>
              <w:tab w:val="right" w:leader="dot" w:pos="9350"/>
            </w:tabs>
            <w:rPr>
              <w:rFonts w:asciiTheme="minorHAnsi" w:eastAsiaTheme="minorEastAsia" w:hAnsiTheme="minorHAnsi" w:cstheme="minorBidi"/>
              <w:noProof/>
              <w:sz w:val="22"/>
            </w:rPr>
          </w:pPr>
          <w:hyperlink w:anchor="_Toc512875815" w:history="1">
            <w:r w:rsidR="001F55AD" w:rsidRPr="00F268DA">
              <w:rPr>
                <w:rStyle w:val="Hyperlink"/>
                <w:noProof/>
              </w:rPr>
              <w:t>5</w:t>
            </w:r>
            <w:r w:rsidR="001F55AD">
              <w:rPr>
                <w:rFonts w:asciiTheme="minorHAnsi" w:eastAsiaTheme="minorEastAsia" w:hAnsiTheme="minorHAnsi" w:cstheme="minorBidi"/>
                <w:noProof/>
                <w:sz w:val="22"/>
              </w:rPr>
              <w:tab/>
            </w:r>
            <w:r w:rsidR="001F55AD" w:rsidRPr="00F268DA">
              <w:rPr>
                <w:rStyle w:val="Hyperlink"/>
                <w:noProof/>
              </w:rPr>
              <w:t>Change Management</w:t>
            </w:r>
            <w:r w:rsidR="001F55AD">
              <w:rPr>
                <w:noProof/>
                <w:webHidden/>
              </w:rPr>
              <w:tab/>
            </w:r>
            <w:r w:rsidR="001F55AD">
              <w:rPr>
                <w:noProof/>
                <w:webHidden/>
              </w:rPr>
              <w:fldChar w:fldCharType="begin"/>
            </w:r>
            <w:r w:rsidR="001F55AD">
              <w:rPr>
                <w:noProof/>
                <w:webHidden/>
              </w:rPr>
              <w:instrText xml:space="preserve"> PAGEREF _Toc512875815 \h </w:instrText>
            </w:r>
            <w:r w:rsidR="001F55AD">
              <w:rPr>
                <w:noProof/>
                <w:webHidden/>
              </w:rPr>
            </w:r>
            <w:r w:rsidR="001F55AD">
              <w:rPr>
                <w:noProof/>
                <w:webHidden/>
              </w:rPr>
              <w:fldChar w:fldCharType="separate"/>
            </w:r>
            <w:r w:rsidR="001F55AD">
              <w:rPr>
                <w:noProof/>
                <w:webHidden/>
              </w:rPr>
              <w:t>39</w:t>
            </w:r>
            <w:r w:rsidR="001F55AD">
              <w:rPr>
                <w:noProof/>
                <w:webHidden/>
              </w:rPr>
              <w:fldChar w:fldCharType="end"/>
            </w:r>
          </w:hyperlink>
        </w:p>
        <w:p w14:paraId="34830B90" w14:textId="77777777" w:rsidR="001F55AD" w:rsidRDefault="00052363">
          <w:pPr>
            <w:pStyle w:val="TOC1"/>
            <w:tabs>
              <w:tab w:val="right" w:leader="dot" w:pos="9350"/>
            </w:tabs>
            <w:rPr>
              <w:rFonts w:asciiTheme="minorHAnsi" w:eastAsiaTheme="minorEastAsia" w:hAnsiTheme="minorHAnsi" w:cstheme="minorBidi"/>
              <w:noProof/>
              <w:sz w:val="22"/>
            </w:rPr>
          </w:pPr>
          <w:hyperlink w:anchor="_Toc512875816" w:history="1">
            <w:r w:rsidR="001F55AD" w:rsidRPr="00F268DA">
              <w:rPr>
                <w:rStyle w:val="Hyperlink"/>
                <w:noProof/>
              </w:rPr>
              <w:t>6. Requirements</w:t>
            </w:r>
            <w:r w:rsidR="001F55AD">
              <w:rPr>
                <w:noProof/>
                <w:webHidden/>
              </w:rPr>
              <w:tab/>
            </w:r>
            <w:r w:rsidR="001F55AD">
              <w:rPr>
                <w:noProof/>
                <w:webHidden/>
              </w:rPr>
              <w:fldChar w:fldCharType="begin"/>
            </w:r>
            <w:r w:rsidR="001F55AD">
              <w:rPr>
                <w:noProof/>
                <w:webHidden/>
              </w:rPr>
              <w:instrText xml:space="preserve"> PAGEREF _Toc512875816 \h </w:instrText>
            </w:r>
            <w:r w:rsidR="001F55AD">
              <w:rPr>
                <w:noProof/>
                <w:webHidden/>
              </w:rPr>
            </w:r>
            <w:r w:rsidR="001F55AD">
              <w:rPr>
                <w:noProof/>
                <w:webHidden/>
              </w:rPr>
              <w:fldChar w:fldCharType="separate"/>
            </w:r>
            <w:r w:rsidR="001F55AD">
              <w:rPr>
                <w:noProof/>
                <w:webHidden/>
              </w:rPr>
              <w:t>43</w:t>
            </w:r>
            <w:r w:rsidR="001F55AD">
              <w:rPr>
                <w:noProof/>
                <w:webHidden/>
              </w:rPr>
              <w:fldChar w:fldCharType="end"/>
            </w:r>
          </w:hyperlink>
        </w:p>
        <w:p w14:paraId="225F5FF4" w14:textId="77777777" w:rsidR="001F55AD" w:rsidRDefault="00052363">
          <w:pPr>
            <w:pStyle w:val="TOC1"/>
            <w:tabs>
              <w:tab w:val="right" w:leader="dot" w:pos="9350"/>
            </w:tabs>
            <w:rPr>
              <w:rFonts w:asciiTheme="minorHAnsi" w:eastAsiaTheme="minorEastAsia" w:hAnsiTheme="minorHAnsi" w:cstheme="minorBidi"/>
              <w:noProof/>
              <w:sz w:val="22"/>
            </w:rPr>
          </w:pPr>
          <w:hyperlink w:anchor="_Toc512875817" w:history="1">
            <w:r w:rsidR="001F55AD" w:rsidRPr="00F268DA">
              <w:rPr>
                <w:rStyle w:val="Hyperlink"/>
                <w:noProof/>
              </w:rPr>
              <w:t>7. Appendix</w:t>
            </w:r>
            <w:r w:rsidR="001F55AD">
              <w:rPr>
                <w:noProof/>
                <w:webHidden/>
              </w:rPr>
              <w:tab/>
            </w:r>
            <w:r w:rsidR="001F55AD">
              <w:rPr>
                <w:noProof/>
                <w:webHidden/>
              </w:rPr>
              <w:fldChar w:fldCharType="begin"/>
            </w:r>
            <w:r w:rsidR="001F55AD">
              <w:rPr>
                <w:noProof/>
                <w:webHidden/>
              </w:rPr>
              <w:instrText xml:space="preserve"> PAGEREF _Toc512875817 \h </w:instrText>
            </w:r>
            <w:r w:rsidR="001F55AD">
              <w:rPr>
                <w:noProof/>
                <w:webHidden/>
              </w:rPr>
            </w:r>
            <w:r w:rsidR="001F55AD">
              <w:rPr>
                <w:noProof/>
                <w:webHidden/>
              </w:rPr>
              <w:fldChar w:fldCharType="separate"/>
            </w:r>
            <w:r w:rsidR="001F55AD">
              <w:rPr>
                <w:noProof/>
                <w:webHidden/>
              </w:rPr>
              <w:t>44</w:t>
            </w:r>
            <w:r w:rsidR="001F55AD">
              <w:rPr>
                <w:noProof/>
                <w:webHidden/>
              </w:rPr>
              <w:fldChar w:fldCharType="end"/>
            </w:r>
          </w:hyperlink>
        </w:p>
        <w:p w14:paraId="7C4C84DC" w14:textId="77777777" w:rsidR="006B1095" w:rsidRDefault="005526A2" w:rsidP="0012557A">
          <w:pPr>
            <w:pStyle w:val="Heading1"/>
            <w:numPr>
              <w:ilvl w:val="0"/>
              <w:numId w:val="0"/>
            </w:numPr>
            <w:rPr>
              <w:noProof/>
            </w:rPr>
          </w:pPr>
          <w:r>
            <w:rPr>
              <w:noProof/>
            </w:rPr>
            <w:lastRenderedPageBreak/>
            <w:fldChar w:fldCharType="end"/>
          </w:r>
        </w:p>
      </w:sdtContent>
    </w:sdt>
    <w:bookmarkStart w:id="2" w:name="_Toc491613801" w:displacedByCustomXml="prev"/>
    <w:bookmarkStart w:id="3" w:name="_Toc406588295" w:displacedByCustomXml="prev"/>
    <w:bookmarkStart w:id="4" w:name="_Toc363729238" w:displacedByCustomXml="prev"/>
    <w:p w14:paraId="1E91F8B7" w14:textId="77777777" w:rsidR="00576896" w:rsidRDefault="00576896" w:rsidP="006B1095">
      <w:pPr>
        <w:jc w:val="right"/>
      </w:pPr>
    </w:p>
    <w:p w14:paraId="60FF43A5" w14:textId="77777777" w:rsidR="006B1095" w:rsidRDefault="006B1095" w:rsidP="006B1095">
      <w:pPr>
        <w:jc w:val="right"/>
      </w:pPr>
    </w:p>
    <w:p w14:paraId="3BD2EF80" w14:textId="77777777" w:rsidR="006B1095" w:rsidRDefault="006B1095" w:rsidP="006B1095">
      <w:pPr>
        <w:jc w:val="right"/>
      </w:pPr>
    </w:p>
    <w:p w14:paraId="263AE42F" w14:textId="77777777" w:rsidR="006B1095" w:rsidRDefault="006B1095" w:rsidP="006B1095">
      <w:pPr>
        <w:jc w:val="right"/>
      </w:pPr>
    </w:p>
    <w:p w14:paraId="3C509B04" w14:textId="77777777" w:rsidR="006B1095" w:rsidRDefault="006B1095" w:rsidP="006B1095">
      <w:pPr>
        <w:jc w:val="right"/>
      </w:pPr>
    </w:p>
    <w:p w14:paraId="7B57CE47" w14:textId="77777777" w:rsidR="006B1095" w:rsidRDefault="006B1095" w:rsidP="006B1095">
      <w:pPr>
        <w:jc w:val="right"/>
      </w:pPr>
    </w:p>
    <w:p w14:paraId="72917439" w14:textId="77777777" w:rsidR="006B1095" w:rsidRDefault="006B1095" w:rsidP="006B1095"/>
    <w:p w14:paraId="5124A76A" w14:textId="77777777" w:rsidR="006B1095" w:rsidRDefault="006B1095" w:rsidP="006B1095"/>
    <w:p w14:paraId="06377F54" w14:textId="77777777" w:rsidR="006B1095" w:rsidRDefault="006B1095" w:rsidP="006B1095"/>
    <w:p w14:paraId="1A1C699F" w14:textId="77777777" w:rsidR="006B1095" w:rsidRDefault="006B1095" w:rsidP="006B1095"/>
    <w:p w14:paraId="4F0CC3C4" w14:textId="77777777" w:rsidR="006B1095" w:rsidRPr="00C548BF" w:rsidRDefault="006B1095" w:rsidP="006B1095">
      <w:pPr>
        <w:pStyle w:val="NormalCenteredBold"/>
        <w:rPr>
          <w:rFonts w:ascii="Calibri Light,Arial" w:eastAsia="Calibri Light,Arial" w:hAnsi="Calibri Light,Arial" w:cs="Calibri Light,Arial"/>
          <w:sz w:val="22"/>
          <w:szCs w:val="22"/>
        </w:rPr>
      </w:pPr>
      <w:r w:rsidRPr="25B35239">
        <w:rPr>
          <w:rFonts w:ascii="Calibri Light" w:eastAsia="Calibri Light" w:hAnsi="Calibri Light" w:cs="Calibri Light"/>
          <w:sz w:val="22"/>
          <w:szCs w:val="22"/>
        </w:rPr>
        <w:t>This page intentionally left blank</w:t>
      </w:r>
    </w:p>
    <w:p w14:paraId="37BF0939" w14:textId="77777777" w:rsidR="006B1095" w:rsidRPr="006B1095" w:rsidRDefault="006B1095" w:rsidP="006B1095"/>
    <w:p w14:paraId="36D1B370" w14:textId="77777777" w:rsidR="00E0118B" w:rsidRPr="0012557A" w:rsidRDefault="00E0118B" w:rsidP="0012557A">
      <w:pPr>
        <w:pStyle w:val="Heading1"/>
      </w:pPr>
      <w:bookmarkStart w:id="5" w:name="_Toc512875770"/>
      <w:r w:rsidRPr="0012557A">
        <w:lastRenderedPageBreak/>
        <w:t>Business Process Overview</w:t>
      </w:r>
      <w:bookmarkEnd w:id="3"/>
      <w:bookmarkEnd w:id="2"/>
      <w:bookmarkEnd w:id="5"/>
    </w:p>
    <w:p w14:paraId="25DDA076" w14:textId="72CA8FC6" w:rsidR="00FD47F4" w:rsidRPr="00452AD0" w:rsidRDefault="00FD47F4" w:rsidP="00FD47F4">
      <w:pPr>
        <w:pStyle w:val="Heading1Text"/>
        <w:ind w:left="432"/>
        <w:rPr>
          <w:rFonts w:ascii="Calibri Light" w:eastAsia="Calibri Light" w:hAnsi="Calibri Light" w:cs="Calibri Light"/>
        </w:rPr>
      </w:pPr>
      <w:bookmarkStart w:id="6" w:name="_Toc406588296"/>
      <w:bookmarkStart w:id="7" w:name="_Toc491613802"/>
      <w:r w:rsidRPr="25B35239">
        <w:rPr>
          <w:rFonts w:ascii="Calibri Light" w:eastAsia="Calibri Light" w:hAnsi="Calibri Light" w:cs="Calibri Light"/>
        </w:rPr>
        <w:t xml:space="preserve">This document defines the process </w:t>
      </w:r>
      <w:r w:rsidR="00F60602" w:rsidRPr="25B35239">
        <w:rPr>
          <w:rFonts w:ascii="Calibri Light" w:eastAsia="Calibri Light" w:hAnsi="Calibri Light" w:cs="Calibri Light"/>
        </w:rPr>
        <w:t>in managing</w:t>
      </w:r>
      <w:r w:rsidRPr="25B35239">
        <w:rPr>
          <w:rFonts w:ascii="Calibri Light" w:eastAsia="Calibri Light" w:hAnsi="Calibri Light" w:cs="Calibri Light"/>
        </w:rPr>
        <w:t xml:space="preserve"> customer correspondence</w:t>
      </w:r>
      <w:r w:rsidR="00D83F34" w:rsidRPr="25B35239">
        <w:rPr>
          <w:rFonts w:ascii="Calibri Light" w:eastAsia="Calibri Light" w:hAnsi="Calibri Light" w:cs="Calibri Light"/>
        </w:rPr>
        <w:t xml:space="preserve"> or response</w:t>
      </w:r>
      <w:r w:rsidR="004E5BF4" w:rsidRPr="25B35239">
        <w:rPr>
          <w:rFonts w:ascii="Calibri Light" w:eastAsia="Calibri Light" w:hAnsi="Calibri Light" w:cs="Calibri Light"/>
        </w:rPr>
        <w:t>s</w:t>
      </w:r>
      <w:r w:rsidRPr="25B35239">
        <w:rPr>
          <w:rFonts w:ascii="Calibri Light" w:eastAsia="Calibri Light" w:hAnsi="Calibri Light" w:cs="Calibri Light"/>
        </w:rPr>
        <w:t xml:space="preserve"> that </w:t>
      </w:r>
      <w:r w:rsidR="004E5BF4" w:rsidRPr="25B35239">
        <w:rPr>
          <w:rFonts w:ascii="Calibri Light" w:eastAsia="Calibri Light" w:hAnsi="Calibri Light" w:cs="Calibri Light"/>
        </w:rPr>
        <w:t xml:space="preserve">are </w:t>
      </w:r>
      <w:r w:rsidRPr="25B35239">
        <w:rPr>
          <w:rFonts w:ascii="Calibri Light" w:eastAsia="Calibri Light" w:hAnsi="Calibri Light" w:cs="Calibri Light"/>
        </w:rPr>
        <w:t>received from the customer</w:t>
      </w:r>
      <w:r w:rsidR="00F60602" w:rsidRPr="25B35239">
        <w:rPr>
          <w:rFonts w:ascii="Calibri Light" w:eastAsia="Calibri Light" w:hAnsi="Calibri Light" w:cs="Calibri Light"/>
        </w:rPr>
        <w:t xml:space="preserve"> via various channel</w:t>
      </w:r>
      <w:r w:rsidR="004E5BF4" w:rsidRPr="25B35239">
        <w:rPr>
          <w:rFonts w:ascii="Calibri Light" w:eastAsia="Calibri Light" w:hAnsi="Calibri Light" w:cs="Calibri Light"/>
        </w:rPr>
        <w:t>s</w:t>
      </w:r>
      <w:r w:rsidR="00F60602" w:rsidRPr="25B35239">
        <w:rPr>
          <w:rFonts w:ascii="Calibri Light" w:eastAsia="Calibri Light" w:hAnsi="Calibri Light" w:cs="Calibri Light"/>
        </w:rPr>
        <w:t xml:space="preserve"> such as </w:t>
      </w:r>
      <w:r w:rsidRPr="25B35239">
        <w:rPr>
          <w:rFonts w:ascii="Calibri Light" w:eastAsia="Calibri Light" w:hAnsi="Calibri Light" w:cs="Calibri Light"/>
        </w:rPr>
        <w:t xml:space="preserve">Email, </w:t>
      </w:r>
      <w:r w:rsidR="00847C2A" w:rsidRPr="25B35239">
        <w:rPr>
          <w:rFonts w:ascii="Calibri Light" w:eastAsia="Calibri Light" w:hAnsi="Calibri Light" w:cs="Calibri Light"/>
        </w:rPr>
        <w:t>US M</w:t>
      </w:r>
      <w:r w:rsidRPr="25B35239">
        <w:rPr>
          <w:rFonts w:ascii="Calibri Light" w:eastAsia="Calibri Light" w:hAnsi="Calibri Light" w:cs="Calibri Light"/>
        </w:rPr>
        <w:t xml:space="preserve">ail, </w:t>
      </w:r>
      <w:r w:rsidR="006D7FAB" w:rsidRPr="25B35239">
        <w:rPr>
          <w:rFonts w:ascii="Calibri Light" w:eastAsia="Calibri Light" w:hAnsi="Calibri Light" w:cs="Calibri Light"/>
        </w:rPr>
        <w:t>SMS</w:t>
      </w:r>
      <w:r w:rsidR="00042EA9" w:rsidRPr="25B35239">
        <w:rPr>
          <w:rFonts w:ascii="Calibri Light" w:eastAsia="Calibri Light" w:hAnsi="Calibri Light" w:cs="Calibri Light"/>
        </w:rPr>
        <w:t>, E-fax</w:t>
      </w:r>
      <w:r w:rsidR="00D83F34" w:rsidRPr="25B35239">
        <w:rPr>
          <w:rFonts w:ascii="Calibri Light" w:eastAsia="Calibri Light" w:hAnsi="Calibri Light" w:cs="Calibri Light"/>
        </w:rPr>
        <w:t xml:space="preserve">, </w:t>
      </w:r>
      <w:r w:rsidR="00652796" w:rsidRPr="25B35239">
        <w:rPr>
          <w:rFonts w:ascii="Calibri Light" w:eastAsia="Calibri Light" w:hAnsi="Calibri Light" w:cs="Calibri Light"/>
        </w:rPr>
        <w:t xml:space="preserve">Fax, </w:t>
      </w:r>
      <w:r w:rsidR="00D83F34" w:rsidRPr="25B35239">
        <w:rPr>
          <w:rFonts w:ascii="Calibri Light" w:eastAsia="Calibri Light" w:hAnsi="Calibri Light" w:cs="Calibri Light"/>
        </w:rPr>
        <w:t>Voice call</w:t>
      </w:r>
      <w:r w:rsidR="006D7FAB" w:rsidRPr="25B35239">
        <w:rPr>
          <w:rFonts w:ascii="Calibri Light" w:eastAsia="Calibri Light" w:hAnsi="Calibri Light" w:cs="Calibri Light"/>
        </w:rPr>
        <w:t xml:space="preserve"> and </w:t>
      </w:r>
      <w:r w:rsidRPr="25B35239">
        <w:rPr>
          <w:rFonts w:ascii="Calibri Light" w:eastAsia="Calibri Light" w:hAnsi="Calibri Light" w:cs="Calibri Light"/>
        </w:rPr>
        <w:t>SCE</w:t>
      </w:r>
      <w:r w:rsidR="004476B2" w:rsidRPr="25B35239">
        <w:rPr>
          <w:rFonts w:ascii="Calibri Light" w:eastAsia="Calibri Light" w:hAnsi="Calibri Light" w:cs="Calibri Light"/>
        </w:rPr>
        <w:t>.COM</w:t>
      </w:r>
      <w:r w:rsidR="00F60602" w:rsidRPr="25B35239">
        <w:rPr>
          <w:rFonts w:ascii="Calibri Light" w:eastAsia="Calibri Light" w:hAnsi="Calibri Light" w:cs="Calibri Light"/>
        </w:rPr>
        <w:t>.</w:t>
      </w:r>
      <w:r w:rsidRPr="25B35239">
        <w:rPr>
          <w:rFonts w:ascii="Calibri Light" w:eastAsia="Calibri Light" w:hAnsi="Calibri Light" w:cs="Calibri Light"/>
        </w:rPr>
        <w:t xml:space="preserve"> </w:t>
      </w:r>
      <w:r w:rsidR="00F60602" w:rsidRPr="25B35239">
        <w:rPr>
          <w:rFonts w:ascii="Calibri Light" w:eastAsia="Calibri Light" w:hAnsi="Calibri Light" w:cs="Calibri Light"/>
        </w:rPr>
        <w:t>When an i</w:t>
      </w:r>
      <w:r w:rsidRPr="25B35239">
        <w:rPr>
          <w:rFonts w:ascii="Calibri Light" w:eastAsia="Calibri Light" w:hAnsi="Calibri Light" w:cs="Calibri Light"/>
        </w:rPr>
        <w:t xml:space="preserve">nbound correspondence is received </w:t>
      </w:r>
      <w:r w:rsidR="00593024" w:rsidRPr="25B35239">
        <w:rPr>
          <w:rFonts w:ascii="Calibri Light" w:eastAsia="Calibri Light" w:hAnsi="Calibri Light" w:cs="Calibri Light"/>
        </w:rPr>
        <w:t xml:space="preserve">at </w:t>
      </w:r>
      <w:r w:rsidR="00F60602" w:rsidRPr="25B35239">
        <w:rPr>
          <w:rFonts w:ascii="Calibri Light" w:eastAsia="Calibri Light" w:hAnsi="Calibri Light" w:cs="Calibri Light"/>
        </w:rPr>
        <w:t xml:space="preserve">SCE, the correspondence image will be stored </w:t>
      </w:r>
      <w:r w:rsidRPr="25B35239">
        <w:rPr>
          <w:rFonts w:ascii="Calibri Light" w:eastAsia="Calibri Light" w:hAnsi="Calibri Light" w:cs="Calibri Light"/>
        </w:rPr>
        <w:t>in Open</w:t>
      </w:r>
      <w:r w:rsidR="008643EE" w:rsidRPr="25B35239">
        <w:rPr>
          <w:rFonts w:ascii="Calibri Light" w:eastAsia="Calibri Light" w:hAnsi="Calibri Light" w:cs="Calibri Light"/>
        </w:rPr>
        <w:t xml:space="preserve"> </w:t>
      </w:r>
      <w:r w:rsidR="004476B2" w:rsidRPr="25B35239">
        <w:rPr>
          <w:rFonts w:ascii="Calibri Light" w:eastAsia="Calibri Light" w:hAnsi="Calibri Light" w:cs="Calibri Light"/>
        </w:rPr>
        <w:t>T</w:t>
      </w:r>
      <w:r w:rsidRPr="25B35239">
        <w:rPr>
          <w:rFonts w:ascii="Calibri Light" w:eastAsia="Calibri Light" w:hAnsi="Calibri Light" w:cs="Calibri Light"/>
        </w:rPr>
        <w:t>ext</w:t>
      </w:r>
      <w:r w:rsidR="004476B2" w:rsidRPr="25B35239">
        <w:rPr>
          <w:rFonts w:ascii="Calibri Light" w:eastAsia="Calibri Light" w:hAnsi="Calibri Light" w:cs="Calibri Light"/>
        </w:rPr>
        <w:t xml:space="preserve"> Extended Enterprise Content Management (xECM)</w:t>
      </w:r>
      <w:r w:rsidRPr="25B35239">
        <w:rPr>
          <w:rFonts w:ascii="Calibri Light" w:eastAsia="Calibri Light" w:hAnsi="Calibri Light" w:cs="Calibri Light"/>
        </w:rPr>
        <w:t xml:space="preserve">. </w:t>
      </w:r>
      <w:r w:rsidR="00F60602" w:rsidRPr="25B35239">
        <w:rPr>
          <w:rFonts w:ascii="Calibri Light" w:eastAsia="Calibri Light" w:hAnsi="Calibri Light" w:cs="Calibri Light"/>
        </w:rPr>
        <w:t>User</w:t>
      </w:r>
      <w:r w:rsidR="004E5BF4" w:rsidRPr="25B35239">
        <w:rPr>
          <w:rFonts w:ascii="Calibri Light" w:eastAsia="Calibri Light" w:hAnsi="Calibri Light" w:cs="Calibri Light"/>
        </w:rPr>
        <w:t>s</w:t>
      </w:r>
      <w:r w:rsidR="00F60602" w:rsidRPr="25B35239">
        <w:rPr>
          <w:rFonts w:ascii="Calibri Light" w:eastAsia="Calibri Light" w:hAnsi="Calibri Light" w:cs="Calibri Light"/>
        </w:rPr>
        <w:t xml:space="preserve"> </w:t>
      </w:r>
      <w:r w:rsidR="004E5BF4" w:rsidRPr="25B35239">
        <w:rPr>
          <w:rFonts w:ascii="Calibri Light" w:eastAsia="Calibri Light" w:hAnsi="Calibri Light" w:cs="Calibri Light"/>
        </w:rPr>
        <w:t xml:space="preserve">are </w:t>
      </w:r>
      <w:r w:rsidR="00F60602" w:rsidRPr="25B35239">
        <w:rPr>
          <w:rFonts w:ascii="Calibri Light" w:eastAsia="Calibri Light" w:hAnsi="Calibri Light" w:cs="Calibri Light"/>
        </w:rPr>
        <w:t>able to go to xECM to view, export</w:t>
      </w:r>
      <w:r w:rsidR="002D0F33" w:rsidRPr="25B35239">
        <w:rPr>
          <w:rFonts w:ascii="Calibri Light" w:eastAsia="Calibri Light" w:hAnsi="Calibri Light" w:cs="Calibri Light"/>
        </w:rPr>
        <w:t>,</w:t>
      </w:r>
      <w:r w:rsidR="00F60602" w:rsidRPr="25B35239">
        <w:rPr>
          <w:rFonts w:ascii="Calibri Light" w:eastAsia="Calibri Light" w:hAnsi="Calibri Light" w:cs="Calibri Light"/>
        </w:rPr>
        <w:t xml:space="preserve"> and </w:t>
      </w:r>
      <w:r w:rsidR="0047464F" w:rsidRPr="25B35239">
        <w:rPr>
          <w:rFonts w:ascii="Calibri Light" w:eastAsia="Calibri Light" w:hAnsi="Calibri Light" w:cs="Calibri Light"/>
        </w:rPr>
        <w:t>re-</w:t>
      </w:r>
      <w:r w:rsidR="00F60602" w:rsidRPr="25B35239">
        <w:rPr>
          <w:rFonts w:ascii="Calibri Light" w:eastAsia="Calibri Light" w:hAnsi="Calibri Light" w:cs="Calibri Light"/>
        </w:rPr>
        <w:t>print the correspondence image.</w:t>
      </w:r>
    </w:p>
    <w:p w14:paraId="4261A15D" w14:textId="77777777" w:rsidR="002635D3" w:rsidRPr="00452AD0" w:rsidRDefault="00042EA9" w:rsidP="00FD47F4">
      <w:pPr>
        <w:pStyle w:val="Heading1Text"/>
        <w:ind w:left="432"/>
        <w:rPr>
          <w:rFonts w:ascii="Calibri Light" w:eastAsia="Calibri Light" w:hAnsi="Calibri Light" w:cs="Calibri Light"/>
        </w:rPr>
      </w:pPr>
      <w:r w:rsidRPr="25B35239">
        <w:rPr>
          <w:rFonts w:ascii="Calibri Light" w:eastAsia="Calibri Light" w:hAnsi="Calibri Light" w:cs="Calibri Light"/>
        </w:rPr>
        <w:t>Whenever an inbound correspondence is uploaded to Open</w:t>
      </w:r>
      <w:r w:rsidR="008643EE" w:rsidRPr="25B35239">
        <w:rPr>
          <w:rFonts w:ascii="Calibri Light" w:eastAsia="Calibri Light" w:hAnsi="Calibri Light" w:cs="Calibri Light"/>
        </w:rPr>
        <w:t xml:space="preserve"> </w:t>
      </w:r>
      <w:r w:rsidRPr="25B35239">
        <w:rPr>
          <w:rFonts w:ascii="Calibri Light" w:eastAsia="Calibri Light" w:hAnsi="Calibri Light" w:cs="Calibri Light"/>
        </w:rPr>
        <w:t>Text xECM, Open</w:t>
      </w:r>
      <w:r w:rsidR="008643EE" w:rsidRPr="25B35239">
        <w:rPr>
          <w:rFonts w:ascii="Calibri Light" w:eastAsia="Calibri Light" w:hAnsi="Calibri Light" w:cs="Calibri Light"/>
        </w:rPr>
        <w:t xml:space="preserve"> </w:t>
      </w:r>
      <w:r w:rsidRPr="25B35239">
        <w:rPr>
          <w:rFonts w:ascii="Calibri Light" w:eastAsia="Calibri Light" w:hAnsi="Calibri Light" w:cs="Calibri Light"/>
        </w:rPr>
        <w:t xml:space="preserve">Text will </w:t>
      </w:r>
      <w:r w:rsidR="004A1496" w:rsidRPr="25B35239">
        <w:rPr>
          <w:rFonts w:ascii="Calibri Light" w:eastAsia="Calibri Light" w:hAnsi="Calibri Light" w:cs="Calibri Light"/>
        </w:rPr>
        <w:t>create a BP Contact in S/4HANA automatically.</w:t>
      </w:r>
    </w:p>
    <w:p w14:paraId="4F14DD26" w14:textId="58F8D447" w:rsidR="003C4377" w:rsidRDefault="00943033" w:rsidP="00FD47F4">
      <w:pPr>
        <w:pStyle w:val="Heading1Text"/>
        <w:ind w:left="432"/>
        <w:rPr>
          <w:rFonts w:ascii="Calibri Light" w:eastAsia="Calibri Light" w:hAnsi="Calibri Light" w:cs="Calibri Light"/>
        </w:rPr>
      </w:pPr>
      <w:r w:rsidRPr="25B35239">
        <w:rPr>
          <w:rFonts w:ascii="Calibri Light" w:eastAsia="Calibri Light" w:hAnsi="Calibri Light" w:cs="Calibri Light"/>
        </w:rPr>
        <w:t>When a</w:t>
      </w:r>
      <w:r w:rsidR="003C4377" w:rsidRPr="25B35239">
        <w:rPr>
          <w:rFonts w:ascii="Calibri Light" w:eastAsia="Calibri Light" w:hAnsi="Calibri Light" w:cs="Calibri Light"/>
        </w:rPr>
        <w:t xml:space="preserve"> communication sent to a contact (BP or temporary contact in the case of a Trouble Order update) via email, voice,</w:t>
      </w:r>
      <w:r w:rsidR="0020644C" w:rsidRPr="25B35239">
        <w:rPr>
          <w:rFonts w:ascii="Calibri Light" w:eastAsia="Calibri Light" w:hAnsi="Calibri Light" w:cs="Calibri Light"/>
        </w:rPr>
        <w:t xml:space="preserve"> SMS</w:t>
      </w:r>
      <w:r w:rsidR="003C4377" w:rsidRPr="25B35239">
        <w:rPr>
          <w:rFonts w:ascii="Calibri Light" w:eastAsia="Calibri Light" w:hAnsi="Calibri Light" w:cs="Calibri Light"/>
        </w:rPr>
        <w:t xml:space="preserve"> or TTY is not successfully delivered, the system will automatically log the failure and failure reason in the system</w:t>
      </w:r>
      <w:r w:rsidR="0073700D" w:rsidRPr="25B35239">
        <w:rPr>
          <w:rFonts w:ascii="Calibri Light" w:eastAsia="Calibri Light" w:hAnsi="Calibri Light" w:cs="Calibri Light"/>
        </w:rPr>
        <w:t xml:space="preserve"> using BP Contact</w:t>
      </w:r>
      <w:r w:rsidR="003C4377" w:rsidRPr="25B35239">
        <w:rPr>
          <w:rFonts w:ascii="Calibri Light" w:eastAsia="Calibri Light" w:hAnsi="Calibri Light" w:cs="Calibri Light"/>
        </w:rPr>
        <w:t xml:space="preserve">.  This information will be available for viewing by users of the system and also available for the employee to query the reporting environment for this information (successful and unsuccessful delivery).  If the delivery failure was the result of the phone or email address being inactive (e.g., bad device), the system will automatically </w:t>
      </w:r>
      <w:r w:rsidR="00FD325D" w:rsidRPr="25B35239">
        <w:rPr>
          <w:rFonts w:ascii="Calibri Light" w:eastAsia="Calibri Light" w:hAnsi="Calibri Light" w:cs="Calibri Light"/>
        </w:rPr>
        <w:t>delete</w:t>
      </w:r>
      <w:r w:rsidR="003C4377" w:rsidRPr="25B35239">
        <w:rPr>
          <w:rFonts w:ascii="Calibri Light" w:eastAsia="Calibri Light" w:hAnsi="Calibri Light" w:cs="Calibri Light"/>
        </w:rPr>
        <w:t xml:space="preserve"> the phone or email address on all BPs with the reason (e.g., bad device).</w:t>
      </w:r>
      <w:r w:rsidR="005707D2" w:rsidRPr="25B35239">
        <w:rPr>
          <w:rFonts w:ascii="Calibri Light" w:eastAsia="Calibri Light" w:hAnsi="Calibri Light" w:cs="Calibri Light"/>
        </w:rPr>
        <w:t xml:space="preserve"> User can view the deleted phone number along with the date and time in </w:t>
      </w:r>
      <w:r w:rsidR="00E96715" w:rsidRPr="25B35239">
        <w:rPr>
          <w:rFonts w:ascii="Calibri Light" w:eastAsia="Calibri Light" w:hAnsi="Calibri Light" w:cs="Calibri Light"/>
        </w:rPr>
        <w:t xml:space="preserve">Hybris C4C </w:t>
      </w:r>
      <w:r w:rsidR="00CA4FC2">
        <w:rPr>
          <w:rFonts w:ascii="Calibri Light" w:eastAsia="Calibri Light" w:hAnsi="Calibri Light" w:cs="Calibri Light"/>
        </w:rPr>
        <w:t xml:space="preserve">Changes facet </w:t>
      </w:r>
      <w:r w:rsidR="00E96715" w:rsidRPr="25B35239">
        <w:rPr>
          <w:rFonts w:ascii="Calibri Light" w:eastAsia="Calibri Light" w:hAnsi="Calibri Light" w:cs="Calibri Light"/>
        </w:rPr>
        <w:t>(see screen below)</w:t>
      </w:r>
      <w:r w:rsidR="005707D2" w:rsidRPr="25B35239">
        <w:rPr>
          <w:rFonts w:ascii="Calibri Light" w:eastAsia="Calibri Light" w:hAnsi="Calibri Light" w:cs="Calibri Light"/>
        </w:rPr>
        <w:t>.</w:t>
      </w:r>
    </w:p>
    <w:p w14:paraId="754F69DE" w14:textId="51B41662" w:rsidR="00E96715" w:rsidRDefault="00E96715" w:rsidP="00FD47F4">
      <w:pPr>
        <w:pStyle w:val="Heading1Text"/>
        <w:ind w:left="432"/>
        <w:rPr>
          <w:rFonts w:ascii="Calibri Light" w:hAnsi="Calibri Light"/>
        </w:rPr>
      </w:pPr>
      <w:r>
        <w:rPr>
          <w:noProof/>
          <w:lang w:eastAsia="en-US"/>
        </w:rPr>
        <w:drawing>
          <wp:inline distT="0" distB="0" distL="0" distR="0" wp14:anchorId="04CB7CBB" wp14:editId="1675BF18">
            <wp:extent cx="5226050" cy="2511016"/>
            <wp:effectExtent l="0" t="0" r="0" b="381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55876" t="18610" r="8547" b="20623"/>
                    <a:stretch/>
                  </pic:blipFill>
                  <pic:spPr bwMode="auto">
                    <a:xfrm>
                      <a:off x="0" y="0"/>
                      <a:ext cx="5253444" cy="2524178"/>
                    </a:xfrm>
                    <a:prstGeom prst="rect">
                      <a:avLst/>
                    </a:prstGeom>
                    <a:ln>
                      <a:noFill/>
                    </a:ln>
                    <a:extLst>
                      <a:ext uri="{53640926-AAD7-44D8-BBD7-CCE9431645EC}">
                        <a14:shadowObscured xmlns:a14="http://schemas.microsoft.com/office/drawing/2010/main"/>
                      </a:ext>
                    </a:extLst>
                  </pic:spPr>
                </pic:pic>
              </a:graphicData>
            </a:graphic>
          </wp:inline>
        </w:drawing>
      </w:r>
    </w:p>
    <w:p w14:paraId="3678461A" w14:textId="4D1A854D" w:rsidR="00F60602" w:rsidRPr="00452AD0" w:rsidRDefault="003C4377" w:rsidP="00FD47F4">
      <w:pPr>
        <w:pStyle w:val="Heading1Text"/>
        <w:ind w:left="432"/>
        <w:rPr>
          <w:rFonts w:ascii="Calibri Light" w:eastAsia="Calibri Light" w:hAnsi="Calibri Light" w:cs="Calibri Light"/>
        </w:rPr>
      </w:pPr>
      <w:r w:rsidRPr="25B35239">
        <w:rPr>
          <w:rFonts w:ascii="Calibri Light" w:eastAsia="Calibri Light" w:hAnsi="Calibri Light" w:cs="Calibri Light"/>
        </w:rPr>
        <w:t>If a communication is delivered via U.S. mail and it is returned, a u</w:t>
      </w:r>
      <w:r w:rsidR="00943033" w:rsidRPr="25B35239">
        <w:rPr>
          <w:rFonts w:ascii="Calibri Light" w:eastAsia="Calibri Light" w:hAnsi="Calibri Light" w:cs="Calibri Light"/>
        </w:rPr>
        <w:t xml:space="preserve">ser will update the BP’s mailing address </w:t>
      </w:r>
      <w:r w:rsidRPr="25B35239">
        <w:rPr>
          <w:rFonts w:ascii="Calibri Light" w:eastAsia="Calibri Light" w:hAnsi="Calibri Light" w:cs="Calibri Light"/>
        </w:rPr>
        <w:t>as required</w:t>
      </w:r>
      <w:r w:rsidR="00943033" w:rsidRPr="25B35239">
        <w:rPr>
          <w:rFonts w:ascii="Calibri Light" w:eastAsia="Calibri Light" w:hAnsi="Calibri Light" w:cs="Calibri Light"/>
        </w:rPr>
        <w:t xml:space="preserve">. </w:t>
      </w:r>
      <w:r w:rsidR="00B67682" w:rsidRPr="25B35239">
        <w:rPr>
          <w:rFonts w:ascii="Calibri Light" w:eastAsia="Calibri Light" w:hAnsi="Calibri Light" w:cs="Calibri Light"/>
        </w:rPr>
        <w:t>These changes will be documented in Change History with the before and after data, date / time and user who made the update.</w:t>
      </w:r>
      <w:r w:rsidRPr="25B35239">
        <w:rPr>
          <w:rFonts w:ascii="Calibri Light" w:eastAsia="Calibri Light" w:hAnsi="Calibri Light" w:cs="Calibri Light"/>
        </w:rPr>
        <w:t xml:space="preserve">  </w:t>
      </w:r>
      <w:r w:rsidR="0084354E" w:rsidRPr="25B35239">
        <w:rPr>
          <w:rFonts w:ascii="Calibri Light" w:eastAsia="Calibri Light" w:hAnsi="Calibri Light" w:cs="Calibri Light"/>
        </w:rPr>
        <w:t xml:space="preserve">The user </w:t>
      </w:r>
      <w:r w:rsidR="00990C2C" w:rsidRPr="25B35239">
        <w:rPr>
          <w:rFonts w:ascii="Calibri Light" w:eastAsia="Calibri Light" w:hAnsi="Calibri Light" w:cs="Calibri Light"/>
        </w:rPr>
        <w:t xml:space="preserve">will </w:t>
      </w:r>
      <w:r w:rsidR="0084354E" w:rsidRPr="25B35239">
        <w:rPr>
          <w:rFonts w:ascii="Calibri Light" w:eastAsia="Calibri Light" w:hAnsi="Calibri Light" w:cs="Calibri Light"/>
        </w:rPr>
        <w:t xml:space="preserve">create a Ticket/BPEM to the appropriate department. </w:t>
      </w:r>
    </w:p>
    <w:p w14:paraId="3F261AB4" w14:textId="7DEABCDD" w:rsidR="00901C6D" w:rsidRPr="00452AD0" w:rsidRDefault="003C4377" w:rsidP="00FD47F4">
      <w:pPr>
        <w:pStyle w:val="Heading1Text"/>
        <w:ind w:left="432"/>
        <w:rPr>
          <w:rFonts w:ascii="Calibri Light" w:eastAsia="Calibri Light" w:hAnsi="Calibri Light" w:cs="Calibri Light"/>
        </w:rPr>
      </w:pPr>
      <w:r w:rsidRPr="25B35239">
        <w:rPr>
          <w:rFonts w:ascii="Calibri Light" w:eastAsia="Calibri Light" w:hAnsi="Calibri Light" w:cs="Calibri Light"/>
        </w:rPr>
        <w:t>A c</w:t>
      </w:r>
      <w:r w:rsidR="0047464F" w:rsidRPr="25B35239">
        <w:rPr>
          <w:rFonts w:ascii="Calibri Light" w:eastAsia="Calibri Light" w:hAnsi="Calibri Light" w:cs="Calibri Light"/>
        </w:rPr>
        <w:t>ustomer can also sen</w:t>
      </w:r>
      <w:r w:rsidR="00170BFC" w:rsidRPr="25B35239">
        <w:rPr>
          <w:rFonts w:ascii="Calibri Light" w:eastAsia="Calibri Light" w:hAnsi="Calibri Light" w:cs="Calibri Light"/>
        </w:rPr>
        <w:t>d</w:t>
      </w:r>
      <w:r w:rsidR="0047464F" w:rsidRPr="25B35239">
        <w:rPr>
          <w:rFonts w:ascii="Calibri Light" w:eastAsia="Calibri Light" w:hAnsi="Calibri Light" w:cs="Calibri Light"/>
        </w:rPr>
        <w:t xml:space="preserve"> correspondence to SCE</w:t>
      </w:r>
      <w:r w:rsidRPr="25B35239">
        <w:rPr>
          <w:rFonts w:ascii="Calibri Light" w:eastAsia="Calibri Light" w:hAnsi="Calibri Light" w:cs="Calibri Light"/>
        </w:rPr>
        <w:t xml:space="preserve"> (e.g., text back STOP to a text message, mail us their completed </w:t>
      </w:r>
      <w:r w:rsidR="00BC7EA6" w:rsidRPr="25B35239">
        <w:rPr>
          <w:rFonts w:ascii="Calibri Light" w:eastAsia="Calibri Light" w:hAnsi="Calibri Light" w:cs="Calibri Light"/>
        </w:rPr>
        <w:t>program application, etc.</w:t>
      </w:r>
      <w:r w:rsidRPr="25B35239">
        <w:rPr>
          <w:rFonts w:ascii="Calibri Light" w:eastAsia="Calibri Light" w:hAnsi="Calibri Light" w:cs="Calibri Light"/>
        </w:rPr>
        <w:t>)</w:t>
      </w:r>
      <w:r w:rsidR="00213295" w:rsidRPr="25B35239">
        <w:rPr>
          <w:rFonts w:ascii="Calibri Light" w:eastAsia="Calibri Light" w:hAnsi="Calibri Light" w:cs="Calibri Light"/>
        </w:rPr>
        <w:t>.</w:t>
      </w:r>
      <w:r w:rsidR="003C5876" w:rsidRPr="25B35239">
        <w:rPr>
          <w:rFonts w:ascii="Calibri Light" w:eastAsia="Calibri Light" w:hAnsi="Calibri Light" w:cs="Calibri Light"/>
        </w:rPr>
        <w:t xml:space="preserve"> </w:t>
      </w:r>
      <w:r w:rsidR="00BC7EA6" w:rsidRPr="25B35239">
        <w:rPr>
          <w:rFonts w:ascii="Calibri Light" w:eastAsia="Calibri Light" w:hAnsi="Calibri Light" w:cs="Calibri Light"/>
        </w:rPr>
        <w:t xml:space="preserve"> If the customer texted STOP for example, the system will automatically un</w:t>
      </w:r>
      <w:r w:rsidR="009D775A" w:rsidRPr="25B35239">
        <w:rPr>
          <w:rFonts w:ascii="Calibri Light" w:eastAsia="Calibri Light" w:hAnsi="Calibri Light" w:cs="Calibri Light"/>
        </w:rPr>
        <w:t>-</w:t>
      </w:r>
      <w:r w:rsidR="00BC7EA6" w:rsidRPr="25B35239">
        <w:rPr>
          <w:rFonts w:ascii="Calibri Light" w:eastAsia="Calibri Light" w:hAnsi="Calibri Light" w:cs="Calibri Light"/>
        </w:rPr>
        <w:t xml:space="preserve">enroll the </w:t>
      </w:r>
      <w:r w:rsidR="00F540C4" w:rsidRPr="25B35239">
        <w:rPr>
          <w:rFonts w:ascii="Calibri Light" w:eastAsia="Calibri Light" w:hAnsi="Calibri Light" w:cs="Calibri Light"/>
        </w:rPr>
        <w:t>BP</w:t>
      </w:r>
      <w:r w:rsidR="00BC7EA6" w:rsidRPr="25B35239">
        <w:rPr>
          <w:rFonts w:ascii="Calibri Light" w:eastAsia="Calibri Light" w:hAnsi="Calibri Light" w:cs="Calibri Light"/>
        </w:rPr>
        <w:t xml:space="preserve"> from that communication type and </w:t>
      </w:r>
      <w:r w:rsidR="009917B6" w:rsidRPr="25B35239">
        <w:rPr>
          <w:rFonts w:ascii="Calibri Light" w:eastAsia="Calibri Light" w:hAnsi="Calibri Light" w:cs="Calibri Light"/>
        </w:rPr>
        <w:t>update</w:t>
      </w:r>
      <w:r w:rsidR="00F540C4" w:rsidRPr="25B35239">
        <w:rPr>
          <w:rFonts w:ascii="Calibri Light" w:eastAsia="Calibri Light" w:hAnsi="Calibri Light" w:cs="Calibri Light"/>
        </w:rPr>
        <w:t xml:space="preserve"> BP contact with </w:t>
      </w:r>
      <w:r w:rsidR="00BC7EA6" w:rsidRPr="25B35239">
        <w:rPr>
          <w:rFonts w:ascii="Calibri Light" w:eastAsia="Calibri Light" w:hAnsi="Calibri Light" w:cs="Calibri Light"/>
        </w:rPr>
        <w:t xml:space="preserve">the reason (e.g., opt-out).  </w:t>
      </w:r>
    </w:p>
    <w:p w14:paraId="33DB3B44" w14:textId="77777777" w:rsidR="00F10FD0" w:rsidRPr="0012557A" w:rsidRDefault="00F10FD0" w:rsidP="00114CB8">
      <w:pPr>
        <w:pStyle w:val="Heading2"/>
      </w:pPr>
      <w:bookmarkStart w:id="8" w:name="_Toc512875771"/>
      <w:r w:rsidRPr="0012557A">
        <w:t>Current Pain Points for Southern California Edison</w:t>
      </w:r>
      <w:bookmarkEnd w:id="8"/>
    </w:p>
    <w:bookmarkEnd w:id="6"/>
    <w:bookmarkEnd w:id="7"/>
    <w:p w14:paraId="7C7D6B4D" w14:textId="11154E16" w:rsidR="00FD47F4" w:rsidRPr="00452AD0" w:rsidRDefault="00BC7EA6" w:rsidP="005656E6">
      <w:pPr>
        <w:pStyle w:val="ListParagraph"/>
        <w:numPr>
          <w:ilvl w:val="0"/>
          <w:numId w:val="9"/>
        </w:numPr>
        <w:rPr>
          <w:rFonts w:ascii="Calibri Light,MS Mincho" w:eastAsia="Calibri Light,MS Mincho" w:hAnsi="Calibri Light,MS Mincho" w:cs="Calibri Light,MS Mincho"/>
          <w:sz w:val="20"/>
          <w:szCs w:val="20"/>
          <w:lang w:eastAsia="ja-JP"/>
        </w:rPr>
      </w:pPr>
      <w:r w:rsidRPr="25B35239">
        <w:rPr>
          <w:rFonts w:ascii="Calibri Light" w:eastAsia="Calibri Light" w:hAnsi="Calibri Light" w:cs="Calibri Light"/>
          <w:sz w:val="20"/>
          <w:szCs w:val="20"/>
          <w:lang w:eastAsia="ja-JP"/>
        </w:rPr>
        <w:t>We are not able to view what was sent the customer in the system today.</w:t>
      </w:r>
    </w:p>
    <w:p w14:paraId="728A73BD" w14:textId="77777777" w:rsidR="00FD47F4" w:rsidRPr="00452AD0" w:rsidRDefault="00FD47F4" w:rsidP="005656E6">
      <w:pPr>
        <w:pStyle w:val="ListParagraph"/>
        <w:numPr>
          <w:ilvl w:val="0"/>
          <w:numId w:val="9"/>
        </w:numPr>
        <w:rPr>
          <w:rFonts w:ascii="Calibri Light,MS Mincho" w:eastAsia="Calibri Light,MS Mincho" w:hAnsi="Calibri Light,MS Mincho" w:cs="Calibri Light,MS Mincho"/>
          <w:sz w:val="20"/>
          <w:szCs w:val="20"/>
          <w:lang w:eastAsia="ja-JP"/>
        </w:rPr>
      </w:pPr>
      <w:r w:rsidRPr="25B35239">
        <w:rPr>
          <w:rFonts w:ascii="Calibri Light" w:eastAsia="Calibri Light" w:hAnsi="Calibri Light" w:cs="Calibri Light"/>
          <w:sz w:val="20"/>
          <w:szCs w:val="20"/>
          <w:lang w:eastAsia="ja-JP"/>
        </w:rPr>
        <w:t>Address exceptions only show up in CSS.</w:t>
      </w:r>
    </w:p>
    <w:p w14:paraId="448702C9" w14:textId="77777777" w:rsidR="00FD47F4" w:rsidRPr="00452AD0" w:rsidRDefault="00FD47F4" w:rsidP="005656E6">
      <w:pPr>
        <w:pStyle w:val="ListParagraph"/>
        <w:numPr>
          <w:ilvl w:val="0"/>
          <w:numId w:val="9"/>
        </w:numPr>
        <w:rPr>
          <w:rFonts w:ascii="Calibri Light,MS Mincho" w:eastAsia="Calibri Light,MS Mincho" w:hAnsi="Calibri Light,MS Mincho" w:cs="Calibri Light,MS Mincho"/>
          <w:sz w:val="20"/>
          <w:szCs w:val="20"/>
          <w:lang w:eastAsia="ja-JP"/>
        </w:rPr>
      </w:pPr>
      <w:r w:rsidRPr="25B35239">
        <w:rPr>
          <w:rFonts w:ascii="Calibri Light" w:eastAsia="Calibri Light" w:hAnsi="Calibri Light" w:cs="Calibri Light"/>
          <w:sz w:val="20"/>
          <w:szCs w:val="20"/>
          <w:lang w:eastAsia="ja-JP"/>
        </w:rPr>
        <w:t>Foreign address and US military addresses formatting issues are not being handled properly through CSS.</w:t>
      </w:r>
    </w:p>
    <w:p w14:paraId="0A82ACDE" w14:textId="77777777" w:rsidR="00FD47F4" w:rsidRDefault="00FD47F4" w:rsidP="005656E6">
      <w:pPr>
        <w:pStyle w:val="ListParagraph"/>
        <w:numPr>
          <w:ilvl w:val="0"/>
          <w:numId w:val="9"/>
        </w:numPr>
        <w:rPr>
          <w:rFonts w:ascii="Calibri Light,MS Mincho" w:eastAsia="Calibri Light,MS Mincho" w:hAnsi="Calibri Light,MS Mincho" w:cs="Calibri Light,MS Mincho"/>
          <w:sz w:val="20"/>
          <w:szCs w:val="20"/>
          <w:lang w:eastAsia="ja-JP"/>
        </w:rPr>
      </w:pPr>
      <w:r w:rsidRPr="25B35239">
        <w:rPr>
          <w:rFonts w:ascii="Calibri Light" w:eastAsia="Calibri Light" w:hAnsi="Calibri Light" w:cs="Calibri Light"/>
          <w:sz w:val="20"/>
          <w:szCs w:val="20"/>
          <w:lang w:eastAsia="ja-JP"/>
        </w:rPr>
        <w:t>Returned mail with bar code on envelope should go to the proper department and location and not all go to the central processing center.</w:t>
      </w:r>
    </w:p>
    <w:p w14:paraId="4C5D9932" w14:textId="0A7F1F13" w:rsidR="00581888" w:rsidRPr="00452AD0" w:rsidRDefault="00581888" w:rsidP="005656E6">
      <w:pPr>
        <w:pStyle w:val="ListParagraph"/>
        <w:numPr>
          <w:ilvl w:val="0"/>
          <w:numId w:val="9"/>
        </w:numPr>
        <w:rPr>
          <w:rFonts w:ascii="Calibri Light,MS Mincho" w:eastAsia="Calibri Light,MS Mincho" w:hAnsi="Calibri Light,MS Mincho" w:cs="Calibri Light,MS Mincho"/>
          <w:sz w:val="20"/>
          <w:szCs w:val="20"/>
          <w:lang w:eastAsia="ja-JP"/>
        </w:rPr>
      </w:pPr>
      <w:r w:rsidRPr="25B35239">
        <w:rPr>
          <w:rFonts w:ascii="Calibri Light" w:eastAsia="Calibri Light" w:hAnsi="Calibri Light" w:cs="Calibri Light"/>
          <w:sz w:val="20"/>
          <w:szCs w:val="20"/>
          <w:lang w:eastAsia="ja-JP"/>
        </w:rPr>
        <w:lastRenderedPageBreak/>
        <w:t>Returned mail is sometimes processed and customer records updated, however in many cases, nothing is done to update the source system to remove “bad” mailing address information.</w:t>
      </w:r>
    </w:p>
    <w:p w14:paraId="522E7DF0" w14:textId="77777777" w:rsidR="00FD47F4" w:rsidRPr="00452AD0" w:rsidRDefault="00FD47F4" w:rsidP="005656E6">
      <w:pPr>
        <w:pStyle w:val="ListParagraph"/>
        <w:numPr>
          <w:ilvl w:val="0"/>
          <w:numId w:val="9"/>
        </w:numPr>
        <w:rPr>
          <w:rFonts w:ascii="Calibri Light,MS Mincho" w:eastAsia="Calibri Light,MS Mincho" w:hAnsi="Calibri Light,MS Mincho" w:cs="Calibri Light,MS Mincho"/>
          <w:sz w:val="20"/>
          <w:szCs w:val="20"/>
          <w:lang w:eastAsia="ja-JP"/>
        </w:rPr>
      </w:pPr>
      <w:r w:rsidRPr="25B35239">
        <w:rPr>
          <w:rFonts w:ascii="Calibri Light" w:eastAsia="Calibri Light" w:hAnsi="Calibri Light" w:cs="Calibri Light"/>
          <w:sz w:val="20"/>
          <w:szCs w:val="20"/>
          <w:lang w:eastAsia="ja-JP"/>
        </w:rPr>
        <w:t>Issue often starts from planning department where premise city is put in as a non-standard city address (inconsistency between city/county boundaries vs. what is in the system).</w:t>
      </w:r>
    </w:p>
    <w:p w14:paraId="26C8A6A9" w14:textId="77777777" w:rsidR="00A80A50" w:rsidRDefault="00FD47F4" w:rsidP="005656E6">
      <w:pPr>
        <w:pStyle w:val="ListParagraph"/>
        <w:numPr>
          <w:ilvl w:val="0"/>
          <w:numId w:val="9"/>
        </w:numPr>
        <w:rPr>
          <w:rFonts w:ascii="Calibri Light,MS Mincho" w:eastAsia="Calibri Light,MS Mincho" w:hAnsi="Calibri Light,MS Mincho" w:cs="Calibri Light,MS Mincho"/>
          <w:sz w:val="20"/>
          <w:szCs w:val="20"/>
          <w:lang w:eastAsia="ja-JP"/>
        </w:rPr>
      </w:pPr>
      <w:r w:rsidRPr="25B35239">
        <w:rPr>
          <w:rFonts w:ascii="Calibri Light" w:eastAsia="Calibri Light" w:hAnsi="Calibri Light" w:cs="Calibri Light"/>
          <w:sz w:val="20"/>
          <w:szCs w:val="20"/>
          <w:lang w:eastAsia="ja-JP"/>
        </w:rPr>
        <w:t>Mailing address can be mismatched between customer and service account levels.</w:t>
      </w:r>
    </w:p>
    <w:p w14:paraId="7CF1537F" w14:textId="7AAE5C49" w:rsidR="00BC7EA6" w:rsidRDefault="002635D3" w:rsidP="005656E6">
      <w:pPr>
        <w:pStyle w:val="ListParagraph"/>
        <w:numPr>
          <w:ilvl w:val="0"/>
          <w:numId w:val="9"/>
        </w:numPr>
        <w:rPr>
          <w:rFonts w:ascii="Calibri Light,MS Mincho" w:eastAsia="Calibri Light,MS Mincho" w:hAnsi="Calibri Light,MS Mincho" w:cs="Calibri Light,MS Mincho"/>
          <w:sz w:val="20"/>
          <w:szCs w:val="20"/>
          <w:lang w:eastAsia="ja-JP"/>
        </w:rPr>
      </w:pPr>
      <w:r w:rsidRPr="25B35239">
        <w:rPr>
          <w:rFonts w:ascii="Calibri Light" w:eastAsia="Calibri Light" w:hAnsi="Calibri Light" w:cs="Calibri Light"/>
          <w:sz w:val="20"/>
          <w:szCs w:val="20"/>
          <w:lang w:eastAsia="ja-JP"/>
        </w:rPr>
        <w:t>User</w:t>
      </w:r>
      <w:r w:rsidR="00FD47F4" w:rsidRPr="25B35239">
        <w:rPr>
          <w:rFonts w:ascii="Calibri Light" w:eastAsia="Calibri Light" w:hAnsi="Calibri Light" w:cs="Calibri Light"/>
          <w:sz w:val="20"/>
          <w:szCs w:val="20"/>
          <w:lang w:eastAsia="ja-JP"/>
        </w:rPr>
        <w:t xml:space="preserve">s do not </w:t>
      </w:r>
      <w:r w:rsidR="00BC7EA6" w:rsidRPr="25B35239">
        <w:rPr>
          <w:rFonts w:ascii="Calibri Light" w:eastAsia="Calibri Light" w:hAnsi="Calibri Light" w:cs="Calibri Light"/>
          <w:sz w:val="20"/>
          <w:szCs w:val="20"/>
          <w:lang w:eastAsia="ja-JP"/>
        </w:rPr>
        <w:t>have visibility to know when the mailing address is bad so we can collect a new one when the customer calls</w:t>
      </w:r>
    </w:p>
    <w:p w14:paraId="29B93360" w14:textId="7BC5AAC1" w:rsidR="00FD47F4" w:rsidRPr="00452AD0" w:rsidRDefault="00BC7EA6" w:rsidP="005656E6">
      <w:pPr>
        <w:pStyle w:val="ListParagraph"/>
        <w:numPr>
          <w:ilvl w:val="0"/>
          <w:numId w:val="9"/>
        </w:numPr>
        <w:rPr>
          <w:rFonts w:ascii="Calibri Light,MS Mincho" w:eastAsia="Calibri Light,MS Mincho" w:hAnsi="Calibri Light,MS Mincho" w:cs="Calibri Light,MS Mincho"/>
          <w:sz w:val="20"/>
          <w:szCs w:val="20"/>
          <w:lang w:eastAsia="ja-JP"/>
        </w:rPr>
      </w:pPr>
      <w:r w:rsidRPr="25B35239">
        <w:rPr>
          <w:rFonts w:ascii="Calibri Light" w:eastAsia="Calibri Light" w:hAnsi="Calibri Light" w:cs="Calibri Light"/>
          <w:sz w:val="20"/>
          <w:szCs w:val="20"/>
          <w:lang w:eastAsia="ja-JP"/>
        </w:rPr>
        <w:t>Phone numbers in CSS are very out of date and there is not automated process to end-date the phone when a communication has failed.</w:t>
      </w:r>
    </w:p>
    <w:p w14:paraId="65DA396C" w14:textId="4B428895" w:rsidR="00BC7EA6" w:rsidRDefault="00BC7EA6" w:rsidP="005656E6">
      <w:pPr>
        <w:pStyle w:val="ListParagraph"/>
        <w:numPr>
          <w:ilvl w:val="0"/>
          <w:numId w:val="9"/>
        </w:numPr>
        <w:rPr>
          <w:rFonts w:ascii="Calibri Light,MS Mincho" w:eastAsia="Calibri Light,MS Mincho" w:hAnsi="Calibri Light,MS Mincho" w:cs="Calibri Light,MS Mincho"/>
          <w:sz w:val="20"/>
          <w:szCs w:val="20"/>
          <w:lang w:eastAsia="ja-JP"/>
        </w:rPr>
      </w:pPr>
      <w:r w:rsidRPr="25B35239">
        <w:rPr>
          <w:rFonts w:ascii="Calibri Light" w:eastAsia="Calibri Light" w:hAnsi="Calibri Light" w:cs="Calibri Light"/>
          <w:sz w:val="20"/>
          <w:szCs w:val="20"/>
          <w:lang w:eastAsia="ja-JP"/>
        </w:rPr>
        <w:t>Enrollment in digital notifications is stored in many separate systems today and we are unable to ensure that we honor customer opt-out requests for different communication types</w:t>
      </w:r>
    </w:p>
    <w:p w14:paraId="40F4B39B" w14:textId="77777777" w:rsidR="00FD47F4" w:rsidRDefault="00FD47F4" w:rsidP="005656E6">
      <w:pPr>
        <w:pStyle w:val="ListParagraph"/>
        <w:numPr>
          <w:ilvl w:val="0"/>
          <w:numId w:val="9"/>
        </w:numPr>
        <w:rPr>
          <w:rFonts w:ascii="Calibri Light,MS Mincho" w:eastAsia="Calibri Light,MS Mincho" w:hAnsi="Calibri Light,MS Mincho" w:cs="Calibri Light,MS Mincho"/>
          <w:sz w:val="20"/>
          <w:szCs w:val="20"/>
          <w:lang w:eastAsia="ja-JP"/>
        </w:rPr>
      </w:pPr>
      <w:r w:rsidRPr="25B35239">
        <w:rPr>
          <w:rFonts w:ascii="Calibri Light" w:eastAsia="Calibri Light" w:hAnsi="Calibri Light" w:cs="Calibri Light"/>
          <w:sz w:val="20"/>
          <w:szCs w:val="20"/>
          <w:lang w:eastAsia="ja-JP"/>
        </w:rPr>
        <w:t>Client Letter: Letter gets populated with customer level address, not account level address, resulting in returned mail.</w:t>
      </w:r>
    </w:p>
    <w:p w14:paraId="069B10F6" w14:textId="77777777" w:rsidR="00E0118B" w:rsidRPr="0014782B" w:rsidRDefault="00487A6F" w:rsidP="00114CB8">
      <w:pPr>
        <w:pStyle w:val="Heading2"/>
      </w:pPr>
      <w:bookmarkStart w:id="9" w:name="_Toc512875772"/>
      <w:r>
        <w:t>Responsible Parties</w:t>
      </w:r>
      <w:bookmarkEnd w:id="9"/>
    </w:p>
    <w:tbl>
      <w:tblPr>
        <w:tblW w:w="0" w:type="auto"/>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3826"/>
        <w:gridCol w:w="5488"/>
      </w:tblGrid>
      <w:tr w:rsidR="00E0118B" w:rsidRPr="00D87994" w14:paraId="0C31D7C5" w14:textId="77777777" w:rsidTr="46FA9180">
        <w:trPr>
          <w:cantSplit/>
          <w:trHeight w:val="432"/>
          <w:tblHeader/>
        </w:trPr>
        <w:tc>
          <w:tcPr>
            <w:tcW w:w="3826" w:type="dxa"/>
            <w:tcBorders>
              <w:top w:val="threeDEmboss" w:sz="6" w:space="0" w:color="auto"/>
              <w:bottom w:val="threeDEmboss" w:sz="6" w:space="0" w:color="auto"/>
            </w:tcBorders>
            <w:shd w:val="clear" w:color="auto" w:fill="F9FBAF"/>
            <w:vAlign w:val="center"/>
          </w:tcPr>
          <w:p w14:paraId="05E66412" w14:textId="77777777" w:rsidR="00E0118B" w:rsidRPr="00452AD0" w:rsidRDefault="00E0118B" w:rsidP="0035091A">
            <w:pPr>
              <w:pStyle w:val="TableHeader-Left"/>
              <w:rPr>
                <w:rFonts w:ascii="Calibri Light" w:eastAsia="Calibri Light" w:hAnsi="Calibri Light" w:cs="Calibri Light"/>
              </w:rPr>
            </w:pPr>
            <w:r w:rsidRPr="25B35239">
              <w:rPr>
                <w:rFonts w:ascii="Calibri Light" w:eastAsia="Calibri Light" w:hAnsi="Calibri Light" w:cs="Calibri Light"/>
              </w:rPr>
              <w:t>Contact</w:t>
            </w:r>
          </w:p>
        </w:tc>
        <w:tc>
          <w:tcPr>
            <w:tcW w:w="5488" w:type="dxa"/>
            <w:tcBorders>
              <w:top w:val="threeDEmboss" w:sz="6" w:space="0" w:color="auto"/>
              <w:bottom w:val="threeDEmboss" w:sz="6" w:space="0" w:color="auto"/>
            </w:tcBorders>
            <w:shd w:val="clear" w:color="auto" w:fill="F9FBAF"/>
            <w:vAlign w:val="center"/>
          </w:tcPr>
          <w:p w14:paraId="7299AA94" w14:textId="77777777" w:rsidR="00E0118B" w:rsidRPr="00452AD0" w:rsidRDefault="00E0118B" w:rsidP="0035091A">
            <w:pPr>
              <w:pStyle w:val="TableHeader-Left"/>
              <w:rPr>
                <w:rFonts w:ascii="Calibri Light" w:eastAsia="Calibri Light" w:hAnsi="Calibri Light" w:cs="Calibri Light"/>
              </w:rPr>
            </w:pPr>
            <w:r w:rsidRPr="25B35239">
              <w:rPr>
                <w:rFonts w:ascii="Calibri Light" w:eastAsia="Calibri Light" w:hAnsi="Calibri Light" w:cs="Calibri Light"/>
              </w:rPr>
              <w:t>Contact Person</w:t>
            </w:r>
          </w:p>
        </w:tc>
      </w:tr>
      <w:tr w:rsidR="00E0118B" w:rsidRPr="00D87994" w14:paraId="56BF7A19" w14:textId="77777777" w:rsidTr="46FA9180">
        <w:trPr>
          <w:cantSplit/>
          <w:trHeight w:val="432"/>
        </w:trPr>
        <w:tc>
          <w:tcPr>
            <w:tcW w:w="3826" w:type="dxa"/>
            <w:tcBorders>
              <w:top w:val="threeDEmboss" w:sz="6" w:space="0" w:color="auto"/>
            </w:tcBorders>
            <w:vAlign w:val="center"/>
          </w:tcPr>
          <w:p w14:paraId="6F2F5889" w14:textId="77777777" w:rsidR="00E0118B" w:rsidRPr="00452AD0" w:rsidRDefault="00B333AA" w:rsidP="0035091A">
            <w:pPr>
              <w:pStyle w:val="TableField-Left"/>
              <w:rPr>
                <w:rFonts w:ascii="Calibri Light" w:eastAsia="Calibri Light" w:hAnsi="Calibri Light" w:cs="Calibri Light"/>
              </w:rPr>
            </w:pPr>
            <w:r w:rsidRPr="25B35239">
              <w:rPr>
                <w:rFonts w:ascii="Calibri Light" w:eastAsia="Calibri Light" w:hAnsi="Calibri Light" w:cs="Calibri Light"/>
              </w:rPr>
              <w:t>Southern California Edison</w:t>
            </w:r>
            <w:r w:rsidR="00E0118B" w:rsidRPr="25B35239">
              <w:rPr>
                <w:rFonts w:ascii="Calibri Light" w:eastAsia="Calibri Light" w:hAnsi="Calibri Light" w:cs="Calibri Light"/>
              </w:rPr>
              <w:t xml:space="preserve"> Business Process Owner</w:t>
            </w:r>
          </w:p>
        </w:tc>
        <w:tc>
          <w:tcPr>
            <w:tcW w:w="5488" w:type="dxa"/>
            <w:tcBorders>
              <w:top w:val="threeDEmboss" w:sz="6" w:space="0" w:color="auto"/>
            </w:tcBorders>
            <w:vAlign w:val="center"/>
          </w:tcPr>
          <w:p w14:paraId="066473EA" w14:textId="77777777" w:rsidR="00E0118B" w:rsidRPr="00452AD0" w:rsidRDefault="003E7D5B" w:rsidP="0035091A">
            <w:pPr>
              <w:pStyle w:val="TableField-Left"/>
              <w:rPr>
                <w:rFonts w:ascii="Calibri Light" w:eastAsia="Calibri Light" w:hAnsi="Calibri Light" w:cs="Calibri Light"/>
              </w:rPr>
            </w:pPr>
            <w:r w:rsidRPr="25B35239">
              <w:rPr>
                <w:rFonts w:ascii="Calibri Light" w:eastAsia="Calibri Light" w:hAnsi="Calibri Light" w:cs="Calibri Light"/>
              </w:rPr>
              <w:t>Janet Covington</w:t>
            </w:r>
          </w:p>
        </w:tc>
      </w:tr>
      <w:tr w:rsidR="00E0118B" w14:paraId="76EF25FA" w14:textId="77777777" w:rsidTr="46FA9180">
        <w:trPr>
          <w:cantSplit/>
          <w:trHeight w:val="432"/>
        </w:trPr>
        <w:tc>
          <w:tcPr>
            <w:tcW w:w="3826" w:type="dxa"/>
            <w:vAlign w:val="center"/>
          </w:tcPr>
          <w:p w14:paraId="0ABC03BA" w14:textId="77777777" w:rsidR="00E0118B" w:rsidRPr="00452AD0" w:rsidRDefault="00B333AA" w:rsidP="0035091A">
            <w:pPr>
              <w:pStyle w:val="TableField-Left"/>
              <w:rPr>
                <w:rFonts w:ascii="Calibri Light" w:eastAsia="Calibri Light" w:hAnsi="Calibri Light" w:cs="Calibri Light"/>
              </w:rPr>
            </w:pPr>
            <w:r w:rsidRPr="25B35239">
              <w:rPr>
                <w:rFonts w:ascii="Calibri Light" w:eastAsia="Calibri Light" w:hAnsi="Calibri Light" w:cs="Calibri Light"/>
              </w:rPr>
              <w:t>Southern California Edison</w:t>
            </w:r>
            <w:r w:rsidR="00E0118B" w:rsidRPr="25B35239">
              <w:rPr>
                <w:rFonts w:ascii="Calibri Light" w:eastAsia="Calibri Light" w:hAnsi="Calibri Light" w:cs="Calibri Light"/>
              </w:rPr>
              <w:t xml:space="preserve"> Lead</w:t>
            </w:r>
          </w:p>
        </w:tc>
        <w:tc>
          <w:tcPr>
            <w:tcW w:w="5488" w:type="dxa"/>
            <w:vAlign w:val="center"/>
          </w:tcPr>
          <w:p w14:paraId="69E7A699" w14:textId="77777777" w:rsidR="00E0118B" w:rsidRPr="00452AD0" w:rsidRDefault="003260F1" w:rsidP="0035091A">
            <w:pPr>
              <w:pStyle w:val="TableField-Left"/>
              <w:rPr>
                <w:rFonts w:ascii="Calibri Light" w:eastAsia="Calibri Light" w:hAnsi="Calibri Light" w:cs="Calibri Light"/>
              </w:rPr>
            </w:pPr>
            <w:r w:rsidRPr="25B35239">
              <w:rPr>
                <w:rFonts w:ascii="Calibri Light" w:eastAsia="Calibri Light" w:hAnsi="Calibri Light" w:cs="Calibri Light"/>
              </w:rPr>
              <w:t>Christine Evans</w:t>
            </w:r>
          </w:p>
        </w:tc>
      </w:tr>
      <w:tr w:rsidR="00E0118B" w14:paraId="027D2365" w14:textId="77777777" w:rsidTr="46FA9180">
        <w:trPr>
          <w:cantSplit/>
          <w:trHeight w:val="432"/>
        </w:trPr>
        <w:tc>
          <w:tcPr>
            <w:tcW w:w="3826" w:type="dxa"/>
            <w:vAlign w:val="center"/>
          </w:tcPr>
          <w:p w14:paraId="4F90E553" w14:textId="77777777" w:rsidR="00E0118B" w:rsidRPr="00452AD0" w:rsidRDefault="00E0118B" w:rsidP="0035091A">
            <w:pPr>
              <w:pStyle w:val="TableField-Left"/>
              <w:rPr>
                <w:rFonts w:ascii="Calibri Light" w:eastAsia="Calibri Light" w:hAnsi="Calibri Light" w:cs="Calibri Light"/>
              </w:rPr>
            </w:pPr>
            <w:r w:rsidRPr="25B35239">
              <w:rPr>
                <w:rFonts w:ascii="Calibri Light" w:eastAsia="Calibri Light" w:hAnsi="Calibri Light" w:cs="Calibri Light"/>
              </w:rPr>
              <w:t>HCL Functional Lead</w:t>
            </w:r>
          </w:p>
        </w:tc>
        <w:tc>
          <w:tcPr>
            <w:tcW w:w="5488" w:type="dxa"/>
            <w:vAlign w:val="center"/>
          </w:tcPr>
          <w:p w14:paraId="04BA8496" w14:textId="77777777" w:rsidR="00E0118B" w:rsidRPr="00452AD0" w:rsidRDefault="003260F1" w:rsidP="0035091A">
            <w:pPr>
              <w:pStyle w:val="TableField-Left"/>
              <w:rPr>
                <w:rFonts w:ascii="Calibri Light" w:eastAsia="Calibri Light" w:hAnsi="Calibri Light" w:cs="Calibri Light"/>
              </w:rPr>
            </w:pPr>
            <w:r w:rsidRPr="25B35239">
              <w:rPr>
                <w:rFonts w:ascii="Calibri Light" w:eastAsia="Calibri Light" w:hAnsi="Calibri Light" w:cs="Calibri Light"/>
              </w:rPr>
              <w:t>Adrianus Halim</w:t>
            </w:r>
          </w:p>
        </w:tc>
      </w:tr>
      <w:tr w:rsidR="004F6583" w14:paraId="033AB04E" w14:textId="77777777" w:rsidTr="46FA9180">
        <w:trPr>
          <w:cantSplit/>
          <w:trHeight w:val="432"/>
        </w:trPr>
        <w:tc>
          <w:tcPr>
            <w:tcW w:w="3826" w:type="dxa"/>
            <w:vAlign w:val="center"/>
          </w:tcPr>
          <w:p w14:paraId="15C39650" w14:textId="77777777" w:rsidR="004F6583" w:rsidRPr="00452AD0" w:rsidRDefault="004F6583" w:rsidP="0035091A">
            <w:pPr>
              <w:pStyle w:val="TableField-Left"/>
              <w:rPr>
                <w:rFonts w:ascii="Calibri Light" w:eastAsia="Calibri Light" w:hAnsi="Calibri Light" w:cs="Calibri Light"/>
              </w:rPr>
            </w:pPr>
            <w:r w:rsidRPr="25B35239">
              <w:rPr>
                <w:rFonts w:ascii="Calibri Light" w:eastAsia="Calibri Light" w:hAnsi="Calibri Light" w:cs="Calibri Light"/>
              </w:rPr>
              <w:t>Solution Architect</w:t>
            </w:r>
          </w:p>
        </w:tc>
        <w:tc>
          <w:tcPr>
            <w:tcW w:w="5488" w:type="dxa"/>
            <w:vAlign w:val="center"/>
          </w:tcPr>
          <w:p w14:paraId="0B6A2C85" w14:textId="77777777" w:rsidR="004F6583" w:rsidRPr="00452AD0" w:rsidRDefault="0066205B" w:rsidP="00E42DC9">
            <w:pPr>
              <w:pStyle w:val="TableField-Left"/>
              <w:rPr>
                <w:rFonts w:ascii="Calibri Light" w:eastAsia="Calibri Light" w:hAnsi="Calibri Light" w:cs="Calibri Light"/>
              </w:rPr>
            </w:pPr>
            <w:r w:rsidRPr="25B35239">
              <w:rPr>
                <w:rFonts w:ascii="Calibri Light" w:eastAsia="Calibri Light" w:hAnsi="Calibri Light" w:cs="Calibri Light"/>
              </w:rPr>
              <w:t>Pedro Costa</w:t>
            </w:r>
          </w:p>
        </w:tc>
      </w:tr>
      <w:tr w:rsidR="004F6583" w14:paraId="728B61B9" w14:textId="77777777" w:rsidTr="46FA9180">
        <w:trPr>
          <w:cantSplit/>
          <w:trHeight w:val="534"/>
        </w:trPr>
        <w:tc>
          <w:tcPr>
            <w:tcW w:w="3826" w:type="dxa"/>
            <w:vAlign w:val="center"/>
          </w:tcPr>
          <w:p w14:paraId="7D8A4679" w14:textId="77777777" w:rsidR="004F6583" w:rsidRPr="00452AD0" w:rsidRDefault="004F6583" w:rsidP="003E7D5B">
            <w:pPr>
              <w:pStyle w:val="TableField-Left"/>
              <w:rPr>
                <w:rFonts w:ascii="Calibri Light" w:eastAsia="Calibri Light" w:hAnsi="Calibri Light" w:cs="Calibri Light"/>
              </w:rPr>
            </w:pPr>
            <w:r w:rsidRPr="25B35239">
              <w:rPr>
                <w:rFonts w:ascii="Calibri Light" w:eastAsia="Calibri Light" w:hAnsi="Calibri Light" w:cs="Calibri Light"/>
              </w:rPr>
              <w:t xml:space="preserve">Front Office </w:t>
            </w:r>
            <w:r w:rsidR="0066205B" w:rsidRPr="25B35239">
              <w:rPr>
                <w:rFonts w:ascii="Calibri Light" w:eastAsia="Calibri Light" w:hAnsi="Calibri Light" w:cs="Calibri Light"/>
              </w:rPr>
              <w:t>Lead</w:t>
            </w:r>
          </w:p>
        </w:tc>
        <w:tc>
          <w:tcPr>
            <w:tcW w:w="5488" w:type="dxa"/>
            <w:vAlign w:val="center"/>
          </w:tcPr>
          <w:p w14:paraId="3CBE7B42" w14:textId="77777777" w:rsidR="004F6583" w:rsidRPr="00452AD0" w:rsidRDefault="0066205B" w:rsidP="004F6583">
            <w:pPr>
              <w:pStyle w:val="TableField-Left"/>
              <w:rPr>
                <w:rFonts w:ascii="Calibri Light" w:eastAsia="Calibri Light" w:hAnsi="Calibri Light" w:cs="Calibri Light"/>
              </w:rPr>
            </w:pPr>
            <w:r w:rsidRPr="25B35239">
              <w:rPr>
                <w:rFonts w:ascii="Calibri Light" w:eastAsia="Calibri Light" w:hAnsi="Calibri Light" w:cs="Calibri Light"/>
              </w:rPr>
              <w:t>Christine Evans</w:t>
            </w:r>
          </w:p>
        </w:tc>
      </w:tr>
      <w:tr w:rsidR="00E0118B" w14:paraId="1DB21089" w14:textId="77777777" w:rsidTr="46FA9180">
        <w:trPr>
          <w:cantSplit/>
          <w:trHeight w:val="432"/>
        </w:trPr>
        <w:tc>
          <w:tcPr>
            <w:tcW w:w="3826" w:type="dxa"/>
            <w:vAlign w:val="center"/>
          </w:tcPr>
          <w:p w14:paraId="6830F2BC" w14:textId="77777777" w:rsidR="00E0118B" w:rsidRPr="00E03CE8" w:rsidRDefault="00E0118B" w:rsidP="0035091A">
            <w:pPr>
              <w:pStyle w:val="TableField-Left"/>
              <w:rPr>
                <w:rFonts w:ascii="Calibri Light" w:eastAsia="Calibri Light" w:hAnsi="Calibri Light" w:cs="Calibri Light"/>
              </w:rPr>
            </w:pPr>
            <w:r w:rsidRPr="25B35239">
              <w:rPr>
                <w:rFonts w:ascii="Calibri Light" w:eastAsia="Calibri Light" w:hAnsi="Calibri Light" w:cs="Calibri Light"/>
              </w:rPr>
              <w:t>Subject Matter Experts</w:t>
            </w:r>
          </w:p>
        </w:tc>
        <w:tc>
          <w:tcPr>
            <w:tcW w:w="5488" w:type="dxa"/>
            <w:vAlign w:val="center"/>
          </w:tcPr>
          <w:p w14:paraId="38DD124E" w14:textId="77777777" w:rsidR="00BE1BD4" w:rsidRPr="00E03CE8" w:rsidRDefault="00BE1BD4" w:rsidP="00BE1BD4">
            <w:pPr>
              <w:pStyle w:val="TableField-Left"/>
              <w:rPr>
                <w:rFonts w:ascii="Calibri Light" w:eastAsia="Calibri Light" w:hAnsi="Calibri Light" w:cs="Calibri Light"/>
              </w:rPr>
            </w:pPr>
            <w:r w:rsidRPr="25B35239">
              <w:rPr>
                <w:rFonts w:ascii="Calibri Light" w:eastAsia="Calibri Light" w:hAnsi="Calibri Light" w:cs="Calibri Light"/>
              </w:rPr>
              <w:t xml:space="preserve">Janine Aumont </w:t>
            </w:r>
          </w:p>
          <w:p w14:paraId="1414056B" w14:textId="77777777" w:rsidR="00BE1BD4" w:rsidRPr="00E03CE8" w:rsidRDefault="00BE1BD4" w:rsidP="00BE1BD4">
            <w:pPr>
              <w:pStyle w:val="TableField-Left"/>
              <w:rPr>
                <w:rFonts w:ascii="Calibri Light" w:eastAsia="Calibri Light" w:hAnsi="Calibri Light" w:cs="Calibri Light"/>
              </w:rPr>
            </w:pPr>
            <w:r w:rsidRPr="25B35239">
              <w:rPr>
                <w:rFonts w:ascii="Calibri Light" w:eastAsia="Calibri Light" w:hAnsi="Calibri Light" w:cs="Calibri Light"/>
              </w:rPr>
              <w:t>Scott Hirth</w:t>
            </w:r>
          </w:p>
          <w:p w14:paraId="5F208D7F" w14:textId="77777777" w:rsidR="00BE1BD4" w:rsidRDefault="00BE1BD4" w:rsidP="00BE1BD4">
            <w:pPr>
              <w:pStyle w:val="TableField-Left"/>
              <w:rPr>
                <w:rFonts w:ascii="Calibri Light" w:eastAsia="Calibri Light" w:hAnsi="Calibri Light" w:cs="Calibri Light"/>
              </w:rPr>
            </w:pPr>
            <w:r w:rsidRPr="25B35239">
              <w:rPr>
                <w:rFonts w:ascii="Calibri Light" w:eastAsia="Calibri Light" w:hAnsi="Calibri Light" w:cs="Calibri Light"/>
              </w:rPr>
              <w:t>Debbie Tillman</w:t>
            </w:r>
          </w:p>
          <w:p w14:paraId="0BD4A13D" w14:textId="1ECF3329" w:rsidR="00FD37A6" w:rsidRPr="00E03CE8" w:rsidRDefault="00FD37A6" w:rsidP="00BE1BD4">
            <w:pPr>
              <w:pStyle w:val="TableField-Left"/>
              <w:rPr>
                <w:rFonts w:ascii="Calibri Light" w:eastAsia="Calibri Light" w:hAnsi="Calibri Light" w:cs="Calibri Light"/>
              </w:rPr>
            </w:pPr>
            <w:r>
              <w:rPr>
                <w:rFonts w:ascii="Calibri Light" w:eastAsia="Calibri Light" w:hAnsi="Calibri Light" w:cs="Calibri Light"/>
              </w:rPr>
              <w:t>Lorena Carrasco</w:t>
            </w:r>
          </w:p>
          <w:p w14:paraId="7D95EE36" w14:textId="77777777" w:rsidR="00FC6941" w:rsidRDefault="004556D6" w:rsidP="00BE1BD4">
            <w:pPr>
              <w:pStyle w:val="TableField-Left"/>
              <w:rPr>
                <w:rFonts w:ascii="Calibri Light" w:eastAsia="Calibri Light" w:hAnsi="Calibri Light" w:cs="Calibri Light"/>
              </w:rPr>
            </w:pPr>
            <w:r w:rsidRPr="25B35239">
              <w:rPr>
                <w:rFonts w:ascii="Calibri Light" w:eastAsia="Calibri Light" w:hAnsi="Calibri Light" w:cs="Calibri Light"/>
              </w:rPr>
              <w:t>Natalie Martinez</w:t>
            </w:r>
          </w:p>
          <w:p w14:paraId="7EE120BE" w14:textId="35D3B067" w:rsidR="00FC6941" w:rsidRPr="00E03CE8" w:rsidRDefault="00BC7EA6" w:rsidP="00BE1BD4">
            <w:pPr>
              <w:pStyle w:val="TableField-Left"/>
              <w:rPr>
                <w:rFonts w:ascii="Calibri Light" w:eastAsia="Calibri Light" w:hAnsi="Calibri Light" w:cs="Calibri Light"/>
              </w:rPr>
            </w:pPr>
            <w:r w:rsidRPr="25B35239">
              <w:rPr>
                <w:rFonts w:ascii="Calibri Light" w:eastAsia="Calibri Light" w:hAnsi="Calibri Light" w:cs="Calibri Light"/>
              </w:rPr>
              <w:t>Frank Starke</w:t>
            </w:r>
          </w:p>
        </w:tc>
      </w:tr>
      <w:tr w:rsidR="00E0118B" w14:paraId="3D8BF673" w14:textId="77777777" w:rsidTr="46FA9180">
        <w:trPr>
          <w:cantSplit/>
          <w:trHeight w:val="432"/>
        </w:trPr>
        <w:tc>
          <w:tcPr>
            <w:tcW w:w="3826" w:type="dxa"/>
            <w:vAlign w:val="center"/>
          </w:tcPr>
          <w:p w14:paraId="533126D1" w14:textId="77777777" w:rsidR="00E0118B" w:rsidRPr="00E03CE8" w:rsidRDefault="00E0118B" w:rsidP="0035091A">
            <w:pPr>
              <w:pStyle w:val="TableField-Left"/>
              <w:rPr>
                <w:rFonts w:ascii="Calibri Light" w:eastAsia="Calibri Light" w:hAnsi="Calibri Light" w:cs="Calibri Light"/>
              </w:rPr>
            </w:pPr>
            <w:r w:rsidRPr="25B35239">
              <w:rPr>
                <w:rFonts w:ascii="Calibri Light" w:eastAsia="Calibri Light" w:hAnsi="Calibri Light" w:cs="Calibri Light"/>
              </w:rPr>
              <w:t>Key User Group</w:t>
            </w:r>
          </w:p>
        </w:tc>
        <w:tc>
          <w:tcPr>
            <w:tcW w:w="5488" w:type="dxa"/>
            <w:vAlign w:val="center"/>
          </w:tcPr>
          <w:p w14:paraId="1FAB11F8" w14:textId="77777777" w:rsidR="003260F1" w:rsidRPr="00E03CE8" w:rsidRDefault="003260F1" w:rsidP="003260F1">
            <w:pPr>
              <w:pStyle w:val="TableField-Left"/>
              <w:rPr>
                <w:rFonts w:ascii="Calibri Light" w:eastAsia="Calibri Light" w:hAnsi="Calibri Light" w:cs="Calibri Light"/>
              </w:rPr>
            </w:pPr>
            <w:r w:rsidRPr="25B35239">
              <w:rPr>
                <w:rFonts w:ascii="Calibri Light" w:eastAsia="Calibri Light" w:hAnsi="Calibri Light" w:cs="Calibri Light"/>
              </w:rPr>
              <w:t>Customer Contact Center (CCC)</w:t>
            </w:r>
          </w:p>
          <w:p w14:paraId="00DD1C1B" w14:textId="77777777" w:rsidR="00E0118B" w:rsidRPr="00E03CE8" w:rsidRDefault="003260F1" w:rsidP="003260F1">
            <w:pPr>
              <w:pStyle w:val="TableField-Left"/>
              <w:rPr>
                <w:rFonts w:ascii="Calibri Light" w:eastAsia="Calibri Light" w:hAnsi="Calibri Light" w:cs="Calibri Light"/>
              </w:rPr>
            </w:pPr>
            <w:r w:rsidRPr="25B35239">
              <w:rPr>
                <w:rFonts w:ascii="Calibri Light" w:eastAsia="Calibri Light" w:hAnsi="Calibri Light" w:cs="Calibri Light"/>
              </w:rPr>
              <w:t>Business Customer Division (BCD)</w:t>
            </w:r>
          </w:p>
        </w:tc>
      </w:tr>
    </w:tbl>
    <w:p w14:paraId="3D7A6DEC" w14:textId="77777777" w:rsidR="00585598" w:rsidRDefault="00585598" w:rsidP="00585598">
      <w:pPr>
        <w:rPr>
          <w:rFonts w:ascii="Tahoma" w:eastAsia="MS Mincho" w:hAnsi="Tahoma" w:cs="Tahoma"/>
          <w:sz w:val="20"/>
          <w:szCs w:val="24"/>
          <w:lang w:eastAsia="ja-JP"/>
        </w:rPr>
      </w:pPr>
      <w:bookmarkStart w:id="10" w:name="_Toc406588298"/>
      <w:bookmarkStart w:id="11" w:name="_Toc491613804"/>
    </w:p>
    <w:p w14:paraId="1CD7DB5E" w14:textId="77777777" w:rsidR="00E0118B" w:rsidRPr="00D96967" w:rsidRDefault="00E0118B" w:rsidP="00114CB8">
      <w:pPr>
        <w:pStyle w:val="Heading2"/>
      </w:pPr>
      <w:bookmarkStart w:id="12" w:name="_Toc512875773"/>
      <w:r w:rsidRPr="00D96967">
        <w:t>Document Control</w:t>
      </w:r>
      <w:bookmarkEnd w:id="10"/>
      <w:bookmarkEnd w:id="11"/>
      <w:bookmarkEnd w:id="12"/>
    </w:p>
    <w:tbl>
      <w:tblPr>
        <w:tblW w:w="0" w:type="auto"/>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1007"/>
        <w:gridCol w:w="3797"/>
        <w:gridCol w:w="1548"/>
        <w:gridCol w:w="2962"/>
      </w:tblGrid>
      <w:tr w:rsidR="00E0118B" w:rsidRPr="00D87994" w14:paraId="5EC3A39F" w14:textId="77777777" w:rsidTr="46FA9180">
        <w:trPr>
          <w:cantSplit/>
          <w:trHeight w:val="432"/>
          <w:tblHeader/>
        </w:trPr>
        <w:tc>
          <w:tcPr>
            <w:tcW w:w="1007" w:type="dxa"/>
            <w:tcBorders>
              <w:top w:val="threeDEmboss" w:sz="6" w:space="0" w:color="auto"/>
              <w:bottom w:val="threeDEmboss" w:sz="6" w:space="0" w:color="auto"/>
            </w:tcBorders>
            <w:shd w:val="clear" w:color="auto" w:fill="F9FBAF"/>
            <w:vAlign w:val="center"/>
          </w:tcPr>
          <w:p w14:paraId="20075674" w14:textId="77777777" w:rsidR="00E0118B" w:rsidRPr="00E03CE8" w:rsidRDefault="00E0118B" w:rsidP="0035091A">
            <w:pPr>
              <w:pStyle w:val="TableHeader-Center"/>
              <w:rPr>
                <w:rFonts w:ascii="Calibri Light" w:eastAsia="Calibri Light" w:hAnsi="Calibri Light" w:cs="Calibri Light"/>
              </w:rPr>
            </w:pPr>
            <w:r w:rsidRPr="25B35239">
              <w:rPr>
                <w:rFonts w:ascii="Calibri Light" w:eastAsia="Calibri Light" w:hAnsi="Calibri Light" w:cs="Calibri Light"/>
              </w:rPr>
              <w:t>Version</w:t>
            </w:r>
          </w:p>
        </w:tc>
        <w:tc>
          <w:tcPr>
            <w:tcW w:w="3797" w:type="dxa"/>
            <w:tcBorders>
              <w:top w:val="threeDEmboss" w:sz="6" w:space="0" w:color="auto"/>
              <w:bottom w:val="threeDEmboss" w:sz="6" w:space="0" w:color="auto"/>
            </w:tcBorders>
            <w:shd w:val="clear" w:color="auto" w:fill="F9FBAF"/>
            <w:vAlign w:val="center"/>
          </w:tcPr>
          <w:p w14:paraId="548C678C" w14:textId="77777777" w:rsidR="00E0118B" w:rsidRPr="00E03CE8" w:rsidRDefault="00E0118B" w:rsidP="0035091A">
            <w:pPr>
              <w:pStyle w:val="TableHeader-Left"/>
              <w:rPr>
                <w:rFonts w:ascii="Calibri Light" w:eastAsia="Calibri Light" w:hAnsi="Calibri Light" w:cs="Calibri Light"/>
              </w:rPr>
            </w:pPr>
            <w:r w:rsidRPr="25B35239">
              <w:rPr>
                <w:rFonts w:ascii="Calibri Light" w:eastAsia="Calibri Light" w:hAnsi="Calibri Light" w:cs="Calibri Light"/>
              </w:rPr>
              <w:t>Description of Change</w:t>
            </w:r>
          </w:p>
        </w:tc>
        <w:tc>
          <w:tcPr>
            <w:tcW w:w="1548" w:type="dxa"/>
            <w:tcBorders>
              <w:top w:val="threeDEmboss" w:sz="6" w:space="0" w:color="auto"/>
              <w:bottom w:val="threeDEmboss" w:sz="6" w:space="0" w:color="auto"/>
            </w:tcBorders>
            <w:shd w:val="clear" w:color="auto" w:fill="F9FBAF"/>
            <w:vAlign w:val="center"/>
          </w:tcPr>
          <w:p w14:paraId="296D43AC" w14:textId="77777777" w:rsidR="00E0118B" w:rsidRPr="00E03CE8" w:rsidRDefault="00E0118B" w:rsidP="0035091A">
            <w:pPr>
              <w:pStyle w:val="TableHeader-Left"/>
              <w:rPr>
                <w:rFonts w:ascii="Calibri Light" w:eastAsia="Calibri Light" w:hAnsi="Calibri Light" w:cs="Calibri Light"/>
              </w:rPr>
            </w:pPr>
            <w:r w:rsidRPr="25B35239">
              <w:rPr>
                <w:rFonts w:ascii="Calibri Light" w:eastAsia="Calibri Light" w:hAnsi="Calibri Light" w:cs="Calibri Light"/>
              </w:rPr>
              <w:t>Date</w:t>
            </w:r>
          </w:p>
        </w:tc>
        <w:tc>
          <w:tcPr>
            <w:tcW w:w="2962" w:type="dxa"/>
            <w:tcBorders>
              <w:top w:val="threeDEmboss" w:sz="6" w:space="0" w:color="auto"/>
              <w:bottom w:val="threeDEmboss" w:sz="6" w:space="0" w:color="auto"/>
            </w:tcBorders>
            <w:shd w:val="clear" w:color="auto" w:fill="F9FBAF"/>
            <w:vAlign w:val="center"/>
          </w:tcPr>
          <w:p w14:paraId="5FC9E0D8" w14:textId="77777777" w:rsidR="00E0118B" w:rsidRPr="00E03CE8" w:rsidRDefault="00E0118B" w:rsidP="0035091A">
            <w:pPr>
              <w:pStyle w:val="TableHeader-Left"/>
              <w:rPr>
                <w:rFonts w:ascii="Calibri Light" w:eastAsia="Calibri Light" w:hAnsi="Calibri Light" w:cs="Calibri Light"/>
              </w:rPr>
            </w:pPr>
            <w:r w:rsidRPr="25B35239">
              <w:rPr>
                <w:rFonts w:ascii="Calibri Light" w:eastAsia="Calibri Light" w:hAnsi="Calibri Light" w:cs="Calibri Light"/>
              </w:rPr>
              <w:t>Author</w:t>
            </w:r>
          </w:p>
        </w:tc>
      </w:tr>
      <w:tr w:rsidR="003260F1" w:rsidRPr="00D87994" w14:paraId="054D7105" w14:textId="77777777" w:rsidTr="46FA9180">
        <w:trPr>
          <w:cantSplit/>
          <w:trHeight w:val="432"/>
        </w:trPr>
        <w:tc>
          <w:tcPr>
            <w:tcW w:w="1007" w:type="dxa"/>
            <w:tcBorders>
              <w:top w:val="threeDEmboss" w:sz="6" w:space="0" w:color="auto"/>
              <w:bottom w:val="threeDEmboss" w:sz="6" w:space="0" w:color="auto"/>
            </w:tcBorders>
            <w:vAlign w:val="center"/>
          </w:tcPr>
          <w:p w14:paraId="1268ECD9" w14:textId="77777777" w:rsidR="003260F1" w:rsidRPr="00E03CE8" w:rsidRDefault="00C85E82" w:rsidP="003260F1">
            <w:pPr>
              <w:pStyle w:val="TableField-Center"/>
              <w:rPr>
                <w:rFonts w:ascii="Calibri Light" w:eastAsia="Calibri Light" w:hAnsi="Calibri Light" w:cs="Calibri Light"/>
              </w:rPr>
            </w:pPr>
            <w:r w:rsidRPr="25B35239">
              <w:rPr>
                <w:rFonts w:ascii="Calibri Light" w:eastAsia="Calibri Light" w:hAnsi="Calibri Light" w:cs="Calibri Light"/>
              </w:rPr>
              <w:t>0.1</w:t>
            </w:r>
          </w:p>
        </w:tc>
        <w:tc>
          <w:tcPr>
            <w:tcW w:w="3797" w:type="dxa"/>
            <w:tcBorders>
              <w:top w:val="threeDEmboss" w:sz="6" w:space="0" w:color="auto"/>
              <w:bottom w:val="threeDEmboss" w:sz="6" w:space="0" w:color="auto"/>
            </w:tcBorders>
            <w:vAlign w:val="center"/>
          </w:tcPr>
          <w:p w14:paraId="5E52EB64" w14:textId="77777777" w:rsidR="003260F1" w:rsidRPr="00E03CE8" w:rsidRDefault="003260F1" w:rsidP="003260F1">
            <w:pPr>
              <w:pStyle w:val="TableField-Left"/>
              <w:rPr>
                <w:rFonts w:ascii="Calibri Light" w:eastAsia="Calibri Light" w:hAnsi="Calibri Light" w:cs="Calibri Light"/>
              </w:rPr>
            </w:pPr>
            <w:r w:rsidRPr="25B35239">
              <w:rPr>
                <w:rFonts w:ascii="Calibri Light" w:eastAsia="Calibri Light" w:hAnsi="Calibri Light" w:cs="Calibri Light"/>
              </w:rPr>
              <w:t>Creation of Initial Version</w:t>
            </w:r>
          </w:p>
        </w:tc>
        <w:tc>
          <w:tcPr>
            <w:tcW w:w="1548" w:type="dxa"/>
            <w:tcBorders>
              <w:top w:val="threeDEmboss" w:sz="6" w:space="0" w:color="auto"/>
              <w:bottom w:val="threeDEmboss" w:sz="6" w:space="0" w:color="auto"/>
            </w:tcBorders>
            <w:vAlign w:val="center"/>
          </w:tcPr>
          <w:p w14:paraId="2E1D3BC3" w14:textId="77777777" w:rsidR="003260F1" w:rsidRPr="00E03CE8" w:rsidRDefault="00B46CF0" w:rsidP="00A1606B">
            <w:pPr>
              <w:pStyle w:val="TableField-Left"/>
              <w:rPr>
                <w:rFonts w:ascii="Calibri Light" w:eastAsia="Calibri Light" w:hAnsi="Calibri Light" w:cs="Calibri Light"/>
              </w:rPr>
            </w:pPr>
            <w:r w:rsidRPr="25B35239">
              <w:rPr>
                <w:rFonts w:ascii="Calibri Light" w:eastAsia="Calibri Light" w:hAnsi="Calibri Light" w:cs="Calibri Light"/>
              </w:rPr>
              <w:t>0</w:t>
            </w:r>
            <w:r w:rsidR="00A1606B" w:rsidRPr="25B35239">
              <w:rPr>
                <w:rFonts w:ascii="Calibri Light" w:eastAsia="Calibri Light" w:hAnsi="Calibri Light" w:cs="Calibri Light"/>
              </w:rPr>
              <w:t>2</w:t>
            </w:r>
            <w:r w:rsidR="003260F1" w:rsidRPr="25B35239">
              <w:rPr>
                <w:rFonts w:ascii="Calibri Light" w:eastAsia="Calibri Light" w:hAnsi="Calibri Light" w:cs="Calibri Light"/>
              </w:rPr>
              <w:t>/</w:t>
            </w:r>
            <w:r w:rsidRPr="25B35239">
              <w:rPr>
                <w:rFonts w:ascii="Calibri Light" w:eastAsia="Calibri Light" w:hAnsi="Calibri Light" w:cs="Calibri Light"/>
              </w:rPr>
              <w:t>0</w:t>
            </w:r>
            <w:r w:rsidR="00A1606B" w:rsidRPr="25B35239">
              <w:rPr>
                <w:rFonts w:ascii="Calibri Light" w:eastAsia="Calibri Light" w:hAnsi="Calibri Light" w:cs="Calibri Light"/>
              </w:rPr>
              <w:t>9</w:t>
            </w:r>
            <w:r w:rsidR="003260F1" w:rsidRPr="25B35239">
              <w:rPr>
                <w:rFonts w:ascii="Calibri Light" w:eastAsia="Calibri Light" w:hAnsi="Calibri Light" w:cs="Calibri Light"/>
              </w:rPr>
              <w:t>/201</w:t>
            </w:r>
            <w:r w:rsidRPr="25B35239">
              <w:rPr>
                <w:rFonts w:ascii="Calibri Light" w:eastAsia="Calibri Light" w:hAnsi="Calibri Light" w:cs="Calibri Light"/>
              </w:rPr>
              <w:t>8</w:t>
            </w:r>
          </w:p>
        </w:tc>
        <w:tc>
          <w:tcPr>
            <w:tcW w:w="2962" w:type="dxa"/>
            <w:tcBorders>
              <w:top w:val="threeDEmboss" w:sz="6" w:space="0" w:color="auto"/>
              <w:bottom w:val="threeDEmboss" w:sz="6" w:space="0" w:color="auto"/>
            </w:tcBorders>
            <w:vAlign w:val="center"/>
          </w:tcPr>
          <w:p w14:paraId="328A78EA" w14:textId="77777777" w:rsidR="003260F1" w:rsidRPr="00E03CE8" w:rsidRDefault="00DE3114" w:rsidP="003260F1">
            <w:pPr>
              <w:pStyle w:val="TableField-Left"/>
              <w:rPr>
                <w:rFonts w:ascii="Calibri Light" w:eastAsia="Calibri Light" w:hAnsi="Calibri Light" w:cs="Calibri Light"/>
              </w:rPr>
            </w:pPr>
            <w:r w:rsidRPr="25B35239">
              <w:rPr>
                <w:rFonts w:ascii="Calibri Light" w:eastAsia="Calibri Light" w:hAnsi="Calibri Light" w:cs="Calibri Light"/>
              </w:rPr>
              <w:t>Satyendra Singh</w:t>
            </w:r>
          </w:p>
        </w:tc>
      </w:tr>
      <w:tr w:rsidR="00EE68DE" w:rsidRPr="00D87994" w14:paraId="6BA1403D" w14:textId="77777777" w:rsidTr="46FA9180">
        <w:trPr>
          <w:cantSplit/>
          <w:trHeight w:val="432"/>
        </w:trPr>
        <w:tc>
          <w:tcPr>
            <w:tcW w:w="1007" w:type="dxa"/>
            <w:tcBorders>
              <w:top w:val="threeDEmboss" w:sz="6" w:space="0" w:color="auto"/>
              <w:bottom w:val="threeDEmboss" w:sz="6" w:space="0" w:color="auto"/>
            </w:tcBorders>
            <w:vAlign w:val="center"/>
          </w:tcPr>
          <w:p w14:paraId="06F56F4A" w14:textId="77777777" w:rsidR="00EE68DE" w:rsidRPr="00E03CE8" w:rsidRDefault="00EE68DE" w:rsidP="003260F1">
            <w:pPr>
              <w:pStyle w:val="TableField-Center"/>
              <w:rPr>
                <w:rFonts w:ascii="Calibri Light" w:eastAsia="Calibri Light" w:hAnsi="Calibri Light" w:cs="Calibri Light"/>
              </w:rPr>
            </w:pPr>
            <w:r w:rsidRPr="25B35239">
              <w:rPr>
                <w:rFonts w:ascii="Calibri Light" w:eastAsia="Calibri Light" w:hAnsi="Calibri Light" w:cs="Calibri Light"/>
              </w:rPr>
              <w:t>0.2</w:t>
            </w:r>
          </w:p>
        </w:tc>
        <w:tc>
          <w:tcPr>
            <w:tcW w:w="3797" w:type="dxa"/>
            <w:tcBorders>
              <w:top w:val="threeDEmboss" w:sz="6" w:space="0" w:color="auto"/>
              <w:bottom w:val="threeDEmboss" w:sz="6" w:space="0" w:color="auto"/>
            </w:tcBorders>
            <w:vAlign w:val="center"/>
          </w:tcPr>
          <w:p w14:paraId="10BB0C47" w14:textId="77777777" w:rsidR="00EE68DE" w:rsidRPr="00E03CE8" w:rsidRDefault="00EE68DE" w:rsidP="003260F1">
            <w:pPr>
              <w:pStyle w:val="TableField-Left"/>
              <w:rPr>
                <w:rFonts w:ascii="Calibri Light" w:eastAsia="Calibri Light" w:hAnsi="Calibri Light" w:cs="Calibri Light"/>
              </w:rPr>
            </w:pPr>
            <w:r w:rsidRPr="25B35239">
              <w:rPr>
                <w:rFonts w:ascii="Calibri Light" w:eastAsia="Calibri Light" w:hAnsi="Calibri Light" w:cs="Calibri Light"/>
              </w:rPr>
              <w:t>Review</w:t>
            </w:r>
          </w:p>
        </w:tc>
        <w:tc>
          <w:tcPr>
            <w:tcW w:w="1548" w:type="dxa"/>
            <w:tcBorders>
              <w:top w:val="threeDEmboss" w:sz="6" w:space="0" w:color="auto"/>
              <w:bottom w:val="threeDEmboss" w:sz="6" w:space="0" w:color="auto"/>
            </w:tcBorders>
            <w:vAlign w:val="center"/>
          </w:tcPr>
          <w:p w14:paraId="72D2C194" w14:textId="77777777" w:rsidR="00EE68DE" w:rsidRPr="00E03CE8" w:rsidRDefault="00EE68DE" w:rsidP="00A1606B">
            <w:pPr>
              <w:pStyle w:val="TableField-Left"/>
              <w:rPr>
                <w:rFonts w:ascii="Calibri Light" w:eastAsia="Calibri Light" w:hAnsi="Calibri Light" w:cs="Calibri Light"/>
              </w:rPr>
            </w:pPr>
            <w:r w:rsidRPr="25B35239">
              <w:rPr>
                <w:rFonts w:ascii="Calibri Light" w:eastAsia="Calibri Light" w:hAnsi="Calibri Light" w:cs="Calibri Light"/>
              </w:rPr>
              <w:t>03/14/2018</w:t>
            </w:r>
          </w:p>
        </w:tc>
        <w:tc>
          <w:tcPr>
            <w:tcW w:w="2962" w:type="dxa"/>
            <w:tcBorders>
              <w:top w:val="threeDEmboss" w:sz="6" w:space="0" w:color="auto"/>
              <w:bottom w:val="threeDEmboss" w:sz="6" w:space="0" w:color="auto"/>
            </w:tcBorders>
            <w:vAlign w:val="center"/>
          </w:tcPr>
          <w:p w14:paraId="1A59370A" w14:textId="77777777" w:rsidR="00EE68DE" w:rsidRPr="00E03CE8" w:rsidRDefault="00EE68DE" w:rsidP="003260F1">
            <w:pPr>
              <w:pStyle w:val="TableField-Left"/>
              <w:rPr>
                <w:rFonts w:ascii="Calibri Light" w:eastAsia="Calibri Light" w:hAnsi="Calibri Light" w:cs="Calibri Light"/>
              </w:rPr>
            </w:pPr>
            <w:r w:rsidRPr="25B35239">
              <w:rPr>
                <w:rFonts w:ascii="Calibri Light" w:eastAsia="Calibri Light" w:hAnsi="Calibri Light" w:cs="Calibri Light"/>
              </w:rPr>
              <w:t>Tuan Howe Yap</w:t>
            </w:r>
          </w:p>
        </w:tc>
      </w:tr>
      <w:tr w:rsidR="0056724F" w:rsidRPr="00D87994" w14:paraId="43237449" w14:textId="77777777" w:rsidTr="46FA9180">
        <w:trPr>
          <w:cantSplit/>
          <w:trHeight w:val="432"/>
        </w:trPr>
        <w:tc>
          <w:tcPr>
            <w:tcW w:w="1007" w:type="dxa"/>
            <w:tcBorders>
              <w:top w:val="threeDEmboss" w:sz="6" w:space="0" w:color="auto"/>
              <w:bottom w:val="threeDEmboss" w:sz="6" w:space="0" w:color="auto"/>
            </w:tcBorders>
            <w:vAlign w:val="center"/>
          </w:tcPr>
          <w:p w14:paraId="242A5A8D" w14:textId="77777777" w:rsidR="0056724F" w:rsidRPr="00E03CE8" w:rsidRDefault="0056724F" w:rsidP="003260F1">
            <w:pPr>
              <w:pStyle w:val="TableField-Center"/>
              <w:rPr>
                <w:rFonts w:ascii="Calibri Light" w:eastAsia="Calibri Light" w:hAnsi="Calibri Light" w:cs="Calibri Light"/>
              </w:rPr>
            </w:pPr>
            <w:r w:rsidRPr="25B35239">
              <w:rPr>
                <w:rFonts w:ascii="Calibri Light" w:eastAsia="Calibri Light" w:hAnsi="Calibri Light" w:cs="Calibri Light"/>
              </w:rPr>
              <w:t>0.3</w:t>
            </w:r>
          </w:p>
        </w:tc>
        <w:tc>
          <w:tcPr>
            <w:tcW w:w="3797" w:type="dxa"/>
            <w:tcBorders>
              <w:top w:val="threeDEmboss" w:sz="6" w:space="0" w:color="auto"/>
              <w:bottom w:val="threeDEmboss" w:sz="6" w:space="0" w:color="auto"/>
            </w:tcBorders>
            <w:vAlign w:val="center"/>
          </w:tcPr>
          <w:p w14:paraId="07E08667" w14:textId="77777777" w:rsidR="0056724F" w:rsidRPr="00E03CE8" w:rsidRDefault="0056724F" w:rsidP="003260F1">
            <w:pPr>
              <w:pStyle w:val="TableField-Left"/>
              <w:rPr>
                <w:rFonts w:ascii="Calibri Light" w:eastAsia="Calibri Light" w:hAnsi="Calibri Light" w:cs="Calibri Light"/>
              </w:rPr>
            </w:pPr>
            <w:r w:rsidRPr="25B35239">
              <w:rPr>
                <w:rFonts w:ascii="Calibri Light" w:eastAsia="Calibri Light" w:hAnsi="Calibri Light" w:cs="Calibri Light"/>
              </w:rPr>
              <w:t>Updated after Review Comments</w:t>
            </w:r>
          </w:p>
        </w:tc>
        <w:tc>
          <w:tcPr>
            <w:tcW w:w="1548" w:type="dxa"/>
            <w:tcBorders>
              <w:top w:val="threeDEmboss" w:sz="6" w:space="0" w:color="auto"/>
              <w:bottom w:val="threeDEmboss" w:sz="6" w:space="0" w:color="auto"/>
            </w:tcBorders>
            <w:vAlign w:val="center"/>
          </w:tcPr>
          <w:p w14:paraId="4B90D337" w14:textId="77777777" w:rsidR="0056724F" w:rsidRPr="00E03CE8" w:rsidRDefault="0056724F" w:rsidP="00A1606B">
            <w:pPr>
              <w:pStyle w:val="TableField-Left"/>
              <w:rPr>
                <w:rFonts w:ascii="Calibri Light" w:eastAsia="Calibri Light" w:hAnsi="Calibri Light" w:cs="Calibri Light"/>
              </w:rPr>
            </w:pPr>
            <w:r w:rsidRPr="25B35239">
              <w:rPr>
                <w:rFonts w:ascii="Calibri Light" w:eastAsia="Calibri Light" w:hAnsi="Calibri Light" w:cs="Calibri Light"/>
              </w:rPr>
              <w:t>03/18/2018</w:t>
            </w:r>
          </w:p>
        </w:tc>
        <w:tc>
          <w:tcPr>
            <w:tcW w:w="2962" w:type="dxa"/>
            <w:tcBorders>
              <w:top w:val="threeDEmboss" w:sz="6" w:space="0" w:color="auto"/>
              <w:bottom w:val="threeDEmboss" w:sz="6" w:space="0" w:color="auto"/>
            </w:tcBorders>
            <w:vAlign w:val="center"/>
          </w:tcPr>
          <w:p w14:paraId="0E03CEDC" w14:textId="77777777" w:rsidR="0056724F" w:rsidRPr="00E03CE8" w:rsidRDefault="0056724F" w:rsidP="003260F1">
            <w:pPr>
              <w:pStyle w:val="TableField-Left"/>
              <w:rPr>
                <w:rFonts w:ascii="Calibri Light" w:eastAsia="Calibri Light" w:hAnsi="Calibri Light" w:cs="Calibri Light"/>
              </w:rPr>
            </w:pPr>
            <w:r w:rsidRPr="25B35239">
              <w:rPr>
                <w:rFonts w:ascii="Calibri Light" w:eastAsia="Calibri Light" w:hAnsi="Calibri Light" w:cs="Calibri Light"/>
              </w:rPr>
              <w:t>Satyendra Singh</w:t>
            </w:r>
          </w:p>
        </w:tc>
      </w:tr>
      <w:tr w:rsidR="00BF63A1" w:rsidRPr="00D87994" w14:paraId="73ADEBCE" w14:textId="77777777" w:rsidTr="46FA9180">
        <w:trPr>
          <w:cantSplit/>
          <w:trHeight w:val="432"/>
        </w:trPr>
        <w:tc>
          <w:tcPr>
            <w:tcW w:w="1007" w:type="dxa"/>
            <w:tcBorders>
              <w:top w:val="threeDEmboss" w:sz="6" w:space="0" w:color="auto"/>
              <w:bottom w:val="threeDEmboss" w:sz="6" w:space="0" w:color="auto"/>
            </w:tcBorders>
            <w:vAlign w:val="center"/>
          </w:tcPr>
          <w:p w14:paraId="4230EE5C" w14:textId="77777777" w:rsidR="00BF63A1" w:rsidRPr="00E03CE8" w:rsidRDefault="00BF63A1" w:rsidP="003260F1">
            <w:pPr>
              <w:pStyle w:val="TableField-Center"/>
              <w:rPr>
                <w:rFonts w:ascii="Calibri Light" w:eastAsia="Calibri Light" w:hAnsi="Calibri Light" w:cs="Calibri Light"/>
              </w:rPr>
            </w:pPr>
            <w:r w:rsidRPr="25B35239">
              <w:rPr>
                <w:rFonts w:ascii="Calibri Light" w:eastAsia="Calibri Light" w:hAnsi="Calibri Light" w:cs="Calibri Light"/>
              </w:rPr>
              <w:lastRenderedPageBreak/>
              <w:t>0.4</w:t>
            </w:r>
          </w:p>
        </w:tc>
        <w:tc>
          <w:tcPr>
            <w:tcW w:w="3797" w:type="dxa"/>
            <w:tcBorders>
              <w:top w:val="threeDEmboss" w:sz="6" w:space="0" w:color="auto"/>
              <w:bottom w:val="threeDEmboss" w:sz="6" w:space="0" w:color="auto"/>
            </w:tcBorders>
            <w:vAlign w:val="center"/>
          </w:tcPr>
          <w:p w14:paraId="6A351117" w14:textId="77777777" w:rsidR="00BF63A1" w:rsidRPr="00E03CE8" w:rsidRDefault="00BF63A1" w:rsidP="003260F1">
            <w:pPr>
              <w:pStyle w:val="TableField-Left"/>
              <w:rPr>
                <w:rFonts w:ascii="Calibri Light" w:eastAsia="Calibri Light" w:hAnsi="Calibri Light" w:cs="Calibri Light"/>
              </w:rPr>
            </w:pPr>
            <w:r w:rsidRPr="25B35239">
              <w:rPr>
                <w:rFonts w:ascii="Calibri Light" w:eastAsia="Calibri Light" w:hAnsi="Calibri Light" w:cs="Calibri Light"/>
              </w:rPr>
              <w:t>Review</w:t>
            </w:r>
          </w:p>
        </w:tc>
        <w:tc>
          <w:tcPr>
            <w:tcW w:w="1548" w:type="dxa"/>
            <w:tcBorders>
              <w:top w:val="threeDEmboss" w:sz="6" w:space="0" w:color="auto"/>
              <w:bottom w:val="threeDEmboss" w:sz="6" w:space="0" w:color="auto"/>
            </w:tcBorders>
            <w:vAlign w:val="center"/>
          </w:tcPr>
          <w:p w14:paraId="10DD9F1D" w14:textId="77777777" w:rsidR="00BF63A1" w:rsidRPr="00E03CE8" w:rsidRDefault="00BF63A1" w:rsidP="00A1606B">
            <w:pPr>
              <w:pStyle w:val="TableField-Left"/>
              <w:rPr>
                <w:rFonts w:ascii="Calibri Light" w:eastAsia="Calibri Light" w:hAnsi="Calibri Light" w:cs="Calibri Light"/>
              </w:rPr>
            </w:pPr>
            <w:r w:rsidRPr="25B35239">
              <w:rPr>
                <w:rFonts w:ascii="Calibri Light" w:eastAsia="Calibri Light" w:hAnsi="Calibri Light" w:cs="Calibri Light"/>
              </w:rPr>
              <w:t>03/22/2018</w:t>
            </w:r>
          </w:p>
        </w:tc>
        <w:tc>
          <w:tcPr>
            <w:tcW w:w="2962" w:type="dxa"/>
            <w:tcBorders>
              <w:top w:val="threeDEmboss" w:sz="6" w:space="0" w:color="auto"/>
              <w:bottom w:val="threeDEmboss" w:sz="6" w:space="0" w:color="auto"/>
            </w:tcBorders>
            <w:vAlign w:val="center"/>
          </w:tcPr>
          <w:p w14:paraId="212DC366" w14:textId="77777777" w:rsidR="00BF63A1" w:rsidRPr="00E03CE8" w:rsidRDefault="00BF63A1" w:rsidP="003260F1">
            <w:pPr>
              <w:pStyle w:val="TableField-Left"/>
              <w:rPr>
                <w:rFonts w:ascii="Calibri Light" w:eastAsia="Calibri Light" w:hAnsi="Calibri Light" w:cs="Calibri Light"/>
              </w:rPr>
            </w:pPr>
            <w:r w:rsidRPr="25B35239">
              <w:rPr>
                <w:rFonts w:ascii="Calibri Light" w:eastAsia="Calibri Light" w:hAnsi="Calibri Light" w:cs="Calibri Light"/>
              </w:rPr>
              <w:t>Tuan Howe Yap</w:t>
            </w:r>
          </w:p>
        </w:tc>
      </w:tr>
      <w:tr w:rsidR="00622948" w:rsidRPr="00D87994" w14:paraId="015C61E6" w14:textId="77777777" w:rsidTr="46FA9180">
        <w:trPr>
          <w:cantSplit/>
          <w:trHeight w:val="432"/>
        </w:trPr>
        <w:tc>
          <w:tcPr>
            <w:tcW w:w="1007" w:type="dxa"/>
            <w:tcBorders>
              <w:top w:val="threeDEmboss" w:sz="6" w:space="0" w:color="auto"/>
              <w:bottom w:val="threeDEmboss" w:sz="6" w:space="0" w:color="auto"/>
            </w:tcBorders>
            <w:vAlign w:val="center"/>
          </w:tcPr>
          <w:p w14:paraId="723C302C" w14:textId="77777777" w:rsidR="00622948" w:rsidRPr="00E03CE8" w:rsidRDefault="00622948" w:rsidP="003260F1">
            <w:pPr>
              <w:pStyle w:val="TableField-Center"/>
              <w:rPr>
                <w:rFonts w:ascii="Calibri Light" w:eastAsia="Calibri Light" w:hAnsi="Calibri Light" w:cs="Calibri Light"/>
              </w:rPr>
            </w:pPr>
            <w:r w:rsidRPr="25B35239">
              <w:rPr>
                <w:rFonts w:ascii="Calibri Light" w:eastAsia="Calibri Light" w:hAnsi="Calibri Light" w:cs="Calibri Light"/>
              </w:rPr>
              <w:t>0.5</w:t>
            </w:r>
          </w:p>
        </w:tc>
        <w:tc>
          <w:tcPr>
            <w:tcW w:w="3797" w:type="dxa"/>
            <w:tcBorders>
              <w:top w:val="threeDEmboss" w:sz="6" w:space="0" w:color="auto"/>
              <w:bottom w:val="threeDEmboss" w:sz="6" w:space="0" w:color="auto"/>
            </w:tcBorders>
            <w:vAlign w:val="center"/>
          </w:tcPr>
          <w:p w14:paraId="0A110F62" w14:textId="77777777" w:rsidR="00622948" w:rsidRPr="00E03CE8" w:rsidRDefault="00622948" w:rsidP="003260F1">
            <w:pPr>
              <w:pStyle w:val="TableField-Left"/>
              <w:rPr>
                <w:rFonts w:ascii="Calibri Light" w:eastAsia="Calibri Light" w:hAnsi="Calibri Light" w:cs="Calibri Light"/>
              </w:rPr>
            </w:pPr>
            <w:r w:rsidRPr="25B35239">
              <w:rPr>
                <w:rFonts w:ascii="Calibri Light" w:eastAsia="Calibri Light" w:hAnsi="Calibri Light" w:cs="Calibri Light"/>
              </w:rPr>
              <w:t>Updated after additional information and Review</w:t>
            </w:r>
          </w:p>
        </w:tc>
        <w:tc>
          <w:tcPr>
            <w:tcW w:w="1548" w:type="dxa"/>
            <w:tcBorders>
              <w:top w:val="threeDEmboss" w:sz="6" w:space="0" w:color="auto"/>
              <w:bottom w:val="threeDEmboss" w:sz="6" w:space="0" w:color="auto"/>
            </w:tcBorders>
            <w:vAlign w:val="center"/>
          </w:tcPr>
          <w:p w14:paraId="4B87DEC5" w14:textId="77777777" w:rsidR="00622948" w:rsidRPr="00E03CE8" w:rsidRDefault="00622948" w:rsidP="00A1606B">
            <w:pPr>
              <w:pStyle w:val="TableField-Left"/>
              <w:rPr>
                <w:rFonts w:ascii="Calibri Light" w:eastAsia="Calibri Light" w:hAnsi="Calibri Light" w:cs="Calibri Light"/>
              </w:rPr>
            </w:pPr>
            <w:r w:rsidRPr="25B35239">
              <w:rPr>
                <w:rFonts w:ascii="Calibri Light" w:eastAsia="Calibri Light" w:hAnsi="Calibri Light" w:cs="Calibri Light"/>
              </w:rPr>
              <w:t>03/27/2018</w:t>
            </w:r>
          </w:p>
        </w:tc>
        <w:tc>
          <w:tcPr>
            <w:tcW w:w="2962" w:type="dxa"/>
            <w:tcBorders>
              <w:top w:val="threeDEmboss" w:sz="6" w:space="0" w:color="auto"/>
              <w:bottom w:val="threeDEmboss" w:sz="6" w:space="0" w:color="auto"/>
            </w:tcBorders>
            <w:vAlign w:val="center"/>
          </w:tcPr>
          <w:p w14:paraId="3679FFF0" w14:textId="77777777" w:rsidR="00622948" w:rsidRPr="00E03CE8" w:rsidRDefault="00622948" w:rsidP="003260F1">
            <w:pPr>
              <w:pStyle w:val="TableField-Left"/>
              <w:rPr>
                <w:rFonts w:ascii="Calibri Light" w:eastAsia="Calibri Light" w:hAnsi="Calibri Light" w:cs="Calibri Light"/>
              </w:rPr>
            </w:pPr>
            <w:r w:rsidRPr="25B35239">
              <w:rPr>
                <w:rFonts w:ascii="Calibri Light" w:eastAsia="Calibri Light" w:hAnsi="Calibri Light" w:cs="Calibri Light"/>
              </w:rPr>
              <w:t>Satyendra Singh</w:t>
            </w:r>
          </w:p>
        </w:tc>
      </w:tr>
      <w:tr w:rsidR="004002F7" w:rsidRPr="00D87994" w14:paraId="20548D8D" w14:textId="77777777" w:rsidTr="46FA9180">
        <w:trPr>
          <w:cantSplit/>
          <w:trHeight w:val="432"/>
        </w:trPr>
        <w:tc>
          <w:tcPr>
            <w:tcW w:w="1007" w:type="dxa"/>
            <w:tcBorders>
              <w:top w:val="threeDEmboss" w:sz="6" w:space="0" w:color="auto"/>
              <w:bottom w:val="threeDEmboss" w:sz="6" w:space="0" w:color="auto"/>
            </w:tcBorders>
            <w:vAlign w:val="center"/>
          </w:tcPr>
          <w:p w14:paraId="50246183" w14:textId="77777777" w:rsidR="004002F7" w:rsidRPr="00E03CE8" w:rsidRDefault="004002F7" w:rsidP="003260F1">
            <w:pPr>
              <w:pStyle w:val="TableField-Center"/>
              <w:rPr>
                <w:rFonts w:ascii="Calibri Light" w:eastAsia="Calibri Light" w:hAnsi="Calibri Light" w:cs="Calibri Light"/>
              </w:rPr>
            </w:pPr>
            <w:r w:rsidRPr="25B35239">
              <w:rPr>
                <w:rFonts w:ascii="Calibri Light" w:eastAsia="Calibri Light" w:hAnsi="Calibri Light" w:cs="Calibri Light"/>
              </w:rPr>
              <w:t>0.6</w:t>
            </w:r>
          </w:p>
        </w:tc>
        <w:tc>
          <w:tcPr>
            <w:tcW w:w="3797" w:type="dxa"/>
            <w:tcBorders>
              <w:top w:val="threeDEmboss" w:sz="6" w:space="0" w:color="auto"/>
              <w:bottom w:val="threeDEmboss" w:sz="6" w:space="0" w:color="auto"/>
            </w:tcBorders>
            <w:vAlign w:val="center"/>
          </w:tcPr>
          <w:p w14:paraId="1EBDB7D5" w14:textId="77777777" w:rsidR="004002F7" w:rsidRPr="00E03CE8" w:rsidRDefault="004002F7" w:rsidP="003260F1">
            <w:pPr>
              <w:pStyle w:val="TableField-Left"/>
              <w:rPr>
                <w:rFonts w:ascii="Calibri Light" w:eastAsia="Calibri Light" w:hAnsi="Calibri Light" w:cs="Calibri Light"/>
              </w:rPr>
            </w:pPr>
            <w:r w:rsidRPr="25B35239">
              <w:rPr>
                <w:rFonts w:ascii="Calibri Light" w:eastAsia="Calibri Light" w:hAnsi="Calibri Light" w:cs="Calibri Light"/>
              </w:rPr>
              <w:t>Update</w:t>
            </w:r>
          </w:p>
        </w:tc>
        <w:tc>
          <w:tcPr>
            <w:tcW w:w="1548" w:type="dxa"/>
            <w:tcBorders>
              <w:top w:val="threeDEmboss" w:sz="6" w:space="0" w:color="auto"/>
              <w:bottom w:val="threeDEmboss" w:sz="6" w:space="0" w:color="auto"/>
            </w:tcBorders>
            <w:vAlign w:val="center"/>
          </w:tcPr>
          <w:p w14:paraId="6F423221" w14:textId="77777777" w:rsidR="004002F7" w:rsidRPr="00E03CE8" w:rsidRDefault="004002F7" w:rsidP="00A1606B">
            <w:pPr>
              <w:pStyle w:val="TableField-Left"/>
              <w:rPr>
                <w:rFonts w:ascii="Calibri Light" w:eastAsia="Calibri Light" w:hAnsi="Calibri Light" w:cs="Calibri Light"/>
              </w:rPr>
            </w:pPr>
            <w:r w:rsidRPr="25B35239">
              <w:rPr>
                <w:rFonts w:ascii="Calibri Light" w:eastAsia="Calibri Light" w:hAnsi="Calibri Light" w:cs="Calibri Light"/>
              </w:rPr>
              <w:t>04/02/2018</w:t>
            </w:r>
          </w:p>
        </w:tc>
        <w:tc>
          <w:tcPr>
            <w:tcW w:w="2962" w:type="dxa"/>
            <w:tcBorders>
              <w:top w:val="threeDEmboss" w:sz="6" w:space="0" w:color="auto"/>
              <w:bottom w:val="threeDEmboss" w:sz="6" w:space="0" w:color="auto"/>
            </w:tcBorders>
            <w:vAlign w:val="center"/>
          </w:tcPr>
          <w:p w14:paraId="598A0E54" w14:textId="77777777" w:rsidR="004002F7" w:rsidRPr="00E03CE8" w:rsidRDefault="004002F7" w:rsidP="003260F1">
            <w:pPr>
              <w:pStyle w:val="TableField-Left"/>
              <w:rPr>
                <w:rFonts w:ascii="Calibri Light" w:eastAsia="Calibri Light" w:hAnsi="Calibri Light" w:cs="Calibri Light"/>
              </w:rPr>
            </w:pPr>
            <w:r w:rsidRPr="25B35239">
              <w:rPr>
                <w:rFonts w:ascii="Calibri Light" w:eastAsia="Calibri Light" w:hAnsi="Calibri Light" w:cs="Calibri Light"/>
              </w:rPr>
              <w:t>Tuan Howe Yap</w:t>
            </w:r>
          </w:p>
        </w:tc>
      </w:tr>
      <w:tr w:rsidR="00593024" w:rsidRPr="00D87994" w14:paraId="717A4244" w14:textId="77777777" w:rsidTr="46FA9180">
        <w:trPr>
          <w:cantSplit/>
          <w:trHeight w:val="432"/>
        </w:trPr>
        <w:tc>
          <w:tcPr>
            <w:tcW w:w="1007" w:type="dxa"/>
            <w:tcBorders>
              <w:top w:val="threeDEmboss" w:sz="6" w:space="0" w:color="auto"/>
              <w:bottom w:val="threeDEmboss" w:sz="6" w:space="0" w:color="auto"/>
            </w:tcBorders>
            <w:vAlign w:val="center"/>
          </w:tcPr>
          <w:p w14:paraId="66C71650" w14:textId="77777777" w:rsidR="00593024" w:rsidRPr="00E03CE8" w:rsidRDefault="00593024" w:rsidP="003260F1">
            <w:pPr>
              <w:pStyle w:val="TableField-Center"/>
              <w:rPr>
                <w:rFonts w:ascii="Calibri Light" w:eastAsia="Calibri Light" w:hAnsi="Calibri Light" w:cs="Calibri Light"/>
              </w:rPr>
            </w:pPr>
            <w:r w:rsidRPr="25B35239">
              <w:rPr>
                <w:rFonts w:ascii="Calibri Light" w:eastAsia="Calibri Light" w:hAnsi="Calibri Light" w:cs="Calibri Light"/>
              </w:rPr>
              <w:t>0.7</w:t>
            </w:r>
          </w:p>
        </w:tc>
        <w:tc>
          <w:tcPr>
            <w:tcW w:w="3797" w:type="dxa"/>
            <w:tcBorders>
              <w:top w:val="threeDEmboss" w:sz="6" w:space="0" w:color="auto"/>
              <w:bottom w:val="threeDEmboss" w:sz="6" w:space="0" w:color="auto"/>
            </w:tcBorders>
            <w:vAlign w:val="center"/>
          </w:tcPr>
          <w:p w14:paraId="7EAFEED3" w14:textId="77777777" w:rsidR="00593024" w:rsidRPr="00E03CE8" w:rsidRDefault="00593024" w:rsidP="003260F1">
            <w:pPr>
              <w:pStyle w:val="TableField-Left"/>
              <w:rPr>
                <w:rFonts w:ascii="Calibri Light" w:eastAsia="Calibri Light" w:hAnsi="Calibri Light" w:cs="Calibri Light"/>
              </w:rPr>
            </w:pPr>
            <w:r w:rsidRPr="25B35239">
              <w:rPr>
                <w:rFonts w:ascii="Calibri Light" w:eastAsia="Calibri Light" w:hAnsi="Calibri Light" w:cs="Calibri Light"/>
              </w:rPr>
              <w:t>Update based on review from Shalini</w:t>
            </w:r>
          </w:p>
        </w:tc>
        <w:tc>
          <w:tcPr>
            <w:tcW w:w="1548" w:type="dxa"/>
            <w:tcBorders>
              <w:top w:val="threeDEmboss" w:sz="6" w:space="0" w:color="auto"/>
              <w:bottom w:val="threeDEmboss" w:sz="6" w:space="0" w:color="auto"/>
            </w:tcBorders>
            <w:vAlign w:val="center"/>
          </w:tcPr>
          <w:p w14:paraId="3E6A06D8" w14:textId="77777777" w:rsidR="00593024" w:rsidRPr="00E03CE8" w:rsidRDefault="00593024" w:rsidP="00A1606B">
            <w:pPr>
              <w:pStyle w:val="TableField-Left"/>
              <w:rPr>
                <w:rFonts w:ascii="Calibri Light" w:eastAsia="Calibri Light" w:hAnsi="Calibri Light" w:cs="Calibri Light"/>
              </w:rPr>
            </w:pPr>
            <w:r w:rsidRPr="25B35239">
              <w:rPr>
                <w:rFonts w:ascii="Calibri Light" w:eastAsia="Calibri Light" w:hAnsi="Calibri Light" w:cs="Calibri Light"/>
              </w:rPr>
              <w:t>04/18/2018</w:t>
            </w:r>
          </w:p>
        </w:tc>
        <w:tc>
          <w:tcPr>
            <w:tcW w:w="2962" w:type="dxa"/>
            <w:tcBorders>
              <w:top w:val="threeDEmboss" w:sz="6" w:space="0" w:color="auto"/>
              <w:bottom w:val="threeDEmboss" w:sz="6" w:space="0" w:color="auto"/>
            </w:tcBorders>
            <w:vAlign w:val="center"/>
          </w:tcPr>
          <w:p w14:paraId="04955F6B" w14:textId="77777777" w:rsidR="00593024" w:rsidRPr="00E03CE8" w:rsidRDefault="00593024" w:rsidP="003260F1">
            <w:pPr>
              <w:pStyle w:val="TableField-Left"/>
              <w:rPr>
                <w:rFonts w:ascii="Calibri Light" w:eastAsia="Calibri Light" w:hAnsi="Calibri Light" w:cs="Calibri Light"/>
              </w:rPr>
            </w:pPr>
            <w:r w:rsidRPr="25B35239">
              <w:rPr>
                <w:rFonts w:ascii="Calibri Light" w:eastAsia="Calibri Light" w:hAnsi="Calibri Light" w:cs="Calibri Light"/>
              </w:rPr>
              <w:t>Tuan Howe Yap</w:t>
            </w:r>
          </w:p>
        </w:tc>
      </w:tr>
      <w:tr w:rsidR="00593024" w:rsidRPr="00D87994" w14:paraId="52B5C1CA" w14:textId="77777777" w:rsidTr="46FA9180">
        <w:trPr>
          <w:cantSplit/>
          <w:trHeight w:val="432"/>
        </w:trPr>
        <w:tc>
          <w:tcPr>
            <w:tcW w:w="1007" w:type="dxa"/>
            <w:tcBorders>
              <w:top w:val="threeDEmboss" w:sz="6" w:space="0" w:color="auto"/>
              <w:bottom w:val="threeDEmboss" w:sz="6" w:space="0" w:color="auto"/>
            </w:tcBorders>
            <w:vAlign w:val="center"/>
          </w:tcPr>
          <w:p w14:paraId="7A4D25F5" w14:textId="77777777" w:rsidR="00593024" w:rsidRDefault="00593024" w:rsidP="003260F1">
            <w:pPr>
              <w:pStyle w:val="TableField-Center"/>
              <w:rPr>
                <w:rFonts w:ascii="Calibri Light" w:eastAsia="Calibri Light" w:hAnsi="Calibri Light" w:cs="Calibri Light"/>
              </w:rPr>
            </w:pPr>
            <w:r w:rsidRPr="25B35239">
              <w:rPr>
                <w:rFonts w:ascii="Calibri Light" w:eastAsia="Calibri Light" w:hAnsi="Calibri Light" w:cs="Calibri Light"/>
              </w:rPr>
              <w:t>0.8</w:t>
            </w:r>
          </w:p>
        </w:tc>
        <w:tc>
          <w:tcPr>
            <w:tcW w:w="3797" w:type="dxa"/>
            <w:tcBorders>
              <w:top w:val="threeDEmboss" w:sz="6" w:space="0" w:color="auto"/>
              <w:bottom w:val="threeDEmboss" w:sz="6" w:space="0" w:color="auto"/>
            </w:tcBorders>
            <w:vAlign w:val="center"/>
          </w:tcPr>
          <w:p w14:paraId="7CB6208F" w14:textId="77777777" w:rsidR="00593024" w:rsidRDefault="00593024" w:rsidP="003260F1">
            <w:pPr>
              <w:pStyle w:val="TableField-Left"/>
              <w:rPr>
                <w:rFonts w:ascii="Calibri Light" w:eastAsia="Calibri Light" w:hAnsi="Calibri Light" w:cs="Calibri Light"/>
              </w:rPr>
            </w:pPr>
            <w:r w:rsidRPr="25B35239">
              <w:rPr>
                <w:rFonts w:ascii="Calibri Light" w:eastAsia="Calibri Light" w:hAnsi="Calibri Light" w:cs="Calibri Light"/>
              </w:rPr>
              <w:t>Update based on review from Pedro</w:t>
            </w:r>
          </w:p>
        </w:tc>
        <w:tc>
          <w:tcPr>
            <w:tcW w:w="1548" w:type="dxa"/>
            <w:tcBorders>
              <w:top w:val="threeDEmboss" w:sz="6" w:space="0" w:color="auto"/>
              <w:bottom w:val="threeDEmboss" w:sz="6" w:space="0" w:color="auto"/>
            </w:tcBorders>
            <w:vAlign w:val="center"/>
          </w:tcPr>
          <w:p w14:paraId="720C1830" w14:textId="77777777" w:rsidR="00593024" w:rsidRDefault="00593024" w:rsidP="00A1606B">
            <w:pPr>
              <w:pStyle w:val="TableField-Left"/>
              <w:rPr>
                <w:rFonts w:ascii="Calibri Light" w:eastAsia="Calibri Light" w:hAnsi="Calibri Light" w:cs="Calibri Light"/>
              </w:rPr>
            </w:pPr>
            <w:r w:rsidRPr="25B35239">
              <w:rPr>
                <w:rFonts w:ascii="Calibri Light" w:eastAsia="Calibri Light" w:hAnsi="Calibri Light" w:cs="Calibri Light"/>
              </w:rPr>
              <w:t>04/</w:t>
            </w:r>
            <w:r w:rsidR="00CB6137" w:rsidRPr="25B35239">
              <w:rPr>
                <w:rFonts w:ascii="Calibri Light" w:eastAsia="Calibri Light" w:hAnsi="Calibri Light" w:cs="Calibri Light"/>
              </w:rPr>
              <w:t>20</w:t>
            </w:r>
            <w:r w:rsidRPr="25B35239">
              <w:rPr>
                <w:rFonts w:ascii="Calibri Light" w:eastAsia="Calibri Light" w:hAnsi="Calibri Light" w:cs="Calibri Light"/>
              </w:rPr>
              <w:t>/2018</w:t>
            </w:r>
          </w:p>
        </w:tc>
        <w:tc>
          <w:tcPr>
            <w:tcW w:w="2962" w:type="dxa"/>
            <w:tcBorders>
              <w:top w:val="threeDEmboss" w:sz="6" w:space="0" w:color="auto"/>
              <w:bottom w:val="threeDEmboss" w:sz="6" w:space="0" w:color="auto"/>
            </w:tcBorders>
            <w:vAlign w:val="center"/>
          </w:tcPr>
          <w:p w14:paraId="5508EE96" w14:textId="77777777" w:rsidR="00593024" w:rsidRDefault="00593024" w:rsidP="003260F1">
            <w:pPr>
              <w:pStyle w:val="TableField-Left"/>
              <w:rPr>
                <w:rFonts w:ascii="Calibri Light" w:eastAsia="Calibri Light" w:hAnsi="Calibri Light" w:cs="Calibri Light"/>
              </w:rPr>
            </w:pPr>
            <w:r w:rsidRPr="25B35239">
              <w:rPr>
                <w:rFonts w:ascii="Calibri Light" w:eastAsia="Calibri Light" w:hAnsi="Calibri Light" w:cs="Calibri Light"/>
              </w:rPr>
              <w:t>Tuan Howe Yap</w:t>
            </w:r>
          </w:p>
        </w:tc>
      </w:tr>
      <w:tr w:rsidR="00B87880" w:rsidRPr="00D87994" w14:paraId="4D7AF439" w14:textId="77777777" w:rsidTr="46FA9180">
        <w:trPr>
          <w:cantSplit/>
          <w:trHeight w:val="432"/>
        </w:trPr>
        <w:tc>
          <w:tcPr>
            <w:tcW w:w="1007" w:type="dxa"/>
            <w:tcBorders>
              <w:top w:val="threeDEmboss" w:sz="6" w:space="0" w:color="auto"/>
              <w:bottom w:val="threeDEmboss" w:sz="6" w:space="0" w:color="auto"/>
            </w:tcBorders>
            <w:vAlign w:val="center"/>
          </w:tcPr>
          <w:p w14:paraId="21D83F4C" w14:textId="77777777" w:rsidR="00B87880" w:rsidRDefault="00B87880" w:rsidP="003260F1">
            <w:pPr>
              <w:pStyle w:val="TableField-Center"/>
              <w:rPr>
                <w:rFonts w:ascii="Calibri Light" w:eastAsia="Calibri Light" w:hAnsi="Calibri Light" w:cs="Calibri Light"/>
              </w:rPr>
            </w:pPr>
            <w:r w:rsidRPr="25B35239">
              <w:rPr>
                <w:rFonts w:ascii="Calibri Light" w:eastAsia="Calibri Light" w:hAnsi="Calibri Light" w:cs="Calibri Light"/>
              </w:rPr>
              <w:t>0.9</w:t>
            </w:r>
          </w:p>
        </w:tc>
        <w:tc>
          <w:tcPr>
            <w:tcW w:w="3797" w:type="dxa"/>
            <w:tcBorders>
              <w:top w:val="threeDEmboss" w:sz="6" w:space="0" w:color="auto"/>
              <w:bottom w:val="threeDEmboss" w:sz="6" w:space="0" w:color="auto"/>
            </w:tcBorders>
            <w:vAlign w:val="center"/>
          </w:tcPr>
          <w:p w14:paraId="00010315" w14:textId="77777777" w:rsidR="00B87880" w:rsidRDefault="00B87880" w:rsidP="003260F1">
            <w:pPr>
              <w:pStyle w:val="TableField-Left"/>
              <w:rPr>
                <w:rFonts w:ascii="Calibri Light" w:eastAsia="Calibri Light" w:hAnsi="Calibri Light" w:cs="Calibri Light"/>
              </w:rPr>
            </w:pPr>
            <w:r w:rsidRPr="25B35239">
              <w:rPr>
                <w:rFonts w:ascii="Calibri Light" w:eastAsia="Calibri Light" w:hAnsi="Calibri Light" w:cs="Calibri Light"/>
              </w:rPr>
              <w:t>Update based on review from Pedro</w:t>
            </w:r>
          </w:p>
        </w:tc>
        <w:tc>
          <w:tcPr>
            <w:tcW w:w="1548" w:type="dxa"/>
            <w:tcBorders>
              <w:top w:val="threeDEmboss" w:sz="6" w:space="0" w:color="auto"/>
              <w:bottom w:val="threeDEmboss" w:sz="6" w:space="0" w:color="auto"/>
            </w:tcBorders>
            <w:vAlign w:val="center"/>
          </w:tcPr>
          <w:p w14:paraId="41DFE025" w14:textId="77777777" w:rsidR="00B87880" w:rsidRDefault="00B87880" w:rsidP="00A1606B">
            <w:pPr>
              <w:pStyle w:val="TableField-Left"/>
              <w:rPr>
                <w:rFonts w:ascii="Calibri Light" w:eastAsia="Calibri Light" w:hAnsi="Calibri Light" w:cs="Calibri Light"/>
              </w:rPr>
            </w:pPr>
            <w:r w:rsidRPr="25B35239">
              <w:rPr>
                <w:rFonts w:ascii="Calibri Light" w:eastAsia="Calibri Light" w:hAnsi="Calibri Light" w:cs="Calibri Light"/>
              </w:rPr>
              <w:t>04/23/2018</w:t>
            </w:r>
          </w:p>
        </w:tc>
        <w:tc>
          <w:tcPr>
            <w:tcW w:w="2962" w:type="dxa"/>
            <w:tcBorders>
              <w:top w:val="threeDEmboss" w:sz="6" w:space="0" w:color="auto"/>
              <w:bottom w:val="threeDEmboss" w:sz="6" w:space="0" w:color="auto"/>
            </w:tcBorders>
            <w:vAlign w:val="center"/>
          </w:tcPr>
          <w:p w14:paraId="44A6C907" w14:textId="77777777" w:rsidR="00B87880" w:rsidRDefault="00B87880" w:rsidP="003260F1">
            <w:pPr>
              <w:pStyle w:val="TableField-Left"/>
              <w:rPr>
                <w:rFonts w:ascii="Calibri Light" w:eastAsia="Calibri Light" w:hAnsi="Calibri Light" w:cs="Calibri Light"/>
              </w:rPr>
            </w:pPr>
            <w:r w:rsidRPr="25B35239">
              <w:rPr>
                <w:rFonts w:ascii="Calibri Light" w:eastAsia="Calibri Light" w:hAnsi="Calibri Light" w:cs="Calibri Light"/>
              </w:rPr>
              <w:t>Tuan Howe Yap</w:t>
            </w:r>
          </w:p>
        </w:tc>
      </w:tr>
      <w:tr w:rsidR="00213295" w:rsidRPr="00D87994" w14:paraId="4D41AF51" w14:textId="77777777" w:rsidTr="46FA9180">
        <w:trPr>
          <w:cantSplit/>
          <w:trHeight w:val="432"/>
        </w:trPr>
        <w:tc>
          <w:tcPr>
            <w:tcW w:w="1007" w:type="dxa"/>
            <w:tcBorders>
              <w:top w:val="threeDEmboss" w:sz="6" w:space="0" w:color="auto"/>
              <w:bottom w:val="threeDEmboss" w:sz="6" w:space="0" w:color="auto"/>
            </w:tcBorders>
            <w:vAlign w:val="center"/>
          </w:tcPr>
          <w:p w14:paraId="7E7198A2" w14:textId="6BEFA505" w:rsidR="00213295" w:rsidRDefault="00213295" w:rsidP="003260F1">
            <w:pPr>
              <w:pStyle w:val="TableField-Center"/>
              <w:rPr>
                <w:rFonts w:ascii="Calibri Light" w:eastAsia="Calibri Light" w:hAnsi="Calibri Light" w:cs="Calibri Light"/>
              </w:rPr>
            </w:pPr>
            <w:r w:rsidRPr="25B35239">
              <w:rPr>
                <w:rFonts w:ascii="Calibri Light" w:eastAsia="Calibri Light" w:hAnsi="Calibri Light" w:cs="Calibri Light"/>
              </w:rPr>
              <w:t>0.10</w:t>
            </w:r>
          </w:p>
        </w:tc>
        <w:tc>
          <w:tcPr>
            <w:tcW w:w="3797" w:type="dxa"/>
            <w:tcBorders>
              <w:top w:val="threeDEmboss" w:sz="6" w:space="0" w:color="auto"/>
              <w:bottom w:val="threeDEmboss" w:sz="6" w:space="0" w:color="auto"/>
            </w:tcBorders>
            <w:vAlign w:val="center"/>
          </w:tcPr>
          <w:p w14:paraId="66F980C6" w14:textId="639A8E8D" w:rsidR="00213295" w:rsidRDefault="00213295" w:rsidP="003260F1">
            <w:pPr>
              <w:pStyle w:val="TableField-Left"/>
              <w:rPr>
                <w:rFonts w:ascii="Calibri Light" w:eastAsia="Calibri Light" w:hAnsi="Calibri Light" w:cs="Calibri Light"/>
              </w:rPr>
            </w:pPr>
            <w:r w:rsidRPr="25B35239">
              <w:rPr>
                <w:rFonts w:ascii="Calibri Light" w:eastAsia="Calibri Light" w:hAnsi="Calibri Light" w:cs="Calibri Light"/>
              </w:rPr>
              <w:t>Update based on review from Lee</w:t>
            </w:r>
          </w:p>
        </w:tc>
        <w:tc>
          <w:tcPr>
            <w:tcW w:w="1548" w:type="dxa"/>
            <w:tcBorders>
              <w:top w:val="threeDEmboss" w:sz="6" w:space="0" w:color="auto"/>
              <w:bottom w:val="threeDEmboss" w:sz="6" w:space="0" w:color="auto"/>
            </w:tcBorders>
            <w:vAlign w:val="center"/>
          </w:tcPr>
          <w:p w14:paraId="0CCE2AF0" w14:textId="4431D4F7" w:rsidR="00213295" w:rsidRDefault="00213295" w:rsidP="00A1606B">
            <w:pPr>
              <w:pStyle w:val="TableField-Left"/>
              <w:rPr>
                <w:rFonts w:ascii="Calibri Light" w:eastAsia="Calibri Light" w:hAnsi="Calibri Light" w:cs="Calibri Light"/>
              </w:rPr>
            </w:pPr>
            <w:r w:rsidRPr="25B35239">
              <w:rPr>
                <w:rFonts w:ascii="Calibri Light" w:eastAsia="Calibri Light" w:hAnsi="Calibri Light" w:cs="Calibri Light"/>
              </w:rPr>
              <w:t>04/27/2018</w:t>
            </w:r>
          </w:p>
        </w:tc>
        <w:tc>
          <w:tcPr>
            <w:tcW w:w="2962" w:type="dxa"/>
            <w:tcBorders>
              <w:top w:val="threeDEmboss" w:sz="6" w:space="0" w:color="auto"/>
              <w:bottom w:val="threeDEmboss" w:sz="6" w:space="0" w:color="auto"/>
            </w:tcBorders>
            <w:vAlign w:val="center"/>
          </w:tcPr>
          <w:p w14:paraId="5C51E817" w14:textId="46C3E551" w:rsidR="00213295" w:rsidRDefault="00213295" w:rsidP="003260F1">
            <w:pPr>
              <w:pStyle w:val="TableField-Left"/>
              <w:rPr>
                <w:rFonts w:ascii="Calibri Light" w:eastAsia="Calibri Light" w:hAnsi="Calibri Light" w:cs="Calibri Light"/>
              </w:rPr>
            </w:pPr>
            <w:r w:rsidRPr="25B35239">
              <w:rPr>
                <w:rFonts w:ascii="Calibri Light" w:eastAsia="Calibri Light" w:hAnsi="Calibri Light" w:cs="Calibri Light"/>
              </w:rPr>
              <w:t>Tuan Howe Yap</w:t>
            </w:r>
          </w:p>
        </w:tc>
      </w:tr>
      <w:tr w:rsidR="00B44C9D" w:rsidRPr="00D87994" w14:paraId="6D1377A7" w14:textId="77777777" w:rsidTr="46FA9180">
        <w:trPr>
          <w:cantSplit/>
          <w:trHeight w:val="432"/>
        </w:trPr>
        <w:tc>
          <w:tcPr>
            <w:tcW w:w="1007" w:type="dxa"/>
            <w:tcBorders>
              <w:top w:val="threeDEmboss" w:sz="6" w:space="0" w:color="auto"/>
              <w:bottom w:val="threeDEmboss" w:sz="6" w:space="0" w:color="auto"/>
            </w:tcBorders>
            <w:vAlign w:val="center"/>
          </w:tcPr>
          <w:p w14:paraId="289F4F9E" w14:textId="1EE23E47" w:rsidR="00B44C9D" w:rsidRDefault="00B44C9D" w:rsidP="003260F1">
            <w:pPr>
              <w:pStyle w:val="TableField-Center"/>
              <w:rPr>
                <w:rFonts w:ascii="Calibri Light" w:eastAsia="Calibri Light" w:hAnsi="Calibri Light" w:cs="Calibri Light"/>
              </w:rPr>
            </w:pPr>
            <w:r w:rsidRPr="25B35239">
              <w:rPr>
                <w:rFonts w:ascii="Calibri Light" w:eastAsia="Calibri Light" w:hAnsi="Calibri Light" w:cs="Calibri Light"/>
              </w:rPr>
              <w:t>0.11</w:t>
            </w:r>
          </w:p>
        </w:tc>
        <w:tc>
          <w:tcPr>
            <w:tcW w:w="3797" w:type="dxa"/>
            <w:tcBorders>
              <w:top w:val="threeDEmboss" w:sz="6" w:space="0" w:color="auto"/>
              <w:bottom w:val="threeDEmboss" w:sz="6" w:space="0" w:color="auto"/>
            </w:tcBorders>
            <w:vAlign w:val="center"/>
          </w:tcPr>
          <w:p w14:paraId="02BE263C" w14:textId="687BDFF7" w:rsidR="00B44C9D" w:rsidRDefault="00B44C9D" w:rsidP="003260F1">
            <w:pPr>
              <w:pStyle w:val="TableField-Left"/>
              <w:rPr>
                <w:rFonts w:ascii="Calibri Light" w:eastAsia="Calibri Light" w:hAnsi="Calibri Light" w:cs="Calibri Light"/>
              </w:rPr>
            </w:pPr>
            <w:r w:rsidRPr="25B35239">
              <w:rPr>
                <w:rFonts w:ascii="Calibri Light" w:eastAsia="Calibri Light" w:hAnsi="Calibri Light" w:cs="Calibri Light"/>
              </w:rPr>
              <w:t>Update based on review from Lee</w:t>
            </w:r>
          </w:p>
        </w:tc>
        <w:tc>
          <w:tcPr>
            <w:tcW w:w="1548" w:type="dxa"/>
            <w:tcBorders>
              <w:top w:val="threeDEmboss" w:sz="6" w:space="0" w:color="auto"/>
              <w:bottom w:val="threeDEmboss" w:sz="6" w:space="0" w:color="auto"/>
            </w:tcBorders>
            <w:vAlign w:val="center"/>
          </w:tcPr>
          <w:p w14:paraId="53CD8A5C" w14:textId="734BED14" w:rsidR="00B44C9D" w:rsidRDefault="00B44C9D" w:rsidP="00A1606B">
            <w:pPr>
              <w:pStyle w:val="TableField-Left"/>
              <w:rPr>
                <w:rFonts w:ascii="Calibri Light" w:eastAsia="Calibri Light" w:hAnsi="Calibri Light" w:cs="Calibri Light"/>
              </w:rPr>
            </w:pPr>
            <w:r w:rsidRPr="25B35239">
              <w:rPr>
                <w:rFonts w:ascii="Calibri Light" w:eastAsia="Calibri Light" w:hAnsi="Calibri Light" w:cs="Calibri Light"/>
              </w:rPr>
              <w:t>04/30/2018</w:t>
            </w:r>
          </w:p>
        </w:tc>
        <w:tc>
          <w:tcPr>
            <w:tcW w:w="2962" w:type="dxa"/>
            <w:tcBorders>
              <w:top w:val="threeDEmboss" w:sz="6" w:space="0" w:color="auto"/>
              <w:bottom w:val="threeDEmboss" w:sz="6" w:space="0" w:color="auto"/>
            </w:tcBorders>
            <w:vAlign w:val="center"/>
          </w:tcPr>
          <w:p w14:paraId="0F41DEF8" w14:textId="42D31D1D" w:rsidR="00B44C9D" w:rsidRDefault="00B44C9D" w:rsidP="003260F1">
            <w:pPr>
              <w:pStyle w:val="TableField-Left"/>
              <w:rPr>
                <w:rFonts w:ascii="Calibri Light" w:eastAsia="Calibri Light" w:hAnsi="Calibri Light" w:cs="Calibri Light"/>
              </w:rPr>
            </w:pPr>
            <w:r w:rsidRPr="25B35239">
              <w:rPr>
                <w:rFonts w:ascii="Calibri Light" w:eastAsia="Calibri Light" w:hAnsi="Calibri Light" w:cs="Calibri Light"/>
              </w:rPr>
              <w:t>Tuan Howe Yap</w:t>
            </w:r>
          </w:p>
        </w:tc>
      </w:tr>
      <w:tr w:rsidR="00486CF0" w:rsidRPr="00D87994" w14:paraId="1F9168EC" w14:textId="77777777" w:rsidTr="46FA9180">
        <w:trPr>
          <w:cantSplit/>
          <w:trHeight w:val="432"/>
          <w:ins w:id="13" w:author="Tuan Yap" w:date="2018-07-13T15:57:00Z"/>
        </w:trPr>
        <w:tc>
          <w:tcPr>
            <w:tcW w:w="1007" w:type="dxa"/>
            <w:tcBorders>
              <w:top w:val="threeDEmboss" w:sz="6" w:space="0" w:color="auto"/>
              <w:bottom w:val="threeDEmboss" w:sz="6" w:space="0" w:color="auto"/>
            </w:tcBorders>
            <w:vAlign w:val="center"/>
          </w:tcPr>
          <w:p w14:paraId="63000790" w14:textId="2872EBA5" w:rsidR="00486CF0" w:rsidRPr="25B35239" w:rsidRDefault="00486CF0" w:rsidP="003260F1">
            <w:pPr>
              <w:pStyle w:val="TableField-Center"/>
              <w:rPr>
                <w:ins w:id="14" w:author="Tuan Yap" w:date="2018-07-13T15:57:00Z"/>
                <w:rFonts w:ascii="Calibri Light" w:eastAsia="Calibri Light" w:hAnsi="Calibri Light" w:cs="Calibri Light"/>
              </w:rPr>
            </w:pPr>
            <w:ins w:id="15" w:author="Tuan Yap" w:date="2018-07-13T15:57:00Z">
              <w:r>
                <w:rPr>
                  <w:rFonts w:ascii="Calibri Light" w:eastAsia="Calibri Light" w:hAnsi="Calibri Light" w:cs="Calibri Light"/>
                </w:rPr>
                <w:t>Final 1.1</w:t>
              </w:r>
            </w:ins>
          </w:p>
        </w:tc>
        <w:tc>
          <w:tcPr>
            <w:tcW w:w="3797" w:type="dxa"/>
            <w:tcBorders>
              <w:top w:val="threeDEmboss" w:sz="6" w:space="0" w:color="auto"/>
              <w:bottom w:val="threeDEmboss" w:sz="6" w:space="0" w:color="auto"/>
            </w:tcBorders>
            <w:vAlign w:val="center"/>
          </w:tcPr>
          <w:p w14:paraId="132F0DAF" w14:textId="5D584468" w:rsidR="00486CF0" w:rsidRPr="25B35239" w:rsidRDefault="00486CF0" w:rsidP="003260F1">
            <w:pPr>
              <w:pStyle w:val="TableField-Left"/>
              <w:rPr>
                <w:ins w:id="16" w:author="Tuan Yap" w:date="2018-07-13T15:57:00Z"/>
                <w:rFonts w:ascii="Calibri Light" w:eastAsia="Calibri Light" w:hAnsi="Calibri Light" w:cs="Calibri Light"/>
              </w:rPr>
            </w:pPr>
            <w:ins w:id="17" w:author="Tuan Yap" w:date="2018-07-13T15:58:00Z">
              <w:r>
                <w:rPr>
                  <w:rFonts w:ascii="Calibri Light" w:eastAsia="Calibri Light" w:hAnsi="Calibri Light" w:cs="Calibri Light"/>
                </w:rPr>
                <w:t>Remove RICEFW to FOP</w:t>
              </w:r>
            </w:ins>
            <w:ins w:id="18" w:author="Tuan Yap" w:date="2018-10-09T07:29:00Z">
              <w:r w:rsidR="0083568A">
                <w:rPr>
                  <w:rFonts w:ascii="Calibri Light" w:eastAsia="Calibri Light" w:hAnsi="Calibri Light" w:cs="Calibri Light"/>
                </w:rPr>
                <w:t xml:space="preserve"> &amp;</w:t>
              </w:r>
              <w:bookmarkStart w:id="19" w:name="_GoBack"/>
              <w:bookmarkEnd w:id="19"/>
              <w:r w:rsidR="0083568A">
                <w:rPr>
                  <w:rFonts w:ascii="Calibri Light" w:eastAsia="Calibri Light" w:hAnsi="Calibri Light" w:cs="Calibri Light"/>
                </w:rPr>
                <w:t xml:space="preserve"> RICEFW</w:t>
              </w:r>
            </w:ins>
          </w:p>
        </w:tc>
        <w:tc>
          <w:tcPr>
            <w:tcW w:w="1548" w:type="dxa"/>
            <w:tcBorders>
              <w:top w:val="threeDEmboss" w:sz="6" w:space="0" w:color="auto"/>
              <w:bottom w:val="threeDEmboss" w:sz="6" w:space="0" w:color="auto"/>
            </w:tcBorders>
            <w:vAlign w:val="center"/>
          </w:tcPr>
          <w:p w14:paraId="0F2CBB68" w14:textId="0065C5D7" w:rsidR="00486CF0" w:rsidRPr="25B35239" w:rsidRDefault="00B6406F" w:rsidP="00B6406F">
            <w:pPr>
              <w:pStyle w:val="TableField-Left"/>
              <w:rPr>
                <w:ins w:id="20" w:author="Tuan Yap" w:date="2018-07-13T15:57:00Z"/>
                <w:rFonts w:ascii="Calibri Light" w:eastAsia="Calibri Light" w:hAnsi="Calibri Light" w:cs="Calibri Light"/>
              </w:rPr>
            </w:pPr>
            <w:ins w:id="21" w:author="Tuan Yap" w:date="2018-07-13T15:59:00Z">
              <w:r>
                <w:rPr>
                  <w:rFonts w:ascii="Calibri Light" w:eastAsia="Calibri Light" w:hAnsi="Calibri Light" w:cs="Calibri Light"/>
                </w:rPr>
                <w:t>10</w:t>
              </w:r>
              <w:r w:rsidR="00486CF0">
                <w:rPr>
                  <w:rFonts w:ascii="Calibri Light" w:eastAsia="Calibri Light" w:hAnsi="Calibri Light" w:cs="Calibri Light"/>
                </w:rPr>
                <w:t>/</w:t>
              </w:r>
            </w:ins>
            <w:ins w:id="22" w:author="Tuan Yap" w:date="2018-10-09T07:27:00Z">
              <w:r>
                <w:rPr>
                  <w:rFonts w:ascii="Calibri Light" w:eastAsia="Calibri Light" w:hAnsi="Calibri Light" w:cs="Calibri Light"/>
                </w:rPr>
                <w:t>09</w:t>
              </w:r>
            </w:ins>
            <w:ins w:id="23" w:author="Tuan Yap" w:date="2018-07-13T15:59:00Z">
              <w:r w:rsidR="00486CF0">
                <w:rPr>
                  <w:rFonts w:ascii="Calibri Light" w:eastAsia="Calibri Light" w:hAnsi="Calibri Light" w:cs="Calibri Light"/>
                </w:rPr>
                <w:t>/2018</w:t>
              </w:r>
            </w:ins>
          </w:p>
        </w:tc>
        <w:tc>
          <w:tcPr>
            <w:tcW w:w="2962" w:type="dxa"/>
            <w:tcBorders>
              <w:top w:val="threeDEmboss" w:sz="6" w:space="0" w:color="auto"/>
              <w:bottom w:val="threeDEmboss" w:sz="6" w:space="0" w:color="auto"/>
            </w:tcBorders>
            <w:vAlign w:val="center"/>
          </w:tcPr>
          <w:p w14:paraId="421E4D89" w14:textId="49D77064" w:rsidR="00486CF0" w:rsidRPr="25B35239" w:rsidRDefault="00486CF0" w:rsidP="003260F1">
            <w:pPr>
              <w:pStyle w:val="TableField-Left"/>
              <w:rPr>
                <w:ins w:id="24" w:author="Tuan Yap" w:date="2018-07-13T15:57:00Z"/>
                <w:rFonts w:ascii="Calibri Light" w:eastAsia="Calibri Light" w:hAnsi="Calibri Light" w:cs="Calibri Light"/>
              </w:rPr>
            </w:pPr>
            <w:ins w:id="25" w:author="Tuan Yap" w:date="2018-07-13T15:59:00Z">
              <w:r>
                <w:rPr>
                  <w:rFonts w:ascii="Calibri Light" w:eastAsia="Calibri Light" w:hAnsi="Calibri Light" w:cs="Calibri Light"/>
                </w:rPr>
                <w:t>Tuan Howe Yap</w:t>
              </w:r>
            </w:ins>
          </w:p>
        </w:tc>
      </w:tr>
    </w:tbl>
    <w:p w14:paraId="00F81104" w14:textId="77777777" w:rsidR="0077485D" w:rsidRDefault="0077485D" w:rsidP="0077485D">
      <w:pPr>
        <w:rPr>
          <w:rFonts w:ascii="Tahoma" w:hAnsi="Tahoma" w:cs="Tahoma"/>
          <w:sz w:val="20"/>
          <w:szCs w:val="20"/>
        </w:rPr>
      </w:pPr>
      <w:bookmarkStart w:id="26" w:name="_Toc406588299"/>
      <w:bookmarkStart w:id="27" w:name="_Toc491613805"/>
    </w:p>
    <w:p w14:paraId="47B185EB" w14:textId="77777777" w:rsidR="00076D57" w:rsidRPr="00C61721" w:rsidRDefault="00076D57" w:rsidP="0077485D">
      <w:pPr>
        <w:rPr>
          <w:rFonts w:ascii="Tahoma" w:hAnsi="Tahoma" w:cs="Tahoma"/>
          <w:sz w:val="20"/>
          <w:szCs w:val="20"/>
        </w:rPr>
      </w:pPr>
    </w:p>
    <w:p w14:paraId="006B5C72" w14:textId="77777777" w:rsidR="00E0118B" w:rsidRDefault="00E0118B" w:rsidP="00114CB8">
      <w:pPr>
        <w:pStyle w:val="Heading2"/>
      </w:pPr>
      <w:bookmarkStart w:id="28" w:name="_Toc512875774"/>
      <w:r>
        <w:t>Terminology</w:t>
      </w:r>
      <w:bookmarkEnd w:id="26"/>
      <w:bookmarkEnd w:id="27"/>
      <w:bookmarkEnd w:id="28"/>
    </w:p>
    <w:tbl>
      <w:tblPr>
        <w:tblW w:w="0" w:type="auto"/>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1538"/>
        <w:gridCol w:w="7776"/>
      </w:tblGrid>
      <w:tr w:rsidR="00E0118B" w:rsidRPr="00D87994" w14:paraId="21A38BD1" w14:textId="77777777" w:rsidTr="46FA9180">
        <w:trPr>
          <w:cantSplit/>
          <w:trHeight w:val="432"/>
          <w:tblHeader/>
        </w:trPr>
        <w:tc>
          <w:tcPr>
            <w:tcW w:w="1538" w:type="dxa"/>
            <w:tcBorders>
              <w:top w:val="threeDEmboss" w:sz="6" w:space="0" w:color="auto"/>
              <w:bottom w:val="threeDEmboss" w:sz="6" w:space="0" w:color="auto"/>
            </w:tcBorders>
            <w:shd w:val="clear" w:color="auto" w:fill="F9FBAF"/>
            <w:vAlign w:val="center"/>
          </w:tcPr>
          <w:p w14:paraId="31C638B6" w14:textId="77777777" w:rsidR="00E0118B" w:rsidRPr="00E03CE8" w:rsidRDefault="00E0118B" w:rsidP="0035091A">
            <w:pPr>
              <w:pStyle w:val="TableHeader-Center"/>
              <w:rPr>
                <w:rFonts w:ascii="Calibri Light" w:eastAsia="Calibri Light" w:hAnsi="Calibri Light" w:cs="Calibri Light"/>
              </w:rPr>
            </w:pPr>
            <w:r w:rsidRPr="25B35239">
              <w:rPr>
                <w:rFonts w:ascii="Calibri Light" w:eastAsia="Calibri Light" w:hAnsi="Calibri Light" w:cs="Calibri Light"/>
              </w:rPr>
              <w:t>Term or Acronym</w:t>
            </w:r>
          </w:p>
        </w:tc>
        <w:tc>
          <w:tcPr>
            <w:tcW w:w="7776" w:type="dxa"/>
            <w:tcBorders>
              <w:top w:val="threeDEmboss" w:sz="6" w:space="0" w:color="auto"/>
              <w:bottom w:val="threeDEmboss" w:sz="6" w:space="0" w:color="auto"/>
            </w:tcBorders>
            <w:shd w:val="clear" w:color="auto" w:fill="F9FBAF"/>
            <w:vAlign w:val="center"/>
          </w:tcPr>
          <w:p w14:paraId="1C7A79E8" w14:textId="77777777" w:rsidR="00E0118B" w:rsidRPr="00E03CE8" w:rsidRDefault="00E0118B" w:rsidP="0035091A">
            <w:pPr>
              <w:pStyle w:val="TableHeader-Left"/>
              <w:rPr>
                <w:rFonts w:ascii="Calibri Light" w:eastAsia="Calibri Light" w:hAnsi="Calibri Light" w:cs="Calibri Light"/>
              </w:rPr>
            </w:pPr>
            <w:r w:rsidRPr="25B35239">
              <w:rPr>
                <w:rFonts w:ascii="Calibri Light" w:eastAsia="Calibri Light" w:hAnsi="Calibri Light" w:cs="Calibri Light"/>
              </w:rPr>
              <w:t>Description of Term or Acronym used in this Document</w:t>
            </w:r>
          </w:p>
        </w:tc>
      </w:tr>
      <w:tr w:rsidR="00326684" w:rsidRPr="00326684" w14:paraId="7E4BC76F" w14:textId="77777777" w:rsidTr="46FA9180">
        <w:trPr>
          <w:cantSplit/>
          <w:trHeight w:val="432"/>
        </w:trPr>
        <w:tc>
          <w:tcPr>
            <w:tcW w:w="1538" w:type="dxa"/>
            <w:tcBorders>
              <w:top w:val="threeDEmboss" w:sz="6" w:space="0" w:color="auto"/>
              <w:left w:val="threeDEmboss" w:sz="6" w:space="0" w:color="auto"/>
              <w:bottom w:val="single" w:sz="6" w:space="0" w:color="auto"/>
              <w:right w:val="single" w:sz="6" w:space="0" w:color="auto"/>
            </w:tcBorders>
            <w:shd w:val="clear" w:color="auto" w:fill="auto"/>
            <w:vAlign w:val="center"/>
          </w:tcPr>
          <w:p w14:paraId="1A379A8C" w14:textId="77777777" w:rsidR="00326684" w:rsidRPr="00E03CE8" w:rsidRDefault="00326684" w:rsidP="00326684">
            <w:pPr>
              <w:pStyle w:val="TableField-Center"/>
              <w:rPr>
                <w:rFonts w:ascii="Calibri Light" w:eastAsia="Calibri Light" w:hAnsi="Calibri Light" w:cs="Calibri Light"/>
              </w:rPr>
            </w:pPr>
            <w:r w:rsidRPr="25B35239">
              <w:rPr>
                <w:rFonts w:ascii="Calibri Light" w:eastAsia="Calibri Light" w:hAnsi="Calibri Light" w:cs="Calibri Light"/>
              </w:rPr>
              <w:t>APSE</w:t>
            </w:r>
          </w:p>
        </w:tc>
        <w:tc>
          <w:tcPr>
            <w:tcW w:w="7776" w:type="dxa"/>
            <w:tcBorders>
              <w:top w:val="threeDEmboss" w:sz="6" w:space="0" w:color="auto"/>
              <w:left w:val="single" w:sz="6" w:space="0" w:color="auto"/>
              <w:bottom w:val="single" w:sz="6" w:space="0" w:color="auto"/>
              <w:right w:val="threeDEmboss" w:sz="6" w:space="0" w:color="auto"/>
            </w:tcBorders>
            <w:shd w:val="clear" w:color="auto" w:fill="auto"/>
            <w:vAlign w:val="center"/>
          </w:tcPr>
          <w:p w14:paraId="62309EDF" w14:textId="77777777" w:rsidR="00326684" w:rsidRPr="00E03CE8" w:rsidRDefault="00326684" w:rsidP="1B56C294">
            <w:pPr>
              <w:pStyle w:val="TableField-Left"/>
              <w:rPr>
                <w:rFonts w:ascii="Calibri Light" w:eastAsia="Calibri Light" w:hAnsi="Calibri Light" w:cs="Calibri Light"/>
              </w:rPr>
            </w:pPr>
            <w:r w:rsidRPr="25B35239">
              <w:rPr>
                <w:rFonts w:ascii="Calibri Light" w:eastAsia="Calibri Light" w:hAnsi="Calibri Light" w:cs="Calibri Light"/>
              </w:rPr>
              <w:t>Accelerated (or Axon) Project Support Environment</w:t>
            </w:r>
          </w:p>
        </w:tc>
      </w:tr>
      <w:tr w:rsidR="00326684" w:rsidRPr="00326684" w14:paraId="56325BE6" w14:textId="77777777" w:rsidTr="46FA9180">
        <w:trPr>
          <w:cantSplit/>
          <w:trHeight w:val="432"/>
        </w:trPr>
        <w:tc>
          <w:tcPr>
            <w:tcW w:w="1538" w:type="dxa"/>
            <w:tcBorders>
              <w:top w:val="single" w:sz="6" w:space="0" w:color="auto"/>
              <w:left w:val="threeDEmboss" w:sz="6" w:space="0" w:color="auto"/>
              <w:bottom w:val="single" w:sz="6" w:space="0" w:color="auto"/>
              <w:right w:val="single" w:sz="6" w:space="0" w:color="auto"/>
            </w:tcBorders>
            <w:shd w:val="clear" w:color="auto" w:fill="auto"/>
            <w:vAlign w:val="center"/>
          </w:tcPr>
          <w:p w14:paraId="3C2EDD91" w14:textId="77777777" w:rsidR="00326684" w:rsidRPr="00E03CE8" w:rsidRDefault="00326684" w:rsidP="00326684">
            <w:pPr>
              <w:pStyle w:val="TableField-Center"/>
              <w:rPr>
                <w:rFonts w:ascii="Calibri Light" w:eastAsia="Calibri Light" w:hAnsi="Calibri Light" w:cs="Calibri Light"/>
              </w:rPr>
            </w:pPr>
            <w:r w:rsidRPr="25B35239">
              <w:rPr>
                <w:rFonts w:ascii="Calibri Light" w:eastAsia="Calibri Light" w:hAnsi="Calibri Light" w:cs="Calibri Light"/>
              </w:rPr>
              <w:t>BDEX</w:t>
            </w:r>
          </w:p>
        </w:tc>
        <w:tc>
          <w:tcPr>
            <w:tcW w:w="7776" w:type="dxa"/>
            <w:tcBorders>
              <w:top w:val="single" w:sz="6" w:space="0" w:color="auto"/>
              <w:left w:val="single" w:sz="6" w:space="0" w:color="auto"/>
              <w:bottom w:val="single" w:sz="6" w:space="0" w:color="auto"/>
              <w:right w:val="threeDEmboss" w:sz="6" w:space="0" w:color="auto"/>
            </w:tcBorders>
            <w:shd w:val="clear" w:color="auto" w:fill="auto"/>
            <w:vAlign w:val="center"/>
          </w:tcPr>
          <w:p w14:paraId="6CF6E169" w14:textId="77777777" w:rsidR="00326684" w:rsidRPr="00E03CE8" w:rsidRDefault="00326684" w:rsidP="1B56C294">
            <w:pPr>
              <w:pStyle w:val="TableField-Left"/>
              <w:rPr>
                <w:rFonts w:ascii="Calibri Light" w:eastAsia="Calibri Light" w:hAnsi="Calibri Light" w:cs="Calibri Light"/>
              </w:rPr>
            </w:pPr>
            <w:r w:rsidRPr="25B35239">
              <w:rPr>
                <w:rFonts w:ascii="Calibri Light" w:eastAsia="Calibri Light" w:hAnsi="Calibri Light" w:cs="Calibri Light"/>
              </w:rPr>
              <w:t>SAP add-on functionality to support the processing of BPEM Cases</w:t>
            </w:r>
          </w:p>
        </w:tc>
      </w:tr>
      <w:tr w:rsidR="00326684" w:rsidRPr="00326684" w14:paraId="70B7D66E" w14:textId="77777777" w:rsidTr="46FA9180">
        <w:trPr>
          <w:cantSplit/>
          <w:trHeight w:val="432"/>
        </w:trPr>
        <w:tc>
          <w:tcPr>
            <w:tcW w:w="1538" w:type="dxa"/>
            <w:tcBorders>
              <w:top w:val="single" w:sz="6" w:space="0" w:color="auto"/>
              <w:left w:val="threeDEmboss" w:sz="6" w:space="0" w:color="auto"/>
              <w:bottom w:val="single" w:sz="6" w:space="0" w:color="auto"/>
              <w:right w:val="single" w:sz="6" w:space="0" w:color="auto"/>
            </w:tcBorders>
            <w:shd w:val="clear" w:color="auto" w:fill="auto"/>
            <w:vAlign w:val="center"/>
          </w:tcPr>
          <w:p w14:paraId="64FC6FFA" w14:textId="77777777" w:rsidR="00326684" w:rsidRPr="00E03CE8" w:rsidRDefault="00326684" w:rsidP="00326684">
            <w:pPr>
              <w:pStyle w:val="TableField-Center"/>
              <w:rPr>
                <w:rFonts w:ascii="Calibri Light" w:eastAsia="Calibri Light" w:hAnsi="Calibri Light" w:cs="Calibri Light"/>
              </w:rPr>
            </w:pPr>
            <w:r w:rsidRPr="25B35239">
              <w:rPr>
                <w:rFonts w:ascii="Calibri Light" w:eastAsia="Calibri Light" w:hAnsi="Calibri Light" w:cs="Calibri Light"/>
              </w:rPr>
              <w:t>Billing Cycle</w:t>
            </w:r>
          </w:p>
        </w:tc>
        <w:tc>
          <w:tcPr>
            <w:tcW w:w="7776" w:type="dxa"/>
            <w:tcBorders>
              <w:top w:val="single" w:sz="6" w:space="0" w:color="auto"/>
              <w:left w:val="single" w:sz="6" w:space="0" w:color="auto"/>
              <w:bottom w:val="single" w:sz="6" w:space="0" w:color="auto"/>
              <w:right w:val="threeDEmboss" w:sz="6" w:space="0" w:color="auto"/>
            </w:tcBorders>
            <w:shd w:val="clear" w:color="auto" w:fill="auto"/>
            <w:vAlign w:val="center"/>
          </w:tcPr>
          <w:p w14:paraId="4360B977" w14:textId="77777777" w:rsidR="00326684" w:rsidRPr="00E03CE8" w:rsidRDefault="00326684" w:rsidP="1B56C294">
            <w:pPr>
              <w:pStyle w:val="TableField-Left"/>
              <w:rPr>
                <w:rFonts w:ascii="Calibri Light" w:eastAsia="Calibri Light" w:hAnsi="Calibri Light" w:cs="Calibri Light"/>
              </w:rPr>
            </w:pPr>
            <w:r w:rsidRPr="25B35239">
              <w:rPr>
                <w:rFonts w:ascii="Calibri Light" w:eastAsia="Calibri Light" w:hAnsi="Calibri Light" w:cs="Calibri Light"/>
              </w:rPr>
              <w:t>Is a group of contracts to be billed together via date-driven or regional criteria, it controls the billing cycle and is linked to the Meter Reading Unit.  SAP equivalent term is the Portion.</w:t>
            </w:r>
          </w:p>
        </w:tc>
      </w:tr>
      <w:tr w:rsidR="00326684" w:rsidRPr="00326684" w14:paraId="2E87BB0D" w14:textId="77777777" w:rsidTr="46FA9180">
        <w:trPr>
          <w:cantSplit/>
          <w:trHeight w:val="432"/>
        </w:trPr>
        <w:tc>
          <w:tcPr>
            <w:tcW w:w="1538" w:type="dxa"/>
            <w:tcBorders>
              <w:top w:val="single" w:sz="6" w:space="0" w:color="auto"/>
              <w:left w:val="threeDEmboss" w:sz="6" w:space="0" w:color="auto"/>
              <w:bottom w:val="single" w:sz="6" w:space="0" w:color="auto"/>
              <w:right w:val="single" w:sz="6" w:space="0" w:color="auto"/>
            </w:tcBorders>
            <w:shd w:val="clear" w:color="auto" w:fill="auto"/>
            <w:vAlign w:val="center"/>
          </w:tcPr>
          <w:p w14:paraId="57AA2FBF" w14:textId="77777777" w:rsidR="00326684" w:rsidRPr="00E03CE8" w:rsidRDefault="00326684" w:rsidP="00326684">
            <w:pPr>
              <w:pStyle w:val="TableField-Center"/>
              <w:rPr>
                <w:rFonts w:ascii="Calibri Light" w:eastAsia="Calibri Light" w:hAnsi="Calibri Light" w:cs="Calibri Light"/>
              </w:rPr>
            </w:pPr>
            <w:r w:rsidRPr="25B35239">
              <w:rPr>
                <w:rFonts w:ascii="Calibri Light" w:eastAsia="Calibri Light" w:hAnsi="Calibri Light" w:cs="Calibri Light"/>
              </w:rPr>
              <w:t>Billing Document</w:t>
            </w:r>
          </w:p>
        </w:tc>
        <w:tc>
          <w:tcPr>
            <w:tcW w:w="7776" w:type="dxa"/>
            <w:tcBorders>
              <w:top w:val="single" w:sz="6" w:space="0" w:color="auto"/>
              <w:left w:val="single" w:sz="6" w:space="0" w:color="auto"/>
              <w:bottom w:val="single" w:sz="6" w:space="0" w:color="auto"/>
              <w:right w:val="threeDEmboss" w:sz="6" w:space="0" w:color="auto"/>
            </w:tcBorders>
            <w:shd w:val="clear" w:color="auto" w:fill="auto"/>
            <w:vAlign w:val="center"/>
          </w:tcPr>
          <w:p w14:paraId="36F6A0E8" w14:textId="77777777" w:rsidR="00326684" w:rsidRPr="00E03CE8" w:rsidRDefault="00326684" w:rsidP="1B56C294">
            <w:pPr>
              <w:pStyle w:val="TableField-Left"/>
              <w:rPr>
                <w:rFonts w:ascii="Calibri Light" w:eastAsia="Calibri Light" w:hAnsi="Calibri Light" w:cs="Calibri Light"/>
              </w:rPr>
            </w:pPr>
            <w:r w:rsidRPr="25B35239">
              <w:rPr>
                <w:rFonts w:ascii="Calibri Light" w:eastAsia="Calibri Light" w:hAnsi="Calibri Light" w:cs="Calibri Light"/>
              </w:rPr>
              <w:t>A document that outlines the charges incurred for energy consumption for a specific contract. During the process of Billing, a billing document is generated for each contract on a contract account.</w:t>
            </w:r>
          </w:p>
        </w:tc>
      </w:tr>
      <w:tr w:rsidR="00326684" w:rsidRPr="00326684" w14:paraId="6BB051E4" w14:textId="77777777" w:rsidTr="46FA9180">
        <w:trPr>
          <w:cantSplit/>
          <w:trHeight w:val="432"/>
        </w:trPr>
        <w:tc>
          <w:tcPr>
            <w:tcW w:w="1538" w:type="dxa"/>
            <w:tcBorders>
              <w:top w:val="single" w:sz="6" w:space="0" w:color="auto"/>
              <w:left w:val="threeDEmboss" w:sz="6" w:space="0" w:color="auto"/>
              <w:bottom w:val="single" w:sz="6" w:space="0" w:color="auto"/>
              <w:right w:val="single" w:sz="6" w:space="0" w:color="auto"/>
            </w:tcBorders>
            <w:shd w:val="clear" w:color="auto" w:fill="auto"/>
            <w:vAlign w:val="center"/>
          </w:tcPr>
          <w:p w14:paraId="281FA23D" w14:textId="77777777" w:rsidR="00326684" w:rsidRPr="00E03CE8" w:rsidRDefault="00326684" w:rsidP="00326684">
            <w:pPr>
              <w:pStyle w:val="TableField-Center"/>
              <w:rPr>
                <w:rFonts w:ascii="Calibri Light" w:eastAsia="Calibri Light" w:hAnsi="Calibri Light" w:cs="Calibri Light"/>
              </w:rPr>
            </w:pPr>
            <w:r w:rsidRPr="25B35239">
              <w:rPr>
                <w:rFonts w:ascii="Calibri Light" w:eastAsia="Calibri Light" w:hAnsi="Calibri Light" w:cs="Calibri Light"/>
              </w:rPr>
              <w:t>BMD</w:t>
            </w:r>
          </w:p>
        </w:tc>
        <w:tc>
          <w:tcPr>
            <w:tcW w:w="7776" w:type="dxa"/>
            <w:tcBorders>
              <w:top w:val="single" w:sz="6" w:space="0" w:color="auto"/>
              <w:left w:val="single" w:sz="6" w:space="0" w:color="auto"/>
              <w:bottom w:val="single" w:sz="6" w:space="0" w:color="auto"/>
              <w:right w:val="threeDEmboss" w:sz="6" w:space="0" w:color="auto"/>
            </w:tcBorders>
            <w:shd w:val="clear" w:color="auto" w:fill="auto"/>
            <w:vAlign w:val="center"/>
          </w:tcPr>
          <w:p w14:paraId="609FC0B2" w14:textId="77777777" w:rsidR="00326684" w:rsidRPr="00E03CE8" w:rsidRDefault="00326684" w:rsidP="1B56C294">
            <w:pPr>
              <w:pStyle w:val="TableField-Left"/>
              <w:rPr>
                <w:rFonts w:ascii="Calibri Light" w:eastAsia="Calibri Light" w:hAnsi="Calibri Light" w:cs="Calibri Light"/>
              </w:rPr>
            </w:pPr>
            <w:r w:rsidRPr="25B35239">
              <w:rPr>
                <w:rFonts w:ascii="Calibri Light" w:eastAsia="Calibri Light" w:hAnsi="Calibri Light" w:cs="Calibri Light"/>
              </w:rPr>
              <w:t>Business Master Data.  The customer information which includes personal details, payment terms, dunning levels, billing rates and rate categories.  The business master data objects are Business Partner, Business Agreement/Contract Account and Contract.</w:t>
            </w:r>
          </w:p>
        </w:tc>
      </w:tr>
      <w:tr w:rsidR="00326684" w:rsidRPr="00326684" w14:paraId="455BC2AE" w14:textId="77777777" w:rsidTr="46FA9180">
        <w:trPr>
          <w:cantSplit/>
          <w:trHeight w:val="432"/>
        </w:trPr>
        <w:tc>
          <w:tcPr>
            <w:tcW w:w="1538" w:type="dxa"/>
            <w:tcBorders>
              <w:top w:val="single" w:sz="6" w:space="0" w:color="auto"/>
              <w:left w:val="threeDEmboss" w:sz="6" w:space="0" w:color="auto"/>
              <w:bottom w:val="single" w:sz="6" w:space="0" w:color="auto"/>
              <w:right w:val="single" w:sz="6" w:space="0" w:color="auto"/>
            </w:tcBorders>
            <w:shd w:val="clear" w:color="auto" w:fill="auto"/>
            <w:vAlign w:val="center"/>
          </w:tcPr>
          <w:p w14:paraId="664280E0" w14:textId="77777777" w:rsidR="00326684" w:rsidRPr="00E03CE8" w:rsidRDefault="00326684" w:rsidP="00326684">
            <w:pPr>
              <w:pStyle w:val="TableField-Center"/>
              <w:rPr>
                <w:rFonts w:ascii="Calibri Light" w:eastAsia="Calibri Light" w:hAnsi="Calibri Light" w:cs="Calibri Light"/>
              </w:rPr>
            </w:pPr>
            <w:r w:rsidRPr="25B35239">
              <w:rPr>
                <w:rFonts w:ascii="Calibri Light" w:eastAsia="Calibri Light" w:hAnsi="Calibri Light" w:cs="Calibri Light"/>
              </w:rPr>
              <w:t>BPD</w:t>
            </w:r>
          </w:p>
        </w:tc>
        <w:tc>
          <w:tcPr>
            <w:tcW w:w="7776" w:type="dxa"/>
            <w:tcBorders>
              <w:top w:val="single" w:sz="6" w:space="0" w:color="auto"/>
              <w:left w:val="single" w:sz="6" w:space="0" w:color="auto"/>
              <w:bottom w:val="single" w:sz="6" w:space="0" w:color="auto"/>
              <w:right w:val="threeDEmboss" w:sz="6" w:space="0" w:color="auto"/>
            </w:tcBorders>
            <w:shd w:val="clear" w:color="auto" w:fill="auto"/>
            <w:vAlign w:val="center"/>
          </w:tcPr>
          <w:p w14:paraId="205704B1" w14:textId="77777777" w:rsidR="00326684" w:rsidRPr="00E03CE8" w:rsidRDefault="00326684" w:rsidP="1B56C294">
            <w:pPr>
              <w:pStyle w:val="TableField-Left"/>
              <w:rPr>
                <w:rFonts w:ascii="Calibri Light" w:eastAsia="Calibri Light" w:hAnsi="Calibri Light" w:cs="Calibri Light"/>
              </w:rPr>
            </w:pPr>
            <w:r w:rsidRPr="25B35239">
              <w:rPr>
                <w:rFonts w:ascii="Calibri Light" w:eastAsia="Calibri Light" w:hAnsi="Calibri Light" w:cs="Calibri Light"/>
              </w:rPr>
              <w:t>Business Process Design (or Document)</w:t>
            </w:r>
          </w:p>
        </w:tc>
      </w:tr>
      <w:tr w:rsidR="00326684" w:rsidRPr="00326684" w14:paraId="77EB810E" w14:textId="77777777" w:rsidTr="46FA9180">
        <w:trPr>
          <w:cantSplit/>
          <w:trHeight w:val="432"/>
        </w:trPr>
        <w:tc>
          <w:tcPr>
            <w:tcW w:w="1538" w:type="dxa"/>
            <w:tcBorders>
              <w:top w:val="single" w:sz="6" w:space="0" w:color="auto"/>
              <w:left w:val="threeDEmboss" w:sz="6" w:space="0" w:color="auto"/>
              <w:bottom w:val="single" w:sz="6" w:space="0" w:color="auto"/>
              <w:right w:val="single" w:sz="6" w:space="0" w:color="auto"/>
            </w:tcBorders>
            <w:shd w:val="clear" w:color="auto" w:fill="auto"/>
            <w:vAlign w:val="center"/>
          </w:tcPr>
          <w:p w14:paraId="6C4878E1" w14:textId="77777777" w:rsidR="00326684" w:rsidRPr="00E03CE8" w:rsidRDefault="00326684" w:rsidP="00326684">
            <w:pPr>
              <w:pStyle w:val="TableField-Center"/>
              <w:rPr>
                <w:rFonts w:ascii="Calibri Light" w:eastAsia="Calibri Light" w:hAnsi="Calibri Light" w:cs="Calibri Light"/>
              </w:rPr>
            </w:pPr>
            <w:r w:rsidRPr="25B35239">
              <w:rPr>
                <w:rFonts w:ascii="Calibri Light" w:eastAsia="Calibri Light" w:hAnsi="Calibri Light" w:cs="Calibri Light"/>
              </w:rPr>
              <w:t>BPEM</w:t>
            </w:r>
          </w:p>
        </w:tc>
        <w:tc>
          <w:tcPr>
            <w:tcW w:w="7776" w:type="dxa"/>
            <w:tcBorders>
              <w:top w:val="single" w:sz="6" w:space="0" w:color="auto"/>
              <w:left w:val="single" w:sz="6" w:space="0" w:color="auto"/>
              <w:bottom w:val="single" w:sz="6" w:space="0" w:color="auto"/>
              <w:right w:val="threeDEmboss" w:sz="6" w:space="0" w:color="auto"/>
            </w:tcBorders>
            <w:shd w:val="clear" w:color="auto" w:fill="auto"/>
            <w:vAlign w:val="center"/>
          </w:tcPr>
          <w:p w14:paraId="3352509E" w14:textId="77777777" w:rsidR="00326684" w:rsidRPr="00E03CE8" w:rsidRDefault="00326684" w:rsidP="1B56C294">
            <w:pPr>
              <w:pStyle w:val="TableField-Left"/>
              <w:rPr>
                <w:rFonts w:ascii="Calibri Light" w:eastAsia="Calibri Light" w:hAnsi="Calibri Light" w:cs="Calibri Light"/>
              </w:rPr>
            </w:pPr>
            <w:r w:rsidRPr="25B35239">
              <w:rPr>
                <w:rFonts w:ascii="Calibri Light" w:eastAsia="Calibri Light" w:hAnsi="Calibri Light" w:cs="Calibri Light"/>
              </w:rPr>
              <w:t>Business Process Exception Management</w:t>
            </w:r>
          </w:p>
        </w:tc>
      </w:tr>
      <w:tr w:rsidR="002D0F33" w:rsidRPr="00326684" w14:paraId="1FAA864B" w14:textId="77777777" w:rsidTr="46FA9180">
        <w:trPr>
          <w:cantSplit/>
          <w:trHeight w:val="432"/>
        </w:trPr>
        <w:tc>
          <w:tcPr>
            <w:tcW w:w="1538" w:type="dxa"/>
            <w:tcBorders>
              <w:top w:val="single" w:sz="6" w:space="0" w:color="auto"/>
              <w:left w:val="threeDEmboss" w:sz="6" w:space="0" w:color="auto"/>
              <w:bottom w:val="single" w:sz="6" w:space="0" w:color="auto"/>
              <w:right w:val="single" w:sz="6" w:space="0" w:color="auto"/>
            </w:tcBorders>
            <w:shd w:val="clear" w:color="auto" w:fill="auto"/>
            <w:vAlign w:val="center"/>
          </w:tcPr>
          <w:p w14:paraId="108C59EC" w14:textId="3834B7EA" w:rsidR="002D0F33" w:rsidRPr="00E03CE8" w:rsidRDefault="002D0F33" w:rsidP="00326684">
            <w:pPr>
              <w:pStyle w:val="TableField-Center"/>
              <w:rPr>
                <w:rFonts w:ascii="Calibri Light" w:eastAsia="Calibri Light" w:hAnsi="Calibri Light" w:cs="Calibri Light"/>
              </w:rPr>
            </w:pPr>
            <w:r w:rsidRPr="25B35239">
              <w:rPr>
                <w:rFonts w:ascii="Calibri Light" w:eastAsia="Calibri Light" w:hAnsi="Calibri Light" w:cs="Calibri Light"/>
              </w:rPr>
              <w:t>BP Contact</w:t>
            </w:r>
          </w:p>
        </w:tc>
        <w:tc>
          <w:tcPr>
            <w:tcW w:w="7776" w:type="dxa"/>
            <w:tcBorders>
              <w:top w:val="single" w:sz="6" w:space="0" w:color="auto"/>
              <w:left w:val="single" w:sz="6" w:space="0" w:color="auto"/>
              <w:bottom w:val="single" w:sz="6" w:space="0" w:color="auto"/>
              <w:right w:val="threeDEmboss" w:sz="6" w:space="0" w:color="auto"/>
            </w:tcBorders>
            <w:shd w:val="clear" w:color="auto" w:fill="auto"/>
            <w:vAlign w:val="center"/>
          </w:tcPr>
          <w:p w14:paraId="73625D84" w14:textId="3CB442F0" w:rsidR="002D0F33" w:rsidRPr="1B56C294" w:rsidRDefault="002D0F33" w:rsidP="009D775A">
            <w:pPr>
              <w:pStyle w:val="TableField-Left"/>
              <w:rPr>
                <w:rFonts w:ascii="Calibri Light" w:eastAsia="Calibri Light" w:hAnsi="Calibri Light" w:cs="Calibri Light"/>
              </w:rPr>
            </w:pPr>
            <w:r w:rsidRPr="25B35239">
              <w:rPr>
                <w:rFonts w:ascii="Calibri Light" w:eastAsia="Calibri Light" w:hAnsi="Calibri Light" w:cs="Calibri Light"/>
              </w:rPr>
              <w:t xml:space="preserve">This is a transaction in </w:t>
            </w:r>
            <w:r w:rsidR="009D775A" w:rsidRPr="25B35239">
              <w:rPr>
                <w:rFonts w:ascii="Calibri Light" w:eastAsia="Calibri Light" w:hAnsi="Calibri Light" w:cs="Calibri Light"/>
              </w:rPr>
              <w:t>S/4HANA</w:t>
            </w:r>
            <w:r w:rsidRPr="25B35239">
              <w:rPr>
                <w:rFonts w:ascii="Calibri Light" w:eastAsia="Calibri Light" w:hAnsi="Calibri Light" w:cs="Calibri Light"/>
              </w:rPr>
              <w:t xml:space="preserve"> to document an interaction with a customer.  It is NOT the creation of a Business Partner.</w:t>
            </w:r>
          </w:p>
        </w:tc>
      </w:tr>
      <w:tr w:rsidR="00326684" w:rsidRPr="00326684" w14:paraId="6EFEDB83" w14:textId="77777777" w:rsidTr="46FA9180">
        <w:trPr>
          <w:cantSplit/>
          <w:trHeight w:val="432"/>
        </w:trPr>
        <w:tc>
          <w:tcPr>
            <w:tcW w:w="1538" w:type="dxa"/>
            <w:tcBorders>
              <w:top w:val="single" w:sz="6" w:space="0" w:color="auto"/>
              <w:left w:val="threeDEmboss" w:sz="6" w:space="0" w:color="auto"/>
              <w:bottom w:val="single" w:sz="6" w:space="0" w:color="auto"/>
              <w:right w:val="single" w:sz="6" w:space="0" w:color="auto"/>
            </w:tcBorders>
            <w:shd w:val="clear" w:color="auto" w:fill="auto"/>
            <w:vAlign w:val="center"/>
          </w:tcPr>
          <w:p w14:paraId="20C2F71D" w14:textId="77777777" w:rsidR="00326684" w:rsidRPr="00E03CE8" w:rsidRDefault="00326684" w:rsidP="00326684">
            <w:pPr>
              <w:pStyle w:val="TableField-Center"/>
              <w:rPr>
                <w:rFonts w:ascii="Calibri Light" w:eastAsia="Calibri Light" w:hAnsi="Calibri Light" w:cs="Calibri Light"/>
              </w:rPr>
            </w:pPr>
            <w:r w:rsidRPr="25B35239">
              <w:rPr>
                <w:rFonts w:ascii="Calibri Light" w:eastAsia="Calibri Light" w:hAnsi="Calibri Light" w:cs="Calibri Light"/>
              </w:rPr>
              <w:t>BWR</w:t>
            </w:r>
          </w:p>
        </w:tc>
        <w:tc>
          <w:tcPr>
            <w:tcW w:w="7776" w:type="dxa"/>
            <w:tcBorders>
              <w:top w:val="single" w:sz="6" w:space="0" w:color="auto"/>
              <w:left w:val="single" w:sz="6" w:space="0" w:color="auto"/>
              <w:bottom w:val="single" w:sz="6" w:space="0" w:color="auto"/>
              <w:right w:val="threeDEmboss" w:sz="6" w:space="0" w:color="auto"/>
            </w:tcBorders>
            <w:shd w:val="clear" w:color="auto" w:fill="auto"/>
            <w:vAlign w:val="center"/>
          </w:tcPr>
          <w:p w14:paraId="728EE547" w14:textId="77777777" w:rsidR="00326684" w:rsidRPr="00E03CE8" w:rsidRDefault="00326684" w:rsidP="1B56C294">
            <w:pPr>
              <w:pStyle w:val="TableField-Left"/>
              <w:rPr>
                <w:rFonts w:ascii="Calibri Light" w:eastAsia="Calibri Light" w:hAnsi="Calibri Light" w:cs="Calibri Light"/>
              </w:rPr>
            </w:pPr>
            <w:r w:rsidRPr="25B35239">
              <w:rPr>
                <w:rFonts w:ascii="Calibri Light" w:eastAsia="Calibri Light" w:hAnsi="Calibri Light" w:cs="Calibri Light"/>
              </w:rPr>
              <w:t>Basic Work Request.  SAP equivalent is BPEM.</w:t>
            </w:r>
          </w:p>
        </w:tc>
      </w:tr>
      <w:tr w:rsidR="00326684" w:rsidRPr="00326684" w14:paraId="153A91E0" w14:textId="77777777" w:rsidTr="46FA9180">
        <w:trPr>
          <w:cantSplit/>
          <w:trHeight w:val="432"/>
        </w:trPr>
        <w:tc>
          <w:tcPr>
            <w:tcW w:w="1538" w:type="dxa"/>
            <w:tcBorders>
              <w:top w:val="single" w:sz="6" w:space="0" w:color="auto"/>
              <w:left w:val="threeDEmboss" w:sz="6" w:space="0" w:color="auto"/>
              <w:bottom w:val="single" w:sz="6" w:space="0" w:color="auto"/>
              <w:right w:val="single" w:sz="6" w:space="0" w:color="auto"/>
            </w:tcBorders>
            <w:shd w:val="clear" w:color="auto" w:fill="auto"/>
            <w:vAlign w:val="center"/>
          </w:tcPr>
          <w:p w14:paraId="42382135" w14:textId="77777777" w:rsidR="00326684" w:rsidRPr="00E03CE8" w:rsidRDefault="00326684" w:rsidP="00326684">
            <w:pPr>
              <w:pStyle w:val="TableField-Center"/>
              <w:rPr>
                <w:rFonts w:ascii="Calibri Light" w:eastAsia="Calibri Light" w:hAnsi="Calibri Light" w:cs="Calibri Light"/>
              </w:rPr>
            </w:pPr>
            <w:r w:rsidRPr="25B35239">
              <w:rPr>
                <w:rFonts w:ascii="Calibri Light" w:eastAsia="Calibri Light" w:hAnsi="Calibri Light" w:cs="Calibri Light"/>
              </w:rPr>
              <w:t>CA</w:t>
            </w:r>
          </w:p>
        </w:tc>
        <w:tc>
          <w:tcPr>
            <w:tcW w:w="7776" w:type="dxa"/>
            <w:tcBorders>
              <w:top w:val="single" w:sz="6" w:space="0" w:color="auto"/>
              <w:left w:val="single" w:sz="6" w:space="0" w:color="auto"/>
              <w:bottom w:val="single" w:sz="6" w:space="0" w:color="auto"/>
              <w:right w:val="threeDEmboss" w:sz="6" w:space="0" w:color="auto"/>
            </w:tcBorders>
            <w:shd w:val="clear" w:color="auto" w:fill="auto"/>
            <w:vAlign w:val="center"/>
          </w:tcPr>
          <w:p w14:paraId="7E5EC864" w14:textId="77777777" w:rsidR="00326684" w:rsidRPr="00E03CE8" w:rsidRDefault="00326684" w:rsidP="1B56C294">
            <w:pPr>
              <w:pStyle w:val="TableField-Left"/>
              <w:rPr>
                <w:rFonts w:ascii="Calibri Light" w:eastAsia="Calibri Light" w:hAnsi="Calibri Light" w:cs="Calibri Light"/>
              </w:rPr>
            </w:pPr>
            <w:r w:rsidRPr="25B35239">
              <w:rPr>
                <w:rFonts w:ascii="Calibri Light" w:eastAsia="Calibri Light" w:hAnsi="Calibri Light" w:cs="Calibri Light"/>
              </w:rPr>
              <w:t>Contract Account</w:t>
            </w:r>
          </w:p>
        </w:tc>
      </w:tr>
      <w:tr w:rsidR="00326684" w:rsidRPr="00326684" w14:paraId="3447838D" w14:textId="77777777" w:rsidTr="46FA9180">
        <w:trPr>
          <w:cantSplit/>
          <w:trHeight w:val="432"/>
        </w:trPr>
        <w:tc>
          <w:tcPr>
            <w:tcW w:w="1538" w:type="dxa"/>
            <w:tcBorders>
              <w:top w:val="single" w:sz="6" w:space="0" w:color="auto"/>
              <w:left w:val="threeDEmboss" w:sz="6" w:space="0" w:color="auto"/>
              <w:bottom w:val="single" w:sz="6" w:space="0" w:color="auto"/>
              <w:right w:val="single" w:sz="6" w:space="0" w:color="auto"/>
            </w:tcBorders>
            <w:shd w:val="clear" w:color="auto" w:fill="auto"/>
            <w:vAlign w:val="center"/>
          </w:tcPr>
          <w:p w14:paraId="02FB076F" w14:textId="77777777" w:rsidR="00326684" w:rsidRPr="00E03CE8" w:rsidRDefault="00326684" w:rsidP="00326684">
            <w:pPr>
              <w:pStyle w:val="TableField-Center"/>
              <w:rPr>
                <w:rFonts w:ascii="Calibri Light" w:eastAsia="Calibri Light" w:hAnsi="Calibri Light" w:cs="Calibri Light"/>
              </w:rPr>
            </w:pPr>
            <w:r w:rsidRPr="25B35239">
              <w:rPr>
                <w:rFonts w:ascii="Calibri Light" w:eastAsia="Calibri Light" w:hAnsi="Calibri Light" w:cs="Calibri Light"/>
              </w:rPr>
              <w:t>Channel</w:t>
            </w:r>
          </w:p>
        </w:tc>
        <w:tc>
          <w:tcPr>
            <w:tcW w:w="7776" w:type="dxa"/>
            <w:tcBorders>
              <w:top w:val="single" w:sz="6" w:space="0" w:color="auto"/>
              <w:left w:val="single" w:sz="6" w:space="0" w:color="auto"/>
              <w:bottom w:val="single" w:sz="6" w:space="0" w:color="auto"/>
              <w:right w:val="threeDEmboss" w:sz="6" w:space="0" w:color="auto"/>
            </w:tcBorders>
            <w:shd w:val="clear" w:color="auto" w:fill="auto"/>
            <w:vAlign w:val="center"/>
          </w:tcPr>
          <w:p w14:paraId="7358E49E" w14:textId="77777777" w:rsidR="00326684" w:rsidRPr="00E03CE8" w:rsidRDefault="00326684" w:rsidP="1B56C294">
            <w:pPr>
              <w:pStyle w:val="TableField-Left"/>
              <w:rPr>
                <w:rFonts w:ascii="Calibri Light" w:eastAsia="Calibri Light" w:hAnsi="Calibri Light" w:cs="Calibri Light"/>
              </w:rPr>
            </w:pPr>
            <w:r w:rsidRPr="25B35239">
              <w:rPr>
                <w:rFonts w:ascii="Calibri Light" w:eastAsia="Calibri Light" w:hAnsi="Calibri Light" w:cs="Calibri Light"/>
              </w:rPr>
              <w:t>Data object in SAP that holds the interval data.  Intervals can be kwh, price, factor, etc.  SAP equivalent is Profile.</w:t>
            </w:r>
          </w:p>
        </w:tc>
      </w:tr>
      <w:tr w:rsidR="00326684" w:rsidRPr="00326684" w14:paraId="56F23550" w14:textId="77777777" w:rsidTr="46FA9180">
        <w:trPr>
          <w:cantSplit/>
          <w:trHeight w:val="432"/>
        </w:trPr>
        <w:tc>
          <w:tcPr>
            <w:tcW w:w="1538" w:type="dxa"/>
            <w:tcBorders>
              <w:top w:val="single" w:sz="6" w:space="0" w:color="auto"/>
              <w:left w:val="threeDEmboss" w:sz="6" w:space="0" w:color="auto"/>
              <w:bottom w:val="single" w:sz="6" w:space="0" w:color="auto"/>
              <w:right w:val="single" w:sz="6" w:space="0" w:color="auto"/>
            </w:tcBorders>
            <w:shd w:val="clear" w:color="auto" w:fill="auto"/>
            <w:vAlign w:val="center"/>
          </w:tcPr>
          <w:p w14:paraId="368E9642" w14:textId="77777777" w:rsidR="00326684" w:rsidRPr="00E03CE8" w:rsidRDefault="00326684" w:rsidP="00326684">
            <w:pPr>
              <w:pStyle w:val="TableField-Center"/>
              <w:rPr>
                <w:rFonts w:ascii="Calibri Light" w:eastAsia="Calibri Light" w:hAnsi="Calibri Light" w:cs="Calibri Light"/>
              </w:rPr>
            </w:pPr>
            <w:r w:rsidRPr="25B35239">
              <w:rPr>
                <w:rFonts w:ascii="Calibri Light" w:eastAsia="Calibri Light" w:hAnsi="Calibri Light" w:cs="Calibri Light"/>
              </w:rPr>
              <w:lastRenderedPageBreak/>
              <w:t>Clarification</w:t>
            </w:r>
          </w:p>
        </w:tc>
        <w:tc>
          <w:tcPr>
            <w:tcW w:w="7776" w:type="dxa"/>
            <w:tcBorders>
              <w:top w:val="single" w:sz="6" w:space="0" w:color="auto"/>
              <w:left w:val="single" w:sz="6" w:space="0" w:color="auto"/>
              <w:bottom w:val="single" w:sz="6" w:space="0" w:color="auto"/>
              <w:right w:val="threeDEmboss" w:sz="6" w:space="0" w:color="auto"/>
            </w:tcBorders>
            <w:shd w:val="clear" w:color="auto" w:fill="auto"/>
            <w:vAlign w:val="center"/>
          </w:tcPr>
          <w:p w14:paraId="17273A3F" w14:textId="77777777" w:rsidR="00326684" w:rsidRPr="00E03CE8" w:rsidRDefault="00326684" w:rsidP="1B56C294">
            <w:pPr>
              <w:pStyle w:val="TableField-Left"/>
              <w:rPr>
                <w:rFonts w:ascii="Calibri Light" w:eastAsia="Calibri Light" w:hAnsi="Calibri Light" w:cs="Calibri Light"/>
              </w:rPr>
            </w:pPr>
            <w:r w:rsidRPr="25B35239">
              <w:rPr>
                <w:rFonts w:ascii="Calibri Light" w:eastAsia="Calibri Light" w:hAnsi="Calibri Light" w:cs="Calibri Light"/>
              </w:rPr>
              <w:t>A list of payments that could not be processed and require additional work in order to be posted.</w:t>
            </w:r>
          </w:p>
        </w:tc>
      </w:tr>
      <w:tr w:rsidR="00326684" w:rsidRPr="00326684" w14:paraId="3FDB9094" w14:textId="77777777" w:rsidTr="46FA9180">
        <w:trPr>
          <w:cantSplit/>
          <w:trHeight w:val="432"/>
        </w:trPr>
        <w:tc>
          <w:tcPr>
            <w:tcW w:w="1538" w:type="dxa"/>
            <w:tcBorders>
              <w:top w:val="single" w:sz="6" w:space="0" w:color="auto"/>
              <w:left w:val="threeDEmboss" w:sz="6" w:space="0" w:color="auto"/>
              <w:bottom w:val="single" w:sz="6" w:space="0" w:color="auto"/>
              <w:right w:val="single" w:sz="6" w:space="0" w:color="auto"/>
            </w:tcBorders>
            <w:shd w:val="clear" w:color="auto" w:fill="auto"/>
            <w:vAlign w:val="center"/>
          </w:tcPr>
          <w:p w14:paraId="24F42145" w14:textId="77777777" w:rsidR="00326684" w:rsidRPr="00E03CE8" w:rsidRDefault="00326684" w:rsidP="00326684">
            <w:pPr>
              <w:pStyle w:val="TableField-Center"/>
              <w:rPr>
                <w:rFonts w:ascii="Calibri Light" w:eastAsia="Calibri Light" w:hAnsi="Calibri Light" w:cs="Calibri Light"/>
              </w:rPr>
            </w:pPr>
            <w:r w:rsidRPr="25B35239">
              <w:rPr>
                <w:rFonts w:ascii="Calibri Light" w:eastAsia="Calibri Light" w:hAnsi="Calibri Light" w:cs="Calibri Light"/>
              </w:rPr>
              <w:t>Connection Object</w:t>
            </w:r>
          </w:p>
        </w:tc>
        <w:tc>
          <w:tcPr>
            <w:tcW w:w="7776" w:type="dxa"/>
            <w:tcBorders>
              <w:top w:val="single" w:sz="6" w:space="0" w:color="auto"/>
              <w:left w:val="single" w:sz="6" w:space="0" w:color="auto"/>
              <w:bottom w:val="single" w:sz="6" w:space="0" w:color="auto"/>
              <w:right w:val="threeDEmboss" w:sz="6" w:space="0" w:color="auto"/>
            </w:tcBorders>
            <w:shd w:val="clear" w:color="auto" w:fill="auto"/>
            <w:vAlign w:val="center"/>
          </w:tcPr>
          <w:p w14:paraId="44AD1A6D" w14:textId="77777777" w:rsidR="00326684" w:rsidRPr="00E03CE8" w:rsidRDefault="00326684" w:rsidP="1B56C294">
            <w:pPr>
              <w:pStyle w:val="TableField-Left"/>
              <w:rPr>
                <w:rFonts w:ascii="Calibri Light" w:eastAsia="Calibri Light" w:hAnsi="Calibri Light" w:cs="Calibri Light"/>
              </w:rPr>
            </w:pPr>
            <w:r w:rsidRPr="25B35239">
              <w:rPr>
                <w:rFonts w:ascii="Calibri Light" w:eastAsia="Calibri Light" w:hAnsi="Calibri Light" w:cs="Calibri Light"/>
              </w:rPr>
              <w:t>Link between installation and postal regional structure. Usually a building, but can also be a piece of property or other facility, such as a fountain or construction site. The connection object corresponds to the functional location in plant maintenance (PM).</w:t>
            </w:r>
          </w:p>
        </w:tc>
      </w:tr>
      <w:tr w:rsidR="00326684" w:rsidRPr="00326684" w14:paraId="14D4652B" w14:textId="77777777" w:rsidTr="46FA9180">
        <w:trPr>
          <w:cantSplit/>
          <w:trHeight w:val="432"/>
        </w:trPr>
        <w:tc>
          <w:tcPr>
            <w:tcW w:w="1538" w:type="dxa"/>
            <w:tcBorders>
              <w:top w:val="single" w:sz="6" w:space="0" w:color="auto"/>
              <w:left w:val="threeDEmboss" w:sz="6" w:space="0" w:color="auto"/>
              <w:bottom w:val="single" w:sz="6" w:space="0" w:color="auto"/>
              <w:right w:val="single" w:sz="6" w:space="0" w:color="auto"/>
            </w:tcBorders>
            <w:shd w:val="clear" w:color="auto" w:fill="auto"/>
            <w:vAlign w:val="center"/>
          </w:tcPr>
          <w:p w14:paraId="65465475" w14:textId="77777777" w:rsidR="00326684" w:rsidRPr="00E03CE8" w:rsidRDefault="00326684" w:rsidP="00326684">
            <w:pPr>
              <w:pStyle w:val="TableField-Center"/>
              <w:rPr>
                <w:rFonts w:ascii="Calibri Light" w:eastAsia="Calibri Light" w:hAnsi="Calibri Light" w:cs="Calibri Light"/>
              </w:rPr>
            </w:pPr>
            <w:r w:rsidRPr="25B35239">
              <w:rPr>
                <w:rFonts w:ascii="Calibri Light" w:eastAsia="Calibri Light" w:hAnsi="Calibri Light" w:cs="Calibri Light"/>
              </w:rPr>
              <w:t>Contract</w:t>
            </w:r>
          </w:p>
        </w:tc>
        <w:tc>
          <w:tcPr>
            <w:tcW w:w="7776" w:type="dxa"/>
            <w:tcBorders>
              <w:top w:val="single" w:sz="6" w:space="0" w:color="auto"/>
              <w:left w:val="single" w:sz="6" w:space="0" w:color="auto"/>
              <w:bottom w:val="single" w:sz="6" w:space="0" w:color="auto"/>
              <w:right w:val="threeDEmboss" w:sz="6" w:space="0" w:color="auto"/>
            </w:tcBorders>
            <w:shd w:val="clear" w:color="auto" w:fill="auto"/>
            <w:vAlign w:val="center"/>
          </w:tcPr>
          <w:p w14:paraId="5622EC69" w14:textId="77777777" w:rsidR="00326684" w:rsidRPr="00E03CE8" w:rsidRDefault="000F7347" w:rsidP="1B56C294">
            <w:pPr>
              <w:pStyle w:val="TableField-Left"/>
              <w:rPr>
                <w:rFonts w:ascii="Calibri Light" w:eastAsia="Calibri Light" w:hAnsi="Calibri Light" w:cs="Calibri Light"/>
              </w:rPr>
            </w:pPr>
            <w:r w:rsidRPr="25B35239">
              <w:rPr>
                <w:rFonts w:ascii="Calibri Light" w:eastAsia="Calibri Light" w:hAnsi="Calibri Light" w:cs="Calibri Light"/>
              </w:rPr>
              <w:t xml:space="preserve">Standard </w:t>
            </w:r>
            <w:r w:rsidR="00127B56" w:rsidRPr="25B35239">
              <w:rPr>
                <w:rFonts w:ascii="Calibri Light" w:eastAsia="Calibri Light" w:hAnsi="Calibri Light" w:cs="Calibri Light"/>
              </w:rPr>
              <w:t>SAP object that is used to link SAP Business Master Data and Technical Master Data through the move-in process</w:t>
            </w:r>
          </w:p>
        </w:tc>
      </w:tr>
      <w:tr w:rsidR="00326684" w:rsidRPr="00326684" w14:paraId="4D63E96E" w14:textId="77777777" w:rsidTr="46FA9180">
        <w:trPr>
          <w:cantSplit/>
          <w:trHeight w:val="432"/>
        </w:trPr>
        <w:tc>
          <w:tcPr>
            <w:tcW w:w="1538" w:type="dxa"/>
            <w:tcBorders>
              <w:top w:val="single" w:sz="6" w:space="0" w:color="auto"/>
              <w:left w:val="threeDEmboss" w:sz="6" w:space="0" w:color="auto"/>
              <w:bottom w:val="single" w:sz="6" w:space="0" w:color="auto"/>
              <w:right w:val="single" w:sz="6" w:space="0" w:color="auto"/>
            </w:tcBorders>
            <w:shd w:val="clear" w:color="auto" w:fill="auto"/>
            <w:vAlign w:val="center"/>
          </w:tcPr>
          <w:p w14:paraId="3339E11D" w14:textId="77777777" w:rsidR="00326684" w:rsidRPr="00E03CE8" w:rsidRDefault="00326684" w:rsidP="00326684">
            <w:pPr>
              <w:pStyle w:val="TableField-Center"/>
              <w:rPr>
                <w:rFonts w:ascii="Calibri Light" w:eastAsia="Calibri Light" w:hAnsi="Calibri Light" w:cs="Calibri Light"/>
              </w:rPr>
            </w:pPr>
            <w:r w:rsidRPr="25B35239">
              <w:rPr>
                <w:rFonts w:ascii="Calibri Light" w:eastAsia="Calibri Light" w:hAnsi="Calibri Light" w:cs="Calibri Light"/>
              </w:rPr>
              <w:t>Customer</w:t>
            </w:r>
          </w:p>
        </w:tc>
        <w:tc>
          <w:tcPr>
            <w:tcW w:w="7776" w:type="dxa"/>
            <w:tcBorders>
              <w:top w:val="single" w:sz="6" w:space="0" w:color="auto"/>
              <w:left w:val="single" w:sz="6" w:space="0" w:color="auto"/>
              <w:bottom w:val="single" w:sz="6" w:space="0" w:color="auto"/>
              <w:right w:val="threeDEmboss" w:sz="6" w:space="0" w:color="auto"/>
            </w:tcBorders>
            <w:shd w:val="clear" w:color="auto" w:fill="auto"/>
            <w:vAlign w:val="center"/>
          </w:tcPr>
          <w:p w14:paraId="4E7DDBBE" w14:textId="77777777" w:rsidR="00326684" w:rsidRPr="00E03CE8" w:rsidRDefault="00326684" w:rsidP="1B56C294">
            <w:pPr>
              <w:pStyle w:val="TableField-Left"/>
              <w:rPr>
                <w:rFonts w:ascii="Calibri Light" w:eastAsia="Calibri Light" w:hAnsi="Calibri Light" w:cs="Calibri Light"/>
              </w:rPr>
            </w:pPr>
            <w:r w:rsidRPr="25B35239">
              <w:rPr>
                <w:rFonts w:ascii="Calibri Light" w:eastAsia="Calibri Light" w:hAnsi="Calibri Light" w:cs="Calibri Light"/>
              </w:rPr>
              <w:t>Any entity with a relationship with SCE.  This term is usually used in reference to customers (both individuals and organizations) This can include employees and third party suppliers (banks and payment partners). SAP Equivalent is Business Partner (BP)</w:t>
            </w:r>
          </w:p>
        </w:tc>
      </w:tr>
      <w:tr w:rsidR="00440E78" w:rsidRPr="00326684" w14:paraId="33D7F166" w14:textId="77777777" w:rsidTr="46FA9180">
        <w:trPr>
          <w:cantSplit/>
          <w:trHeight w:val="432"/>
        </w:trPr>
        <w:tc>
          <w:tcPr>
            <w:tcW w:w="1538" w:type="dxa"/>
            <w:tcBorders>
              <w:top w:val="single" w:sz="6" w:space="0" w:color="auto"/>
              <w:left w:val="threeDEmboss" w:sz="6" w:space="0" w:color="auto"/>
              <w:bottom w:val="single" w:sz="6" w:space="0" w:color="auto"/>
              <w:right w:val="single" w:sz="6" w:space="0" w:color="auto"/>
            </w:tcBorders>
            <w:shd w:val="clear" w:color="auto" w:fill="auto"/>
            <w:vAlign w:val="center"/>
          </w:tcPr>
          <w:p w14:paraId="0CFEFFE6" w14:textId="77777777" w:rsidR="00440E78" w:rsidRDefault="00440E78" w:rsidP="00B24FDB">
            <w:pPr>
              <w:pStyle w:val="TableField-Center"/>
              <w:rPr>
                <w:rFonts w:ascii="Calibri Light" w:eastAsia="Calibri Light" w:hAnsi="Calibri Light" w:cs="Calibri Light"/>
              </w:rPr>
            </w:pPr>
            <w:r w:rsidRPr="25B35239">
              <w:rPr>
                <w:rFonts w:ascii="Calibri Light" w:eastAsia="Calibri Light" w:hAnsi="Calibri Light" w:cs="Calibri Light"/>
              </w:rPr>
              <w:t>FERA</w:t>
            </w:r>
          </w:p>
        </w:tc>
        <w:tc>
          <w:tcPr>
            <w:tcW w:w="7776" w:type="dxa"/>
            <w:tcBorders>
              <w:top w:val="single" w:sz="6" w:space="0" w:color="auto"/>
              <w:left w:val="single" w:sz="6" w:space="0" w:color="auto"/>
              <w:bottom w:val="single" w:sz="6" w:space="0" w:color="auto"/>
              <w:right w:val="threeDEmboss" w:sz="6" w:space="0" w:color="auto"/>
            </w:tcBorders>
            <w:shd w:val="clear" w:color="auto" w:fill="auto"/>
            <w:vAlign w:val="center"/>
          </w:tcPr>
          <w:p w14:paraId="2DABD35A" w14:textId="77777777" w:rsidR="00440E78" w:rsidRDefault="00440E78" w:rsidP="00B24FDB">
            <w:pPr>
              <w:pStyle w:val="TableField-Left"/>
              <w:rPr>
                <w:rFonts w:ascii="Calibri Light,Arial" w:eastAsia="Calibri Light,Arial" w:hAnsi="Calibri Light,Arial" w:cs="Calibri Light,Arial"/>
              </w:rPr>
            </w:pPr>
            <w:r w:rsidRPr="25B35239">
              <w:rPr>
                <w:rFonts w:ascii="Calibri Light" w:eastAsia="Calibri Light" w:hAnsi="Calibri Light" w:cs="Calibri Light"/>
              </w:rPr>
              <w:t>Federal Emergency Relief Administration</w:t>
            </w:r>
          </w:p>
        </w:tc>
      </w:tr>
      <w:tr w:rsidR="004A1496" w:rsidRPr="00326684" w14:paraId="65187680" w14:textId="77777777" w:rsidTr="46FA9180">
        <w:trPr>
          <w:cantSplit/>
          <w:trHeight w:val="432"/>
        </w:trPr>
        <w:tc>
          <w:tcPr>
            <w:tcW w:w="1538" w:type="dxa"/>
            <w:tcBorders>
              <w:top w:val="single" w:sz="6" w:space="0" w:color="auto"/>
              <w:left w:val="threeDEmboss" w:sz="6" w:space="0" w:color="auto"/>
              <w:bottom w:val="single" w:sz="6" w:space="0" w:color="auto"/>
              <w:right w:val="single" w:sz="6" w:space="0" w:color="auto"/>
            </w:tcBorders>
            <w:shd w:val="clear" w:color="auto" w:fill="auto"/>
            <w:vAlign w:val="center"/>
          </w:tcPr>
          <w:p w14:paraId="7E549764" w14:textId="77777777" w:rsidR="004A1496" w:rsidRPr="00E03CE8" w:rsidRDefault="004A1496" w:rsidP="00B24FDB">
            <w:pPr>
              <w:pStyle w:val="TableField-Center"/>
              <w:rPr>
                <w:rFonts w:ascii="Calibri Light" w:eastAsia="Calibri Light" w:hAnsi="Calibri Light" w:cs="Calibri Light"/>
              </w:rPr>
            </w:pPr>
            <w:r w:rsidRPr="25B35239">
              <w:rPr>
                <w:rFonts w:ascii="Calibri Light" w:eastAsia="Calibri Light" w:hAnsi="Calibri Light" w:cs="Calibri Light"/>
              </w:rPr>
              <w:t>HEER</w:t>
            </w:r>
          </w:p>
        </w:tc>
        <w:tc>
          <w:tcPr>
            <w:tcW w:w="7776" w:type="dxa"/>
            <w:tcBorders>
              <w:top w:val="single" w:sz="6" w:space="0" w:color="auto"/>
              <w:left w:val="single" w:sz="6" w:space="0" w:color="auto"/>
              <w:bottom w:val="single" w:sz="6" w:space="0" w:color="auto"/>
              <w:right w:val="threeDEmboss" w:sz="6" w:space="0" w:color="auto"/>
            </w:tcBorders>
            <w:shd w:val="clear" w:color="auto" w:fill="auto"/>
            <w:vAlign w:val="center"/>
          </w:tcPr>
          <w:p w14:paraId="0E40C028" w14:textId="77777777" w:rsidR="004A1496" w:rsidRPr="00E03CE8" w:rsidRDefault="004A1496" w:rsidP="1B56C294">
            <w:pPr>
              <w:pStyle w:val="TableField-Left"/>
              <w:rPr>
                <w:rFonts w:ascii="Calibri Light" w:eastAsia="Calibri Light" w:hAnsi="Calibri Light" w:cs="Calibri Light"/>
              </w:rPr>
            </w:pPr>
            <w:r w:rsidRPr="25B35239">
              <w:rPr>
                <w:rFonts w:ascii="Calibri Light" w:eastAsia="Calibri Light" w:hAnsi="Calibri Light" w:cs="Calibri Light"/>
              </w:rPr>
              <w:t>Home Energy Efficient Program</w:t>
            </w:r>
          </w:p>
        </w:tc>
      </w:tr>
      <w:tr w:rsidR="00B24FDB" w:rsidRPr="00326684" w14:paraId="3E41D1E1" w14:textId="77777777" w:rsidTr="46FA9180">
        <w:trPr>
          <w:cantSplit/>
          <w:trHeight w:val="432"/>
        </w:trPr>
        <w:tc>
          <w:tcPr>
            <w:tcW w:w="1538" w:type="dxa"/>
            <w:tcBorders>
              <w:top w:val="single" w:sz="6" w:space="0" w:color="auto"/>
              <w:left w:val="threeDEmboss" w:sz="6" w:space="0" w:color="auto"/>
              <w:bottom w:val="single" w:sz="6" w:space="0" w:color="auto"/>
              <w:right w:val="single" w:sz="6" w:space="0" w:color="auto"/>
            </w:tcBorders>
            <w:shd w:val="clear" w:color="auto" w:fill="auto"/>
            <w:vAlign w:val="center"/>
          </w:tcPr>
          <w:p w14:paraId="768700A3" w14:textId="77777777" w:rsidR="00B24FDB" w:rsidRPr="00E03CE8" w:rsidDel="002E385F" w:rsidRDefault="00B24FDB" w:rsidP="00B24FDB">
            <w:pPr>
              <w:pStyle w:val="TableField-Center"/>
              <w:rPr>
                <w:rFonts w:ascii="Calibri Light" w:eastAsia="Calibri Light" w:hAnsi="Calibri Light" w:cs="Calibri Light"/>
              </w:rPr>
            </w:pPr>
            <w:r w:rsidRPr="25B35239">
              <w:rPr>
                <w:rFonts w:ascii="Calibri Light" w:eastAsia="Calibri Light" w:hAnsi="Calibri Light" w:cs="Calibri Light"/>
              </w:rPr>
              <w:t>Hybris C4C</w:t>
            </w:r>
          </w:p>
        </w:tc>
        <w:tc>
          <w:tcPr>
            <w:tcW w:w="7776" w:type="dxa"/>
            <w:tcBorders>
              <w:top w:val="single" w:sz="6" w:space="0" w:color="auto"/>
              <w:left w:val="single" w:sz="6" w:space="0" w:color="auto"/>
              <w:bottom w:val="single" w:sz="6" w:space="0" w:color="auto"/>
              <w:right w:val="threeDEmboss" w:sz="6" w:space="0" w:color="auto"/>
            </w:tcBorders>
            <w:shd w:val="clear" w:color="auto" w:fill="auto"/>
            <w:vAlign w:val="center"/>
          </w:tcPr>
          <w:p w14:paraId="34305BE3" w14:textId="77777777" w:rsidR="00B24FDB" w:rsidRPr="00E03CE8" w:rsidRDefault="00533E4D" w:rsidP="1B56C294">
            <w:pPr>
              <w:pStyle w:val="TableField-Left"/>
              <w:rPr>
                <w:rFonts w:ascii="Calibri Light" w:eastAsia="Calibri Light" w:hAnsi="Calibri Light" w:cs="Calibri Light"/>
              </w:rPr>
            </w:pPr>
            <w:r w:rsidRPr="25B35239">
              <w:rPr>
                <w:rFonts w:ascii="Calibri Light" w:eastAsia="Calibri Light" w:hAnsi="Calibri Light" w:cs="Calibri Light"/>
              </w:rPr>
              <w:t>SAP Cloud for Customer Solution</w:t>
            </w:r>
          </w:p>
        </w:tc>
      </w:tr>
      <w:tr w:rsidR="00B24FDB" w:rsidRPr="00326684" w14:paraId="170B23FD" w14:textId="77777777" w:rsidTr="46FA9180">
        <w:trPr>
          <w:cantSplit/>
          <w:trHeight w:val="432"/>
        </w:trPr>
        <w:tc>
          <w:tcPr>
            <w:tcW w:w="1538" w:type="dxa"/>
            <w:tcBorders>
              <w:top w:val="single" w:sz="6" w:space="0" w:color="auto"/>
              <w:left w:val="threeDEmboss" w:sz="6" w:space="0" w:color="auto"/>
              <w:bottom w:val="single" w:sz="6" w:space="0" w:color="auto"/>
              <w:right w:val="single" w:sz="6" w:space="0" w:color="auto"/>
            </w:tcBorders>
            <w:shd w:val="clear" w:color="auto" w:fill="auto"/>
            <w:vAlign w:val="center"/>
          </w:tcPr>
          <w:p w14:paraId="7E1D8A56" w14:textId="77777777" w:rsidR="00B24FDB" w:rsidRPr="00E03CE8" w:rsidRDefault="00B24FDB" w:rsidP="00B24FDB">
            <w:pPr>
              <w:pStyle w:val="TableField-Center"/>
              <w:rPr>
                <w:rFonts w:ascii="Calibri Light" w:eastAsia="Calibri Light" w:hAnsi="Calibri Light" w:cs="Calibri Light"/>
              </w:rPr>
            </w:pPr>
            <w:r w:rsidRPr="25B35239">
              <w:rPr>
                <w:rFonts w:ascii="Calibri Light" w:eastAsia="Calibri Light" w:hAnsi="Calibri Light" w:cs="Calibri Light"/>
              </w:rPr>
              <w:t>IMG</w:t>
            </w:r>
          </w:p>
        </w:tc>
        <w:tc>
          <w:tcPr>
            <w:tcW w:w="7776" w:type="dxa"/>
            <w:tcBorders>
              <w:top w:val="single" w:sz="6" w:space="0" w:color="auto"/>
              <w:left w:val="single" w:sz="6" w:space="0" w:color="auto"/>
              <w:bottom w:val="single" w:sz="6" w:space="0" w:color="auto"/>
              <w:right w:val="threeDEmboss" w:sz="6" w:space="0" w:color="auto"/>
            </w:tcBorders>
            <w:shd w:val="clear" w:color="auto" w:fill="auto"/>
            <w:vAlign w:val="center"/>
          </w:tcPr>
          <w:p w14:paraId="4E511122" w14:textId="77777777" w:rsidR="00B24FDB" w:rsidRPr="00E03CE8" w:rsidRDefault="00B24FDB" w:rsidP="1B56C294">
            <w:pPr>
              <w:pStyle w:val="TableField-Left"/>
              <w:rPr>
                <w:rFonts w:ascii="Calibri Light" w:eastAsia="Calibri Light" w:hAnsi="Calibri Light" w:cs="Calibri Light"/>
              </w:rPr>
            </w:pPr>
            <w:r w:rsidRPr="25B35239">
              <w:rPr>
                <w:rFonts w:ascii="Calibri Light" w:eastAsia="Calibri Light" w:hAnsi="Calibri Light" w:cs="Calibri Light"/>
              </w:rPr>
              <w:t>SAP Implementation Guide – where configuration is performed</w:t>
            </w:r>
          </w:p>
        </w:tc>
      </w:tr>
      <w:tr w:rsidR="00B24FDB" w:rsidRPr="00326684" w14:paraId="4E3A2C89" w14:textId="77777777" w:rsidTr="46FA9180">
        <w:trPr>
          <w:cantSplit/>
          <w:trHeight w:val="432"/>
        </w:trPr>
        <w:tc>
          <w:tcPr>
            <w:tcW w:w="1538" w:type="dxa"/>
            <w:tcBorders>
              <w:top w:val="single" w:sz="6" w:space="0" w:color="auto"/>
              <w:left w:val="threeDEmboss" w:sz="6" w:space="0" w:color="auto"/>
              <w:bottom w:val="single" w:sz="6" w:space="0" w:color="auto"/>
              <w:right w:val="single" w:sz="6" w:space="0" w:color="auto"/>
            </w:tcBorders>
            <w:shd w:val="clear" w:color="auto" w:fill="auto"/>
            <w:vAlign w:val="center"/>
          </w:tcPr>
          <w:p w14:paraId="21706433" w14:textId="77777777" w:rsidR="00B24FDB" w:rsidRPr="00E03CE8" w:rsidRDefault="00B24FDB" w:rsidP="00B24FDB">
            <w:pPr>
              <w:pStyle w:val="TableField-Center"/>
              <w:rPr>
                <w:rFonts w:ascii="Calibri Light" w:eastAsia="Calibri Light" w:hAnsi="Calibri Light" w:cs="Calibri Light"/>
              </w:rPr>
            </w:pPr>
            <w:r w:rsidRPr="25B35239">
              <w:rPr>
                <w:rFonts w:ascii="Calibri Light" w:eastAsia="Calibri Light" w:hAnsi="Calibri Light" w:cs="Calibri Light"/>
              </w:rPr>
              <w:t>Level Pay Plan</w:t>
            </w:r>
            <w:r w:rsidRPr="25B35239">
              <w:rPr>
                <w:rFonts w:ascii="Calibri Light" w:eastAsia="Calibri Light" w:hAnsi="Calibri Light" w:cs="Calibri Light"/>
                <w:strike/>
              </w:rPr>
              <w:t>s</w:t>
            </w:r>
          </w:p>
        </w:tc>
        <w:tc>
          <w:tcPr>
            <w:tcW w:w="7776" w:type="dxa"/>
            <w:tcBorders>
              <w:top w:val="single" w:sz="6" w:space="0" w:color="auto"/>
              <w:left w:val="single" w:sz="6" w:space="0" w:color="auto"/>
              <w:bottom w:val="single" w:sz="6" w:space="0" w:color="auto"/>
              <w:right w:val="threeDEmboss" w:sz="6" w:space="0" w:color="auto"/>
            </w:tcBorders>
            <w:shd w:val="clear" w:color="auto" w:fill="auto"/>
            <w:vAlign w:val="center"/>
          </w:tcPr>
          <w:p w14:paraId="6FC0B059" w14:textId="77777777" w:rsidR="00B24FDB" w:rsidRPr="00E03CE8" w:rsidRDefault="00B24FDB" w:rsidP="1B56C294">
            <w:pPr>
              <w:pStyle w:val="TableField-Left"/>
              <w:rPr>
                <w:rFonts w:ascii="Calibri Light" w:eastAsia="Calibri Light" w:hAnsi="Calibri Light" w:cs="Calibri Light"/>
              </w:rPr>
            </w:pPr>
            <w:r w:rsidRPr="25B35239">
              <w:rPr>
                <w:rFonts w:ascii="Calibri Light" w:eastAsia="Calibri Light" w:hAnsi="Calibri Light" w:cs="Calibri Light"/>
              </w:rPr>
              <w:t>SAP equivalent term is Budget Billing.  Budget Billing allows customers to pay regular equal amounts over a yearly period.</w:t>
            </w:r>
          </w:p>
        </w:tc>
      </w:tr>
      <w:tr w:rsidR="00440E78" w:rsidRPr="00326684" w14:paraId="7AE5EDEA" w14:textId="77777777" w:rsidTr="46FA9180">
        <w:trPr>
          <w:cantSplit/>
          <w:trHeight w:val="432"/>
        </w:trPr>
        <w:tc>
          <w:tcPr>
            <w:tcW w:w="1538" w:type="dxa"/>
            <w:tcBorders>
              <w:top w:val="single" w:sz="6" w:space="0" w:color="auto"/>
              <w:left w:val="threeDEmboss" w:sz="6" w:space="0" w:color="auto"/>
              <w:bottom w:val="single" w:sz="6" w:space="0" w:color="auto"/>
              <w:right w:val="single" w:sz="6" w:space="0" w:color="auto"/>
            </w:tcBorders>
            <w:shd w:val="clear" w:color="auto" w:fill="auto"/>
            <w:vAlign w:val="center"/>
          </w:tcPr>
          <w:p w14:paraId="28CB5452" w14:textId="77777777" w:rsidR="00440E78" w:rsidRPr="00E03CE8" w:rsidRDefault="00440E78" w:rsidP="00B24FDB">
            <w:pPr>
              <w:pStyle w:val="TableField-Center"/>
              <w:rPr>
                <w:rFonts w:ascii="Calibri Light" w:eastAsia="Calibri Light" w:hAnsi="Calibri Light" w:cs="Calibri Light"/>
              </w:rPr>
            </w:pPr>
            <w:r w:rsidRPr="25B35239">
              <w:rPr>
                <w:rFonts w:ascii="Calibri Light" w:eastAsia="Calibri Light" w:hAnsi="Calibri Light" w:cs="Calibri Light"/>
              </w:rPr>
              <w:t>MBL</w:t>
            </w:r>
          </w:p>
        </w:tc>
        <w:tc>
          <w:tcPr>
            <w:tcW w:w="7776" w:type="dxa"/>
            <w:tcBorders>
              <w:top w:val="single" w:sz="6" w:space="0" w:color="auto"/>
              <w:left w:val="single" w:sz="6" w:space="0" w:color="auto"/>
              <w:bottom w:val="single" w:sz="6" w:space="0" w:color="auto"/>
              <w:right w:val="threeDEmboss" w:sz="6" w:space="0" w:color="auto"/>
            </w:tcBorders>
            <w:shd w:val="clear" w:color="auto" w:fill="auto"/>
            <w:vAlign w:val="center"/>
          </w:tcPr>
          <w:p w14:paraId="1B6E8B62" w14:textId="6D238F97" w:rsidR="00440E78" w:rsidRPr="00E03CE8" w:rsidRDefault="00440E78" w:rsidP="003E37BA">
            <w:pPr>
              <w:pStyle w:val="TableField-Left"/>
              <w:rPr>
                <w:rFonts w:ascii="Calibri Light" w:eastAsia="Calibri Light" w:hAnsi="Calibri Light" w:cs="Calibri Light"/>
              </w:rPr>
            </w:pPr>
            <w:r w:rsidRPr="25B35239">
              <w:rPr>
                <w:rFonts w:ascii="Calibri Light" w:eastAsia="Calibri Light" w:hAnsi="Calibri Light" w:cs="Calibri Light"/>
              </w:rPr>
              <w:t>Medical Base</w:t>
            </w:r>
            <w:r w:rsidR="003E37BA" w:rsidRPr="25B35239">
              <w:rPr>
                <w:rFonts w:ascii="Calibri Light" w:eastAsia="Calibri Light" w:hAnsi="Calibri Light" w:cs="Calibri Light"/>
              </w:rPr>
              <w:t>line</w:t>
            </w:r>
          </w:p>
        </w:tc>
      </w:tr>
      <w:tr w:rsidR="00B24FDB" w:rsidRPr="00326684" w14:paraId="24DFC608" w14:textId="77777777" w:rsidTr="46FA9180">
        <w:trPr>
          <w:cantSplit/>
          <w:trHeight w:val="432"/>
        </w:trPr>
        <w:tc>
          <w:tcPr>
            <w:tcW w:w="1538" w:type="dxa"/>
            <w:tcBorders>
              <w:top w:val="single" w:sz="6" w:space="0" w:color="auto"/>
              <w:left w:val="threeDEmboss" w:sz="6" w:space="0" w:color="auto"/>
              <w:bottom w:val="single" w:sz="6" w:space="0" w:color="auto"/>
              <w:right w:val="single" w:sz="6" w:space="0" w:color="auto"/>
            </w:tcBorders>
            <w:shd w:val="clear" w:color="auto" w:fill="auto"/>
            <w:vAlign w:val="center"/>
          </w:tcPr>
          <w:p w14:paraId="61E51681" w14:textId="77777777" w:rsidR="00B24FDB" w:rsidRPr="00E03CE8" w:rsidRDefault="00B24FDB" w:rsidP="00B24FDB">
            <w:pPr>
              <w:pStyle w:val="TableField-Center"/>
              <w:rPr>
                <w:rFonts w:ascii="Calibri Light" w:eastAsia="Calibri Light" w:hAnsi="Calibri Light" w:cs="Calibri Light"/>
              </w:rPr>
            </w:pPr>
            <w:r w:rsidRPr="25B35239">
              <w:rPr>
                <w:rFonts w:ascii="Calibri Light" w:eastAsia="Calibri Light" w:hAnsi="Calibri Light" w:cs="Calibri Light"/>
              </w:rPr>
              <w:t>Premise</w:t>
            </w:r>
          </w:p>
        </w:tc>
        <w:tc>
          <w:tcPr>
            <w:tcW w:w="7776" w:type="dxa"/>
            <w:tcBorders>
              <w:top w:val="single" w:sz="6" w:space="0" w:color="auto"/>
              <w:left w:val="single" w:sz="6" w:space="0" w:color="auto"/>
              <w:bottom w:val="single" w:sz="6" w:space="0" w:color="auto"/>
              <w:right w:val="threeDEmboss" w:sz="6" w:space="0" w:color="auto"/>
            </w:tcBorders>
            <w:shd w:val="clear" w:color="auto" w:fill="auto"/>
            <w:vAlign w:val="center"/>
          </w:tcPr>
          <w:p w14:paraId="2C9D2D4E" w14:textId="77777777" w:rsidR="00B24FDB" w:rsidRPr="00E03CE8" w:rsidRDefault="00B24FDB" w:rsidP="1B56C294">
            <w:pPr>
              <w:pStyle w:val="TableField-Left"/>
              <w:rPr>
                <w:rFonts w:ascii="Calibri Light" w:eastAsia="Calibri Light" w:hAnsi="Calibri Light" w:cs="Calibri Light"/>
              </w:rPr>
            </w:pPr>
            <w:r w:rsidRPr="25B35239">
              <w:rPr>
                <w:rFonts w:ascii="Calibri Light" w:eastAsia="Calibri Light" w:hAnsi="Calibri Light" w:cs="Calibri Light"/>
              </w:rPr>
              <w:t>Represents one of the SAP Technical Master Data object that is supplied with energy, for example, an apartment or factory. A premise can have several utility installations. The premise is allocated to a connection object and the address of that connection object</w:t>
            </w:r>
          </w:p>
        </w:tc>
      </w:tr>
      <w:tr w:rsidR="00B24FDB" w:rsidRPr="00326684" w14:paraId="4F28F49A" w14:textId="77777777" w:rsidTr="46FA9180">
        <w:trPr>
          <w:cantSplit/>
          <w:trHeight w:val="432"/>
        </w:trPr>
        <w:tc>
          <w:tcPr>
            <w:tcW w:w="1538" w:type="dxa"/>
            <w:tcBorders>
              <w:top w:val="single" w:sz="6" w:space="0" w:color="auto"/>
              <w:left w:val="threeDEmboss" w:sz="6" w:space="0" w:color="auto"/>
              <w:bottom w:val="single" w:sz="6" w:space="0" w:color="auto"/>
              <w:right w:val="single" w:sz="6" w:space="0" w:color="auto"/>
            </w:tcBorders>
            <w:shd w:val="clear" w:color="auto" w:fill="auto"/>
            <w:vAlign w:val="center"/>
          </w:tcPr>
          <w:p w14:paraId="37BCD954" w14:textId="77777777" w:rsidR="00B24FDB" w:rsidRPr="00E03CE8" w:rsidRDefault="00B24FDB" w:rsidP="00B24FDB">
            <w:pPr>
              <w:pStyle w:val="TableField-Center"/>
              <w:rPr>
                <w:rFonts w:ascii="Calibri Light" w:eastAsia="Calibri Light" w:hAnsi="Calibri Light" w:cs="Calibri Light"/>
              </w:rPr>
            </w:pPr>
            <w:r w:rsidRPr="25B35239">
              <w:rPr>
                <w:rFonts w:ascii="Calibri Light" w:eastAsia="Calibri Light" w:hAnsi="Calibri Light" w:cs="Calibri Light"/>
              </w:rPr>
              <w:t>Property</w:t>
            </w:r>
          </w:p>
        </w:tc>
        <w:tc>
          <w:tcPr>
            <w:tcW w:w="7776" w:type="dxa"/>
            <w:tcBorders>
              <w:top w:val="single" w:sz="6" w:space="0" w:color="auto"/>
              <w:left w:val="single" w:sz="6" w:space="0" w:color="auto"/>
              <w:bottom w:val="single" w:sz="6" w:space="0" w:color="auto"/>
              <w:right w:val="threeDEmboss" w:sz="6" w:space="0" w:color="auto"/>
            </w:tcBorders>
            <w:shd w:val="clear" w:color="auto" w:fill="auto"/>
            <w:vAlign w:val="center"/>
          </w:tcPr>
          <w:p w14:paraId="62EA3CBC" w14:textId="77777777" w:rsidR="00B24FDB" w:rsidRPr="00E03CE8" w:rsidRDefault="00B24FDB" w:rsidP="1B56C294">
            <w:pPr>
              <w:pStyle w:val="TableField-Left"/>
              <w:rPr>
                <w:rFonts w:ascii="Calibri Light" w:eastAsia="Calibri Light" w:hAnsi="Calibri Light" w:cs="Calibri Light"/>
              </w:rPr>
            </w:pPr>
            <w:r w:rsidRPr="25B35239">
              <w:rPr>
                <w:rFonts w:ascii="Calibri Light" w:eastAsia="Calibri Light" w:hAnsi="Calibri Light" w:cs="Calibri Light"/>
              </w:rPr>
              <w:t>Standard SAP object that is primarily used for arranging agreements with the owner concerning automatic move-in. It also stores an owner history for installations that are part of owner allocation process</w:t>
            </w:r>
          </w:p>
        </w:tc>
      </w:tr>
      <w:tr w:rsidR="00B24FDB" w:rsidRPr="00326684" w14:paraId="0A1DCBA3" w14:textId="77777777" w:rsidTr="46FA9180">
        <w:trPr>
          <w:cantSplit/>
          <w:trHeight w:val="432"/>
        </w:trPr>
        <w:tc>
          <w:tcPr>
            <w:tcW w:w="1538" w:type="dxa"/>
            <w:tcBorders>
              <w:top w:val="single" w:sz="6" w:space="0" w:color="auto"/>
              <w:left w:val="threeDEmboss" w:sz="6" w:space="0" w:color="auto"/>
              <w:bottom w:val="single" w:sz="6" w:space="0" w:color="auto"/>
              <w:right w:val="single" w:sz="6" w:space="0" w:color="auto"/>
            </w:tcBorders>
            <w:shd w:val="clear" w:color="auto" w:fill="auto"/>
            <w:vAlign w:val="center"/>
          </w:tcPr>
          <w:p w14:paraId="713C9EE5" w14:textId="77777777" w:rsidR="00B24FDB" w:rsidRPr="00E03CE8" w:rsidRDefault="00B24FDB" w:rsidP="00870013">
            <w:pPr>
              <w:pStyle w:val="TableField-Center"/>
              <w:rPr>
                <w:rFonts w:ascii="Calibri Light" w:eastAsia="Calibri Light" w:hAnsi="Calibri Light" w:cs="Calibri Light"/>
              </w:rPr>
            </w:pPr>
            <w:r w:rsidRPr="25B35239">
              <w:rPr>
                <w:rFonts w:ascii="Calibri Light" w:eastAsia="Calibri Light" w:hAnsi="Calibri Light" w:cs="Calibri Light"/>
              </w:rPr>
              <w:t>S/4HANA</w:t>
            </w:r>
          </w:p>
        </w:tc>
        <w:tc>
          <w:tcPr>
            <w:tcW w:w="7776" w:type="dxa"/>
            <w:tcBorders>
              <w:top w:val="single" w:sz="6" w:space="0" w:color="auto"/>
              <w:left w:val="single" w:sz="6" w:space="0" w:color="auto"/>
              <w:bottom w:val="single" w:sz="6" w:space="0" w:color="auto"/>
              <w:right w:val="threeDEmboss" w:sz="6" w:space="0" w:color="auto"/>
            </w:tcBorders>
            <w:shd w:val="clear" w:color="auto" w:fill="auto"/>
            <w:vAlign w:val="center"/>
          </w:tcPr>
          <w:p w14:paraId="3DA8A70F" w14:textId="77777777" w:rsidR="00B24FDB" w:rsidRPr="00E03CE8" w:rsidRDefault="00533E4D" w:rsidP="1B56C294">
            <w:pPr>
              <w:pStyle w:val="TableField-Left"/>
              <w:rPr>
                <w:rFonts w:ascii="Calibri Light" w:eastAsia="Calibri Light" w:hAnsi="Calibri Light" w:cs="Calibri Light"/>
              </w:rPr>
            </w:pPr>
            <w:r w:rsidRPr="25B35239">
              <w:rPr>
                <w:rFonts w:ascii="Calibri Light" w:eastAsia="Calibri Light" w:hAnsi="Calibri Light" w:cs="Calibri Light"/>
              </w:rPr>
              <w:t>SAP HANA 4 Business Suite</w:t>
            </w:r>
          </w:p>
        </w:tc>
      </w:tr>
      <w:tr w:rsidR="00B24FDB" w:rsidRPr="00326684" w14:paraId="4E5094EA" w14:textId="77777777" w:rsidTr="46FA9180">
        <w:trPr>
          <w:cantSplit/>
          <w:trHeight w:val="432"/>
        </w:trPr>
        <w:tc>
          <w:tcPr>
            <w:tcW w:w="1538" w:type="dxa"/>
            <w:tcBorders>
              <w:top w:val="single" w:sz="6" w:space="0" w:color="auto"/>
              <w:left w:val="threeDEmboss" w:sz="6" w:space="0" w:color="auto"/>
              <w:bottom w:val="single" w:sz="6" w:space="0" w:color="auto"/>
              <w:right w:val="single" w:sz="6" w:space="0" w:color="auto"/>
            </w:tcBorders>
            <w:shd w:val="clear" w:color="auto" w:fill="auto"/>
            <w:vAlign w:val="center"/>
          </w:tcPr>
          <w:p w14:paraId="3419CFE2" w14:textId="77777777" w:rsidR="00B24FDB" w:rsidRPr="00E03CE8" w:rsidRDefault="00B24FDB" w:rsidP="00B24FDB">
            <w:pPr>
              <w:pStyle w:val="TableField-Center"/>
              <w:rPr>
                <w:rFonts w:ascii="Calibri Light" w:eastAsia="Calibri Light" w:hAnsi="Calibri Light" w:cs="Calibri Light"/>
              </w:rPr>
            </w:pPr>
            <w:r w:rsidRPr="25B35239">
              <w:rPr>
                <w:rFonts w:ascii="Calibri Light" w:eastAsia="Calibri Light" w:hAnsi="Calibri Light" w:cs="Calibri Light"/>
              </w:rPr>
              <w:t>SCE</w:t>
            </w:r>
          </w:p>
        </w:tc>
        <w:tc>
          <w:tcPr>
            <w:tcW w:w="7776" w:type="dxa"/>
            <w:tcBorders>
              <w:top w:val="single" w:sz="6" w:space="0" w:color="auto"/>
              <w:left w:val="single" w:sz="6" w:space="0" w:color="auto"/>
              <w:bottom w:val="single" w:sz="6" w:space="0" w:color="auto"/>
              <w:right w:val="threeDEmboss" w:sz="6" w:space="0" w:color="auto"/>
            </w:tcBorders>
            <w:shd w:val="clear" w:color="auto" w:fill="auto"/>
            <w:vAlign w:val="center"/>
          </w:tcPr>
          <w:p w14:paraId="5D48D642" w14:textId="77777777" w:rsidR="00B24FDB" w:rsidRPr="00E03CE8" w:rsidRDefault="00B24FDB" w:rsidP="1B56C294">
            <w:pPr>
              <w:pStyle w:val="TableField-Left"/>
              <w:rPr>
                <w:rFonts w:ascii="Calibri Light" w:eastAsia="Calibri Light" w:hAnsi="Calibri Light" w:cs="Calibri Light"/>
              </w:rPr>
            </w:pPr>
            <w:r w:rsidRPr="25B35239">
              <w:rPr>
                <w:rFonts w:ascii="Calibri Light" w:eastAsia="Calibri Light" w:hAnsi="Calibri Light" w:cs="Calibri Light"/>
              </w:rPr>
              <w:t>Southern California Edison</w:t>
            </w:r>
          </w:p>
        </w:tc>
      </w:tr>
      <w:tr w:rsidR="00B24FDB" w:rsidRPr="00326684" w14:paraId="689AE29B" w14:textId="77777777" w:rsidTr="46FA9180">
        <w:trPr>
          <w:cantSplit/>
          <w:trHeight w:val="432"/>
        </w:trPr>
        <w:tc>
          <w:tcPr>
            <w:tcW w:w="1538" w:type="dxa"/>
            <w:tcBorders>
              <w:top w:val="single" w:sz="6" w:space="0" w:color="auto"/>
              <w:left w:val="threeDEmboss" w:sz="6" w:space="0" w:color="auto"/>
              <w:bottom w:val="single" w:sz="6" w:space="0" w:color="auto"/>
              <w:right w:val="single" w:sz="6" w:space="0" w:color="auto"/>
            </w:tcBorders>
            <w:shd w:val="clear" w:color="auto" w:fill="auto"/>
            <w:vAlign w:val="center"/>
          </w:tcPr>
          <w:p w14:paraId="046DC747" w14:textId="77777777" w:rsidR="00B24FDB" w:rsidRPr="00E03CE8" w:rsidRDefault="00B24FDB" w:rsidP="00B24FDB">
            <w:pPr>
              <w:pStyle w:val="TableField-Center"/>
              <w:rPr>
                <w:rFonts w:ascii="Calibri Light" w:eastAsia="Calibri Light" w:hAnsi="Calibri Light" w:cs="Calibri Light"/>
              </w:rPr>
            </w:pPr>
            <w:r w:rsidRPr="25B35239">
              <w:rPr>
                <w:rFonts w:ascii="Calibri Light" w:eastAsia="Calibri Light" w:hAnsi="Calibri Light" w:cs="Calibri Light"/>
              </w:rPr>
              <w:t>Summary Billing</w:t>
            </w:r>
          </w:p>
        </w:tc>
        <w:tc>
          <w:tcPr>
            <w:tcW w:w="7776" w:type="dxa"/>
            <w:tcBorders>
              <w:top w:val="single" w:sz="6" w:space="0" w:color="auto"/>
              <w:left w:val="single" w:sz="6" w:space="0" w:color="auto"/>
              <w:bottom w:val="single" w:sz="6" w:space="0" w:color="auto"/>
              <w:right w:val="threeDEmboss" w:sz="6" w:space="0" w:color="auto"/>
            </w:tcBorders>
            <w:shd w:val="clear" w:color="auto" w:fill="auto"/>
            <w:vAlign w:val="center"/>
          </w:tcPr>
          <w:p w14:paraId="0282A259" w14:textId="77777777" w:rsidR="00B24FDB" w:rsidRPr="00E03CE8" w:rsidRDefault="00B24FDB" w:rsidP="1B56C294">
            <w:pPr>
              <w:pStyle w:val="TableField-Left"/>
              <w:rPr>
                <w:rFonts w:ascii="Calibri Light" w:eastAsia="Calibri Light" w:hAnsi="Calibri Light" w:cs="Calibri Light"/>
              </w:rPr>
            </w:pPr>
            <w:r w:rsidRPr="25B35239">
              <w:rPr>
                <w:rFonts w:ascii="Calibri Light" w:eastAsia="Calibri Light" w:hAnsi="Calibri Light" w:cs="Calibri Light"/>
              </w:rPr>
              <w:t>Standard SAP functionality that enables the invoicing of multiple Contract Accounts under one Parent Contract Account (Consolidated Summary Billing).  SAP equivalent is Collective Billing.</w:t>
            </w:r>
          </w:p>
        </w:tc>
      </w:tr>
      <w:tr w:rsidR="00B24FDB" w:rsidRPr="00326684" w14:paraId="2977DBB3" w14:textId="77777777" w:rsidTr="46FA9180">
        <w:trPr>
          <w:cantSplit/>
          <w:trHeight w:val="432"/>
        </w:trPr>
        <w:tc>
          <w:tcPr>
            <w:tcW w:w="1538" w:type="dxa"/>
            <w:tcBorders>
              <w:top w:val="single" w:sz="6" w:space="0" w:color="auto"/>
              <w:left w:val="threeDEmboss" w:sz="6" w:space="0" w:color="auto"/>
              <w:bottom w:val="single" w:sz="6" w:space="0" w:color="auto"/>
              <w:right w:val="single" w:sz="6" w:space="0" w:color="auto"/>
            </w:tcBorders>
            <w:shd w:val="clear" w:color="auto" w:fill="auto"/>
            <w:vAlign w:val="center"/>
          </w:tcPr>
          <w:p w14:paraId="18F44FF2" w14:textId="77777777" w:rsidR="00B24FDB" w:rsidRPr="00E03CE8" w:rsidRDefault="00B24FDB" w:rsidP="00B24FDB">
            <w:pPr>
              <w:pStyle w:val="TableField-Center"/>
              <w:rPr>
                <w:rFonts w:ascii="Calibri Light" w:eastAsia="Calibri Light" w:hAnsi="Calibri Light" w:cs="Calibri Light"/>
              </w:rPr>
            </w:pPr>
            <w:r w:rsidRPr="25B35239">
              <w:rPr>
                <w:rFonts w:ascii="Calibri Light" w:eastAsia="Calibri Light" w:hAnsi="Calibri Light" w:cs="Calibri Light"/>
              </w:rPr>
              <w:t>TCODE</w:t>
            </w:r>
          </w:p>
        </w:tc>
        <w:tc>
          <w:tcPr>
            <w:tcW w:w="7776" w:type="dxa"/>
            <w:tcBorders>
              <w:top w:val="single" w:sz="6" w:space="0" w:color="auto"/>
              <w:left w:val="single" w:sz="6" w:space="0" w:color="auto"/>
              <w:bottom w:val="single" w:sz="6" w:space="0" w:color="auto"/>
              <w:right w:val="threeDEmboss" w:sz="6" w:space="0" w:color="auto"/>
            </w:tcBorders>
            <w:shd w:val="clear" w:color="auto" w:fill="auto"/>
            <w:vAlign w:val="center"/>
          </w:tcPr>
          <w:p w14:paraId="6FABB627" w14:textId="77777777" w:rsidR="00B24FDB" w:rsidRPr="00E03CE8" w:rsidRDefault="00B24FDB" w:rsidP="1B56C294">
            <w:pPr>
              <w:pStyle w:val="TableField-Left"/>
              <w:rPr>
                <w:rFonts w:ascii="Calibri Light" w:eastAsia="Calibri Light" w:hAnsi="Calibri Light" w:cs="Calibri Light"/>
              </w:rPr>
            </w:pPr>
            <w:r w:rsidRPr="25B35239">
              <w:rPr>
                <w:rFonts w:ascii="Calibri Light" w:eastAsia="Calibri Light" w:hAnsi="Calibri Light" w:cs="Calibri Light"/>
              </w:rPr>
              <w:t>Transaction Code  Description</w:t>
            </w:r>
          </w:p>
        </w:tc>
      </w:tr>
      <w:tr w:rsidR="00B24FDB" w:rsidRPr="00326684" w14:paraId="3A732550" w14:textId="77777777" w:rsidTr="46FA9180">
        <w:trPr>
          <w:cantSplit/>
          <w:trHeight w:val="432"/>
        </w:trPr>
        <w:tc>
          <w:tcPr>
            <w:tcW w:w="1538" w:type="dxa"/>
            <w:tcBorders>
              <w:top w:val="single" w:sz="6" w:space="0" w:color="auto"/>
              <w:left w:val="threeDEmboss" w:sz="6" w:space="0" w:color="auto"/>
              <w:bottom w:val="single" w:sz="6" w:space="0" w:color="auto"/>
              <w:right w:val="single" w:sz="6" w:space="0" w:color="auto"/>
            </w:tcBorders>
            <w:shd w:val="clear" w:color="auto" w:fill="auto"/>
            <w:vAlign w:val="center"/>
          </w:tcPr>
          <w:p w14:paraId="76341A4C" w14:textId="77777777" w:rsidR="00B24FDB" w:rsidRPr="00E03CE8" w:rsidRDefault="00B24FDB" w:rsidP="00B24FDB">
            <w:pPr>
              <w:pStyle w:val="TableField-Center"/>
              <w:rPr>
                <w:rFonts w:ascii="Calibri Light" w:eastAsia="Calibri Light" w:hAnsi="Calibri Light" w:cs="Calibri Light"/>
              </w:rPr>
            </w:pPr>
            <w:r w:rsidRPr="25B35239">
              <w:rPr>
                <w:rFonts w:ascii="Calibri Light" w:eastAsia="Calibri Light" w:hAnsi="Calibri Light" w:cs="Calibri Light"/>
              </w:rPr>
              <w:t>TMD</w:t>
            </w:r>
          </w:p>
        </w:tc>
        <w:tc>
          <w:tcPr>
            <w:tcW w:w="7776" w:type="dxa"/>
            <w:tcBorders>
              <w:top w:val="single" w:sz="6" w:space="0" w:color="auto"/>
              <w:left w:val="single" w:sz="6" w:space="0" w:color="auto"/>
              <w:bottom w:val="single" w:sz="6" w:space="0" w:color="auto"/>
              <w:right w:val="threeDEmboss" w:sz="6" w:space="0" w:color="auto"/>
            </w:tcBorders>
            <w:shd w:val="clear" w:color="auto" w:fill="auto"/>
            <w:vAlign w:val="center"/>
          </w:tcPr>
          <w:p w14:paraId="47E1BF42" w14:textId="77777777" w:rsidR="00B24FDB" w:rsidRPr="00E03CE8" w:rsidRDefault="00B24FDB" w:rsidP="1B56C294">
            <w:pPr>
              <w:pStyle w:val="TableField-Left"/>
              <w:rPr>
                <w:rFonts w:ascii="Calibri Light" w:eastAsia="Calibri Light" w:hAnsi="Calibri Light" w:cs="Calibri Light"/>
              </w:rPr>
            </w:pPr>
            <w:r w:rsidRPr="25B35239">
              <w:rPr>
                <w:rFonts w:ascii="Calibri Light" w:eastAsia="Calibri Light" w:hAnsi="Calibri Light" w:cs="Calibri Light"/>
              </w:rPr>
              <w:t>SAP Technical Master Data e.g. Connection Object, Premise and Device Location</w:t>
            </w:r>
          </w:p>
        </w:tc>
      </w:tr>
      <w:tr w:rsidR="004A1496" w:rsidRPr="00326684" w14:paraId="0A35F3ED" w14:textId="77777777" w:rsidTr="46FA9180">
        <w:trPr>
          <w:cantSplit/>
          <w:trHeight w:val="432"/>
        </w:trPr>
        <w:tc>
          <w:tcPr>
            <w:tcW w:w="1538" w:type="dxa"/>
            <w:tcBorders>
              <w:top w:val="single" w:sz="6" w:space="0" w:color="auto"/>
              <w:left w:val="threeDEmboss" w:sz="6" w:space="0" w:color="auto"/>
              <w:bottom w:val="threeDEmboss" w:sz="6" w:space="0" w:color="auto"/>
              <w:right w:val="single" w:sz="6" w:space="0" w:color="auto"/>
            </w:tcBorders>
            <w:shd w:val="clear" w:color="auto" w:fill="auto"/>
            <w:vAlign w:val="center"/>
          </w:tcPr>
          <w:p w14:paraId="6E6B3BD6" w14:textId="77777777" w:rsidR="004A1496" w:rsidRPr="00E03CE8" w:rsidRDefault="004A1496" w:rsidP="00B24FDB">
            <w:pPr>
              <w:pStyle w:val="TableField-Center"/>
              <w:rPr>
                <w:rFonts w:ascii="Calibri Light" w:eastAsia="Calibri Light" w:hAnsi="Calibri Light" w:cs="Calibri Light"/>
              </w:rPr>
            </w:pPr>
            <w:r w:rsidRPr="25B35239">
              <w:rPr>
                <w:rFonts w:ascii="Calibri Light" w:eastAsia="Calibri Light" w:hAnsi="Calibri Light" w:cs="Calibri Light"/>
              </w:rPr>
              <w:t>xECM</w:t>
            </w:r>
          </w:p>
        </w:tc>
        <w:tc>
          <w:tcPr>
            <w:tcW w:w="7776" w:type="dxa"/>
            <w:tcBorders>
              <w:top w:val="single" w:sz="6" w:space="0" w:color="auto"/>
              <w:left w:val="single" w:sz="6" w:space="0" w:color="auto"/>
              <w:bottom w:val="threeDEmboss" w:sz="6" w:space="0" w:color="auto"/>
              <w:right w:val="threeDEmboss" w:sz="6" w:space="0" w:color="auto"/>
            </w:tcBorders>
            <w:shd w:val="clear" w:color="auto" w:fill="auto"/>
            <w:vAlign w:val="center"/>
          </w:tcPr>
          <w:p w14:paraId="22E36F6A" w14:textId="77777777" w:rsidR="004A1496" w:rsidRPr="00E03CE8" w:rsidRDefault="004A1496" w:rsidP="1B56C294">
            <w:pPr>
              <w:pStyle w:val="TableField-Left"/>
              <w:rPr>
                <w:rFonts w:ascii="Calibri Light" w:eastAsia="Calibri Light" w:hAnsi="Calibri Light" w:cs="Calibri Light"/>
              </w:rPr>
            </w:pPr>
            <w:r w:rsidRPr="25B35239">
              <w:rPr>
                <w:rFonts w:ascii="Calibri Light" w:eastAsia="Calibri Light" w:hAnsi="Calibri Light" w:cs="Calibri Light"/>
              </w:rPr>
              <w:t>Extended Enterprise Content Management</w:t>
            </w:r>
          </w:p>
        </w:tc>
      </w:tr>
    </w:tbl>
    <w:p w14:paraId="52DB8A56" w14:textId="77777777" w:rsidR="00235DC6" w:rsidRPr="006B24F0" w:rsidRDefault="00235DC6" w:rsidP="00235DC6">
      <w:pPr>
        <w:pStyle w:val="Heading2Text"/>
        <w:rPr>
          <w:rFonts w:ascii="Calibri Light,Arial" w:eastAsia="Calibri Light,Arial" w:hAnsi="Calibri Light,Arial" w:cs="Calibri Light,Arial"/>
        </w:rPr>
      </w:pPr>
      <w:r w:rsidRPr="25B35239">
        <w:rPr>
          <w:rFonts w:ascii="Calibri Light" w:eastAsia="Calibri Light" w:hAnsi="Calibri Light" w:cs="Calibri Light"/>
        </w:rPr>
        <w:t xml:space="preserve">Additional terms may be found in APSE </w:t>
      </w:r>
      <w:hyperlink r:id="rId13" w:history="1">
        <w:r w:rsidRPr="25B35239">
          <w:rPr>
            <w:rStyle w:val="Hyperlink"/>
            <w:rFonts w:ascii="Calibri Light" w:eastAsia="Calibri Light" w:hAnsi="Calibri Light" w:cs="Calibri Light"/>
          </w:rPr>
          <w:t>General Document # 32 CSRP Glossary</w:t>
        </w:r>
      </w:hyperlink>
    </w:p>
    <w:p w14:paraId="4B56EAC5" w14:textId="77777777" w:rsidR="00235DC6" w:rsidRDefault="00235DC6" w:rsidP="0032555C">
      <w:pPr>
        <w:pStyle w:val="Heading2Text"/>
        <w:ind w:left="0"/>
      </w:pPr>
    </w:p>
    <w:p w14:paraId="60796620" w14:textId="77777777" w:rsidR="00E0118B" w:rsidRDefault="00E0118B" w:rsidP="0012557A">
      <w:pPr>
        <w:pStyle w:val="Heading1"/>
      </w:pPr>
      <w:bookmarkStart w:id="29" w:name="_Toc406588300"/>
      <w:bookmarkStart w:id="30" w:name="_Toc491613806"/>
      <w:bookmarkStart w:id="31" w:name="_Toc512875775"/>
      <w:r w:rsidRPr="00444FFD">
        <w:lastRenderedPageBreak/>
        <w:t>Business Process Design</w:t>
      </w:r>
      <w:bookmarkEnd w:id="29"/>
      <w:bookmarkEnd w:id="30"/>
      <w:bookmarkEnd w:id="31"/>
    </w:p>
    <w:p w14:paraId="2C4FBC4F" w14:textId="315C5B34" w:rsidR="00B263C1" w:rsidRDefault="00B263C1" w:rsidP="005C3700">
      <w:pPr>
        <w:pStyle w:val="Heading2Text"/>
        <w:ind w:left="540"/>
        <w:rPr>
          <w:rFonts w:ascii="Calibri Light,Arial" w:eastAsia="Calibri Light,Arial" w:hAnsi="Calibri Light,Arial" w:cs="Calibri Light,Arial"/>
        </w:rPr>
      </w:pPr>
      <w:r w:rsidRPr="25B35239">
        <w:rPr>
          <w:rFonts w:ascii="Calibri Light" w:eastAsia="Calibri Light" w:hAnsi="Calibri Light" w:cs="Calibri Light"/>
        </w:rPr>
        <w:t xml:space="preserve">Inbound correspondence is correspondence that customer sent to SCE via various communication channels such as email, </w:t>
      </w:r>
      <w:r w:rsidR="0020644C" w:rsidRPr="25B35239">
        <w:rPr>
          <w:rFonts w:ascii="Calibri Light" w:eastAsia="Calibri Light" w:hAnsi="Calibri Light" w:cs="Calibri Light"/>
        </w:rPr>
        <w:t>voice, SMS</w:t>
      </w:r>
      <w:r w:rsidR="00BC7EA6" w:rsidRPr="25B35239">
        <w:rPr>
          <w:rFonts w:ascii="Calibri Light" w:eastAsia="Calibri Light" w:hAnsi="Calibri Light" w:cs="Calibri Light"/>
        </w:rPr>
        <w:t xml:space="preserve">, TTY </w:t>
      </w:r>
      <w:r w:rsidRPr="25B35239">
        <w:rPr>
          <w:rFonts w:ascii="Calibri Light" w:eastAsia="Calibri Light" w:hAnsi="Calibri Light" w:cs="Calibri Light"/>
        </w:rPr>
        <w:t xml:space="preserve">e-Fax, </w:t>
      </w:r>
      <w:r w:rsidR="004556D6" w:rsidRPr="25B35239">
        <w:rPr>
          <w:rFonts w:ascii="Calibri Light" w:eastAsia="Calibri Light" w:hAnsi="Calibri Light" w:cs="Calibri Light"/>
        </w:rPr>
        <w:t>Fax</w:t>
      </w:r>
      <w:r w:rsidR="00D1729A">
        <w:rPr>
          <w:rFonts w:ascii="Calibri Light" w:eastAsia="Calibri Light" w:hAnsi="Calibri Light" w:cs="Calibri Light"/>
        </w:rPr>
        <w:t>,</w:t>
      </w:r>
      <w:r w:rsidR="00BC7EA6" w:rsidRPr="25B35239">
        <w:rPr>
          <w:rFonts w:ascii="Calibri Light" w:eastAsia="Calibri Light" w:hAnsi="Calibri Light" w:cs="Calibri Light"/>
        </w:rPr>
        <w:t xml:space="preserve"> and</w:t>
      </w:r>
      <w:r w:rsidRPr="25B35239">
        <w:rPr>
          <w:rFonts w:ascii="Calibri Light" w:eastAsia="Calibri Light" w:hAnsi="Calibri Light" w:cs="Calibri Light"/>
        </w:rPr>
        <w:t xml:space="preserve"> US ma</w:t>
      </w:r>
      <w:r w:rsidR="00636247" w:rsidRPr="25B35239">
        <w:rPr>
          <w:rFonts w:ascii="Calibri Light" w:eastAsia="Calibri Light" w:hAnsi="Calibri Light" w:cs="Calibri Light"/>
        </w:rPr>
        <w:t>il</w:t>
      </w:r>
      <w:r w:rsidR="00BC7EA6" w:rsidRPr="25B35239">
        <w:rPr>
          <w:rFonts w:ascii="Calibri Light,Arial" w:eastAsia="Calibri Light,Arial" w:hAnsi="Calibri Light,Arial" w:cs="Calibri Light,Arial"/>
        </w:rPr>
        <w:t>.</w:t>
      </w:r>
    </w:p>
    <w:p w14:paraId="09F7DEA5" w14:textId="798942F7" w:rsidR="00A9448A" w:rsidRDefault="008F492D" w:rsidP="005C3700">
      <w:pPr>
        <w:pStyle w:val="Heading2Text"/>
        <w:ind w:left="540"/>
        <w:rPr>
          <w:rFonts w:ascii="Calibri Light,Arial" w:eastAsia="Calibri Light,Arial" w:hAnsi="Calibri Light,Arial" w:cs="Calibri Light,Arial"/>
        </w:rPr>
      </w:pPr>
      <w:r w:rsidRPr="25B35239">
        <w:rPr>
          <w:rFonts w:ascii="Calibri Light" w:eastAsia="Calibri Light" w:hAnsi="Calibri Light" w:cs="Calibri Light"/>
        </w:rPr>
        <w:t>Examples of i</w:t>
      </w:r>
      <w:r w:rsidR="00B263C1" w:rsidRPr="25B35239">
        <w:rPr>
          <w:rFonts w:ascii="Calibri Light" w:eastAsia="Calibri Light" w:hAnsi="Calibri Light" w:cs="Calibri Light"/>
        </w:rPr>
        <w:t xml:space="preserve">nbound correspondence can be </w:t>
      </w:r>
      <w:r w:rsidR="00A9448A" w:rsidRPr="25B35239">
        <w:rPr>
          <w:rFonts w:ascii="Calibri Light" w:eastAsia="Calibri Light" w:hAnsi="Calibri Light" w:cs="Calibri Light"/>
        </w:rPr>
        <w:t>any of the following:</w:t>
      </w:r>
    </w:p>
    <w:p w14:paraId="05251F69" w14:textId="69158784" w:rsidR="00A9448A" w:rsidRDefault="00A9448A" w:rsidP="00A9448A">
      <w:pPr>
        <w:pStyle w:val="Heading2Text"/>
        <w:numPr>
          <w:ilvl w:val="0"/>
          <w:numId w:val="35"/>
        </w:numPr>
        <w:rPr>
          <w:rFonts w:ascii="Calibri Light,Arial" w:eastAsia="Calibri Light,Arial" w:hAnsi="Calibri Light,Arial" w:cs="Calibri Light,Arial"/>
        </w:rPr>
      </w:pPr>
      <w:r w:rsidRPr="25B35239">
        <w:rPr>
          <w:rFonts w:ascii="Calibri Light" w:eastAsia="Calibri Light" w:hAnsi="Calibri Light" w:cs="Calibri Light"/>
        </w:rPr>
        <w:t>A</w:t>
      </w:r>
      <w:r w:rsidR="00B263C1" w:rsidRPr="25B35239">
        <w:rPr>
          <w:rFonts w:ascii="Calibri Light" w:eastAsia="Calibri Light" w:hAnsi="Calibri Light" w:cs="Calibri Light"/>
        </w:rPr>
        <w:t xml:space="preserve">pplication form </w:t>
      </w:r>
      <w:r w:rsidR="00D83F34" w:rsidRPr="25B35239">
        <w:rPr>
          <w:rFonts w:ascii="Calibri Light" w:eastAsia="Calibri Light" w:hAnsi="Calibri Light" w:cs="Calibri Light"/>
        </w:rPr>
        <w:t xml:space="preserve">for P&amp;P </w:t>
      </w:r>
      <w:r w:rsidR="00B263C1" w:rsidRPr="25B35239">
        <w:rPr>
          <w:rFonts w:ascii="Calibri Light" w:eastAsia="Calibri Light" w:hAnsi="Calibri Light" w:cs="Calibri Light"/>
        </w:rPr>
        <w:t xml:space="preserve">such as </w:t>
      </w:r>
      <w:r w:rsidR="006032F7" w:rsidRPr="25B35239">
        <w:rPr>
          <w:rFonts w:ascii="Calibri Light" w:eastAsia="Calibri Light" w:hAnsi="Calibri Light" w:cs="Calibri Light"/>
        </w:rPr>
        <w:t xml:space="preserve">HEER, </w:t>
      </w:r>
      <w:r w:rsidR="00B263C1" w:rsidRPr="25B35239">
        <w:rPr>
          <w:rFonts w:ascii="Calibri Light" w:eastAsia="Calibri Light" w:hAnsi="Calibri Light" w:cs="Calibri Light"/>
        </w:rPr>
        <w:t>CARE</w:t>
      </w:r>
      <w:r w:rsidR="006032F7" w:rsidRPr="25B35239">
        <w:rPr>
          <w:rFonts w:ascii="Calibri Light" w:eastAsia="Calibri Light" w:hAnsi="Calibri Light" w:cs="Calibri Light"/>
        </w:rPr>
        <w:t>, FERA</w:t>
      </w:r>
      <w:r w:rsidR="00D83F34" w:rsidRPr="25B35239">
        <w:rPr>
          <w:rFonts w:ascii="Calibri Light,Arial" w:eastAsia="Calibri Light,Arial" w:hAnsi="Calibri Light,Arial" w:cs="Calibri Light,Arial"/>
        </w:rPr>
        <w:t>,</w:t>
      </w:r>
      <w:r w:rsidR="00B263C1" w:rsidRPr="25B35239">
        <w:rPr>
          <w:rFonts w:ascii="Calibri Light" w:eastAsia="Calibri Light" w:hAnsi="Calibri Light" w:cs="Calibri Light"/>
        </w:rPr>
        <w:t xml:space="preserve"> MBL</w:t>
      </w:r>
      <w:r w:rsidR="00D83F34" w:rsidRPr="25B35239">
        <w:rPr>
          <w:rFonts w:ascii="Calibri Light" w:eastAsia="Calibri Light" w:hAnsi="Calibri Light" w:cs="Calibri Light"/>
        </w:rPr>
        <w:t xml:space="preserve"> etc</w:t>
      </w:r>
      <w:r w:rsidR="00C23D6C" w:rsidRPr="25B35239">
        <w:rPr>
          <w:rFonts w:ascii="Calibri Light,Arial" w:eastAsia="Calibri Light,Arial" w:hAnsi="Calibri Light,Arial" w:cs="Calibri Light,Arial"/>
        </w:rPr>
        <w:t>.</w:t>
      </w:r>
    </w:p>
    <w:p w14:paraId="7C32ACD9" w14:textId="3B5ACA0A" w:rsidR="00A9448A" w:rsidRDefault="00A9448A" w:rsidP="00A9448A">
      <w:pPr>
        <w:pStyle w:val="Heading2Text"/>
        <w:numPr>
          <w:ilvl w:val="0"/>
          <w:numId w:val="35"/>
        </w:numPr>
        <w:rPr>
          <w:rFonts w:ascii="Calibri Light,Arial" w:eastAsia="Calibri Light,Arial" w:hAnsi="Calibri Light,Arial" w:cs="Calibri Light,Arial"/>
        </w:rPr>
      </w:pPr>
      <w:r w:rsidRPr="25B35239">
        <w:rPr>
          <w:rFonts w:ascii="Calibri Light" w:eastAsia="Calibri Light" w:hAnsi="Calibri Light" w:cs="Calibri Light"/>
        </w:rPr>
        <w:t>S</w:t>
      </w:r>
      <w:r w:rsidR="00B263C1" w:rsidRPr="25B35239">
        <w:rPr>
          <w:rFonts w:ascii="Calibri Light" w:eastAsia="Calibri Light" w:hAnsi="Calibri Light" w:cs="Calibri Light"/>
        </w:rPr>
        <w:t>upporting document</w:t>
      </w:r>
      <w:r w:rsidR="00C024F6" w:rsidRPr="25B35239">
        <w:rPr>
          <w:rFonts w:ascii="Calibri Light" w:eastAsia="Calibri Light" w:hAnsi="Calibri Light" w:cs="Calibri Light"/>
        </w:rPr>
        <w:t>s</w:t>
      </w:r>
      <w:r w:rsidR="00B263C1" w:rsidRPr="25B35239">
        <w:rPr>
          <w:rFonts w:ascii="Calibri Light,Arial" w:eastAsia="Calibri Light,Arial" w:hAnsi="Calibri Light,Arial" w:cs="Calibri Light,Arial"/>
        </w:rPr>
        <w:t xml:space="preserve"> </w:t>
      </w:r>
      <w:r w:rsidR="00C75DA8" w:rsidRPr="25B35239">
        <w:rPr>
          <w:rFonts w:ascii="Calibri Light" w:eastAsia="Calibri Light" w:hAnsi="Calibri Light" w:cs="Calibri Light"/>
        </w:rPr>
        <w:t xml:space="preserve">from customer </w:t>
      </w:r>
      <w:r w:rsidR="00C85CF0" w:rsidRPr="25B35239">
        <w:rPr>
          <w:rFonts w:ascii="Calibri Light" w:eastAsia="Calibri Light" w:hAnsi="Calibri Light" w:cs="Calibri Light"/>
        </w:rPr>
        <w:t>that</w:t>
      </w:r>
      <w:r w:rsidR="00C75DA8" w:rsidRPr="25B35239">
        <w:rPr>
          <w:rFonts w:ascii="Calibri Light,Arial" w:eastAsia="Calibri Light,Arial" w:hAnsi="Calibri Light,Arial" w:cs="Calibri Light,Arial"/>
        </w:rPr>
        <w:t xml:space="preserve"> </w:t>
      </w:r>
      <w:r w:rsidR="00C024F6" w:rsidRPr="25B35239">
        <w:rPr>
          <w:rFonts w:ascii="Calibri Light" w:eastAsia="Calibri Light" w:hAnsi="Calibri Light" w:cs="Calibri Light"/>
        </w:rPr>
        <w:t>were</w:t>
      </w:r>
      <w:r w:rsidR="00C75DA8" w:rsidRPr="25B35239">
        <w:rPr>
          <w:rFonts w:ascii="Calibri Light,Arial" w:eastAsia="Calibri Light,Arial" w:hAnsi="Calibri Light,Arial" w:cs="Calibri Light,Arial"/>
        </w:rPr>
        <w:t xml:space="preserve"> </w:t>
      </w:r>
      <w:r w:rsidR="00C85CF0" w:rsidRPr="25B35239">
        <w:rPr>
          <w:rFonts w:ascii="Calibri Light" w:eastAsia="Calibri Light" w:hAnsi="Calibri Light" w:cs="Calibri Light"/>
        </w:rPr>
        <w:t>requested</w:t>
      </w:r>
      <w:r w:rsidR="00B263C1" w:rsidRPr="25B35239">
        <w:rPr>
          <w:rFonts w:ascii="Calibri Light,Arial" w:eastAsia="Calibri Light,Arial" w:hAnsi="Calibri Light,Arial" w:cs="Calibri Light,Arial"/>
        </w:rPr>
        <w:t xml:space="preserve"> </w:t>
      </w:r>
      <w:r w:rsidR="00C75DA8" w:rsidRPr="25B35239">
        <w:rPr>
          <w:rFonts w:ascii="Calibri Light" w:eastAsia="Calibri Light" w:hAnsi="Calibri Light" w:cs="Calibri Light"/>
        </w:rPr>
        <w:t>by SCE</w:t>
      </w:r>
    </w:p>
    <w:p w14:paraId="3F1DF964" w14:textId="22E36FD4" w:rsidR="00084678" w:rsidRDefault="00BC7EA6" w:rsidP="00A9448A">
      <w:pPr>
        <w:pStyle w:val="Heading2Text"/>
        <w:numPr>
          <w:ilvl w:val="0"/>
          <w:numId w:val="35"/>
        </w:numPr>
        <w:rPr>
          <w:rFonts w:ascii="Calibri Light,Arial" w:eastAsia="Calibri Light,Arial" w:hAnsi="Calibri Light,Arial" w:cs="Calibri Light,Arial"/>
        </w:rPr>
      </w:pPr>
      <w:r w:rsidRPr="25B35239">
        <w:rPr>
          <w:rFonts w:ascii="Calibri Light" w:eastAsia="Calibri Light" w:hAnsi="Calibri Light" w:cs="Calibri Light"/>
        </w:rPr>
        <w:t>Customer r</w:t>
      </w:r>
      <w:r w:rsidR="00B263C1" w:rsidRPr="25B35239">
        <w:rPr>
          <w:rFonts w:ascii="Calibri Light" w:eastAsia="Calibri Light" w:hAnsi="Calibri Light" w:cs="Calibri Light"/>
        </w:rPr>
        <w:t>esponse</w:t>
      </w:r>
      <w:r w:rsidR="008F492D" w:rsidRPr="25B35239">
        <w:rPr>
          <w:rFonts w:ascii="Calibri Light" w:eastAsia="Calibri Light" w:hAnsi="Calibri Light" w:cs="Calibri Light"/>
        </w:rPr>
        <w:t>s</w:t>
      </w:r>
      <w:r w:rsidR="00B263C1" w:rsidRPr="25B35239">
        <w:rPr>
          <w:rFonts w:ascii="Calibri Light,Arial" w:eastAsia="Calibri Light,Arial" w:hAnsi="Calibri Light,Arial" w:cs="Calibri Light,Arial"/>
        </w:rPr>
        <w:t xml:space="preserve"> </w:t>
      </w:r>
      <w:r w:rsidRPr="25B35239">
        <w:rPr>
          <w:rFonts w:ascii="Calibri Light" w:eastAsia="Calibri Light" w:hAnsi="Calibri Light" w:cs="Calibri Light"/>
        </w:rPr>
        <w:t xml:space="preserve">from </w:t>
      </w:r>
      <w:r w:rsidR="00B263C1" w:rsidRPr="25B35239">
        <w:rPr>
          <w:rFonts w:ascii="Calibri Light" w:eastAsia="Calibri Light" w:hAnsi="Calibri Light" w:cs="Calibri Light"/>
        </w:rPr>
        <w:t xml:space="preserve">an outbound correspondence </w:t>
      </w:r>
      <w:r w:rsidR="00A9448A" w:rsidRPr="25B35239">
        <w:rPr>
          <w:rFonts w:ascii="Calibri Light" w:eastAsia="Calibri Light" w:hAnsi="Calibri Light" w:cs="Calibri Light"/>
        </w:rPr>
        <w:t>from SCE</w:t>
      </w:r>
      <w:r w:rsidRPr="25B35239">
        <w:rPr>
          <w:rFonts w:ascii="Calibri Light" w:eastAsia="Calibri Light" w:hAnsi="Calibri Light" w:cs="Calibri Light"/>
        </w:rPr>
        <w:t xml:space="preserve"> such as opt-out request (e.g., text STOP), reply to notification (e.g., power is still out), a completed application, etc.</w:t>
      </w:r>
    </w:p>
    <w:p w14:paraId="7BF55534" w14:textId="60000725" w:rsidR="00A9448A" w:rsidRDefault="00A9448A" w:rsidP="00A9448A">
      <w:pPr>
        <w:pStyle w:val="Heading2Text"/>
        <w:numPr>
          <w:ilvl w:val="0"/>
          <w:numId w:val="35"/>
        </w:numPr>
        <w:rPr>
          <w:rFonts w:ascii="Calibri Light,Arial" w:eastAsia="Calibri Light,Arial" w:hAnsi="Calibri Light,Arial" w:cs="Calibri Light,Arial"/>
        </w:rPr>
      </w:pPr>
      <w:r w:rsidRPr="25B35239">
        <w:rPr>
          <w:rFonts w:ascii="Calibri Light" w:eastAsia="Calibri Light" w:hAnsi="Calibri Light" w:cs="Calibri Light"/>
        </w:rPr>
        <w:t xml:space="preserve">Undelivered </w:t>
      </w:r>
      <w:r w:rsidR="0020644C" w:rsidRPr="25B35239">
        <w:rPr>
          <w:rFonts w:ascii="Calibri Light" w:eastAsia="Calibri Light" w:hAnsi="Calibri Light" w:cs="Calibri Light"/>
        </w:rPr>
        <w:t xml:space="preserve">voice, </w:t>
      </w:r>
      <w:r w:rsidRPr="25B35239">
        <w:rPr>
          <w:rFonts w:ascii="Calibri Light" w:eastAsia="Calibri Light" w:hAnsi="Calibri Light" w:cs="Calibri Light"/>
        </w:rPr>
        <w:t>email</w:t>
      </w:r>
      <w:r w:rsidR="0020644C" w:rsidRPr="25B35239">
        <w:rPr>
          <w:rFonts w:ascii="Calibri Light,Arial" w:eastAsia="Calibri Light,Arial" w:hAnsi="Calibri Light,Arial" w:cs="Calibri Light,Arial"/>
        </w:rPr>
        <w:t>,</w:t>
      </w:r>
      <w:r w:rsidR="006032F7" w:rsidRPr="25B35239">
        <w:rPr>
          <w:rFonts w:ascii="Calibri Light" w:eastAsia="Calibri Light" w:hAnsi="Calibri Light" w:cs="Calibri Light"/>
        </w:rPr>
        <w:t xml:space="preserve"> SMS</w:t>
      </w:r>
      <w:r w:rsidR="0020644C" w:rsidRPr="25B35239">
        <w:rPr>
          <w:rFonts w:ascii="Calibri Light" w:eastAsia="Calibri Light" w:hAnsi="Calibri Light" w:cs="Calibri Light"/>
        </w:rPr>
        <w:t>, TTY or</w:t>
      </w:r>
      <w:r w:rsidRPr="25B35239">
        <w:rPr>
          <w:rFonts w:ascii="Calibri Light" w:eastAsia="Calibri Light" w:hAnsi="Calibri Light" w:cs="Calibri Light"/>
        </w:rPr>
        <w:t xml:space="preserve"> return US mail</w:t>
      </w:r>
    </w:p>
    <w:p w14:paraId="39161ABF" w14:textId="71F1A74D" w:rsidR="004877DA" w:rsidRDefault="001F54AD" w:rsidP="005C3700">
      <w:pPr>
        <w:pStyle w:val="Heading2Text"/>
        <w:ind w:left="540"/>
        <w:rPr>
          <w:rFonts w:ascii="Calibri Light,Arial" w:eastAsia="Calibri Light,Arial" w:hAnsi="Calibri Light,Arial" w:cs="Calibri Light,Arial"/>
        </w:rPr>
      </w:pPr>
      <w:r w:rsidRPr="25B35239">
        <w:rPr>
          <w:rFonts w:ascii="Calibri Light" w:eastAsia="Calibri Light" w:hAnsi="Calibri Light" w:cs="Calibri Light"/>
        </w:rPr>
        <w:t>B</w:t>
      </w:r>
      <w:r w:rsidR="005F4DE3" w:rsidRPr="25B35239">
        <w:rPr>
          <w:rFonts w:ascii="Calibri Light" w:eastAsia="Calibri Light" w:hAnsi="Calibri Light" w:cs="Calibri Light"/>
        </w:rPr>
        <w:t>elow is a high level diagram</w:t>
      </w:r>
      <w:r w:rsidRPr="25B35239">
        <w:rPr>
          <w:rFonts w:ascii="Calibri Light" w:eastAsia="Calibri Light" w:hAnsi="Calibri Light" w:cs="Calibri Light"/>
        </w:rPr>
        <w:t xml:space="preserve"> of t</w:t>
      </w:r>
      <w:r w:rsidR="00F41EF2" w:rsidRPr="25B35239">
        <w:rPr>
          <w:rFonts w:ascii="Calibri Light" w:eastAsia="Calibri Light" w:hAnsi="Calibri Light" w:cs="Calibri Light"/>
        </w:rPr>
        <w:t>he lifecycle in</w:t>
      </w:r>
      <w:r w:rsidR="00AE441F" w:rsidRPr="25B35239">
        <w:rPr>
          <w:rFonts w:ascii="Calibri Light,Arial" w:eastAsia="Calibri Light,Arial" w:hAnsi="Calibri Light,Arial" w:cs="Calibri Light,Arial"/>
        </w:rPr>
        <w:t xml:space="preserve"> </w:t>
      </w:r>
      <w:r w:rsidR="00CB52A7" w:rsidRPr="25B35239">
        <w:rPr>
          <w:rFonts w:ascii="Calibri Light" w:eastAsia="Calibri Light" w:hAnsi="Calibri Light" w:cs="Calibri Light"/>
        </w:rPr>
        <w:t>handling</w:t>
      </w:r>
      <w:r w:rsidR="000F3EBA" w:rsidRPr="25B35239">
        <w:rPr>
          <w:rFonts w:ascii="Calibri Light,Arial" w:eastAsia="Calibri Light,Arial" w:hAnsi="Calibri Light,Arial" w:cs="Calibri Light,Arial"/>
        </w:rPr>
        <w:t xml:space="preserve"> </w:t>
      </w:r>
      <w:r w:rsidR="007770D4" w:rsidRPr="25B35239">
        <w:rPr>
          <w:rFonts w:ascii="Calibri Light" w:eastAsia="Calibri Light" w:hAnsi="Calibri Light" w:cs="Calibri Light"/>
        </w:rPr>
        <w:t>inbound</w:t>
      </w:r>
      <w:r w:rsidR="00AE441F" w:rsidRPr="25B35239">
        <w:rPr>
          <w:rFonts w:ascii="Calibri Light" w:eastAsia="Calibri Light" w:hAnsi="Calibri Light" w:cs="Calibri Light"/>
        </w:rPr>
        <w:t xml:space="preserve"> correspondence</w:t>
      </w:r>
      <w:r w:rsidR="00E3636D" w:rsidRPr="25B35239">
        <w:rPr>
          <w:rFonts w:ascii="Calibri Light" w:eastAsia="Calibri Light" w:hAnsi="Calibri Light" w:cs="Calibri Light"/>
        </w:rPr>
        <w:t xml:space="preserve"> and the integration between Open Text and various systems. The</w:t>
      </w:r>
      <w:r w:rsidR="00F41EF2" w:rsidRPr="25B35239">
        <w:rPr>
          <w:rFonts w:ascii="Calibri Light" w:eastAsia="Calibri Light" w:hAnsi="Calibri Light" w:cs="Calibri Light"/>
        </w:rPr>
        <w:t xml:space="preserve"> step numbers </w:t>
      </w:r>
      <w:r w:rsidR="00845A1C" w:rsidRPr="25B35239">
        <w:rPr>
          <w:rFonts w:ascii="Calibri Light" w:eastAsia="Calibri Light" w:hAnsi="Calibri Light" w:cs="Calibri Light"/>
        </w:rPr>
        <w:t xml:space="preserve">are </w:t>
      </w:r>
      <w:r w:rsidR="00F41EF2" w:rsidRPr="25B35239">
        <w:rPr>
          <w:rFonts w:ascii="Calibri Light" w:eastAsia="Calibri Light" w:hAnsi="Calibri Light" w:cs="Calibri Light"/>
        </w:rPr>
        <w:t>reference</w:t>
      </w:r>
      <w:r w:rsidR="003D3D71" w:rsidRPr="25B35239">
        <w:rPr>
          <w:rFonts w:ascii="Calibri Light" w:eastAsia="Calibri Light" w:hAnsi="Calibri Light" w:cs="Calibri Light"/>
        </w:rPr>
        <w:t>d</w:t>
      </w:r>
      <w:r w:rsidR="00F41EF2" w:rsidRPr="25B35239">
        <w:rPr>
          <w:rFonts w:ascii="Calibri Light" w:eastAsia="Calibri Light" w:hAnsi="Calibri Light" w:cs="Calibri Light"/>
        </w:rPr>
        <w:t xml:space="preserve"> in the diagram</w:t>
      </w:r>
      <w:r w:rsidR="00A80A50" w:rsidRPr="25B35239">
        <w:rPr>
          <w:rFonts w:ascii="Calibri Light" w:eastAsia="Calibri Light" w:hAnsi="Calibri Light" w:cs="Calibri Light"/>
        </w:rPr>
        <w:t xml:space="preserve"> (Figure 1)</w:t>
      </w:r>
      <w:r w:rsidRPr="25B35239">
        <w:rPr>
          <w:rFonts w:ascii="Calibri Light,Arial" w:eastAsia="Calibri Light,Arial" w:hAnsi="Calibri Light,Arial" w:cs="Calibri Light,Arial"/>
        </w:rPr>
        <w:t xml:space="preserve">. </w:t>
      </w:r>
      <w:r w:rsidR="00FD325D" w:rsidRPr="25B35239">
        <w:rPr>
          <w:rFonts w:ascii="Calibri Light" w:eastAsia="Calibri Light" w:hAnsi="Calibri Light" w:cs="Calibri Light"/>
        </w:rPr>
        <w:t>This diagram</w:t>
      </w:r>
      <w:r w:rsidR="00A80A50" w:rsidRPr="25B35239">
        <w:rPr>
          <w:rFonts w:ascii="Calibri Light,Arial" w:eastAsia="Calibri Light,Arial" w:hAnsi="Calibri Light,Arial" w:cs="Calibri Light,Arial"/>
        </w:rPr>
        <w:t xml:space="preserve"> </w:t>
      </w:r>
      <w:r w:rsidR="00FD325D" w:rsidRPr="25B35239">
        <w:rPr>
          <w:rFonts w:ascii="Calibri Light" w:eastAsia="Calibri Light" w:hAnsi="Calibri Light" w:cs="Calibri Light"/>
        </w:rPr>
        <w:t xml:space="preserve">is </w:t>
      </w:r>
      <w:r w:rsidR="00ED125A" w:rsidRPr="25B35239">
        <w:rPr>
          <w:rFonts w:ascii="Calibri Light" w:eastAsia="Calibri Light" w:hAnsi="Calibri Light" w:cs="Calibri Light"/>
        </w:rPr>
        <w:t xml:space="preserve">for scenarios where customer is responding to an outbound notification that </w:t>
      </w:r>
      <w:r w:rsidR="00A237D1" w:rsidRPr="25B35239">
        <w:rPr>
          <w:rFonts w:ascii="Calibri Light" w:eastAsia="Calibri Light" w:hAnsi="Calibri Light" w:cs="Calibri Light"/>
        </w:rPr>
        <w:t xml:space="preserve">is </w:t>
      </w:r>
      <w:r w:rsidR="00ED125A" w:rsidRPr="25B35239">
        <w:rPr>
          <w:rFonts w:ascii="Calibri Light" w:eastAsia="Calibri Light" w:hAnsi="Calibri Light" w:cs="Calibri Light"/>
        </w:rPr>
        <w:t>sent by SCE</w:t>
      </w:r>
      <w:r w:rsidR="00A80A50" w:rsidRPr="25B35239">
        <w:rPr>
          <w:rFonts w:ascii="Calibri Light" w:eastAsia="Calibri Light" w:hAnsi="Calibri Light" w:cs="Calibri Light"/>
        </w:rPr>
        <w:t xml:space="preserve"> via US mail, SMS and email</w:t>
      </w:r>
      <w:r w:rsidR="004877DA" w:rsidRPr="25B35239">
        <w:rPr>
          <w:rFonts w:ascii="Calibri Light,Arial" w:eastAsia="Calibri Light,Arial" w:hAnsi="Calibri Light,Arial" w:cs="Calibri Light,Arial"/>
        </w:rPr>
        <w:t>.</w:t>
      </w:r>
      <w:r w:rsidR="00ED125A" w:rsidRPr="25B35239">
        <w:rPr>
          <w:rFonts w:ascii="Calibri Light,Arial" w:eastAsia="Calibri Light,Arial" w:hAnsi="Calibri Light,Arial" w:cs="Calibri Light,Arial"/>
        </w:rPr>
        <w:t xml:space="preserve"> </w:t>
      </w:r>
    </w:p>
    <w:p w14:paraId="67D5B114" w14:textId="23CD3971" w:rsidR="00774706" w:rsidRDefault="001F54AD" w:rsidP="005C3700">
      <w:pPr>
        <w:pStyle w:val="Heading2Text"/>
        <w:ind w:left="540"/>
        <w:rPr>
          <w:rFonts w:ascii="Calibri Light,Arial" w:eastAsia="Calibri Light,Arial" w:hAnsi="Calibri Light,Arial" w:cs="Calibri Light,Arial"/>
        </w:rPr>
      </w:pPr>
      <w:r w:rsidRPr="25B35239">
        <w:rPr>
          <w:rFonts w:ascii="Calibri Light" w:eastAsia="Calibri Light" w:hAnsi="Calibri Light" w:cs="Calibri Light"/>
        </w:rPr>
        <w:t>It</w:t>
      </w:r>
      <w:r w:rsidR="000F3EBA" w:rsidRPr="25B35239">
        <w:rPr>
          <w:rFonts w:ascii="Calibri Light,Arial" w:eastAsia="Calibri Light,Arial" w:hAnsi="Calibri Light,Arial" w:cs="Calibri Light,Arial"/>
        </w:rPr>
        <w:t xml:space="preserve"> </w:t>
      </w:r>
      <w:r w:rsidR="00AE441F" w:rsidRPr="25B35239">
        <w:rPr>
          <w:rFonts w:ascii="Calibri Light" w:eastAsia="Calibri Light" w:hAnsi="Calibri Light" w:cs="Calibri Light"/>
        </w:rPr>
        <w:t>begins</w:t>
      </w:r>
      <w:r w:rsidR="00F41EF2" w:rsidRPr="25B35239">
        <w:rPr>
          <w:rFonts w:ascii="Calibri Light" w:eastAsia="Calibri Light" w:hAnsi="Calibri Light" w:cs="Calibri Light"/>
        </w:rPr>
        <w:t xml:space="preserve"> with</w:t>
      </w:r>
      <w:r w:rsidR="00165253" w:rsidRPr="25B35239">
        <w:rPr>
          <w:rFonts w:ascii="Calibri Light" w:eastAsia="Calibri Light" w:hAnsi="Calibri Light" w:cs="Calibri Light"/>
        </w:rPr>
        <w:t xml:space="preserve"> the</w:t>
      </w:r>
      <w:r w:rsidR="00F41EF2" w:rsidRPr="25B35239">
        <w:rPr>
          <w:rFonts w:ascii="Calibri Light" w:eastAsia="Calibri Light" w:hAnsi="Calibri Light" w:cs="Calibri Light"/>
        </w:rPr>
        <w:t xml:space="preserve"> customer send</w:t>
      </w:r>
      <w:r w:rsidR="009910BA" w:rsidRPr="25B35239">
        <w:rPr>
          <w:rFonts w:ascii="Calibri Light" w:eastAsia="Calibri Light" w:hAnsi="Calibri Light" w:cs="Calibri Light"/>
        </w:rPr>
        <w:t xml:space="preserve">ing </w:t>
      </w:r>
      <w:r w:rsidR="00AE441F" w:rsidRPr="25B35239">
        <w:rPr>
          <w:rFonts w:ascii="Calibri Light" w:eastAsia="Calibri Light" w:hAnsi="Calibri Light" w:cs="Calibri Light"/>
        </w:rPr>
        <w:t>correspondence to SCE</w:t>
      </w:r>
      <w:r w:rsidR="00636247" w:rsidRPr="25B35239">
        <w:rPr>
          <w:rFonts w:ascii="Calibri Light" w:eastAsia="Calibri Light" w:hAnsi="Calibri Light" w:cs="Calibri Light"/>
        </w:rPr>
        <w:t xml:space="preserve"> via various communication channels</w:t>
      </w:r>
      <w:r w:rsidRPr="25B35239">
        <w:rPr>
          <w:rFonts w:ascii="Calibri Light,Arial" w:eastAsia="Calibri Light,Arial" w:hAnsi="Calibri Light,Arial" w:cs="Calibri Light,Arial"/>
        </w:rPr>
        <w:t xml:space="preserve"> </w:t>
      </w:r>
      <w:r w:rsidR="00EF2EFC" w:rsidRPr="25B35239">
        <w:rPr>
          <w:rFonts w:ascii="Calibri Light" w:eastAsia="Calibri Light" w:hAnsi="Calibri Light" w:cs="Calibri Light"/>
        </w:rPr>
        <w:t xml:space="preserve">such as </w:t>
      </w:r>
      <w:r w:rsidR="00774706" w:rsidRPr="25B35239">
        <w:rPr>
          <w:rFonts w:ascii="Calibri Light" w:eastAsia="Calibri Light" w:hAnsi="Calibri Light" w:cs="Calibri Light"/>
        </w:rPr>
        <w:t xml:space="preserve">U.S. </w:t>
      </w:r>
      <w:r w:rsidR="00EF2EFC" w:rsidRPr="25B35239">
        <w:rPr>
          <w:rFonts w:ascii="Calibri Light" w:eastAsia="Calibri Light" w:hAnsi="Calibri Light" w:cs="Calibri Light"/>
        </w:rPr>
        <w:t xml:space="preserve">mail (1), SMS &amp; email (2) and SCE.Com (3). </w:t>
      </w:r>
      <w:r w:rsidR="00AA2EC3" w:rsidRPr="25B35239">
        <w:rPr>
          <w:rFonts w:ascii="Calibri Light" w:eastAsia="Calibri Light" w:hAnsi="Calibri Light" w:cs="Calibri Light"/>
        </w:rPr>
        <w:t>If the correspondence is sent to SCE via U</w:t>
      </w:r>
      <w:r w:rsidR="00A237D1" w:rsidRPr="25B35239">
        <w:rPr>
          <w:rFonts w:ascii="Calibri Light" w:eastAsia="Calibri Light" w:hAnsi="Calibri Light" w:cs="Calibri Light"/>
        </w:rPr>
        <w:t>.S.</w:t>
      </w:r>
      <w:r w:rsidR="00AA2EC3" w:rsidRPr="25B35239">
        <w:rPr>
          <w:rFonts w:ascii="Calibri Light" w:eastAsia="Calibri Light" w:hAnsi="Calibri Light" w:cs="Calibri Light"/>
        </w:rPr>
        <w:t xml:space="preserve"> mail, user will scan the correspondence using Kofax</w:t>
      </w:r>
      <w:r w:rsidRPr="25B35239">
        <w:rPr>
          <w:rFonts w:ascii="Calibri Light,Arial" w:eastAsia="Calibri Light,Arial" w:hAnsi="Calibri Light,Arial" w:cs="Calibri Light,Arial"/>
        </w:rPr>
        <w:t xml:space="preserve"> </w:t>
      </w:r>
      <w:r w:rsidR="005D73ED" w:rsidRPr="25B35239">
        <w:rPr>
          <w:rFonts w:ascii="Calibri Light" w:eastAsia="Calibri Light" w:hAnsi="Calibri Light" w:cs="Calibri Light"/>
        </w:rPr>
        <w:t xml:space="preserve">or MFM (Multi-function Scanning Machine) </w:t>
      </w:r>
      <w:r w:rsidRPr="25B35239">
        <w:rPr>
          <w:rFonts w:ascii="Calibri Light,Arial" w:eastAsia="Calibri Light,Arial" w:hAnsi="Calibri Light,Arial" w:cs="Calibri Light,Arial"/>
        </w:rPr>
        <w:t>(</w:t>
      </w:r>
      <w:r w:rsidR="00EF2EFC" w:rsidRPr="25B35239">
        <w:rPr>
          <w:rFonts w:ascii="Calibri Light" w:eastAsia="Calibri Light" w:hAnsi="Calibri Light" w:cs="Calibri Light"/>
        </w:rPr>
        <w:t>4</w:t>
      </w:r>
      <w:r w:rsidRPr="25B35239">
        <w:rPr>
          <w:rFonts w:ascii="Calibri Light,Arial" w:eastAsia="Calibri Light,Arial" w:hAnsi="Calibri Light,Arial" w:cs="Calibri Light,Arial"/>
        </w:rPr>
        <w:t>)</w:t>
      </w:r>
      <w:r w:rsidR="00AA2EC3" w:rsidRPr="25B35239">
        <w:rPr>
          <w:rFonts w:ascii="Calibri Light,Arial" w:eastAsia="Calibri Light,Arial" w:hAnsi="Calibri Light,Arial" w:cs="Calibri Light,Arial"/>
        </w:rPr>
        <w:t xml:space="preserve">. </w:t>
      </w:r>
      <w:r w:rsidR="00697FD1" w:rsidRPr="25B35239">
        <w:rPr>
          <w:rFonts w:ascii="Calibri Light" w:eastAsia="Calibri Light" w:hAnsi="Calibri Light" w:cs="Calibri Light"/>
        </w:rPr>
        <w:t>Kofax is an application that scans hardcopy correspondence and generates softcopy</w:t>
      </w:r>
      <w:r w:rsidR="008F5E61" w:rsidRPr="25B35239">
        <w:rPr>
          <w:rFonts w:ascii="Calibri Light" w:eastAsia="Calibri Light" w:hAnsi="Calibri Light" w:cs="Calibri Light"/>
        </w:rPr>
        <w:t xml:space="preserve"> t</w:t>
      </w:r>
      <w:r w:rsidR="00697FD1" w:rsidRPr="25B35239">
        <w:rPr>
          <w:rFonts w:ascii="Calibri Light" w:eastAsia="Calibri Light" w:hAnsi="Calibri Light" w:cs="Calibri Light"/>
        </w:rPr>
        <w:t xml:space="preserve">hat can be </w:t>
      </w:r>
      <w:r w:rsidR="009910BA" w:rsidRPr="25B35239">
        <w:rPr>
          <w:rFonts w:ascii="Calibri Light" w:eastAsia="Calibri Light" w:hAnsi="Calibri Light" w:cs="Calibri Light"/>
        </w:rPr>
        <w:t>uploaded into</w:t>
      </w:r>
      <w:r w:rsidR="008F5E61" w:rsidRPr="25B35239">
        <w:rPr>
          <w:rFonts w:ascii="Calibri Light" w:eastAsia="Calibri Light" w:hAnsi="Calibri Light" w:cs="Calibri Light"/>
        </w:rPr>
        <w:t xml:space="preserve"> Document Repository System such as </w:t>
      </w:r>
      <w:r w:rsidR="00697FD1" w:rsidRPr="25B35239">
        <w:rPr>
          <w:rFonts w:ascii="Calibri Light" w:eastAsia="Calibri Light" w:hAnsi="Calibri Light" w:cs="Calibri Light"/>
        </w:rPr>
        <w:t>Open</w:t>
      </w:r>
      <w:r w:rsidR="00C021E1" w:rsidRPr="25B35239">
        <w:rPr>
          <w:rFonts w:ascii="Calibri Light,Arial" w:eastAsia="Calibri Light,Arial" w:hAnsi="Calibri Light,Arial" w:cs="Calibri Light,Arial"/>
        </w:rPr>
        <w:t xml:space="preserve"> </w:t>
      </w:r>
      <w:r w:rsidR="00697FD1" w:rsidRPr="25B35239">
        <w:rPr>
          <w:rFonts w:ascii="Calibri Light" w:eastAsia="Calibri Light" w:hAnsi="Calibri Light" w:cs="Calibri Light"/>
        </w:rPr>
        <w:t xml:space="preserve">Text Extended ECM (xECM). </w:t>
      </w:r>
      <w:r w:rsidR="005F4D2D" w:rsidRPr="25B35239">
        <w:rPr>
          <w:rFonts w:ascii="Calibri Light" w:eastAsia="Calibri Light" w:hAnsi="Calibri Light" w:cs="Calibri Light"/>
        </w:rPr>
        <w:t>A softcopy of the scanned correspondence is stored in Kofax.</w:t>
      </w:r>
      <w:r w:rsidR="00774706" w:rsidRPr="25B35239">
        <w:rPr>
          <w:rFonts w:ascii="Calibri Light,Arial" w:eastAsia="Calibri Light,Arial" w:hAnsi="Calibri Light,Arial" w:cs="Calibri Light,Arial"/>
        </w:rPr>
        <w:t xml:space="preserve">  </w:t>
      </w:r>
      <w:r w:rsidR="00636247" w:rsidRPr="25B35239">
        <w:rPr>
          <w:rFonts w:ascii="Calibri Light" w:eastAsia="Calibri Light" w:hAnsi="Calibri Light" w:cs="Calibri Light"/>
        </w:rPr>
        <w:t>Once the</w:t>
      </w:r>
      <w:r w:rsidR="00F41EF2" w:rsidRPr="25B35239">
        <w:rPr>
          <w:rFonts w:ascii="Calibri Light" w:eastAsia="Calibri Light" w:hAnsi="Calibri Light" w:cs="Calibri Light"/>
        </w:rPr>
        <w:t xml:space="preserve"> correspondence is ready to be uploaded</w:t>
      </w:r>
      <w:r w:rsidR="00636247" w:rsidRPr="25B35239">
        <w:rPr>
          <w:rFonts w:ascii="Calibri Light,Arial" w:eastAsia="Calibri Light,Arial" w:hAnsi="Calibri Light,Arial" w:cs="Calibri Light,Arial"/>
        </w:rPr>
        <w:t xml:space="preserve"> </w:t>
      </w:r>
      <w:r w:rsidR="00F41EF2" w:rsidRPr="25B35239">
        <w:rPr>
          <w:rFonts w:ascii="Calibri Light" w:eastAsia="Calibri Light" w:hAnsi="Calibri Light" w:cs="Calibri Light"/>
        </w:rPr>
        <w:t xml:space="preserve">to </w:t>
      </w:r>
      <w:r w:rsidR="008F5E61" w:rsidRPr="25B35239">
        <w:rPr>
          <w:rFonts w:ascii="Calibri Light" w:eastAsia="Calibri Light" w:hAnsi="Calibri Light" w:cs="Calibri Light"/>
        </w:rPr>
        <w:t>xECM</w:t>
      </w:r>
      <w:r w:rsidR="00FF7F48" w:rsidRPr="25B35239">
        <w:rPr>
          <w:rFonts w:ascii="Calibri Light" w:eastAsia="Calibri Light" w:hAnsi="Calibri Light" w:cs="Calibri Light"/>
        </w:rPr>
        <w:t xml:space="preserve">, user </w:t>
      </w:r>
      <w:r w:rsidR="00A237D1" w:rsidRPr="25B35239">
        <w:rPr>
          <w:rFonts w:ascii="Calibri Light" w:eastAsia="Calibri Light" w:hAnsi="Calibri Light" w:cs="Calibri Light"/>
        </w:rPr>
        <w:t>can</w:t>
      </w:r>
      <w:r w:rsidR="00FF7F48" w:rsidRPr="25B35239">
        <w:rPr>
          <w:rFonts w:ascii="Calibri Light" w:eastAsia="Calibri Light" w:hAnsi="Calibri Light" w:cs="Calibri Light"/>
        </w:rPr>
        <w:t xml:space="preserve"> use Kofax to index</w:t>
      </w:r>
      <w:r w:rsidR="00636247" w:rsidRPr="25B35239">
        <w:rPr>
          <w:rFonts w:ascii="Calibri Light,Arial" w:eastAsia="Calibri Light,Arial" w:hAnsi="Calibri Light,Arial" w:cs="Calibri Light,Arial"/>
        </w:rPr>
        <w:t xml:space="preserve"> </w:t>
      </w:r>
      <w:r w:rsidR="00217ACF" w:rsidRPr="25B35239">
        <w:rPr>
          <w:rFonts w:ascii="Calibri Light" w:eastAsia="Calibri Light" w:hAnsi="Calibri Light" w:cs="Calibri Light"/>
        </w:rPr>
        <w:t xml:space="preserve">the </w:t>
      </w:r>
      <w:r w:rsidR="00636247" w:rsidRPr="25B35239">
        <w:rPr>
          <w:rFonts w:ascii="Calibri Light" w:eastAsia="Calibri Light" w:hAnsi="Calibri Light" w:cs="Calibri Light"/>
        </w:rPr>
        <w:t xml:space="preserve">correspondence with customer information </w:t>
      </w:r>
      <w:r w:rsidRPr="25B35239">
        <w:rPr>
          <w:rFonts w:ascii="Calibri Light" w:eastAsia="Calibri Light" w:hAnsi="Calibri Light" w:cs="Calibri Light"/>
        </w:rPr>
        <w:t xml:space="preserve">(metadata) </w:t>
      </w:r>
      <w:r w:rsidR="00636247" w:rsidRPr="25B35239">
        <w:rPr>
          <w:rFonts w:ascii="Calibri Light" w:eastAsia="Calibri Light" w:hAnsi="Calibri Light" w:cs="Calibri Light"/>
        </w:rPr>
        <w:t xml:space="preserve">such as </w:t>
      </w:r>
      <w:r w:rsidR="00FF7F48" w:rsidRPr="25B35239">
        <w:rPr>
          <w:rFonts w:ascii="Calibri Light" w:eastAsia="Calibri Light" w:hAnsi="Calibri Light" w:cs="Calibri Light"/>
        </w:rPr>
        <w:t>Contract number, correspondence name and channel received</w:t>
      </w:r>
      <w:r w:rsidR="00636247" w:rsidRPr="25B35239">
        <w:rPr>
          <w:rFonts w:ascii="Calibri Light,Arial" w:eastAsia="Calibri Light,Arial" w:hAnsi="Calibri Light,Arial" w:cs="Calibri Light,Arial"/>
        </w:rPr>
        <w:t xml:space="preserve">. </w:t>
      </w:r>
      <w:r w:rsidR="00B15B72" w:rsidRPr="25B35239">
        <w:rPr>
          <w:rFonts w:ascii="Calibri Light" w:eastAsia="Calibri Light" w:hAnsi="Calibri Light" w:cs="Calibri Light"/>
        </w:rPr>
        <w:t>Users that use MFM will scan the correspondence and email the softcopy of the correspondence to themselves. They will then attach the correspondence to xECM using MS Outlook.</w:t>
      </w:r>
      <w:r w:rsidR="00A237D1" w:rsidRPr="25B35239">
        <w:rPr>
          <w:rFonts w:ascii="Calibri Light,Arial" w:eastAsia="Calibri Light,Arial" w:hAnsi="Calibri Light,Arial" w:cs="Calibri Light,Arial"/>
        </w:rPr>
        <w:t xml:space="preserve"> </w:t>
      </w:r>
      <w:r w:rsidR="00785732" w:rsidRPr="25B35239">
        <w:rPr>
          <w:rFonts w:ascii="Calibri Light" w:eastAsia="Calibri Light" w:hAnsi="Calibri Light" w:cs="Calibri Light"/>
        </w:rPr>
        <w:t>User</w:t>
      </w:r>
      <w:r w:rsidR="00A237D1" w:rsidRPr="25B35239">
        <w:rPr>
          <w:rFonts w:ascii="Calibri Light" w:eastAsia="Calibri Light" w:hAnsi="Calibri Light" w:cs="Calibri Light"/>
        </w:rPr>
        <w:t xml:space="preserve"> will also need to ensure the document is labeled so it can be easily identified when a user is looking through various correspondence for the BP.</w:t>
      </w:r>
    </w:p>
    <w:p w14:paraId="66DBBDFB" w14:textId="74BB84A1" w:rsidR="000F3EBA" w:rsidRDefault="00E92472" w:rsidP="005C3700">
      <w:pPr>
        <w:pStyle w:val="Heading2Text"/>
        <w:ind w:left="540"/>
        <w:rPr>
          <w:rFonts w:ascii="Calibri Light,Arial" w:eastAsia="Calibri Light,Arial" w:hAnsi="Calibri Light,Arial" w:cs="Calibri Light,Arial"/>
        </w:rPr>
      </w:pPr>
      <w:r w:rsidRPr="25B35239">
        <w:rPr>
          <w:rFonts w:ascii="Calibri Light" w:eastAsia="Calibri Light" w:hAnsi="Calibri Light" w:cs="Calibri Light"/>
        </w:rPr>
        <w:t xml:space="preserve">A copy of the email is </w:t>
      </w:r>
      <w:r w:rsidR="00F3341F" w:rsidRPr="25B35239">
        <w:rPr>
          <w:rFonts w:ascii="Calibri Light" w:eastAsia="Calibri Light" w:hAnsi="Calibri Light" w:cs="Calibri Light"/>
        </w:rPr>
        <w:t>u</w:t>
      </w:r>
      <w:r w:rsidRPr="25B35239">
        <w:rPr>
          <w:rFonts w:ascii="Calibri Light" w:eastAsia="Calibri Light" w:hAnsi="Calibri Light" w:cs="Calibri Light"/>
        </w:rPr>
        <w:t xml:space="preserve">ploaded to xECM </w:t>
      </w:r>
      <w:r w:rsidR="00F3341F" w:rsidRPr="25B35239">
        <w:rPr>
          <w:rFonts w:ascii="Calibri Light" w:eastAsia="Calibri Light" w:hAnsi="Calibri Light" w:cs="Calibri Light"/>
        </w:rPr>
        <w:t xml:space="preserve">manually </w:t>
      </w:r>
      <w:r w:rsidRPr="25B35239">
        <w:rPr>
          <w:rFonts w:ascii="Calibri Light" w:eastAsia="Calibri Light" w:hAnsi="Calibri Light" w:cs="Calibri Light"/>
        </w:rPr>
        <w:t>by user via MS Outlook while SMS is index</w:t>
      </w:r>
      <w:r w:rsidR="00646193" w:rsidRPr="25B35239">
        <w:rPr>
          <w:rFonts w:ascii="Calibri Light" w:eastAsia="Calibri Light" w:hAnsi="Calibri Light" w:cs="Calibri Light"/>
        </w:rPr>
        <w:t>ed</w:t>
      </w:r>
      <w:r w:rsidRPr="25B35239">
        <w:rPr>
          <w:rFonts w:ascii="Calibri Light" w:eastAsia="Calibri Light" w:hAnsi="Calibri Light" w:cs="Calibri Light"/>
        </w:rPr>
        <w:t xml:space="preserve"> and uploaded to xECM automatically</w:t>
      </w:r>
      <w:r w:rsidR="00C043F6" w:rsidRPr="25B35239">
        <w:rPr>
          <w:rFonts w:ascii="Calibri Light" w:eastAsia="Calibri Light" w:hAnsi="Calibri Light" w:cs="Calibri Light"/>
        </w:rPr>
        <w:t xml:space="preserve"> (5)</w:t>
      </w:r>
      <w:r w:rsidRPr="25B35239">
        <w:rPr>
          <w:rFonts w:ascii="Calibri Light,Arial" w:eastAsia="Calibri Light,Arial" w:hAnsi="Calibri Light,Arial" w:cs="Calibri Light,Arial"/>
        </w:rPr>
        <w:t xml:space="preserve">. </w:t>
      </w:r>
      <w:r w:rsidR="00FF7F48" w:rsidRPr="25B35239">
        <w:rPr>
          <w:rFonts w:ascii="Calibri Light" w:eastAsia="Calibri Light" w:hAnsi="Calibri Light" w:cs="Calibri Light"/>
        </w:rPr>
        <w:t xml:space="preserve">A copy of the correspondence is then stored in </w:t>
      </w:r>
      <w:r w:rsidR="008F5E61" w:rsidRPr="25B35239">
        <w:rPr>
          <w:rFonts w:ascii="Calibri Light" w:eastAsia="Calibri Light" w:hAnsi="Calibri Light" w:cs="Calibri Light"/>
        </w:rPr>
        <w:t>xECM</w:t>
      </w:r>
      <w:r w:rsidR="00FF7F48" w:rsidRPr="25B35239">
        <w:rPr>
          <w:rFonts w:ascii="Calibri Light,Arial" w:eastAsia="Calibri Light,Arial" w:hAnsi="Calibri Light,Arial" w:cs="Calibri Light,Arial"/>
        </w:rPr>
        <w:t xml:space="preserve">. </w:t>
      </w:r>
      <w:r w:rsidR="008F5E61" w:rsidRPr="25B35239">
        <w:rPr>
          <w:rFonts w:ascii="Calibri Light" w:eastAsia="Calibri Light" w:hAnsi="Calibri Light" w:cs="Calibri Light"/>
        </w:rPr>
        <w:t xml:space="preserve">Correspondence from SCE.COM is integrated with xECM </w:t>
      </w:r>
      <w:r w:rsidR="00593A9A" w:rsidRPr="25B35239">
        <w:rPr>
          <w:rFonts w:ascii="Calibri Light" w:eastAsia="Calibri Light" w:hAnsi="Calibri Light" w:cs="Calibri Light"/>
        </w:rPr>
        <w:t xml:space="preserve">directly </w:t>
      </w:r>
      <w:r w:rsidR="008F5E61" w:rsidRPr="25B35239">
        <w:rPr>
          <w:rFonts w:ascii="Calibri Light" w:eastAsia="Calibri Light" w:hAnsi="Calibri Light" w:cs="Calibri Light"/>
        </w:rPr>
        <w:t xml:space="preserve">and correspondence image is indexed with metadata automatically. </w:t>
      </w:r>
      <w:r w:rsidR="00725648" w:rsidRPr="25B35239">
        <w:rPr>
          <w:rFonts w:ascii="Calibri Light" w:eastAsia="Calibri Light" w:hAnsi="Calibri Light" w:cs="Calibri Light"/>
        </w:rPr>
        <w:t xml:space="preserve">Front Office user is able to view the correspondence image via Hybris C4C </w:t>
      </w:r>
      <w:r w:rsidR="008F0DDD" w:rsidRPr="25B35239">
        <w:rPr>
          <w:rFonts w:ascii="Calibri Light" w:eastAsia="Calibri Light" w:hAnsi="Calibri Light" w:cs="Calibri Light"/>
        </w:rPr>
        <w:t>(6)</w:t>
      </w:r>
      <w:r w:rsidR="00725648" w:rsidRPr="25B35239">
        <w:rPr>
          <w:rFonts w:ascii="Calibri Light,Arial" w:eastAsia="Calibri Light,Arial" w:hAnsi="Calibri Light,Arial" w:cs="Calibri Light,Arial"/>
        </w:rPr>
        <w:t>.</w:t>
      </w:r>
      <w:r w:rsidR="008F0DDD" w:rsidRPr="25B35239">
        <w:rPr>
          <w:rFonts w:ascii="Calibri Light,Arial" w:eastAsia="Calibri Light,Arial" w:hAnsi="Calibri Light,Arial" w:cs="Calibri Light,Arial"/>
        </w:rPr>
        <w:t xml:space="preserve"> </w:t>
      </w:r>
      <w:r w:rsidR="005D6E7E" w:rsidRPr="25B35239">
        <w:rPr>
          <w:rFonts w:ascii="Calibri Light" w:eastAsia="Calibri Light" w:hAnsi="Calibri Light" w:cs="Calibri Light"/>
        </w:rPr>
        <w:t>A BP Contact is created</w:t>
      </w:r>
      <w:r w:rsidR="001A5D27" w:rsidRPr="25B35239">
        <w:rPr>
          <w:rFonts w:ascii="Calibri Light" w:eastAsia="Calibri Light" w:hAnsi="Calibri Light" w:cs="Calibri Light"/>
        </w:rPr>
        <w:t xml:space="preserve"> automatically</w:t>
      </w:r>
      <w:r w:rsidR="005D6E7E" w:rsidRPr="25B35239">
        <w:rPr>
          <w:rFonts w:ascii="Calibri Light" w:eastAsia="Calibri Light" w:hAnsi="Calibri Light" w:cs="Calibri Light"/>
        </w:rPr>
        <w:t xml:space="preserve"> in S/4HANA by Open</w:t>
      </w:r>
      <w:r w:rsidR="008643EE" w:rsidRPr="25B35239">
        <w:rPr>
          <w:rFonts w:ascii="Calibri Light,Arial" w:eastAsia="Calibri Light,Arial" w:hAnsi="Calibri Light,Arial" w:cs="Calibri Light,Arial"/>
        </w:rPr>
        <w:t xml:space="preserve"> </w:t>
      </w:r>
      <w:r w:rsidR="005D6E7E" w:rsidRPr="25B35239">
        <w:rPr>
          <w:rFonts w:ascii="Calibri Light" w:eastAsia="Calibri Light" w:hAnsi="Calibri Light" w:cs="Calibri Light"/>
        </w:rPr>
        <w:t>Text for every inbound correspondence that uploaded to xECM</w:t>
      </w:r>
      <w:r w:rsidR="00DB539B" w:rsidRPr="25B35239">
        <w:rPr>
          <w:rFonts w:ascii="Calibri Light" w:eastAsia="Calibri Light" w:hAnsi="Calibri Light" w:cs="Calibri Light"/>
        </w:rPr>
        <w:t xml:space="preserve"> using enhancement</w:t>
      </w:r>
      <w:r w:rsidR="00A95435" w:rsidRPr="25B35239">
        <w:rPr>
          <w:rFonts w:ascii="Calibri Light,Arial" w:eastAsia="Calibri Light,Arial" w:hAnsi="Calibri Light,Arial" w:cs="Calibri Light,Arial"/>
        </w:rPr>
        <w:t xml:space="preserve"> </w:t>
      </w:r>
      <w:r w:rsidR="00A95435" w:rsidRPr="46FA9180">
        <w:rPr>
          <w:rFonts w:ascii="Calibri Light" w:eastAsia="Calibri Light" w:hAnsi="Calibri Light" w:cs="Calibri Light"/>
          <w:i/>
          <w:iCs/>
        </w:rPr>
        <w:t>E-CIM-CS-11 - Auto IR creation for Inbound &amp; Outbound Correspondence/Communication</w:t>
      </w:r>
      <w:r w:rsidR="005D6E7E" w:rsidRPr="25B35239">
        <w:rPr>
          <w:rFonts w:ascii="Calibri Light,Arial" w:eastAsia="Calibri Light,Arial" w:hAnsi="Calibri Light,Arial" w:cs="Calibri Light,Arial"/>
        </w:rPr>
        <w:t>.</w:t>
      </w:r>
      <w:r w:rsidR="001A5D27" w:rsidRPr="25B35239">
        <w:rPr>
          <w:rFonts w:ascii="Calibri Light" w:eastAsia="Calibri Light" w:hAnsi="Calibri Light" w:cs="Calibri Light"/>
        </w:rPr>
        <w:t xml:space="preserve"> Outbound correspondence activity will be documented in </w:t>
      </w:r>
      <w:hyperlink r:id="rId14" w:history="1">
        <w:r w:rsidR="001A5D27" w:rsidRPr="46FA9180">
          <w:rPr>
            <w:rStyle w:val="Hyperlink"/>
            <w:rFonts w:ascii="Calibri Light" w:eastAsia="Calibri Light" w:hAnsi="Calibri Light" w:cs="Calibri Light"/>
            <w:i/>
            <w:iCs/>
          </w:rPr>
          <w:t>BPD CIM-CS-11 Handle Outbound Request</w:t>
        </w:r>
      </w:hyperlink>
      <w:r w:rsidR="001A5D27" w:rsidRPr="25B35239">
        <w:rPr>
          <w:rFonts w:ascii="Calibri Light,Arial" w:eastAsia="Calibri Light,Arial" w:hAnsi="Calibri Light,Arial" w:cs="Calibri Light,Arial"/>
        </w:rPr>
        <w:t>.</w:t>
      </w:r>
    </w:p>
    <w:p w14:paraId="1714469D" w14:textId="59C6B52B" w:rsidR="0035459E" w:rsidRDefault="00FE689F" w:rsidP="005C3700">
      <w:pPr>
        <w:pStyle w:val="Heading2Text"/>
        <w:ind w:left="540"/>
        <w:rPr>
          <w:rFonts w:ascii="Calibri Light,Arial" w:eastAsia="Calibri Light,Arial" w:hAnsi="Calibri Light,Arial" w:cs="Calibri Light,Arial"/>
        </w:rPr>
      </w:pPr>
      <w:r w:rsidRPr="25B35239">
        <w:rPr>
          <w:rFonts w:ascii="Calibri Light" w:eastAsia="Calibri Light" w:hAnsi="Calibri Light" w:cs="Calibri Light"/>
        </w:rPr>
        <w:t xml:space="preserve">If the user does not have access to KOFAX, the user will utilize a MFM (multi-function </w:t>
      </w:r>
      <w:r w:rsidR="00E3636D" w:rsidRPr="25B35239">
        <w:rPr>
          <w:rFonts w:ascii="Calibri Light" w:eastAsia="Calibri Light" w:hAnsi="Calibri Light" w:cs="Calibri Light"/>
        </w:rPr>
        <w:t xml:space="preserve">scan </w:t>
      </w:r>
      <w:r w:rsidRPr="25B35239">
        <w:rPr>
          <w:rFonts w:ascii="Calibri Light" w:eastAsia="Calibri Light" w:hAnsi="Calibri Light" w:cs="Calibri Light"/>
        </w:rPr>
        <w:t xml:space="preserve">machine) </w:t>
      </w:r>
      <w:r w:rsidR="006A4EE6" w:rsidRPr="25B35239">
        <w:rPr>
          <w:rFonts w:ascii="Calibri Light" w:eastAsia="Calibri Light" w:hAnsi="Calibri Light" w:cs="Calibri Light"/>
        </w:rPr>
        <w:t xml:space="preserve">in place of KOFAX </w:t>
      </w:r>
      <w:r w:rsidRPr="25B35239">
        <w:rPr>
          <w:rFonts w:ascii="Calibri Light" w:eastAsia="Calibri Light" w:hAnsi="Calibri Light" w:cs="Calibri Light"/>
        </w:rPr>
        <w:t>to scan and email the document to themselves.  The user will nee</w:t>
      </w:r>
      <w:r w:rsidR="006A4EE6" w:rsidRPr="25B35239">
        <w:rPr>
          <w:rFonts w:ascii="Calibri Light" w:eastAsia="Calibri Light" w:hAnsi="Calibri Light" w:cs="Calibri Light"/>
        </w:rPr>
        <w:t>d to enter the meta</w:t>
      </w:r>
      <w:r w:rsidRPr="25B35239">
        <w:rPr>
          <w:rFonts w:ascii="Calibri Light" w:eastAsia="Calibri Light" w:hAnsi="Calibri Light" w:cs="Calibri Light"/>
        </w:rPr>
        <w:t>data for the document when uploaded to xECM</w:t>
      </w:r>
      <w:r w:rsidR="00DF79B6" w:rsidRPr="25B35239">
        <w:rPr>
          <w:rFonts w:ascii="Calibri Light" w:eastAsia="Calibri Light" w:hAnsi="Calibri Light" w:cs="Calibri Light"/>
        </w:rPr>
        <w:t xml:space="preserve"> using MS Outlook</w:t>
      </w:r>
      <w:r w:rsidRPr="25B35239">
        <w:rPr>
          <w:rFonts w:ascii="Calibri Light" w:eastAsia="Calibri Light" w:hAnsi="Calibri Light" w:cs="Calibri Light"/>
        </w:rPr>
        <w:t>.  A softcopy of the scanned correspondence is stored in the MFM.</w:t>
      </w:r>
      <w:r w:rsidR="006A4EE6" w:rsidRPr="25B35239">
        <w:rPr>
          <w:rFonts w:ascii="Calibri Light,Arial" w:eastAsia="Calibri Light,Arial" w:hAnsi="Calibri Light,Arial" w:cs="Calibri Light,Arial"/>
        </w:rPr>
        <w:t xml:space="preserve">  </w:t>
      </w:r>
    </w:p>
    <w:p w14:paraId="7FE5B53F" w14:textId="0418ECE7" w:rsidR="0035459E" w:rsidRDefault="005D73ED" w:rsidP="0035459E">
      <w:pPr>
        <w:pStyle w:val="Heading2Text"/>
        <w:keepNext/>
        <w:ind w:left="540"/>
      </w:pPr>
      <w:r>
        <w:rPr>
          <w:noProof/>
          <w:lang w:eastAsia="en-US"/>
        </w:rPr>
        <w:lastRenderedPageBreak/>
        <w:drawing>
          <wp:inline distT="0" distB="0" distL="0" distR="0" wp14:anchorId="4B451EB4" wp14:editId="3A054194">
            <wp:extent cx="5720435" cy="2912012"/>
            <wp:effectExtent l="0" t="0" r="0" b="317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24252" t="24501" r="22650" b="27446"/>
                    <a:stretch/>
                  </pic:blipFill>
                  <pic:spPr bwMode="auto">
                    <a:xfrm>
                      <a:off x="0" y="0"/>
                      <a:ext cx="5739069" cy="2921498"/>
                    </a:xfrm>
                    <a:prstGeom prst="rect">
                      <a:avLst/>
                    </a:prstGeom>
                    <a:ln>
                      <a:noFill/>
                    </a:ln>
                    <a:extLst>
                      <a:ext uri="{53640926-AAD7-44D8-BBD7-CCE9431645EC}">
                        <a14:shadowObscured xmlns:a14="http://schemas.microsoft.com/office/drawing/2010/main"/>
                      </a:ext>
                    </a:extLst>
                  </pic:spPr>
                </pic:pic>
              </a:graphicData>
            </a:graphic>
          </wp:inline>
        </w:drawing>
      </w:r>
    </w:p>
    <w:p w14:paraId="2A672547" w14:textId="77777777" w:rsidR="0035459E" w:rsidRDefault="0035459E" w:rsidP="0035459E">
      <w:pPr>
        <w:pStyle w:val="Caption"/>
        <w:ind w:firstLine="540"/>
        <w:rPr>
          <w:rFonts w:ascii="Calibri Light,Arial" w:eastAsia="Calibri Light,Arial" w:hAnsi="Calibri Light,Arial" w:cs="Calibri Light,Arial"/>
        </w:rPr>
      </w:pPr>
      <w:r>
        <w:t xml:space="preserve">Figure </w:t>
      </w:r>
      <w:r>
        <w:fldChar w:fldCharType="begin"/>
      </w:r>
      <w:r>
        <w:instrText xml:space="preserve"> SEQ Figure \* ARABIC </w:instrText>
      </w:r>
      <w:r>
        <w:fldChar w:fldCharType="separate"/>
      </w:r>
      <w:r w:rsidR="00B67F39">
        <w:rPr>
          <w:noProof/>
        </w:rPr>
        <w:t>1</w:t>
      </w:r>
      <w:r>
        <w:fldChar w:fldCharType="end"/>
      </w:r>
      <w:r>
        <w:t>: Inbound &amp; Outbound Correspondences process</w:t>
      </w:r>
    </w:p>
    <w:p w14:paraId="520DE424" w14:textId="77777777" w:rsidR="001B5125" w:rsidRDefault="001B5125" w:rsidP="00AE441F">
      <w:pPr>
        <w:pStyle w:val="Heading2Text"/>
        <w:ind w:left="540"/>
        <w:rPr>
          <w:rFonts w:ascii="Calibri Light" w:hAnsi="Calibri Light" w:cs="Arial"/>
        </w:rPr>
      </w:pPr>
    </w:p>
    <w:p w14:paraId="79F620A0" w14:textId="77777777" w:rsidR="00532D46" w:rsidRDefault="00532D46" w:rsidP="00114CB8">
      <w:pPr>
        <w:pStyle w:val="Heading2"/>
      </w:pPr>
      <w:bookmarkStart w:id="32" w:name="_Toc512875776"/>
      <w:r w:rsidRPr="00F10FD0">
        <w:t>Channels</w:t>
      </w:r>
      <w:r>
        <w:t xml:space="preserve"> of Inbound Correspondence</w:t>
      </w:r>
      <w:bookmarkEnd w:id="32"/>
    </w:p>
    <w:p w14:paraId="724E9B60" w14:textId="25F75AB6" w:rsidR="00B23F15" w:rsidRDefault="00CE76FD" w:rsidP="005F4DE3">
      <w:pPr>
        <w:pStyle w:val="Heading2Text"/>
        <w:tabs>
          <w:tab w:val="left" w:pos="4680"/>
        </w:tabs>
        <w:ind w:left="900"/>
        <w:rPr>
          <w:rFonts w:ascii="Calibri Light,Arial" w:eastAsia="Calibri Light,Arial" w:hAnsi="Calibri Light,Arial" w:cs="Calibri Light,Arial"/>
        </w:rPr>
      </w:pPr>
      <w:r w:rsidRPr="25B35239">
        <w:rPr>
          <w:rFonts w:ascii="Calibri Light" w:eastAsia="Calibri Light" w:hAnsi="Calibri Light" w:cs="Calibri Light"/>
        </w:rPr>
        <w:t>SCE receive</w:t>
      </w:r>
      <w:r w:rsidR="00EE68DE" w:rsidRPr="25B35239">
        <w:rPr>
          <w:rFonts w:ascii="Calibri Light" w:eastAsia="Calibri Light" w:hAnsi="Calibri Light" w:cs="Calibri Light"/>
        </w:rPr>
        <w:t>s</w:t>
      </w:r>
      <w:r w:rsidRPr="25B35239">
        <w:rPr>
          <w:rFonts w:ascii="Calibri Light" w:eastAsia="Calibri Light" w:hAnsi="Calibri Light" w:cs="Calibri Light"/>
        </w:rPr>
        <w:t xml:space="preserve"> correspondence</w:t>
      </w:r>
      <w:r w:rsidR="00FF1EC9" w:rsidRPr="25B35239">
        <w:rPr>
          <w:rFonts w:ascii="Calibri Light" w:eastAsia="Calibri Light" w:hAnsi="Calibri Light" w:cs="Calibri Light"/>
        </w:rPr>
        <w:t>s</w:t>
      </w:r>
      <w:r w:rsidRPr="25B35239">
        <w:rPr>
          <w:rFonts w:ascii="Calibri Light,Arial" w:eastAsia="Calibri Light,Arial" w:hAnsi="Calibri Light,Arial" w:cs="Calibri Light,Arial"/>
        </w:rPr>
        <w:t xml:space="preserve"> </w:t>
      </w:r>
      <w:r w:rsidR="007D7865" w:rsidRPr="25B35239">
        <w:rPr>
          <w:rFonts w:ascii="Calibri Light" w:eastAsia="Calibri Light" w:hAnsi="Calibri Light" w:cs="Calibri Light"/>
        </w:rPr>
        <w:t>from customer</w:t>
      </w:r>
      <w:r w:rsidR="00353289" w:rsidRPr="25B35239">
        <w:rPr>
          <w:rFonts w:ascii="Calibri Light" w:eastAsia="Calibri Light" w:hAnsi="Calibri Light" w:cs="Calibri Light"/>
        </w:rPr>
        <w:t xml:space="preserve"> via </w:t>
      </w:r>
      <w:r w:rsidR="00EB5BB7" w:rsidRPr="25B35239">
        <w:rPr>
          <w:rFonts w:ascii="Calibri Light" w:eastAsia="Calibri Light" w:hAnsi="Calibri Light" w:cs="Calibri Light"/>
        </w:rPr>
        <w:t>US mail</w:t>
      </w:r>
      <w:r w:rsidR="007F20F2" w:rsidRPr="25B35239">
        <w:rPr>
          <w:rFonts w:ascii="Calibri Light" w:eastAsia="Calibri Light" w:hAnsi="Calibri Light" w:cs="Calibri Light"/>
        </w:rPr>
        <w:t>, email, eFax</w:t>
      </w:r>
      <w:r w:rsidR="00865BBC" w:rsidRPr="25B35239">
        <w:rPr>
          <w:rFonts w:ascii="Calibri Light,Arial" w:eastAsia="Calibri Light,Arial" w:hAnsi="Calibri Light,Arial" w:cs="Calibri Light,Arial"/>
        </w:rPr>
        <w:t>,</w:t>
      </w:r>
      <w:r w:rsidR="00EB5BB7" w:rsidRPr="25B35239">
        <w:rPr>
          <w:rFonts w:ascii="Calibri Light,Arial" w:eastAsia="Calibri Light,Arial" w:hAnsi="Calibri Light,Arial" w:cs="Calibri Light,Arial"/>
        </w:rPr>
        <w:t xml:space="preserve"> </w:t>
      </w:r>
      <w:r w:rsidR="006A4EE6" w:rsidRPr="25B35239">
        <w:rPr>
          <w:rFonts w:ascii="Calibri Light" w:eastAsia="Calibri Light" w:hAnsi="Calibri Light" w:cs="Calibri Light"/>
        </w:rPr>
        <w:t xml:space="preserve">Fax, </w:t>
      </w:r>
      <w:r w:rsidR="00EB5BB7" w:rsidRPr="25B35239">
        <w:rPr>
          <w:rFonts w:ascii="Calibri Light" w:eastAsia="Calibri Light" w:hAnsi="Calibri Light" w:cs="Calibri Light"/>
        </w:rPr>
        <w:t>SMS</w:t>
      </w:r>
      <w:r w:rsidR="00EA7AED" w:rsidRPr="25B35239">
        <w:rPr>
          <w:rFonts w:ascii="Calibri Light" w:eastAsia="Calibri Light" w:hAnsi="Calibri Light" w:cs="Calibri Light"/>
        </w:rPr>
        <w:t>, TTY</w:t>
      </w:r>
      <w:r w:rsidR="00865BBC" w:rsidRPr="25B35239">
        <w:rPr>
          <w:rFonts w:ascii="Calibri Light" w:eastAsia="Calibri Light" w:hAnsi="Calibri Light" w:cs="Calibri Light"/>
        </w:rPr>
        <w:t xml:space="preserve"> and SCE.COM</w:t>
      </w:r>
      <w:r w:rsidR="00353289" w:rsidRPr="25B35239">
        <w:rPr>
          <w:rFonts w:ascii="Calibri Light" w:eastAsia="Calibri Light" w:hAnsi="Calibri Light" w:cs="Calibri Light"/>
        </w:rPr>
        <w:t xml:space="preserve">. An image of the correspondence will be </w:t>
      </w:r>
      <w:r w:rsidR="00865BBC" w:rsidRPr="25B35239">
        <w:rPr>
          <w:rFonts w:ascii="Calibri Light" w:eastAsia="Calibri Light" w:hAnsi="Calibri Light" w:cs="Calibri Light"/>
        </w:rPr>
        <w:t xml:space="preserve">tagged with metadata via Kofax or MS Outlook. </w:t>
      </w:r>
      <w:r w:rsidR="00534A1E" w:rsidRPr="25B35239">
        <w:rPr>
          <w:rFonts w:ascii="Calibri Light" w:eastAsia="Calibri Light" w:hAnsi="Calibri Light" w:cs="Calibri Light"/>
        </w:rPr>
        <w:t xml:space="preserve">Users that do not have access to Kofax will use a MFM (multi-function </w:t>
      </w:r>
      <w:r w:rsidR="00B15B72" w:rsidRPr="25B35239">
        <w:rPr>
          <w:rFonts w:ascii="Calibri Light" w:eastAsia="Calibri Light" w:hAnsi="Calibri Light" w:cs="Calibri Light"/>
        </w:rPr>
        <w:t xml:space="preserve">scanning </w:t>
      </w:r>
      <w:r w:rsidR="00534A1E" w:rsidRPr="25B35239">
        <w:rPr>
          <w:rFonts w:ascii="Calibri Light" w:eastAsia="Calibri Light" w:hAnsi="Calibri Light" w:cs="Calibri Light"/>
        </w:rPr>
        <w:t>machine) to scan the correspondence and email the soft copy to their email</w:t>
      </w:r>
      <w:r w:rsidR="00B15B72" w:rsidRPr="25B35239">
        <w:rPr>
          <w:rFonts w:ascii="Calibri Light" w:eastAsia="Calibri Light" w:hAnsi="Calibri Light" w:cs="Calibri Light"/>
        </w:rPr>
        <w:t xml:space="preserve"> inbox</w:t>
      </w:r>
      <w:r w:rsidR="00534A1E" w:rsidRPr="25B35239">
        <w:rPr>
          <w:rFonts w:ascii="Calibri Light,Arial" w:eastAsia="Calibri Light,Arial" w:hAnsi="Calibri Light,Arial" w:cs="Calibri Light,Arial"/>
        </w:rPr>
        <w:t xml:space="preserve">. </w:t>
      </w:r>
      <w:r w:rsidR="00865BBC" w:rsidRPr="25B35239">
        <w:rPr>
          <w:rFonts w:ascii="Calibri Light" w:eastAsia="Calibri Light" w:hAnsi="Calibri Light" w:cs="Calibri Light"/>
        </w:rPr>
        <w:t xml:space="preserve">An image of the correspondence is then uploaded to </w:t>
      </w:r>
      <w:r w:rsidR="007D7865" w:rsidRPr="25B35239">
        <w:rPr>
          <w:rFonts w:ascii="Calibri Light" w:eastAsia="Calibri Light" w:hAnsi="Calibri Light" w:cs="Calibri Light"/>
        </w:rPr>
        <w:t>O</w:t>
      </w:r>
      <w:r w:rsidR="00FF1EC9" w:rsidRPr="25B35239">
        <w:rPr>
          <w:rFonts w:ascii="Calibri Light" w:eastAsia="Calibri Light" w:hAnsi="Calibri Light" w:cs="Calibri Light"/>
        </w:rPr>
        <w:t>p</w:t>
      </w:r>
      <w:r w:rsidR="007D7865" w:rsidRPr="25B35239">
        <w:rPr>
          <w:rFonts w:ascii="Calibri Light" w:eastAsia="Calibri Light" w:hAnsi="Calibri Light" w:cs="Calibri Light"/>
        </w:rPr>
        <w:t>en</w:t>
      </w:r>
      <w:r w:rsidR="008643EE" w:rsidRPr="25B35239">
        <w:rPr>
          <w:rFonts w:ascii="Calibri Light,Arial" w:eastAsia="Calibri Light,Arial" w:hAnsi="Calibri Light,Arial" w:cs="Calibri Light,Arial"/>
        </w:rPr>
        <w:t xml:space="preserve"> </w:t>
      </w:r>
      <w:r w:rsidR="007D7865" w:rsidRPr="25B35239">
        <w:rPr>
          <w:rFonts w:ascii="Calibri Light" w:eastAsia="Calibri Light" w:hAnsi="Calibri Light" w:cs="Calibri Light"/>
        </w:rPr>
        <w:t xml:space="preserve">Text </w:t>
      </w:r>
      <w:r w:rsidR="00E9602F" w:rsidRPr="25B35239">
        <w:rPr>
          <w:rFonts w:ascii="Calibri Light" w:eastAsia="Calibri Light" w:hAnsi="Calibri Light" w:cs="Calibri Light"/>
        </w:rPr>
        <w:t>Extended Enterprise Content Management</w:t>
      </w:r>
      <w:r w:rsidR="006D7FAB" w:rsidRPr="25B35239">
        <w:rPr>
          <w:rFonts w:ascii="Calibri Light,Arial" w:eastAsia="Calibri Light,Arial" w:hAnsi="Calibri Light,Arial" w:cs="Calibri Light,Arial"/>
        </w:rPr>
        <w:t xml:space="preserve"> </w:t>
      </w:r>
      <w:r w:rsidR="00E9602F" w:rsidRPr="25B35239">
        <w:rPr>
          <w:rFonts w:ascii="Calibri Light" w:eastAsia="Calibri Light" w:hAnsi="Calibri Light" w:cs="Calibri Light"/>
        </w:rPr>
        <w:t>(xECM)</w:t>
      </w:r>
      <w:r w:rsidR="00865BBC" w:rsidRPr="25B35239">
        <w:rPr>
          <w:rFonts w:ascii="Calibri Light" w:eastAsia="Calibri Light" w:hAnsi="Calibri Light" w:cs="Calibri Light"/>
        </w:rPr>
        <w:t xml:space="preserve"> for user to view.</w:t>
      </w:r>
    </w:p>
    <w:p w14:paraId="1F59A9F6" w14:textId="309E295C" w:rsidR="004D5D7C" w:rsidRDefault="004D5D7C" w:rsidP="005F4DE3">
      <w:pPr>
        <w:pStyle w:val="Heading2Text"/>
        <w:tabs>
          <w:tab w:val="left" w:pos="4680"/>
        </w:tabs>
        <w:ind w:left="900"/>
        <w:rPr>
          <w:rFonts w:ascii="Calibri Light,Arial" w:eastAsia="Calibri Light,Arial" w:hAnsi="Calibri Light,Arial" w:cs="Calibri Light,Arial"/>
        </w:rPr>
      </w:pPr>
      <w:r w:rsidRPr="25B35239">
        <w:rPr>
          <w:rFonts w:ascii="Calibri Light" w:eastAsia="Calibri Light" w:hAnsi="Calibri Light" w:cs="Calibri Light"/>
        </w:rPr>
        <w:t>A BP Contact will be created by xECM automatically when a correspondence is uploaded. The BP Contact will have the following information:</w:t>
      </w:r>
    </w:p>
    <w:p w14:paraId="2102D1B9" w14:textId="643F2B64" w:rsidR="00D2104A" w:rsidRDefault="00D2104A" w:rsidP="004D5D7C">
      <w:pPr>
        <w:pStyle w:val="Heading2Text"/>
        <w:numPr>
          <w:ilvl w:val="0"/>
          <w:numId w:val="38"/>
        </w:numPr>
        <w:rPr>
          <w:rFonts w:ascii="Calibri Light,Arial" w:eastAsia="Calibri Light,Arial" w:hAnsi="Calibri Light,Arial" w:cs="Calibri Light,Arial"/>
        </w:rPr>
      </w:pPr>
      <w:r w:rsidRPr="25B35239">
        <w:rPr>
          <w:rFonts w:ascii="Calibri Light" w:eastAsia="Calibri Light" w:hAnsi="Calibri Light" w:cs="Calibri Light"/>
        </w:rPr>
        <w:t>BP name &amp; number</w:t>
      </w:r>
    </w:p>
    <w:p w14:paraId="5F21E44A" w14:textId="02949AA4" w:rsidR="004D5D7C" w:rsidRDefault="004D5D7C" w:rsidP="004D5D7C">
      <w:pPr>
        <w:pStyle w:val="Heading2Text"/>
        <w:numPr>
          <w:ilvl w:val="0"/>
          <w:numId w:val="38"/>
        </w:numPr>
        <w:rPr>
          <w:rFonts w:ascii="Calibri Light,Arial" w:eastAsia="Calibri Light,Arial" w:hAnsi="Calibri Light,Arial" w:cs="Calibri Light,Arial"/>
        </w:rPr>
      </w:pPr>
      <w:r w:rsidRPr="25B35239">
        <w:rPr>
          <w:rFonts w:ascii="Calibri Light" w:eastAsia="Calibri Light" w:hAnsi="Calibri Light" w:cs="Calibri Light"/>
        </w:rPr>
        <w:t xml:space="preserve">Class - ‘Inbound Correspondence’ </w:t>
      </w:r>
    </w:p>
    <w:p w14:paraId="323FE22B" w14:textId="14FC4F90" w:rsidR="004D5D7C" w:rsidRDefault="004D5D7C" w:rsidP="004D5D7C">
      <w:pPr>
        <w:pStyle w:val="Heading2Text"/>
        <w:numPr>
          <w:ilvl w:val="0"/>
          <w:numId w:val="38"/>
        </w:numPr>
        <w:rPr>
          <w:rFonts w:ascii="Calibri Light,Arial" w:eastAsia="Calibri Light,Arial" w:hAnsi="Calibri Light,Arial" w:cs="Calibri Light,Arial"/>
        </w:rPr>
      </w:pPr>
      <w:r w:rsidRPr="25B35239">
        <w:rPr>
          <w:rFonts w:ascii="Calibri Light" w:eastAsia="Calibri Light" w:hAnsi="Calibri Light" w:cs="Calibri Light"/>
        </w:rPr>
        <w:t>Action - ‘Uploaded to xECM’</w:t>
      </w:r>
    </w:p>
    <w:p w14:paraId="57D46C0D" w14:textId="4A02C441" w:rsidR="004D5D7C" w:rsidRDefault="004D5D7C" w:rsidP="004D5D7C">
      <w:pPr>
        <w:pStyle w:val="Heading2Text"/>
        <w:numPr>
          <w:ilvl w:val="0"/>
          <w:numId w:val="38"/>
        </w:numPr>
        <w:rPr>
          <w:rFonts w:ascii="Calibri Light,Arial" w:eastAsia="Calibri Light,Arial" w:hAnsi="Calibri Light,Arial" w:cs="Calibri Light,Arial"/>
        </w:rPr>
      </w:pPr>
      <w:r w:rsidRPr="25B35239">
        <w:rPr>
          <w:rFonts w:ascii="Calibri Light" w:eastAsia="Calibri Light" w:hAnsi="Calibri Light" w:cs="Calibri Light"/>
        </w:rPr>
        <w:t>Type – Channel correspondence is received. It can be ‘Email’, ‘US Mail’, ‘SMS’, ‘Phone’.</w:t>
      </w:r>
    </w:p>
    <w:p w14:paraId="0B422629" w14:textId="77777777" w:rsidR="004D5D7C" w:rsidRDefault="004D5D7C" w:rsidP="004D5D7C">
      <w:pPr>
        <w:pStyle w:val="Heading2Text"/>
        <w:numPr>
          <w:ilvl w:val="0"/>
          <w:numId w:val="38"/>
        </w:numPr>
        <w:rPr>
          <w:rFonts w:ascii="Calibri Light,Arial" w:eastAsia="Calibri Light,Arial" w:hAnsi="Calibri Light,Arial" w:cs="Calibri Light,Arial"/>
        </w:rPr>
      </w:pPr>
      <w:r w:rsidRPr="25B35239">
        <w:rPr>
          <w:rFonts w:ascii="Calibri Light" w:eastAsia="Calibri Light" w:hAnsi="Calibri Light" w:cs="Calibri Light"/>
        </w:rPr>
        <w:t>In/Outgoing – ‘Incoming’</w:t>
      </w:r>
    </w:p>
    <w:p w14:paraId="03BEBAE8" w14:textId="77777777" w:rsidR="004D5D7C" w:rsidRDefault="004D5D7C" w:rsidP="004D5D7C">
      <w:pPr>
        <w:pStyle w:val="Heading2Text"/>
        <w:numPr>
          <w:ilvl w:val="0"/>
          <w:numId w:val="38"/>
        </w:numPr>
        <w:rPr>
          <w:rFonts w:ascii="Calibri Light,Arial" w:eastAsia="Calibri Light,Arial" w:hAnsi="Calibri Light,Arial" w:cs="Calibri Light,Arial"/>
        </w:rPr>
      </w:pPr>
      <w:r w:rsidRPr="25B35239">
        <w:rPr>
          <w:rFonts w:ascii="Calibri Light" w:eastAsia="Calibri Light" w:hAnsi="Calibri Light" w:cs="Calibri Light"/>
        </w:rPr>
        <w:t>Date/Time – System date/time</w:t>
      </w:r>
    </w:p>
    <w:p w14:paraId="469FD342" w14:textId="17578E57" w:rsidR="004D5D7C" w:rsidRPr="004D5D7C" w:rsidRDefault="004D5D7C" w:rsidP="004D5D7C">
      <w:pPr>
        <w:pStyle w:val="Heading2Text"/>
        <w:numPr>
          <w:ilvl w:val="0"/>
          <w:numId w:val="38"/>
        </w:numPr>
        <w:rPr>
          <w:rFonts w:ascii="Calibri Light,Arial" w:eastAsia="Calibri Light,Arial" w:hAnsi="Calibri Light,Arial" w:cs="Calibri Light,Arial"/>
        </w:rPr>
      </w:pPr>
      <w:r w:rsidRPr="25B35239">
        <w:rPr>
          <w:rFonts w:ascii="Calibri Light" w:eastAsia="Calibri Light" w:hAnsi="Calibri Light" w:cs="Calibri Light"/>
        </w:rPr>
        <w:t>Long Text – Name and ID of the correspondence</w:t>
      </w:r>
      <w:r w:rsidRPr="25B35239">
        <w:rPr>
          <w:rFonts w:ascii="Calibri Light,Arial" w:eastAsia="Calibri Light,Arial" w:hAnsi="Calibri Light,Arial" w:cs="Calibri Light,Arial"/>
        </w:rPr>
        <w:t>.</w:t>
      </w:r>
    </w:p>
    <w:p w14:paraId="1740EBAE" w14:textId="77777777" w:rsidR="004D5D7C" w:rsidRDefault="004D5D7C" w:rsidP="005F4DE3">
      <w:pPr>
        <w:pStyle w:val="Heading2Text"/>
        <w:tabs>
          <w:tab w:val="left" w:pos="4680"/>
        </w:tabs>
        <w:ind w:left="900"/>
        <w:rPr>
          <w:rFonts w:ascii="Calibri Light" w:hAnsi="Calibri Light" w:cs="Arial"/>
        </w:rPr>
      </w:pPr>
    </w:p>
    <w:p w14:paraId="4CAB9874" w14:textId="77777777" w:rsidR="00E9602F" w:rsidRPr="00353289" w:rsidRDefault="00353289" w:rsidP="00353289">
      <w:pPr>
        <w:pStyle w:val="Heading2Text"/>
        <w:ind w:left="900"/>
        <w:rPr>
          <w:rFonts w:ascii="Calibri Light,Arial" w:eastAsia="Calibri Light,Arial" w:hAnsi="Calibri Light,Arial" w:cs="Calibri Light,Arial"/>
        </w:rPr>
      </w:pPr>
      <w:r w:rsidRPr="25B35239">
        <w:rPr>
          <w:rFonts w:ascii="Calibri Light" w:eastAsia="Calibri Light" w:hAnsi="Calibri Light" w:cs="Calibri Light"/>
        </w:rPr>
        <w:t xml:space="preserve">The process </w:t>
      </w:r>
      <w:r w:rsidR="009910BA" w:rsidRPr="25B35239">
        <w:rPr>
          <w:rFonts w:ascii="Calibri Light" w:eastAsia="Calibri Light" w:hAnsi="Calibri Light" w:cs="Calibri Light"/>
        </w:rPr>
        <w:t>of handling</w:t>
      </w:r>
      <w:r w:rsidRPr="25B35239">
        <w:rPr>
          <w:rFonts w:ascii="Calibri Light" w:eastAsia="Calibri Light" w:hAnsi="Calibri Light" w:cs="Calibri Light"/>
        </w:rPr>
        <w:t xml:space="preserve"> inbound correspondence via different channels are documented</w:t>
      </w:r>
      <w:r w:rsidR="001A5D27" w:rsidRPr="25B35239">
        <w:rPr>
          <w:rFonts w:ascii="Calibri Light" w:eastAsia="Calibri Light" w:hAnsi="Calibri Light" w:cs="Calibri Light"/>
        </w:rPr>
        <w:t xml:space="preserve"> in this section below</w:t>
      </w:r>
      <w:r w:rsidRPr="25B35239">
        <w:rPr>
          <w:rFonts w:ascii="Calibri Light,Arial" w:eastAsia="Calibri Light,Arial" w:hAnsi="Calibri Light,Arial" w:cs="Calibri Light,Arial"/>
        </w:rPr>
        <w:t>.</w:t>
      </w:r>
    </w:p>
    <w:p w14:paraId="6E04673D" w14:textId="3AB1B1AD" w:rsidR="00353289" w:rsidRPr="00353289" w:rsidRDefault="00EA3BAA" w:rsidP="00353289">
      <w:pPr>
        <w:pStyle w:val="Heading2Text"/>
        <w:ind w:left="180" w:firstLine="720"/>
        <w:rPr>
          <w:rFonts w:ascii="Calibri Light,Arial" w:eastAsia="Calibri Light,Arial" w:hAnsi="Calibri Light,Arial" w:cs="Calibri Light,Arial"/>
          <w:u w:val="single"/>
        </w:rPr>
      </w:pPr>
      <w:r w:rsidRPr="25B35239">
        <w:rPr>
          <w:rFonts w:ascii="Calibri Light" w:eastAsia="Calibri Light" w:hAnsi="Calibri Light" w:cs="Calibri Light"/>
          <w:u w:val="single"/>
        </w:rPr>
        <w:t xml:space="preserve">Storing </w:t>
      </w:r>
      <w:r w:rsidR="00353289" w:rsidRPr="25B35239">
        <w:rPr>
          <w:rFonts w:ascii="Calibri Light" w:eastAsia="Calibri Light" w:hAnsi="Calibri Light" w:cs="Calibri Light"/>
          <w:u w:val="single"/>
        </w:rPr>
        <w:t>US mail</w:t>
      </w:r>
      <w:r w:rsidR="00023DE1" w:rsidRPr="25B35239">
        <w:rPr>
          <w:rFonts w:ascii="Calibri Light" w:eastAsia="Calibri Light" w:hAnsi="Calibri Light" w:cs="Calibri Light"/>
          <w:u w:val="single"/>
        </w:rPr>
        <w:t xml:space="preserve"> using K</w:t>
      </w:r>
      <w:r w:rsidR="00EC43FB" w:rsidRPr="25B35239">
        <w:rPr>
          <w:rFonts w:ascii="Calibri Light" w:eastAsia="Calibri Light" w:hAnsi="Calibri Light" w:cs="Calibri Light"/>
          <w:u w:val="single"/>
        </w:rPr>
        <w:t>ofax</w:t>
      </w:r>
      <w:r w:rsidR="00023DE1" w:rsidRPr="25B35239">
        <w:rPr>
          <w:rFonts w:ascii="Calibri Light" w:eastAsia="Calibri Light" w:hAnsi="Calibri Light" w:cs="Calibri Light"/>
          <w:u w:val="single"/>
        </w:rPr>
        <w:t xml:space="preserve"> to scan</w:t>
      </w:r>
    </w:p>
    <w:p w14:paraId="39F98BD7" w14:textId="77777777" w:rsidR="00B67BBD" w:rsidRDefault="000C5294" w:rsidP="00353289">
      <w:pPr>
        <w:pStyle w:val="Heading2Text"/>
        <w:ind w:left="900"/>
        <w:rPr>
          <w:rFonts w:ascii="Calibri Light,Arial" w:eastAsia="Calibri Light,Arial" w:hAnsi="Calibri Light,Arial" w:cs="Calibri Light,Arial"/>
        </w:rPr>
      </w:pPr>
      <w:r w:rsidRPr="25B35239">
        <w:rPr>
          <w:rFonts w:ascii="Calibri Light" w:eastAsia="Calibri Light" w:hAnsi="Calibri Light" w:cs="Calibri Light"/>
        </w:rPr>
        <w:t xml:space="preserve">When SCE receives inbound correspondence that is in </w:t>
      </w:r>
      <w:r w:rsidR="00EE68DE" w:rsidRPr="25B35239">
        <w:rPr>
          <w:rFonts w:ascii="Calibri Light" w:eastAsia="Calibri Light" w:hAnsi="Calibri Light" w:cs="Calibri Light"/>
        </w:rPr>
        <w:t>paper</w:t>
      </w:r>
      <w:r w:rsidRPr="25B35239">
        <w:rPr>
          <w:rFonts w:ascii="Calibri Light" w:eastAsia="Calibri Light" w:hAnsi="Calibri Light" w:cs="Calibri Light"/>
        </w:rPr>
        <w:t xml:space="preserve"> form, </w:t>
      </w:r>
      <w:r w:rsidR="00AD052B" w:rsidRPr="25B35239">
        <w:rPr>
          <w:rFonts w:ascii="Calibri Light" w:eastAsia="Calibri Light" w:hAnsi="Calibri Light" w:cs="Calibri Light"/>
        </w:rPr>
        <w:t>user will scan the correspondence using Kofax.</w:t>
      </w:r>
      <w:r w:rsidR="00FE2360" w:rsidRPr="25B35239">
        <w:rPr>
          <w:rFonts w:ascii="Calibri Light,Arial" w:eastAsia="Calibri Light,Arial" w:hAnsi="Calibri Light,Arial" w:cs="Calibri Light,Arial"/>
        </w:rPr>
        <w:t xml:space="preserve"> </w:t>
      </w:r>
      <w:r w:rsidR="00E7521C" w:rsidRPr="25B35239">
        <w:rPr>
          <w:rFonts w:ascii="Calibri Light" w:eastAsia="Calibri Light" w:hAnsi="Calibri Light" w:cs="Calibri Light"/>
        </w:rPr>
        <w:t>This activity is called Create Batch.</w:t>
      </w:r>
    </w:p>
    <w:p w14:paraId="35769A89" w14:textId="77777777" w:rsidR="00E7521C" w:rsidRDefault="00B3346B" w:rsidP="00E7521C">
      <w:pPr>
        <w:pStyle w:val="Heading2Text"/>
        <w:keepNext/>
        <w:ind w:left="900"/>
      </w:pPr>
      <w:r w:rsidRPr="003647B7">
        <w:rPr>
          <w:noProof/>
          <w:lang w:eastAsia="en-US"/>
        </w:rPr>
        <w:lastRenderedPageBreak/>
        <w:drawing>
          <wp:inline distT="0" distB="0" distL="0" distR="0" wp14:anchorId="70FCFDD1" wp14:editId="34A23450">
            <wp:extent cx="4746929" cy="3339079"/>
            <wp:effectExtent l="0" t="0" r="0" b="0"/>
            <wp:docPr id="1043" name="Picture 1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 name="MBL2.png"/>
                    <pic:cNvPicPr/>
                  </pic:nvPicPr>
                  <pic:blipFill>
                    <a:blip r:embed="rId16">
                      <a:extLst>
                        <a:ext uri="{28A0092B-C50C-407E-A947-70E740481C1C}">
                          <a14:useLocalDpi xmlns:a14="http://schemas.microsoft.com/office/drawing/2010/main" val="0"/>
                        </a:ext>
                      </a:extLst>
                    </a:blip>
                    <a:stretch>
                      <a:fillRect/>
                    </a:stretch>
                  </pic:blipFill>
                  <pic:spPr>
                    <a:xfrm>
                      <a:off x="0" y="0"/>
                      <a:ext cx="4769817" cy="3355179"/>
                    </a:xfrm>
                    <a:prstGeom prst="rect">
                      <a:avLst/>
                    </a:prstGeom>
                  </pic:spPr>
                </pic:pic>
              </a:graphicData>
            </a:graphic>
          </wp:inline>
        </w:drawing>
      </w:r>
    </w:p>
    <w:p w14:paraId="22135509" w14:textId="77777777" w:rsidR="00B3346B" w:rsidRDefault="00E7521C" w:rsidP="00E7521C">
      <w:pPr>
        <w:pStyle w:val="Caption"/>
        <w:ind w:left="180" w:firstLine="720"/>
        <w:rPr>
          <w:rFonts w:ascii="Calibri Light,Arial" w:eastAsia="Calibri Light,Arial" w:hAnsi="Calibri Light,Arial" w:cs="Calibri Light,Arial"/>
        </w:rPr>
      </w:pPr>
      <w:r>
        <w:t xml:space="preserve">Figure </w:t>
      </w:r>
      <w:r>
        <w:fldChar w:fldCharType="begin"/>
      </w:r>
      <w:r>
        <w:instrText xml:space="preserve"> SEQ Figure \* ARABIC </w:instrText>
      </w:r>
      <w:r>
        <w:fldChar w:fldCharType="separate"/>
      </w:r>
      <w:r w:rsidR="00B67F39">
        <w:rPr>
          <w:noProof/>
        </w:rPr>
        <w:t>2</w:t>
      </w:r>
      <w:r>
        <w:fldChar w:fldCharType="end"/>
      </w:r>
      <w:r>
        <w:t>: Kofax Create Batch</w:t>
      </w:r>
    </w:p>
    <w:p w14:paraId="5AB1F6E3" w14:textId="77777777" w:rsidR="00B3346B" w:rsidRDefault="00B3346B" w:rsidP="00353289">
      <w:pPr>
        <w:pStyle w:val="Heading2Text"/>
        <w:ind w:left="900"/>
        <w:rPr>
          <w:rFonts w:ascii="Calibri Light" w:hAnsi="Calibri Light" w:cs="Arial"/>
        </w:rPr>
      </w:pPr>
    </w:p>
    <w:p w14:paraId="78593A47" w14:textId="77777777" w:rsidR="00B7349C" w:rsidRDefault="005F4DE3" w:rsidP="005F4DE3">
      <w:pPr>
        <w:pStyle w:val="Heading2Text"/>
        <w:ind w:left="950"/>
        <w:rPr>
          <w:rFonts w:ascii="Calibri Light,Arial" w:eastAsia="Calibri Light,Arial" w:hAnsi="Calibri Light,Arial" w:cs="Calibri Light,Arial"/>
        </w:rPr>
      </w:pPr>
      <w:r w:rsidRPr="25B35239">
        <w:rPr>
          <w:rFonts w:ascii="Calibri Light" w:eastAsia="Calibri Light" w:hAnsi="Calibri Light" w:cs="Calibri Light"/>
        </w:rPr>
        <w:t>T</w:t>
      </w:r>
      <w:r w:rsidR="00B7349C" w:rsidRPr="25B35239">
        <w:rPr>
          <w:rFonts w:ascii="Calibri Light" w:eastAsia="Calibri Light" w:hAnsi="Calibri Light" w:cs="Calibri Light"/>
        </w:rPr>
        <w:t xml:space="preserve">he scanned US mail image is kept in Kofax. User </w:t>
      </w:r>
      <w:r w:rsidR="00865BBC" w:rsidRPr="25B35239">
        <w:rPr>
          <w:rFonts w:ascii="Calibri Light" w:eastAsia="Calibri Light" w:hAnsi="Calibri Light" w:cs="Calibri Light"/>
        </w:rPr>
        <w:t>can</w:t>
      </w:r>
      <w:r w:rsidR="00B7349C" w:rsidRPr="25B35239">
        <w:rPr>
          <w:rFonts w:ascii="Calibri Light" w:eastAsia="Calibri Light" w:hAnsi="Calibri Light" w:cs="Calibri Light"/>
        </w:rPr>
        <w:t xml:space="preserve"> view the list of</w:t>
      </w:r>
      <w:r w:rsidR="00E7521C" w:rsidRPr="25B35239">
        <w:rPr>
          <w:rFonts w:ascii="Calibri Light" w:eastAsia="Calibri Light" w:hAnsi="Calibri Light" w:cs="Calibri Light"/>
        </w:rPr>
        <w:t xml:space="preserve"> scanned</w:t>
      </w:r>
      <w:r w:rsidR="00B7349C" w:rsidRPr="25B35239">
        <w:rPr>
          <w:rFonts w:ascii="Calibri Light" w:eastAsia="Calibri Light" w:hAnsi="Calibri Light" w:cs="Calibri Light"/>
        </w:rPr>
        <w:t xml:space="preserve"> correspondence images that is ready to be uploaded to </w:t>
      </w:r>
      <w:r w:rsidR="005934A5" w:rsidRPr="25B35239">
        <w:rPr>
          <w:rFonts w:ascii="Calibri Light" w:eastAsia="Calibri Light" w:hAnsi="Calibri Light" w:cs="Calibri Light"/>
        </w:rPr>
        <w:t>x</w:t>
      </w:r>
      <w:r w:rsidR="00B7349C" w:rsidRPr="25B35239">
        <w:rPr>
          <w:rFonts w:ascii="Calibri Light" w:eastAsia="Calibri Light" w:hAnsi="Calibri Light" w:cs="Calibri Light"/>
        </w:rPr>
        <w:t xml:space="preserve">ECM (Figure </w:t>
      </w:r>
      <w:r w:rsidR="00E7521C" w:rsidRPr="25B35239">
        <w:rPr>
          <w:rFonts w:ascii="Calibri Light" w:eastAsia="Calibri Light" w:hAnsi="Calibri Light" w:cs="Calibri Light"/>
        </w:rPr>
        <w:t>3</w:t>
      </w:r>
      <w:r w:rsidR="00B7349C" w:rsidRPr="25B35239">
        <w:rPr>
          <w:rFonts w:ascii="Calibri Light,Arial" w:eastAsia="Calibri Light,Arial" w:hAnsi="Calibri Light,Arial" w:cs="Calibri Light,Arial"/>
        </w:rPr>
        <w:t>).</w:t>
      </w:r>
      <w:r w:rsidR="00865BBC" w:rsidRPr="25B35239">
        <w:rPr>
          <w:rFonts w:ascii="Calibri Light,Arial" w:eastAsia="Calibri Light,Arial" w:hAnsi="Calibri Light,Arial" w:cs="Calibri Light,Arial"/>
        </w:rPr>
        <w:t xml:space="preserve"> </w:t>
      </w:r>
      <w:r w:rsidR="00B7349C" w:rsidRPr="25B35239">
        <w:rPr>
          <w:rFonts w:ascii="Calibri Light,Arial" w:eastAsia="Calibri Light,Arial" w:hAnsi="Calibri Light,Arial" w:cs="Calibri Light,Arial"/>
        </w:rPr>
        <w:t xml:space="preserve"> </w:t>
      </w:r>
    </w:p>
    <w:p w14:paraId="121DB181" w14:textId="77777777" w:rsidR="00B7349C" w:rsidRDefault="00B7349C" w:rsidP="00B7349C">
      <w:pPr>
        <w:pStyle w:val="Heading2Text"/>
        <w:keepNext/>
        <w:ind w:left="950"/>
      </w:pPr>
      <w:r w:rsidRPr="003647B7">
        <w:rPr>
          <w:noProof/>
          <w:lang w:eastAsia="en-US"/>
        </w:rPr>
        <w:drawing>
          <wp:inline distT="0" distB="0" distL="0" distR="0" wp14:anchorId="4DBD9E6E" wp14:editId="7E73B2BB">
            <wp:extent cx="4724400" cy="2305878"/>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MBL1.png"/>
                    <pic:cNvPicPr/>
                  </pic:nvPicPr>
                  <pic:blipFill rotWithShape="1">
                    <a:blip r:embed="rId17">
                      <a:extLst>
                        <a:ext uri="{28A0092B-C50C-407E-A947-70E740481C1C}">
                          <a14:useLocalDpi xmlns:a14="http://schemas.microsoft.com/office/drawing/2010/main" val="0"/>
                        </a:ext>
                      </a:extLst>
                    </a:blip>
                    <a:srcRect b="10338"/>
                    <a:stretch/>
                  </pic:blipFill>
                  <pic:spPr bwMode="auto">
                    <a:xfrm>
                      <a:off x="0" y="0"/>
                      <a:ext cx="4725059" cy="2306200"/>
                    </a:xfrm>
                    <a:prstGeom prst="rect">
                      <a:avLst/>
                    </a:prstGeom>
                    <a:ln>
                      <a:noFill/>
                    </a:ln>
                    <a:extLst>
                      <a:ext uri="{53640926-AAD7-44D8-BBD7-CCE9431645EC}">
                        <a14:shadowObscured xmlns:a14="http://schemas.microsoft.com/office/drawing/2010/main"/>
                      </a:ext>
                    </a:extLst>
                  </pic:spPr>
                </pic:pic>
              </a:graphicData>
            </a:graphic>
          </wp:inline>
        </w:drawing>
      </w:r>
    </w:p>
    <w:p w14:paraId="182F5125" w14:textId="77777777" w:rsidR="00B7349C" w:rsidRDefault="00B7349C" w:rsidP="00B7349C">
      <w:pPr>
        <w:pStyle w:val="Caption"/>
        <w:ind w:left="950"/>
        <w:rPr>
          <w:rFonts w:ascii="Calibri Light,Arial" w:eastAsia="Calibri Light,Arial" w:hAnsi="Calibri Light,Arial" w:cs="Calibri Light,Arial"/>
        </w:rPr>
      </w:pPr>
      <w:r>
        <w:t xml:space="preserve">Figure </w:t>
      </w:r>
      <w:r>
        <w:fldChar w:fldCharType="begin"/>
      </w:r>
      <w:r>
        <w:instrText xml:space="preserve"> SEQ Figure \* ARABIC </w:instrText>
      </w:r>
      <w:r>
        <w:fldChar w:fldCharType="separate"/>
      </w:r>
      <w:r w:rsidR="00B67F39">
        <w:rPr>
          <w:noProof/>
        </w:rPr>
        <w:t>3</w:t>
      </w:r>
      <w:r>
        <w:fldChar w:fldCharType="end"/>
      </w:r>
      <w:r>
        <w:t>: Kofax scanning</w:t>
      </w:r>
    </w:p>
    <w:p w14:paraId="6A48C384" w14:textId="77777777" w:rsidR="00B7349C" w:rsidRDefault="00B7349C" w:rsidP="00B7349C">
      <w:pPr>
        <w:pStyle w:val="Heading2Text"/>
        <w:rPr>
          <w:rFonts w:ascii="Calibri Light" w:hAnsi="Calibri Light" w:cs="Arial"/>
        </w:rPr>
      </w:pPr>
    </w:p>
    <w:p w14:paraId="04819F4F" w14:textId="4AC946F1" w:rsidR="00DD55AA" w:rsidRDefault="00B7349C" w:rsidP="005F4DE3">
      <w:pPr>
        <w:pStyle w:val="Heading2Text"/>
        <w:ind w:left="950"/>
        <w:rPr>
          <w:rFonts w:ascii="Calibri Light,Arial" w:eastAsia="Calibri Light,Arial" w:hAnsi="Calibri Light,Arial" w:cs="Calibri Light,Arial"/>
        </w:rPr>
      </w:pPr>
      <w:r w:rsidRPr="770BDB59">
        <w:rPr>
          <w:rFonts w:ascii="Calibri Light" w:eastAsia="Calibri Light" w:hAnsi="Calibri Light" w:cs="Calibri Light"/>
        </w:rPr>
        <w:t xml:space="preserve">User retrieves the </w:t>
      </w:r>
      <w:r w:rsidR="00865BBC" w:rsidRPr="770BDB59">
        <w:rPr>
          <w:rFonts w:ascii="Calibri Light" w:eastAsia="Calibri Light" w:hAnsi="Calibri Light" w:cs="Calibri Light"/>
        </w:rPr>
        <w:t xml:space="preserve">scanned </w:t>
      </w:r>
      <w:r w:rsidRPr="770BDB59">
        <w:rPr>
          <w:rFonts w:ascii="Calibri Light" w:eastAsia="Calibri Light" w:hAnsi="Calibri Light" w:cs="Calibri Light"/>
        </w:rPr>
        <w:t>correspondence image from Kofax and enter</w:t>
      </w:r>
      <w:r w:rsidR="00720DDD" w:rsidRPr="770BDB59">
        <w:rPr>
          <w:rFonts w:ascii="Calibri Light" w:eastAsia="Calibri Light" w:hAnsi="Calibri Light" w:cs="Calibri Light"/>
        </w:rPr>
        <w:t>s</w:t>
      </w:r>
      <w:r w:rsidRPr="770BDB59">
        <w:rPr>
          <w:rFonts w:ascii="Calibri Light" w:eastAsia="Calibri Light" w:hAnsi="Calibri Light" w:cs="Calibri Light"/>
        </w:rPr>
        <w:t xml:space="preserve"> the metadata to index the correspondence (Figure </w:t>
      </w:r>
      <w:r w:rsidR="00E7521C" w:rsidRPr="770BDB59">
        <w:rPr>
          <w:rFonts w:ascii="Calibri Light" w:eastAsia="Calibri Light" w:hAnsi="Calibri Light" w:cs="Calibri Light"/>
        </w:rPr>
        <w:t>4</w:t>
      </w:r>
      <w:r w:rsidRPr="770BDB59">
        <w:rPr>
          <w:rFonts w:ascii="Calibri Light" w:eastAsia="Calibri Light" w:hAnsi="Calibri Light" w:cs="Calibri Light"/>
        </w:rPr>
        <w:t xml:space="preserve">). Metadata is predefined in Kofax </w:t>
      </w:r>
      <w:r w:rsidR="00865BBC" w:rsidRPr="770BDB59">
        <w:rPr>
          <w:rFonts w:ascii="Calibri Light" w:eastAsia="Calibri Light" w:hAnsi="Calibri Light" w:cs="Calibri Light"/>
        </w:rPr>
        <w:t xml:space="preserve">for each type of correspondence </w:t>
      </w:r>
      <w:r w:rsidR="004A1496" w:rsidRPr="770BDB59">
        <w:rPr>
          <w:rFonts w:ascii="Calibri Light" w:eastAsia="Calibri Light" w:hAnsi="Calibri Light" w:cs="Calibri Light"/>
        </w:rPr>
        <w:t>such as Contract number</w:t>
      </w:r>
      <w:r w:rsidRPr="770BDB59">
        <w:rPr>
          <w:rFonts w:ascii="Calibri Light" w:eastAsia="Calibri Light" w:hAnsi="Calibri Light" w:cs="Calibri Light"/>
        </w:rPr>
        <w:t>, Program (i.e. MBL</w:t>
      </w:r>
      <w:r w:rsidR="00DD55AA" w:rsidRPr="770BDB59">
        <w:rPr>
          <w:rFonts w:ascii="Calibri Light" w:eastAsia="Calibri Light" w:hAnsi="Calibri Light" w:cs="Calibri Light"/>
        </w:rPr>
        <w:t>, CARE,</w:t>
      </w:r>
      <w:r w:rsidRPr="770BDB59">
        <w:rPr>
          <w:rFonts w:ascii="Calibri Light" w:eastAsia="Calibri Light" w:hAnsi="Calibri Light" w:cs="Calibri Light"/>
        </w:rPr>
        <w:t xml:space="preserve"> FERA</w:t>
      </w:r>
      <w:r w:rsidR="00DD55AA" w:rsidRPr="770BDB59">
        <w:rPr>
          <w:rFonts w:ascii="Calibri Light" w:eastAsia="Calibri Light" w:hAnsi="Calibri Light" w:cs="Calibri Light"/>
        </w:rPr>
        <w:t xml:space="preserve"> and HEER</w:t>
      </w:r>
      <w:r w:rsidRPr="770BDB59">
        <w:rPr>
          <w:rFonts w:ascii="Calibri Light,Arial" w:eastAsia="Calibri Light,Arial" w:hAnsi="Calibri Light,Arial" w:cs="Calibri Light,Arial"/>
        </w:rPr>
        <w:t xml:space="preserve">), </w:t>
      </w:r>
      <w:r w:rsidR="00985363" w:rsidRPr="770BDB59">
        <w:rPr>
          <w:rFonts w:ascii="Calibri Light" w:eastAsia="Calibri Light" w:hAnsi="Calibri Light" w:cs="Calibri Light"/>
        </w:rPr>
        <w:t>and Category</w:t>
      </w:r>
      <w:r w:rsidRPr="770BDB59">
        <w:rPr>
          <w:rFonts w:ascii="Calibri Light" w:eastAsia="Calibri Light" w:hAnsi="Calibri Light" w:cs="Calibri Light"/>
        </w:rPr>
        <w:t xml:space="preserve"> (i.e. Part 1 or Part 2. Applicable for MBL only), Applicable Received Date, Applicable Submit Method, Customer email and Batch date. </w:t>
      </w:r>
      <w:r w:rsidR="00272E69" w:rsidRPr="770BDB59">
        <w:rPr>
          <w:rFonts w:ascii="Calibri Light" w:eastAsia="Calibri Light" w:hAnsi="Calibri Light" w:cs="Calibri Light"/>
        </w:rPr>
        <w:t xml:space="preserve">Currently, Kofax </w:t>
      </w:r>
      <w:r w:rsidR="000A620F" w:rsidRPr="770BDB59">
        <w:rPr>
          <w:rFonts w:ascii="Calibri Light" w:eastAsia="Calibri Light" w:hAnsi="Calibri Light" w:cs="Calibri Light"/>
        </w:rPr>
        <w:t>only uses Contract number</w:t>
      </w:r>
      <w:r w:rsidR="00272E69" w:rsidRPr="770BDB59">
        <w:rPr>
          <w:rFonts w:ascii="Calibri Light" w:eastAsia="Calibri Light" w:hAnsi="Calibri Light" w:cs="Calibri Light"/>
        </w:rPr>
        <w:t xml:space="preserve"> as the metadata</w:t>
      </w:r>
      <w:r w:rsidR="000A620F" w:rsidRPr="770BDB59">
        <w:rPr>
          <w:rFonts w:ascii="Calibri Light,Arial" w:eastAsia="Calibri Light,Arial" w:hAnsi="Calibri Light,Arial" w:cs="Calibri Light,Arial"/>
        </w:rPr>
        <w:t>.</w:t>
      </w:r>
      <w:r w:rsidR="007435E0" w:rsidRPr="770BDB59">
        <w:rPr>
          <w:rFonts w:ascii="Calibri Light" w:eastAsia="Calibri Light" w:hAnsi="Calibri Light" w:cs="Calibri Light"/>
        </w:rPr>
        <w:t xml:space="preserve"> HCL proposes Kofax to offer BP number</w:t>
      </w:r>
      <w:r w:rsidR="00BC4829" w:rsidRPr="770BDB59">
        <w:rPr>
          <w:rFonts w:ascii="Calibri Light" w:eastAsia="Calibri Light" w:hAnsi="Calibri Light" w:cs="Calibri Light"/>
        </w:rPr>
        <w:t xml:space="preserve"> and</w:t>
      </w:r>
      <w:r w:rsidR="007435E0" w:rsidRPr="770BDB59">
        <w:rPr>
          <w:rFonts w:ascii="Calibri Light" w:eastAsia="Calibri Light" w:hAnsi="Calibri Light" w:cs="Calibri Light"/>
        </w:rPr>
        <w:t xml:space="preserve"> Contract Account number</w:t>
      </w:r>
      <w:r w:rsidR="00D40039" w:rsidRPr="770BDB59">
        <w:rPr>
          <w:rFonts w:ascii="Calibri Light,Arial" w:eastAsia="Calibri Light,Arial" w:hAnsi="Calibri Light,Arial" w:cs="Calibri Light,Arial"/>
        </w:rPr>
        <w:t xml:space="preserve"> </w:t>
      </w:r>
      <w:r w:rsidR="000A620F" w:rsidRPr="770BDB59">
        <w:rPr>
          <w:rFonts w:ascii="Calibri Light" w:eastAsia="Calibri Light" w:hAnsi="Calibri Light" w:cs="Calibri Light"/>
        </w:rPr>
        <w:t>as optional metadata</w:t>
      </w:r>
      <w:r w:rsidR="007F78B5" w:rsidRPr="770BDB59">
        <w:rPr>
          <w:rFonts w:ascii="Calibri Light" w:eastAsia="Calibri Light" w:hAnsi="Calibri Light" w:cs="Calibri Light"/>
        </w:rPr>
        <w:t xml:space="preserve"> in addition to Contract number. This requires enhancement to Kofax.</w:t>
      </w:r>
    </w:p>
    <w:p w14:paraId="7BC952F1" w14:textId="067D05C8" w:rsidR="00B7349C" w:rsidRDefault="00B7349C" w:rsidP="005F4DE3">
      <w:pPr>
        <w:pStyle w:val="Heading2Text"/>
        <w:ind w:left="950"/>
        <w:rPr>
          <w:rFonts w:ascii="Calibri Light,Arial" w:eastAsia="Calibri Light,Arial" w:hAnsi="Calibri Light,Arial" w:cs="Calibri Light,Arial"/>
        </w:rPr>
      </w:pPr>
      <w:r w:rsidRPr="25B35239">
        <w:rPr>
          <w:rFonts w:ascii="Calibri Light" w:eastAsia="Calibri Light" w:hAnsi="Calibri Light" w:cs="Calibri Light"/>
        </w:rPr>
        <w:lastRenderedPageBreak/>
        <w:t xml:space="preserve">Before </w:t>
      </w:r>
      <w:r w:rsidR="00DD55AA" w:rsidRPr="25B35239">
        <w:rPr>
          <w:rFonts w:ascii="Calibri Light" w:eastAsia="Calibri Light" w:hAnsi="Calibri Light" w:cs="Calibri Light"/>
        </w:rPr>
        <w:t xml:space="preserve">the </w:t>
      </w:r>
      <w:r w:rsidRPr="25B35239">
        <w:rPr>
          <w:rFonts w:ascii="Calibri Light" w:eastAsia="Calibri Light" w:hAnsi="Calibri Light" w:cs="Calibri Light"/>
        </w:rPr>
        <w:t>user enter</w:t>
      </w:r>
      <w:r w:rsidR="00607D4B" w:rsidRPr="25B35239">
        <w:rPr>
          <w:rFonts w:ascii="Calibri Light" w:eastAsia="Calibri Light" w:hAnsi="Calibri Light" w:cs="Calibri Light"/>
        </w:rPr>
        <w:t>s the</w:t>
      </w:r>
      <w:r w:rsidRPr="25B35239">
        <w:rPr>
          <w:rFonts w:ascii="Calibri Light" w:eastAsia="Calibri Light" w:hAnsi="Calibri Light" w:cs="Calibri Light"/>
        </w:rPr>
        <w:t xml:space="preserve"> Contract</w:t>
      </w:r>
      <w:r w:rsidR="004A1496" w:rsidRPr="25B35239">
        <w:rPr>
          <w:rFonts w:ascii="Calibri Light" w:eastAsia="Calibri Light" w:hAnsi="Calibri Light" w:cs="Calibri Light"/>
        </w:rPr>
        <w:t xml:space="preserve"> number</w:t>
      </w:r>
      <w:r w:rsidRPr="25B35239">
        <w:rPr>
          <w:rFonts w:ascii="Calibri Light" w:eastAsia="Calibri Light" w:hAnsi="Calibri Light" w:cs="Calibri Light"/>
        </w:rPr>
        <w:t xml:space="preserve"> as a metadata, </w:t>
      </w:r>
      <w:r w:rsidR="00DD55AA" w:rsidRPr="25B35239">
        <w:rPr>
          <w:rFonts w:ascii="Calibri Light" w:eastAsia="Calibri Light" w:hAnsi="Calibri Light" w:cs="Calibri Light"/>
        </w:rPr>
        <w:t xml:space="preserve">the </w:t>
      </w:r>
      <w:r w:rsidRPr="25B35239">
        <w:rPr>
          <w:rFonts w:ascii="Calibri Light" w:eastAsia="Calibri Light" w:hAnsi="Calibri Light" w:cs="Calibri Light"/>
        </w:rPr>
        <w:t xml:space="preserve">user will need </w:t>
      </w:r>
      <w:r w:rsidR="00DD55AA" w:rsidRPr="25B35239">
        <w:rPr>
          <w:rFonts w:ascii="Calibri Light" w:eastAsia="Calibri Light" w:hAnsi="Calibri Light" w:cs="Calibri Light"/>
        </w:rPr>
        <w:t xml:space="preserve">to </w:t>
      </w:r>
      <w:r w:rsidRPr="25B35239">
        <w:rPr>
          <w:rFonts w:ascii="Calibri Light" w:eastAsia="Calibri Light" w:hAnsi="Calibri Light" w:cs="Calibri Light"/>
        </w:rPr>
        <w:t xml:space="preserve">verify the Contract number </w:t>
      </w:r>
      <w:r w:rsidR="004A1496" w:rsidRPr="25B35239">
        <w:rPr>
          <w:rFonts w:ascii="Calibri Light" w:eastAsia="Calibri Light" w:hAnsi="Calibri Light" w:cs="Calibri Light"/>
        </w:rPr>
        <w:t xml:space="preserve">manually </w:t>
      </w:r>
      <w:r w:rsidRPr="25B35239">
        <w:rPr>
          <w:rFonts w:ascii="Calibri Light" w:eastAsia="Calibri Light" w:hAnsi="Calibri Light" w:cs="Calibri Light"/>
        </w:rPr>
        <w:t xml:space="preserve">by navigating out of Kofax </w:t>
      </w:r>
      <w:r w:rsidR="00DD55AA" w:rsidRPr="25B35239">
        <w:rPr>
          <w:rFonts w:ascii="Calibri Light" w:eastAsia="Calibri Light" w:hAnsi="Calibri Light" w:cs="Calibri Light"/>
        </w:rPr>
        <w:t>in</w:t>
      </w:r>
      <w:r w:rsidRPr="25B35239">
        <w:rPr>
          <w:rFonts w:ascii="Calibri Light" w:eastAsia="Calibri Light" w:hAnsi="Calibri Light" w:cs="Calibri Light"/>
        </w:rPr>
        <w:t xml:space="preserve">to S/4HANA. </w:t>
      </w:r>
      <w:r w:rsidR="00DD55AA" w:rsidRPr="25B35239">
        <w:rPr>
          <w:rFonts w:ascii="Calibri Light" w:eastAsia="Calibri Light" w:hAnsi="Calibri Light" w:cs="Calibri Light"/>
        </w:rPr>
        <w:t>The u</w:t>
      </w:r>
      <w:r w:rsidRPr="25B35239">
        <w:rPr>
          <w:rFonts w:ascii="Calibri Light" w:eastAsia="Calibri Light" w:hAnsi="Calibri Light" w:cs="Calibri Light"/>
        </w:rPr>
        <w:t>ser will submit the correspondence image once it is ready to be uploaded to xECM.</w:t>
      </w:r>
      <w:r w:rsidR="00DD55AA" w:rsidRPr="25B35239">
        <w:rPr>
          <w:rFonts w:ascii="Calibri Light,Arial" w:eastAsia="Calibri Light,Arial" w:hAnsi="Calibri Light,Arial" w:cs="Calibri Light,Arial"/>
        </w:rPr>
        <w:t xml:space="preserve"> </w:t>
      </w:r>
      <w:r w:rsidR="00DD55AA" w:rsidRPr="25B35239">
        <w:rPr>
          <w:rFonts w:ascii="Calibri Light" w:eastAsia="Calibri Light" w:hAnsi="Calibri Light" w:cs="Calibri Light"/>
        </w:rPr>
        <w:t xml:space="preserve">There is an interface </w:t>
      </w:r>
      <w:r w:rsidR="00F63B67" w:rsidRPr="25B35239">
        <w:rPr>
          <w:rFonts w:ascii="Calibri Light" w:eastAsia="Calibri Light" w:hAnsi="Calibri Light" w:cs="Calibri Light"/>
        </w:rPr>
        <w:t xml:space="preserve">enhancement </w:t>
      </w:r>
      <w:r w:rsidR="00DD55AA" w:rsidRPr="25B35239">
        <w:rPr>
          <w:rFonts w:ascii="Calibri Light" w:eastAsia="Calibri Light" w:hAnsi="Calibri Light" w:cs="Calibri Light"/>
        </w:rPr>
        <w:t xml:space="preserve">required for Kofax to </w:t>
      </w:r>
      <w:r w:rsidR="00F63B67" w:rsidRPr="25B35239">
        <w:rPr>
          <w:rFonts w:ascii="Calibri Light" w:eastAsia="Calibri Light" w:hAnsi="Calibri Light" w:cs="Calibri Light"/>
        </w:rPr>
        <w:t xml:space="preserve">link to </w:t>
      </w:r>
      <w:r w:rsidR="00DD55AA" w:rsidRPr="25B35239">
        <w:rPr>
          <w:rFonts w:ascii="Calibri Light" w:eastAsia="Calibri Light" w:hAnsi="Calibri Light" w:cs="Calibri Light"/>
        </w:rPr>
        <w:t>xECM</w:t>
      </w:r>
      <w:r w:rsidR="00DE7681" w:rsidRPr="25B35239">
        <w:rPr>
          <w:rFonts w:ascii="Calibri Light" w:eastAsia="Calibri Light" w:hAnsi="Calibri Light" w:cs="Calibri Light"/>
        </w:rPr>
        <w:t xml:space="preserve"> using </w:t>
      </w:r>
      <w:r w:rsidR="00DE7681" w:rsidRPr="46FA9180">
        <w:rPr>
          <w:rFonts w:ascii="Calibri Light" w:eastAsia="Calibri Light" w:hAnsi="Calibri Light" w:cs="Calibri Light"/>
          <w:i/>
          <w:iCs/>
        </w:rPr>
        <w:t>I-CIM-CS-09 Interface between Kofax and OpenText xECM</w:t>
      </w:r>
      <w:r w:rsidR="00A81672" w:rsidRPr="25B35239">
        <w:rPr>
          <w:rFonts w:ascii="Calibri Light,Arial" w:eastAsia="Calibri Light,Arial" w:hAnsi="Calibri Light,Arial" w:cs="Calibri Light,Arial"/>
        </w:rPr>
        <w:t>.</w:t>
      </w:r>
      <w:r w:rsidR="00A81672" w:rsidRPr="25B35239">
        <w:rPr>
          <w:rFonts w:ascii="Calibri Light" w:eastAsia="Calibri Light" w:hAnsi="Calibri Light" w:cs="Calibri Light"/>
        </w:rPr>
        <w:t xml:space="preserve">  If a user does not have access to Kofax, they will need to scan the document using MFM and email it to themselves, then they can upload the document to xECM.</w:t>
      </w:r>
    </w:p>
    <w:p w14:paraId="757FDF0F" w14:textId="77777777" w:rsidR="00B7349C" w:rsidRDefault="00B7349C" w:rsidP="00B7349C">
      <w:pPr>
        <w:pStyle w:val="Heading2Text"/>
        <w:keepNext/>
        <w:tabs>
          <w:tab w:val="left" w:pos="990"/>
        </w:tabs>
        <w:ind w:left="540"/>
      </w:pPr>
      <w:r>
        <w:rPr>
          <w:noProof/>
          <w:lang w:eastAsia="en-US"/>
        </w:rPr>
        <mc:AlternateContent>
          <mc:Choice Requires="wps">
            <w:drawing>
              <wp:anchor distT="0" distB="0" distL="114300" distR="114300" simplePos="0" relativeHeight="251658240" behindDoc="0" locked="0" layoutInCell="1" allowOverlap="1" wp14:anchorId="379CA8CB" wp14:editId="10044D24">
                <wp:simplePos x="0" y="0"/>
                <wp:positionH relativeFrom="column">
                  <wp:posOffset>615950</wp:posOffset>
                </wp:positionH>
                <wp:positionV relativeFrom="paragraph">
                  <wp:posOffset>958850</wp:posOffset>
                </wp:positionV>
                <wp:extent cx="1035050" cy="2032000"/>
                <wp:effectExtent l="0" t="0" r="12700" b="25400"/>
                <wp:wrapNone/>
                <wp:docPr id="24" name="Rectangle 24"/>
                <wp:cNvGraphicFramePr/>
                <a:graphic xmlns:a="http://schemas.openxmlformats.org/drawingml/2006/main">
                  <a:graphicData uri="http://schemas.microsoft.com/office/word/2010/wordprocessingShape">
                    <wps:wsp>
                      <wps:cNvSpPr/>
                      <wps:spPr>
                        <a:xfrm>
                          <a:off x="0" y="0"/>
                          <a:ext cx="1035050" cy="203200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1A4B88BD">
              <v:rect w14:anchorId="1BE44C31" id="Rectangle 24" o:spid="_x0000_s1026" style="position:absolute;margin-left:48.5pt;margin-top:75.5pt;width:81.5pt;height:160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" filled="f" strokecolor="red" strokeweight="2pt"/>
            </w:pict>
          </mc:Fallback>
        </mc:AlternateContent>
      </w:r>
      <w:r>
        <w:rPr>
          <w:noProof/>
        </w:rPr>
        <w:t xml:space="preserve">       </w:t>
      </w:r>
      <w:r w:rsidRPr="003647B7">
        <w:rPr>
          <w:noProof/>
          <w:lang w:eastAsia="en-US"/>
        </w:rPr>
        <w:drawing>
          <wp:inline distT="0" distB="0" distL="0" distR="0" wp14:anchorId="101005F1" wp14:editId="51C0BA4D">
            <wp:extent cx="5264150" cy="3161665"/>
            <wp:effectExtent l="0" t="0" r="0" b="63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 name="MBL app1.png"/>
                    <pic:cNvPicPr/>
                  </pic:nvPicPr>
                  <pic:blipFill>
                    <a:blip r:embed="rId18">
                      <a:extLst>
                        <a:ext uri="{28A0092B-C50C-407E-A947-70E740481C1C}">
                          <a14:useLocalDpi xmlns:a14="http://schemas.microsoft.com/office/drawing/2010/main" val="0"/>
                        </a:ext>
                      </a:extLst>
                    </a:blip>
                    <a:stretch>
                      <a:fillRect/>
                    </a:stretch>
                  </pic:blipFill>
                  <pic:spPr>
                    <a:xfrm>
                      <a:off x="0" y="0"/>
                      <a:ext cx="5264150" cy="3161665"/>
                    </a:xfrm>
                    <a:prstGeom prst="rect">
                      <a:avLst/>
                    </a:prstGeom>
                  </pic:spPr>
                </pic:pic>
              </a:graphicData>
            </a:graphic>
          </wp:inline>
        </w:drawing>
      </w:r>
    </w:p>
    <w:p w14:paraId="459D37DD" w14:textId="77777777" w:rsidR="00B7349C" w:rsidRDefault="00B7349C" w:rsidP="00B7349C">
      <w:pPr>
        <w:pStyle w:val="Caption"/>
        <w:ind w:left="230" w:firstLine="720"/>
      </w:pPr>
      <w:r>
        <w:t xml:space="preserve">Figure </w:t>
      </w:r>
      <w:r>
        <w:fldChar w:fldCharType="begin"/>
      </w:r>
      <w:r>
        <w:instrText xml:space="preserve"> SEQ Figure \* ARABIC </w:instrText>
      </w:r>
      <w:r>
        <w:fldChar w:fldCharType="separate"/>
      </w:r>
      <w:r w:rsidR="00B67F39">
        <w:rPr>
          <w:noProof/>
        </w:rPr>
        <w:t>4</w:t>
      </w:r>
      <w:r>
        <w:fldChar w:fldCharType="end"/>
      </w:r>
      <w:r>
        <w:t>: Indexing correspondence in Kofax</w:t>
      </w:r>
    </w:p>
    <w:p w14:paraId="3B74E50A" w14:textId="77777777" w:rsidR="00B7349C" w:rsidRDefault="00B7349C" w:rsidP="00B7349C">
      <w:pPr>
        <w:pStyle w:val="Heading2Text"/>
        <w:ind w:left="950"/>
        <w:rPr>
          <w:rFonts w:ascii="Calibri Light" w:hAnsi="Calibri Light" w:cs="Arial"/>
        </w:rPr>
      </w:pPr>
    </w:p>
    <w:p w14:paraId="0E837C9D" w14:textId="2DABC583" w:rsidR="007E701E" w:rsidRDefault="00B7349C" w:rsidP="00B7349C">
      <w:pPr>
        <w:pStyle w:val="Heading2Text"/>
        <w:ind w:left="950"/>
        <w:rPr>
          <w:rFonts w:ascii="Calibri Light,Arial" w:eastAsia="Calibri Light,Arial" w:hAnsi="Calibri Light,Arial" w:cs="Calibri Light,Arial"/>
        </w:rPr>
      </w:pPr>
      <w:r w:rsidRPr="25B35239">
        <w:rPr>
          <w:rFonts w:ascii="Calibri Light" w:eastAsia="Calibri Light" w:hAnsi="Calibri Light" w:cs="Calibri Light"/>
        </w:rPr>
        <w:t xml:space="preserve">When a copy of correspondence is uploaded </w:t>
      </w:r>
      <w:r w:rsidR="006752FC" w:rsidRPr="25B35239">
        <w:rPr>
          <w:rFonts w:ascii="Calibri Light" w:eastAsia="Calibri Light" w:hAnsi="Calibri Light" w:cs="Calibri Light"/>
        </w:rPr>
        <w:t xml:space="preserve">to </w:t>
      </w:r>
      <w:r w:rsidRPr="25B35239">
        <w:rPr>
          <w:rFonts w:ascii="Calibri Light" w:eastAsia="Calibri Light" w:hAnsi="Calibri Light" w:cs="Calibri Light"/>
        </w:rPr>
        <w:t>xECM</w:t>
      </w:r>
      <w:r w:rsidR="00272E69" w:rsidRPr="25B35239">
        <w:rPr>
          <w:rFonts w:ascii="Calibri Light" w:eastAsia="Calibri Light" w:hAnsi="Calibri Light" w:cs="Calibri Light"/>
        </w:rPr>
        <w:t xml:space="preserve">, the correspondence will be linked to the SAP Object </w:t>
      </w:r>
      <w:r w:rsidR="005B6B63" w:rsidRPr="25B35239">
        <w:rPr>
          <w:rFonts w:ascii="Calibri Light" w:eastAsia="Calibri Light" w:hAnsi="Calibri Light" w:cs="Calibri Light"/>
        </w:rPr>
        <w:t>s</w:t>
      </w:r>
      <w:r w:rsidR="007E701E" w:rsidRPr="25B35239">
        <w:rPr>
          <w:rFonts w:ascii="Calibri Light" w:eastAsia="Calibri Light" w:hAnsi="Calibri Light" w:cs="Calibri Light"/>
        </w:rPr>
        <w:t>uch as BP,</w:t>
      </w:r>
      <w:r w:rsidR="005B6B63" w:rsidRPr="25B35239">
        <w:rPr>
          <w:rFonts w:ascii="Calibri Light" w:eastAsia="Calibri Light" w:hAnsi="Calibri Light" w:cs="Calibri Light"/>
        </w:rPr>
        <w:t xml:space="preserve"> Contract Account</w:t>
      </w:r>
      <w:r w:rsidR="008B0B9D" w:rsidRPr="25B35239">
        <w:rPr>
          <w:rFonts w:ascii="Calibri Light,Arial" w:eastAsia="Calibri Light,Arial" w:hAnsi="Calibri Light,Arial" w:cs="Calibri Light,Arial"/>
        </w:rPr>
        <w:t>,</w:t>
      </w:r>
      <w:r w:rsidR="00BC4829" w:rsidRPr="25B35239">
        <w:rPr>
          <w:rFonts w:ascii="Calibri Light" w:eastAsia="Calibri Light" w:hAnsi="Calibri Light" w:cs="Calibri Light"/>
        </w:rPr>
        <w:t xml:space="preserve"> or</w:t>
      </w:r>
      <w:r w:rsidR="007E701E" w:rsidRPr="25B35239">
        <w:rPr>
          <w:rFonts w:ascii="Calibri Light" w:eastAsia="Calibri Light" w:hAnsi="Calibri Light" w:cs="Calibri Light"/>
        </w:rPr>
        <w:t xml:space="preserve"> Contract </w:t>
      </w:r>
      <w:r w:rsidR="006A64A8" w:rsidRPr="25B35239">
        <w:rPr>
          <w:rFonts w:ascii="Calibri Light" w:eastAsia="Calibri Light" w:hAnsi="Calibri Light" w:cs="Calibri Light"/>
        </w:rPr>
        <w:t xml:space="preserve">by xECM </w:t>
      </w:r>
      <w:r w:rsidR="00272E69" w:rsidRPr="25B35239">
        <w:rPr>
          <w:rFonts w:ascii="Calibri Light" w:eastAsia="Calibri Light" w:hAnsi="Calibri Light" w:cs="Calibri Light"/>
        </w:rPr>
        <w:t>based on the metadata entered (i.e. Contract number)</w:t>
      </w:r>
      <w:r w:rsidR="007E701E" w:rsidRPr="25B35239">
        <w:rPr>
          <w:rFonts w:ascii="Calibri Light" w:eastAsia="Calibri Light" w:hAnsi="Calibri Light" w:cs="Calibri Light"/>
        </w:rPr>
        <w:t xml:space="preserve"> in Kofax</w:t>
      </w:r>
      <w:r w:rsidR="002A61D5" w:rsidRPr="25B35239">
        <w:rPr>
          <w:rFonts w:ascii="Calibri Light,Arial" w:eastAsia="Calibri Light,Arial" w:hAnsi="Calibri Light,Arial" w:cs="Calibri Light,Arial"/>
        </w:rPr>
        <w:t>.</w:t>
      </w:r>
    </w:p>
    <w:p w14:paraId="65504D8D" w14:textId="4DB1776E" w:rsidR="00272E69" w:rsidRDefault="002A61D5" w:rsidP="00B7349C">
      <w:pPr>
        <w:pStyle w:val="Heading2Text"/>
        <w:ind w:left="950"/>
        <w:rPr>
          <w:rFonts w:ascii="Calibri Light,Arial" w:eastAsia="Calibri Light,Arial" w:hAnsi="Calibri Light,Arial" w:cs="Calibri Light,Arial"/>
        </w:rPr>
      </w:pPr>
      <w:r w:rsidRPr="25B35239">
        <w:rPr>
          <w:rFonts w:ascii="Calibri Light" w:eastAsia="Calibri Light" w:hAnsi="Calibri Light" w:cs="Calibri Light"/>
        </w:rPr>
        <w:t xml:space="preserve">If the </w:t>
      </w:r>
      <w:r w:rsidR="002A1DC8" w:rsidRPr="25B35239">
        <w:rPr>
          <w:rFonts w:ascii="Calibri Light" w:eastAsia="Calibri Light" w:hAnsi="Calibri Light" w:cs="Calibri Light"/>
        </w:rPr>
        <w:t xml:space="preserve">receipt of the </w:t>
      </w:r>
      <w:r w:rsidRPr="25B35239">
        <w:rPr>
          <w:rFonts w:ascii="Calibri Light" w:eastAsia="Calibri Light" w:hAnsi="Calibri Light" w:cs="Calibri Light"/>
        </w:rPr>
        <w:t xml:space="preserve">correspondence </w:t>
      </w:r>
      <w:r w:rsidR="002A1DC8" w:rsidRPr="25B35239">
        <w:rPr>
          <w:rFonts w:ascii="Calibri Light" w:eastAsia="Calibri Light" w:hAnsi="Calibri Light" w:cs="Calibri Light"/>
        </w:rPr>
        <w:t>requires additional action (e.g., process the</w:t>
      </w:r>
      <w:r w:rsidRPr="25B35239">
        <w:rPr>
          <w:rFonts w:ascii="Calibri Light,Arial" w:eastAsia="Calibri Light,Arial" w:hAnsi="Calibri Light,Arial" w:cs="Calibri Light,Arial"/>
        </w:rPr>
        <w:t xml:space="preserve"> </w:t>
      </w:r>
      <w:r w:rsidR="002A1DC8" w:rsidRPr="25B35239">
        <w:rPr>
          <w:rFonts w:ascii="Calibri Light" w:eastAsia="Calibri Light" w:hAnsi="Calibri Light" w:cs="Calibri Light"/>
        </w:rPr>
        <w:t>program</w:t>
      </w:r>
      <w:r w:rsidRPr="25B35239">
        <w:rPr>
          <w:rFonts w:ascii="Calibri Light" w:eastAsia="Calibri Light" w:hAnsi="Calibri Light" w:cs="Calibri Light"/>
        </w:rPr>
        <w:t xml:space="preserve"> application</w:t>
      </w:r>
      <w:r w:rsidR="002A1DC8" w:rsidRPr="25B35239">
        <w:rPr>
          <w:rFonts w:ascii="Calibri Light" w:eastAsia="Calibri Light" w:hAnsi="Calibri Light" w:cs="Calibri Light"/>
        </w:rPr>
        <w:t xml:space="preserve"> received) and another</w:t>
      </w:r>
      <w:r w:rsidRPr="25B35239">
        <w:rPr>
          <w:rFonts w:ascii="Calibri Light" w:eastAsia="Calibri Light" w:hAnsi="Calibri Light" w:cs="Calibri Light"/>
        </w:rPr>
        <w:t xml:space="preserve"> user needs to be notified</w:t>
      </w:r>
      <w:r w:rsidR="00B7349C" w:rsidRPr="004A4158">
        <w:rPr>
          <w:rFonts w:ascii="Calibri Light" w:eastAsia="Calibri Light" w:hAnsi="Calibri Light" w:cs="Calibri Light"/>
        </w:rPr>
        <w:t xml:space="preserve">, </w:t>
      </w:r>
      <w:r w:rsidR="00AA58D9" w:rsidRPr="004A4158">
        <w:rPr>
          <w:rFonts w:ascii="Calibri Light" w:eastAsia="Calibri Light" w:hAnsi="Calibri Light" w:cs="Calibri Light"/>
        </w:rPr>
        <w:t>the system shall create</w:t>
      </w:r>
      <w:r w:rsidR="00B7349C" w:rsidRPr="004A4158">
        <w:rPr>
          <w:rFonts w:ascii="Calibri Light" w:eastAsia="Calibri Light" w:hAnsi="Calibri Light" w:cs="Calibri Light"/>
        </w:rPr>
        <w:t xml:space="preserve"> </w:t>
      </w:r>
      <w:r w:rsidR="00B7349C" w:rsidRPr="25B35239">
        <w:rPr>
          <w:rFonts w:ascii="Calibri Light" w:eastAsia="Calibri Light" w:hAnsi="Calibri Light" w:cs="Calibri Light"/>
        </w:rPr>
        <w:t xml:space="preserve">a BPEM case in S/4HANA by xECM automatically using workflow </w:t>
      </w:r>
      <w:r w:rsidR="00B7349C" w:rsidRPr="46FA9180">
        <w:rPr>
          <w:rFonts w:ascii="Calibri Light" w:eastAsia="Calibri Light" w:hAnsi="Calibri Light" w:cs="Calibri Light"/>
          <w:i/>
          <w:iCs/>
        </w:rPr>
        <w:t>W-CIM-CS-09 Inbound Correspondence BPEM auto creation</w:t>
      </w:r>
      <w:r w:rsidR="00B7349C" w:rsidRPr="25B35239">
        <w:rPr>
          <w:rFonts w:ascii="Calibri Light" w:eastAsia="Calibri Light" w:hAnsi="Calibri Light" w:cs="Calibri Light"/>
        </w:rPr>
        <w:t xml:space="preserve">. The BPEM case contains an attachment which is the correspondence image that was indexed using Kofax. </w:t>
      </w:r>
      <w:r w:rsidR="00272E69" w:rsidRPr="25B35239">
        <w:rPr>
          <w:rFonts w:ascii="Calibri Light" w:eastAsia="Calibri Light" w:hAnsi="Calibri Light" w:cs="Calibri Light"/>
        </w:rPr>
        <w:t>The BPEM case would be created having the metadata object reference such as BP number and Contract number.</w:t>
      </w:r>
    </w:p>
    <w:p w14:paraId="54BC151B" w14:textId="32F7A849" w:rsidR="004709DA" w:rsidRDefault="004709DA" w:rsidP="00B7349C">
      <w:pPr>
        <w:pStyle w:val="Heading2Text"/>
        <w:ind w:left="950"/>
        <w:rPr>
          <w:rFonts w:ascii="Calibri Light,Arial" w:eastAsia="Calibri Light,Arial" w:hAnsi="Calibri Light,Arial" w:cs="Calibri Light,Arial"/>
        </w:rPr>
      </w:pPr>
      <w:r w:rsidRPr="25B35239">
        <w:rPr>
          <w:rFonts w:ascii="Calibri Light" w:eastAsia="Calibri Light" w:hAnsi="Calibri Light" w:cs="Calibri Light"/>
        </w:rPr>
        <w:t xml:space="preserve">If the correspondence is related to </w:t>
      </w:r>
      <w:r w:rsidR="00DB56AF" w:rsidRPr="25B35239">
        <w:rPr>
          <w:rFonts w:ascii="Calibri Light" w:eastAsia="Calibri Light" w:hAnsi="Calibri Light" w:cs="Calibri Light"/>
        </w:rPr>
        <w:t xml:space="preserve">SDP, </w:t>
      </w:r>
      <w:r w:rsidR="002A61D5" w:rsidRPr="25B35239">
        <w:rPr>
          <w:rFonts w:ascii="Calibri Light" w:eastAsia="Calibri Light" w:hAnsi="Calibri Light" w:cs="Calibri Light"/>
        </w:rPr>
        <w:t xml:space="preserve">HEER, </w:t>
      </w:r>
      <w:r w:rsidRPr="25B35239">
        <w:rPr>
          <w:rFonts w:ascii="Calibri Light" w:eastAsia="Calibri Light" w:hAnsi="Calibri Light" w:cs="Calibri Light"/>
        </w:rPr>
        <w:t xml:space="preserve">MBL, CARE or FERA, the BPEM Case category </w:t>
      </w:r>
      <w:r w:rsidR="00FD37A6">
        <w:rPr>
          <w:rFonts w:ascii="Calibri Light" w:eastAsia="Calibri Light" w:hAnsi="Calibri Light" w:cs="Calibri Light"/>
        </w:rPr>
        <w:t>such as</w:t>
      </w:r>
      <w:r w:rsidRPr="25B35239">
        <w:rPr>
          <w:rFonts w:ascii="Calibri Light" w:eastAsia="Calibri Light" w:hAnsi="Calibri Light" w:cs="Calibri Light"/>
        </w:rPr>
        <w:t xml:space="preserve"> ‘SDP Application’, ‘MBL Application’, ‘Income Qualified Program’ (for Care &amp; FERA). </w:t>
      </w:r>
      <w:r w:rsidR="001A5D27" w:rsidRPr="25B35239">
        <w:rPr>
          <w:rFonts w:ascii="Calibri Light" w:eastAsia="Calibri Light" w:hAnsi="Calibri Light" w:cs="Calibri Light"/>
        </w:rPr>
        <w:t>The BPEM will be routed to different team to work on as there are different process</w:t>
      </w:r>
      <w:r w:rsidR="00DB56AF" w:rsidRPr="25B35239">
        <w:rPr>
          <w:rFonts w:ascii="Calibri Light" w:eastAsia="Calibri Light" w:hAnsi="Calibri Light" w:cs="Calibri Light"/>
        </w:rPr>
        <w:t>es</w:t>
      </w:r>
      <w:r w:rsidR="001A5D27" w:rsidRPr="25B35239">
        <w:rPr>
          <w:rFonts w:ascii="Calibri Light" w:eastAsia="Calibri Light" w:hAnsi="Calibri Light" w:cs="Calibri Light"/>
        </w:rPr>
        <w:t xml:space="preserve"> to handle these application</w:t>
      </w:r>
      <w:r w:rsidR="00DB56AF" w:rsidRPr="25B35239">
        <w:rPr>
          <w:rFonts w:ascii="Calibri Light" w:eastAsia="Calibri Light" w:hAnsi="Calibri Light" w:cs="Calibri Light"/>
        </w:rPr>
        <w:t>s</w:t>
      </w:r>
      <w:r w:rsidR="001A5D27" w:rsidRPr="25B35239">
        <w:rPr>
          <w:rFonts w:ascii="Calibri Light" w:eastAsia="Calibri Light" w:hAnsi="Calibri Light" w:cs="Calibri Light"/>
        </w:rPr>
        <w:t xml:space="preserve">. </w:t>
      </w:r>
      <w:r w:rsidR="005C5E81" w:rsidRPr="25B35239">
        <w:rPr>
          <w:rFonts w:ascii="Calibri Light" w:eastAsia="Calibri Light" w:hAnsi="Calibri Light" w:cs="Calibri Light"/>
        </w:rPr>
        <w:t xml:space="preserve">Refer to </w:t>
      </w:r>
      <w:hyperlink r:id="rId19" w:history="1">
        <w:r w:rsidR="005C5E81" w:rsidRPr="46FA9180">
          <w:rPr>
            <w:rStyle w:val="Hyperlink"/>
            <w:rFonts w:ascii="Calibri Light" w:eastAsia="Calibri Light" w:hAnsi="Calibri Light" w:cs="Calibri Light"/>
            <w:i/>
            <w:iCs/>
          </w:rPr>
          <w:t>BPD PP-CS-02 - Program Enrollment and Delivery, De-Enrollment &amp; Decommission Programs</w:t>
        </w:r>
      </w:hyperlink>
      <w:r w:rsidR="005C5E81" w:rsidRPr="25B35239">
        <w:rPr>
          <w:rFonts w:ascii="Calibri Light" w:eastAsia="Calibri Light" w:hAnsi="Calibri Light" w:cs="Calibri Light"/>
        </w:rPr>
        <w:t xml:space="preserve"> for detail information about the </w:t>
      </w:r>
      <w:r w:rsidR="001A5D27" w:rsidRPr="25B35239">
        <w:rPr>
          <w:rFonts w:ascii="Calibri Light" w:eastAsia="Calibri Light" w:hAnsi="Calibri Light" w:cs="Calibri Light"/>
        </w:rPr>
        <w:t>process.</w:t>
      </w:r>
    </w:p>
    <w:p w14:paraId="4E828273" w14:textId="301571DC" w:rsidR="00B7349C" w:rsidRDefault="00B7349C" w:rsidP="00B7349C">
      <w:pPr>
        <w:pStyle w:val="Heading2Text"/>
        <w:ind w:left="950"/>
        <w:rPr>
          <w:rFonts w:ascii="Calibri Light,Arial" w:eastAsia="Calibri Light,Arial" w:hAnsi="Calibri Light,Arial" w:cs="Calibri Light,Arial"/>
        </w:rPr>
      </w:pPr>
      <w:r w:rsidRPr="25B35239">
        <w:rPr>
          <w:rFonts w:ascii="Calibri Light" w:eastAsia="Calibri Light" w:hAnsi="Calibri Light" w:cs="Calibri Light"/>
        </w:rPr>
        <w:t>User will then attend to the BPEM case using BDEx report</w:t>
      </w:r>
      <w:r w:rsidR="006752FC" w:rsidRPr="25B35239">
        <w:rPr>
          <w:rFonts w:ascii="Calibri Light" w:eastAsia="Calibri Light" w:hAnsi="Calibri Light" w:cs="Calibri Light"/>
        </w:rPr>
        <w:t xml:space="preserve">. Once BPEM case is located, user </w:t>
      </w:r>
      <w:r w:rsidR="00533DEB" w:rsidRPr="25B35239">
        <w:rPr>
          <w:rFonts w:ascii="Calibri Light" w:eastAsia="Calibri Light" w:hAnsi="Calibri Light" w:cs="Calibri Light"/>
        </w:rPr>
        <w:t xml:space="preserve">can </w:t>
      </w:r>
      <w:r w:rsidR="006752FC" w:rsidRPr="25B35239">
        <w:rPr>
          <w:rFonts w:ascii="Calibri Light" w:eastAsia="Calibri Light" w:hAnsi="Calibri Light" w:cs="Calibri Light"/>
        </w:rPr>
        <w:t xml:space="preserve">select </w:t>
      </w:r>
      <w:r w:rsidR="00272E69" w:rsidRPr="25B35239">
        <w:rPr>
          <w:rFonts w:ascii="Calibri Light" w:eastAsia="Calibri Light" w:hAnsi="Calibri Light" w:cs="Calibri Light"/>
        </w:rPr>
        <w:t>the line item</w:t>
      </w:r>
      <w:r w:rsidR="006752FC" w:rsidRPr="25B35239">
        <w:rPr>
          <w:rFonts w:ascii="Calibri Light" w:eastAsia="Calibri Light" w:hAnsi="Calibri Light" w:cs="Calibri Light"/>
        </w:rPr>
        <w:t xml:space="preserve"> from BPEM case (Figure </w:t>
      </w:r>
      <w:r w:rsidR="00E7521C" w:rsidRPr="25B35239">
        <w:rPr>
          <w:rFonts w:ascii="Calibri Light" w:eastAsia="Calibri Light" w:hAnsi="Calibri Light" w:cs="Calibri Light"/>
        </w:rPr>
        <w:t>5</w:t>
      </w:r>
      <w:r w:rsidR="006752FC" w:rsidRPr="25B35239">
        <w:rPr>
          <w:rFonts w:ascii="Calibri Light,Arial" w:eastAsia="Calibri Light,Arial" w:hAnsi="Calibri Light,Arial" w:cs="Calibri Light,Arial"/>
        </w:rPr>
        <w:t>)</w:t>
      </w:r>
      <w:r w:rsidRPr="25B35239">
        <w:rPr>
          <w:rFonts w:ascii="Calibri Light,Arial" w:eastAsia="Calibri Light,Arial" w:hAnsi="Calibri Light,Arial" w:cs="Calibri Light,Arial"/>
        </w:rPr>
        <w:t xml:space="preserve"> </w:t>
      </w:r>
      <w:r w:rsidR="00DB56AF" w:rsidRPr="25B35239">
        <w:rPr>
          <w:rFonts w:ascii="Calibri Light" w:eastAsia="Calibri Light" w:hAnsi="Calibri Light" w:cs="Calibri Light"/>
        </w:rPr>
        <w:t xml:space="preserve">to </w:t>
      </w:r>
      <w:r w:rsidRPr="25B35239">
        <w:rPr>
          <w:rFonts w:ascii="Calibri Light" w:eastAsia="Calibri Light" w:hAnsi="Calibri Light" w:cs="Calibri Light"/>
        </w:rPr>
        <w:t xml:space="preserve">view </w:t>
      </w:r>
      <w:r w:rsidR="00DB56AF" w:rsidRPr="25B35239">
        <w:rPr>
          <w:rFonts w:ascii="Calibri Light" w:eastAsia="Calibri Light" w:hAnsi="Calibri Light" w:cs="Calibri Light"/>
        </w:rPr>
        <w:t xml:space="preserve">the </w:t>
      </w:r>
      <w:r w:rsidRPr="25B35239">
        <w:rPr>
          <w:rFonts w:ascii="Calibri Light" w:eastAsia="Calibri Light" w:hAnsi="Calibri Light" w:cs="Calibri Light"/>
        </w:rPr>
        <w:t>correspondence image</w:t>
      </w:r>
      <w:r w:rsidR="00272E69" w:rsidRPr="25B35239">
        <w:rPr>
          <w:rFonts w:ascii="Calibri Light,Arial" w:eastAsia="Calibri Light,Arial" w:hAnsi="Calibri Light,Arial" w:cs="Calibri Light,Arial"/>
        </w:rPr>
        <w:t>.</w:t>
      </w:r>
      <w:r w:rsidR="00533DEB" w:rsidRPr="25B35239">
        <w:rPr>
          <w:rFonts w:ascii="Calibri Light,Arial" w:eastAsia="Calibri Light,Arial" w:hAnsi="Calibri Light,Arial" w:cs="Calibri Light,Arial"/>
        </w:rPr>
        <w:t xml:space="preserve"> </w:t>
      </w:r>
    </w:p>
    <w:p w14:paraId="7FD36737" w14:textId="77777777" w:rsidR="00B7349C" w:rsidRDefault="00EE697D" w:rsidP="00B7349C">
      <w:pPr>
        <w:pStyle w:val="Heading2Text"/>
        <w:keepNext/>
        <w:ind w:left="950"/>
      </w:pPr>
      <w:r>
        <w:rPr>
          <w:noProof/>
          <w:lang w:eastAsia="en-US"/>
        </w:rPr>
        <w:lastRenderedPageBreak/>
        <w:drawing>
          <wp:inline distT="0" distB="0" distL="0" distR="0" wp14:anchorId="69B80E50" wp14:editId="5509F3F2">
            <wp:extent cx="5943600" cy="2757170"/>
            <wp:effectExtent l="0" t="0" r="0" b="5080"/>
            <wp:docPr id="1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pic:cNvPicPr>
                      <a:picLocks noChangeAspect="1"/>
                    </pic:cNvPicPr>
                  </pic:nvPicPr>
                  <pic:blipFill>
                    <a:blip r:embed="rId20"/>
                    <a:stretch>
                      <a:fillRect/>
                    </a:stretch>
                  </pic:blipFill>
                  <pic:spPr>
                    <a:xfrm>
                      <a:off x="0" y="0"/>
                      <a:ext cx="5943600" cy="2757170"/>
                    </a:xfrm>
                    <a:prstGeom prst="rect">
                      <a:avLst/>
                    </a:prstGeom>
                  </pic:spPr>
                </pic:pic>
              </a:graphicData>
            </a:graphic>
          </wp:inline>
        </w:drawing>
      </w:r>
    </w:p>
    <w:p w14:paraId="6C2BA955" w14:textId="77777777" w:rsidR="00B7349C" w:rsidRDefault="00B7349C" w:rsidP="00B7349C">
      <w:pPr>
        <w:pStyle w:val="Caption"/>
        <w:ind w:left="230" w:firstLine="720"/>
        <w:rPr>
          <w:rFonts w:ascii="Calibri Light,Arial" w:eastAsia="Calibri Light,Arial" w:hAnsi="Calibri Light,Arial" w:cs="Calibri Light,Arial"/>
        </w:rPr>
      </w:pPr>
      <w:r>
        <w:t xml:space="preserve">Figure </w:t>
      </w:r>
      <w:r>
        <w:fldChar w:fldCharType="begin"/>
      </w:r>
      <w:r>
        <w:instrText xml:space="preserve"> SEQ Figure \* ARABIC </w:instrText>
      </w:r>
      <w:r>
        <w:fldChar w:fldCharType="separate"/>
      </w:r>
      <w:r w:rsidR="00B67F39">
        <w:rPr>
          <w:noProof/>
        </w:rPr>
        <w:t>5</w:t>
      </w:r>
      <w:r>
        <w:fldChar w:fldCharType="end"/>
      </w:r>
      <w:r>
        <w:t>: BPEM attachment list</w:t>
      </w:r>
    </w:p>
    <w:p w14:paraId="620C0190" w14:textId="77777777" w:rsidR="00B7349C" w:rsidRDefault="00B7349C" w:rsidP="00B7349C">
      <w:pPr>
        <w:pStyle w:val="Heading2Text"/>
        <w:ind w:left="950"/>
        <w:rPr>
          <w:rFonts w:ascii="Calibri Light" w:hAnsi="Calibri Light" w:cs="Arial"/>
        </w:rPr>
      </w:pPr>
    </w:p>
    <w:p w14:paraId="01A4C982" w14:textId="77777777" w:rsidR="00B7349C" w:rsidRDefault="00B7349C" w:rsidP="00B7349C">
      <w:pPr>
        <w:pStyle w:val="Heading2Text"/>
        <w:ind w:left="900"/>
        <w:rPr>
          <w:rFonts w:ascii="Calibri Light,Arial" w:eastAsia="Calibri Light,Arial" w:hAnsi="Calibri Light,Arial" w:cs="Calibri Light,Arial"/>
        </w:rPr>
      </w:pPr>
      <w:r w:rsidRPr="25B35239">
        <w:rPr>
          <w:rFonts w:ascii="Calibri Light" w:eastAsia="Calibri Light" w:hAnsi="Calibri Light" w:cs="Calibri Light"/>
        </w:rPr>
        <w:t>A BP Contact will be created by xECM automatically when there is a correspondence uploaded to xECM Content server</w:t>
      </w:r>
      <w:r w:rsidR="00367241" w:rsidRPr="25B35239">
        <w:rPr>
          <w:rFonts w:ascii="Calibri Light" w:eastAsia="Calibri Light" w:hAnsi="Calibri Light" w:cs="Calibri Light"/>
        </w:rPr>
        <w:t>. This is done using enhancement</w:t>
      </w:r>
      <w:r w:rsidR="00533DEB" w:rsidRPr="25B35239">
        <w:rPr>
          <w:rFonts w:ascii="Calibri Light,Arial" w:eastAsia="Calibri Light,Arial" w:hAnsi="Calibri Light,Arial" w:cs="Calibri Light,Arial"/>
        </w:rPr>
        <w:t xml:space="preserve"> </w:t>
      </w:r>
      <w:r w:rsidR="00533DEB" w:rsidRPr="46FA9180">
        <w:rPr>
          <w:rFonts w:ascii="Calibri Light" w:eastAsia="Calibri Light" w:hAnsi="Calibri Light" w:cs="Calibri Light"/>
          <w:i/>
          <w:iCs/>
        </w:rPr>
        <w:t>E-CIM-CS-11 - Auto IR creation for Inbound &amp; Outbound Correspondence/Communication</w:t>
      </w:r>
      <w:r w:rsidRPr="25B35239">
        <w:rPr>
          <w:rFonts w:ascii="Calibri Light,Arial" w:eastAsia="Calibri Light,Arial" w:hAnsi="Calibri Light,Arial" w:cs="Calibri Light,Arial"/>
        </w:rPr>
        <w:t>.</w:t>
      </w:r>
    </w:p>
    <w:p w14:paraId="29D32BB0" w14:textId="77777777" w:rsidR="00CE4386" w:rsidRDefault="00CE4386" w:rsidP="00353289">
      <w:pPr>
        <w:pStyle w:val="Heading2Text"/>
        <w:ind w:left="900"/>
        <w:rPr>
          <w:rFonts w:ascii="Calibri Light" w:hAnsi="Calibri Light" w:cs="Arial"/>
          <w:u w:val="single"/>
        </w:rPr>
      </w:pPr>
    </w:p>
    <w:p w14:paraId="253FBFE7" w14:textId="37E65A2D" w:rsidR="00CE76FD" w:rsidRPr="006E5775" w:rsidRDefault="00EA3BAA" w:rsidP="00353289">
      <w:pPr>
        <w:pStyle w:val="Heading2Text"/>
        <w:ind w:left="900"/>
        <w:rPr>
          <w:rFonts w:ascii="Calibri Light,Arial" w:eastAsia="Calibri Light,Arial" w:hAnsi="Calibri Light,Arial" w:cs="Calibri Light,Arial"/>
          <w:u w:val="single"/>
        </w:rPr>
      </w:pPr>
      <w:r w:rsidRPr="25B35239">
        <w:rPr>
          <w:rFonts w:ascii="Calibri Light" w:eastAsia="Calibri Light" w:hAnsi="Calibri Light" w:cs="Calibri Light"/>
          <w:u w:val="single"/>
        </w:rPr>
        <w:t xml:space="preserve">Storing of </w:t>
      </w:r>
      <w:r w:rsidR="006E5775" w:rsidRPr="25B35239">
        <w:rPr>
          <w:rFonts w:ascii="Calibri Light" w:eastAsia="Calibri Light" w:hAnsi="Calibri Light" w:cs="Calibri Light"/>
          <w:u w:val="single"/>
        </w:rPr>
        <w:t>Email</w:t>
      </w:r>
    </w:p>
    <w:p w14:paraId="19B1D268" w14:textId="27C32264" w:rsidR="006E5775" w:rsidRDefault="00943518" w:rsidP="00353289">
      <w:pPr>
        <w:pStyle w:val="Heading2Text"/>
        <w:ind w:left="900"/>
        <w:rPr>
          <w:rFonts w:ascii="Calibri Light,Arial" w:eastAsia="Calibri Light,Arial" w:hAnsi="Calibri Light,Arial" w:cs="Calibri Light,Arial"/>
        </w:rPr>
      </w:pPr>
      <w:r w:rsidRPr="25B35239">
        <w:rPr>
          <w:rFonts w:ascii="Calibri Light" w:eastAsia="Calibri Light" w:hAnsi="Calibri Light" w:cs="Calibri Light"/>
        </w:rPr>
        <w:t>CCC</w:t>
      </w:r>
      <w:r w:rsidR="0020570F" w:rsidRPr="25B35239">
        <w:rPr>
          <w:rFonts w:ascii="Calibri Light,Arial" w:eastAsia="Calibri Light,Arial" w:hAnsi="Calibri Light,Arial" w:cs="Calibri Light,Arial"/>
        </w:rPr>
        <w:t xml:space="preserve"> (</w:t>
      </w:r>
      <w:r w:rsidR="000017D4" w:rsidRPr="25B35239">
        <w:rPr>
          <w:rFonts w:ascii="Calibri Light" w:eastAsia="Calibri Light" w:hAnsi="Calibri Light" w:cs="Calibri Light"/>
        </w:rPr>
        <w:t xml:space="preserve">for example, </w:t>
      </w:r>
      <w:r w:rsidR="0020570F" w:rsidRPr="25B35239">
        <w:rPr>
          <w:rFonts w:ascii="Calibri Light" w:eastAsia="Calibri Light" w:hAnsi="Calibri Light" w:cs="Calibri Light"/>
        </w:rPr>
        <w:t xml:space="preserve">email id </w:t>
      </w:r>
      <w:hyperlink r:id="rId21" w:history="1">
        <w:r w:rsidR="0020570F" w:rsidRPr="25B35239">
          <w:rPr>
            <w:rStyle w:val="Hyperlink"/>
            <w:rFonts w:ascii="Calibri Light" w:eastAsia="Calibri Light" w:hAnsi="Calibri Light" w:cs="Calibri Light"/>
          </w:rPr>
          <w:t>SCE-OLS@sce.com</w:t>
        </w:r>
      </w:hyperlink>
      <w:r w:rsidR="003E37BA" w:rsidRPr="25B35239">
        <w:rPr>
          <w:rStyle w:val="Hyperlink"/>
          <w:rFonts w:ascii="Calibri Light,Arial" w:eastAsia="Calibri Light,Arial" w:hAnsi="Calibri Light,Arial" w:cs="Calibri Light,Arial"/>
        </w:rPr>
        <w:t xml:space="preserve"> </w:t>
      </w:r>
      <w:r w:rsidR="00A11816" w:rsidRPr="002B391F">
        <w:rPr>
          <w:rFonts w:ascii="Calibri Light" w:eastAsia="Calibri Light" w:hAnsi="Calibri Light" w:cs="Calibri Light"/>
        </w:rPr>
        <w:t xml:space="preserve">and </w:t>
      </w:r>
      <w:hyperlink r:id="rId22" w:history="1">
        <w:r w:rsidR="003E37BA" w:rsidRPr="25B35239">
          <w:rPr>
            <w:rFonts w:ascii="Calibri Light" w:eastAsia="Calibri Light" w:hAnsi="Calibri Light" w:cs="Calibri Light"/>
          </w:rPr>
          <w:t>CICORR@sce.com</w:t>
        </w:r>
      </w:hyperlink>
      <w:r w:rsidR="0020570F" w:rsidRPr="25B35239">
        <w:rPr>
          <w:rFonts w:ascii="Calibri Light" w:eastAsia="Calibri Light" w:hAnsi="Calibri Light" w:cs="Calibri Light"/>
        </w:rPr>
        <w:t xml:space="preserve">) and </w:t>
      </w:r>
      <w:r w:rsidR="009B05E7" w:rsidRPr="25B35239">
        <w:rPr>
          <w:rFonts w:ascii="Calibri Light" w:eastAsia="Calibri Light" w:hAnsi="Calibri Light" w:cs="Calibri Light"/>
        </w:rPr>
        <w:t>BCD users currently receive email</w:t>
      </w:r>
      <w:r w:rsidR="00A81672" w:rsidRPr="25B35239">
        <w:rPr>
          <w:rFonts w:ascii="Calibri Light,Arial" w:eastAsia="Calibri Light,Arial" w:hAnsi="Calibri Light,Arial" w:cs="Calibri Light,Arial"/>
        </w:rPr>
        <w:t>.</w:t>
      </w:r>
      <w:r w:rsidR="00607D4B" w:rsidRPr="25B35239">
        <w:rPr>
          <w:rFonts w:ascii="Calibri Light,Arial" w:eastAsia="Calibri Light,Arial" w:hAnsi="Calibri Light,Arial" w:cs="Calibri Light,Arial"/>
        </w:rPr>
        <w:t xml:space="preserve"> </w:t>
      </w:r>
      <w:r w:rsidR="009B05E7" w:rsidRPr="25B35239">
        <w:rPr>
          <w:rFonts w:ascii="Calibri Light" w:eastAsia="Calibri Light" w:hAnsi="Calibri Light" w:cs="Calibri Light"/>
        </w:rPr>
        <w:t>xECM is integrated with SCE MS Outlook</w:t>
      </w:r>
      <w:r w:rsidR="00D9784B" w:rsidRPr="25B35239">
        <w:rPr>
          <w:rFonts w:ascii="Calibri Light" w:eastAsia="Calibri Light" w:hAnsi="Calibri Light" w:cs="Calibri Light"/>
        </w:rPr>
        <w:t xml:space="preserve"> (Figure 6)</w:t>
      </w:r>
      <w:r w:rsidR="00F1049B" w:rsidRPr="25B35239">
        <w:rPr>
          <w:rFonts w:ascii="Calibri Light" w:eastAsia="Calibri Light" w:hAnsi="Calibri Light" w:cs="Calibri Light"/>
        </w:rPr>
        <w:t>. An Interface</w:t>
      </w:r>
      <w:r w:rsidR="00706617" w:rsidRPr="25B35239">
        <w:rPr>
          <w:rFonts w:ascii="Calibri Light" w:eastAsia="Calibri Light" w:hAnsi="Calibri Light" w:cs="Calibri Light"/>
        </w:rPr>
        <w:t xml:space="preserve"> (Enterprise Connect)</w:t>
      </w:r>
      <w:r w:rsidR="00F1049B" w:rsidRPr="25B35239">
        <w:rPr>
          <w:rFonts w:ascii="Calibri Light,Arial" w:eastAsia="Calibri Light,Arial" w:hAnsi="Calibri Light,Arial" w:cs="Calibri Light,Arial"/>
        </w:rPr>
        <w:t xml:space="preserve"> </w:t>
      </w:r>
      <w:r w:rsidR="00F1272F" w:rsidRPr="25B35239">
        <w:rPr>
          <w:rFonts w:ascii="Calibri Light" w:eastAsia="Calibri Light" w:hAnsi="Calibri Light" w:cs="Calibri Light"/>
        </w:rPr>
        <w:t xml:space="preserve">is </w:t>
      </w:r>
      <w:r w:rsidR="00F1049B" w:rsidRPr="25B35239">
        <w:rPr>
          <w:rFonts w:ascii="Calibri Light" w:eastAsia="Calibri Light" w:hAnsi="Calibri Light" w:cs="Calibri Light"/>
        </w:rPr>
        <w:t xml:space="preserve">required between MS Outlook and Open Text </w:t>
      </w:r>
      <w:r w:rsidR="005C5E81" w:rsidRPr="25B35239">
        <w:rPr>
          <w:rFonts w:ascii="Calibri Light" w:eastAsia="Calibri Light" w:hAnsi="Calibri Light" w:cs="Calibri Light"/>
        </w:rPr>
        <w:t xml:space="preserve">which allows user to </w:t>
      </w:r>
      <w:r w:rsidR="004A1496" w:rsidRPr="25B35239">
        <w:rPr>
          <w:rFonts w:ascii="Calibri Light" w:eastAsia="Calibri Light" w:hAnsi="Calibri Light" w:cs="Calibri Light"/>
        </w:rPr>
        <w:t xml:space="preserve">enter the metadata and </w:t>
      </w:r>
      <w:r w:rsidR="005C5E81" w:rsidRPr="25B35239">
        <w:rPr>
          <w:rFonts w:ascii="Calibri Light" w:eastAsia="Calibri Light" w:hAnsi="Calibri Light" w:cs="Calibri Light"/>
        </w:rPr>
        <w:t>upload the email to xECM</w:t>
      </w:r>
      <w:r w:rsidR="00DE7681" w:rsidRPr="25B35239">
        <w:rPr>
          <w:rFonts w:ascii="Calibri Light" w:eastAsia="Calibri Light" w:hAnsi="Calibri Light" w:cs="Calibri Light"/>
        </w:rPr>
        <w:t xml:space="preserve"> using </w:t>
      </w:r>
      <w:r w:rsidR="00DE7681" w:rsidRPr="46FA9180">
        <w:rPr>
          <w:rFonts w:ascii="Calibri Light" w:eastAsia="Calibri Light" w:hAnsi="Calibri Light" w:cs="Calibri Light"/>
          <w:i/>
          <w:iCs/>
        </w:rPr>
        <w:t xml:space="preserve">I-CIM-CS-09 </w:t>
      </w:r>
      <w:r w:rsidR="00DE7681" w:rsidRPr="46FA9180">
        <w:rPr>
          <w:rFonts w:ascii="Calibri Light,Arial" w:eastAsia="Calibri Light,Arial" w:hAnsi="Calibri Light,Arial" w:cs="Calibri Light,Arial"/>
          <w:i/>
          <w:iCs/>
        </w:rPr>
        <w:t xml:space="preserve">– </w:t>
      </w:r>
      <w:r w:rsidR="00DE7681" w:rsidRPr="46FA9180">
        <w:rPr>
          <w:rFonts w:ascii="Calibri Light" w:eastAsia="Calibri Light" w:hAnsi="Calibri Light" w:cs="Calibri Light"/>
          <w:i/>
          <w:iCs/>
        </w:rPr>
        <w:t>Interface between MS Outlook and OpenText xECM</w:t>
      </w:r>
      <w:r w:rsidR="004A1496" w:rsidRPr="25B35239">
        <w:rPr>
          <w:rFonts w:ascii="Calibri Light,Arial" w:eastAsia="Calibri Light,Arial" w:hAnsi="Calibri Light,Arial" w:cs="Calibri Light,Arial"/>
        </w:rPr>
        <w:t xml:space="preserve">. </w:t>
      </w:r>
      <w:r w:rsidR="00A552AD" w:rsidRPr="25B35239">
        <w:rPr>
          <w:rFonts w:ascii="Calibri Light" w:eastAsia="Calibri Light" w:hAnsi="Calibri Light" w:cs="Calibri Light"/>
        </w:rPr>
        <w:t xml:space="preserve">A copy of </w:t>
      </w:r>
      <w:r w:rsidR="004A1496" w:rsidRPr="25B35239">
        <w:rPr>
          <w:rFonts w:ascii="Calibri Light" w:eastAsia="Calibri Light" w:hAnsi="Calibri Light" w:cs="Calibri Light"/>
        </w:rPr>
        <w:t xml:space="preserve">the </w:t>
      </w:r>
      <w:r w:rsidR="00A552AD" w:rsidRPr="25B35239">
        <w:rPr>
          <w:rFonts w:ascii="Calibri Light" w:eastAsia="Calibri Light" w:hAnsi="Calibri Light" w:cs="Calibri Light"/>
        </w:rPr>
        <w:t xml:space="preserve">email </w:t>
      </w:r>
      <w:r w:rsidR="004A1496" w:rsidRPr="25B35239">
        <w:rPr>
          <w:rFonts w:ascii="Calibri Light" w:eastAsia="Calibri Light" w:hAnsi="Calibri Light" w:cs="Calibri Light"/>
        </w:rPr>
        <w:t>will be linked to the SAP object</w:t>
      </w:r>
      <w:r w:rsidR="007F78B5" w:rsidRPr="25B35239">
        <w:rPr>
          <w:rFonts w:ascii="Calibri Light" w:eastAsia="Calibri Light" w:hAnsi="Calibri Light" w:cs="Calibri Light"/>
        </w:rPr>
        <w:t xml:space="preserve"> such as BP, Contract Account</w:t>
      </w:r>
      <w:r w:rsidR="00271302" w:rsidRPr="25B35239">
        <w:rPr>
          <w:rFonts w:ascii="Calibri Light,Arial" w:eastAsia="Calibri Light,Arial" w:hAnsi="Calibri Light,Arial" w:cs="Calibri Light,Arial"/>
        </w:rPr>
        <w:t>,</w:t>
      </w:r>
      <w:r w:rsidR="00BC4829" w:rsidRPr="25B35239">
        <w:rPr>
          <w:rFonts w:ascii="Calibri Light" w:eastAsia="Calibri Light" w:hAnsi="Calibri Light" w:cs="Calibri Light"/>
        </w:rPr>
        <w:t xml:space="preserve"> or</w:t>
      </w:r>
      <w:r w:rsidR="007F78B5" w:rsidRPr="25B35239">
        <w:rPr>
          <w:rFonts w:ascii="Calibri Light" w:eastAsia="Calibri Light" w:hAnsi="Calibri Light" w:cs="Calibri Light"/>
        </w:rPr>
        <w:t xml:space="preserve"> Contract </w:t>
      </w:r>
      <w:r w:rsidR="004A1496" w:rsidRPr="25B35239">
        <w:rPr>
          <w:rFonts w:ascii="Calibri Light" w:eastAsia="Calibri Light" w:hAnsi="Calibri Light" w:cs="Calibri Light"/>
        </w:rPr>
        <w:t>automatically by xECM based on the metadata. A BP Contact will be created by xECM automatically</w:t>
      </w:r>
      <w:r w:rsidR="00D9784B" w:rsidRPr="25B35239">
        <w:rPr>
          <w:rFonts w:ascii="Calibri Light" w:eastAsia="Calibri Light" w:hAnsi="Calibri Light" w:cs="Calibri Light"/>
        </w:rPr>
        <w:t xml:space="preserve"> when the document is uploaded to xECM</w:t>
      </w:r>
      <w:r w:rsidR="004A1496" w:rsidRPr="25B35239">
        <w:rPr>
          <w:rFonts w:ascii="Calibri Light,Arial" w:eastAsia="Calibri Light,Arial" w:hAnsi="Calibri Light,Arial" w:cs="Calibri Light,Arial"/>
        </w:rPr>
        <w:t>.</w:t>
      </w:r>
    </w:p>
    <w:p w14:paraId="7C6E7F05" w14:textId="4BA4B1D6" w:rsidR="00C80546" w:rsidRDefault="00BC62C1" w:rsidP="00353289">
      <w:pPr>
        <w:pStyle w:val="Heading2Text"/>
        <w:ind w:left="900"/>
        <w:rPr>
          <w:rFonts w:ascii="Calibri Light,Arial" w:eastAsia="Calibri Light,Arial" w:hAnsi="Calibri Light,Arial" w:cs="Calibri Light,Arial"/>
        </w:rPr>
      </w:pPr>
      <w:r w:rsidRPr="25B35239">
        <w:rPr>
          <w:rFonts w:ascii="Calibri Light" w:eastAsia="Calibri Light" w:hAnsi="Calibri Light" w:cs="Calibri Light"/>
        </w:rPr>
        <w:t xml:space="preserve">User is able to upload an email to xECM in an email </w:t>
      </w:r>
      <w:r w:rsidR="00D0366C" w:rsidRPr="25B35239">
        <w:rPr>
          <w:rFonts w:ascii="Calibri Light" w:eastAsia="Calibri Light" w:hAnsi="Calibri Light" w:cs="Calibri Light"/>
        </w:rPr>
        <w:t xml:space="preserve">file </w:t>
      </w:r>
      <w:r w:rsidRPr="25B35239">
        <w:rPr>
          <w:rFonts w:ascii="Calibri Light" w:eastAsia="Calibri Light" w:hAnsi="Calibri Light" w:cs="Calibri Light"/>
        </w:rPr>
        <w:t>format or upload a document to xECM in PDF or MS Wor</w:t>
      </w:r>
      <w:r w:rsidR="00B625F6">
        <w:rPr>
          <w:rFonts w:ascii="Calibri Light" w:eastAsia="Calibri Light" w:hAnsi="Calibri Light" w:cs="Calibri Light"/>
        </w:rPr>
        <w:t>d</w:t>
      </w:r>
      <w:r w:rsidRPr="25B35239">
        <w:rPr>
          <w:rFonts w:ascii="Calibri Light" w:eastAsia="Calibri Light" w:hAnsi="Calibri Light" w:cs="Calibri Light"/>
        </w:rPr>
        <w:t xml:space="preserve"> format. The filename that will be shown in xECM is the same filename of the document that uploaded. </w:t>
      </w:r>
      <w:r w:rsidR="0091154D">
        <w:rPr>
          <w:rFonts w:ascii="Calibri Light" w:eastAsia="Calibri Light" w:hAnsi="Calibri Light" w:cs="Calibri Light"/>
        </w:rPr>
        <w:t xml:space="preserve">If a user needs to re-name a document it must be re-named before being uploaded to xECM.  </w:t>
      </w:r>
    </w:p>
    <w:p w14:paraId="29F4BB37" w14:textId="77777777" w:rsidR="00375B26" w:rsidRDefault="00375B26" w:rsidP="00375B26">
      <w:pPr>
        <w:pStyle w:val="Heading2Text"/>
        <w:keepNext/>
        <w:ind w:left="900"/>
      </w:pPr>
      <w:r>
        <w:rPr>
          <w:noProof/>
          <w:lang w:eastAsia="en-US"/>
        </w:rPr>
        <w:lastRenderedPageBreak/>
        <w:drawing>
          <wp:inline distT="0" distB="0" distL="0" distR="0" wp14:anchorId="22A85CF9" wp14:editId="300392ED">
            <wp:extent cx="5670550" cy="3270515"/>
            <wp:effectExtent l="0" t="0" r="6350" b="635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l="25962" t="32099" r="25321" b="17948"/>
                    <a:stretch/>
                  </pic:blipFill>
                  <pic:spPr bwMode="auto">
                    <a:xfrm>
                      <a:off x="0" y="0"/>
                      <a:ext cx="5685995" cy="3279423"/>
                    </a:xfrm>
                    <a:prstGeom prst="rect">
                      <a:avLst/>
                    </a:prstGeom>
                    <a:ln>
                      <a:noFill/>
                    </a:ln>
                    <a:extLst>
                      <a:ext uri="{53640926-AAD7-44D8-BBD7-CCE9431645EC}">
                        <a14:shadowObscured xmlns:a14="http://schemas.microsoft.com/office/drawing/2010/main"/>
                      </a:ext>
                    </a:extLst>
                  </pic:spPr>
                </pic:pic>
              </a:graphicData>
            </a:graphic>
          </wp:inline>
        </w:drawing>
      </w:r>
    </w:p>
    <w:p w14:paraId="0BC67FC0" w14:textId="2AB9006F" w:rsidR="00375B26" w:rsidRDefault="00375B26" w:rsidP="00375B26">
      <w:pPr>
        <w:pStyle w:val="Caption"/>
        <w:ind w:left="180" w:firstLine="720"/>
        <w:rPr>
          <w:rFonts w:ascii="Calibri Light,Arial" w:eastAsia="Calibri Light,Arial" w:hAnsi="Calibri Light,Arial" w:cs="Calibri Light,Arial"/>
        </w:rPr>
      </w:pPr>
      <w:r>
        <w:t xml:space="preserve">Figure </w:t>
      </w:r>
      <w:r>
        <w:fldChar w:fldCharType="begin"/>
      </w:r>
      <w:r>
        <w:instrText xml:space="preserve"> SEQ Figure \* ARABIC </w:instrText>
      </w:r>
      <w:r>
        <w:fldChar w:fldCharType="separate"/>
      </w:r>
      <w:r w:rsidR="00B67F39">
        <w:rPr>
          <w:noProof/>
        </w:rPr>
        <w:t>6</w:t>
      </w:r>
      <w:r>
        <w:fldChar w:fldCharType="end"/>
      </w:r>
      <w:r>
        <w:t>: MS Outlook with xECM add on</w:t>
      </w:r>
    </w:p>
    <w:p w14:paraId="55E19491" w14:textId="77777777" w:rsidR="00CE4386" w:rsidRDefault="00CE4386" w:rsidP="00353289">
      <w:pPr>
        <w:pStyle w:val="Heading2Text"/>
        <w:ind w:left="900"/>
        <w:rPr>
          <w:rFonts w:ascii="Calibri Light" w:hAnsi="Calibri Light" w:cs="Arial"/>
          <w:u w:val="single"/>
        </w:rPr>
      </w:pPr>
    </w:p>
    <w:p w14:paraId="4A0D6A63" w14:textId="518E318D" w:rsidR="00A47D9F" w:rsidRPr="003F0235" w:rsidRDefault="00EA3BAA" w:rsidP="46FA9180">
      <w:pPr>
        <w:pStyle w:val="Heading2Text"/>
        <w:ind w:left="900"/>
        <w:rPr>
          <w:rFonts w:ascii="Calibri Light,Arial" w:eastAsia="Calibri Light,Arial" w:hAnsi="Calibri Light,Arial" w:cs="Calibri Light,Arial"/>
          <w:b/>
          <w:bCs/>
          <w:u w:val="single"/>
        </w:rPr>
      </w:pPr>
      <w:r w:rsidRPr="46FA9180">
        <w:rPr>
          <w:rFonts w:ascii="Calibri Light" w:eastAsia="Calibri Light" w:hAnsi="Calibri Light" w:cs="Calibri Light"/>
          <w:b/>
          <w:bCs/>
          <w:u w:val="single"/>
        </w:rPr>
        <w:t xml:space="preserve">Storing of </w:t>
      </w:r>
      <w:r w:rsidR="00A9151A" w:rsidRPr="46FA9180">
        <w:rPr>
          <w:rFonts w:ascii="Calibri Light" w:eastAsia="Calibri Light" w:hAnsi="Calibri Light" w:cs="Calibri Light"/>
          <w:b/>
          <w:bCs/>
          <w:u w:val="single"/>
        </w:rPr>
        <w:t xml:space="preserve">email, </w:t>
      </w:r>
      <w:r w:rsidR="00A47D9F" w:rsidRPr="46FA9180">
        <w:rPr>
          <w:rFonts w:ascii="Calibri Light" w:eastAsia="Calibri Light" w:hAnsi="Calibri Light" w:cs="Calibri Light"/>
          <w:b/>
          <w:bCs/>
          <w:u w:val="single"/>
        </w:rPr>
        <w:t>SMS</w:t>
      </w:r>
      <w:r w:rsidR="003B5DFF" w:rsidRPr="46FA9180">
        <w:rPr>
          <w:rFonts w:ascii="Calibri Light,Arial" w:eastAsia="Calibri Light,Arial" w:hAnsi="Calibri Light,Arial" w:cs="Calibri Light,Arial"/>
          <w:b/>
          <w:bCs/>
          <w:u w:val="single"/>
        </w:rPr>
        <w:t>,</w:t>
      </w:r>
      <w:r w:rsidR="00215EEA" w:rsidRPr="46FA9180">
        <w:rPr>
          <w:rFonts w:ascii="Calibri Light,Arial" w:eastAsia="Calibri Light,Arial" w:hAnsi="Calibri Light,Arial" w:cs="Calibri Light,Arial"/>
          <w:b/>
          <w:bCs/>
          <w:u w:val="single"/>
        </w:rPr>
        <w:t xml:space="preserve"> </w:t>
      </w:r>
      <w:r w:rsidR="009D0324" w:rsidRPr="46FA9180">
        <w:rPr>
          <w:rFonts w:ascii="Calibri Light" w:eastAsia="Calibri Light" w:hAnsi="Calibri Light" w:cs="Calibri Light"/>
          <w:b/>
          <w:bCs/>
          <w:u w:val="single"/>
        </w:rPr>
        <w:t>TTY</w:t>
      </w:r>
      <w:r w:rsidR="00215EEA" w:rsidRPr="46FA9180">
        <w:rPr>
          <w:rFonts w:ascii="Calibri Light" w:eastAsia="Calibri Light" w:hAnsi="Calibri Light" w:cs="Calibri Light"/>
          <w:b/>
          <w:bCs/>
          <w:u w:val="single"/>
        </w:rPr>
        <w:t>, Voice Call</w:t>
      </w:r>
    </w:p>
    <w:p w14:paraId="138CA451" w14:textId="7BA19855" w:rsidR="00266DCA" w:rsidRDefault="00A47D9F" w:rsidP="00EE0DC1">
      <w:pPr>
        <w:pStyle w:val="Heading2Text"/>
        <w:ind w:left="900"/>
        <w:rPr>
          <w:rFonts w:ascii="Calibri Light,Arial" w:eastAsia="Calibri Light,Arial" w:hAnsi="Calibri Light,Arial" w:cs="Calibri Light,Arial"/>
        </w:rPr>
      </w:pPr>
      <w:r w:rsidRPr="25B35239">
        <w:rPr>
          <w:rFonts w:ascii="Calibri Light" w:eastAsia="Calibri Light" w:hAnsi="Calibri Light" w:cs="Calibri Light"/>
        </w:rPr>
        <w:t xml:space="preserve">The </w:t>
      </w:r>
      <w:r w:rsidR="006B073A" w:rsidRPr="25B35239">
        <w:rPr>
          <w:rFonts w:ascii="Calibri Light" w:eastAsia="Calibri Light" w:hAnsi="Calibri Light" w:cs="Calibri Light"/>
        </w:rPr>
        <w:t>customer may reply to an SCE digital communication (email, SMS</w:t>
      </w:r>
      <w:r w:rsidR="00EA3BAA" w:rsidRPr="25B35239">
        <w:rPr>
          <w:rFonts w:ascii="Calibri Light" w:eastAsia="Calibri Light" w:hAnsi="Calibri Light" w:cs="Calibri Light"/>
        </w:rPr>
        <w:t>, voice call</w:t>
      </w:r>
      <w:r w:rsidR="004F5003">
        <w:rPr>
          <w:rFonts w:ascii="Calibri Light" w:eastAsia="Calibri Light" w:hAnsi="Calibri Light" w:cs="Calibri Light"/>
        </w:rPr>
        <w:t>,</w:t>
      </w:r>
      <w:r w:rsidR="006B073A" w:rsidRPr="25B35239">
        <w:rPr>
          <w:rFonts w:ascii="Calibri Light" w:eastAsia="Calibri Light" w:hAnsi="Calibri Light" w:cs="Calibri Light"/>
        </w:rPr>
        <w:t xml:space="preserve"> or TTY) to opt-out or just to reply to the message with a question or comment. </w:t>
      </w:r>
      <w:r w:rsidR="00037458" w:rsidRPr="25B35239">
        <w:rPr>
          <w:rFonts w:ascii="Calibri Light" w:eastAsia="Calibri Light" w:hAnsi="Calibri Light" w:cs="Calibri Light"/>
        </w:rPr>
        <w:t xml:space="preserve"> Digital communications will be </w:t>
      </w:r>
      <w:r w:rsidR="006B073A" w:rsidRPr="25B35239">
        <w:rPr>
          <w:rFonts w:ascii="Calibri Light" w:eastAsia="Calibri Light" w:hAnsi="Calibri Light" w:cs="Calibri Light"/>
        </w:rPr>
        <w:t xml:space="preserve">sent </w:t>
      </w:r>
      <w:r w:rsidR="007C1FC1" w:rsidRPr="25B35239">
        <w:rPr>
          <w:rFonts w:ascii="Calibri Light" w:eastAsia="Calibri Light" w:hAnsi="Calibri Light" w:cs="Calibri Light"/>
        </w:rPr>
        <w:t>to customer</w:t>
      </w:r>
      <w:r w:rsidR="006B073A" w:rsidRPr="25B35239">
        <w:rPr>
          <w:rFonts w:ascii="Calibri Light" w:eastAsia="Calibri Light" w:hAnsi="Calibri Light" w:cs="Calibri Light"/>
        </w:rPr>
        <w:t>s</w:t>
      </w:r>
      <w:r w:rsidR="007C1FC1" w:rsidRPr="25B35239">
        <w:rPr>
          <w:rFonts w:ascii="Calibri Light,Arial" w:eastAsia="Calibri Light,Arial" w:hAnsi="Calibri Light,Arial" w:cs="Calibri Light,Arial"/>
        </w:rPr>
        <w:t xml:space="preserve"> </w:t>
      </w:r>
      <w:r w:rsidR="00037458" w:rsidRPr="25B35239">
        <w:rPr>
          <w:rFonts w:ascii="Calibri Light" w:eastAsia="Calibri Light" w:hAnsi="Calibri Light" w:cs="Calibri Light"/>
        </w:rPr>
        <w:t xml:space="preserve">using </w:t>
      </w:r>
      <w:r w:rsidR="006B073A" w:rsidRPr="25B35239">
        <w:rPr>
          <w:rFonts w:ascii="Calibri Light" w:eastAsia="Calibri Light" w:hAnsi="Calibri Light" w:cs="Calibri Light"/>
        </w:rPr>
        <w:t xml:space="preserve">a </w:t>
      </w:r>
      <w:r w:rsidR="00BC62C1" w:rsidRPr="25B35239">
        <w:rPr>
          <w:rFonts w:ascii="Calibri Light" w:eastAsia="Calibri Light" w:hAnsi="Calibri Light" w:cs="Calibri Light"/>
        </w:rPr>
        <w:t>3</w:t>
      </w:r>
      <w:r w:rsidR="00BC62C1" w:rsidRPr="25B35239">
        <w:rPr>
          <w:rFonts w:ascii="Calibri Light" w:eastAsia="Calibri Light" w:hAnsi="Calibri Light" w:cs="Calibri Light"/>
          <w:vertAlign w:val="superscript"/>
        </w:rPr>
        <w:t>rd</w:t>
      </w:r>
      <w:r w:rsidR="00BC62C1" w:rsidRPr="25B35239">
        <w:rPr>
          <w:rFonts w:ascii="Calibri Light" w:eastAsia="Calibri Light" w:hAnsi="Calibri Light" w:cs="Calibri Light"/>
        </w:rPr>
        <w:t xml:space="preserve"> party notification system</w:t>
      </w:r>
      <w:r w:rsidR="005C1079" w:rsidRPr="25B35239" w:rsidDel="00BC62C1">
        <w:rPr>
          <w:rFonts w:ascii="Calibri Light,Arial" w:eastAsia="Calibri Light,Arial" w:hAnsi="Calibri Light,Arial" w:cs="Calibri Light,Arial"/>
        </w:rPr>
        <w:t xml:space="preserve"> </w:t>
      </w:r>
      <w:r w:rsidR="00D03C97" w:rsidRPr="25B35239">
        <w:rPr>
          <w:rFonts w:ascii="Calibri Light" w:eastAsia="Calibri Light" w:hAnsi="Calibri Light" w:cs="Calibri Light"/>
        </w:rPr>
        <w:t>via Open</w:t>
      </w:r>
      <w:r w:rsidR="008643EE" w:rsidRPr="25B35239">
        <w:rPr>
          <w:rFonts w:ascii="Calibri Light,Arial" w:eastAsia="Calibri Light,Arial" w:hAnsi="Calibri Light,Arial" w:cs="Calibri Light,Arial"/>
        </w:rPr>
        <w:t xml:space="preserve"> </w:t>
      </w:r>
      <w:r w:rsidR="00D03C97" w:rsidRPr="25B35239">
        <w:rPr>
          <w:rFonts w:ascii="Calibri Light" w:eastAsia="Calibri Light" w:hAnsi="Calibri Light" w:cs="Calibri Light"/>
        </w:rPr>
        <w:t>Text Exstream (Communication Server)</w:t>
      </w:r>
      <w:r w:rsidR="009B05E7" w:rsidRPr="25B35239">
        <w:rPr>
          <w:rFonts w:ascii="Calibri Light,Arial" w:eastAsia="Calibri Light,Arial" w:hAnsi="Calibri Light,Arial" w:cs="Calibri Light,Arial"/>
        </w:rPr>
        <w:t xml:space="preserve">. </w:t>
      </w:r>
      <w:r w:rsidR="00D03C97" w:rsidRPr="25B35239">
        <w:rPr>
          <w:rFonts w:ascii="Calibri Light,Arial" w:eastAsia="Calibri Light,Arial" w:hAnsi="Calibri Light,Arial" w:cs="Calibri Light,Arial"/>
        </w:rPr>
        <w:t xml:space="preserve"> </w:t>
      </w:r>
      <w:r w:rsidR="00BD14C2" w:rsidRPr="25B35239">
        <w:rPr>
          <w:rFonts w:ascii="Calibri Light" w:eastAsia="Calibri Light" w:hAnsi="Calibri Light" w:cs="Calibri Light"/>
        </w:rPr>
        <w:t xml:space="preserve">If </w:t>
      </w:r>
      <w:r w:rsidR="00037458" w:rsidRPr="25B35239">
        <w:rPr>
          <w:rFonts w:ascii="Calibri Light" w:eastAsia="Calibri Light" w:hAnsi="Calibri Light" w:cs="Calibri Light"/>
        </w:rPr>
        <w:t>a</w:t>
      </w:r>
      <w:r w:rsidR="00BD14C2" w:rsidRPr="25B35239">
        <w:rPr>
          <w:rFonts w:ascii="Calibri Light" w:eastAsia="Calibri Light" w:hAnsi="Calibri Light" w:cs="Calibri Light"/>
        </w:rPr>
        <w:t xml:space="preserve"> customer </w:t>
      </w:r>
      <w:r w:rsidR="00985363" w:rsidRPr="25B35239">
        <w:rPr>
          <w:rFonts w:ascii="Calibri Light" w:eastAsia="Calibri Light" w:hAnsi="Calibri Light" w:cs="Calibri Light"/>
        </w:rPr>
        <w:t>respond</w:t>
      </w:r>
      <w:r w:rsidR="00037458" w:rsidRPr="25B35239">
        <w:rPr>
          <w:rFonts w:ascii="Calibri Light" w:eastAsia="Calibri Light" w:hAnsi="Calibri Light" w:cs="Calibri Light"/>
        </w:rPr>
        <w:t>s</w:t>
      </w:r>
      <w:r w:rsidR="00BD14C2" w:rsidRPr="25B35239">
        <w:rPr>
          <w:rFonts w:ascii="Calibri Light" w:eastAsia="Calibri Light" w:hAnsi="Calibri Light" w:cs="Calibri Light"/>
        </w:rPr>
        <w:t xml:space="preserve"> to </w:t>
      </w:r>
      <w:r w:rsidR="00037458" w:rsidRPr="25B35239">
        <w:rPr>
          <w:rFonts w:ascii="Calibri Light" w:eastAsia="Calibri Light" w:hAnsi="Calibri Light" w:cs="Calibri Light"/>
        </w:rPr>
        <w:t>a</w:t>
      </w:r>
      <w:r w:rsidR="003B5DFF" w:rsidRPr="25B35239">
        <w:rPr>
          <w:rFonts w:ascii="Calibri Light" w:eastAsia="Calibri Light" w:hAnsi="Calibri Light" w:cs="Calibri Light"/>
        </w:rPr>
        <w:t>n</w:t>
      </w:r>
      <w:r w:rsidR="00037458" w:rsidRPr="25B35239">
        <w:rPr>
          <w:rFonts w:ascii="Calibri Light" w:eastAsia="Calibri Light" w:hAnsi="Calibri Light" w:cs="Calibri Light"/>
        </w:rPr>
        <w:t xml:space="preserve"> email, SMS</w:t>
      </w:r>
      <w:r w:rsidR="00A9151A" w:rsidRPr="25B35239">
        <w:rPr>
          <w:rFonts w:ascii="Calibri Light" w:eastAsia="Calibri Light" w:hAnsi="Calibri Light" w:cs="Calibri Light"/>
        </w:rPr>
        <w:t>, voice call</w:t>
      </w:r>
      <w:r w:rsidR="00DA7B75">
        <w:rPr>
          <w:rFonts w:ascii="Calibri Light" w:eastAsia="Calibri Light" w:hAnsi="Calibri Light" w:cs="Calibri Light"/>
        </w:rPr>
        <w:t>,</w:t>
      </w:r>
      <w:r w:rsidR="00037458" w:rsidRPr="25B35239">
        <w:rPr>
          <w:rFonts w:ascii="Calibri Light" w:eastAsia="Calibri Light" w:hAnsi="Calibri Light" w:cs="Calibri Light"/>
        </w:rPr>
        <w:t xml:space="preserve"> or TTY message</w:t>
      </w:r>
      <w:r w:rsidR="00BD14C2" w:rsidRPr="25B35239">
        <w:rPr>
          <w:rFonts w:ascii="Calibri Light,Arial" w:eastAsia="Calibri Light,Arial" w:hAnsi="Calibri Light,Arial" w:cs="Calibri Light,Arial"/>
        </w:rPr>
        <w:t xml:space="preserve">, </w:t>
      </w:r>
      <w:r w:rsidR="007B2131" w:rsidRPr="25B35239">
        <w:rPr>
          <w:rFonts w:ascii="Calibri Light" w:eastAsia="Calibri Light" w:hAnsi="Calibri Light" w:cs="Calibri Light"/>
        </w:rPr>
        <w:t xml:space="preserve">the </w:t>
      </w:r>
      <w:r w:rsidR="00BC62C1" w:rsidRPr="25B35239">
        <w:rPr>
          <w:rFonts w:ascii="Calibri Light" w:eastAsia="Calibri Light" w:hAnsi="Calibri Light" w:cs="Calibri Light"/>
        </w:rPr>
        <w:t>3</w:t>
      </w:r>
      <w:r w:rsidR="00BC62C1" w:rsidRPr="25B35239">
        <w:rPr>
          <w:rFonts w:ascii="Calibri Light" w:eastAsia="Calibri Light" w:hAnsi="Calibri Light" w:cs="Calibri Light"/>
          <w:vertAlign w:val="superscript"/>
        </w:rPr>
        <w:t>rd</w:t>
      </w:r>
      <w:r w:rsidR="00BC62C1" w:rsidRPr="25B35239">
        <w:rPr>
          <w:rFonts w:ascii="Calibri Light" w:eastAsia="Calibri Light" w:hAnsi="Calibri Light" w:cs="Calibri Light"/>
        </w:rPr>
        <w:t xml:space="preserve"> party notification system</w:t>
      </w:r>
      <w:r w:rsidR="00271302" w:rsidRPr="25B35239">
        <w:rPr>
          <w:rFonts w:ascii="Calibri Light,Arial" w:eastAsia="Calibri Light,Arial" w:hAnsi="Calibri Light,Arial" w:cs="Calibri Light,Arial"/>
        </w:rPr>
        <w:t xml:space="preserve"> </w:t>
      </w:r>
      <w:r w:rsidR="00BD14C2" w:rsidRPr="25B35239">
        <w:rPr>
          <w:rFonts w:ascii="Calibri Light" w:eastAsia="Calibri Light" w:hAnsi="Calibri Light" w:cs="Calibri Light"/>
        </w:rPr>
        <w:t xml:space="preserve">will provide the response </w:t>
      </w:r>
      <w:r w:rsidR="00213295" w:rsidRPr="25B35239">
        <w:rPr>
          <w:rFonts w:ascii="Calibri Light" w:eastAsia="Calibri Light" w:hAnsi="Calibri Light" w:cs="Calibri Light"/>
        </w:rPr>
        <w:t xml:space="preserve">in a file and </w:t>
      </w:r>
      <w:r w:rsidR="006B073A" w:rsidRPr="25B35239">
        <w:rPr>
          <w:rFonts w:ascii="Calibri Light" w:eastAsia="Calibri Light" w:hAnsi="Calibri Light" w:cs="Calibri Light"/>
        </w:rPr>
        <w:t xml:space="preserve">it </w:t>
      </w:r>
      <w:r w:rsidR="00213295" w:rsidRPr="25B35239">
        <w:rPr>
          <w:rFonts w:ascii="Calibri Light" w:eastAsia="Calibri Light" w:hAnsi="Calibri Light" w:cs="Calibri Light"/>
        </w:rPr>
        <w:t>will be uploaded to a file server</w:t>
      </w:r>
      <w:r w:rsidR="00213295" w:rsidRPr="25B35239">
        <w:rPr>
          <w:rFonts w:ascii="Calibri Light,Arial" w:eastAsia="Calibri Light,Arial" w:hAnsi="Calibri Light,Arial" w:cs="Calibri Light,Arial"/>
        </w:rPr>
        <w:t>.</w:t>
      </w:r>
      <w:r w:rsidR="00BD14C2" w:rsidRPr="25B35239">
        <w:rPr>
          <w:rFonts w:ascii="Calibri Light,Arial" w:eastAsia="Calibri Light,Arial" w:hAnsi="Calibri Light,Arial" w:cs="Calibri Light,Arial"/>
        </w:rPr>
        <w:t xml:space="preserve"> </w:t>
      </w:r>
      <w:r w:rsidR="006B073A" w:rsidRPr="25B35239">
        <w:rPr>
          <w:rFonts w:ascii="Calibri Light" w:eastAsia="Calibri Light" w:hAnsi="Calibri Light" w:cs="Calibri Light"/>
        </w:rPr>
        <w:t xml:space="preserve">The </w:t>
      </w:r>
      <w:r w:rsidR="00A70B2D" w:rsidRPr="25B35239">
        <w:rPr>
          <w:rFonts w:ascii="Calibri Light" w:eastAsia="Calibri Light" w:hAnsi="Calibri Light" w:cs="Calibri Light"/>
        </w:rPr>
        <w:t>S/4HANA program will upload the file</w:t>
      </w:r>
      <w:r w:rsidR="00A9151A" w:rsidRPr="25B35239">
        <w:rPr>
          <w:rFonts w:ascii="Calibri Light" w:eastAsia="Calibri Light" w:hAnsi="Calibri Light" w:cs="Calibri Light"/>
        </w:rPr>
        <w:t xml:space="preserve"> to xECM</w:t>
      </w:r>
      <w:r w:rsidR="00A70B2D" w:rsidRPr="25B35239">
        <w:rPr>
          <w:rFonts w:ascii="Calibri Light" w:eastAsia="Calibri Light" w:hAnsi="Calibri Light" w:cs="Calibri Light"/>
        </w:rPr>
        <w:t xml:space="preserve"> and update the response from customer according using </w:t>
      </w:r>
      <w:r w:rsidR="00A70B2D" w:rsidRPr="46FA9180">
        <w:rPr>
          <w:rFonts w:ascii="Calibri Light" w:eastAsia="Calibri Light" w:hAnsi="Calibri Light" w:cs="Calibri Light"/>
          <w:i/>
          <w:iCs/>
        </w:rPr>
        <w:t>E-CIM-CS-09- Update contact detail as bad</w:t>
      </w:r>
      <w:r w:rsidR="00A70B2D" w:rsidRPr="25B35239">
        <w:rPr>
          <w:rFonts w:ascii="Calibri Light,Arial" w:eastAsia="Calibri Light,Arial" w:hAnsi="Calibri Light,Arial" w:cs="Calibri Light,Arial"/>
        </w:rPr>
        <w:t xml:space="preserve"> </w:t>
      </w:r>
      <w:r w:rsidR="00A70B2D" w:rsidRPr="46FA9180">
        <w:rPr>
          <w:rFonts w:ascii="Calibri Light" w:eastAsia="Calibri Light" w:hAnsi="Calibri Light" w:cs="Calibri Light"/>
          <w:i/>
          <w:iCs/>
        </w:rPr>
        <w:t>and update with a reason</w:t>
      </w:r>
      <w:r w:rsidR="00A70B2D" w:rsidRPr="25B35239">
        <w:rPr>
          <w:rFonts w:ascii="Calibri Light,Arial" w:eastAsia="Calibri Light,Arial" w:hAnsi="Calibri Light,Arial" w:cs="Calibri Light,Arial"/>
        </w:rPr>
        <w:t xml:space="preserve">. </w:t>
      </w:r>
    </w:p>
    <w:p w14:paraId="1F8CDC7D" w14:textId="1185270D" w:rsidR="00D0366C" w:rsidRDefault="003B5DFF" w:rsidP="00EE0DC1">
      <w:pPr>
        <w:pStyle w:val="Heading2Text"/>
        <w:ind w:left="900"/>
        <w:rPr>
          <w:rFonts w:ascii="Calibri Light,Arial" w:eastAsia="Calibri Light,Arial" w:hAnsi="Calibri Light,Arial" w:cs="Calibri Light,Arial"/>
        </w:rPr>
      </w:pPr>
      <w:r w:rsidRPr="25B35239">
        <w:rPr>
          <w:rFonts w:ascii="Calibri Light" w:eastAsia="Calibri Light" w:hAnsi="Calibri Light" w:cs="Calibri Light"/>
        </w:rPr>
        <w:t>R</w:t>
      </w:r>
      <w:r w:rsidR="00BD14C2" w:rsidRPr="25B35239">
        <w:rPr>
          <w:rFonts w:ascii="Calibri Light" w:eastAsia="Calibri Light" w:hAnsi="Calibri Light" w:cs="Calibri Light"/>
        </w:rPr>
        <w:t>esponse</w:t>
      </w:r>
      <w:r w:rsidR="006B073A" w:rsidRPr="25B35239">
        <w:rPr>
          <w:rFonts w:ascii="Calibri Light" w:eastAsia="Calibri Light" w:hAnsi="Calibri Light" w:cs="Calibri Light"/>
        </w:rPr>
        <w:t>s</w:t>
      </w:r>
      <w:r w:rsidR="00BD14C2" w:rsidRPr="25B35239">
        <w:rPr>
          <w:rFonts w:ascii="Calibri Light" w:eastAsia="Calibri Light" w:hAnsi="Calibri Light" w:cs="Calibri Light"/>
        </w:rPr>
        <w:t xml:space="preserve"> from customer</w:t>
      </w:r>
      <w:r w:rsidR="006B073A" w:rsidRPr="25B35239">
        <w:rPr>
          <w:rFonts w:ascii="Calibri Light" w:eastAsia="Calibri Light" w:hAnsi="Calibri Light" w:cs="Calibri Light"/>
        </w:rPr>
        <w:t>s</w:t>
      </w:r>
      <w:r w:rsidR="00BD14C2" w:rsidRPr="25B35239">
        <w:rPr>
          <w:rFonts w:ascii="Calibri Light" w:eastAsia="Calibri Light" w:hAnsi="Calibri Light" w:cs="Calibri Light"/>
        </w:rPr>
        <w:t xml:space="preserve"> can be opt out of SMS </w:t>
      </w:r>
      <w:r w:rsidR="00DF79B6" w:rsidRPr="25B35239">
        <w:rPr>
          <w:rFonts w:ascii="Calibri Light" w:eastAsia="Calibri Light" w:hAnsi="Calibri Light" w:cs="Calibri Light"/>
        </w:rPr>
        <w:t>correspondence</w:t>
      </w:r>
      <w:r w:rsidR="00BD14C2" w:rsidRPr="25B35239">
        <w:rPr>
          <w:rFonts w:ascii="Calibri Light,Arial" w:eastAsia="Calibri Light,Arial" w:hAnsi="Calibri Light,Arial" w:cs="Calibri Light,Arial"/>
        </w:rPr>
        <w:t xml:space="preserve">. </w:t>
      </w:r>
      <w:r w:rsidR="00A53FA4" w:rsidRPr="25B35239">
        <w:rPr>
          <w:rFonts w:ascii="Calibri Light" w:eastAsia="Calibri Light" w:hAnsi="Calibri Light" w:cs="Calibri Light"/>
        </w:rPr>
        <w:t>Refer to section 2.4 for process in handling Opt Out.</w:t>
      </w:r>
      <w:r w:rsidR="00DF79B6" w:rsidRPr="25B35239">
        <w:rPr>
          <w:rFonts w:ascii="Calibri Light,Arial" w:eastAsia="Calibri Light,Arial" w:hAnsi="Calibri Light,Arial" w:cs="Calibri Light,Arial"/>
        </w:rPr>
        <w:t xml:space="preserve"> </w:t>
      </w:r>
    </w:p>
    <w:p w14:paraId="7FB722BD" w14:textId="79F36705" w:rsidR="00FD6459" w:rsidRDefault="00DF79B6" w:rsidP="00EE0DC1">
      <w:pPr>
        <w:pStyle w:val="Heading2Text"/>
        <w:ind w:left="900"/>
        <w:rPr>
          <w:rFonts w:ascii="Calibri Light,Arial" w:eastAsia="Calibri Light,Arial" w:hAnsi="Calibri Light,Arial" w:cs="Calibri Light,Arial"/>
        </w:rPr>
      </w:pPr>
      <w:r w:rsidRPr="25B35239">
        <w:rPr>
          <w:rFonts w:ascii="Calibri Light" w:eastAsia="Calibri Light" w:hAnsi="Calibri Light" w:cs="Calibri Light"/>
        </w:rPr>
        <w:t xml:space="preserve">Customer can also request to sign up for program, recertification and verification using SMS. Refer to </w:t>
      </w:r>
      <w:hyperlink r:id="rId24" w:history="1">
        <w:r w:rsidRPr="46FA9180">
          <w:rPr>
            <w:rStyle w:val="Hyperlink"/>
            <w:rFonts w:ascii="Calibri Light" w:eastAsia="Calibri Light" w:hAnsi="Calibri Light" w:cs="Calibri Light"/>
            <w:i/>
            <w:iCs/>
          </w:rPr>
          <w:t>PP-CS-02 - Program Enrollment and Delivery, De-Enrollment &amp; Decommission Programs</w:t>
        </w:r>
      </w:hyperlink>
      <w:r w:rsidR="00266DCA" w:rsidRPr="25B35239">
        <w:rPr>
          <w:rFonts w:ascii="Calibri Light" w:eastAsia="Calibri Light" w:hAnsi="Calibri Light" w:cs="Calibri Light"/>
        </w:rPr>
        <w:t xml:space="preserve"> for detail process in handling these requests.</w:t>
      </w:r>
    </w:p>
    <w:p w14:paraId="2FBCB781" w14:textId="6CF5A943" w:rsidR="00EE0DC1" w:rsidRDefault="001B555E" w:rsidP="00EE0DC1">
      <w:pPr>
        <w:pStyle w:val="Heading2Text"/>
        <w:ind w:left="900"/>
        <w:rPr>
          <w:rFonts w:ascii="Calibri Light,Arial" w:eastAsia="Calibri Light,Arial" w:hAnsi="Calibri Light,Arial" w:cs="Calibri Light,Arial"/>
        </w:rPr>
      </w:pPr>
      <w:r w:rsidRPr="25B35239">
        <w:rPr>
          <w:rFonts w:ascii="Calibri Light" w:eastAsia="Calibri Light" w:hAnsi="Calibri Light" w:cs="Calibri Light"/>
        </w:rPr>
        <w:t xml:space="preserve">An </w:t>
      </w:r>
      <w:r w:rsidR="00EE0DC1" w:rsidRPr="25B35239">
        <w:rPr>
          <w:rFonts w:ascii="Calibri Light" w:eastAsia="Calibri Light" w:hAnsi="Calibri Light" w:cs="Calibri Light"/>
        </w:rPr>
        <w:t>acknowledge</w:t>
      </w:r>
      <w:r w:rsidR="0017324B" w:rsidRPr="25B35239">
        <w:rPr>
          <w:rFonts w:ascii="Calibri Light" w:eastAsia="Calibri Light" w:hAnsi="Calibri Light" w:cs="Calibri Light"/>
        </w:rPr>
        <w:t xml:space="preserve">ment </w:t>
      </w:r>
      <w:r w:rsidR="00FD6459" w:rsidRPr="25B35239">
        <w:rPr>
          <w:rFonts w:ascii="Calibri Light" w:eastAsia="Calibri Light" w:hAnsi="Calibri Light" w:cs="Calibri Light"/>
        </w:rPr>
        <w:t xml:space="preserve">notification </w:t>
      </w:r>
      <w:r w:rsidR="00EE0DC1" w:rsidRPr="25B35239">
        <w:rPr>
          <w:rFonts w:ascii="Calibri Light" w:eastAsia="Calibri Light" w:hAnsi="Calibri Light" w:cs="Calibri Light"/>
        </w:rPr>
        <w:t xml:space="preserve">will be sent to customer by </w:t>
      </w:r>
      <w:r w:rsidR="0070748C" w:rsidRPr="25B35239">
        <w:rPr>
          <w:rFonts w:ascii="Calibri Light" w:eastAsia="Calibri Light" w:hAnsi="Calibri Light" w:cs="Calibri Light"/>
        </w:rPr>
        <w:t>Open</w:t>
      </w:r>
      <w:r w:rsidR="008643EE" w:rsidRPr="25B35239">
        <w:rPr>
          <w:rFonts w:ascii="Calibri Light,Arial" w:eastAsia="Calibri Light,Arial" w:hAnsi="Calibri Light,Arial" w:cs="Calibri Light,Arial"/>
        </w:rPr>
        <w:t xml:space="preserve"> </w:t>
      </w:r>
      <w:r w:rsidR="0070748C" w:rsidRPr="25B35239">
        <w:rPr>
          <w:rFonts w:ascii="Calibri Light" w:eastAsia="Calibri Light" w:hAnsi="Calibri Light" w:cs="Calibri Light"/>
        </w:rPr>
        <w:t xml:space="preserve">Text using a standard </w:t>
      </w:r>
      <w:r w:rsidR="00580B05" w:rsidRPr="25B35239">
        <w:rPr>
          <w:rFonts w:ascii="Calibri Light" w:eastAsia="Calibri Light" w:hAnsi="Calibri Light" w:cs="Calibri Light"/>
        </w:rPr>
        <w:t xml:space="preserve">SMS </w:t>
      </w:r>
      <w:r w:rsidR="00FD6459" w:rsidRPr="25B35239">
        <w:rPr>
          <w:rFonts w:ascii="Calibri Light" w:eastAsia="Calibri Light" w:hAnsi="Calibri Light" w:cs="Calibri Light"/>
        </w:rPr>
        <w:t>r</w:t>
      </w:r>
      <w:r w:rsidR="00580B05" w:rsidRPr="25B35239">
        <w:rPr>
          <w:rFonts w:ascii="Calibri Light" w:eastAsia="Calibri Light" w:hAnsi="Calibri Light" w:cs="Calibri Light"/>
        </w:rPr>
        <w:t>eply</w:t>
      </w:r>
      <w:r w:rsidR="00FD6459" w:rsidRPr="25B35239">
        <w:rPr>
          <w:rFonts w:ascii="Calibri Light" w:eastAsia="Calibri Light" w:hAnsi="Calibri Light" w:cs="Calibri Light"/>
        </w:rPr>
        <w:t xml:space="preserve"> content defined by SCE to inform customer that SCE received the SMS</w:t>
      </w:r>
      <w:r w:rsidR="00DF2F4D" w:rsidRPr="25B35239">
        <w:rPr>
          <w:rFonts w:ascii="Calibri Light" w:eastAsia="Calibri Light" w:hAnsi="Calibri Light" w:cs="Calibri Light"/>
        </w:rPr>
        <w:t xml:space="preserve"> using enhancement </w:t>
      </w:r>
      <w:r w:rsidR="009917B6" w:rsidRPr="46FA9180">
        <w:rPr>
          <w:rFonts w:ascii="Calibri Light" w:eastAsia="Calibri Light" w:hAnsi="Calibri Light" w:cs="Calibri Light"/>
          <w:i/>
          <w:iCs/>
        </w:rPr>
        <w:t>E-CIM-CS-09- Send automatic outbound acknowledgement</w:t>
      </w:r>
      <w:r w:rsidR="00FD6459" w:rsidRPr="25B35239">
        <w:rPr>
          <w:rFonts w:ascii="Calibri Light" w:eastAsia="Calibri Light" w:hAnsi="Calibri Light" w:cs="Calibri Light"/>
        </w:rPr>
        <w:t xml:space="preserve">. A copy of the acknowledgement notification to customer </w:t>
      </w:r>
      <w:r w:rsidR="00580B05" w:rsidRPr="25B35239">
        <w:rPr>
          <w:rFonts w:ascii="Calibri Light" w:eastAsia="Calibri Light" w:hAnsi="Calibri Light" w:cs="Calibri Light"/>
        </w:rPr>
        <w:t>will</w:t>
      </w:r>
      <w:r w:rsidR="00FD6459" w:rsidRPr="25B35239">
        <w:rPr>
          <w:rFonts w:ascii="Calibri Light" w:eastAsia="Calibri Light" w:hAnsi="Calibri Light" w:cs="Calibri Light"/>
        </w:rPr>
        <w:t xml:space="preserve"> not</w:t>
      </w:r>
      <w:r w:rsidR="001D2EE1" w:rsidRPr="25B35239">
        <w:rPr>
          <w:rFonts w:ascii="Calibri Light" w:eastAsia="Calibri Light" w:hAnsi="Calibri Light" w:cs="Calibri Light"/>
        </w:rPr>
        <w:t xml:space="preserve"> be</w:t>
      </w:r>
      <w:r w:rsidR="00FD6459" w:rsidRPr="25B35239">
        <w:rPr>
          <w:rFonts w:ascii="Calibri Light" w:eastAsia="Calibri Light" w:hAnsi="Calibri Light" w:cs="Calibri Light"/>
        </w:rPr>
        <w:t xml:space="preserve"> stored in xECM.</w:t>
      </w:r>
    </w:p>
    <w:p w14:paraId="75D899AA" w14:textId="73F465F4" w:rsidR="004A1496" w:rsidRDefault="004A1496" w:rsidP="004A1496">
      <w:pPr>
        <w:pStyle w:val="Heading2Text"/>
        <w:ind w:left="900"/>
        <w:rPr>
          <w:rFonts w:ascii="Calibri Light,Arial" w:eastAsia="Calibri Light,Arial" w:hAnsi="Calibri Light,Arial" w:cs="Calibri Light,Arial"/>
        </w:rPr>
      </w:pPr>
      <w:r w:rsidRPr="25B35239">
        <w:rPr>
          <w:rFonts w:ascii="Calibri Light" w:eastAsia="Calibri Light" w:hAnsi="Calibri Light" w:cs="Calibri Light"/>
        </w:rPr>
        <w:t>BP Contact</w:t>
      </w:r>
      <w:r w:rsidR="00BA3AB6" w:rsidRPr="25B35239">
        <w:rPr>
          <w:rFonts w:ascii="Calibri Light" w:eastAsia="Calibri Light" w:hAnsi="Calibri Light" w:cs="Calibri Light"/>
        </w:rPr>
        <w:t>s</w:t>
      </w:r>
      <w:r w:rsidRPr="25B35239">
        <w:rPr>
          <w:rFonts w:ascii="Calibri Light" w:eastAsia="Calibri Light" w:hAnsi="Calibri Light" w:cs="Calibri Light"/>
        </w:rPr>
        <w:t xml:space="preserve"> will be created by xECM automatically</w:t>
      </w:r>
      <w:r w:rsidR="00A70B2D" w:rsidRPr="25B35239">
        <w:rPr>
          <w:rFonts w:ascii="Calibri Light,Arial" w:eastAsia="Calibri Light,Arial" w:hAnsi="Calibri Light,Arial" w:cs="Calibri Light,Arial"/>
        </w:rPr>
        <w:t xml:space="preserve"> </w:t>
      </w:r>
      <w:r w:rsidR="008300E9" w:rsidRPr="25B35239">
        <w:rPr>
          <w:rFonts w:ascii="Calibri Light" w:eastAsia="Calibri Light" w:hAnsi="Calibri Light" w:cs="Calibri Light"/>
        </w:rPr>
        <w:t xml:space="preserve">whenever a correspondence is stored in xECM </w:t>
      </w:r>
      <w:r w:rsidR="00A70B2D" w:rsidRPr="25B35239">
        <w:rPr>
          <w:rFonts w:ascii="Calibri Light" w:eastAsia="Calibri Light" w:hAnsi="Calibri Light" w:cs="Calibri Light"/>
        </w:rPr>
        <w:t xml:space="preserve">using </w:t>
      </w:r>
      <w:r w:rsidR="008300E9" w:rsidRPr="46FA9180">
        <w:rPr>
          <w:rFonts w:ascii="Calibri Light" w:eastAsia="Calibri Light" w:hAnsi="Calibri Light" w:cs="Calibri Light"/>
          <w:i/>
          <w:iCs/>
        </w:rPr>
        <w:t>E-CIM-CS-11 - Auto IR creation for Inbound &amp; Outbound Correspondence/Communication</w:t>
      </w:r>
      <w:r w:rsidRPr="46FA9180">
        <w:rPr>
          <w:rFonts w:ascii="Calibri Light,Arial" w:eastAsia="Calibri Light,Arial" w:hAnsi="Calibri Light,Arial" w:cs="Calibri Light,Arial"/>
          <w:i/>
          <w:iCs/>
        </w:rPr>
        <w:t>.</w:t>
      </w:r>
    </w:p>
    <w:p w14:paraId="0C300995" w14:textId="6722B365" w:rsidR="00D94F57" w:rsidRDefault="00D94F57" w:rsidP="00353289">
      <w:pPr>
        <w:pStyle w:val="Heading2Text"/>
        <w:ind w:left="900"/>
        <w:rPr>
          <w:rFonts w:ascii="Calibri Light" w:hAnsi="Calibri Light" w:cs="Arial"/>
        </w:rPr>
      </w:pPr>
    </w:p>
    <w:p w14:paraId="3E408185" w14:textId="77777777" w:rsidR="00F21152" w:rsidRDefault="009557F2" w:rsidP="00114CB8">
      <w:pPr>
        <w:pStyle w:val="Heading2"/>
      </w:pPr>
      <w:bookmarkStart w:id="33" w:name="_Toc512875777"/>
      <w:r>
        <w:t>Viewing of</w:t>
      </w:r>
      <w:r w:rsidR="00F21152">
        <w:t xml:space="preserve"> </w:t>
      </w:r>
      <w:r>
        <w:t>C</w:t>
      </w:r>
      <w:r w:rsidR="00F21152">
        <w:t>orrespondence</w:t>
      </w:r>
      <w:r>
        <w:t xml:space="preserve"> in Open Text</w:t>
      </w:r>
      <w:bookmarkEnd w:id="33"/>
    </w:p>
    <w:p w14:paraId="4BB5962B" w14:textId="41E87DF7" w:rsidR="00F21152" w:rsidRDefault="00F21152" w:rsidP="00F21152">
      <w:pPr>
        <w:pStyle w:val="Heading2Text"/>
        <w:ind w:left="900"/>
        <w:rPr>
          <w:rFonts w:ascii="Calibri Light,Arial" w:eastAsia="Calibri Light,Arial" w:hAnsi="Calibri Light,Arial" w:cs="Calibri Light,Arial"/>
        </w:rPr>
      </w:pPr>
      <w:r w:rsidRPr="25B35239">
        <w:rPr>
          <w:rFonts w:ascii="Calibri Light" w:eastAsia="Calibri Light" w:hAnsi="Calibri Light" w:cs="Calibri Light"/>
        </w:rPr>
        <w:t xml:space="preserve">Correspondence image stored in xECM </w:t>
      </w:r>
      <w:r w:rsidR="00202ABB" w:rsidRPr="25B35239">
        <w:rPr>
          <w:rFonts w:ascii="Calibri Light" w:eastAsia="Calibri Light" w:hAnsi="Calibri Light" w:cs="Calibri Light"/>
        </w:rPr>
        <w:t>can be viewed</w:t>
      </w:r>
      <w:r w:rsidRPr="25B35239">
        <w:rPr>
          <w:rFonts w:ascii="Calibri Light" w:eastAsia="Calibri Light" w:hAnsi="Calibri Light" w:cs="Calibri Light"/>
        </w:rPr>
        <w:t xml:space="preserve"> via </w:t>
      </w:r>
      <w:r w:rsidR="00464692" w:rsidRPr="25B35239">
        <w:rPr>
          <w:rFonts w:ascii="Calibri Light" w:eastAsia="Calibri Light" w:hAnsi="Calibri Light" w:cs="Calibri Light"/>
        </w:rPr>
        <w:t xml:space="preserve">Open Text Content Management view in </w:t>
      </w:r>
      <w:r w:rsidRPr="25B35239">
        <w:rPr>
          <w:rFonts w:ascii="Calibri Light" w:eastAsia="Calibri Light" w:hAnsi="Calibri Light" w:cs="Calibri Light"/>
        </w:rPr>
        <w:t xml:space="preserve">Hybris C4C and S/4HANA. </w:t>
      </w:r>
      <w:r w:rsidR="00464692" w:rsidRPr="25B35239">
        <w:rPr>
          <w:rFonts w:ascii="Calibri Light" w:eastAsia="Calibri Light" w:hAnsi="Calibri Light" w:cs="Calibri Light"/>
        </w:rPr>
        <w:t xml:space="preserve">These screens provide 360 </w:t>
      </w:r>
      <w:r w:rsidR="00BB63B8" w:rsidRPr="25B35239">
        <w:rPr>
          <w:rFonts w:ascii="Calibri Light" w:eastAsia="Calibri Light" w:hAnsi="Calibri Light" w:cs="Calibri Light"/>
        </w:rPr>
        <w:t xml:space="preserve">degree </w:t>
      </w:r>
      <w:r w:rsidR="00464692" w:rsidRPr="25B35239">
        <w:rPr>
          <w:rFonts w:ascii="Calibri Light" w:eastAsia="Calibri Light" w:hAnsi="Calibri Light" w:cs="Calibri Light"/>
        </w:rPr>
        <w:t xml:space="preserve">view of all the correspondence for a particular BP. </w:t>
      </w:r>
      <w:r w:rsidR="00464692" w:rsidRPr="25B35239">
        <w:rPr>
          <w:rFonts w:ascii="Calibri Light" w:eastAsia="Calibri Light" w:hAnsi="Calibri Light" w:cs="Calibri Light"/>
        </w:rPr>
        <w:lastRenderedPageBreak/>
        <w:t>These screens are Open Text application wit</w:t>
      </w:r>
      <w:r w:rsidR="003F74CB" w:rsidRPr="25B35239">
        <w:rPr>
          <w:rFonts w:ascii="Calibri Light" w:eastAsia="Calibri Light" w:hAnsi="Calibri Light" w:cs="Calibri Light"/>
        </w:rPr>
        <w:t xml:space="preserve">hin SAP that allows a </w:t>
      </w:r>
      <w:r w:rsidR="00464692" w:rsidRPr="25B35239">
        <w:rPr>
          <w:rFonts w:ascii="Calibri Light" w:eastAsia="Calibri Light" w:hAnsi="Calibri Light" w:cs="Calibri Light"/>
        </w:rPr>
        <w:t xml:space="preserve">customized view of </w:t>
      </w:r>
      <w:r w:rsidR="003F74CB" w:rsidRPr="25B35239">
        <w:rPr>
          <w:rFonts w:ascii="Calibri Light" w:eastAsia="Calibri Light" w:hAnsi="Calibri Light" w:cs="Calibri Light"/>
        </w:rPr>
        <w:t>hosting correspondence image files</w:t>
      </w:r>
      <w:r w:rsidR="00464692" w:rsidRPr="25B35239">
        <w:rPr>
          <w:rFonts w:ascii="Calibri Light,Arial" w:eastAsia="Calibri Light,Arial" w:hAnsi="Calibri Light,Arial" w:cs="Calibri Light,Arial"/>
        </w:rPr>
        <w:t>.</w:t>
      </w:r>
      <w:r w:rsidR="00DB45DF" w:rsidRPr="25B35239">
        <w:rPr>
          <w:rFonts w:ascii="Calibri Light,Arial" w:eastAsia="Calibri Light,Arial" w:hAnsi="Calibri Light,Arial" w:cs="Calibri Light,Arial"/>
        </w:rPr>
        <w:t xml:space="preserve"> </w:t>
      </w:r>
    </w:p>
    <w:p w14:paraId="104EDB12" w14:textId="015DDEE8" w:rsidR="00DB45DF" w:rsidRDefault="00DB45DF" w:rsidP="00F21152">
      <w:pPr>
        <w:pStyle w:val="Heading2Text"/>
        <w:ind w:left="900"/>
        <w:rPr>
          <w:rFonts w:ascii="Calibri Light,Arial" w:eastAsia="Calibri Light,Arial" w:hAnsi="Calibri Light,Arial" w:cs="Calibri Light,Arial"/>
        </w:rPr>
      </w:pPr>
      <w:r w:rsidRPr="25B35239">
        <w:rPr>
          <w:rFonts w:ascii="Calibri Light" w:eastAsia="Calibri Light" w:hAnsi="Calibri Light" w:cs="Calibri Light"/>
        </w:rPr>
        <w:t>The filename of the correspondence image cannot be renamed</w:t>
      </w:r>
      <w:r w:rsidR="00BC4829" w:rsidRPr="25B35239">
        <w:rPr>
          <w:rFonts w:ascii="Calibri Light" w:eastAsia="Calibri Light" w:hAnsi="Calibri Light" w:cs="Calibri Light"/>
        </w:rPr>
        <w:t xml:space="preserve"> once the file is created in xECM</w:t>
      </w:r>
      <w:r w:rsidRPr="25B35239">
        <w:rPr>
          <w:rFonts w:ascii="Calibri Light,Arial" w:eastAsia="Calibri Light,Arial" w:hAnsi="Calibri Light,Arial" w:cs="Calibri Light,Arial"/>
        </w:rPr>
        <w:t xml:space="preserve">. </w:t>
      </w:r>
      <w:r w:rsidR="004C6A05" w:rsidRPr="25B35239">
        <w:rPr>
          <w:rFonts w:ascii="Calibri Light" w:eastAsia="Calibri Light" w:hAnsi="Calibri Light" w:cs="Calibri Light"/>
        </w:rPr>
        <w:t xml:space="preserve">The file </w:t>
      </w:r>
      <w:r w:rsidR="00D0366C" w:rsidRPr="25B35239">
        <w:rPr>
          <w:rFonts w:ascii="Calibri Light" w:eastAsia="Calibri Light" w:hAnsi="Calibri Light" w:cs="Calibri Light"/>
        </w:rPr>
        <w:t xml:space="preserve">will show the </w:t>
      </w:r>
      <w:r w:rsidR="004C6A05" w:rsidRPr="25B35239">
        <w:rPr>
          <w:rFonts w:ascii="Calibri Light" w:eastAsia="Calibri Light" w:hAnsi="Calibri Light" w:cs="Calibri Light"/>
        </w:rPr>
        <w:t>time and date stamped. The file can be copied, moved, deleted</w:t>
      </w:r>
      <w:r w:rsidR="00DA7B75">
        <w:rPr>
          <w:rFonts w:ascii="Calibri Light" w:eastAsia="Calibri Light" w:hAnsi="Calibri Light" w:cs="Calibri Light"/>
        </w:rPr>
        <w:t>,</w:t>
      </w:r>
      <w:r w:rsidR="004C6A05" w:rsidRPr="25B35239">
        <w:rPr>
          <w:rFonts w:ascii="Calibri Light" w:eastAsia="Calibri Light" w:hAnsi="Calibri Light" w:cs="Calibri Light"/>
        </w:rPr>
        <w:t xml:space="preserve"> and send for re-print. </w:t>
      </w:r>
    </w:p>
    <w:p w14:paraId="6B2232C4" w14:textId="77777777" w:rsidR="008649CB" w:rsidRDefault="008649CB" w:rsidP="00F21152">
      <w:pPr>
        <w:pStyle w:val="Heading2Text"/>
        <w:ind w:left="900"/>
        <w:rPr>
          <w:rFonts w:ascii="Calibri Light" w:hAnsi="Calibri Light" w:cs="Arial"/>
        </w:rPr>
      </w:pPr>
    </w:p>
    <w:p w14:paraId="7108CD09" w14:textId="79AEC1AF" w:rsidR="00785A22" w:rsidRPr="00785A22" w:rsidRDefault="00785A22" w:rsidP="00F21152">
      <w:pPr>
        <w:pStyle w:val="Heading2Text"/>
        <w:ind w:left="900"/>
        <w:rPr>
          <w:rFonts w:ascii="Calibri Light,Arial" w:eastAsia="Calibri Light,Arial" w:hAnsi="Calibri Light,Arial" w:cs="Calibri Light,Arial"/>
          <w:u w:val="single"/>
        </w:rPr>
      </w:pPr>
      <w:r w:rsidRPr="25B35239">
        <w:rPr>
          <w:rFonts w:ascii="Calibri Light" w:eastAsia="Calibri Light" w:hAnsi="Calibri Light" w:cs="Calibri Light"/>
          <w:u w:val="single"/>
        </w:rPr>
        <w:t>Front Office view</w:t>
      </w:r>
    </w:p>
    <w:p w14:paraId="0688DBB4" w14:textId="09DB51BC" w:rsidR="004C6A05" w:rsidRDefault="004C6A05" w:rsidP="00F21152">
      <w:pPr>
        <w:pStyle w:val="Heading2Text"/>
        <w:ind w:left="900"/>
        <w:rPr>
          <w:rFonts w:ascii="Calibri Light,Arial" w:eastAsia="Calibri Light,Arial" w:hAnsi="Calibri Light,Arial" w:cs="Calibri Light,Arial"/>
        </w:rPr>
      </w:pPr>
      <w:r w:rsidRPr="25B35239">
        <w:rPr>
          <w:rFonts w:ascii="Calibri Light" w:eastAsia="Calibri Light" w:hAnsi="Calibri Light" w:cs="Calibri Light"/>
        </w:rPr>
        <w:t>Front office user will view the correspondence image in Open Text xECM web portal via Hybris C4C mashup</w:t>
      </w:r>
      <w:del w:id="34" w:author="Tuan Yap" w:date="2018-07-13T15:57:00Z">
        <w:r w:rsidRPr="25B35239" w:rsidDel="00486CF0">
          <w:rPr>
            <w:rFonts w:ascii="Calibri Light" w:eastAsia="Calibri Light" w:hAnsi="Calibri Light" w:cs="Calibri Light"/>
          </w:rPr>
          <w:delText xml:space="preserve"> using </w:delText>
        </w:r>
        <w:r w:rsidRPr="46FA9180" w:rsidDel="00486CF0">
          <w:rPr>
            <w:rFonts w:ascii="Calibri Light" w:eastAsia="Calibri Light" w:hAnsi="Calibri Light" w:cs="Calibri Light"/>
            <w:i/>
            <w:iCs/>
          </w:rPr>
          <w:delText>E-CIM-CS-02 Transaction Launcher</w:delText>
        </w:r>
      </w:del>
      <w:r w:rsidRPr="25B35239">
        <w:rPr>
          <w:rFonts w:ascii="Calibri Light,Arial" w:eastAsia="Calibri Light,Arial" w:hAnsi="Calibri Light,Arial" w:cs="Calibri Light,Arial"/>
        </w:rPr>
        <w:t xml:space="preserve">. </w:t>
      </w:r>
      <w:r w:rsidR="00B67F39" w:rsidRPr="25B35239">
        <w:rPr>
          <w:rFonts w:ascii="Calibri Light" w:eastAsia="Calibri Light" w:hAnsi="Calibri Light" w:cs="Calibri Light"/>
        </w:rPr>
        <w:t>After locat</w:t>
      </w:r>
      <w:r w:rsidR="007217C1" w:rsidRPr="25B35239">
        <w:rPr>
          <w:rFonts w:ascii="Calibri Light" w:eastAsia="Calibri Light" w:hAnsi="Calibri Light" w:cs="Calibri Light"/>
        </w:rPr>
        <w:t>ing</w:t>
      </w:r>
      <w:r w:rsidR="00B67F39" w:rsidRPr="25B35239">
        <w:rPr>
          <w:rFonts w:ascii="Calibri Light" w:eastAsia="Calibri Light" w:hAnsi="Calibri Light" w:cs="Calibri Light"/>
        </w:rPr>
        <w:t xml:space="preserve"> the BP in Hybris C4C, </w:t>
      </w:r>
      <w:r w:rsidRPr="25B35239">
        <w:rPr>
          <w:rFonts w:ascii="Calibri Light" w:eastAsia="Calibri Light" w:hAnsi="Calibri Light" w:cs="Calibri Light"/>
        </w:rPr>
        <w:t xml:space="preserve">Hybris C4C will pass the BP number to the xECM screen (Figure 7) </w:t>
      </w:r>
      <w:r w:rsidR="00B67F39" w:rsidRPr="25B35239">
        <w:rPr>
          <w:rFonts w:ascii="Calibri Light" w:eastAsia="Calibri Light" w:hAnsi="Calibri Light" w:cs="Calibri Light"/>
        </w:rPr>
        <w:t xml:space="preserve">when navigating to the mashup view </w:t>
      </w:r>
      <w:r w:rsidRPr="25B35239">
        <w:rPr>
          <w:rFonts w:ascii="Calibri Light" w:eastAsia="Calibri Light" w:hAnsi="Calibri Light" w:cs="Calibri Light"/>
        </w:rPr>
        <w:t xml:space="preserve">and the </w:t>
      </w:r>
      <w:r w:rsidR="00C76162" w:rsidRPr="25B35239">
        <w:rPr>
          <w:rFonts w:ascii="Calibri Light" w:eastAsia="Calibri Light" w:hAnsi="Calibri Light" w:cs="Calibri Light"/>
        </w:rPr>
        <w:t>correspondence images related to the BP will be shown in xECM screen.</w:t>
      </w:r>
    </w:p>
    <w:p w14:paraId="42814284" w14:textId="77777777" w:rsidR="00B67F39" w:rsidRDefault="00B67F39" w:rsidP="00B67F39">
      <w:pPr>
        <w:pStyle w:val="Heading2Text"/>
        <w:keepNext/>
        <w:ind w:left="900"/>
      </w:pPr>
      <w:r>
        <w:rPr>
          <w:rFonts w:ascii="Lucida Console" w:eastAsia="Times New Roman" w:hAnsi="Lucida Console"/>
          <w:noProof/>
          <w:lang w:eastAsia="en-US"/>
        </w:rPr>
        <w:drawing>
          <wp:inline distT="0" distB="0" distL="0" distR="0" wp14:anchorId="67C7ACD8" wp14:editId="351D8D9B">
            <wp:extent cx="5942745" cy="3277235"/>
            <wp:effectExtent l="0" t="0" r="1270" b="0"/>
            <wp:docPr id="10" name="Picture 10" descr="Inlin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nline image"/>
                    <pic:cNvPicPr>
                      <a:picLocks noChangeAspect="1" noChangeArrowheads="1"/>
                    </pic:cNvPicPr>
                  </pic:nvPicPr>
                  <pic:blipFill rotWithShape="1">
                    <a:blip r:embed="rId25" r:link="rId26">
                      <a:extLst>
                        <a:ext uri="{28A0092B-C50C-407E-A947-70E740481C1C}">
                          <a14:useLocalDpi xmlns:a14="http://schemas.microsoft.com/office/drawing/2010/main" val="0"/>
                        </a:ext>
                      </a:extLst>
                    </a:blip>
                    <a:srcRect t="9878" b="19316"/>
                    <a:stretch/>
                  </pic:blipFill>
                  <pic:spPr bwMode="auto">
                    <a:xfrm>
                      <a:off x="0" y="0"/>
                      <a:ext cx="5943600" cy="3277706"/>
                    </a:xfrm>
                    <a:prstGeom prst="rect">
                      <a:avLst/>
                    </a:prstGeom>
                    <a:noFill/>
                    <a:ln>
                      <a:noFill/>
                    </a:ln>
                    <a:extLst>
                      <a:ext uri="{53640926-AAD7-44D8-BBD7-CCE9431645EC}">
                        <a14:shadowObscured xmlns:a14="http://schemas.microsoft.com/office/drawing/2010/main"/>
                      </a:ext>
                    </a:extLst>
                  </pic:spPr>
                </pic:pic>
              </a:graphicData>
            </a:graphic>
          </wp:inline>
        </w:drawing>
      </w:r>
    </w:p>
    <w:p w14:paraId="1244957B" w14:textId="6E795B4A" w:rsidR="00B67F39" w:rsidRDefault="00B67F39" w:rsidP="00B67F39">
      <w:pPr>
        <w:pStyle w:val="Caption"/>
        <w:ind w:left="180" w:firstLine="720"/>
        <w:rPr>
          <w:rFonts w:ascii="Calibri Light,Arial" w:eastAsia="Calibri Light,Arial" w:hAnsi="Calibri Light,Arial" w:cs="Calibri Light,Arial"/>
        </w:rPr>
      </w:pPr>
      <w:r>
        <w:t xml:space="preserve">Figure </w:t>
      </w:r>
      <w:r>
        <w:fldChar w:fldCharType="begin"/>
      </w:r>
      <w:r>
        <w:instrText xml:space="preserve"> SEQ Figure \* ARABIC </w:instrText>
      </w:r>
      <w:r>
        <w:fldChar w:fldCharType="separate"/>
      </w:r>
      <w:r>
        <w:rPr>
          <w:noProof/>
        </w:rPr>
        <w:t>7</w:t>
      </w:r>
      <w:r>
        <w:fldChar w:fldCharType="end"/>
      </w:r>
      <w:r w:rsidRPr="464D00AF">
        <w:t xml:space="preserve">: </w:t>
      </w:r>
      <w:r>
        <w:t>xECM web portal</w:t>
      </w:r>
    </w:p>
    <w:p w14:paraId="49CE473A" w14:textId="77777777" w:rsidR="00B67F39" w:rsidRDefault="00B67F39" w:rsidP="00F21152">
      <w:pPr>
        <w:pStyle w:val="Heading2Text"/>
        <w:ind w:left="900"/>
        <w:rPr>
          <w:rFonts w:ascii="Calibri Light" w:hAnsi="Calibri Light" w:cs="Arial"/>
        </w:rPr>
      </w:pPr>
    </w:p>
    <w:p w14:paraId="26D24281" w14:textId="381D2B06" w:rsidR="0010537A" w:rsidRDefault="00C76162" w:rsidP="00F21152">
      <w:pPr>
        <w:pStyle w:val="Heading2Text"/>
        <w:ind w:left="900"/>
        <w:rPr>
          <w:rFonts w:ascii="Calibri Light,Arial" w:eastAsia="Calibri Light,Arial" w:hAnsi="Calibri Light,Arial" w:cs="Calibri Light,Arial"/>
        </w:rPr>
      </w:pPr>
      <w:r w:rsidRPr="25B35239">
        <w:rPr>
          <w:rFonts w:ascii="Calibri Light" w:eastAsia="Calibri Light" w:hAnsi="Calibri Light" w:cs="Calibri Light"/>
        </w:rPr>
        <w:t>xECM contains Business Workspaces and each Business Workspace can contains multiple folders. Business Workspace is like a Directory</w:t>
      </w:r>
      <w:r w:rsidR="0010537A" w:rsidRPr="25B35239">
        <w:rPr>
          <w:rFonts w:ascii="Calibri Light" w:eastAsia="Calibri Light" w:hAnsi="Calibri Light" w:cs="Calibri Light"/>
        </w:rPr>
        <w:t xml:space="preserve"> an</w:t>
      </w:r>
      <w:r w:rsidR="00785A22" w:rsidRPr="25B35239">
        <w:rPr>
          <w:rFonts w:ascii="Calibri Light" w:eastAsia="Calibri Light" w:hAnsi="Calibri Light" w:cs="Calibri Light"/>
        </w:rPr>
        <w:t xml:space="preserve">d folders are mainly to </w:t>
      </w:r>
      <w:r w:rsidR="0010537A" w:rsidRPr="25B35239">
        <w:rPr>
          <w:rFonts w:ascii="Calibri Light" w:eastAsia="Calibri Light" w:hAnsi="Calibri Light" w:cs="Calibri Light"/>
        </w:rPr>
        <w:t>break do</w:t>
      </w:r>
      <w:r w:rsidR="00785A22" w:rsidRPr="25B35239">
        <w:rPr>
          <w:rFonts w:ascii="Calibri Light" w:eastAsia="Calibri Light" w:hAnsi="Calibri Light" w:cs="Calibri Light"/>
        </w:rPr>
        <w:t xml:space="preserve">wn the storing areas for further </w:t>
      </w:r>
      <w:r w:rsidR="0010537A" w:rsidRPr="25B35239">
        <w:rPr>
          <w:rFonts w:ascii="Calibri Light" w:eastAsia="Calibri Light" w:hAnsi="Calibri Light" w:cs="Calibri Light"/>
        </w:rPr>
        <w:t>classification</w:t>
      </w:r>
      <w:r w:rsidRPr="25B35239">
        <w:rPr>
          <w:rFonts w:ascii="Calibri Light,Arial" w:eastAsia="Calibri Light,Arial" w:hAnsi="Calibri Light,Arial" w:cs="Calibri Light,Arial"/>
        </w:rPr>
        <w:t>.</w:t>
      </w:r>
      <w:r w:rsidR="0010537A" w:rsidRPr="25B35239">
        <w:rPr>
          <w:rFonts w:ascii="Calibri Light" w:eastAsia="Calibri Light" w:hAnsi="Calibri Light" w:cs="Calibri Light"/>
        </w:rPr>
        <w:t xml:space="preserve"> There</w:t>
      </w:r>
      <w:r w:rsidRPr="25B35239">
        <w:rPr>
          <w:rFonts w:ascii="Calibri Light" w:eastAsia="Calibri Light" w:hAnsi="Calibri Light" w:cs="Calibri Light"/>
        </w:rPr>
        <w:t xml:space="preserve"> will </w:t>
      </w:r>
      <w:r w:rsidR="0010537A" w:rsidRPr="25B35239">
        <w:rPr>
          <w:rFonts w:ascii="Calibri Light" w:eastAsia="Calibri Light" w:hAnsi="Calibri Light" w:cs="Calibri Light"/>
        </w:rPr>
        <w:t>be</w:t>
      </w:r>
      <w:r w:rsidRPr="25B35239">
        <w:rPr>
          <w:rFonts w:ascii="Calibri Light,Arial" w:eastAsia="Calibri Light,Arial" w:hAnsi="Calibri Light,Arial" w:cs="Calibri Light,Arial"/>
        </w:rPr>
        <w:t xml:space="preserve"> </w:t>
      </w:r>
      <w:r w:rsidR="00785A22" w:rsidRPr="25B35239">
        <w:rPr>
          <w:rFonts w:ascii="Calibri Light" w:eastAsia="Calibri Light" w:hAnsi="Calibri Light" w:cs="Calibri Light"/>
        </w:rPr>
        <w:t>3</w:t>
      </w:r>
      <w:r w:rsidRPr="25B35239">
        <w:rPr>
          <w:rFonts w:ascii="Calibri Light" w:eastAsia="Calibri Light" w:hAnsi="Calibri Light" w:cs="Calibri Light"/>
        </w:rPr>
        <w:t xml:space="preserve"> Business Workspace</w:t>
      </w:r>
      <w:r w:rsidR="0010537A" w:rsidRPr="25B35239">
        <w:rPr>
          <w:rFonts w:ascii="Calibri Light" w:eastAsia="Calibri Light" w:hAnsi="Calibri Light" w:cs="Calibri Light"/>
        </w:rPr>
        <w:t>s</w:t>
      </w:r>
      <w:r w:rsidRPr="25B35239">
        <w:rPr>
          <w:rFonts w:ascii="Calibri Light" w:eastAsia="Calibri Light" w:hAnsi="Calibri Light" w:cs="Calibri Light"/>
        </w:rPr>
        <w:t xml:space="preserve"> configured</w:t>
      </w:r>
      <w:r w:rsidR="0010537A" w:rsidRPr="25B35239">
        <w:rPr>
          <w:rFonts w:ascii="Calibri Light" w:eastAsia="Calibri Light" w:hAnsi="Calibri Light" w:cs="Calibri Light"/>
        </w:rPr>
        <w:t xml:space="preserve"> and they are below:</w:t>
      </w:r>
    </w:p>
    <w:p w14:paraId="3414F3CE" w14:textId="7ED67A94" w:rsidR="009E7BA8" w:rsidRDefault="00785A22" w:rsidP="0010537A">
      <w:pPr>
        <w:pStyle w:val="Heading2Text"/>
        <w:numPr>
          <w:ilvl w:val="1"/>
          <w:numId w:val="35"/>
        </w:numPr>
        <w:rPr>
          <w:rFonts w:ascii="Calibri Light,Arial" w:eastAsia="Calibri Light,Arial" w:hAnsi="Calibri Light,Arial" w:cs="Calibri Light,Arial"/>
        </w:rPr>
      </w:pPr>
      <w:r w:rsidRPr="25B35239">
        <w:rPr>
          <w:rFonts w:ascii="Calibri Light" w:eastAsia="Calibri Light" w:hAnsi="Calibri Light" w:cs="Calibri Light"/>
        </w:rPr>
        <w:t>1</w:t>
      </w:r>
      <w:r w:rsidRPr="25B35239">
        <w:rPr>
          <w:rFonts w:ascii="Calibri Light" w:eastAsia="Calibri Light" w:hAnsi="Calibri Light" w:cs="Calibri Light"/>
          <w:vertAlign w:val="superscript"/>
        </w:rPr>
        <w:t>st</w:t>
      </w:r>
      <w:r w:rsidRPr="25B35239">
        <w:rPr>
          <w:rFonts w:ascii="Calibri Light,Arial" w:eastAsia="Calibri Light,Arial" w:hAnsi="Calibri Light,Arial" w:cs="Calibri Light,Arial"/>
        </w:rPr>
        <w:t xml:space="preserve"> </w:t>
      </w:r>
      <w:r w:rsidR="0010537A" w:rsidRPr="25B35239">
        <w:rPr>
          <w:rFonts w:ascii="Calibri Light" w:eastAsia="Calibri Light" w:hAnsi="Calibri Light" w:cs="Calibri Light"/>
        </w:rPr>
        <w:t xml:space="preserve">Business Workspace </w:t>
      </w:r>
      <w:r w:rsidR="00B67F39" w:rsidRPr="25B35239">
        <w:rPr>
          <w:rFonts w:ascii="Calibri Light" w:eastAsia="Calibri Light" w:hAnsi="Calibri Light" w:cs="Calibri Light"/>
        </w:rPr>
        <w:t xml:space="preserve">is </w:t>
      </w:r>
      <w:r w:rsidR="0010537A" w:rsidRPr="25B35239">
        <w:rPr>
          <w:rFonts w:ascii="Calibri Light" w:eastAsia="Calibri Light" w:hAnsi="Calibri Light" w:cs="Calibri Light"/>
        </w:rPr>
        <w:t>called ‘</w:t>
      </w:r>
      <w:r w:rsidRPr="25B35239">
        <w:rPr>
          <w:rFonts w:ascii="Calibri Light" w:eastAsia="Calibri Light" w:hAnsi="Calibri Light" w:cs="Calibri Light"/>
        </w:rPr>
        <w:t>Correspondence</w:t>
      </w:r>
      <w:r w:rsidR="0010537A" w:rsidRPr="25B35239">
        <w:rPr>
          <w:rFonts w:ascii="Calibri Light" w:eastAsia="Calibri Light" w:hAnsi="Calibri Light" w:cs="Calibri Light"/>
        </w:rPr>
        <w:t xml:space="preserve">’. This is to host </w:t>
      </w:r>
      <w:r w:rsidR="00C76162" w:rsidRPr="25B35239">
        <w:rPr>
          <w:rFonts w:ascii="Calibri Light" w:eastAsia="Calibri Light" w:hAnsi="Calibri Light" w:cs="Calibri Light"/>
        </w:rPr>
        <w:t xml:space="preserve">regular </w:t>
      </w:r>
      <w:r w:rsidR="00DB1F86" w:rsidRPr="25B35239">
        <w:rPr>
          <w:rFonts w:ascii="Calibri Light" w:eastAsia="Calibri Light" w:hAnsi="Calibri Light" w:cs="Calibri Light"/>
        </w:rPr>
        <w:t xml:space="preserve">inbound and outbound </w:t>
      </w:r>
      <w:r w:rsidR="00C76162" w:rsidRPr="25B35239">
        <w:rPr>
          <w:rFonts w:ascii="Calibri Light" w:eastAsia="Calibri Light" w:hAnsi="Calibri Light" w:cs="Calibri Light"/>
        </w:rPr>
        <w:t>correspondence</w:t>
      </w:r>
      <w:r w:rsidR="00DB1F86" w:rsidRPr="25B35239">
        <w:rPr>
          <w:rFonts w:ascii="Calibri Light" w:eastAsia="Calibri Light" w:hAnsi="Calibri Light" w:cs="Calibri Light"/>
        </w:rPr>
        <w:t>s</w:t>
      </w:r>
      <w:r w:rsidR="0010537A" w:rsidRPr="25B35239">
        <w:rPr>
          <w:rFonts w:ascii="Calibri Light,Arial" w:eastAsia="Calibri Light,Arial" w:hAnsi="Calibri Light,Arial" w:cs="Calibri Light,Arial"/>
        </w:rPr>
        <w:t>.</w:t>
      </w:r>
      <w:r w:rsidR="00DB1F86" w:rsidRPr="25B35239" w:rsidDel="00DB1F86">
        <w:rPr>
          <w:rFonts w:ascii="Calibri Light,Arial" w:eastAsia="Calibri Light,Arial" w:hAnsi="Calibri Light,Arial" w:cs="Calibri Light,Arial"/>
        </w:rPr>
        <w:t xml:space="preserve"> </w:t>
      </w:r>
      <w:r w:rsidR="00DB1F86" w:rsidRPr="25B35239">
        <w:rPr>
          <w:rFonts w:ascii="Calibri Light" w:eastAsia="Calibri Light" w:hAnsi="Calibri Light" w:cs="Calibri Light"/>
        </w:rPr>
        <w:t xml:space="preserve"> The correspondence uploaded will be </w:t>
      </w:r>
      <w:r w:rsidR="009E7BA8" w:rsidRPr="25B35239">
        <w:rPr>
          <w:rFonts w:ascii="Calibri Light" w:eastAsia="Calibri Light" w:hAnsi="Calibri Light" w:cs="Calibri Light"/>
        </w:rPr>
        <w:t>label</w:t>
      </w:r>
      <w:r w:rsidR="005206B1" w:rsidRPr="25B35239">
        <w:rPr>
          <w:rFonts w:ascii="Calibri Light" w:eastAsia="Calibri Light" w:hAnsi="Calibri Light" w:cs="Calibri Light"/>
        </w:rPr>
        <w:t>ed</w:t>
      </w:r>
      <w:r w:rsidR="009E7BA8" w:rsidRPr="25B35239">
        <w:rPr>
          <w:rFonts w:ascii="Calibri Light" w:eastAsia="Calibri Light" w:hAnsi="Calibri Light" w:cs="Calibri Light"/>
        </w:rPr>
        <w:t xml:space="preserve"> accordingly. Inbound correspondence will have ‘IN’ appended as prefix followed by the original filename. Outbound correspondence will have ‘O</w:t>
      </w:r>
      <w:r w:rsidR="00110A29">
        <w:rPr>
          <w:rFonts w:ascii="Calibri Light" w:eastAsia="Calibri Light" w:hAnsi="Calibri Light" w:cs="Calibri Light"/>
        </w:rPr>
        <w:t>B</w:t>
      </w:r>
      <w:r w:rsidR="009E7BA8" w:rsidRPr="25B35239">
        <w:rPr>
          <w:rFonts w:ascii="Calibri Light" w:eastAsia="Calibri Light" w:hAnsi="Calibri Light" w:cs="Calibri Light"/>
        </w:rPr>
        <w:t xml:space="preserve">’ </w:t>
      </w:r>
      <w:r w:rsidR="00DB1F86" w:rsidRPr="25B35239">
        <w:rPr>
          <w:rFonts w:ascii="Calibri Light" w:eastAsia="Calibri Light" w:hAnsi="Calibri Light" w:cs="Calibri Light"/>
        </w:rPr>
        <w:t xml:space="preserve">appended </w:t>
      </w:r>
      <w:r w:rsidR="009E7BA8" w:rsidRPr="25B35239">
        <w:rPr>
          <w:rFonts w:ascii="Calibri Light" w:eastAsia="Calibri Light" w:hAnsi="Calibri Light" w:cs="Calibri Light"/>
        </w:rPr>
        <w:t xml:space="preserve">as prefix followed by the original filename. </w:t>
      </w:r>
    </w:p>
    <w:p w14:paraId="2A60DDD0" w14:textId="5E406480" w:rsidR="00785A22" w:rsidRPr="00785A22" w:rsidRDefault="009E7BA8" w:rsidP="00785A22">
      <w:pPr>
        <w:pStyle w:val="Heading2Text"/>
        <w:ind w:left="2340"/>
        <w:rPr>
          <w:rFonts w:ascii="Calibri Light,Arial" w:eastAsia="Calibri Light,Arial" w:hAnsi="Calibri Light,Arial" w:cs="Calibri Light,Arial"/>
        </w:rPr>
      </w:pPr>
      <w:r w:rsidRPr="25B35239">
        <w:rPr>
          <w:rFonts w:ascii="Calibri Light" w:eastAsia="Calibri Light" w:hAnsi="Calibri Light" w:cs="Calibri Light"/>
        </w:rPr>
        <w:t>If the BP calls to enquire about a</w:t>
      </w:r>
      <w:r w:rsidR="00B13B58" w:rsidRPr="25B35239">
        <w:rPr>
          <w:rFonts w:ascii="Calibri Light" w:eastAsia="Calibri Light" w:hAnsi="Calibri Light" w:cs="Calibri Light"/>
        </w:rPr>
        <w:t>n outbound correspondence that BP receive</w:t>
      </w:r>
      <w:r w:rsidR="008249A0" w:rsidRPr="25B35239">
        <w:rPr>
          <w:rFonts w:ascii="Calibri Light" w:eastAsia="Calibri Light" w:hAnsi="Calibri Light" w:cs="Calibri Light"/>
        </w:rPr>
        <w:t>d</w:t>
      </w:r>
      <w:r w:rsidR="00B13B58" w:rsidRPr="25B35239">
        <w:rPr>
          <w:rFonts w:ascii="Calibri Light" w:eastAsia="Calibri Light" w:hAnsi="Calibri Light" w:cs="Calibri Light"/>
        </w:rPr>
        <w:t>, u</w:t>
      </w:r>
      <w:r w:rsidRPr="25B35239">
        <w:rPr>
          <w:rFonts w:ascii="Calibri Light" w:eastAsia="Calibri Light" w:hAnsi="Calibri Light" w:cs="Calibri Light"/>
        </w:rPr>
        <w:t xml:space="preserve">ser </w:t>
      </w:r>
      <w:r w:rsidR="008249A0" w:rsidRPr="25B35239">
        <w:rPr>
          <w:rFonts w:ascii="Calibri Light" w:eastAsia="Calibri Light" w:hAnsi="Calibri Light" w:cs="Calibri Light"/>
        </w:rPr>
        <w:t xml:space="preserve">can focus on the </w:t>
      </w:r>
      <w:r w:rsidR="00B13B58" w:rsidRPr="25B35239">
        <w:rPr>
          <w:rFonts w:ascii="Calibri Light" w:eastAsia="Calibri Light" w:hAnsi="Calibri Light" w:cs="Calibri Light"/>
        </w:rPr>
        <w:t xml:space="preserve">list of </w:t>
      </w:r>
      <w:r w:rsidR="008249A0" w:rsidRPr="25B35239">
        <w:rPr>
          <w:rFonts w:ascii="Calibri Light" w:eastAsia="Calibri Light" w:hAnsi="Calibri Light" w:cs="Calibri Light"/>
        </w:rPr>
        <w:t>correspondence images</w:t>
      </w:r>
      <w:r w:rsidR="00B13B58" w:rsidRPr="25B35239">
        <w:rPr>
          <w:rFonts w:ascii="Calibri Light" w:eastAsia="Calibri Light" w:hAnsi="Calibri Light" w:cs="Calibri Light"/>
        </w:rPr>
        <w:t xml:space="preserve"> having a </w:t>
      </w:r>
      <w:r w:rsidR="008249A0" w:rsidRPr="25B35239">
        <w:rPr>
          <w:rFonts w:ascii="Calibri Light" w:eastAsia="Calibri Light" w:hAnsi="Calibri Light" w:cs="Calibri Light"/>
        </w:rPr>
        <w:t xml:space="preserve">filename with </w:t>
      </w:r>
      <w:r w:rsidR="00110A29">
        <w:rPr>
          <w:rFonts w:ascii="Calibri Light" w:eastAsia="Calibri Light" w:hAnsi="Calibri Light" w:cs="Calibri Light"/>
        </w:rPr>
        <w:t>prefix ‘OB</w:t>
      </w:r>
      <w:r w:rsidR="00B13B58" w:rsidRPr="25B35239">
        <w:rPr>
          <w:rFonts w:ascii="Calibri Light" w:eastAsia="Calibri Light" w:hAnsi="Calibri Light" w:cs="Calibri Light"/>
        </w:rPr>
        <w:t>’</w:t>
      </w:r>
      <w:r w:rsidR="00B13B58" w:rsidRPr="25B35239">
        <w:rPr>
          <w:rFonts w:ascii="Calibri Light,Arial" w:eastAsia="Calibri Light,Arial" w:hAnsi="Calibri Light,Arial" w:cs="Calibri Light,Arial"/>
        </w:rPr>
        <w:t>.</w:t>
      </w:r>
      <w:r w:rsidRPr="25B35239">
        <w:rPr>
          <w:rFonts w:ascii="Calibri Light,Arial" w:eastAsia="Calibri Light,Arial" w:hAnsi="Calibri Light,Arial" w:cs="Calibri Light,Arial"/>
        </w:rPr>
        <w:t xml:space="preserve"> </w:t>
      </w:r>
    </w:p>
    <w:p w14:paraId="17DE09F3" w14:textId="7E9B55C6" w:rsidR="00785A22" w:rsidRDefault="00785A22" w:rsidP="0010537A">
      <w:pPr>
        <w:pStyle w:val="Heading2Text"/>
        <w:numPr>
          <w:ilvl w:val="1"/>
          <w:numId w:val="35"/>
        </w:numPr>
        <w:rPr>
          <w:rFonts w:ascii="Calibri Light,Arial" w:eastAsia="Calibri Light,Arial" w:hAnsi="Calibri Light,Arial" w:cs="Calibri Light,Arial"/>
        </w:rPr>
      </w:pPr>
      <w:r w:rsidRPr="25B35239">
        <w:rPr>
          <w:rFonts w:ascii="Calibri Light" w:eastAsia="Calibri Light" w:hAnsi="Calibri Light" w:cs="Calibri Light"/>
        </w:rPr>
        <w:t>2</w:t>
      </w:r>
      <w:r w:rsidRPr="25B35239">
        <w:rPr>
          <w:rFonts w:ascii="Calibri Light" w:eastAsia="Calibri Light" w:hAnsi="Calibri Light" w:cs="Calibri Light"/>
          <w:vertAlign w:val="superscript"/>
        </w:rPr>
        <w:t>nd</w:t>
      </w:r>
      <w:r w:rsidRPr="25B35239">
        <w:rPr>
          <w:rFonts w:ascii="Calibri Light" w:eastAsia="Calibri Light" w:hAnsi="Calibri Light" w:cs="Calibri Light"/>
        </w:rPr>
        <w:t xml:space="preserve"> Business Workspace </w:t>
      </w:r>
      <w:r w:rsidR="00B67F39" w:rsidRPr="25B35239">
        <w:rPr>
          <w:rFonts w:ascii="Calibri Light" w:eastAsia="Calibri Light" w:hAnsi="Calibri Light" w:cs="Calibri Light"/>
        </w:rPr>
        <w:t xml:space="preserve">is </w:t>
      </w:r>
      <w:r w:rsidRPr="25B35239">
        <w:rPr>
          <w:rFonts w:ascii="Calibri Light" w:eastAsia="Calibri Light" w:hAnsi="Calibri Light" w:cs="Calibri Light"/>
        </w:rPr>
        <w:t xml:space="preserve">called ‘Bill Statement’. This is to host Bill Statements that </w:t>
      </w:r>
      <w:r w:rsidR="00744410" w:rsidRPr="25B35239">
        <w:rPr>
          <w:rFonts w:ascii="Calibri Light" w:eastAsia="Calibri Light" w:hAnsi="Calibri Light" w:cs="Calibri Light"/>
        </w:rPr>
        <w:t>are</w:t>
      </w:r>
      <w:r w:rsidRPr="25B35239">
        <w:rPr>
          <w:rFonts w:ascii="Calibri Light" w:eastAsia="Calibri Light" w:hAnsi="Calibri Light" w:cs="Calibri Light"/>
        </w:rPr>
        <w:t xml:space="preserve"> sent to the BP. 2 folders will be created and they are:</w:t>
      </w:r>
    </w:p>
    <w:p w14:paraId="281206A5" w14:textId="7F59436C" w:rsidR="00785A22" w:rsidRDefault="00785A22" w:rsidP="00785A22">
      <w:pPr>
        <w:pStyle w:val="Heading2Text"/>
        <w:numPr>
          <w:ilvl w:val="2"/>
          <w:numId w:val="35"/>
        </w:numPr>
        <w:rPr>
          <w:rFonts w:ascii="Calibri Light,Arial" w:eastAsia="Calibri Light,Arial" w:hAnsi="Calibri Light,Arial" w:cs="Calibri Light,Arial"/>
        </w:rPr>
      </w:pPr>
      <w:r w:rsidRPr="25B35239">
        <w:rPr>
          <w:rFonts w:ascii="Calibri Light" w:eastAsia="Calibri Light" w:hAnsi="Calibri Light" w:cs="Calibri Light"/>
        </w:rPr>
        <w:t>‘Bills’. This folder will host bills created by S/4HANA</w:t>
      </w:r>
    </w:p>
    <w:p w14:paraId="1E7C8757" w14:textId="4E439918" w:rsidR="00785A22" w:rsidRDefault="00785A22" w:rsidP="00785A22">
      <w:pPr>
        <w:pStyle w:val="Heading2Text"/>
        <w:numPr>
          <w:ilvl w:val="2"/>
          <w:numId w:val="35"/>
        </w:numPr>
        <w:rPr>
          <w:rFonts w:ascii="Calibri Light,Arial" w:eastAsia="Calibri Light,Arial" w:hAnsi="Calibri Light,Arial" w:cs="Calibri Light,Arial"/>
        </w:rPr>
      </w:pPr>
      <w:r w:rsidRPr="25B35239">
        <w:rPr>
          <w:rFonts w:ascii="Calibri Light" w:eastAsia="Calibri Light" w:hAnsi="Calibri Light" w:cs="Calibri Light"/>
        </w:rPr>
        <w:t>‘Legacy Bills’. This folder will host bills migrated from legacy system (Open Text)</w:t>
      </w:r>
    </w:p>
    <w:p w14:paraId="7143BA00" w14:textId="77777777" w:rsidR="00785A22" w:rsidRDefault="00785A22" w:rsidP="00785A22">
      <w:pPr>
        <w:pStyle w:val="Heading2Text"/>
        <w:ind w:left="2340"/>
        <w:rPr>
          <w:rFonts w:ascii="Calibri Light" w:hAnsi="Calibri Light" w:cs="Arial"/>
        </w:rPr>
      </w:pPr>
    </w:p>
    <w:p w14:paraId="18A1828D" w14:textId="705D9B9F" w:rsidR="00C76162" w:rsidRDefault="00785A22" w:rsidP="0010537A">
      <w:pPr>
        <w:pStyle w:val="Heading2Text"/>
        <w:numPr>
          <w:ilvl w:val="1"/>
          <w:numId w:val="35"/>
        </w:numPr>
        <w:rPr>
          <w:rFonts w:ascii="Calibri Light,Arial" w:eastAsia="Calibri Light,Arial" w:hAnsi="Calibri Light,Arial" w:cs="Calibri Light,Arial"/>
        </w:rPr>
      </w:pPr>
      <w:r w:rsidRPr="25B35239">
        <w:rPr>
          <w:rFonts w:ascii="Calibri Light" w:eastAsia="Calibri Light" w:hAnsi="Calibri Light" w:cs="Calibri Light"/>
        </w:rPr>
        <w:t>3</w:t>
      </w:r>
      <w:r w:rsidRPr="25B35239">
        <w:rPr>
          <w:rFonts w:ascii="Calibri Light" w:eastAsia="Calibri Light" w:hAnsi="Calibri Light" w:cs="Calibri Light"/>
          <w:vertAlign w:val="superscript"/>
        </w:rPr>
        <w:t>rd</w:t>
      </w:r>
      <w:r w:rsidRPr="25B35239">
        <w:rPr>
          <w:rFonts w:ascii="Calibri Light,Arial" w:eastAsia="Calibri Light,Arial" w:hAnsi="Calibri Light,Arial" w:cs="Calibri Light,Arial"/>
        </w:rPr>
        <w:t xml:space="preserve"> </w:t>
      </w:r>
      <w:r w:rsidR="0010537A" w:rsidRPr="25B35239">
        <w:rPr>
          <w:rFonts w:ascii="Calibri Light" w:eastAsia="Calibri Light" w:hAnsi="Calibri Light" w:cs="Calibri Light"/>
        </w:rPr>
        <w:t xml:space="preserve">Business Workspace </w:t>
      </w:r>
      <w:r w:rsidR="00B67F39" w:rsidRPr="25B35239">
        <w:rPr>
          <w:rFonts w:ascii="Calibri Light" w:eastAsia="Calibri Light" w:hAnsi="Calibri Light" w:cs="Calibri Light"/>
        </w:rPr>
        <w:t xml:space="preserve">is </w:t>
      </w:r>
      <w:r w:rsidR="0010537A" w:rsidRPr="25B35239">
        <w:rPr>
          <w:rFonts w:ascii="Calibri Light" w:eastAsia="Calibri Light" w:hAnsi="Calibri Light" w:cs="Calibri Light"/>
        </w:rPr>
        <w:t xml:space="preserve">called ‘Confidential’. This is to host </w:t>
      </w:r>
      <w:r w:rsidR="00C76162" w:rsidRPr="25B35239">
        <w:rPr>
          <w:rFonts w:ascii="Calibri Light" w:eastAsia="Calibri Light" w:hAnsi="Calibri Light" w:cs="Calibri Light"/>
        </w:rPr>
        <w:t>confidential correspondence</w:t>
      </w:r>
      <w:r w:rsidR="0010537A" w:rsidRPr="25B35239">
        <w:rPr>
          <w:rFonts w:ascii="Calibri Light" w:eastAsia="Calibri Light" w:hAnsi="Calibri Light" w:cs="Calibri Light"/>
        </w:rPr>
        <w:t>s</w:t>
      </w:r>
      <w:r w:rsidR="00C76162" w:rsidRPr="25B35239">
        <w:rPr>
          <w:rFonts w:ascii="Calibri Light,Arial" w:eastAsia="Calibri Light,Arial" w:hAnsi="Calibri Light,Arial" w:cs="Calibri Light,Arial"/>
        </w:rPr>
        <w:t>.</w:t>
      </w:r>
      <w:r w:rsidR="0010537A" w:rsidRPr="25B35239">
        <w:rPr>
          <w:rFonts w:ascii="Calibri Light,Arial" w:eastAsia="Calibri Light,Arial" w:hAnsi="Calibri Light,Arial" w:cs="Calibri Light,Arial"/>
        </w:rPr>
        <w:t xml:space="preserve"> </w:t>
      </w:r>
      <w:r w:rsidRPr="25B35239">
        <w:rPr>
          <w:rFonts w:ascii="Calibri Light" w:eastAsia="Calibri Light" w:hAnsi="Calibri Light" w:cs="Calibri Light"/>
        </w:rPr>
        <w:t>Any document uploaded to this Workspace can only be viewable by authorized user. Unauthorized user will not be able to navigate into this Workspace.</w:t>
      </w:r>
      <w:r w:rsidR="0010537A" w:rsidRPr="25B35239">
        <w:rPr>
          <w:rFonts w:ascii="Calibri Light,Arial" w:eastAsia="Calibri Light,Arial" w:hAnsi="Calibri Light,Arial" w:cs="Calibri Light,Arial"/>
        </w:rPr>
        <w:t xml:space="preserve"> </w:t>
      </w:r>
      <w:r w:rsidR="005206B1" w:rsidRPr="25B35239">
        <w:rPr>
          <w:rFonts w:ascii="Calibri Light" w:eastAsia="Calibri Light" w:hAnsi="Calibri Light" w:cs="Calibri Light"/>
        </w:rPr>
        <w:t>As the authorization is control at the Business Workspace level, SCE can define multiple Confidential Business Workspaces based on the required correspondence type such as ‘Confidential – MBL’, Confidential – CARE’.</w:t>
      </w:r>
    </w:p>
    <w:p w14:paraId="573319EC" w14:textId="5669ABCE" w:rsidR="00785A22" w:rsidRPr="003D301D" w:rsidRDefault="003243C2" w:rsidP="00F21152">
      <w:pPr>
        <w:pStyle w:val="Heading2Text"/>
        <w:ind w:left="900"/>
        <w:rPr>
          <w:rFonts w:ascii="Calibri Light,Arial" w:eastAsia="Calibri Light,Arial" w:hAnsi="Calibri Light,Arial" w:cs="Calibri Light,Arial"/>
        </w:rPr>
      </w:pPr>
      <w:r w:rsidRPr="25B35239">
        <w:rPr>
          <w:rFonts w:ascii="Calibri Light" w:eastAsia="Calibri Light" w:hAnsi="Calibri Light" w:cs="Calibri Light"/>
        </w:rPr>
        <w:t xml:space="preserve">Once the user has navigated to </w:t>
      </w:r>
      <w:r w:rsidR="00C80546" w:rsidRPr="25B35239">
        <w:rPr>
          <w:rFonts w:ascii="Calibri Light" w:eastAsia="Calibri Light" w:hAnsi="Calibri Light" w:cs="Calibri Light"/>
        </w:rPr>
        <w:t xml:space="preserve">the </w:t>
      </w:r>
      <w:r w:rsidRPr="25B35239">
        <w:rPr>
          <w:rFonts w:ascii="Calibri Light" w:eastAsia="Calibri Light" w:hAnsi="Calibri Light" w:cs="Calibri Light"/>
        </w:rPr>
        <w:t>folder and located the file, user will double click on the file to view the document image</w:t>
      </w:r>
      <w:r w:rsidR="00B67F39" w:rsidRPr="25B35239">
        <w:rPr>
          <w:rFonts w:ascii="Calibri Light" w:eastAsia="Calibri Light" w:hAnsi="Calibri Light" w:cs="Calibri Light"/>
        </w:rPr>
        <w:t xml:space="preserve"> (Figure </w:t>
      </w:r>
      <w:r w:rsidR="009A172F" w:rsidRPr="25B35239">
        <w:rPr>
          <w:rFonts w:ascii="Calibri Light" w:eastAsia="Calibri Light" w:hAnsi="Calibri Light" w:cs="Calibri Light"/>
        </w:rPr>
        <w:t>8</w:t>
      </w:r>
      <w:r w:rsidR="00B67F39" w:rsidRPr="25B35239">
        <w:rPr>
          <w:rFonts w:ascii="Calibri Light,Arial" w:eastAsia="Calibri Light,Arial" w:hAnsi="Calibri Light,Arial" w:cs="Calibri Light,Arial"/>
        </w:rPr>
        <w:t>)</w:t>
      </w:r>
      <w:r w:rsidRPr="25B35239">
        <w:rPr>
          <w:rFonts w:ascii="Calibri Light,Arial" w:eastAsia="Calibri Light,Arial" w:hAnsi="Calibri Light,Arial" w:cs="Calibri Light,Arial"/>
        </w:rPr>
        <w:t>.</w:t>
      </w:r>
    </w:p>
    <w:p w14:paraId="556DDB16" w14:textId="647EF353" w:rsidR="00B67F39" w:rsidRDefault="00B67F39" w:rsidP="00B67F39">
      <w:pPr>
        <w:pStyle w:val="Heading2Text"/>
        <w:keepNext/>
        <w:ind w:left="900"/>
      </w:pPr>
      <w:r>
        <w:rPr>
          <w:rFonts w:ascii="Lucida Console" w:eastAsia="Times New Roman" w:hAnsi="Lucida Console"/>
          <w:noProof/>
          <w:lang w:eastAsia="en-US"/>
        </w:rPr>
        <w:drawing>
          <wp:inline distT="0" distB="0" distL="0" distR="0" wp14:anchorId="7549AB23" wp14:editId="4AC76DBC">
            <wp:extent cx="5942626" cy="2813001"/>
            <wp:effectExtent l="0" t="0" r="1270" b="6985"/>
            <wp:docPr id="28" name="Picture 28" descr="Inlin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Inline image"/>
                    <pic:cNvPicPr>
                      <a:picLocks noChangeAspect="1" noChangeArrowheads="1"/>
                    </pic:cNvPicPr>
                  </pic:nvPicPr>
                  <pic:blipFill rotWithShape="1">
                    <a:blip r:embed="rId27" r:link="rId28">
                      <a:extLst>
                        <a:ext uri="{28A0092B-C50C-407E-A947-70E740481C1C}">
                          <a14:useLocalDpi xmlns:a14="http://schemas.microsoft.com/office/drawing/2010/main" val="0"/>
                        </a:ext>
                      </a:extLst>
                    </a:blip>
                    <a:srcRect t="9989" b="29483"/>
                    <a:stretch/>
                  </pic:blipFill>
                  <pic:spPr bwMode="auto">
                    <a:xfrm>
                      <a:off x="0" y="0"/>
                      <a:ext cx="5943600" cy="2813462"/>
                    </a:xfrm>
                    <a:prstGeom prst="rect">
                      <a:avLst/>
                    </a:prstGeom>
                    <a:noFill/>
                    <a:ln>
                      <a:noFill/>
                    </a:ln>
                    <a:extLst>
                      <a:ext uri="{53640926-AAD7-44D8-BBD7-CCE9431645EC}">
                        <a14:shadowObscured xmlns:a14="http://schemas.microsoft.com/office/drawing/2010/main"/>
                      </a:ext>
                    </a:extLst>
                  </pic:spPr>
                </pic:pic>
              </a:graphicData>
            </a:graphic>
          </wp:inline>
        </w:drawing>
      </w:r>
    </w:p>
    <w:p w14:paraId="060AD4CC" w14:textId="71107F53" w:rsidR="00B67F39" w:rsidRDefault="00B67F39" w:rsidP="00B67F39">
      <w:pPr>
        <w:pStyle w:val="Caption"/>
        <w:ind w:left="180" w:firstLine="720"/>
      </w:pPr>
      <w:r>
        <w:t xml:space="preserve">Figure </w:t>
      </w:r>
      <w:r>
        <w:fldChar w:fldCharType="begin"/>
      </w:r>
      <w:r>
        <w:instrText xml:space="preserve"> SEQ Figure \* ARABIC </w:instrText>
      </w:r>
      <w:r>
        <w:fldChar w:fldCharType="separate"/>
      </w:r>
      <w:r>
        <w:rPr>
          <w:noProof/>
        </w:rPr>
        <w:t>8</w:t>
      </w:r>
      <w:r>
        <w:fldChar w:fldCharType="end"/>
      </w:r>
      <w:r w:rsidRPr="464D00AF">
        <w:t xml:space="preserve">: </w:t>
      </w:r>
      <w:r>
        <w:t>xECM web portal files</w:t>
      </w:r>
    </w:p>
    <w:p w14:paraId="06B8EB31" w14:textId="38CAC17E" w:rsidR="003243C2" w:rsidRDefault="003243C2" w:rsidP="00F21152">
      <w:pPr>
        <w:pStyle w:val="Heading2Text"/>
        <w:ind w:left="900"/>
        <w:rPr>
          <w:rFonts w:ascii="Calibri Light" w:hAnsi="Calibri Light" w:cs="Arial"/>
          <w:u w:val="single"/>
        </w:rPr>
      </w:pPr>
    </w:p>
    <w:p w14:paraId="0F45572B" w14:textId="77777777" w:rsidR="009A172F" w:rsidRDefault="009A172F" w:rsidP="00F21152">
      <w:pPr>
        <w:pStyle w:val="Heading2Text"/>
        <w:ind w:left="900"/>
        <w:rPr>
          <w:rFonts w:ascii="Calibri Light" w:hAnsi="Calibri Light" w:cs="Arial"/>
          <w:u w:val="single"/>
        </w:rPr>
      </w:pPr>
    </w:p>
    <w:p w14:paraId="0ABC1901" w14:textId="40495AAC" w:rsidR="00C76162" w:rsidRPr="00785A22" w:rsidRDefault="00785A22" w:rsidP="00F21152">
      <w:pPr>
        <w:pStyle w:val="Heading2Text"/>
        <w:ind w:left="900"/>
        <w:rPr>
          <w:rFonts w:ascii="Calibri Light,Arial" w:eastAsia="Calibri Light,Arial" w:hAnsi="Calibri Light,Arial" w:cs="Calibri Light,Arial"/>
          <w:u w:val="single"/>
        </w:rPr>
      </w:pPr>
      <w:r w:rsidRPr="25B35239">
        <w:rPr>
          <w:rFonts w:ascii="Calibri Light" w:eastAsia="Calibri Light" w:hAnsi="Calibri Light" w:cs="Calibri Light"/>
          <w:u w:val="single"/>
        </w:rPr>
        <w:t>Back Office view</w:t>
      </w:r>
    </w:p>
    <w:p w14:paraId="506AFA8E" w14:textId="493AD60C" w:rsidR="00F21152" w:rsidRDefault="00F21152" w:rsidP="00F21152">
      <w:pPr>
        <w:pStyle w:val="Heading2Text"/>
        <w:ind w:left="950"/>
        <w:rPr>
          <w:rFonts w:ascii="Calibri Light,Arial" w:eastAsia="Calibri Light,Arial" w:hAnsi="Calibri Light,Arial" w:cs="Calibri Light,Arial"/>
        </w:rPr>
      </w:pPr>
      <w:r w:rsidRPr="25B35239">
        <w:rPr>
          <w:rFonts w:ascii="Calibri Light" w:eastAsia="Calibri Light" w:hAnsi="Calibri Light" w:cs="Calibri Light"/>
        </w:rPr>
        <w:t xml:space="preserve">Back Office user can retrieve the </w:t>
      </w:r>
      <w:r w:rsidR="00565D20" w:rsidRPr="25B35239">
        <w:rPr>
          <w:rFonts w:ascii="Calibri Light" w:eastAsia="Calibri Light" w:hAnsi="Calibri Light" w:cs="Calibri Light"/>
        </w:rPr>
        <w:t xml:space="preserve">correspondence </w:t>
      </w:r>
      <w:r w:rsidRPr="25B35239">
        <w:rPr>
          <w:rFonts w:ascii="Calibri Light" w:eastAsia="Calibri Light" w:hAnsi="Calibri Light" w:cs="Calibri Light"/>
        </w:rPr>
        <w:t xml:space="preserve">image via </w:t>
      </w:r>
      <w:r w:rsidR="00785A22" w:rsidRPr="25B35239">
        <w:rPr>
          <w:rFonts w:ascii="Calibri Light" w:eastAsia="Calibri Light" w:hAnsi="Calibri Light" w:cs="Calibri Light"/>
        </w:rPr>
        <w:t xml:space="preserve">any transaction in </w:t>
      </w:r>
      <w:r w:rsidRPr="25B35239">
        <w:rPr>
          <w:rFonts w:ascii="Calibri Light" w:eastAsia="Calibri Light" w:hAnsi="Calibri Light" w:cs="Calibri Light"/>
        </w:rPr>
        <w:t>S/4HANA</w:t>
      </w:r>
      <w:r w:rsidR="00347544" w:rsidRPr="25B35239">
        <w:rPr>
          <w:rFonts w:ascii="Calibri Light" w:eastAsia="Calibri Light" w:hAnsi="Calibri Light" w:cs="Calibri Light"/>
        </w:rPr>
        <w:t xml:space="preserve">. User can go to any transaction and select ‘Extended ECM Business Content’ option from the drop down menu (Figure </w:t>
      </w:r>
      <w:r w:rsidR="009A172F" w:rsidRPr="25B35239">
        <w:rPr>
          <w:rFonts w:ascii="Calibri Light" w:eastAsia="Calibri Light" w:hAnsi="Calibri Light" w:cs="Calibri Light"/>
        </w:rPr>
        <w:t>9</w:t>
      </w:r>
      <w:r w:rsidR="00347544" w:rsidRPr="25B35239">
        <w:rPr>
          <w:rFonts w:ascii="Calibri Light,Arial" w:eastAsia="Calibri Light,Arial" w:hAnsi="Calibri Light,Arial" w:cs="Calibri Light,Arial"/>
        </w:rPr>
        <w:t>).</w:t>
      </w:r>
      <w:r w:rsidRPr="25B35239">
        <w:rPr>
          <w:rFonts w:ascii="Calibri Light,Arial" w:eastAsia="Calibri Light,Arial" w:hAnsi="Calibri Light,Arial" w:cs="Calibri Light,Arial"/>
        </w:rPr>
        <w:t xml:space="preserve"> </w:t>
      </w:r>
    </w:p>
    <w:p w14:paraId="2C528A43" w14:textId="305D885E" w:rsidR="00F21152" w:rsidRDefault="00F21152" w:rsidP="00F21152">
      <w:pPr>
        <w:keepNext/>
        <w:ind w:left="540"/>
      </w:pPr>
      <w:r>
        <w:rPr>
          <w:noProof/>
        </w:rPr>
        <w:lastRenderedPageBreak/>
        <w:tab/>
      </w:r>
      <w:r w:rsidR="009557F2">
        <w:rPr>
          <w:noProof/>
        </w:rPr>
        <w:t xml:space="preserve">    </w:t>
      </w:r>
      <w:r w:rsidR="00F87C09">
        <w:rPr>
          <w:rFonts w:ascii="Lucida Console" w:hAnsi="Lucida Console"/>
          <w:noProof/>
        </w:rPr>
        <w:drawing>
          <wp:inline distT="0" distB="0" distL="0" distR="0" wp14:anchorId="12E7EFD7" wp14:editId="1401491F">
            <wp:extent cx="5760720" cy="3080825"/>
            <wp:effectExtent l="0" t="0" r="0" b="5715"/>
            <wp:docPr id="72" name="Picture 72" descr="Inlin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line image"/>
                    <pic:cNvPicPr>
                      <a:picLocks noChangeAspect="1" noChangeArrowheads="1"/>
                    </pic:cNvPicPr>
                  </pic:nvPicPr>
                  <pic:blipFill rotWithShape="1">
                    <a:blip r:embed="rId29" r:link="rId30">
                      <a:extLst>
                        <a:ext uri="{28A0092B-C50C-407E-A947-70E740481C1C}">
                          <a14:useLocalDpi xmlns:a14="http://schemas.microsoft.com/office/drawing/2010/main" val="0"/>
                        </a:ext>
                      </a:extLst>
                    </a:blip>
                    <a:srcRect r="3077" b="33356"/>
                    <a:stretch/>
                  </pic:blipFill>
                  <pic:spPr bwMode="auto">
                    <a:xfrm>
                      <a:off x="0" y="0"/>
                      <a:ext cx="5760720" cy="3080825"/>
                    </a:xfrm>
                    <a:prstGeom prst="rect">
                      <a:avLst/>
                    </a:prstGeom>
                    <a:noFill/>
                    <a:ln>
                      <a:noFill/>
                    </a:ln>
                    <a:extLst>
                      <a:ext uri="{53640926-AAD7-44D8-BBD7-CCE9431645EC}">
                        <a14:shadowObscured xmlns:a14="http://schemas.microsoft.com/office/drawing/2010/main"/>
                      </a:ext>
                    </a:extLst>
                  </pic:spPr>
                </pic:pic>
              </a:graphicData>
            </a:graphic>
          </wp:inline>
        </w:drawing>
      </w:r>
    </w:p>
    <w:p w14:paraId="758EF910" w14:textId="7537C60C" w:rsidR="00F21152" w:rsidRDefault="00F21152" w:rsidP="009557F2">
      <w:pPr>
        <w:pStyle w:val="Caption"/>
        <w:ind w:left="230" w:firstLine="720"/>
      </w:pPr>
      <w:r>
        <w:t xml:space="preserve">Figure </w:t>
      </w:r>
      <w:r>
        <w:fldChar w:fldCharType="begin"/>
      </w:r>
      <w:r>
        <w:instrText xml:space="preserve"> SEQ Figure \* ARABIC </w:instrText>
      </w:r>
      <w:r>
        <w:fldChar w:fldCharType="separate"/>
      </w:r>
      <w:r w:rsidR="00B67F39">
        <w:rPr>
          <w:noProof/>
        </w:rPr>
        <w:t>9</w:t>
      </w:r>
      <w:r>
        <w:fldChar w:fldCharType="end"/>
      </w:r>
      <w:r w:rsidRPr="464D00AF">
        <w:t xml:space="preserve">: </w:t>
      </w:r>
      <w:r w:rsidR="00F87C09">
        <w:t>S/4HANA xECM</w:t>
      </w:r>
    </w:p>
    <w:p w14:paraId="08F5DB05" w14:textId="77777777" w:rsidR="00F21152" w:rsidRDefault="00F21152" w:rsidP="00F21152"/>
    <w:p w14:paraId="6C0F4855" w14:textId="1C1A1164" w:rsidR="00F026BB" w:rsidRDefault="003243C2" w:rsidP="003243C2">
      <w:pPr>
        <w:pStyle w:val="Heading2Text"/>
      </w:pPr>
      <w:r w:rsidRPr="25B35239">
        <w:rPr>
          <w:rFonts w:ascii="Calibri Light" w:eastAsia="Calibri Light" w:hAnsi="Calibri Light" w:cs="Calibri Light"/>
        </w:rPr>
        <w:t xml:space="preserve">The BP number will be passed from S/4HANA screen to xECM Business Workspace screen </w:t>
      </w:r>
      <w:r w:rsidR="00D0366C" w:rsidRPr="25B35239">
        <w:rPr>
          <w:rFonts w:ascii="Calibri Light" w:eastAsia="Calibri Light" w:hAnsi="Calibri Light" w:cs="Calibri Light"/>
        </w:rPr>
        <w:t xml:space="preserve">automatically </w:t>
      </w:r>
      <w:r w:rsidRPr="25B35239">
        <w:rPr>
          <w:rFonts w:ascii="Calibri Light" w:eastAsia="Calibri Light" w:hAnsi="Calibri Light" w:cs="Calibri Light"/>
        </w:rPr>
        <w:t xml:space="preserve">where all correspondence for the BP will be shown on the screen. The Business Workspaces and Folders will be the same as defined in Hybris C4C xECM view. Once the file is located, user will double click on the file (Figure </w:t>
      </w:r>
      <w:r w:rsidR="009A172F" w:rsidRPr="25B35239">
        <w:rPr>
          <w:rFonts w:ascii="Calibri Light" w:eastAsia="Calibri Light" w:hAnsi="Calibri Light" w:cs="Calibri Light"/>
        </w:rPr>
        <w:t>10</w:t>
      </w:r>
      <w:r w:rsidRPr="25B35239">
        <w:rPr>
          <w:rFonts w:ascii="Calibri Light" w:eastAsia="Calibri Light" w:hAnsi="Calibri Light" w:cs="Calibri Light"/>
        </w:rPr>
        <w:t>) to view the correspondence image.</w:t>
      </w:r>
    </w:p>
    <w:p w14:paraId="24111C93" w14:textId="77777777" w:rsidR="00F87C09" w:rsidRDefault="00F87C09" w:rsidP="00F87C09">
      <w:pPr>
        <w:keepNext/>
      </w:pPr>
      <w:r>
        <w:tab/>
      </w:r>
      <w:r>
        <w:rPr>
          <w:rFonts w:ascii="Lucida Console" w:hAnsi="Lucida Console"/>
          <w:noProof/>
        </w:rPr>
        <w:drawing>
          <wp:inline distT="0" distB="0" distL="0" distR="0" wp14:anchorId="5C4D9525" wp14:editId="275F8B61">
            <wp:extent cx="4424289" cy="2356338"/>
            <wp:effectExtent l="0" t="0" r="0" b="6350"/>
            <wp:docPr id="73" name="Picture 73" descr="Inlin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nline image"/>
                    <pic:cNvPicPr>
                      <a:picLocks noChangeAspect="1" noChangeArrowheads="1"/>
                    </pic:cNvPicPr>
                  </pic:nvPicPr>
                  <pic:blipFill rotWithShape="1">
                    <a:blip r:embed="rId31" r:link="rId32">
                      <a:extLst>
                        <a:ext uri="{28A0092B-C50C-407E-A947-70E740481C1C}">
                          <a14:useLocalDpi xmlns:a14="http://schemas.microsoft.com/office/drawing/2010/main" val="0"/>
                        </a:ext>
                      </a:extLst>
                    </a:blip>
                    <a:srcRect r="25562" b="48817"/>
                    <a:stretch/>
                  </pic:blipFill>
                  <pic:spPr bwMode="auto">
                    <a:xfrm>
                      <a:off x="0" y="0"/>
                      <a:ext cx="4424289" cy="2356338"/>
                    </a:xfrm>
                    <a:prstGeom prst="rect">
                      <a:avLst/>
                    </a:prstGeom>
                    <a:noFill/>
                    <a:ln>
                      <a:noFill/>
                    </a:ln>
                    <a:extLst>
                      <a:ext uri="{53640926-AAD7-44D8-BBD7-CCE9431645EC}">
                        <a14:shadowObscured xmlns:a14="http://schemas.microsoft.com/office/drawing/2010/main"/>
                      </a:ext>
                    </a:extLst>
                  </pic:spPr>
                </pic:pic>
              </a:graphicData>
            </a:graphic>
          </wp:inline>
        </w:drawing>
      </w:r>
    </w:p>
    <w:p w14:paraId="2A2001F6" w14:textId="7518E9C2" w:rsidR="00F87C09" w:rsidRDefault="00F87C09" w:rsidP="00F87C09">
      <w:pPr>
        <w:pStyle w:val="Caption"/>
        <w:ind w:firstLine="720"/>
      </w:pPr>
      <w:r>
        <w:t xml:space="preserve">Figure </w:t>
      </w:r>
      <w:r>
        <w:fldChar w:fldCharType="begin"/>
      </w:r>
      <w:r>
        <w:instrText xml:space="preserve"> SEQ Figure \* ARABIC </w:instrText>
      </w:r>
      <w:r>
        <w:fldChar w:fldCharType="separate"/>
      </w:r>
      <w:r w:rsidR="00B67F39">
        <w:rPr>
          <w:noProof/>
        </w:rPr>
        <w:t>10</w:t>
      </w:r>
      <w:r>
        <w:fldChar w:fldCharType="end"/>
      </w:r>
      <w:r>
        <w:t>: S/4HANA xECM files</w:t>
      </w:r>
    </w:p>
    <w:p w14:paraId="5ADFFA33" w14:textId="77777777" w:rsidR="00F21152" w:rsidRDefault="00F21152" w:rsidP="00F21152"/>
    <w:p w14:paraId="488986DD" w14:textId="77777777" w:rsidR="003F74CB" w:rsidRPr="003F74CB" w:rsidRDefault="003F74CB" w:rsidP="00E13779">
      <w:pPr>
        <w:pStyle w:val="Heading2Text"/>
        <w:ind w:left="950"/>
        <w:rPr>
          <w:rFonts w:ascii="Calibri Light,Arial" w:eastAsia="Calibri Light,Arial" w:hAnsi="Calibri Light,Arial" w:cs="Calibri Light,Arial"/>
          <w:u w:val="single"/>
        </w:rPr>
      </w:pPr>
      <w:r w:rsidRPr="25B35239">
        <w:rPr>
          <w:rFonts w:ascii="Calibri Light" w:eastAsia="Calibri Light" w:hAnsi="Calibri Light" w:cs="Calibri Light"/>
          <w:u w:val="single"/>
        </w:rPr>
        <w:t>Invoices</w:t>
      </w:r>
    </w:p>
    <w:p w14:paraId="5F07A779" w14:textId="784C6598" w:rsidR="00F21152" w:rsidRDefault="00F21152" w:rsidP="00F21152">
      <w:pPr>
        <w:pStyle w:val="Heading2Text"/>
        <w:ind w:left="900"/>
        <w:rPr>
          <w:rFonts w:ascii="Calibri Light,Arial" w:eastAsia="Calibri Light,Arial" w:hAnsi="Calibri Light,Arial" w:cs="Calibri Light,Arial"/>
        </w:rPr>
      </w:pPr>
      <w:r w:rsidRPr="25B35239">
        <w:rPr>
          <w:rFonts w:ascii="Calibri Light" w:eastAsia="Calibri Light" w:hAnsi="Calibri Light" w:cs="Calibri Light"/>
        </w:rPr>
        <w:t>A copy of the invoice</w:t>
      </w:r>
      <w:r w:rsidR="000B78D2" w:rsidRPr="25B35239">
        <w:rPr>
          <w:rFonts w:ascii="Calibri Light" w:eastAsia="Calibri Light" w:hAnsi="Calibri Light" w:cs="Calibri Light"/>
        </w:rPr>
        <w:t>/bill</w:t>
      </w:r>
      <w:r w:rsidRPr="25B35239">
        <w:rPr>
          <w:rFonts w:ascii="Calibri Light" w:eastAsia="Calibri Light" w:hAnsi="Calibri Light" w:cs="Calibri Light"/>
        </w:rPr>
        <w:t xml:space="preserve"> will be stored in Open </w:t>
      </w:r>
      <w:r w:rsidR="003F74CB" w:rsidRPr="25B35239">
        <w:rPr>
          <w:rFonts w:ascii="Calibri Light" w:eastAsia="Calibri Light" w:hAnsi="Calibri Light" w:cs="Calibri Light"/>
        </w:rPr>
        <w:t xml:space="preserve">Text view </w:t>
      </w:r>
      <w:r w:rsidRPr="25B35239">
        <w:rPr>
          <w:rFonts w:ascii="Calibri Light" w:eastAsia="Calibri Light" w:hAnsi="Calibri Light" w:cs="Calibri Light"/>
        </w:rPr>
        <w:t xml:space="preserve">and is viewable via SCE.COM, </w:t>
      </w:r>
      <w:r w:rsidR="003243C2" w:rsidRPr="25B35239">
        <w:rPr>
          <w:rFonts w:ascii="Calibri Light" w:eastAsia="Calibri Light" w:hAnsi="Calibri Light" w:cs="Calibri Light"/>
        </w:rPr>
        <w:t xml:space="preserve">Hybris C4C </w:t>
      </w:r>
      <w:r w:rsidR="009A172F" w:rsidRPr="25B35239">
        <w:rPr>
          <w:rFonts w:ascii="Calibri Light" w:eastAsia="Calibri Light" w:hAnsi="Calibri Light" w:cs="Calibri Light"/>
        </w:rPr>
        <w:t xml:space="preserve">xECM Mash up </w:t>
      </w:r>
      <w:r w:rsidR="003243C2" w:rsidRPr="25B35239">
        <w:rPr>
          <w:rFonts w:ascii="Calibri Light" w:eastAsia="Calibri Light" w:hAnsi="Calibri Light" w:cs="Calibri Light"/>
        </w:rPr>
        <w:t xml:space="preserve">(Figure </w:t>
      </w:r>
      <w:r w:rsidR="009A172F" w:rsidRPr="25B35239">
        <w:rPr>
          <w:rFonts w:ascii="Calibri Light" w:eastAsia="Calibri Light" w:hAnsi="Calibri Light" w:cs="Calibri Light"/>
        </w:rPr>
        <w:t>8</w:t>
      </w:r>
      <w:r w:rsidR="003243C2" w:rsidRPr="25B35239">
        <w:rPr>
          <w:rFonts w:ascii="Calibri Light" w:eastAsia="Calibri Light" w:hAnsi="Calibri Light" w:cs="Calibri Light"/>
        </w:rPr>
        <w:t xml:space="preserve">) and </w:t>
      </w:r>
      <w:r w:rsidRPr="25B35239">
        <w:rPr>
          <w:rFonts w:ascii="Calibri Light" w:eastAsia="Calibri Light" w:hAnsi="Calibri Light" w:cs="Calibri Light"/>
        </w:rPr>
        <w:t xml:space="preserve">S/4HANA </w:t>
      </w:r>
      <w:r w:rsidR="00B010D2" w:rsidRPr="25B35239">
        <w:rPr>
          <w:rFonts w:ascii="Calibri Light" w:eastAsia="Calibri Light" w:hAnsi="Calibri Light" w:cs="Calibri Light"/>
        </w:rPr>
        <w:t xml:space="preserve">(Figure </w:t>
      </w:r>
      <w:r w:rsidR="003243C2" w:rsidRPr="25B35239">
        <w:rPr>
          <w:rFonts w:ascii="Calibri Light" w:eastAsia="Calibri Light" w:hAnsi="Calibri Light" w:cs="Calibri Light"/>
        </w:rPr>
        <w:t>9</w:t>
      </w:r>
      <w:r w:rsidR="00B010D2" w:rsidRPr="25B35239">
        <w:rPr>
          <w:rFonts w:ascii="Calibri Light,Arial" w:eastAsia="Calibri Light,Arial" w:hAnsi="Calibri Light,Arial" w:cs="Calibri Light,Arial"/>
        </w:rPr>
        <w:t>)</w:t>
      </w:r>
      <w:r w:rsidR="00EB3A83" w:rsidRPr="25B35239">
        <w:rPr>
          <w:rFonts w:ascii="Calibri Light" w:eastAsia="Calibri Light" w:hAnsi="Calibri Light" w:cs="Calibri Light"/>
        </w:rPr>
        <w:t>, Hybris C4C Invoice number hyperlink under Utilities Financial option</w:t>
      </w:r>
      <w:r w:rsidRPr="25B35239">
        <w:rPr>
          <w:rFonts w:ascii="Calibri Light,Arial" w:eastAsia="Calibri Light,Arial" w:hAnsi="Calibri Light,Arial" w:cs="Calibri Light,Arial"/>
        </w:rPr>
        <w:t xml:space="preserve"> </w:t>
      </w:r>
      <w:r w:rsidR="00B010D2" w:rsidRPr="25B35239">
        <w:rPr>
          <w:rFonts w:ascii="Calibri Light" w:eastAsia="Calibri Light" w:hAnsi="Calibri Light" w:cs="Calibri Light"/>
        </w:rPr>
        <w:t xml:space="preserve">(Figure </w:t>
      </w:r>
      <w:r w:rsidR="003243C2" w:rsidRPr="25B35239">
        <w:rPr>
          <w:rFonts w:ascii="Calibri Light" w:eastAsia="Calibri Light" w:hAnsi="Calibri Light" w:cs="Calibri Light"/>
        </w:rPr>
        <w:t>1</w:t>
      </w:r>
      <w:r w:rsidR="009A172F" w:rsidRPr="25B35239">
        <w:rPr>
          <w:rFonts w:ascii="Calibri Light" w:eastAsia="Calibri Light" w:hAnsi="Calibri Light" w:cs="Calibri Light"/>
        </w:rPr>
        <w:t>1</w:t>
      </w:r>
      <w:r w:rsidR="00B010D2" w:rsidRPr="25B35239">
        <w:rPr>
          <w:rFonts w:ascii="Calibri Light,Arial" w:eastAsia="Calibri Light,Arial" w:hAnsi="Calibri Light,Arial" w:cs="Calibri Light,Arial"/>
        </w:rPr>
        <w:t xml:space="preserve">) </w:t>
      </w:r>
      <w:r w:rsidRPr="25B35239">
        <w:rPr>
          <w:rFonts w:ascii="Calibri Light" w:eastAsia="Calibri Light" w:hAnsi="Calibri Light" w:cs="Calibri Light"/>
        </w:rPr>
        <w:t xml:space="preserve">and </w:t>
      </w:r>
      <w:r w:rsidR="003F74CB" w:rsidRPr="25B35239">
        <w:rPr>
          <w:rFonts w:ascii="Calibri Light" w:eastAsia="Calibri Light" w:hAnsi="Calibri Light" w:cs="Calibri Light"/>
        </w:rPr>
        <w:t xml:space="preserve">Open Text view in </w:t>
      </w:r>
      <w:r w:rsidRPr="25B35239">
        <w:rPr>
          <w:rFonts w:ascii="Calibri Light" w:eastAsia="Calibri Light" w:hAnsi="Calibri Light" w:cs="Calibri Light"/>
        </w:rPr>
        <w:t xml:space="preserve">Hybris C4C. Refer to BPD </w:t>
      </w:r>
      <w:hyperlink r:id="rId33" w:history="1">
        <w:r w:rsidRPr="1CCAE337">
          <w:rPr>
            <w:rStyle w:val="Hyperlink"/>
            <w:rFonts w:ascii="Calibri Light" w:eastAsia="Calibri Light" w:hAnsi="Calibri Light" w:cs="Calibri Light"/>
            <w:i/>
          </w:rPr>
          <w:t>UB-BI-09 - Produce Invoice - Invoice Print</w:t>
        </w:r>
      </w:hyperlink>
      <w:r w:rsidRPr="25B35239">
        <w:rPr>
          <w:rFonts w:ascii="Calibri Light" w:eastAsia="Calibri Light" w:hAnsi="Calibri Light" w:cs="Calibri Light"/>
        </w:rPr>
        <w:t xml:space="preserve"> for more information.</w:t>
      </w:r>
    </w:p>
    <w:p w14:paraId="43B0A8F8" w14:textId="77777777" w:rsidR="00B010D2" w:rsidRDefault="00B010D2" w:rsidP="00B010D2">
      <w:pPr>
        <w:pStyle w:val="Heading2Text"/>
        <w:keepNext/>
        <w:ind w:left="900"/>
      </w:pPr>
      <w:r>
        <w:rPr>
          <w:noProof/>
          <w:lang w:eastAsia="en-US"/>
        </w:rPr>
        <w:lastRenderedPageBreak/>
        <mc:AlternateContent>
          <mc:Choice Requires="wps">
            <w:drawing>
              <wp:anchor distT="0" distB="0" distL="114300" distR="114300" simplePos="0" relativeHeight="251658242" behindDoc="0" locked="0" layoutInCell="1" allowOverlap="1" wp14:anchorId="6CBE3B7E" wp14:editId="58FD4D9A">
                <wp:simplePos x="0" y="0"/>
                <wp:positionH relativeFrom="column">
                  <wp:posOffset>883920</wp:posOffset>
                </wp:positionH>
                <wp:positionV relativeFrom="paragraph">
                  <wp:posOffset>1079500</wp:posOffset>
                </wp:positionV>
                <wp:extent cx="754380" cy="336550"/>
                <wp:effectExtent l="0" t="0" r="26670" b="25400"/>
                <wp:wrapNone/>
                <wp:docPr id="1" name="Rectangle 1"/>
                <wp:cNvGraphicFramePr/>
                <a:graphic xmlns:a="http://schemas.openxmlformats.org/drawingml/2006/main">
                  <a:graphicData uri="http://schemas.microsoft.com/office/word/2010/wordprocessingShape">
                    <wps:wsp>
                      <wps:cNvSpPr/>
                      <wps:spPr>
                        <a:xfrm>
                          <a:off x="0" y="0"/>
                          <a:ext cx="754380" cy="33655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092CA121">
              <v:rect w14:anchorId="597760CF" id="Rectangle 1" o:spid="_x0000_s1026" style="position:absolute;margin-left:69.6pt;margin-top:85pt;width:59.4pt;height:26.5pt;z-index:25165824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" filled="f" strokecolor="red" strokeweight="2pt"/>
            </w:pict>
          </mc:Fallback>
        </mc:AlternateContent>
      </w:r>
      <w:r>
        <w:rPr>
          <w:noProof/>
          <w:lang w:eastAsia="en-US"/>
        </w:rPr>
        <w:drawing>
          <wp:inline distT="0" distB="0" distL="0" distR="0" wp14:anchorId="0896FE77" wp14:editId="23ACD5D4">
            <wp:extent cx="5407025" cy="1397000"/>
            <wp:effectExtent l="0" t="0" r="317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a:srcRect l="27031" t="14435" r="41749" b="71038"/>
                    <a:stretch/>
                  </pic:blipFill>
                  <pic:spPr bwMode="auto">
                    <a:xfrm>
                      <a:off x="0" y="0"/>
                      <a:ext cx="5437421" cy="1404853"/>
                    </a:xfrm>
                    <a:prstGeom prst="rect">
                      <a:avLst/>
                    </a:prstGeom>
                    <a:ln>
                      <a:noFill/>
                    </a:ln>
                    <a:extLst>
                      <a:ext uri="{53640926-AAD7-44D8-BBD7-CCE9431645EC}">
                        <a14:shadowObscured xmlns:a14="http://schemas.microsoft.com/office/drawing/2010/main"/>
                      </a:ext>
                    </a:extLst>
                  </pic:spPr>
                </pic:pic>
              </a:graphicData>
            </a:graphic>
          </wp:inline>
        </w:drawing>
      </w:r>
    </w:p>
    <w:p w14:paraId="6B4F0E07" w14:textId="25E28157" w:rsidR="003F74CB" w:rsidRDefault="00B010D2" w:rsidP="00B010D2">
      <w:pPr>
        <w:pStyle w:val="Caption"/>
        <w:ind w:left="180" w:firstLine="720"/>
        <w:rPr>
          <w:rFonts w:ascii="Calibri Light,Arial" w:eastAsia="Calibri Light,Arial" w:hAnsi="Calibri Light,Arial" w:cs="Calibri Light,Arial"/>
        </w:rPr>
      </w:pPr>
      <w:r>
        <w:t xml:space="preserve">Figure </w:t>
      </w:r>
      <w:r>
        <w:fldChar w:fldCharType="begin"/>
      </w:r>
      <w:r>
        <w:instrText xml:space="preserve"> SEQ Figure \* ARABIC </w:instrText>
      </w:r>
      <w:r>
        <w:fldChar w:fldCharType="separate"/>
      </w:r>
      <w:r w:rsidR="00B67F39">
        <w:rPr>
          <w:noProof/>
        </w:rPr>
        <w:t>11</w:t>
      </w:r>
      <w:r>
        <w:fldChar w:fldCharType="end"/>
      </w:r>
      <w:r>
        <w:t>: Hybris C4C Invoice number hyperlink</w:t>
      </w:r>
    </w:p>
    <w:p w14:paraId="52DA1DE0" w14:textId="77777777" w:rsidR="00B010D2" w:rsidRDefault="00B010D2" w:rsidP="00F21152">
      <w:pPr>
        <w:pStyle w:val="Heading2Text"/>
        <w:ind w:left="900"/>
        <w:rPr>
          <w:rFonts w:ascii="Calibri Light" w:hAnsi="Calibri Light" w:cs="Arial"/>
        </w:rPr>
      </w:pPr>
    </w:p>
    <w:p w14:paraId="14B8F39E" w14:textId="77777777" w:rsidR="00F21152" w:rsidRPr="003F74CB" w:rsidRDefault="003F74CB" w:rsidP="00F21152">
      <w:pPr>
        <w:pStyle w:val="Heading2Text"/>
        <w:ind w:left="900"/>
        <w:rPr>
          <w:rFonts w:ascii="Calibri Light,Arial" w:eastAsia="Calibri Light,Arial" w:hAnsi="Calibri Light,Arial" w:cs="Calibri Light,Arial"/>
          <w:u w:val="single"/>
        </w:rPr>
      </w:pPr>
      <w:r w:rsidRPr="25B35239">
        <w:rPr>
          <w:rFonts w:ascii="Calibri Light" w:eastAsia="Calibri Light" w:hAnsi="Calibri Light" w:cs="Calibri Light"/>
          <w:u w:val="single"/>
        </w:rPr>
        <w:t>Legacy Invoices</w:t>
      </w:r>
    </w:p>
    <w:p w14:paraId="1666B4B1" w14:textId="1DB41B7A" w:rsidR="003F74CB" w:rsidRDefault="003F74CB" w:rsidP="003F74CB">
      <w:pPr>
        <w:pStyle w:val="Heading2Text"/>
        <w:ind w:left="900"/>
        <w:rPr>
          <w:rFonts w:ascii="Calibri Light,Arial" w:eastAsia="Calibri Light,Arial" w:hAnsi="Calibri Light,Arial" w:cs="Calibri Light,Arial"/>
        </w:rPr>
      </w:pPr>
      <w:r w:rsidRPr="25B35239">
        <w:rPr>
          <w:rFonts w:ascii="Calibri Light" w:eastAsia="Calibri Light" w:hAnsi="Calibri Light" w:cs="Calibri Light"/>
        </w:rPr>
        <w:t>SCE will be storing image of CSS invoices</w:t>
      </w:r>
      <w:r w:rsidR="000B78D2" w:rsidRPr="25B35239">
        <w:rPr>
          <w:rFonts w:ascii="Calibri Light" w:eastAsia="Calibri Light" w:hAnsi="Calibri Light" w:cs="Calibri Light"/>
        </w:rPr>
        <w:t>/bill</w:t>
      </w:r>
      <w:r w:rsidR="004934C9" w:rsidRPr="25B35239">
        <w:rPr>
          <w:rFonts w:ascii="Calibri Light" w:eastAsia="Calibri Light" w:hAnsi="Calibri Light" w:cs="Calibri Light"/>
        </w:rPr>
        <w:t>s</w:t>
      </w:r>
      <w:r w:rsidRPr="25B35239">
        <w:rPr>
          <w:rFonts w:ascii="Calibri Light" w:eastAsia="Calibri Light" w:hAnsi="Calibri Light" w:cs="Calibri Light"/>
        </w:rPr>
        <w:t xml:space="preserve"> starting 2018. These invoices </w:t>
      </w:r>
      <w:r w:rsidR="009945EC" w:rsidRPr="25B35239">
        <w:rPr>
          <w:rFonts w:ascii="Calibri Light" w:eastAsia="Calibri Light" w:hAnsi="Calibri Light" w:cs="Calibri Light"/>
        </w:rPr>
        <w:t>are</w:t>
      </w:r>
      <w:r w:rsidRPr="25B35239">
        <w:rPr>
          <w:rFonts w:ascii="Calibri Light" w:eastAsia="Calibri Light" w:hAnsi="Calibri Light" w:cs="Calibri Light"/>
        </w:rPr>
        <w:t xml:space="preserve"> having metadata of legacy Contract Account number</w:t>
      </w:r>
      <w:r w:rsidR="00E8749D" w:rsidRPr="25B35239">
        <w:rPr>
          <w:rFonts w:ascii="Calibri Light" w:eastAsia="Calibri Light" w:hAnsi="Calibri Light" w:cs="Calibri Light"/>
        </w:rPr>
        <w:t>, Statement number</w:t>
      </w:r>
      <w:r w:rsidR="00C32574">
        <w:rPr>
          <w:rFonts w:ascii="Calibri Light" w:eastAsia="Calibri Light" w:hAnsi="Calibri Light" w:cs="Calibri Light"/>
        </w:rPr>
        <w:t>,</w:t>
      </w:r>
      <w:r w:rsidR="00E8749D" w:rsidRPr="25B35239">
        <w:rPr>
          <w:rFonts w:ascii="Calibri Light" w:eastAsia="Calibri Light" w:hAnsi="Calibri Light" w:cs="Calibri Light"/>
        </w:rPr>
        <w:t xml:space="preserve"> and Statement Date (refer to </w:t>
      </w:r>
      <w:hyperlink r:id="rId35" w:history="1">
        <w:r w:rsidR="00E8749D" w:rsidRPr="1CCAE337">
          <w:rPr>
            <w:rStyle w:val="Hyperlink"/>
            <w:rFonts w:ascii="Calibri Light" w:eastAsia="Calibri Light" w:hAnsi="Calibri Light" w:cs="Calibri Light"/>
            <w:i/>
          </w:rPr>
          <w:t>Action item 2366</w:t>
        </w:r>
      </w:hyperlink>
      <w:r w:rsidR="00E8749D" w:rsidRPr="25B35239">
        <w:rPr>
          <w:rFonts w:ascii="Calibri Light,Arial" w:eastAsia="Calibri Light,Arial" w:hAnsi="Calibri Light,Arial" w:cs="Calibri Light,Arial"/>
        </w:rPr>
        <w:t>)</w:t>
      </w:r>
      <w:r w:rsidRPr="25B35239">
        <w:rPr>
          <w:rFonts w:ascii="Calibri Light,Arial" w:eastAsia="Calibri Light,Arial" w:hAnsi="Calibri Light,Arial" w:cs="Calibri Light,Arial"/>
        </w:rPr>
        <w:t xml:space="preserve">. </w:t>
      </w:r>
      <w:r w:rsidR="009945EC" w:rsidRPr="25B35239">
        <w:rPr>
          <w:rFonts w:ascii="Calibri Light" w:eastAsia="Calibri Light" w:hAnsi="Calibri Light" w:cs="Calibri Light"/>
        </w:rPr>
        <w:t xml:space="preserve">These invoices will undergo metadata conversion using enhancement </w:t>
      </w:r>
      <w:hyperlink r:id="rId36" w:history="1">
        <w:r w:rsidR="009945EC" w:rsidRPr="1CCAE337">
          <w:rPr>
            <w:rFonts w:ascii="Calibri Light" w:eastAsia="Calibri Light" w:hAnsi="Calibri Light" w:cs="Calibri Light"/>
            <w:i/>
          </w:rPr>
          <w:t>C-UB-BI-09 - Bill image PDF migrated to Open text</w:t>
        </w:r>
      </w:hyperlink>
      <w:r w:rsidR="009945EC" w:rsidRPr="1CCAE337">
        <w:rPr>
          <w:rFonts w:ascii="Calibri Light,Arial" w:eastAsia="Calibri Light,Arial" w:hAnsi="Calibri Light,Arial" w:cs="Calibri Light,Arial"/>
          <w:i/>
        </w:rPr>
        <w:t xml:space="preserve"> </w:t>
      </w:r>
      <w:r w:rsidR="009945EC" w:rsidRPr="25B35239">
        <w:rPr>
          <w:rFonts w:ascii="Calibri Light" w:eastAsia="Calibri Light" w:hAnsi="Calibri Light" w:cs="Calibri Light"/>
        </w:rPr>
        <w:t>during system go live</w:t>
      </w:r>
      <w:r w:rsidR="009945EC" w:rsidRPr="25B35239">
        <w:rPr>
          <w:rFonts w:ascii="Calibri Light,Arial" w:eastAsia="Calibri Light,Arial" w:hAnsi="Calibri Light,Arial" w:cs="Calibri Light,Arial"/>
        </w:rPr>
        <w:t>.</w:t>
      </w:r>
      <w:r w:rsidR="009945EC" w:rsidRPr="25B35239">
        <w:rPr>
          <w:rFonts w:ascii="Calibri Light" w:eastAsia="Calibri Light" w:hAnsi="Calibri Light" w:cs="Calibri Light"/>
        </w:rPr>
        <w:t xml:space="preserve"> These invoices will have SAP Contract Account number after conversion. </w:t>
      </w:r>
      <w:r w:rsidRPr="25B35239">
        <w:rPr>
          <w:rFonts w:ascii="Calibri Light" w:eastAsia="Calibri Light" w:hAnsi="Calibri Light" w:cs="Calibri Light"/>
        </w:rPr>
        <w:t>These invoices will be stored in Legacy</w:t>
      </w:r>
      <w:r w:rsidRPr="25B35239" w:rsidDel="003243C2">
        <w:rPr>
          <w:rFonts w:ascii="Calibri Light,Arial" w:eastAsia="Calibri Light,Arial" w:hAnsi="Calibri Light,Arial" w:cs="Calibri Light,Arial"/>
        </w:rPr>
        <w:t xml:space="preserve"> </w:t>
      </w:r>
      <w:r w:rsidR="003243C2" w:rsidRPr="25B35239">
        <w:rPr>
          <w:rFonts w:ascii="Calibri Light" w:eastAsia="Calibri Light" w:hAnsi="Calibri Light" w:cs="Calibri Light"/>
        </w:rPr>
        <w:t xml:space="preserve">Bill </w:t>
      </w:r>
      <w:r w:rsidRPr="25B35239">
        <w:rPr>
          <w:rFonts w:ascii="Calibri Light" w:eastAsia="Calibri Light" w:hAnsi="Calibri Light" w:cs="Calibri Light"/>
        </w:rPr>
        <w:t xml:space="preserve">folder under </w:t>
      </w:r>
      <w:r w:rsidR="003243C2" w:rsidRPr="25B35239">
        <w:rPr>
          <w:rFonts w:ascii="Calibri Light" w:eastAsia="Calibri Light" w:hAnsi="Calibri Light" w:cs="Calibri Light"/>
        </w:rPr>
        <w:t>’Correspondence’ Business Workspace</w:t>
      </w:r>
      <w:r w:rsidRPr="25B35239">
        <w:rPr>
          <w:rFonts w:ascii="Calibri Light" w:eastAsia="Calibri Light" w:hAnsi="Calibri Light" w:cs="Calibri Light"/>
        </w:rPr>
        <w:t xml:space="preserve"> in the Hybris C4C </w:t>
      </w:r>
      <w:r w:rsidR="003243C2" w:rsidRPr="25B35239">
        <w:rPr>
          <w:rFonts w:ascii="Calibri Light" w:eastAsia="Calibri Light" w:hAnsi="Calibri Light" w:cs="Calibri Light"/>
        </w:rPr>
        <w:t>Mashup view</w:t>
      </w:r>
      <w:r w:rsidRPr="25B35239">
        <w:rPr>
          <w:rFonts w:ascii="Calibri Light" w:eastAsia="Calibri Light" w:hAnsi="Calibri Light" w:cs="Calibri Light"/>
        </w:rPr>
        <w:t xml:space="preserve">. Refer to BPD </w:t>
      </w:r>
      <w:hyperlink r:id="rId37" w:history="1">
        <w:r w:rsidRPr="1CCAE337">
          <w:rPr>
            <w:rStyle w:val="Hyperlink"/>
            <w:rFonts w:ascii="Calibri Light" w:eastAsia="Calibri Light" w:hAnsi="Calibri Light" w:cs="Calibri Light"/>
            <w:i/>
          </w:rPr>
          <w:t>UB-BI-09 - Produce Invoice - Invoice Print</w:t>
        </w:r>
      </w:hyperlink>
      <w:r w:rsidRPr="25B35239">
        <w:rPr>
          <w:rFonts w:ascii="Calibri Light" w:eastAsia="Calibri Light" w:hAnsi="Calibri Light" w:cs="Calibri Light"/>
        </w:rPr>
        <w:t xml:space="preserve"> for more information about legacy invoices.</w:t>
      </w:r>
    </w:p>
    <w:p w14:paraId="7D2E97EE" w14:textId="77777777" w:rsidR="00F21152" w:rsidRDefault="00F21152" w:rsidP="00F21152">
      <w:pPr>
        <w:pStyle w:val="Heading2Text"/>
        <w:ind w:left="900"/>
        <w:rPr>
          <w:rFonts w:ascii="Calibri Light" w:hAnsi="Calibri Light" w:cs="Arial"/>
          <w:u w:val="single"/>
        </w:rPr>
      </w:pPr>
    </w:p>
    <w:p w14:paraId="543F7040" w14:textId="77777777" w:rsidR="000C24A3" w:rsidRDefault="000C24A3" w:rsidP="00353289">
      <w:pPr>
        <w:pStyle w:val="Heading2Text"/>
        <w:ind w:left="900"/>
        <w:rPr>
          <w:rFonts w:ascii="Calibri Light" w:hAnsi="Calibri Light" w:cs="Arial"/>
        </w:rPr>
      </w:pPr>
    </w:p>
    <w:p w14:paraId="20C2316D" w14:textId="69A91A0F" w:rsidR="00B23F15" w:rsidRDefault="00B23F15" w:rsidP="00114CB8">
      <w:pPr>
        <w:pStyle w:val="Heading2"/>
      </w:pPr>
      <w:bookmarkStart w:id="35" w:name="_Toc512875778"/>
      <w:r>
        <w:t xml:space="preserve">Handling of </w:t>
      </w:r>
      <w:r w:rsidR="005A2DD2">
        <w:t xml:space="preserve">delivered and </w:t>
      </w:r>
      <w:r>
        <w:t>undelivered correspondence</w:t>
      </w:r>
      <w:bookmarkEnd w:id="35"/>
    </w:p>
    <w:p w14:paraId="54EEE4D5" w14:textId="7A4414EA" w:rsidR="00FE3B26" w:rsidRPr="00861D79" w:rsidRDefault="005A2DD2" w:rsidP="00B23F15">
      <w:pPr>
        <w:pStyle w:val="Heading2Text"/>
        <w:ind w:left="900"/>
        <w:rPr>
          <w:rFonts w:ascii="Calibri Light" w:eastAsia="Calibri Light" w:hAnsi="Calibri Light" w:cs="Calibri Light"/>
        </w:rPr>
      </w:pPr>
      <w:r w:rsidRPr="25B35239">
        <w:rPr>
          <w:rFonts w:ascii="Calibri Light" w:eastAsia="Calibri Light" w:hAnsi="Calibri Light" w:cs="Calibri Light"/>
        </w:rPr>
        <w:t>The d</w:t>
      </w:r>
      <w:r w:rsidR="00FE3B26" w:rsidRPr="25B35239">
        <w:rPr>
          <w:rFonts w:ascii="Calibri Light" w:eastAsia="Calibri Light" w:hAnsi="Calibri Light" w:cs="Calibri Light"/>
        </w:rPr>
        <w:t xml:space="preserve">elivery status of </w:t>
      </w:r>
      <w:r w:rsidRPr="25B35239">
        <w:rPr>
          <w:rFonts w:ascii="Calibri Light" w:eastAsia="Calibri Light" w:hAnsi="Calibri Light" w:cs="Calibri Light"/>
        </w:rPr>
        <w:t xml:space="preserve">digital communications </w:t>
      </w:r>
      <w:r w:rsidR="001A3290" w:rsidRPr="25B35239">
        <w:rPr>
          <w:rFonts w:ascii="Calibri Light" w:eastAsia="Calibri Light" w:hAnsi="Calibri Light" w:cs="Calibri Light"/>
        </w:rPr>
        <w:t xml:space="preserve">sent to customer via </w:t>
      </w:r>
      <w:r w:rsidR="00BC62C1" w:rsidRPr="25B35239">
        <w:rPr>
          <w:rFonts w:ascii="Calibri Light" w:eastAsia="Calibri Light" w:hAnsi="Calibri Light" w:cs="Calibri Light"/>
        </w:rPr>
        <w:t>3</w:t>
      </w:r>
      <w:r w:rsidR="00BC62C1" w:rsidRPr="25B35239">
        <w:rPr>
          <w:rFonts w:ascii="Calibri Light" w:eastAsia="Calibri Light" w:hAnsi="Calibri Light" w:cs="Calibri Light"/>
          <w:vertAlign w:val="superscript"/>
        </w:rPr>
        <w:t>rd</w:t>
      </w:r>
      <w:r w:rsidR="00BC62C1" w:rsidRPr="25B35239">
        <w:rPr>
          <w:rFonts w:ascii="Calibri Light" w:eastAsia="Calibri Light" w:hAnsi="Calibri Light" w:cs="Calibri Light"/>
        </w:rPr>
        <w:t xml:space="preserve"> party notification system </w:t>
      </w:r>
      <w:r w:rsidR="00414E7F" w:rsidRPr="25B35239">
        <w:rPr>
          <w:rFonts w:ascii="Calibri Light" w:eastAsia="Calibri Light" w:hAnsi="Calibri Light" w:cs="Calibri Light"/>
        </w:rPr>
        <w:t>will</w:t>
      </w:r>
      <w:r w:rsidR="00FE60DF" w:rsidRPr="25B35239">
        <w:rPr>
          <w:rFonts w:ascii="Calibri Light" w:eastAsia="Calibri Light" w:hAnsi="Calibri Light" w:cs="Calibri Light"/>
        </w:rPr>
        <w:t xml:space="preserve"> be tracked by </w:t>
      </w:r>
      <w:r w:rsidRPr="25B35239">
        <w:rPr>
          <w:rFonts w:ascii="Calibri Light" w:eastAsia="Calibri Light" w:hAnsi="Calibri Light" w:cs="Calibri Light"/>
        </w:rPr>
        <w:t xml:space="preserve">the </w:t>
      </w:r>
      <w:r w:rsidR="00BC62C1" w:rsidRPr="25B35239">
        <w:rPr>
          <w:rFonts w:ascii="Calibri Light" w:eastAsia="Calibri Light" w:hAnsi="Calibri Light" w:cs="Calibri Light"/>
        </w:rPr>
        <w:t>3rd party notification system</w:t>
      </w:r>
      <w:r w:rsidRPr="25B35239">
        <w:rPr>
          <w:rFonts w:ascii="Calibri Light" w:eastAsia="Calibri Light" w:hAnsi="Calibri Light" w:cs="Calibri Light"/>
        </w:rPr>
        <w:t xml:space="preserve"> and sent back to </w:t>
      </w:r>
      <w:r w:rsidR="00492E12" w:rsidRPr="25B35239">
        <w:rPr>
          <w:rFonts w:ascii="Calibri Light" w:eastAsia="Calibri Light" w:hAnsi="Calibri Light" w:cs="Calibri Light"/>
        </w:rPr>
        <w:t xml:space="preserve">xECM </w:t>
      </w:r>
      <w:r w:rsidRPr="25B35239">
        <w:rPr>
          <w:rFonts w:ascii="Calibri Light" w:eastAsia="Calibri Light" w:hAnsi="Calibri Light" w:cs="Calibri Light"/>
        </w:rPr>
        <w:t>for handling and storage</w:t>
      </w:r>
      <w:r w:rsidR="00CC77C8" w:rsidRPr="25B35239">
        <w:rPr>
          <w:rFonts w:ascii="Calibri Light" w:eastAsia="Calibri Light" w:hAnsi="Calibri Light" w:cs="Calibri Light"/>
        </w:rPr>
        <w:t>. Interface between 3</w:t>
      </w:r>
      <w:r w:rsidR="00CC77C8" w:rsidRPr="25B35239">
        <w:rPr>
          <w:rFonts w:ascii="Calibri Light" w:eastAsia="Calibri Light" w:hAnsi="Calibri Light" w:cs="Calibri Light"/>
          <w:vertAlign w:val="superscript"/>
        </w:rPr>
        <w:t>rd</w:t>
      </w:r>
      <w:r w:rsidR="00CC77C8" w:rsidRPr="25B35239">
        <w:rPr>
          <w:rFonts w:ascii="Calibri Light" w:eastAsia="Calibri Light" w:hAnsi="Calibri Light" w:cs="Calibri Light"/>
        </w:rPr>
        <w:t xml:space="preserve"> party notification system and</w:t>
      </w:r>
      <w:r w:rsidR="00492E12" w:rsidRPr="25B35239">
        <w:rPr>
          <w:rFonts w:ascii="Calibri Light" w:eastAsia="Calibri Light" w:hAnsi="Calibri Light" w:cs="Calibri Light"/>
        </w:rPr>
        <w:t xml:space="preserve"> S/4HANA</w:t>
      </w:r>
      <w:r w:rsidR="0093273A" w:rsidRPr="25B35239">
        <w:rPr>
          <w:rFonts w:ascii="Calibri Light" w:eastAsia="Calibri Light" w:hAnsi="Calibri Light" w:cs="Calibri Light"/>
        </w:rPr>
        <w:t xml:space="preserve"> will be done using </w:t>
      </w:r>
      <w:r w:rsidR="0093273A" w:rsidRPr="1B3DD9A2">
        <w:rPr>
          <w:rFonts w:ascii="Calibri Light" w:eastAsia="Calibri Light" w:hAnsi="Calibri Light" w:cs="Calibri Light"/>
          <w:i/>
        </w:rPr>
        <w:t>I-CIM-CS-09 Interface between 3rd party notification and S/4</w:t>
      </w:r>
      <w:r w:rsidR="001A3290" w:rsidRPr="25B35239">
        <w:rPr>
          <w:rFonts w:ascii="Calibri Light,Arial" w:eastAsia="Calibri Light,Arial" w:hAnsi="Calibri Light,Arial" w:cs="Calibri Light,Arial"/>
        </w:rPr>
        <w:t xml:space="preserve">. </w:t>
      </w:r>
      <w:r w:rsidR="006F4757" w:rsidRPr="25B35239">
        <w:rPr>
          <w:rFonts w:ascii="Calibri Light" w:eastAsia="Calibri Light" w:hAnsi="Calibri Light" w:cs="Calibri Light"/>
        </w:rPr>
        <w:t xml:space="preserve">The </w:t>
      </w:r>
      <w:r w:rsidR="0030476F" w:rsidRPr="25B35239">
        <w:rPr>
          <w:rFonts w:ascii="Calibri Light" w:eastAsia="Calibri Light" w:hAnsi="Calibri Light" w:cs="Calibri Light"/>
        </w:rPr>
        <w:t>handling process</w:t>
      </w:r>
      <w:r w:rsidR="00986A02" w:rsidRPr="25B35239">
        <w:rPr>
          <w:rFonts w:ascii="Calibri Light,Arial" w:eastAsia="Calibri Light,Arial" w:hAnsi="Calibri Light,Arial" w:cs="Calibri Light,Arial"/>
        </w:rPr>
        <w:t xml:space="preserve"> </w:t>
      </w:r>
      <w:r w:rsidR="006F4757" w:rsidRPr="25B35239">
        <w:rPr>
          <w:rFonts w:ascii="Calibri Light" w:eastAsia="Calibri Light" w:hAnsi="Calibri Light" w:cs="Calibri Light"/>
        </w:rPr>
        <w:t xml:space="preserve">of </w:t>
      </w:r>
      <w:r w:rsidRPr="25B35239">
        <w:rPr>
          <w:rFonts w:ascii="Calibri Light" w:eastAsia="Calibri Light" w:hAnsi="Calibri Light" w:cs="Calibri Light"/>
        </w:rPr>
        <w:t xml:space="preserve">delivered, </w:t>
      </w:r>
      <w:r w:rsidR="006F4757" w:rsidRPr="25B35239">
        <w:rPr>
          <w:rFonts w:ascii="Calibri Light" w:eastAsia="Calibri Light" w:hAnsi="Calibri Light" w:cs="Calibri Light"/>
        </w:rPr>
        <w:t xml:space="preserve">undelivered or bounced back correspondence </w:t>
      </w:r>
      <w:r w:rsidR="00986A02" w:rsidRPr="25B35239">
        <w:rPr>
          <w:rFonts w:ascii="Calibri Light" w:eastAsia="Calibri Light" w:hAnsi="Calibri Light" w:cs="Calibri Light"/>
        </w:rPr>
        <w:t xml:space="preserve">is </w:t>
      </w:r>
      <w:r w:rsidR="006F4757" w:rsidRPr="25B35239">
        <w:rPr>
          <w:rFonts w:ascii="Calibri Light" w:eastAsia="Calibri Light" w:hAnsi="Calibri Light" w:cs="Calibri Light"/>
        </w:rPr>
        <w:t>document</w:t>
      </w:r>
      <w:r w:rsidR="00986A02" w:rsidRPr="25B35239">
        <w:rPr>
          <w:rFonts w:ascii="Calibri Light" w:eastAsia="Calibri Light" w:hAnsi="Calibri Light" w:cs="Calibri Light"/>
        </w:rPr>
        <w:t xml:space="preserve">ed </w:t>
      </w:r>
      <w:r w:rsidR="006F4757" w:rsidRPr="25B35239">
        <w:rPr>
          <w:rFonts w:ascii="Calibri Light" w:eastAsia="Calibri Light" w:hAnsi="Calibri Light" w:cs="Calibri Light"/>
        </w:rPr>
        <w:t>in this section below.</w:t>
      </w:r>
    </w:p>
    <w:p w14:paraId="0E95C9D8" w14:textId="6C2DF05B" w:rsidR="0004041B" w:rsidRDefault="006069E9" w:rsidP="00B23F15">
      <w:pPr>
        <w:pStyle w:val="Heading2Text"/>
        <w:ind w:left="900"/>
        <w:rPr>
          <w:rFonts w:ascii="Calibri Light,Arial" w:eastAsia="Calibri Light,Arial" w:hAnsi="Calibri Light,Arial" w:cs="Calibri Light,Arial"/>
        </w:rPr>
      </w:pPr>
      <w:r w:rsidRPr="00861D79">
        <w:rPr>
          <w:rFonts w:ascii="Calibri Light" w:eastAsia="Calibri Light" w:hAnsi="Calibri Light" w:cs="Calibri Light"/>
        </w:rPr>
        <w:t>Classification of hard bounce and soft bounce will be carried out with 3rd party notification system</w:t>
      </w:r>
      <w:r w:rsidR="1B3DD9A2" w:rsidRPr="00861D79">
        <w:rPr>
          <w:rFonts w:ascii="Calibri Light" w:eastAsia="Calibri Light" w:hAnsi="Calibri Light" w:cs="Calibri Light"/>
        </w:rPr>
        <w:t>. Classifications to be defined upon selection of Third Party Vendor by SCE Business clients and IT</w:t>
      </w:r>
      <w:r w:rsidR="002B4049" w:rsidRPr="00861D79">
        <w:rPr>
          <w:rFonts w:ascii="Calibri Light" w:eastAsia="Calibri Light" w:hAnsi="Calibri Light" w:cs="Calibri Light"/>
        </w:rPr>
        <w:t xml:space="preserve">. </w:t>
      </w:r>
      <w:r w:rsidRPr="25B35239">
        <w:rPr>
          <w:rFonts w:ascii="Calibri Light" w:eastAsia="Calibri Light" w:hAnsi="Calibri Light" w:cs="Calibri Light"/>
        </w:rPr>
        <w:t>Classification of hard bounce and soft bounce will be carried out with 3</w:t>
      </w:r>
      <w:r w:rsidRPr="25B35239">
        <w:rPr>
          <w:rFonts w:ascii="Calibri Light" w:eastAsia="Calibri Light" w:hAnsi="Calibri Light" w:cs="Calibri Light"/>
          <w:vertAlign w:val="superscript"/>
        </w:rPr>
        <w:t xml:space="preserve">rd </w:t>
      </w:r>
      <w:r w:rsidRPr="25B35239">
        <w:rPr>
          <w:rFonts w:ascii="Calibri Light" w:eastAsia="Calibri Light" w:hAnsi="Calibri Light" w:cs="Calibri Light"/>
        </w:rPr>
        <w:t xml:space="preserve">party notification system </w:t>
      </w:r>
      <w:r w:rsidR="00A9151A" w:rsidRPr="25B35239">
        <w:rPr>
          <w:rFonts w:ascii="Calibri Light" w:eastAsia="Calibri Light" w:hAnsi="Calibri Light" w:cs="Calibri Light"/>
        </w:rPr>
        <w:t xml:space="preserve">and CCC/BCD user </w:t>
      </w:r>
      <w:r w:rsidRPr="25B35239">
        <w:rPr>
          <w:rFonts w:ascii="Calibri Light" w:eastAsia="Calibri Light" w:hAnsi="Calibri Light" w:cs="Calibri Light"/>
        </w:rPr>
        <w:t>after</w:t>
      </w:r>
      <w:r w:rsidR="0004041B" w:rsidRPr="25B35239">
        <w:rPr>
          <w:rFonts w:ascii="Calibri Light" w:eastAsia="Calibri Light" w:hAnsi="Calibri Light" w:cs="Calibri Light"/>
        </w:rPr>
        <w:t xml:space="preserve"> the vendor is selected</w:t>
      </w:r>
      <w:r w:rsidR="00A94292" w:rsidRPr="25B35239">
        <w:rPr>
          <w:rFonts w:ascii="Calibri Light" w:eastAsia="Calibri Light" w:hAnsi="Calibri Light" w:cs="Calibri Light"/>
        </w:rPr>
        <w:t xml:space="preserve"> by SCE</w:t>
      </w:r>
      <w:r w:rsidR="0004041B" w:rsidRPr="25B35239">
        <w:rPr>
          <w:rFonts w:ascii="Calibri Light,Arial" w:eastAsia="Calibri Light,Arial" w:hAnsi="Calibri Light,Arial" w:cs="Calibri Light,Arial"/>
        </w:rPr>
        <w:t>.</w:t>
      </w:r>
    </w:p>
    <w:p w14:paraId="0DFF28ED" w14:textId="70561E64" w:rsidR="00314D4A" w:rsidRDefault="00314D4A" w:rsidP="00B23F15">
      <w:pPr>
        <w:pStyle w:val="Heading2Text"/>
        <w:ind w:left="900"/>
        <w:rPr>
          <w:rFonts w:ascii="Calibri Light,Arial" w:eastAsia="Calibri Light,Arial" w:hAnsi="Calibri Light,Arial" w:cs="Calibri Light,Arial"/>
        </w:rPr>
      </w:pPr>
      <w:r w:rsidRPr="25B35239">
        <w:rPr>
          <w:rFonts w:ascii="Calibri Light" w:eastAsia="Calibri Light" w:hAnsi="Calibri Light" w:cs="Calibri Light"/>
        </w:rPr>
        <w:t>Handling of delivered and undelivered correspondence for TTY is similar to other communication</w:t>
      </w:r>
      <w:r w:rsidRPr="25B35239">
        <w:rPr>
          <w:rFonts w:ascii="Calibri Light,Arial" w:eastAsia="Calibri Light,Arial" w:hAnsi="Calibri Light,Arial" w:cs="Calibri Light,Arial"/>
        </w:rPr>
        <w:t xml:space="preserve"> </w:t>
      </w:r>
      <w:r w:rsidRPr="25B35239">
        <w:rPr>
          <w:rFonts w:ascii="Calibri Light" w:eastAsia="Calibri Light" w:hAnsi="Calibri Light" w:cs="Calibri Light"/>
        </w:rPr>
        <w:t>channel. It depends on the capability of 3</w:t>
      </w:r>
      <w:r w:rsidRPr="25B35239">
        <w:rPr>
          <w:rFonts w:ascii="Calibri Light" w:eastAsia="Calibri Light" w:hAnsi="Calibri Light" w:cs="Calibri Light"/>
          <w:vertAlign w:val="superscript"/>
        </w:rPr>
        <w:t>rd</w:t>
      </w:r>
      <w:r w:rsidRPr="25B35239">
        <w:rPr>
          <w:rFonts w:ascii="Calibri Light" w:eastAsia="Calibri Light" w:hAnsi="Calibri Light" w:cs="Calibri Light"/>
        </w:rPr>
        <w:t xml:space="preserve"> party notification system.</w:t>
      </w:r>
    </w:p>
    <w:p w14:paraId="2861F411" w14:textId="67C4976E" w:rsidR="000F21E2" w:rsidRDefault="009947CE" w:rsidP="00B23F15">
      <w:pPr>
        <w:pStyle w:val="Heading2Text"/>
        <w:ind w:left="900"/>
        <w:rPr>
          <w:rFonts w:ascii="Calibri Light,Arial" w:eastAsia="Calibri Light,Arial" w:hAnsi="Calibri Light,Arial" w:cs="Calibri Light,Arial"/>
        </w:rPr>
      </w:pPr>
      <w:r w:rsidRPr="25B35239">
        <w:rPr>
          <w:rFonts w:ascii="Calibri Light" w:eastAsia="Calibri Light" w:hAnsi="Calibri Light" w:cs="Calibri Light"/>
        </w:rPr>
        <w:t>A BP Contact is always created when an outbound correspondence is sent to the customer</w:t>
      </w:r>
      <w:r w:rsidR="00EA3EC0" w:rsidRPr="25B35239">
        <w:rPr>
          <w:rFonts w:ascii="Calibri Light" w:eastAsia="Calibri Light" w:hAnsi="Calibri Light" w:cs="Calibri Light"/>
        </w:rPr>
        <w:t xml:space="preserve"> (refer to </w:t>
      </w:r>
      <w:r w:rsidR="00EA3EC0" w:rsidRPr="1CCAE337">
        <w:rPr>
          <w:rFonts w:ascii="Calibri Light" w:eastAsia="Calibri Light" w:hAnsi="Calibri Light" w:cs="Calibri Light"/>
          <w:i/>
        </w:rPr>
        <w:t xml:space="preserve">BPD </w:t>
      </w:r>
      <w:hyperlink r:id="rId38" w:history="1">
        <w:r w:rsidR="00EA3EC0" w:rsidRPr="1CCAE337">
          <w:rPr>
            <w:rStyle w:val="Hyperlink"/>
            <w:rFonts w:ascii="Calibri Light" w:eastAsia="Calibri Light" w:hAnsi="Calibri Light" w:cs="Calibri Light"/>
            <w:i/>
          </w:rPr>
          <w:t>CIM-CS-11 Handle Outbound Request</w:t>
        </w:r>
      </w:hyperlink>
      <w:r w:rsidR="001D3FBA" w:rsidRPr="25B35239">
        <w:rPr>
          <w:rFonts w:ascii="Calibri Light" w:eastAsia="Calibri Light" w:hAnsi="Calibri Light" w:cs="Calibri Light"/>
        </w:rPr>
        <w:t xml:space="preserve"> for more information</w:t>
      </w:r>
      <w:r w:rsidR="00EA3EC0" w:rsidRPr="25B35239">
        <w:rPr>
          <w:rFonts w:ascii="Calibri Light,Arial" w:eastAsia="Calibri Light,Arial" w:hAnsi="Calibri Light,Arial" w:cs="Calibri Light,Arial"/>
        </w:rPr>
        <w:t>)</w:t>
      </w:r>
      <w:r w:rsidRPr="25B35239">
        <w:rPr>
          <w:rFonts w:ascii="Calibri Light" w:eastAsia="Calibri Light" w:hAnsi="Calibri Light" w:cs="Calibri Light"/>
        </w:rPr>
        <w:t>. BP Contact will have the following information:</w:t>
      </w:r>
    </w:p>
    <w:p w14:paraId="1DB18CFA" w14:textId="4460BAFD" w:rsidR="009947CE" w:rsidRDefault="009947CE" w:rsidP="009947CE">
      <w:pPr>
        <w:pStyle w:val="Heading2Text"/>
        <w:numPr>
          <w:ilvl w:val="0"/>
          <w:numId w:val="38"/>
        </w:numPr>
        <w:rPr>
          <w:rFonts w:ascii="Calibri Light,Arial" w:eastAsia="Calibri Light,Arial" w:hAnsi="Calibri Light,Arial" w:cs="Calibri Light,Arial"/>
        </w:rPr>
      </w:pPr>
      <w:r w:rsidRPr="25B35239">
        <w:rPr>
          <w:rFonts w:ascii="Calibri Light" w:eastAsia="Calibri Light" w:hAnsi="Calibri Light" w:cs="Calibri Light"/>
        </w:rPr>
        <w:t xml:space="preserve">Class </w:t>
      </w:r>
      <w:r w:rsidRPr="25B35239">
        <w:rPr>
          <w:rFonts w:ascii="Calibri Light,Arial" w:eastAsia="Calibri Light,Arial" w:hAnsi="Calibri Light,Arial" w:cs="Calibri Light,Arial"/>
        </w:rPr>
        <w:t>– ‘</w:t>
      </w:r>
      <w:r w:rsidRPr="25B35239">
        <w:rPr>
          <w:rFonts w:ascii="Calibri Light" w:eastAsia="Calibri Light" w:hAnsi="Calibri Light" w:cs="Calibri Light"/>
        </w:rPr>
        <w:t>Outbound Correspondence</w:t>
      </w:r>
      <w:r w:rsidRPr="25B35239">
        <w:rPr>
          <w:rFonts w:ascii="Calibri Light,Arial" w:eastAsia="Calibri Light,Arial" w:hAnsi="Calibri Light,Arial" w:cs="Calibri Light,Arial"/>
        </w:rPr>
        <w:t xml:space="preserve">’ </w:t>
      </w:r>
    </w:p>
    <w:p w14:paraId="3F7A08D8" w14:textId="530CE3BB" w:rsidR="009947CE" w:rsidRDefault="009947CE" w:rsidP="009947CE">
      <w:pPr>
        <w:pStyle w:val="Heading2Text"/>
        <w:numPr>
          <w:ilvl w:val="0"/>
          <w:numId w:val="38"/>
        </w:numPr>
        <w:rPr>
          <w:rFonts w:ascii="Calibri Light,Arial" w:eastAsia="Calibri Light,Arial" w:hAnsi="Calibri Light,Arial" w:cs="Calibri Light,Arial"/>
        </w:rPr>
      </w:pPr>
      <w:r w:rsidRPr="25B35239">
        <w:rPr>
          <w:rFonts w:ascii="Calibri Light" w:eastAsia="Calibri Light" w:hAnsi="Calibri Light" w:cs="Calibri Light"/>
        </w:rPr>
        <w:t>Action –</w:t>
      </w:r>
      <w:r w:rsidRPr="25B35239">
        <w:rPr>
          <w:rFonts w:ascii="Calibri Light,Arial" w:eastAsia="Calibri Light,Arial" w:hAnsi="Calibri Light,Arial" w:cs="Calibri Light,Arial"/>
        </w:rPr>
        <w:t xml:space="preserve"> </w:t>
      </w:r>
      <w:r w:rsidRPr="25B35239">
        <w:rPr>
          <w:rFonts w:ascii="Calibri Light" w:eastAsia="Calibri Light" w:hAnsi="Calibri Light" w:cs="Calibri Light"/>
        </w:rPr>
        <w:t>Letter Id</w:t>
      </w:r>
    </w:p>
    <w:p w14:paraId="1757AAD5" w14:textId="77AFA524" w:rsidR="009947CE" w:rsidRDefault="009947CE" w:rsidP="009947CE">
      <w:pPr>
        <w:pStyle w:val="Heading2Text"/>
        <w:numPr>
          <w:ilvl w:val="0"/>
          <w:numId w:val="38"/>
        </w:numPr>
        <w:rPr>
          <w:rFonts w:ascii="Calibri Light,Arial" w:eastAsia="Calibri Light,Arial" w:hAnsi="Calibri Light,Arial" w:cs="Calibri Light,Arial"/>
        </w:rPr>
      </w:pPr>
      <w:r w:rsidRPr="25B35239">
        <w:rPr>
          <w:rFonts w:ascii="Calibri Light" w:eastAsia="Calibri Light" w:hAnsi="Calibri Light" w:cs="Calibri Light"/>
        </w:rPr>
        <w:t>Type – Either ‘Email’ or ‘SMS’ or ‘Phone’ or ‘Mail’</w:t>
      </w:r>
      <w:r w:rsidR="00861D79">
        <w:rPr>
          <w:rFonts w:ascii="Calibri Light" w:eastAsia="Calibri Light" w:hAnsi="Calibri Light" w:cs="Calibri Light"/>
        </w:rPr>
        <w:t xml:space="preserve"> or ‘TTY’</w:t>
      </w:r>
    </w:p>
    <w:p w14:paraId="194161FB" w14:textId="5826E55B" w:rsidR="009947CE" w:rsidRDefault="009947CE" w:rsidP="009947CE">
      <w:pPr>
        <w:pStyle w:val="Heading2Text"/>
        <w:numPr>
          <w:ilvl w:val="0"/>
          <w:numId w:val="38"/>
        </w:numPr>
        <w:rPr>
          <w:rFonts w:ascii="Calibri Light,Arial" w:eastAsia="Calibri Light,Arial" w:hAnsi="Calibri Light,Arial" w:cs="Calibri Light,Arial"/>
        </w:rPr>
      </w:pPr>
      <w:r w:rsidRPr="25B35239">
        <w:rPr>
          <w:rFonts w:ascii="Calibri Light" w:eastAsia="Calibri Light" w:hAnsi="Calibri Light" w:cs="Calibri Light"/>
        </w:rPr>
        <w:t>In/Outgoing – ‘Outgoing’</w:t>
      </w:r>
    </w:p>
    <w:p w14:paraId="7C58A14A" w14:textId="057AE148" w:rsidR="009947CE" w:rsidRDefault="009947CE" w:rsidP="009947CE">
      <w:pPr>
        <w:pStyle w:val="Heading2Text"/>
        <w:numPr>
          <w:ilvl w:val="0"/>
          <w:numId w:val="38"/>
        </w:numPr>
        <w:rPr>
          <w:rFonts w:ascii="Calibri Light,Arial" w:eastAsia="Calibri Light,Arial" w:hAnsi="Calibri Light,Arial" w:cs="Calibri Light,Arial"/>
        </w:rPr>
      </w:pPr>
      <w:r w:rsidRPr="25B35239">
        <w:rPr>
          <w:rFonts w:ascii="Calibri Light" w:eastAsia="Calibri Light" w:hAnsi="Calibri Light" w:cs="Calibri Light"/>
        </w:rPr>
        <w:t>Date/Time – Correspondence creation date &amp; time</w:t>
      </w:r>
    </w:p>
    <w:p w14:paraId="7E5D09CD" w14:textId="421FE8F2" w:rsidR="009947CE" w:rsidRDefault="009947CE" w:rsidP="00B23F15">
      <w:pPr>
        <w:pStyle w:val="Heading2Text"/>
        <w:ind w:left="900"/>
        <w:rPr>
          <w:rFonts w:ascii="Calibri Light,Arial" w:eastAsia="Calibri Light,Arial" w:hAnsi="Calibri Light,Arial" w:cs="Calibri Light,Arial"/>
        </w:rPr>
      </w:pPr>
      <w:r w:rsidRPr="25B35239">
        <w:rPr>
          <w:rFonts w:ascii="Calibri Light" w:eastAsia="Calibri Light" w:hAnsi="Calibri Light" w:cs="Calibri Light"/>
        </w:rPr>
        <w:t xml:space="preserve">The outbound correspondence delivery status is updated to the BP Contact </w:t>
      </w:r>
      <w:r w:rsidR="008E66B2" w:rsidRPr="25B35239">
        <w:rPr>
          <w:rFonts w:ascii="Calibri Light" w:eastAsia="Calibri Light" w:hAnsi="Calibri Light" w:cs="Calibri Light"/>
        </w:rPr>
        <w:t>created for the outbound correspondence to reduce the number of BP Contract being created. The response from 3</w:t>
      </w:r>
      <w:r w:rsidR="008E66B2" w:rsidRPr="25B35239">
        <w:rPr>
          <w:rFonts w:ascii="Calibri Light" w:eastAsia="Calibri Light" w:hAnsi="Calibri Light" w:cs="Calibri Light"/>
          <w:vertAlign w:val="superscript"/>
        </w:rPr>
        <w:t>rd</w:t>
      </w:r>
      <w:r w:rsidR="008E66B2" w:rsidRPr="25B35239">
        <w:rPr>
          <w:rFonts w:ascii="Calibri Light,Arial" w:eastAsia="Calibri Light,Arial" w:hAnsi="Calibri Light,Arial" w:cs="Calibri Light,Arial"/>
        </w:rPr>
        <w:t xml:space="preserve"> </w:t>
      </w:r>
      <w:r w:rsidR="008E66B2" w:rsidRPr="25B35239">
        <w:rPr>
          <w:rFonts w:ascii="Calibri Light" w:eastAsia="Calibri Light" w:hAnsi="Calibri Light" w:cs="Calibri Light"/>
        </w:rPr>
        <w:t xml:space="preserve">party </w:t>
      </w:r>
      <w:r w:rsidR="008E66B2" w:rsidRPr="25B35239">
        <w:rPr>
          <w:rFonts w:ascii="Calibri Light" w:eastAsia="Calibri Light" w:hAnsi="Calibri Light" w:cs="Calibri Light"/>
        </w:rPr>
        <w:lastRenderedPageBreak/>
        <w:t>notification will contain information such as BP number, correspondence Id, correspondence sent date and time for S/4HANA program to track the</w:t>
      </w:r>
      <w:r w:rsidR="008E66B2" w:rsidRPr="25B35239">
        <w:rPr>
          <w:rFonts w:ascii="Calibri Light,Arial" w:eastAsia="Calibri Light,Arial" w:hAnsi="Calibri Light,Arial" w:cs="Calibri Light,Arial"/>
        </w:rPr>
        <w:t xml:space="preserve"> </w:t>
      </w:r>
      <w:r w:rsidR="008E66B2" w:rsidRPr="25B35239">
        <w:rPr>
          <w:rFonts w:ascii="Calibri Light" w:eastAsia="Calibri Light" w:hAnsi="Calibri Light" w:cs="Calibri Light"/>
        </w:rPr>
        <w:t xml:space="preserve">BP Contact to update. </w:t>
      </w:r>
    </w:p>
    <w:p w14:paraId="02F280E7" w14:textId="77777777" w:rsidR="008E66B2" w:rsidRDefault="008E66B2" w:rsidP="00B23F15">
      <w:pPr>
        <w:pStyle w:val="Heading2Text"/>
        <w:ind w:left="900"/>
        <w:rPr>
          <w:rFonts w:ascii="Calibri Light" w:hAnsi="Calibri Light" w:cs="Arial"/>
        </w:rPr>
      </w:pPr>
    </w:p>
    <w:p w14:paraId="6BCDAF18" w14:textId="1BCEE7C7" w:rsidR="00B23F15" w:rsidRPr="0094527A" w:rsidRDefault="00547DFF" w:rsidP="13F65AE5">
      <w:pPr>
        <w:pStyle w:val="Heading2Text"/>
        <w:ind w:left="900"/>
        <w:rPr>
          <w:rFonts w:ascii="Calibri Light,Arial" w:eastAsia="Calibri Light,Arial" w:hAnsi="Calibri Light,Arial" w:cs="Calibri Light,Arial"/>
          <w:b/>
          <w:u w:val="single"/>
        </w:rPr>
      </w:pPr>
      <w:r w:rsidRPr="25B35239">
        <w:rPr>
          <w:rFonts w:ascii="Calibri Light" w:eastAsia="Calibri Light" w:hAnsi="Calibri Light" w:cs="Calibri Light"/>
          <w:b/>
          <w:u w:val="single"/>
        </w:rPr>
        <w:t xml:space="preserve">Delivered and undelivered </w:t>
      </w:r>
      <w:r w:rsidR="00B23F15" w:rsidRPr="25B35239">
        <w:rPr>
          <w:rFonts w:ascii="Calibri Light" w:eastAsia="Calibri Light" w:hAnsi="Calibri Light" w:cs="Calibri Light"/>
          <w:b/>
          <w:u w:val="single"/>
        </w:rPr>
        <w:t>Email</w:t>
      </w:r>
      <w:r w:rsidR="002E37A1" w:rsidRPr="25B35239">
        <w:rPr>
          <w:rFonts w:ascii="Calibri Light" w:eastAsia="Calibri Light" w:hAnsi="Calibri Light" w:cs="Calibri Light"/>
          <w:b/>
          <w:u w:val="single"/>
        </w:rPr>
        <w:t>s</w:t>
      </w:r>
    </w:p>
    <w:p w14:paraId="3CE03A79" w14:textId="33969BF3" w:rsidR="002E37A1" w:rsidRDefault="002E37A1" w:rsidP="00B23F15">
      <w:pPr>
        <w:pStyle w:val="Heading2Text"/>
        <w:ind w:left="900"/>
        <w:rPr>
          <w:rFonts w:ascii="Calibri Light,Arial" w:eastAsia="Calibri Light,Arial" w:hAnsi="Calibri Light,Arial" w:cs="Calibri Light,Arial"/>
        </w:rPr>
      </w:pPr>
      <w:r w:rsidRPr="25B35239">
        <w:rPr>
          <w:rFonts w:ascii="Calibri Light" w:eastAsia="Calibri Light" w:hAnsi="Calibri Light" w:cs="Calibri Light"/>
        </w:rPr>
        <w:t>If the 3</w:t>
      </w:r>
      <w:r w:rsidRPr="25B35239">
        <w:rPr>
          <w:rFonts w:ascii="Calibri Light" w:eastAsia="Calibri Light" w:hAnsi="Calibri Light" w:cs="Calibri Light"/>
          <w:vertAlign w:val="superscript"/>
        </w:rPr>
        <w:t>rd</w:t>
      </w:r>
      <w:r w:rsidRPr="25B35239">
        <w:rPr>
          <w:rFonts w:ascii="Calibri Light,Arial" w:eastAsia="Calibri Light,Arial" w:hAnsi="Calibri Light,Arial" w:cs="Calibri Light,Arial"/>
        </w:rPr>
        <w:t xml:space="preserve"> </w:t>
      </w:r>
      <w:r w:rsidRPr="25B35239">
        <w:rPr>
          <w:rFonts w:ascii="Calibri Light" w:eastAsia="Calibri Light" w:hAnsi="Calibri Light" w:cs="Calibri Light"/>
        </w:rPr>
        <w:t xml:space="preserve">party notification system is able to successfully deliver the correspondence to the customer, </w:t>
      </w:r>
      <w:r w:rsidR="00BA6F43" w:rsidRPr="25B35239">
        <w:rPr>
          <w:rFonts w:ascii="Calibri Light" w:eastAsia="Calibri Light" w:hAnsi="Calibri Light" w:cs="Calibri Light"/>
        </w:rPr>
        <w:t>3</w:t>
      </w:r>
      <w:r w:rsidR="00BA6F43" w:rsidRPr="25B35239">
        <w:rPr>
          <w:rFonts w:ascii="Calibri Light" w:eastAsia="Calibri Light" w:hAnsi="Calibri Light" w:cs="Calibri Light"/>
          <w:vertAlign w:val="superscript"/>
        </w:rPr>
        <w:t>rd</w:t>
      </w:r>
      <w:r w:rsidR="00BA6F43" w:rsidRPr="25B35239">
        <w:rPr>
          <w:rFonts w:ascii="Calibri Light" w:eastAsia="Calibri Light" w:hAnsi="Calibri Light" w:cs="Calibri Light"/>
        </w:rPr>
        <w:t xml:space="preserve"> party notification system will send the deliver</w:t>
      </w:r>
      <w:r w:rsidR="00215A3C" w:rsidRPr="25B35239">
        <w:rPr>
          <w:rFonts w:ascii="Calibri Light" w:eastAsia="Calibri Light" w:hAnsi="Calibri Light" w:cs="Calibri Light"/>
        </w:rPr>
        <w:t>ed email status notification in a file and store in the file server.</w:t>
      </w:r>
      <w:r w:rsidR="00BA6F43" w:rsidRPr="25B35239">
        <w:rPr>
          <w:rFonts w:ascii="Calibri Light" w:eastAsia="Calibri Light" w:hAnsi="Calibri Light" w:cs="Calibri Light"/>
        </w:rPr>
        <w:t xml:space="preserve"> The </w:t>
      </w:r>
      <w:r w:rsidR="00F842DB" w:rsidRPr="25B35239">
        <w:rPr>
          <w:rFonts w:ascii="Calibri Light" w:eastAsia="Calibri Light" w:hAnsi="Calibri Light" w:cs="Calibri Light"/>
        </w:rPr>
        <w:t>3</w:t>
      </w:r>
      <w:r w:rsidR="00F842DB" w:rsidRPr="25B35239">
        <w:rPr>
          <w:rFonts w:ascii="Calibri Light" w:eastAsia="Calibri Light" w:hAnsi="Calibri Light" w:cs="Calibri Light"/>
          <w:vertAlign w:val="superscript"/>
        </w:rPr>
        <w:t>rd</w:t>
      </w:r>
      <w:r w:rsidR="00F842DB" w:rsidRPr="25B35239">
        <w:rPr>
          <w:rFonts w:ascii="Calibri Light" w:eastAsia="Calibri Light" w:hAnsi="Calibri Light" w:cs="Calibri Light"/>
        </w:rPr>
        <w:t xml:space="preserve"> party notification </w:t>
      </w:r>
      <w:r w:rsidR="00BA6F43" w:rsidRPr="25B35239">
        <w:rPr>
          <w:rFonts w:ascii="Calibri Light" w:eastAsia="Calibri Light" w:hAnsi="Calibri Light" w:cs="Calibri Light"/>
        </w:rPr>
        <w:t xml:space="preserve">system will only </w:t>
      </w:r>
      <w:r w:rsidR="00F842DB" w:rsidRPr="25B35239">
        <w:rPr>
          <w:rFonts w:ascii="Calibri Light" w:eastAsia="Calibri Light" w:hAnsi="Calibri Light" w:cs="Calibri Light"/>
        </w:rPr>
        <w:t>provide</w:t>
      </w:r>
      <w:r w:rsidR="00BA6F43" w:rsidRPr="25B35239">
        <w:rPr>
          <w:rFonts w:ascii="Calibri Light" w:eastAsia="Calibri Light" w:hAnsi="Calibri Light" w:cs="Calibri Light"/>
        </w:rPr>
        <w:t xml:space="preserve"> the final results of the communication process, meaning if the 3</w:t>
      </w:r>
      <w:r w:rsidR="00BA6F43" w:rsidRPr="25B35239">
        <w:rPr>
          <w:rFonts w:ascii="Calibri Light" w:eastAsia="Calibri Light" w:hAnsi="Calibri Light" w:cs="Calibri Light"/>
          <w:vertAlign w:val="superscript"/>
        </w:rPr>
        <w:t>rd</w:t>
      </w:r>
      <w:r w:rsidR="00BA6F43" w:rsidRPr="25B35239">
        <w:rPr>
          <w:rFonts w:ascii="Calibri Light" w:eastAsia="Calibri Light" w:hAnsi="Calibri Light" w:cs="Calibri Light"/>
        </w:rPr>
        <w:t xml:space="preserve"> Party Notification system had to make multiple attempts the deliver the communication and successfully delivered it on the 3rd attempt (for example), </w:t>
      </w:r>
      <w:r w:rsidR="00F842DB" w:rsidRPr="25B35239">
        <w:rPr>
          <w:rFonts w:ascii="Calibri Light" w:eastAsia="Calibri Light" w:hAnsi="Calibri Light" w:cs="Calibri Light"/>
        </w:rPr>
        <w:t xml:space="preserve">a file with successful delivery status will be sent to SCE. Enhancement </w:t>
      </w:r>
      <w:r w:rsidR="00F842DB" w:rsidRPr="1CCAE337">
        <w:rPr>
          <w:rFonts w:ascii="Calibri Light" w:eastAsia="Calibri Light" w:hAnsi="Calibri Light" w:cs="Calibri Light"/>
          <w:i/>
        </w:rPr>
        <w:t>E-CIM-CS-09- Update contact detail as bad</w:t>
      </w:r>
      <w:r w:rsidR="00F842DB" w:rsidRPr="25B35239">
        <w:rPr>
          <w:rFonts w:ascii="Calibri Light,Arial" w:eastAsia="Calibri Light,Arial" w:hAnsi="Calibri Light,Arial" w:cs="Calibri Light,Arial"/>
        </w:rPr>
        <w:t xml:space="preserve"> </w:t>
      </w:r>
      <w:r w:rsidR="00F842DB" w:rsidRPr="1CCAE337">
        <w:rPr>
          <w:rFonts w:ascii="Calibri Light" w:eastAsia="Calibri Light" w:hAnsi="Calibri Light" w:cs="Calibri Light"/>
          <w:i/>
        </w:rPr>
        <w:t>and update with a reason</w:t>
      </w:r>
      <w:r w:rsidR="00F842DB" w:rsidRPr="25B35239">
        <w:rPr>
          <w:rFonts w:ascii="Calibri Light" w:eastAsia="Calibri Light" w:hAnsi="Calibri Light" w:cs="Calibri Light"/>
        </w:rPr>
        <w:t xml:space="preserve"> will process the file</w:t>
      </w:r>
      <w:r w:rsidR="00EA3EC0" w:rsidRPr="25B35239">
        <w:rPr>
          <w:rFonts w:ascii="Calibri Light,Arial" w:eastAsia="Calibri Light,Arial" w:hAnsi="Calibri Light,Arial" w:cs="Calibri Light,Arial"/>
        </w:rPr>
        <w:t xml:space="preserve">. </w:t>
      </w:r>
      <w:r w:rsidR="00B76DED" w:rsidRPr="1CCAE337">
        <w:rPr>
          <w:rFonts w:ascii="Calibri Light" w:eastAsia="Calibri Light" w:hAnsi="Calibri Light" w:cs="Calibri Light"/>
          <w:i/>
        </w:rPr>
        <w:t>E-CIM-CS-09 – Update Response to Original BP Contact</w:t>
      </w:r>
      <w:r w:rsidR="00B76DED" w:rsidRPr="1CCAE337" w:rsidDel="00B76DED">
        <w:rPr>
          <w:rFonts w:ascii="Calibri Light" w:eastAsia="Calibri Light" w:hAnsi="Calibri Light" w:cs="Calibri Light"/>
          <w:i/>
        </w:rPr>
        <w:t xml:space="preserve"> </w:t>
      </w:r>
      <w:r w:rsidR="00EA3EC0" w:rsidRPr="25B35239">
        <w:rPr>
          <w:rFonts w:ascii="Calibri Light" w:eastAsia="Calibri Light" w:hAnsi="Calibri Light" w:cs="Calibri Light"/>
        </w:rPr>
        <w:t xml:space="preserve">will </w:t>
      </w:r>
      <w:r w:rsidR="00F842DB" w:rsidRPr="25B35239">
        <w:rPr>
          <w:rFonts w:ascii="Calibri Light" w:eastAsia="Calibri Light" w:hAnsi="Calibri Light" w:cs="Calibri Light"/>
        </w:rPr>
        <w:t xml:space="preserve">update the existing BP Contact created for the </w:t>
      </w:r>
      <w:r w:rsidR="000C2744" w:rsidRPr="25B35239">
        <w:rPr>
          <w:rFonts w:ascii="Calibri Light" w:eastAsia="Calibri Light" w:hAnsi="Calibri Light" w:cs="Calibri Light"/>
        </w:rPr>
        <w:t>outbound correspondence with these additional</w:t>
      </w:r>
      <w:r w:rsidR="00F842DB" w:rsidRPr="25B35239">
        <w:rPr>
          <w:rFonts w:ascii="Calibri Light" w:eastAsia="Calibri Light" w:hAnsi="Calibri Light" w:cs="Calibri Light"/>
        </w:rPr>
        <w:t xml:space="preserve"> information below:</w:t>
      </w:r>
    </w:p>
    <w:p w14:paraId="015FFE8F" w14:textId="0906F6CA" w:rsidR="00F842DB" w:rsidRDefault="000C2744" w:rsidP="00F842DB">
      <w:pPr>
        <w:pStyle w:val="Heading2Text"/>
        <w:numPr>
          <w:ilvl w:val="0"/>
          <w:numId w:val="38"/>
        </w:numPr>
        <w:rPr>
          <w:rFonts w:ascii="Calibri Light,Arial" w:eastAsia="Calibri Light,Arial" w:hAnsi="Calibri Light,Arial" w:cs="Calibri Light,Arial"/>
        </w:rPr>
      </w:pPr>
      <w:r w:rsidRPr="25B35239">
        <w:rPr>
          <w:rFonts w:ascii="Calibri Light" w:eastAsia="Calibri Light" w:hAnsi="Calibri Light" w:cs="Calibri Light"/>
        </w:rPr>
        <w:t>Additional</w:t>
      </w:r>
      <w:r w:rsidR="00F842DB" w:rsidRPr="25B35239">
        <w:rPr>
          <w:rFonts w:ascii="Calibri Light" w:eastAsia="Calibri Light" w:hAnsi="Calibri Light" w:cs="Calibri Light"/>
        </w:rPr>
        <w:t xml:space="preserve"> Info – ‘Delivered Successfully</w:t>
      </w:r>
      <w:r w:rsidR="00F842DB" w:rsidRPr="25B35239">
        <w:rPr>
          <w:rFonts w:ascii="Calibri Light,Arial" w:eastAsia="Calibri Light,Arial" w:hAnsi="Calibri Light,Arial" w:cs="Calibri Light,Arial"/>
        </w:rPr>
        <w:t>’</w:t>
      </w:r>
    </w:p>
    <w:p w14:paraId="6679702B" w14:textId="3397331C" w:rsidR="00F842DB" w:rsidRPr="00CB0E42" w:rsidRDefault="00F842DB" w:rsidP="00F842DB">
      <w:pPr>
        <w:pStyle w:val="Heading2Text"/>
        <w:numPr>
          <w:ilvl w:val="0"/>
          <w:numId w:val="38"/>
        </w:numPr>
        <w:rPr>
          <w:rFonts w:ascii="Calibri Light,Arial" w:eastAsia="Calibri Light,Arial" w:hAnsi="Calibri Light,Arial" w:cs="Calibri Light,Arial"/>
        </w:rPr>
      </w:pPr>
      <w:r w:rsidRPr="25B35239">
        <w:rPr>
          <w:rFonts w:ascii="Calibri Light" w:eastAsia="Calibri Light" w:hAnsi="Calibri Light" w:cs="Calibri Light"/>
        </w:rPr>
        <w:t>Long Text – Containing text ‘Delivered successfully on &lt;delivered date &amp; time&gt; and customer contact information &lt;customer email id&gt;’</w:t>
      </w:r>
    </w:p>
    <w:p w14:paraId="033966FD" w14:textId="77777777" w:rsidR="00BA6F43" w:rsidRDefault="00BA6F43" w:rsidP="00BA6F43">
      <w:pPr>
        <w:pStyle w:val="Heading2Text"/>
        <w:ind w:left="1620"/>
        <w:rPr>
          <w:rFonts w:ascii="Calibri Light" w:hAnsi="Calibri Light" w:cs="Arial"/>
        </w:rPr>
      </w:pPr>
    </w:p>
    <w:p w14:paraId="6476B434" w14:textId="726B4291" w:rsidR="0004041B" w:rsidRDefault="00D93F3B" w:rsidP="00B23F15">
      <w:pPr>
        <w:pStyle w:val="Heading2Text"/>
        <w:ind w:left="900"/>
        <w:rPr>
          <w:rFonts w:ascii="Calibri Light,Arial" w:eastAsia="Calibri Light,Arial" w:hAnsi="Calibri Light,Arial" w:cs="Calibri Light,Arial"/>
        </w:rPr>
      </w:pPr>
      <w:r w:rsidRPr="25B35239">
        <w:rPr>
          <w:rFonts w:ascii="Calibri Light" w:eastAsia="Calibri Light" w:hAnsi="Calibri Light" w:cs="Calibri Light"/>
        </w:rPr>
        <w:t>If an email is un</w:t>
      </w:r>
      <w:r w:rsidR="00FE3B26" w:rsidRPr="25B35239">
        <w:rPr>
          <w:rFonts w:ascii="Calibri Light" w:eastAsia="Calibri Light" w:hAnsi="Calibri Light" w:cs="Calibri Light"/>
        </w:rPr>
        <w:t xml:space="preserve">delivered </w:t>
      </w:r>
      <w:r w:rsidR="0004041B" w:rsidRPr="25B35239">
        <w:rPr>
          <w:rFonts w:ascii="Calibri Light" w:eastAsia="Calibri Light" w:hAnsi="Calibri Light" w:cs="Calibri Light"/>
        </w:rPr>
        <w:t>after</w:t>
      </w:r>
      <w:r w:rsidR="00492E12" w:rsidRPr="25B35239">
        <w:rPr>
          <w:rFonts w:ascii="Calibri Light,Arial" w:eastAsia="Calibri Light,Arial" w:hAnsi="Calibri Light,Arial" w:cs="Calibri Light,Arial"/>
        </w:rPr>
        <w:t xml:space="preserve"> </w:t>
      </w:r>
      <w:r w:rsidR="006E0503" w:rsidRPr="25B35239">
        <w:rPr>
          <w:rFonts w:ascii="Calibri Light" w:eastAsia="Calibri Light" w:hAnsi="Calibri Light" w:cs="Calibri Light"/>
        </w:rPr>
        <w:t>3</w:t>
      </w:r>
      <w:r w:rsidR="00492E12" w:rsidRPr="25B35239">
        <w:rPr>
          <w:rFonts w:ascii="Calibri Light" w:eastAsia="Calibri Light" w:hAnsi="Calibri Light" w:cs="Calibri Light"/>
        </w:rPr>
        <w:t xml:space="preserve"> retries</w:t>
      </w:r>
      <w:r w:rsidR="006E0503" w:rsidRPr="25B35239">
        <w:rPr>
          <w:rFonts w:ascii="Calibri Light,Arial" w:eastAsia="Calibri Light,Arial" w:hAnsi="Calibri Light,Arial" w:cs="Calibri Light,Arial"/>
        </w:rPr>
        <w:t xml:space="preserve"> </w:t>
      </w:r>
      <w:r w:rsidR="00492E12" w:rsidRPr="25B35239">
        <w:rPr>
          <w:rFonts w:ascii="Calibri Light" w:eastAsia="Calibri Light" w:hAnsi="Calibri Light" w:cs="Calibri Light"/>
        </w:rPr>
        <w:t>(e.g., email server busy, customer has blocked SCE or the email address is inactive)</w:t>
      </w:r>
      <w:r w:rsidRPr="25B35239">
        <w:rPr>
          <w:rFonts w:ascii="Calibri Light,Arial" w:eastAsia="Calibri Light,Arial" w:hAnsi="Calibri Light,Arial" w:cs="Calibri Light,Arial"/>
        </w:rPr>
        <w:t xml:space="preserve">, </w:t>
      </w:r>
      <w:r w:rsidR="008D63EB" w:rsidRPr="25B35239">
        <w:rPr>
          <w:rFonts w:ascii="Calibri Light" w:eastAsia="Calibri Light" w:hAnsi="Calibri Light" w:cs="Calibri Light"/>
        </w:rPr>
        <w:t>th</w:t>
      </w:r>
      <w:r w:rsidR="009A172F" w:rsidRPr="25B35239">
        <w:rPr>
          <w:rFonts w:ascii="Calibri Light" w:eastAsia="Calibri Light" w:hAnsi="Calibri Light" w:cs="Calibri Light"/>
        </w:rPr>
        <w:t>e</w:t>
      </w:r>
      <w:r w:rsidR="008D63EB" w:rsidRPr="25B35239">
        <w:rPr>
          <w:rFonts w:ascii="Calibri Light" w:eastAsia="Calibri Light" w:hAnsi="Calibri Light" w:cs="Calibri Light"/>
        </w:rPr>
        <w:t xml:space="preserve"> SCE </w:t>
      </w:r>
      <w:r w:rsidRPr="25B35239">
        <w:rPr>
          <w:rFonts w:ascii="Calibri Light" w:eastAsia="Calibri Light" w:hAnsi="Calibri Light" w:cs="Calibri Light"/>
        </w:rPr>
        <w:t xml:space="preserve">email </w:t>
      </w:r>
      <w:r w:rsidR="00C66D07" w:rsidRPr="25B35239">
        <w:rPr>
          <w:rFonts w:ascii="Calibri Light" w:eastAsia="Calibri Light" w:hAnsi="Calibri Light" w:cs="Calibri Light"/>
        </w:rPr>
        <w:t xml:space="preserve">server will send the undelivered email </w:t>
      </w:r>
      <w:r w:rsidR="006B2620" w:rsidRPr="25B35239">
        <w:rPr>
          <w:rFonts w:ascii="Calibri Light" w:eastAsia="Calibri Light" w:hAnsi="Calibri Light" w:cs="Calibri Light"/>
        </w:rPr>
        <w:t>status in a file to a file server.</w:t>
      </w:r>
      <w:r w:rsidR="006F4757" w:rsidRPr="25B35239">
        <w:rPr>
          <w:rFonts w:ascii="Calibri Light,Arial" w:eastAsia="Calibri Light,Arial" w:hAnsi="Calibri Light,Arial" w:cs="Calibri Light,Arial"/>
        </w:rPr>
        <w:t xml:space="preserve"> </w:t>
      </w:r>
      <w:r w:rsidR="006B2620" w:rsidRPr="25B35239">
        <w:rPr>
          <w:rFonts w:ascii="Calibri Light,Arial" w:eastAsia="Calibri Light,Arial" w:hAnsi="Calibri Light,Arial" w:cs="Calibri Light,Arial"/>
        </w:rPr>
        <w:t xml:space="preserve"> </w:t>
      </w:r>
      <w:r w:rsidR="006B2620" w:rsidRPr="25B35239">
        <w:rPr>
          <w:rFonts w:ascii="Calibri Light" w:eastAsia="Calibri Light" w:hAnsi="Calibri Light" w:cs="Calibri Light"/>
        </w:rPr>
        <w:t>S/4HANA batch job will pick up these files for processing</w:t>
      </w:r>
      <w:r w:rsidR="00F842DB" w:rsidRPr="25B35239">
        <w:rPr>
          <w:rFonts w:ascii="Calibri Light" w:eastAsia="Calibri Light" w:hAnsi="Calibri Light" w:cs="Calibri Light"/>
        </w:rPr>
        <w:t xml:space="preserve"> using </w:t>
      </w:r>
      <w:r w:rsidR="00F842DB" w:rsidRPr="1CCAE337">
        <w:rPr>
          <w:rFonts w:ascii="Calibri Light" w:eastAsia="Calibri Light" w:hAnsi="Calibri Light" w:cs="Calibri Light"/>
          <w:i/>
        </w:rPr>
        <w:t>E-CIM-CS-09- Update contact detail as bad</w:t>
      </w:r>
      <w:r w:rsidR="00F842DB" w:rsidRPr="25B35239">
        <w:rPr>
          <w:rFonts w:ascii="Calibri Light,Arial" w:eastAsia="Calibri Light,Arial" w:hAnsi="Calibri Light,Arial" w:cs="Calibri Light,Arial"/>
        </w:rPr>
        <w:t xml:space="preserve"> </w:t>
      </w:r>
      <w:r w:rsidR="00F842DB" w:rsidRPr="1CCAE337">
        <w:rPr>
          <w:rFonts w:ascii="Calibri Light" w:eastAsia="Calibri Light" w:hAnsi="Calibri Light" w:cs="Calibri Light"/>
          <w:i/>
        </w:rPr>
        <w:t>and update with a reason</w:t>
      </w:r>
      <w:r w:rsidR="006B2620" w:rsidRPr="25B35239">
        <w:rPr>
          <w:rFonts w:ascii="Calibri Light,Arial" w:eastAsia="Calibri Light,Arial" w:hAnsi="Calibri Light,Arial" w:cs="Calibri Light,Arial"/>
        </w:rPr>
        <w:t xml:space="preserve">. </w:t>
      </w:r>
    </w:p>
    <w:p w14:paraId="7578FA10" w14:textId="331FE418" w:rsidR="000F28C1" w:rsidRDefault="00F2469F" w:rsidP="00B23F15">
      <w:pPr>
        <w:pStyle w:val="Heading2Text"/>
        <w:ind w:left="900"/>
        <w:rPr>
          <w:rFonts w:ascii="Calibri Light,Arial" w:eastAsia="Calibri Light,Arial" w:hAnsi="Calibri Light,Arial" w:cs="Calibri Light,Arial"/>
        </w:rPr>
      </w:pPr>
      <w:r w:rsidRPr="25B35239">
        <w:rPr>
          <w:rFonts w:ascii="Calibri Light" w:eastAsia="Calibri Light" w:hAnsi="Calibri Light" w:cs="Calibri Light"/>
        </w:rPr>
        <w:t xml:space="preserve">If the undelivered email </w:t>
      </w:r>
      <w:r w:rsidR="00BC4829" w:rsidRPr="25B35239">
        <w:rPr>
          <w:rFonts w:ascii="Calibri Light" w:eastAsia="Calibri Light" w:hAnsi="Calibri Light" w:cs="Calibri Light"/>
        </w:rPr>
        <w:t xml:space="preserve">received is related to </w:t>
      </w:r>
      <w:r w:rsidRPr="25B35239">
        <w:rPr>
          <w:rFonts w:ascii="Calibri Light" w:eastAsia="Calibri Light" w:hAnsi="Calibri Light" w:cs="Calibri Light"/>
        </w:rPr>
        <w:t>hard bounce such</w:t>
      </w:r>
      <w:r w:rsidR="00BC4829" w:rsidRPr="25B35239">
        <w:rPr>
          <w:rFonts w:ascii="Calibri Light" w:eastAsia="Calibri Light" w:hAnsi="Calibri Light" w:cs="Calibri Light"/>
        </w:rPr>
        <w:t xml:space="preserve"> as</w:t>
      </w:r>
      <w:r w:rsidRPr="25B35239">
        <w:rPr>
          <w:rFonts w:ascii="Calibri Light" w:eastAsia="Calibri Light" w:hAnsi="Calibri Light" w:cs="Calibri Light"/>
        </w:rPr>
        <w:t xml:space="preserve"> invalid email </w:t>
      </w:r>
      <w:r w:rsidR="00492E12" w:rsidRPr="25B35239">
        <w:rPr>
          <w:rFonts w:ascii="Calibri Light" w:eastAsia="Calibri Light" w:hAnsi="Calibri Light" w:cs="Calibri Light"/>
        </w:rPr>
        <w:t>address (e.g., inactive)</w:t>
      </w:r>
      <w:r w:rsidRPr="25B35239">
        <w:rPr>
          <w:rFonts w:ascii="Calibri Light" w:eastAsia="Calibri Light" w:hAnsi="Calibri Light" w:cs="Calibri Light"/>
        </w:rPr>
        <w:t xml:space="preserve"> or customer has blocked their Inbox from receiving SCE email</w:t>
      </w:r>
      <w:r w:rsidR="00492E12" w:rsidRPr="25B35239">
        <w:rPr>
          <w:rFonts w:ascii="Calibri Light" w:eastAsia="Calibri Light" w:hAnsi="Calibri Light" w:cs="Calibri Light"/>
        </w:rPr>
        <w:t>s</w:t>
      </w:r>
      <w:r w:rsidRPr="25B35239">
        <w:rPr>
          <w:rFonts w:ascii="Calibri Light,Arial" w:eastAsia="Calibri Light,Arial" w:hAnsi="Calibri Light,Arial" w:cs="Calibri Light,Arial"/>
        </w:rPr>
        <w:t>,</w:t>
      </w:r>
      <w:r w:rsidR="002378A7" w:rsidRPr="25B35239">
        <w:rPr>
          <w:rFonts w:ascii="Calibri Light" w:eastAsia="Calibri Light" w:hAnsi="Calibri Light" w:cs="Calibri Light"/>
        </w:rPr>
        <w:t xml:space="preserve"> the </w:t>
      </w:r>
      <w:r w:rsidR="005D53F6" w:rsidRPr="25B35239">
        <w:rPr>
          <w:rFonts w:ascii="Calibri Light" w:eastAsia="Calibri Light" w:hAnsi="Calibri Light" w:cs="Calibri Light"/>
        </w:rPr>
        <w:t xml:space="preserve">specific email </w:t>
      </w:r>
      <w:r w:rsidR="00492E12" w:rsidRPr="25B35239">
        <w:rPr>
          <w:rFonts w:ascii="Calibri Light" w:eastAsia="Calibri Light" w:hAnsi="Calibri Light" w:cs="Calibri Light"/>
        </w:rPr>
        <w:t>address will be</w:t>
      </w:r>
      <w:r w:rsidRPr="25B35239">
        <w:rPr>
          <w:rFonts w:ascii="Calibri Light,Arial" w:eastAsia="Calibri Light,Arial" w:hAnsi="Calibri Light,Arial" w:cs="Calibri Light,Arial"/>
        </w:rPr>
        <w:t xml:space="preserve"> </w:t>
      </w:r>
      <w:r w:rsidR="003D301D" w:rsidRPr="25B35239">
        <w:rPr>
          <w:rFonts w:ascii="Calibri Light" w:eastAsia="Calibri Light" w:hAnsi="Calibri Light" w:cs="Calibri Light"/>
        </w:rPr>
        <w:t>deleted by the system</w:t>
      </w:r>
      <w:r w:rsidRPr="25B35239">
        <w:rPr>
          <w:rFonts w:ascii="Calibri Light,Arial" w:eastAsia="Calibri Light,Arial" w:hAnsi="Calibri Light,Arial" w:cs="Calibri Light,Arial"/>
        </w:rPr>
        <w:t xml:space="preserve"> </w:t>
      </w:r>
      <w:r w:rsidR="005D53F6" w:rsidRPr="25B35239">
        <w:rPr>
          <w:rFonts w:ascii="Calibri Light" w:eastAsia="Calibri Light" w:hAnsi="Calibri Light" w:cs="Calibri Light"/>
        </w:rPr>
        <w:t xml:space="preserve">in S/4HANA </w:t>
      </w:r>
      <w:r w:rsidRPr="25B35239">
        <w:rPr>
          <w:rFonts w:ascii="Calibri Light" w:eastAsia="Calibri Light" w:hAnsi="Calibri Light" w:cs="Calibri Light"/>
        </w:rPr>
        <w:t xml:space="preserve">automatically </w:t>
      </w:r>
      <w:r w:rsidR="00492E12" w:rsidRPr="25B35239">
        <w:rPr>
          <w:rFonts w:ascii="Calibri Light" w:eastAsia="Calibri Light" w:hAnsi="Calibri Light" w:cs="Calibri Light"/>
          <w:b/>
        </w:rPr>
        <w:t>on all BPs</w:t>
      </w:r>
      <w:r w:rsidR="00492E12" w:rsidRPr="25B35239">
        <w:rPr>
          <w:rFonts w:ascii="Calibri Light,Arial" w:eastAsia="Calibri Light,Arial" w:hAnsi="Calibri Light,Arial" w:cs="Calibri Light,Arial"/>
        </w:rPr>
        <w:t xml:space="preserve"> </w:t>
      </w:r>
      <w:r w:rsidR="00951D73" w:rsidRPr="25B35239">
        <w:rPr>
          <w:rFonts w:ascii="Calibri Light" w:eastAsia="Calibri Light" w:hAnsi="Calibri Light" w:cs="Calibri Light"/>
        </w:rPr>
        <w:t xml:space="preserve">having the invalid email address </w:t>
      </w:r>
      <w:r w:rsidRPr="25B35239">
        <w:rPr>
          <w:rFonts w:ascii="Calibri Light" w:eastAsia="Calibri Light" w:hAnsi="Calibri Light" w:cs="Calibri Light"/>
        </w:rPr>
        <w:t xml:space="preserve">using enhancement </w:t>
      </w:r>
      <w:r w:rsidRPr="1CCAE337">
        <w:rPr>
          <w:rFonts w:ascii="Calibri Light" w:eastAsia="Calibri Light" w:hAnsi="Calibri Light" w:cs="Calibri Light"/>
          <w:i/>
        </w:rPr>
        <w:t>E-CIM-CS-09- Update contact detail as bad</w:t>
      </w:r>
      <w:r w:rsidRPr="25B35239">
        <w:rPr>
          <w:rFonts w:ascii="Calibri Light,Arial" w:eastAsia="Calibri Light,Arial" w:hAnsi="Calibri Light,Arial" w:cs="Calibri Light,Arial"/>
        </w:rPr>
        <w:t xml:space="preserve"> </w:t>
      </w:r>
      <w:r w:rsidRPr="1CCAE337">
        <w:rPr>
          <w:rFonts w:ascii="Calibri Light" w:eastAsia="Calibri Light" w:hAnsi="Calibri Light" w:cs="Calibri Light"/>
          <w:i/>
        </w:rPr>
        <w:t>and update with a reason</w:t>
      </w:r>
      <w:r w:rsidR="0004041B" w:rsidRPr="1CCAE337">
        <w:rPr>
          <w:rFonts w:ascii="Calibri Light,Arial" w:eastAsia="Calibri Light,Arial" w:hAnsi="Calibri Light,Arial" w:cs="Calibri Light,Arial"/>
          <w:i/>
        </w:rPr>
        <w:t>.</w:t>
      </w:r>
      <w:r w:rsidR="00492E12" w:rsidRPr="25B35239">
        <w:rPr>
          <w:rFonts w:ascii="Calibri Light,Arial" w:eastAsia="Calibri Light,Arial" w:hAnsi="Calibri Light,Arial" w:cs="Calibri Light,Arial"/>
        </w:rPr>
        <w:t xml:space="preserve"> </w:t>
      </w:r>
    </w:p>
    <w:p w14:paraId="438556C9" w14:textId="6264406E" w:rsidR="00794032" w:rsidRDefault="00F842DB" w:rsidP="00B23F15">
      <w:pPr>
        <w:pStyle w:val="Heading2Text"/>
        <w:ind w:left="900"/>
        <w:rPr>
          <w:rFonts w:ascii="Calibri Light,Arial" w:eastAsia="Calibri Light,Arial" w:hAnsi="Calibri Light,Arial" w:cs="Calibri Light,Arial"/>
        </w:rPr>
      </w:pPr>
      <w:r w:rsidRPr="25B35239">
        <w:rPr>
          <w:rFonts w:ascii="Calibri Light" w:eastAsia="Calibri Light" w:hAnsi="Calibri Light" w:cs="Calibri Light"/>
        </w:rPr>
        <w:t>The existing</w:t>
      </w:r>
      <w:r w:rsidR="005D53F6" w:rsidRPr="25B35239">
        <w:rPr>
          <w:rFonts w:ascii="Calibri Light" w:eastAsia="Calibri Light" w:hAnsi="Calibri Light" w:cs="Calibri Light"/>
        </w:rPr>
        <w:t xml:space="preserve"> BP Contact </w:t>
      </w:r>
      <w:r w:rsidRPr="25B35239">
        <w:rPr>
          <w:rFonts w:ascii="Calibri Light" w:eastAsia="Calibri Light" w:hAnsi="Calibri Light" w:cs="Calibri Light"/>
        </w:rPr>
        <w:t xml:space="preserve">created for the outbound correspondence </w:t>
      </w:r>
      <w:r w:rsidR="005D53F6" w:rsidRPr="25B35239">
        <w:rPr>
          <w:rFonts w:ascii="Calibri Light" w:eastAsia="Calibri Light" w:hAnsi="Calibri Light" w:cs="Calibri Light"/>
        </w:rPr>
        <w:t xml:space="preserve">will be </w:t>
      </w:r>
      <w:r w:rsidRPr="25B35239">
        <w:rPr>
          <w:rFonts w:ascii="Calibri Light" w:eastAsia="Calibri Light" w:hAnsi="Calibri Light" w:cs="Calibri Light"/>
        </w:rPr>
        <w:t>updated</w:t>
      </w:r>
      <w:r w:rsidR="004A2483" w:rsidRPr="25B35239">
        <w:rPr>
          <w:rFonts w:ascii="Calibri Light,Arial" w:eastAsia="Calibri Light,Arial" w:hAnsi="Calibri Light,Arial" w:cs="Calibri Light,Arial"/>
        </w:rPr>
        <w:t xml:space="preserve"> </w:t>
      </w:r>
      <w:r w:rsidR="00951D73" w:rsidRPr="25B35239">
        <w:rPr>
          <w:rFonts w:ascii="Calibri Light" w:eastAsia="Calibri Light" w:hAnsi="Calibri Light" w:cs="Calibri Light"/>
        </w:rPr>
        <w:t xml:space="preserve">with undelivered information </w:t>
      </w:r>
      <w:r w:rsidR="004A2483" w:rsidRPr="25B35239">
        <w:rPr>
          <w:rFonts w:ascii="Calibri Light" w:eastAsia="Calibri Light" w:hAnsi="Calibri Light" w:cs="Calibri Light"/>
        </w:rPr>
        <w:t xml:space="preserve">using </w:t>
      </w:r>
      <w:r w:rsidR="00B76DED" w:rsidRPr="1CCAE337">
        <w:rPr>
          <w:rFonts w:ascii="Calibri Light" w:eastAsia="Calibri Light" w:hAnsi="Calibri Light" w:cs="Calibri Light"/>
          <w:i/>
        </w:rPr>
        <w:t>E-CIM-CS-09 – Update Response to Original BP Contact</w:t>
      </w:r>
      <w:r w:rsidR="00B76DED" w:rsidRPr="1CCAE337" w:rsidDel="00B76DED">
        <w:rPr>
          <w:rFonts w:ascii="Calibri Light" w:eastAsia="Calibri Light" w:hAnsi="Calibri Light" w:cs="Calibri Light"/>
          <w:i/>
        </w:rPr>
        <w:t xml:space="preserve"> </w:t>
      </w:r>
      <w:r w:rsidR="00794032" w:rsidRPr="25B35239">
        <w:rPr>
          <w:rFonts w:ascii="Calibri Light" w:eastAsia="Calibri Light" w:hAnsi="Calibri Light" w:cs="Calibri Light"/>
        </w:rPr>
        <w:t xml:space="preserve">when the system successfully </w:t>
      </w:r>
      <w:r w:rsidR="00853425" w:rsidRPr="25B35239">
        <w:rPr>
          <w:rFonts w:ascii="Calibri Light" w:eastAsia="Calibri Light" w:hAnsi="Calibri Light" w:cs="Calibri Light"/>
        </w:rPr>
        <w:t>deleted</w:t>
      </w:r>
      <w:r w:rsidR="00794032" w:rsidRPr="25B35239">
        <w:rPr>
          <w:rFonts w:ascii="Calibri Light" w:eastAsia="Calibri Light" w:hAnsi="Calibri Light" w:cs="Calibri Light"/>
        </w:rPr>
        <w:t xml:space="preserve"> the </w:t>
      </w:r>
      <w:r w:rsidR="00816D97" w:rsidRPr="25B35239">
        <w:rPr>
          <w:rFonts w:ascii="Calibri Light" w:eastAsia="Calibri Light" w:hAnsi="Calibri Light" w:cs="Calibri Light"/>
        </w:rPr>
        <w:t>email</w:t>
      </w:r>
      <w:r w:rsidR="00794032" w:rsidRPr="25B35239">
        <w:rPr>
          <w:rFonts w:ascii="Calibri Light,Arial" w:eastAsia="Calibri Light,Arial" w:hAnsi="Calibri Light,Arial" w:cs="Calibri Light,Arial"/>
        </w:rPr>
        <w:t xml:space="preserve"> </w:t>
      </w:r>
      <w:r w:rsidR="00492E12" w:rsidRPr="25B35239">
        <w:rPr>
          <w:rFonts w:ascii="Calibri Light" w:eastAsia="Calibri Light" w:hAnsi="Calibri Light" w:cs="Calibri Light"/>
        </w:rPr>
        <w:t>address</w:t>
      </w:r>
      <w:r w:rsidR="00853425" w:rsidRPr="25B35239">
        <w:rPr>
          <w:rFonts w:ascii="Calibri Light" w:eastAsia="Calibri Light" w:hAnsi="Calibri Light" w:cs="Calibri Light"/>
        </w:rPr>
        <w:t xml:space="preserve"> from </w:t>
      </w:r>
      <w:r w:rsidR="00794032" w:rsidRPr="25B35239">
        <w:rPr>
          <w:rFonts w:ascii="Calibri Light" w:eastAsia="Calibri Light" w:hAnsi="Calibri Light" w:cs="Calibri Light"/>
        </w:rPr>
        <w:t xml:space="preserve">the </w:t>
      </w:r>
      <w:r w:rsidR="00492E12" w:rsidRPr="25B35239">
        <w:rPr>
          <w:rFonts w:ascii="Calibri Light" w:eastAsia="Calibri Light" w:hAnsi="Calibri Light" w:cs="Calibri Light"/>
        </w:rPr>
        <w:t>system on each BP</w:t>
      </w:r>
      <w:r w:rsidR="00794032" w:rsidRPr="25B35239">
        <w:rPr>
          <w:rFonts w:ascii="Calibri Light" w:eastAsia="Calibri Light" w:hAnsi="Calibri Light" w:cs="Calibri Light"/>
        </w:rPr>
        <w:t>. This type of BP Contact will be visible for user in Hybris C4C</w:t>
      </w:r>
      <w:r w:rsidR="00FA1145" w:rsidRPr="25B35239">
        <w:rPr>
          <w:rFonts w:ascii="Calibri Light,Arial" w:eastAsia="Calibri Light,Arial" w:hAnsi="Calibri Light,Arial" w:cs="Calibri Light,Arial"/>
        </w:rPr>
        <w:t xml:space="preserve">. </w:t>
      </w:r>
      <w:r w:rsidR="004A2483" w:rsidRPr="25B35239">
        <w:rPr>
          <w:rFonts w:ascii="Calibri Light" w:eastAsia="Calibri Light" w:hAnsi="Calibri Light" w:cs="Calibri Light"/>
        </w:rPr>
        <w:t>If user wants to check the list of customer contact that</w:t>
      </w:r>
      <w:r w:rsidR="009A172F" w:rsidRPr="25B35239">
        <w:rPr>
          <w:rFonts w:ascii="Calibri Light" w:eastAsia="Calibri Light" w:hAnsi="Calibri Light" w:cs="Calibri Light"/>
        </w:rPr>
        <w:t xml:space="preserve"> has been deleted by</w:t>
      </w:r>
      <w:r w:rsidR="004A2483" w:rsidRPr="25B35239">
        <w:rPr>
          <w:rFonts w:ascii="Calibri Light,Arial" w:eastAsia="Calibri Light,Arial" w:hAnsi="Calibri Light,Arial" w:cs="Calibri Light,Arial"/>
        </w:rPr>
        <w:t xml:space="preserve"> </w:t>
      </w:r>
      <w:r w:rsidR="000E293D" w:rsidRPr="25B35239">
        <w:rPr>
          <w:rFonts w:ascii="Calibri Light" w:eastAsia="Calibri Light" w:hAnsi="Calibri Light" w:cs="Calibri Light"/>
        </w:rPr>
        <w:t xml:space="preserve">the </w:t>
      </w:r>
      <w:r w:rsidR="004A2483" w:rsidRPr="25B35239">
        <w:rPr>
          <w:rFonts w:ascii="Calibri Light" w:eastAsia="Calibri Light" w:hAnsi="Calibri Light" w:cs="Calibri Light"/>
        </w:rPr>
        <w:t xml:space="preserve">system for a particular period, user can use </w:t>
      </w:r>
      <w:r w:rsidR="009A172F" w:rsidRPr="25B35239">
        <w:rPr>
          <w:rFonts w:ascii="Calibri Light" w:eastAsia="Calibri Light" w:hAnsi="Calibri Light" w:cs="Calibri Light"/>
        </w:rPr>
        <w:t xml:space="preserve">a </w:t>
      </w:r>
      <w:r w:rsidR="004A2483" w:rsidRPr="25B35239">
        <w:rPr>
          <w:rFonts w:ascii="Calibri Light" w:eastAsia="Calibri Light" w:hAnsi="Calibri Light" w:cs="Calibri Light"/>
        </w:rPr>
        <w:t>s</w:t>
      </w:r>
      <w:r w:rsidR="00794032" w:rsidRPr="25B35239">
        <w:rPr>
          <w:rFonts w:ascii="Calibri Light" w:eastAsia="Calibri Light" w:hAnsi="Calibri Light" w:cs="Calibri Light"/>
        </w:rPr>
        <w:t xml:space="preserve">elf-service report </w:t>
      </w:r>
      <w:r w:rsidR="004A2483" w:rsidRPr="25B35239">
        <w:rPr>
          <w:rFonts w:ascii="Calibri Light" w:eastAsia="Calibri Light" w:hAnsi="Calibri Light" w:cs="Calibri Light"/>
        </w:rPr>
        <w:t xml:space="preserve">to extract this type of BP Contact. </w:t>
      </w:r>
      <w:r w:rsidR="00951D73" w:rsidRPr="25B35239">
        <w:rPr>
          <w:rFonts w:ascii="Calibri Light" w:eastAsia="Calibri Light" w:hAnsi="Calibri Light" w:cs="Calibri Light"/>
        </w:rPr>
        <w:t xml:space="preserve">If the email address is deleted from a BP, the existing BP Contact for the outbound correspondence will be updated with these </w:t>
      </w:r>
      <w:r w:rsidR="000C2744" w:rsidRPr="25B35239">
        <w:rPr>
          <w:rFonts w:ascii="Calibri Light" w:eastAsia="Calibri Light" w:hAnsi="Calibri Light" w:cs="Calibri Light"/>
        </w:rPr>
        <w:t xml:space="preserve">additional </w:t>
      </w:r>
      <w:r w:rsidR="00951D73" w:rsidRPr="25B35239">
        <w:rPr>
          <w:rFonts w:ascii="Calibri Light" w:eastAsia="Calibri Light" w:hAnsi="Calibri Light" w:cs="Calibri Light"/>
        </w:rPr>
        <w:t>information:</w:t>
      </w:r>
      <w:r w:rsidR="009E5F9F" w:rsidRPr="25B35239" w:rsidDel="009E5F9F">
        <w:rPr>
          <w:rFonts w:ascii="Calibri Light,Arial" w:eastAsia="Calibri Light,Arial" w:hAnsi="Calibri Light,Arial" w:cs="Calibri Light,Arial"/>
        </w:rPr>
        <w:t xml:space="preserve"> </w:t>
      </w:r>
    </w:p>
    <w:p w14:paraId="34870112" w14:textId="163EF5A5" w:rsidR="00982156" w:rsidRDefault="000C2744" w:rsidP="004A2483">
      <w:pPr>
        <w:pStyle w:val="Heading2Text"/>
        <w:numPr>
          <w:ilvl w:val="0"/>
          <w:numId w:val="38"/>
        </w:numPr>
        <w:rPr>
          <w:rFonts w:ascii="Calibri Light,Arial" w:eastAsia="Calibri Light,Arial" w:hAnsi="Calibri Light,Arial" w:cs="Calibri Light,Arial"/>
        </w:rPr>
      </w:pPr>
      <w:r w:rsidRPr="25B35239">
        <w:rPr>
          <w:rFonts w:ascii="Calibri Light" w:eastAsia="Calibri Light" w:hAnsi="Calibri Light" w:cs="Calibri Light"/>
        </w:rPr>
        <w:t>Additional</w:t>
      </w:r>
      <w:r w:rsidR="00982156" w:rsidRPr="25B35239">
        <w:rPr>
          <w:rFonts w:ascii="Calibri Light" w:eastAsia="Calibri Light" w:hAnsi="Calibri Light" w:cs="Calibri Light"/>
        </w:rPr>
        <w:t xml:space="preserve"> Info </w:t>
      </w:r>
      <w:r w:rsidR="00951D73" w:rsidRPr="25B35239">
        <w:rPr>
          <w:rFonts w:ascii="Calibri Light,Arial" w:eastAsia="Calibri Light,Arial" w:hAnsi="Calibri Light,Arial" w:cs="Calibri Light,Arial"/>
        </w:rPr>
        <w:t>–</w:t>
      </w:r>
      <w:r w:rsidR="00982156" w:rsidRPr="25B35239">
        <w:rPr>
          <w:rFonts w:ascii="Calibri Light,Arial" w:eastAsia="Calibri Light,Arial" w:hAnsi="Calibri Light,Arial" w:cs="Calibri Light,Arial"/>
        </w:rPr>
        <w:t xml:space="preserve"> </w:t>
      </w:r>
      <w:r w:rsidR="00951D73" w:rsidRPr="25B35239">
        <w:rPr>
          <w:rFonts w:ascii="Calibri Light" w:eastAsia="Calibri Light" w:hAnsi="Calibri Light" w:cs="Calibri Light"/>
        </w:rPr>
        <w:t>‘Undelivered – Hard bounce’</w:t>
      </w:r>
    </w:p>
    <w:p w14:paraId="22454FAD" w14:textId="2756F4FB" w:rsidR="00951D73" w:rsidRPr="00951D73" w:rsidRDefault="00951D73" w:rsidP="00951D73">
      <w:pPr>
        <w:pStyle w:val="Heading2Text"/>
        <w:numPr>
          <w:ilvl w:val="0"/>
          <w:numId w:val="38"/>
        </w:numPr>
        <w:rPr>
          <w:rFonts w:ascii="Calibri Light,Arial" w:eastAsia="Calibri Light,Arial" w:hAnsi="Calibri Light,Arial" w:cs="Calibri Light,Arial"/>
        </w:rPr>
      </w:pPr>
      <w:r w:rsidRPr="25B35239">
        <w:rPr>
          <w:rFonts w:ascii="Calibri Light" w:eastAsia="Calibri Light" w:hAnsi="Calibri Light" w:cs="Calibri Light"/>
        </w:rPr>
        <w:t xml:space="preserve">Long Text – Containing text ‘Undelivered due to &lt;reason&gt; on &lt;Undelivered date and time&gt; </w:t>
      </w:r>
      <w:r w:rsidR="00982156" w:rsidRPr="25B35239">
        <w:rPr>
          <w:rFonts w:ascii="Calibri Light" w:eastAsia="Calibri Light" w:hAnsi="Calibri Light" w:cs="Calibri Light"/>
        </w:rPr>
        <w:t xml:space="preserve">and </w:t>
      </w:r>
      <w:r w:rsidRPr="25B35239">
        <w:rPr>
          <w:rFonts w:ascii="Calibri Light" w:eastAsia="Calibri Light" w:hAnsi="Calibri Light" w:cs="Calibri Light"/>
        </w:rPr>
        <w:t>&lt;</w:t>
      </w:r>
      <w:r w:rsidR="00982156" w:rsidRPr="25B35239">
        <w:rPr>
          <w:rFonts w:ascii="Calibri Light" w:eastAsia="Calibri Light" w:hAnsi="Calibri Light" w:cs="Calibri Light"/>
        </w:rPr>
        <w:t>email id</w:t>
      </w:r>
      <w:r w:rsidRPr="25B35239">
        <w:rPr>
          <w:rFonts w:ascii="Calibri Light" w:eastAsia="Calibri Light" w:hAnsi="Calibri Light" w:cs="Calibri Light"/>
        </w:rPr>
        <w:t>&gt;</w:t>
      </w:r>
      <w:r w:rsidR="006B7411" w:rsidRPr="25B35239">
        <w:rPr>
          <w:rFonts w:ascii="Calibri Light" w:eastAsia="Calibri Light" w:hAnsi="Calibri Light" w:cs="Calibri Light"/>
        </w:rPr>
        <w:t xml:space="preserve"> is deleted by system’.</w:t>
      </w:r>
    </w:p>
    <w:p w14:paraId="10D76DE5" w14:textId="584C71DD" w:rsidR="00A20526" w:rsidRDefault="009E5F9F" w:rsidP="00FA1145">
      <w:pPr>
        <w:pStyle w:val="Heading2Text"/>
        <w:ind w:left="900"/>
        <w:rPr>
          <w:rFonts w:ascii="Calibri Light,Arial" w:eastAsia="Calibri Light,Arial" w:hAnsi="Calibri Light,Arial" w:cs="Calibri Light,Arial"/>
        </w:rPr>
      </w:pPr>
      <w:r w:rsidRPr="25B35239">
        <w:rPr>
          <w:rFonts w:ascii="Calibri Light" w:eastAsia="Calibri Light" w:hAnsi="Calibri Light" w:cs="Calibri Light"/>
        </w:rPr>
        <w:t>If the invalid email address is deleted from multiple BPs</w:t>
      </w:r>
      <w:r w:rsidRPr="25B35239">
        <w:rPr>
          <w:rFonts w:ascii="Calibri Light,Arial" w:eastAsia="Calibri Light,Arial" w:hAnsi="Calibri Light,Arial" w:cs="Calibri Light,Arial"/>
        </w:rPr>
        <w:t xml:space="preserve">, </w:t>
      </w:r>
      <w:r w:rsidRPr="25B35239">
        <w:rPr>
          <w:rFonts w:ascii="Calibri Light" w:eastAsia="Calibri Light" w:hAnsi="Calibri Light" w:cs="Calibri Light"/>
        </w:rPr>
        <w:t>a new BP Contact will be created for each of the BP that does not have a BP Contact created for outbound correspondence</w:t>
      </w:r>
      <w:r w:rsidR="00EA3EC0" w:rsidRPr="25B35239">
        <w:rPr>
          <w:rFonts w:ascii="Calibri Light" w:eastAsia="Calibri Light" w:hAnsi="Calibri Light" w:cs="Calibri Light"/>
        </w:rPr>
        <w:t xml:space="preserve"> using </w:t>
      </w:r>
      <w:r w:rsidR="00EA3EC0" w:rsidRPr="1CCAE337">
        <w:rPr>
          <w:rFonts w:ascii="Calibri Light" w:eastAsia="Calibri Light" w:hAnsi="Calibri Light" w:cs="Calibri Light"/>
          <w:i/>
        </w:rPr>
        <w:t>E-CIM-CS-09 – Update Response to Original BP Contact</w:t>
      </w:r>
      <w:r w:rsidRPr="25B35239">
        <w:rPr>
          <w:rFonts w:ascii="Calibri Light" w:eastAsia="Calibri Light" w:hAnsi="Calibri Light" w:cs="Calibri Light"/>
        </w:rPr>
        <w:t>. The BP Contact will have these information:</w:t>
      </w:r>
    </w:p>
    <w:p w14:paraId="3483F0F8" w14:textId="4B2D9405" w:rsidR="009E5F9F" w:rsidRPr="009E5F9F" w:rsidRDefault="009E5F9F" w:rsidP="009947CE">
      <w:pPr>
        <w:pStyle w:val="Heading2Text"/>
        <w:numPr>
          <w:ilvl w:val="0"/>
          <w:numId w:val="38"/>
        </w:numPr>
        <w:rPr>
          <w:rFonts w:ascii="Calibri Light,Arial" w:eastAsia="Calibri Light,Arial" w:hAnsi="Calibri Light,Arial" w:cs="Calibri Light,Arial"/>
        </w:rPr>
      </w:pPr>
      <w:r w:rsidRPr="25B35239">
        <w:rPr>
          <w:rFonts w:ascii="Calibri Light" w:eastAsia="Calibri Light" w:hAnsi="Calibri Light" w:cs="Calibri Light"/>
        </w:rPr>
        <w:t>BP Name &amp;</w:t>
      </w:r>
      <w:r w:rsidRPr="25B35239">
        <w:rPr>
          <w:rFonts w:ascii="Calibri Light,Arial" w:eastAsia="Calibri Light,Arial" w:hAnsi="Calibri Light,Arial" w:cs="Calibri Light,Arial"/>
        </w:rPr>
        <w:t xml:space="preserve"> </w:t>
      </w:r>
      <w:r w:rsidRPr="25B35239">
        <w:rPr>
          <w:rFonts w:ascii="Calibri Light" w:eastAsia="Calibri Light" w:hAnsi="Calibri Light" w:cs="Calibri Light"/>
        </w:rPr>
        <w:t xml:space="preserve">BP Number </w:t>
      </w:r>
    </w:p>
    <w:p w14:paraId="44C0276B" w14:textId="26CBA695" w:rsidR="009E5F9F" w:rsidRDefault="009E5F9F" w:rsidP="009E5F9F">
      <w:pPr>
        <w:pStyle w:val="Heading2Text"/>
        <w:numPr>
          <w:ilvl w:val="0"/>
          <w:numId w:val="38"/>
        </w:numPr>
        <w:rPr>
          <w:rFonts w:ascii="Calibri Light,Arial" w:eastAsia="Calibri Light,Arial" w:hAnsi="Calibri Light,Arial" w:cs="Calibri Light,Arial"/>
        </w:rPr>
      </w:pPr>
      <w:r w:rsidRPr="770BDB59">
        <w:rPr>
          <w:rFonts w:ascii="Calibri Light" w:eastAsia="Calibri Light" w:hAnsi="Calibri Light" w:cs="Calibri Light"/>
        </w:rPr>
        <w:t>Class – ‘Invalid Customer Info’</w:t>
      </w:r>
    </w:p>
    <w:p w14:paraId="3176B2C9" w14:textId="143B1259" w:rsidR="009E5F9F" w:rsidRPr="009E5F9F" w:rsidRDefault="009E5F9F" w:rsidP="009947CE">
      <w:pPr>
        <w:pStyle w:val="Heading2Text"/>
        <w:numPr>
          <w:ilvl w:val="0"/>
          <w:numId w:val="38"/>
        </w:numPr>
        <w:rPr>
          <w:rFonts w:ascii="Calibri Light,Arial" w:eastAsia="Calibri Light,Arial" w:hAnsi="Calibri Light,Arial" w:cs="Calibri Light,Arial"/>
        </w:rPr>
      </w:pPr>
      <w:r w:rsidRPr="770BDB59">
        <w:rPr>
          <w:rFonts w:ascii="Calibri Light" w:eastAsia="Calibri Light" w:hAnsi="Calibri Light" w:cs="Calibri Light"/>
        </w:rPr>
        <w:t xml:space="preserve">Action </w:t>
      </w:r>
      <w:r w:rsidRPr="770BDB59">
        <w:rPr>
          <w:rFonts w:ascii="Calibri Light,Arial" w:eastAsia="Calibri Light,Arial" w:hAnsi="Calibri Light,Arial" w:cs="Calibri Light,Arial"/>
        </w:rPr>
        <w:t xml:space="preserve">– </w:t>
      </w:r>
      <w:r w:rsidRPr="770BDB59">
        <w:rPr>
          <w:rFonts w:ascii="Calibri Light" w:eastAsia="Calibri Light" w:hAnsi="Calibri Light" w:cs="Calibri Light"/>
        </w:rPr>
        <w:t>‘Hard bounce’</w:t>
      </w:r>
    </w:p>
    <w:p w14:paraId="20975F33" w14:textId="77801FC1" w:rsidR="009E5F9F" w:rsidRDefault="009E5F9F" w:rsidP="009E5F9F">
      <w:pPr>
        <w:pStyle w:val="Heading2Text"/>
        <w:numPr>
          <w:ilvl w:val="0"/>
          <w:numId w:val="38"/>
        </w:numPr>
        <w:rPr>
          <w:rFonts w:ascii="Calibri Light,Arial" w:eastAsia="Calibri Light,Arial" w:hAnsi="Calibri Light,Arial" w:cs="Calibri Light,Arial"/>
        </w:rPr>
      </w:pPr>
      <w:r w:rsidRPr="770BDB59">
        <w:rPr>
          <w:rFonts w:ascii="Calibri Light" w:eastAsia="Calibri Light" w:hAnsi="Calibri Light" w:cs="Calibri Light"/>
        </w:rPr>
        <w:t>Type – ‘Email’</w:t>
      </w:r>
    </w:p>
    <w:p w14:paraId="6A2BE7E3" w14:textId="3B812313" w:rsidR="009E5F9F" w:rsidRDefault="009E5F9F" w:rsidP="009E5F9F">
      <w:pPr>
        <w:pStyle w:val="Heading2Text"/>
        <w:numPr>
          <w:ilvl w:val="0"/>
          <w:numId w:val="38"/>
        </w:numPr>
        <w:rPr>
          <w:rFonts w:ascii="Calibri Light,Arial" w:eastAsia="Calibri Light,Arial" w:hAnsi="Calibri Light,Arial" w:cs="Calibri Light,Arial"/>
        </w:rPr>
      </w:pPr>
      <w:r w:rsidRPr="25B35239">
        <w:rPr>
          <w:rFonts w:ascii="Calibri Light" w:eastAsia="Calibri Light" w:hAnsi="Calibri Light" w:cs="Calibri Light"/>
        </w:rPr>
        <w:t>In/Outgoing – ‘Incoming’</w:t>
      </w:r>
    </w:p>
    <w:p w14:paraId="7C6607C0" w14:textId="77777777" w:rsidR="006B7411" w:rsidRDefault="009E5F9F" w:rsidP="009E5F9F">
      <w:pPr>
        <w:pStyle w:val="Heading2Text"/>
        <w:numPr>
          <w:ilvl w:val="0"/>
          <w:numId w:val="38"/>
        </w:numPr>
        <w:rPr>
          <w:rFonts w:ascii="Calibri Light,Arial" w:eastAsia="Calibri Light,Arial" w:hAnsi="Calibri Light,Arial" w:cs="Calibri Light,Arial"/>
        </w:rPr>
      </w:pPr>
      <w:r w:rsidRPr="770BDB59">
        <w:rPr>
          <w:rFonts w:ascii="Calibri Light" w:eastAsia="Calibri Light" w:hAnsi="Calibri Light" w:cs="Calibri Light"/>
        </w:rPr>
        <w:t xml:space="preserve">Date/Time – </w:t>
      </w:r>
      <w:r w:rsidR="006B7411" w:rsidRPr="770BDB59">
        <w:rPr>
          <w:rFonts w:ascii="Calibri Light" w:eastAsia="Calibri Light" w:hAnsi="Calibri Light" w:cs="Calibri Light"/>
        </w:rPr>
        <w:t>System date and time</w:t>
      </w:r>
    </w:p>
    <w:p w14:paraId="0A4E6D7B" w14:textId="70F37188" w:rsidR="009E5F9F" w:rsidRPr="006B7411" w:rsidRDefault="009E5F9F" w:rsidP="006B7411">
      <w:pPr>
        <w:pStyle w:val="Heading2Text"/>
        <w:numPr>
          <w:ilvl w:val="0"/>
          <w:numId w:val="38"/>
        </w:numPr>
        <w:rPr>
          <w:rFonts w:ascii="Calibri Light,Arial" w:eastAsia="Calibri Light,Arial" w:hAnsi="Calibri Light,Arial" w:cs="Calibri Light,Arial"/>
        </w:rPr>
      </w:pPr>
      <w:r w:rsidRPr="25B35239">
        <w:rPr>
          <w:rFonts w:ascii="Calibri Light,Arial" w:eastAsia="Calibri Light,Arial" w:hAnsi="Calibri Light,Arial" w:cs="Calibri Light,Arial"/>
        </w:rPr>
        <w:lastRenderedPageBreak/>
        <w:t xml:space="preserve"> </w:t>
      </w:r>
      <w:r w:rsidRPr="25B35239">
        <w:rPr>
          <w:rFonts w:ascii="Calibri Light" w:eastAsia="Calibri Light" w:hAnsi="Calibri Light" w:cs="Calibri Light"/>
        </w:rPr>
        <w:t>Long Text – Containing text ‘</w:t>
      </w:r>
      <w:r w:rsidR="006B7411" w:rsidRPr="25B35239">
        <w:rPr>
          <w:rFonts w:ascii="Calibri Light" w:eastAsia="Calibri Light" w:hAnsi="Calibri Light" w:cs="Calibri Light"/>
        </w:rPr>
        <w:t>Invalid customer contact information</w:t>
      </w:r>
      <w:r w:rsidRPr="25B35239">
        <w:rPr>
          <w:rFonts w:ascii="Calibri Light" w:eastAsia="Calibri Light" w:hAnsi="Calibri Light" w:cs="Calibri Light"/>
        </w:rPr>
        <w:t xml:space="preserve"> &lt;reason&gt;</w:t>
      </w:r>
      <w:r w:rsidR="006B7411" w:rsidRPr="25B35239">
        <w:rPr>
          <w:rFonts w:ascii="Calibri Light,Arial" w:eastAsia="Calibri Light,Arial" w:hAnsi="Calibri Light,Arial" w:cs="Calibri Light,Arial"/>
        </w:rPr>
        <w:t>.</w:t>
      </w:r>
      <w:r w:rsidRPr="25B35239">
        <w:rPr>
          <w:rFonts w:ascii="Calibri Light" w:eastAsia="Calibri Light" w:hAnsi="Calibri Light" w:cs="Calibri Light"/>
        </w:rPr>
        <w:t xml:space="preserve"> &lt;email id&gt;</w:t>
      </w:r>
      <w:r w:rsidR="006B7411" w:rsidRPr="25B35239">
        <w:rPr>
          <w:rFonts w:ascii="Calibri Light" w:eastAsia="Calibri Light" w:hAnsi="Calibri Light" w:cs="Calibri Light"/>
        </w:rPr>
        <w:t xml:space="preserve"> is deleted by system’.</w:t>
      </w:r>
    </w:p>
    <w:p w14:paraId="587825B1" w14:textId="371483A8" w:rsidR="00A93700" w:rsidRDefault="00721D87" w:rsidP="00FA1145">
      <w:pPr>
        <w:pStyle w:val="Heading2Text"/>
        <w:ind w:left="900"/>
        <w:rPr>
          <w:rFonts w:ascii="Calibri Light,Arial" w:eastAsia="Calibri Light,Arial" w:hAnsi="Calibri Light,Arial" w:cs="Calibri Light,Arial"/>
        </w:rPr>
      </w:pPr>
      <w:r>
        <w:rPr>
          <w:rFonts w:ascii="Calibri Light" w:eastAsia="Calibri Light" w:hAnsi="Calibri Light" w:cs="Calibri Light"/>
        </w:rPr>
        <w:t xml:space="preserve">If the system is unable to delete the email address (e.g., </w:t>
      </w:r>
      <w:r w:rsidR="00A93700" w:rsidRPr="25B35239">
        <w:rPr>
          <w:rFonts w:ascii="Calibri Light" w:eastAsia="Calibri Light" w:hAnsi="Calibri Light" w:cs="Calibri Light"/>
        </w:rPr>
        <w:t xml:space="preserve">user has the BP open </w:t>
      </w:r>
      <w:r w:rsidR="0094527A" w:rsidRPr="25B35239">
        <w:rPr>
          <w:rFonts w:ascii="Calibri Light" w:eastAsia="Calibri Light" w:hAnsi="Calibri Light" w:cs="Calibri Light"/>
        </w:rPr>
        <w:t xml:space="preserve">in the system </w:t>
      </w:r>
      <w:r w:rsidR="00A93700" w:rsidRPr="25B35239">
        <w:rPr>
          <w:rFonts w:ascii="Calibri Light" w:eastAsia="Calibri Light" w:hAnsi="Calibri Light" w:cs="Calibri Light"/>
        </w:rPr>
        <w:t xml:space="preserve">for editing </w:t>
      </w:r>
      <w:r>
        <w:rPr>
          <w:rFonts w:ascii="Calibri Light" w:eastAsia="Calibri Light" w:hAnsi="Calibri Light" w:cs="Calibri Light"/>
        </w:rPr>
        <w:t>or other failure reason) a</w:t>
      </w:r>
      <w:r w:rsidR="004A2483" w:rsidRPr="25B35239">
        <w:rPr>
          <w:rFonts w:ascii="Calibri Light" w:eastAsia="Calibri Light" w:hAnsi="Calibri Light" w:cs="Calibri Light"/>
        </w:rPr>
        <w:t xml:space="preserve"> </w:t>
      </w:r>
      <w:r w:rsidR="006B7411" w:rsidRPr="25B35239">
        <w:rPr>
          <w:rFonts w:ascii="Calibri Light" w:eastAsia="Calibri Light" w:hAnsi="Calibri Light" w:cs="Calibri Light"/>
        </w:rPr>
        <w:t>Ticket</w:t>
      </w:r>
      <w:r w:rsidR="0021040C">
        <w:rPr>
          <w:rFonts w:ascii="Calibri Light" w:eastAsia="Calibri Light" w:hAnsi="Calibri Light" w:cs="Calibri Light"/>
        </w:rPr>
        <w:t xml:space="preserve"> ‘Account Maintenance – Contact/Alert Preferences’</w:t>
      </w:r>
      <w:r w:rsidR="006B7411" w:rsidRPr="25B35239">
        <w:rPr>
          <w:rFonts w:ascii="Calibri Light" w:eastAsia="Calibri Light" w:hAnsi="Calibri Light" w:cs="Calibri Light"/>
        </w:rPr>
        <w:t xml:space="preserve"> </w:t>
      </w:r>
      <w:r w:rsidR="004A2483" w:rsidRPr="25B35239">
        <w:rPr>
          <w:rFonts w:ascii="Calibri Light" w:eastAsia="Calibri Light" w:hAnsi="Calibri Light" w:cs="Calibri Light"/>
        </w:rPr>
        <w:t>will be create</w:t>
      </w:r>
      <w:r w:rsidR="00AE7849">
        <w:rPr>
          <w:rFonts w:ascii="Calibri Light" w:eastAsia="Calibri Light" w:hAnsi="Calibri Light" w:cs="Calibri Light"/>
        </w:rPr>
        <w:t>d</w:t>
      </w:r>
      <w:r w:rsidR="004A2483" w:rsidRPr="25B35239">
        <w:rPr>
          <w:rFonts w:ascii="Calibri Light" w:eastAsia="Calibri Light" w:hAnsi="Calibri Light" w:cs="Calibri Light"/>
        </w:rPr>
        <w:t xml:space="preserve"> automatically using</w:t>
      </w:r>
      <w:r w:rsidR="004A2483" w:rsidRPr="1CCAE337">
        <w:rPr>
          <w:rFonts w:ascii="Calibri Light" w:eastAsia="Calibri Light" w:hAnsi="Calibri Light" w:cs="Calibri Light"/>
          <w:i/>
        </w:rPr>
        <w:t xml:space="preserve"> E-CIM-CS-09- Update contact detail as bad</w:t>
      </w:r>
      <w:r w:rsidR="004A2483" w:rsidRPr="25B35239">
        <w:rPr>
          <w:rFonts w:ascii="Calibri Light,Arial" w:eastAsia="Calibri Light,Arial" w:hAnsi="Calibri Light,Arial" w:cs="Calibri Light,Arial"/>
        </w:rPr>
        <w:t xml:space="preserve"> </w:t>
      </w:r>
      <w:r w:rsidR="004A2483" w:rsidRPr="25B35239">
        <w:rPr>
          <w:rFonts w:ascii="Calibri Light" w:eastAsia="Calibri Light" w:hAnsi="Calibri Light" w:cs="Calibri Light"/>
        </w:rPr>
        <w:t xml:space="preserve">and update with a reason when the system failed to </w:t>
      </w:r>
      <w:r w:rsidR="003D301D" w:rsidRPr="25B35239">
        <w:rPr>
          <w:rFonts w:ascii="Calibri Light" w:eastAsia="Calibri Light" w:hAnsi="Calibri Light" w:cs="Calibri Light"/>
        </w:rPr>
        <w:t>delete</w:t>
      </w:r>
      <w:r w:rsidR="003D301D" w:rsidRPr="25B35239">
        <w:rPr>
          <w:rFonts w:ascii="Calibri Light,Arial" w:eastAsia="Calibri Light,Arial" w:hAnsi="Calibri Light,Arial" w:cs="Calibri Light,Arial"/>
        </w:rPr>
        <w:t xml:space="preserve"> </w:t>
      </w:r>
      <w:r w:rsidR="004A2483" w:rsidRPr="25B35239">
        <w:rPr>
          <w:rFonts w:ascii="Calibri Light" w:eastAsia="Calibri Light" w:hAnsi="Calibri Light" w:cs="Calibri Light"/>
        </w:rPr>
        <w:t xml:space="preserve">the BP’s </w:t>
      </w:r>
      <w:r w:rsidR="00816D97" w:rsidRPr="25B35239">
        <w:rPr>
          <w:rFonts w:ascii="Calibri Light" w:eastAsia="Calibri Light" w:hAnsi="Calibri Light" w:cs="Calibri Light"/>
        </w:rPr>
        <w:t>email</w:t>
      </w:r>
      <w:r w:rsidR="0021040C">
        <w:rPr>
          <w:rFonts w:ascii="Calibri Light" w:eastAsia="Calibri Light" w:hAnsi="Calibri Light" w:cs="Calibri Light"/>
        </w:rPr>
        <w:t>.</w:t>
      </w:r>
      <w:r w:rsidR="00E11723">
        <w:rPr>
          <w:rFonts w:ascii="Calibri Light" w:eastAsia="Calibri Light" w:hAnsi="Calibri Light" w:cs="Calibri Light"/>
        </w:rPr>
        <w:t xml:space="preserve"> </w:t>
      </w:r>
      <w:r w:rsidR="006B7411" w:rsidRPr="25B35239">
        <w:rPr>
          <w:rFonts w:ascii="Calibri Light" w:eastAsia="Calibri Light" w:hAnsi="Calibri Light" w:cs="Calibri Light"/>
        </w:rPr>
        <w:t xml:space="preserve"> </w:t>
      </w:r>
      <w:r w:rsidR="00C82A40">
        <w:rPr>
          <w:rFonts w:ascii="Calibri Light" w:eastAsia="Calibri Light" w:hAnsi="Calibri Light" w:cs="Calibri Light"/>
        </w:rPr>
        <w:t xml:space="preserve">If </w:t>
      </w:r>
      <w:r w:rsidR="0021040C">
        <w:rPr>
          <w:rFonts w:ascii="Calibri Light" w:eastAsia="Calibri Light" w:hAnsi="Calibri Light" w:cs="Calibri Light"/>
        </w:rPr>
        <w:t xml:space="preserve">the BP is an </w:t>
      </w:r>
      <w:r w:rsidR="00211E10">
        <w:rPr>
          <w:rFonts w:ascii="Calibri Light" w:eastAsia="Calibri Light" w:hAnsi="Calibri Light" w:cs="Calibri Light"/>
        </w:rPr>
        <w:t xml:space="preserve">unassigned the Ticket will be sent to CCC OLS and if the BP is </w:t>
      </w:r>
      <w:r w:rsidR="0021040C">
        <w:rPr>
          <w:rFonts w:ascii="Calibri Light" w:eastAsia="Calibri Light" w:hAnsi="Calibri Light" w:cs="Calibri Light"/>
        </w:rPr>
        <w:t xml:space="preserve">assigned </w:t>
      </w:r>
      <w:r w:rsidR="00211E10">
        <w:rPr>
          <w:rFonts w:ascii="Calibri Light" w:eastAsia="Calibri Light" w:hAnsi="Calibri Light" w:cs="Calibri Light"/>
        </w:rPr>
        <w:t>it will be sent to the Account Manager</w:t>
      </w:r>
      <w:r w:rsidR="006B7411" w:rsidRPr="25B35239">
        <w:rPr>
          <w:rFonts w:ascii="Calibri Light" w:eastAsia="Calibri Light" w:hAnsi="Calibri Light" w:cs="Calibri Light"/>
        </w:rPr>
        <w:t>.  The Correspondence Name</w:t>
      </w:r>
      <w:r w:rsidR="0021040C">
        <w:rPr>
          <w:rFonts w:ascii="Calibri Light" w:eastAsia="Calibri Light" w:hAnsi="Calibri Light" w:cs="Calibri Light"/>
        </w:rPr>
        <w:t xml:space="preserve">, </w:t>
      </w:r>
      <w:r w:rsidR="006B7411" w:rsidRPr="25B35239">
        <w:rPr>
          <w:rFonts w:ascii="Calibri Light" w:eastAsia="Calibri Light" w:hAnsi="Calibri Light" w:cs="Calibri Light"/>
        </w:rPr>
        <w:t>customer email id</w:t>
      </w:r>
      <w:r w:rsidR="0021040C">
        <w:rPr>
          <w:rFonts w:ascii="Calibri Light" w:eastAsia="Calibri Light" w:hAnsi="Calibri Light" w:cs="Calibri Light"/>
        </w:rPr>
        <w:t xml:space="preserve"> and failure reason</w:t>
      </w:r>
      <w:r w:rsidR="006B7411" w:rsidRPr="25B35239">
        <w:rPr>
          <w:rFonts w:ascii="Calibri Light,Arial" w:eastAsia="Calibri Light,Arial" w:hAnsi="Calibri Light,Arial" w:cs="Calibri Light,Arial"/>
        </w:rPr>
        <w:t xml:space="preserve"> </w:t>
      </w:r>
      <w:r w:rsidR="006B7411" w:rsidRPr="25B35239">
        <w:rPr>
          <w:rFonts w:ascii="Calibri Light" w:eastAsia="Calibri Light" w:hAnsi="Calibri Light" w:cs="Calibri Light"/>
        </w:rPr>
        <w:t>will be updated in the Ticket long text.</w:t>
      </w:r>
    </w:p>
    <w:p w14:paraId="22EC727C" w14:textId="16F8EB36" w:rsidR="008E66B2" w:rsidRPr="00223933" w:rsidRDefault="006B7411" w:rsidP="008E66B2">
      <w:pPr>
        <w:pStyle w:val="Heading2Text"/>
        <w:ind w:left="900"/>
        <w:rPr>
          <w:rFonts w:ascii="Calibri Light" w:eastAsia="Calibri Light" w:hAnsi="Calibri Light" w:cs="Calibri Light"/>
        </w:rPr>
      </w:pPr>
      <w:r w:rsidRPr="25B35239">
        <w:rPr>
          <w:rFonts w:ascii="Calibri Light" w:eastAsia="Calibri Light" w:hAnsi="Calibri Light" w:cs="Calibri Light"/>
        </w:rPr>
        <w:t>Offline Support</w:t>
      </w:r>
      <w:r w:rsidR="00CC2964">
        <w:rPr>
          <w:rFonts w:ascii="Calibri Light" w:eastAsia="Calibri Light" w:hAnsi="Calibri Light" w:cs="Calibri Light"/>
        </w:rPr>
        <w:t xml:space="preserve"> or BCD </w:t>
      </w:r>
      <w:r w:rsidR="00DD1C89">
        <w:rPr>
          <w:rFonts w:ascii="Calibri Light" w:eastAsia="Calibri Light" w:hAnsi="Calibri Light" w:cs="Calibri Light"/>
        </w:rPr>
        <w:t>Account Manager</w:t>
      </w:r>
      <w:r w:rsidRPr="25B35239">
        <w:rPr>
          <w:rFonts w:ascii="Calibri Light" w:eastAsia="Calibri Light" w:hAnsi="Calibri Light" w:cs="Calibri Light"/>
        </w:rPr>
        <w:t xml:space="preserve"> will attend to the Ticket and</w:t>
      </w:r>
      <w:r w:rsidR="00FA1145" w:rsidRPr="25B35239">
        <w:rPr>
          <w:rFonts w:ascii="Calibri Light" w:eastAsia="Calibri Light" w:hAnsi="Calibri Light" w:cs="Calibri Light"/>
        </w:rPr>
        <w:t xml:space="preserve"> attempt to </w:t>
      </w:r>
      <w:r w:rsidR="002533B3" w:rsidRPr="25B35239">
        <w:rPr>
          <w:rFonts w:ascii="Calibri Light" w:eastAsia="Calibri Light" w:hAnsi="Calibri Light" w:cs="Calibri Light"/>
        </w:rPr>
        <w:t xml:space="preserve">delete or </w:t>
      </w:r>
      <w:r w:rsidR="00FA1145" w:rsidRPr="25B35239">
        <w:rPr>
          <w:rFonts w:ascii="Calibri Light" w:eastAsia="Calibri Light" w:hAnsi="Calibri Light" w:cs="Calibri Light"/>
        </w:rPr>
        <w:t xml:space="preserve">update the BP master with the correct </w:t>
      </w:r>
      <w:r w:rsidR="00816D97" w:rsidRPr="25B35239">
        <w:rPr>
          <w:rFonts w:ascii="Calibri Light" w:eastAsia="Calibri Light" w:hAnsi="Calibri Light" w:cs="Calibri Light"/>
        </w:rPr>
        <w:t>email id</w:t>
      </w:r>
      <w:r w:rsidR="00FA1145" w:rsidRPr="25B35239">
        <w:rPr>
          <w:rFonts w:ascii="Calibri Light,Arial" w:eastAsia="Calibri Light,Arial" w:hAnsi="Calibri Light,Arial" w:cs="Calibri Light,Arial"/>
        </w:rPr>
        <w:t xml:space="preserve">. </w:t>
      </w:r>
      <w:r w:rsidRPr="25B35239">
        <w:rPr>
          <w:rFonts w:ascii="Calibri Light" w:eastAsia="Calibri Light" w:hAnsi="Calibri Light" w:cs="Calibri Light"/>
        </w:rPr>
        <w:t>Offline Support</w:t>
      </w:r>
      <w:r w:rsidR="00CC2964">
        <w:rPr>
          <w:rFonts w:ascii="Calibri Light" w:eastAsia="Calibri Light" w:hAnsi="Calibri Light" w:cs="Calibri Light"/>
        </w:rPr>
        <w:t xml:space="preserve"> or BCD COE</w:t>
      </w:r>
      <w:r w:rsidRPr="25B35239">
        <w:rPr>
          <w:rFonts w:ascii="Calibri Light" w:eastAsia="Calibri Light" w:hAnsi="Calibri Light" w:cs="Calibri Light"/>
        </w:rPr>
        <w:t xml:space="preserve"> </w:t>
      </w:r>
      <w:r w:rsidR="000E293D" w:rsidRPr="25B35239">
        <w:rPr>
          <w:rFonts w:ascii="Calibri Light" w:eastAsia="Calibri Light" w:hAnsi="Calibri Light" w:cs="Calibri Light"/>
        </w:rPr>
        <w:t>will create an Activity after the customer contact information is corrected in Hybris C4C BP master (Figure 1</w:t>
      </w:r>
      <w:r w:rsidR="00FD7CE5" w:rsidRPr="25B35239">
        <w:rPr>
          <w:rFonts w:ascii="Calibri Light" w:eastAsia="Calibri Light" w:hAnsi="Calibri Light" w:cs="Calibri Light"/>
        </w:rPr>
        <w:t>2</w:t>
      </w:r>
      <w:r w:rsidR="000E293D" w:rsidRPr="00223933">
        <w:rPr>
          <w:rFonts w:ascii="Calibri Light" w:eastAsia="Calibri Light" w:hAnsi="Calibri Light" w:cs="Calibri Light"/>
        </w:rPr>
        <w:t xml:space="preserve">). </w:t>
      </w:r>
    </w:p>
    <w:p w14:paraId="1D491009" w14:textId="11341037" w:rsidR="00223933" w:rsidRPr="00223933" w:rsidDel="006B7411" w:rsidRDefault="00223933" w:rsidP="008E66B2">
      <w:pPr>
        <w:pStyle w:val="Heading2Text"/>
        <w:ind w:left="900"/>
        <w:rPr>
          <w:rFonts w:ascii="Calibri Light" w:eastAsia="Calibri Light" w:hAnsi="Calibri Light" w:cs="Calibri Light"/>
        </w:rPr>
      </w:pPr>
      <w:r w:rsidRPr="00223933">
        <w:rPr>
          <w:rFonts w:ascii="Calibri Light" w:eastAsia="Calibri Light" w:hAnsi="Calibri Light" w:cs="Calibri Light"/>
        </w:rPr>
        <w:t>After updating the contact and alert preference information for the BP, they will forward the Ticket to the communication owner OR create another Ticket so the communication owner can further investigate why the automated process didn’t work correctly and work with IT if needed.  For example, if the failure was related to an Outage Alert they will send the Ticket to the BCD outage team.</w:t>
      </w:r>
      <w:r>
        <w:rPr>
          <w:rFonts w:ascii="Calibri Light" w:eastAsia="Calibri Light" w:hAnsi="Calibri Light" w:cs="Calibri Light"/>
        </w:rPr>
        <w:t xml:space="preserve">  We will further define who the communication owners will be for what types of communications during the Business Process Procedure phase.</w:t>
      </w:r>
    </w:p>
    <w:p w14:paraId="0BC7EF86" w14:textId="6C2A8C00" w:rsidR="00982156" w:rsidRPr="00223933" w:rsidRDefault="00982156" w:rsidP="006B7411">
      <w:pPr>
        <w:pStyle w:val="Heading2Text"/>
        <w:ind w:left="0"/>
        <w:rPr>
          <w:rFonts w:ascii="Calibri Light" w:eastAsia="Calibri Light" w:hAnsi="Calibri Light" w:cs="Calibri Light"/>
        </w:rPr>
      </w:pPr>
    </w:p>
    <w:p w14:paraId="5508CDAA" w14:textId="77777777" w:rsidR="00FD7CE5" w:rsidRDefault="00FD7CE5" w:rsidP="00B23F15">
      <w:pPr>
        <w:pStyle w:val="Heading2Text"/>
        <w:ind w:left="900"/>
        <w:rPr>
          <w:rFonts w:ascii="Calibri Light" w:hAnsi="Calibri Light" w:cs="Arial"/>
        </w:rPr>
      </w:pPr>
    </w:p>
    <w:p w14:paraId="29608AB6" w14:textId="0703F4EA" w:rsidR="00FD7CE5" w:rsidRDefault="00FD7CE5" w:rsidP="00FD7CE5">
      <w:pPr>
        <w:pStyle w:val="Heading2Text"/>
        <w:keepNext/>
        <w:ind w:left="900"/>
      </w:pPr>
      <w:r>
        <w:rPr>
          <w:noProof/>
          <w:lang w:eastAsia="en-US"/>
        </w:rPr>
        <mc:AlternateContent>
          <mc:Choice Requires="wps">
            <w:drawing>
              <wp:anchor distT="0" distB="0" distL="114300" distR="114300" simplePos="0" relativeHeight="251658245" behindDoc="0" locked="0" layoutInCell="1" allowOverlap="1" wp14:anchorId="3DD76BEE" wp14:editId="430FBD50">
                <wp:simplePos x="0" y="0"/>
                <wp:positionH relativeFrom="column">
                  <wp:posOffset>3101926</wp:posOffset>
                </wp:positionH>
                <wp:positionV relativeFrom="paragraph">
                  <wp:posOffset>1582615</wp:posOffset>
                </wp:positionV>
                <wp:extent cx="2314136" cy="344659"/>
                <wp:effectExtent l="0" t="0" r="10160" b="17780"/>
                <wp:wrapNone/>
                <wp:docPr id="31" name="Rectangle 31"/>
                <wp:cNvGraphicFramePr/>
                <a:graphic xmlns:a="http://schemas.openxmlformats.org/drawingml/2006/main">
                  <a:graphicData uri="http://schemas.microsoft.com/office/word/2010/wordprocessingShape">
                    <wps:wsp>
                      <wps:cNvSpPr/>
                      <wps:spPr>
                        <a:xfrm>
                          <a:off x="0" y="0"/>
                          <a:ext cx="2314136" cy="344659"/>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54F770DD">
              <v:rect w14:anchorId="7B0FF131" id="Rectangle 31" o:spid="_x0000_s1026" style="position:absolute;margin-left:244.25pt;margin-top:124.6pt;width:182.2pt;height:27.15pt;z-index:25165824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" filled="f" strokecolor="red" strokeweight="2pt"/>
            </w:pict>
          </mc:Fallback>
        </mc:AlternateContent>
      </w:r>
      <w:r>
        <w:rPr>
          <w:noProof/>
          <w:lang w:eastAsia="en-US"/>
        </w:rPr>
        <w:drawing>
          <wp:inline distT="0" distB="0" distL="0" distR="0" wp14:anchorId="22896E28" wp14:editId="0D53BF8A">
            <wp:extent cx="5003800" cy="2477965"/>
            <wp:effectExtent l="0" t="0" r="635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9"/>
                    <a:srcRect l="15812" t="13486" b="5033"/>
                    <a:stretch/>
                  </pic:blipFill>
                  <pic:spPr bwMode="auto">
                    <a:xfrm>
                      <a:off x="0" y="0"/>
                      <a:ext cx="5006177" cy="2479142"/>
                    </a:xfrm>
                    <a:prstGeom prst="rect">
                      <a:avLst/>
                    </a:prstGeom>
                    <a:ln>
                      <a:noFill/>
                    </a:ln>
                    <a:extLst>
                      <a:ext uri="{53640926-AAD7-44D8-BBD7-CCE9431645EC}">
                        <a14:shadowObscured xmlns:a14="http://schemas.microsoft.com/office/drawing/2010/main"/>
                      </a:ext>
                    </a:extLst>
                  </pic:spPr>
                </pic:pic>
              </a:graphicData>
            </a:graphic>
          </wp:inline>
        </w:drawing>
      </w:r>
    </w:p>
    <w:p w14:paraId="77B62A80" w14:textId="7CC17031" w:rsidR="00FD7CE5" w:rsidRDefault="00FD7CE5" w:rsidP="00FD7CE5">
      <w:pPr>
        <w:pStyle w:val="Caption"/>
        <w:ind w:left="180" w:firstLine="720"/>
      </w:pPr>
      <w:r>
        <w:t xml:space="preserve">Figure </w:t>
      </w:r>
      <w:r>
        <w:fldChar w:fldCharType="begin"/>
      </w:r>
      <w:r>
        <w:instrText xml:space="preserve"> SEQ Figure \* ARABIC </w:instrText>
      </w:r>
      <w:r>
        <w:fldChar w:fldCharType="separate"/>
      </w:r>
      <w:r>
        <w:rPr>
          <w:noProof/>
        </w:rPr>
        <w:t>12</w:t>
      </w:r>
      <w:r>
        <w:fldChar w:fldCharType="end"/>
      </w:r>
      <w:r>
        <w:t>: Update email in C4C</w:t>
      </w:r>
    </w:p>
    <w:p w14:paraId="54E22812" w14:textId="77777777" w:rsidR="00FD7CE5" w:rsidRDefault="00FD7CE5" w:rsidP="00B23F15">
      <w:pPr>
        <w:pStyle w:val="Heading2Text"/>
        <w:ind w:left="900"/>
        <w:rPr>
          <w:rFonts w:ascii="Calibri Light" w:hAnsi="Calibri Light" w:cs="Arial"/>
        </w:rPr>
      </w:pPr>
    </w:p>
    <w:p w14:paraId="2FCDDA0E" w14:textId="77777777" w:rsidR="00C52448" w:rsidRPr="00C52448" w:rsidRDefault="00FA1145" w:rsidP="00A73837">
      <w:pPr>
        <w:pStyle w:val="Heading2Text"/>
        <w:numPr>
          <w:ilvl w:val="0"/>
          <w:numId w:val="38"/>
        </w:numPr>
        <w:rPr>
          <w:rFonts w:ascii="Calibri Light,Arial" w:eastAsia="Calibri Light,Arial" w:hAnsi="Calibri Light,Arial" w:cs="Calibri Light,Arial"/>
        </w:rPr>
      </w:pPr>
      <w:r w:rsidRPr="25B35239">
        <w:rPr>
          <w:rFonts w:ascii="Calibri Light" w:eastAsia="Calibri Light" w:hAnsi="Calibri Light" w:cs="Calibri Light"/>
        </w:rPr>
        <w:t>If the undelivered correspondence reason was due to soft bounce</w:t>
      </w:r>
      <w:r w:rsidR="000E293D" w:rsidRPr="25B35239">
        <w:rPr>
          <w:rFonts w:ascii="Calibri Light" w:eastAsia="Calibri Light" w:hAnsi="Calibri Light" w:cs="Calibri Light"/>
        </w:rPr>
        <w:t xml:space="preserve"> such as email server is temporary down</w:t>
      </w:r>
      <w:r w:rsidRPr="25B35239">
        <w:rPr>
          <w:rFonts w:ascii="Calibri Light,Arial" w:eastAsia="Calibri Light,Arial" w:hAnsi="Calibri Light,Arial" w:cs="Calibri Light,Arial"/>
        </w:rPr>
        <w:t xml:space="preserve">, </w:t>
      </w:r>
      <w:r w:rsidR="000E293D" w:rsidRPr="25B35239">
        <w:rPr>
          <w:rFonts w:ascii="Calibri Light" w:eastAsia="Calibri Light" w:hAnsi="Calibri Light" w:cs="Calibri Light"/>
        </w:rPr>
        <w:t xml:space="preserve">system will not </w:t>
      </w:r>
      <w:r w:rsidR="002533B3" w:rsidRPr="25B35239">
        <w:rPr>
          <w:rFonts w:ascii="Calibri Light" w:eastAsia="Calibri Light" w:hAnsi="Calibri Light" w:cs="Calibri Light"/>
        </w:rPr>
        <w:t>delete the BP’s email id</w:t>
      </w:r>
      <w:r w:rsidR="000E293D" w:rsidRPr="25B35239">
        <w:rPr>
          <w:rFonts w:ascii="Calibri Light,Arial" w:eastAsia="Calibri Light,Arial" w:hAnsi="Calibri Light,Arial" w:cs="Calibri Light,Arial"/>
        </w:rPr>
        <w:t xml:space="preserve">. </w:t>
      </w:r>
      <w:r w:rsidR="006B7411" w:rsidRPr="25B35239">
        <w:rPr>
          <w:rFonts w:ascii="Calibri Light" w:eastAsia="Calibri Light" w:hAnsi="Calibri Light" w:cs="Calibri Light"/>
        </w:rPr>
        <w:t xml:space="preserve">The existing </w:t>
      </w:r>
      <w:r w:rsidRPr="25B35239">
        <w:rPr>
          <w:rFonts w:ascii="Calibri Light" w:eastAsia="Calibri Light" w:hAnsi="Calibri Light" w:cs="Calibri Light"/>
        </w:rPr>
        <w:t xml:space="preserve">BP Contact </w:t>
      </w:r>
      <w:r w:rsidR="006B7411" w:rsidRPr="25B35239">
        <w:rPr>
          <w:rFonts w:ascii="Calibri Light" w:eastAsia="Calibri Light" w:hAnsi="Calibri Light" w:cs="Calibri Light"/>
        </w:rPr>
        <w:t xml:space="preserve">created for the outbound correspondence </w:t>
      </w:r>
      <w:r w:rsidR="000E293D" w:rsidRPr="25B35239">
        <w:rPr>
          <w:rFonts w:ascii="Calibri Light" w:eastAsia="Calibri Light" w:hAnsi="Calibri Light" w:cs="Calibri Light"/>
        </w:rPr>
        <w:t xml:space="preserve">will be </w:t>
      </w:r>
      <w:r w:rsidR="006B7411" w:rsidRPr="25B35239">
        <w:rPr>
          <w:rFonts w:ascii="Calibri Light" w:eastAsia="Calibri Light" w:hAnsi="Calibri Light" w:cs="Calibri Light"/>
        </w:rPr>
        <w:t xml:space="preserve">updated </w:t>
      </w:r>
      <w:r w:rsidR="000E293D" w:rsidRPr="25B35239">
        <w:rPr>
          <w:rFonts w:ascii="Calibri Light" w:eastAsia="Calibri Light" w:hAnsi="Calibri Light" w:cs="Calibri Light"/>
        </w:rPr>
        <w:t xml:space="preserve">by system </w:t>
      </w:r>
      <w:r w:rsidR="006B7411" w:rsidRPr="25B35239">
        <w:rPr>
          <w:rFonts w:ascii="Calibri Light" w:eastAsia="Calibri Light" w:hAnsi="Calibri Light" w:cs="Calibri Light"/>
        </w:rPr>
        <w:t xml:space="preserve">with undelivered information using </w:t>
      </w:r>
      <w:r w:rsidR="00EA3EC0" w:rsidRPr="1CCAE337">
        <w:rPr>
          <w:rFonts w:ascii="Calibri Light" w:eastAsia="Calibri Light" w:hAnsi="Calibri Light" w:cs="Calibri Light"/>
          <w:i/>
        </w:rPr>
        <w:t>E-CIM-CS-09 – Update Response to Original BP Contact</w:t>
      </w:r>
      <w:r w:rsidR="000E293D" w:rsidRPr="25B35239">
        <w:rPr>
          <w:rFonts w:ascii="Calibri Light" w:eastAsia="Calibri Light" w:hAnsi="Calibri Light" w:cs="Calibri Light"/>
        </w:rPr>
        <w:t>. This type of BP Contact will be visible in the Hybris C4C view. User can execute a self-service report to extract this type of BP Contact if needed.</w:t>
      </w:r>
      <w:r w:rsidR="00A73837" w:rsidRPr="25B35239">
        <w:rPr>
          <w:rFonts w:ascii="Calibri Light" w:eastAsia="Calibri Light" w:hAnsi="Calibri Light" w:cs="Calibri Light"/>
        </w:rPr>
        <w:t xml:space="preserve"> The </w:t>
      </w:r>
      <w:r w:rsidR="000C2744" w:rsidRPr="25B35239">
        <w:rPr>
          <w:rFonts w:ascii="Calibri Light" w:eastAsia="Calibri Light" w:hAnsi="Calibri Light" w:cs="Calibri Light"/>
        </w:rPr>
        <w:t xml:space="preserve">existing </w:t>
      </w:r>
      <w:r w:rsidR="00A73837" w:rsidRPr="25B35239">
        <w:rPr>
          <w:rFonts w:ascii="Calibri Light" w:eastAsia="Calibri Light" w:hAnsi="Calibri Light" w:cs="Calibri Light"/>
        </w:rPr>
        <w:t xml:space="preserve">BP Contact </w:t>
      </w:r>
      <w:r w:rsidR="000C2744" w:rsidRPr="25B35239">
        <w:rPr>
          <w:rFonts w:ascii="Calibri Light" w:eastAsia="Calibri Light" w:hAnsi="Calibri Light" w:cs="Calibri Light"/>
        </w:rPr>
        <w:t>be updated with</w:t>
      </w:r>
      <w:r w:rsidR="00A73837" w:rsidRPr="25B35239">
        <w:rPr>
          <w:rFonts w:ascii="Calibri Light" w:eastAsia="Calibri Light" w:hAnsi="Calibri Light" w:cs="Calibri Light"/>
        </w:rPr>
        <w:t xml:space="preserve"> the following information:</w:t>
      </w:r>
    </w:p>
    <w:p w14:paraId="15D85B06" w14:textId="07331AE3" w:rsidR="00764C28" w:rsidRDefault="00764C28" w:rsidP="00A73837">
      <w:pPr>
        <w:pStyle w:val="Heading2Text"/>
        <w:numPr>
          <w:ilvl w:val="0"/>
          <w:numId w:val="38"/>
        </w:numPr>
        <w:rPr>
          <w:rFonts w:ascii="Calibri Light,Arial" w:eastAsia="Calibri Light,Arial" w:hAnsi="Calibri Light,Arial" w:cs="Calibri Light,Arial"/>
        </w:rPr>
      </w:pPr>
      <w:r w:rsidRPr="25B35239">
        <w:rPr>
          <w:rFonts w:ascii="Calibri Light" w:eastAsia="Calibri Light" w:hAnsi="Calibri Light" w:cs="Calibri Light"/>
        </w:rPr>
        <w:t xml:space="preserve">Additional Info </w:t>
      </w:r>
      <w:r w:rsidR="000C2744" w:rsidRPr="25B35239">
        <w:rPr>
          <w:rFonts w:ascii="Calibri Light,Arial" w:eastAsia="Calibri Light,Arial" w:hAnsi="Calibri Light,Arial" w:cs="Calibri Light,Arial"/>
        </w:rPr>
        <w:t>–</w:t>
      </w:r>
      <w:r w:rsidRPr="25B35239">
        <w:rPr>
          <w:rFonts w:ascii="Calibri Light,Arial" w:eastAsia="Calibri Light,Arial" w:hAnsi="Calibri Light,Arial" w:cs="Calibri Light,Arial"/>
        </w:rPr>
        <w:t xml:space="preserve"> </w:t>
      </w:r>
      <w:r w:rsidR="000C2744" w:rsidRPr="25B35239">
        <w:rPr>
          <w:rFonts w:ascii="Calibri Light" w:eastAsia="Calibri Light" w:hAnsi="Calibri Light" w:cs="Calibri Light"/>
        </w:rPr>
        <w:t xml:space="preserve">‘Undelivered </w:t>
      </w:r>
      <w:r w:rsidR="000C2744" w:rsidRPr="25B35239">
        <w:rPr>
          <w:rFonts w:ascii="Calibri Light,Arial" w:eastAsia="Calibri Light,Arial" w:hAnsi="Calibri Light,Arial" w:cs="Calibri Light,Arial"/>
        </w:rPr>
        <w:t>–</w:t>
      </w:r>
      <w:r w:rsidR="000C2744" w:rsidRPr="25B35239">
        <w:rPr>
          <w:rFonts w:ascii="Calibri Light" w:eastAsia="Calibri Light" w:hAnsi="Calibri Light" w:cs="Calibri Light"/>
        </w:rPr>
        <w:t xml:space="preserve"> Soft bounce’</w:t>
      </w:r>
    </w:p>
    <w:p w14:paraId="59E5769A" w14:textId="17CB9BEC" w:rsidR="006B7411" w:rsidRPr="000C2744" w:rsidRDefault="000C2744" w:rsidP="000C2744">
      <w:pPr>
        <w:pStyle w:val="Heading2Text"/>
        <w:numPr>
          <w:ilvl w:val="0"/>
          <w:numId w:val="38"/>
        </w:numPr>
        <w:rPr>
          <w:rFonts w:ascii="Calibri Light,Arial" w:eastAsia="Calibri Light,Arial" w:hAnsi="Calibri Light,Arial" w:cs="Calibri Light,Arial"/>
        </w:rPr>
      </w:pPr>
      <w:r w:rsidRPr="25B35239">
        <w:rPr>
          <w:rFonts w:ascii="Calibri Light" w:eastAsia="Calibri Light" w:hAnsi="Calibri Light" w:cs="Calibri Light"/>
        </w:rPr>
        <w:t>Long Text – Containing text ‘Undelivered due to &lt;reason&gt; on &lt;undelivered date and time&gt; and email Id</w:t>
      </w:r>
    </w:p>
    <w:p w14:paraId="0F205AA0" w14:textId="77777777" w:rsidR="00A73837" w:rsidRDefault="00A73837" w:rsidP="00B23F15">
      <w:pPr>
        <w:pStyle w:val="Heading2Text"/>
        <w:ind w:left="900"/>
        <w:rPr>
          <w:rFonts w:ascii="Calibri Light" w:hAnsi="Calibri Light" w:cs="Arial"/>
        </w:rPr>
      </w:pPr>
    </w:p>
    <w:p w14:paraId="4AD66918" w14:textId="77777777" w:rsidR="005D53F6" w:rsidRDefault="00870899" w:rsidP="00B23F15">
      <w:pPr>
        <w:pStyle w:val="Heading2Text"/>
        <w:ind w:left="900"/>
        <w:rPr>
          <w:rFonts w:ascii="Calibri Light,Arial" w:eastAsia="Calibri Light,Arial" w:hAnsi="Calibri Light,Arial" w:cs="Calibri Light,Arial"/>
        </w:rPr>
      </w:pPr>
      <w:r w:rsidRPr="25B35239">
        <w:rPr>
          <w:rFonts w:ascii="Calibri Light" w:eastAsia="Calibri Light" w:hAnsi="Calibri Light" w:cs="Calibri Light"/>
        </w:rPr>
        <w:lastRenderedPageBreak/>
        <w:t xml:space="preserve">Refer to BPD </w:t>
      </w:r>
      <w:hyperlink r:id="rId40" w:history="1">
        <w:r w:rsidRPr="1CCAE337">
          <w:rPr>
            <w:rStyle w:val="Hyperlink"/>
            <w:rFonts w:ascii="Calibri Light" w:eastAsia="Calibri Light" w:hAnsi="Calibri Light" w:cs="Calibri Light"/>
            <w:i/>
          </w:rPr>
          <w:t>CIM-CS-01 - Business Master Data - Manage Business Partner</w:t>
        </w:r>
      </w:hyperlink>
      <w:r w:rsidR="005C3F94" w:rsidRPr="25B35239">
        <w:rPr>
          <w:rFonts w:ascii="Calibri Light" w:eastAsia="Calibri Light" w:hAnsi="Calibri Light" w:cs="Calibri Light"/>
        </w:rPr>
        <w:t xml:space="preserve"> for more information i</w:t>
      </w:r>
      <w:r w:rsidRPr="25B35239">
        <w:rPr>
          <w:rFonts w:ascii="Calibri Light" w:eastAsia="Calibri Light" w:hAnsi="Calibri Light" w:cs="Calibri Light"/>
        </w:rPr>
        <w:t>n updating customer contact.</w:t>
      </w:r>
    </w:p>
    <w:p w14:paraId="2E62F93A" w14:textId="29648A17" w:rsidR="00E46377" w:rsidRDefault="00E46377" w:rsidP="00870899">
      <w:pPr>
        <w:pStyle w:val="Heading2Text"/>
        <w:keepNext/>
        <w:ind w:left="900"/>
        <w:rPr>
          <w:rFonts w:ascii="Calibri Light" w:hAnsi="Calibri Light" w:cs="Arial"/>
        </w:rPr>
      </w:pPr>
    </w:p>
    <w:p w14:paraId="26000229" w14:textId="09D7E0A4" w:rsidR="00C66D07" w:rsidRPr="00711FD9" w:rsidRDefault="00314D4A" w:rsidP="13F65AE5">
      <w:pPr>
        <w:pStyle w:val="Heading2Text"/>
        <w:ind w:left="900"/>
        <w:rPr>
          <w:rFonts w:ascii="Calibri Light,Arial" w:eastAsia="Calibri Light,Arial" w:hAnsi="Calibri Light,Arial" w:cs="Calibri Light,Arial"/>
          <w:b/>
          <w:u w:val="single"/>
        </w:rPr>
      </w:pPr>
      <w:r w:rsidRPr="25B35239">
        <w:rPr>
          <w:rFonts w:ascii="Calibri Light" w:eastAsia="Calibri Light" w:hAnsi="Calibri Light" w:cs="Calibri Light"/>
          <w:b/>
          <w:u w:val="single"/>
        </w:rPr>
        <w:t>Delivered and u</w:t>
      </w:r>
      <w:r w:rsidR="0094527A" w:rsidRPr="25B35239">
        <w:rPr>
          <w:rFonts w:ascii="Calibri Light" w:eastAsia="Calibri Light" w:hAnsi="Calibri Light" w:cs="Calibri Light"/>
          <w:b/>
          <w:u w:val="single"/>
        </w:rPr>
        <w:t xml:space="preserve">ndeliverable </w:t>
      </w:r>
      <w:r w:rsidR="00C66D07" w:rsidRPr="25B35239">
        <w:rPr>
          <w:rFonts w:ascii="Calibri Light" w:eastAsia="Calibri Light" w:hAnsi="Calibri Light" w:cs="Calibri Light"/>
          <w:b/>
          <w:u w:val="single"/>
        </w:rPr>
        <w:t>SMS</w:t>
      </w:r>
      <w:r w:rsidR="00711FD9" w:rsidRPr="25B35239">
        <w:rPr>
          <w:rFonts w:ascii="Calibri Light" w:eastAsia="Calibri Light" w:hAnsi="Calibri Light" w:cs="Calibri Light"/>
          <w:b/>
          <w:u w:val="single"/>
        </w:rPr>
        <w:t xml:space="preserve"> Messages</w:t>
      </w:r>
    </w:p>
    <w:p w14:paraId="7D26CFD5" w14:textId="0165D816" w:rsidR="00314D4A" w:rsidRDefault="00314D4A" w:rsidP="00314D4A">
      <w:pPr>
        <w:pStyle w:val="Heading2Text"/>
        <w:ind w:left="900"/>
        <w:rPr>
          <w:rFonts w:ascii="Calibri Light,Arial" w:eastAsia="Calibri Light,Arial" w:hAnsi="Calibri Light,Arial" w:cs="Calibri Light,Arial"/>
        </w:rPr>
      </w:pPr>
      <w:r w:rsidRPr="25B35239">
        <w:rPr>
          <w:rFonts w:ascii="Calibri Light" w:eastAsia="Calibri Light" w:hAnsi="Calibri Light" w:cs="Calibri Light"/>
        </w:rPr>
        <w:t>If the 3rd party notification system is able to successfully deliver the correspondence to the BP, 3rd party notification system will send the delivered SMS file in the file server. S/4HANA batch job will pick up these file for processing</w:t>
      </w:r>
      <w:r w:rsidR="00547DFF" w:rsidRPr="25B35239">
        <w:rPr>
          <w:rFonts w:ascii="Calibri Light" w:eastAsia="Calibri Light" w:hAnsi="Calibri Light" w:cs="Calibri Light"/>
        </w:rPr>
        <w:t xml:space="preserve"> using </w:t>
      </w:r>
      <w:r w:rsidR="00547DFF" w:rsidRPr="1CCAE337">
        <w:rPr>
          <w:rFonts w:ascii="Calibri Light" w:eastAsia="Calibri Light" w:hAnsi="Calibri Light" w:cs="Calibri Light"/>
          <w:i/>
        </w:rPr>
        <w:t>E-CIM-CS-09- Update contact detail as bad</w:t>
      </w:r>
      <w:r w:rsidR="00547DFF" w:rsidRPr="25B35239">
        <w:rPr>
          <w:rFonts w:ascii="Calibri Light,Arial" w:eastAsia="Calibri Light,Arial" w:hAnsi="Calibri Light,Arial" w:cs="Calibri Light,Arial"/>
        </w:rPr>
        <w:t xml:space="preserve"> </w:t>
      </w:r>
      <w:r w:rsidR="00547DFF" w:rsidRPr="1CCAE337">
        <w:rPr>
          <w:rFonts w:ascii="Calibri Light" w:eastAsia="Calibri Light" w:hAnsi="Calibri Light" w:cs="Calibri Light"/>
          <w:i/>
        </w:rPr>
        <w:t>and update with a reason</w:t>
      </w:r>
      <w:r w:rsidRPr="25B35239">
        <w:rPr>
          <w:rFonts w:ascii="Calibri Light,Arial" w:eastAsia="Calibri Light,Arial" w:hAnsi="Calibri Light,Arial" w:cs="Calibri Light,Arial"/>
        </w:rPr>
        <w:t xml:space="preserve">. </w:t>
      </w:r>
      <w:r w:rsidR="005A41A4" w:rsidRPr="25B35239">
        <w:rPr>
          <w:rFonts w:ascii="Calibri Light" w:eastAsia="Calibri Light" w:hAnsi="Calibri Light" w:cs="Calibri Light"/>
        </w:rPr>
        <w:t>The existing</w:t>
      </w:r>
      <w:r w:rsidRPr="25B35239">
        <w:rPr>
          <w:rFonts w:ascii="Calibri Light" w:eastAsia="Calibri Light" w:hAnsi="Calibri Light" w:cs="Calibri Light"/>
        </w:rPr>
        <w:t xml:space="preserve"> BP Contact </w:t>
      </w:r>
      <w:r w:rsidR="005A41A4" w:rsidRPr="25B35239">
        <w:rPr>
          <w:rFonts w:ascii="Calibri Light" w:eastAsia="Calibri Light" w:hAnsi="Calibri Light" w:cs="Calibri Light"/>
        </w:rPr>
        <w:t xml:space="preserve">created for outbound correspondence </w:t>
      </w:r>
      <w:r w:rsidR="00547DFF" w:rsidRPr="25B35239">
        <w:rPr>
          <w:rFonts w:ascii="Calibri Light" w:eastAsia="Calibri Light" w:hAnsi="Calibri Light" w:cs="Calibri Light"/>
        </w:rPr>
        <w:t xml:space="preserve">will be </w:t>
      </w:r>
      <w:r w:rsidR="005A41A4" w:rsidRPr="25B35239">
        <w:rPr>
          <w:rFonts w:ascii="Calibri Light" w:eastAsia="Calibri Light" w:hAnsi="Calibri Light" w:cs="Calibri Light"/>
        </w:rPr>
        <w:t>updated with the additional information</w:t>
      </w:r>
      <w:r w:rsidR="00547DFF" w:rsidRPr="25B35239">
        <w:rPr>
          <w:rFonts w:ascii="Calibri Light,Arial" w:eastAsia="Calibri Light,Arial" w:hAnsi="Calibri Light,Arial" w:cs="Calibri Light,Arial"/>
        </w:rPr>
        <w:t xml:space="preserve"> </w:t>
      </w:r>
      <w:r w:rsidRPr="25B35239">
        <w:rPr>
          <w:rFonts w:ascii="Calibri Light" w:eastAsia="Calibri Light" w:hAnsi="Calibri Light" w:cs="Calibri Light"/>
        </w:rPr>
        <w:t>below</w:t>
      </w:r>
      <w:r w:rsidR="00EA3EC0" w:rsidRPr="25B35239">
        <w:rPr>
          <w:rFonts w:ascii="Calibri Light" w:eastAsia="Calibri Light" w:hAnsi="Calibri Light" w:cs="Calibri Light"/>
        </w:rPr>
        <w:t xml:space="preserve"> using </w:t>
      </w:r>
      <w:r w:rsidR="00EA3EC0" w:rsidRPr="1CCAE337">
        <w:rPr>
          <w:rFonts w:ascii="Calibri Light" w:eastAsia="Calibri Light" w:hAnsi="Calibri Light" w:cs="Calibri Light"/>
          <w:i/>
        </w:rPr>
        <w:t>E-CIM-CS-09 – Update Response to Original BP Contact</w:t>
      </w:r>
      <w:r w:rsidR="005A41A4" w:rsidRPr="25B35239">
        <w:rPr>
          <w:rFonts w:ascii="Calibri Light,Arial" w:eastAsia="Calibri Light,Arial" w:hAnsi="Calibri Light,Arial" w:cs="Calibri Light,Arial"/>
        </w:rPr>
        <w:t>:</w:t>
      </w:r>
    </w:p>
    <w:p w14:paraId="7E0FA931" w14:textId="6BCED704" w:rsidR="00982156" w:rsidRDefault="00982156" w:rsidP="00982156">
      <w:pPr>
        <w:pStyle w:val="Heading2Text"/>
        <w:numPr>
          <w:ilvl w:val="0"/>
          <w:numId w:val="38"/>
        </w:numPr>
        <w:rPr>
          <w:rFonts w:ascii="Calibri Light,Arial" w:eastAsia="Calibri Light,Arial" w:hAnsi="Calibri Light,Arial" w:cs="Calibri Light,Arial"/>
        </w:rPr>
      </w:pPr>
      <w:r w:rsidRPr="25B35239">
        <w:rPr>
          <w:rFonts w:ascii="Calibri Light" w:eastAsia="Calibri Light" w:hAnsi="Calibri Light" w:cs="Calibri Light"/>
        </w:rPr>
        <w:t>Additional Info - &lt;</w:t>
      </w:r>
      <w:r w:rsidR="005A41A4" w:rsidRPr="25B35239">
        <w:rPr>
          <w:rFonts w:ascii="Calibri Light" w:eastAsia="Calibri Light" w:hAnsi="Calibri Light" w:cs="Calibri Light"/>
        </w:rPr>
        <w:t>Delivered successfully</w:t>
      </w:r>
      <w:r w:rsidRPr="25B35239">
        <w:rPr>
          <w:rFonts w:ascii="Calibri Light" w:eastAsia="Calibri Light" w:hAnsi="Calibri Light" w:cs="Calibri Light"/>
        </w:rPr>
        <w:t>&gt;</w:t>
      </w:r>
    </w:p>
    <w:p w14:paraId="51089AB9" w14:textId="598DC00E" w:rsidR="005A41A4" w:rsidRPr="00CB0E42" w:rsidRDefault="005A41A4" w:rsidP="005A41A4">
      <w:pPr>
        <w:pStyle w:val="Heading2Text"/>
        <w:numPr>
          <w:ilvl w:val="0"/>
          <w:numId w:val="38"/>
        </w:numPr>
        <w:rPr>
          <w:rFonts w:ascii="Calibri Light,Arial" w:eastAsia="Calibri Light,Arial" w:hAnsi="Calibri Light,Arial" w:cs="Calibri Light,Arial"/>
        </w:rPr>
      </w:pPr>
      <w:r w:rsidRPr="25B35239">
        <w:rPr>
          <w:rFonts w:ascii="Calibri Light" w:eastAsia="Calibri Light" w:hAnsi="Calibri Light" w:cs="Calibri Light"/>
        </w:rPr>
        <w:t>Long Text – Containing text ‘Delivered successfully on &lt;delivered date &amp; time&gt; and customer contact information &lt;Mobile number&gt;’</w:t>
      </w:r>
    </w:p>
    <w:p w14:paraId="39D1ABA0" w14:textId="77777777" w:rsidR="00314D4A" w:rsidRDefault="00314D4A" w:rsidP="00B23F15">
      <w:pPr>
        <w:pStyle w:val="Heading2Text"/>
        <w:ind w:left="900"/>
        <w:rPr>
          <w:rFonts w:ascii="Calibri Light" w:hAnsi="Calibri Light" w:cs="Arial"/>
        </w:rPr>
      </w:pPr>
    </w:p>
    <w:p w14:paraId="019D0AAA" w14:textId="5AD2D43A" w:rsidR="005A41A4" w:rsidRDefault="0094527A" w:rsidP="00B23F15">
      <w:pPr>
        <w:pStyle w:val="Heading2Text"/>
        <w:ind w:left="900"/>
        <w:rPr>
          <w:rFonts w:ascii="Calibri Light,Arial" w:eastAsia="Calibri Light,Arial" w:hAnsi="Calibri Light,Arial" w:cs="Calibri Light,Arial"/>
        </w:rPr>
      </w:pPr>
      <w:r w:rsidRPr="25B35239">
        <w:rPr>
          <w:rFonts w:ascii="Calibri Light" w:eastAsia="Calibri Light" w:hAnsi="Calibri Light" w:cs="Calibri Light"/>
        </w:rPr>
        <w:t xml:space="preserve">If an SMS communication cannot be successfully delivered to the recipient after </w:t>
      </w:r>
      <w:r w:rsidR="00511EAA" w:rsidRPr="25B35239">
        <w:rPr>
          <w:rFonts w:ascii="Calibri Light" w:eastAsia="Calibri Light" w:hAnsi="Calibri Light" w:cs="Calibri Light"/>
        </w:rPr>
        <w:t>3</w:t>
      </w:r>
      <w:r w:rsidRPr="25B35239">
        <w:rPr>
          <w:rFonts w:ascii="Calibri Light" w:eastAsia="Calibri Light" w:hAnsi="Calibri Light" w:cs="Calibri Light"/>
        </w:rPr>
        <w:t xml:space="preserve"> retries, the </w:t>
      </w:r>
      <w:r w:rsidR="00BC62C1" w:rsidRPr="25B35239">
        <w:rPr>
          <w:rFonts w:ascii="Calibri Light" w:eastAsia="Calibri Light" w:hAnsi="Calibri Light" w:cs="Calibri Light"/>
        </w:rPr>
        <w:t>3</w:t>
      </w:r>
      <w:r w:rsidR="00BC62C1" w:rsidRPr="25B35239">
        <w:rPr>
          <w:rFonts w:ascii="Calibri Light" w:eastAsia="Calibri Light" w:hAnsi="Calibri Light" w:cs="Calibri Light"/>
          <w:vertAlign w:val="superscript"/>
        </w:rPr>
        <w:t>rd</w:t>
      </w:r>
      <w:r w:rsidR="00BC62C1" w:rsidRPr="25B35239">
        <w:rPr>
          <w:rFonts w:ascii="Calibri Light" w:eastAsia="Calibri Light" w:hAnsi="Calibri Light" w:cs="Calibri Light"/>
        </w:rPr>
        <w:t xml:space="preserve"> party notification</w:t>
      </w:r>
      <w:r w:rsidR="005C1079" w:rsidRPr="25B35239">
        <w:rPr>
          <w:rFonts w:ascii="Calibri Light,Arial" w:eastAsia="Calibri Light,Arial" w:hAnsi="Calibri Light,Arial" w:cs="Calibri Light,Arial"/>
        </w:rPr>
        <w:t xml:space="preserve"> </w:t>
      </w:r>
      <w:r w:rsidRPr="25B35239">
        <w:rPr>
          <w:rFonts w:ascii="Calibri Light" w:eastAsia="Calibri Light" w:hAnsi="Calibri Light" w:cs="Calibri Light"/>
        </w:rPr>
        <w:t xml:space="preserve">system </w:t>
      </w:r>
      <w:r w:rsidR="005C1079" w:rsidRPr="25B35239">
        <w:rPr>
          <w:rFonts w:ascii="Calibri Light" w:eastAsia="Calibri Light" w:hAnsi="Calibri Light" w:cs="Calibri Light"/>
        </w:rPr>
        <w:t xml:space="preserve">will </w:t>
      </w:r>
      <w:r w:rsidR="00E8749D" w:rsidRPr="25B35239">
        <w:rPr>
          <w:rFonts w:ascii="Calibri Light" w:eastAsia="Calibri Light" w:hAnsi="Calibri Light" w:cs="Calibri Light"/>
        </w:rPr>
        <w:t xml:space="preserve">drop the undelivered SMS file in the file server. S/4HANA batch job will pick up these files </w:t>
      </w:r>
      <w:r w:rsidR="007B523D" w:rsidRPr="25B35239">
        <w:rPr>
          <w:rFonts w:ascii="Calibri Light" w:eastAsia="Calibri Light" w:hAnsi="Calibri Light" w:cs="Calibri Light"/>
        </w:rPr>
        <w:t>for processing</w:t>
      </w:r>
      <w:r w:rsidRPr="25B35239">
        <w:rPr>
          <w:rFonts w:ascii="Calibri Light" w:eastAsia="Calibri Light" w:hAnsi="Calibri Light" w:cs="Calibri Light"/>
        </w:rPr>
        <w:t>. If the delivery failure was because the phone is no longer active</w:t>
      </w:r>
      <w:r w:rsidR="00711FD9" w:rsidRPr="25B35239">
        <w:rPr>
          <w:rFonts w:ascii="Calibri Light" w:eastAsia="Calibri Light" w:hAnsi="Calibri Light" w:cs="Calibri Light"/>
        </w:rPr>
        <w:t xml:space="preserve"> or</w:t>
      </w:r>
      <w:r w:rsidRPr="25B35239">
        <w:rPr>
          <w:rFonts w:ascii="Calibri Light" w:eastAsia="Calibri Light" w:hAnsi="Calibri Light" w:cs="Calibri Light"/>
        </w:rPr>
        <w:t xml:space="preserve"> the BP has blocked SCE </w:t>
      </w:r>
      <w:r w:rsidR="00711FD9" w:rsidRPr="25B35239">
        <w:rPr>
          <w:rFonts w:ascii="Calibri Light" w:eastAsia="Calibri Light" w:hAnsi="Calibri Light" w:cs="Calibri Light"/>
        </w:rPr>
        <w:t>voice/</w:t>
      </w:r>
      <w:r w:rsidRPr="25B35239">
        <w:rPr>
          <w:rFonts w:ascii="Calibri Light" w:eastAsia="Calibri Light" w:hAnsi="Calibri Light" w:cs="Calibri Light"/>
        </w:rPr>
        <w:t xml:space="preserve">SMS messages, </w:t>
      </w:r>
      <w:r w:rsidR="00E8749D" w:rsidRPr="25B35239">
        <w:rPr>
          <w:rFonts w:ascii="Calibri Light" w:eastAsia="Calibri Light" w:hAnsi="Calibri Light" w:cs="Calibri Light"/>
        </w:rPr>
        <w:t>t</w:t>
      </w:r>
      <w:r w:rsidR="00870899" w:rsidRPr="25B35239">
        <w:rPr>
          <w:rFonts w:ascii="Calibri Light" w:eastAsia="Calibri Light" w:hAnsi="Calibri Light" w:cs="Calibri Light"/>
        </w:rPr>
        <w:t xml:space="preserve">he specific Mobile number </w:t>
      </w:r>
      <w:r w:rsidRPr="25B35239">
        <w:rPr>
          <w:rFonts w:ascii="Calibri Light" w:eastAsia="Calibri Light" w:hAnsi="Calibri Light" w:cs="Calibri Light"/>
        </w:rPr>
        <w:t xml:space="preserve">will be </w:t>
      </w:r>
      <w:r w:rsidR="000F7997" w:rsidRPr="25B35239">
        <w:rPr>
          <w:rFonts w:ascii="Calibri Light" w:eastAsia="Calibri Light" w:hAnsi="Calibri Light" w:cs="Calibri Light"/>
        </w:rPr>
        <w:t>deleted</w:t>
      </w:r>
      <w:r w:rsidR="00870899" w:rsidRPr="25B35239">
        <w:rPr>
          <w:rFonts w:ascii="Calibri Light" w:eastAsia="Calibri Light" w:hAnsi="Calibri Light" w:cs="Calibri Light"/>
        </w:rPr>
        <w:t xml:space="preserve"> in S/4HANA automatically </w:t>
      </w:r>
      <w:r w:rsidRPr="25B35239">
        <w:rPr>
          <w:rFonts w:ascii="Calibri Light" w:eastAsia="Calibri Light" w:hAnsi="Calibri Light" w:cs="Calibri Light"/>
        </w:rPr>
        <w:t xml:space="preserve">on all BPs </w:t>
      </w:r>
      <w:r w:rsidR="00870899" w:rsidRPr="25B35239">
        <w:rPr>
          <w:rFonts w:ascii="Calibri Light" w:eastAsia="Calibri Light" w:hAnsi="Calibri Light" w:cs="Calibri Light"/>
        </w:rPr>
        <w:t xml:space="preserve">using enhancement </w:t>
      </w:r>
      <w:r w:rsidR="00870899" w:rsidRPr="1CCAE337">
        <w:rPr>
          <w:rFonts w:ascii="Calibri Light" w:eastAsia="Calibri Light" w:hAnsi="Calibri Light" w:cs="Calibri Light"/>
          <w:i/>
        </w:rPr>
        <w:t>E-CIM-CS-09- Update contact detail as bad</w:t>
      </w:r>
      <w:r w:rsidR="00870899" w:rsidRPr="25B35239">
        <w:rPr>
          <w:rFonts w:ascii="Calibri Light,Arial" w:eastAsia="Calibri Light,Arial" w:hAnsi="Calibri Light,Arial" w:cs="Calibri Light,Arial"/>
        </w:rPr>
        <w:t xml:space="preserve"> </w:t>
      </w:r>
      <w:r w:rsidR="00870899" w:rsidRPr="1CCAE337">
        <w:rPr>
          <w:rFonts w:ascii="Calibri Light" w:eastAsia="Calibri Light" w:hAnsi="Calibri Light" w:cs="Calibri Light"/>
          <w:i/>
        </w:rPr>
        <w:t>and update with a reason</w:t>
      </w:r>
      <w:r w:rsidR="00A949AA" w:rsidRPr="1CCAE337">
        <w:rPr>
          <w:rFonts w:ascii="Calibri Light,Arial" w:eastAsia="Calibri Light,Arial" w:hAnsi="Calibri Light,Arial" w:cs="Calibri Light,Arial"/>
          <w:i/>
        </w:rPr>
        <w:t>.</w:t>
      </w:r>
    </w:p>
    <w:p w14:paraId="3F60178D" w14:textId="6CCDDF16" w:rsidR="005A41A4" w:rsidRDefault="005A41A4" w:rsidP="005A41A4">
      <w:pPr>
        <w:pStyle w:val="Heading2Text"/>
        <w:ind w:left="900"/>
        <w:rPr>
          <w:rFonts w:ascii="Calibri Light,Arial" w:eastAsia="Calibri Light,Arial" w:hAnsi="Calibri Light,Arial" w:cs="Calibri Light,Arial"/>
        </w:rPr>
      </w:pPr>
      <w:r w:rsidRPr="25B35239">
        <w:rPr>
          <w:rFonts w:ascii="Calibri Light" w:eastAsia="Calibri Light" w:hAnsi="Calibri Light" w:cs="Calibri Light"/>
        </w:rPr>
        <w:t xml:space="preserve">If the </w:t>
      </w:r>
      <w:r w:rsidR="00534B4D" w:rsidRPr="25B35239">
        <w:rPr>
          <w:rFonts w:ascii="Calibri Light" w:eastAsia="Calibri Light" w:hAnsi="Calibri Light" w:cs="Calibri Light"/>
        </w:rPr>
        <w:t>mobile phone number</w:t>
      </w:r>
      <w:r w:rsidRPr="25B35239">
        <w:rPr>
          <w:rFonts w:ascii="Calibri Light" w:eastAsia="Calibri Light" w:hAnsi="Calibri Light" w:cs="Calibri Light"/>
        </w:rPr>
        <w:t xml:space="preserve"> is deleted from a BP, the existing BP Contact for the outbound correspondence will be updated with these additional information</w:t>
      </w:r>
      <w:r w:rsidR="00EA3EC0" w:rsidRPr="25B35239">
        <w:rPr>
          <w:rFonts w:ascii="Calibri Light" w:eastAsia="Calibri Light" w:hAnsi="Calibri Light" w:cs="Calibri Light"/>
        </w:rPr>
        <w:t xml:space="preserve"> using </w:t>
      </w:r>
      <w:r w:rsidR="00EA3EC0" w:rsidRPr="1CCAE337">
        <w:rPr>
          <w:rFonts w:ascii="Calibri Light" w:eastAsia="Calibri Light" w:hAnsi="Calibri Light" w:cs="Calibri Light"/>
          <w:i/>
        </w:rPr>
        <w:t>E-CIM-CS-09 – Update Response to Original BP Contact</w:t>
      </w:r>
      <w:r w:rsidRPr="25B35239">
        <w:rPr>
          <w:rFonts w:ascii="Calibri Light,Arial" w:eastAsia="Calibri Light,Arial" w:hAnsi="Calibri Light,Arial" w:cs="Calibri Light,Arial"/>
        </w:rPr>
        <w:t>:</w:t>
      </w:r>
      <w:r w:rsidRPr="25B35239" w:rsidDel="009E5F9F">
        <w:rPr>
          <w:rFonts w:ascii="Calibri Light,Arial" w:eastAsia="Calibri Light,Arial" w:hAnsi="Calibri Light,Arial" w:cs="Calibri Light,Arial"/>
        </w:rPr>
        <w:t xml:space="preserve"> </w:t>
      </w:r>
    </w:p>
    <w:p w14:paraId="647452C3" w14:textId="77777777" w:rsidR="005A41A4" w:rsidRDefault="005A41A4" w:rsidP="005A41A4">
      <w:pPr>
        <w:pStyle w:val="Heading2Text"/>
        <w:numPr>
          <w:ilvl w:val="0"/>
          <w:numId w:val="38"/>
        </w:numPr>
        <w:rPr>
          <w:rFonts w:ascii="Calibri Light,Arial" w:eastAsia="Calibri Light,Arial" w:hAnsi="Calibri Light,Arial" w:cs="Calibri Light,Arial"/>
        </w:rPr>
      </w:pPr>
      <w:r w:rsidRPr="25B35239">
        <w:rPr>
          <w:rFonts w:ascii="Calibri Light" w:eastAsia="Calibri Light" w:hAnsi="Calibri Light" w:cs="Calibri Light"/>
        </w:rPr>
        <w:t>Additional Info – ‘Undelivered – Hard bounce’</w:t>
      </w:r>
    </w:p>
    <w:p w14:paraId="5D97FB2C" w14:textId="1867A9D0" w:rsidR="005A41A4" w:rsidRPr="00951D73" w:rsidRDefault="005A41A4" w:rsidP="005A41A4">
      <w:pPr>
        <w:pStyle w:val="Heading2Text"/>
        <w:numPr>
          <w:ilvl w:val="0"/>
          <w:numId w:val="38"/>
        </w:numPr>
        <w:rPr>
          <w:rFonts w:ascii="Calibri Light,Arial" w:eastAsia="Calibri Light,Arial" w:hAnsi="Calibri Light,Arial" w:cs="Calibri Light,Arial"/>
        </w:rPr>
      </w:pPr>
      <w:r w:rsidRPr="25B35239">
        <w:rPr>
          <w:rFonts w:ascii="Calibri Light" w:eastAsia="Calibri Light" w:hAnsi="Calibri Light" w:cs="Calibri Light"/>
        </w:rPr>
        <w:t>Long Text – Containing text ‘Undelivered due to &lt;reason&gt; on &lt;</w:t>
      </w:r>
      <w:r w:rsidR="00534B4D" w:rsidRPr="25B35239">
        <w:rPr>
          <w:rFonts w:ascii="Calibri Light" w:eastAsia="Calibri Light" w:hAnsi="Calibri Light" w:cs="Calibri Light"/>
        </w:rPr>
        <w:t>u</w:t>
      </w:r>
      <w:r w:rsidRPr="25B35239">
        <w:rPr>
          <w:rFonts w:ascii="Calibri Light" w:eastAsia="Calibri Light" w:hAnsi="Calibri Light" w:cs="Calibri Light"/>
        </w:rPr>
        <w:t>ndelivered date and time&gt; and &lt;</w:t>
      </w:r>
      <w:r w:rsidR="00534B4D" w:rsidRPr="25B35239">
        <w:rPr>
          <w:rFonts w:ascii="Calibri Light" w:eastAsia="Calibri Light" w:hAnsi="Calibri Light" w:cs="Calibri Light"/>
        </w:rPr>
        <w:t>mobile phone number</w:t>
      </w:r>
      <w:r w:rsidRPr="25B35239">
        <w:rPr>
          <w:rFonts w:ascii="Calibri Light" w:eastAsia="Calibri Light" w:hAnsi="Calibri Light" w:cs="Calibri Light"/>
        </w:rPr>
        <w:t>&gt; is deleted by system’.</w:t>
      </w:r>
    </w:p>
    <w:p w14:paraId="2A8BBC40" w14:textId="235DFD78" w:rsidR="005A41A4" w:rsidRDefault="005A41A4" w:rsidP="005A41A4">
      <w:pPr>
        <w:pStyle w:val="Heading2Text"/>
        <w:ind w:left="900"/>
        <w:rPr>
          <w:rFonts w:ascii="Calibri Light,Arial" w:eastAsia="Calibri Light,Arial" w:hAnsi="Calibri Light,Arial" w:cs="Calibri Light,Arial"/>
        </w:rPr>
      </w:pPr>
      <w:r w:rsidRPr="25B35239">
        <w:rPr>
          <w:rFonts w:ascii="Calibri Light" w:eastAsia="Calibri Light" w:hAnsi="Calibri Light" w:cs="Calibri Light"/>
        </w:rPr>
        <w:t xml:space="preserve">If the </w:t>
      </w:r>
      <w:r w:rsidR="00534B4D" w:rsidRPr="25B35239">
        <w:rPr>
          <w:rFonts w:ascii="Calibri Light" w:eastAsia="Calibri Light" w:hAnsi="Calibri Light" w:cs="Calibri Light"/>
        </w:rPr>
        <w:t>mobile phone number</w:t>
      </w:r>
      <w:r w:rsidRPr="25B35239">
        <w:rPr>
          <w:rFonts w:ascii="Calibri Light" w:eastAsia="Calibri Light" w:hAnsi="Calibri Light" w:cs="Calibri Light"/>
        </w:rPr>
        <w:t xml:space="preserve"> is deleted from multiple BPs, a new BP Contact will be created for each of the BP that does not have a BP Contact created for outbound correspondence</w:t>
      </w:r>
      <w:r w:rsidR="00EA3EC0" w:rsidRPr="25B35239">
        <w:rPr>
          <w:rFonts w:ascii="Calibri Light" w:eastAsia="Calibri Light" w:hAnsi="Calibri Light" w:cs="Calibri Light"/>
        </w:rPr>
        <w:t xml:space="preserve"> using </w:t>
      </w:r>
      <w:r w:rsidR="00EA3EC0" w:rsidRPr="1CCAE337">
        <w:rPr>
          <w:rFonts w:ascii="Calibri Light" w:eastAsia="Calibri Light" w:hAnsi="Calibri Light" w:cs="Calibri Light"/>
          <w:i/>
        </w:rPr>
        <w:t>E-CIM-CS-09 – Update Response to Original BP Contact</w:t>
      </w:r>
      <w:r w:rsidRPr="25B35239">
        <w:rPr>
          <w:rFonts w:ascii="Calibri Light" w:eastAsia="Calibri Light" w:hAnsi="Calibri Light" w:cs="Calibri Light"/>
        </w:rPr>
        <w:t>. The BP Contact will have these information:</w:t>
      </w:r>
    </w:p>
    <w:p w14:paraId="4DC1A0FE" w14:textId="77777777" w:rsidR="005A41A4" w:rsidRPr="009E5F9F" w:rsidRDefault="005A41A4" w:rsidP="005A41A4">
      <w:pPr>
        <w:pStyle w:val="Heading2Text"/>
        <w:numPr>
          <w:ilvl w:val="0"/>
          <w:numId w:val="38"/>
        </w:numPr>
        <w:rPr>
          <w:rFonts w:ascii="Calibri Light,Arial" w:eastAsia="Calibri Light,Arial" w:hAnsi="Calibri Light,Arial" w:cs="Calibri Light,Arial"/>
        </w:rPr>
      </w:pPr>
      <w:r w:rsidRPr="25B35239">
        <w:rPr>
          <w:rFonts w:ascii="Calibri Light" w:eastAsia="Calibri Light" w:hAnsi="Calibri Light" w:cs="Calibri Light"/>
        </w:rPr>
        <w:t>BP Name &amp;</w:t>
      </w:r>
      <w:r w:rsidRPr="25B35239">
        <w:rPr>
          <w:rFonts w:ascii="Calibri Light,Arial" w:eastAsia="Calibri Light,Arial" w:hAnsi="Calibri Light,Arial" w:cs="Calibri Light,Arial"/>
        </w:rPr>
        <w:t xml:space="preserve"> </w:t>
      </w:r>
      <w:r w:rsidRPr="25B35239">
        <w:rPr>
          <w:rFonts w:ascii="Calibri Light" w:eastAsia="Calibri Light" w:hAnsi="Calibri Light" w:cs="Calibri Light"/>
        </w:rPr>
        <w:t xml:space="preserve">BP Number </w:t>
      </w:r>
    </w:p>
    <w:p w14:paraId="1849FD87" w14:textId="77777777" w:rsidR="005A41A4" w:rsidRDefault="005A41A4" w:rsidP="005A41A4">
      <w:pPr>
        <w:pStyle w:val="Heading2Text"/>
        <w:numPr>
          <w:ilvl w:val="0"/>
          <w:numId w:val="38"/>
        </w:numPr>
        <w:rPr>
          <w:rFonts w:ascii="Calibri Light,Arial" w:eastAsia="Calibri Light,Arial" w:hAnsi="Calibri Light,Arial" w:cs="Calibri Light,Arial"/>
        </w:rPr>
      </w:pPr>
      <w:r w:rsidRPr="770BDB59">
        <w:rPr>
          <w:rFonts w:ascii="Calibri Light" w:eastAsia="Calibri Light" w:hAnsi="Calibri Light" w:cs="Calibri Light"/>
        </w:rPr>
        <w:t>Class – ‘Invalid Customer Info’</w:t>
      </w:r>
    </w:p>
    <w:p w14:paraId="698FE1EE" w14:textId="77777777" w:rsidR="005A41A4" w:rsidRPr="009E5F9F" w:rsidRDefault="005A41A4" w:rsidP="005A41A4">
      <w:pPr>
        <w:pStyle w:val="Heading2Text"/>
        <w:numPr>
          <w:ilvl w:val="0"/>
          <w:numId w:val="38"/>
        </w:numPr>
        <w:rPr>
          <w:rFonts w:ascii="Calibri Light,Arial" w:eastAsia="Calibri Light,Arial" w:hAnsi="Calibri Light,Arial" w:cs="Calibri Light,Arial"/>
        </w:rPr>
      </w:pPr>
      <w:r w:rsidRPr="770BDB59">
        <w:rPr>
          <w:rFonts w:ascii="Calibri Light" w:eastAsia="Calibri Light" w:hAnsi="Calibri Light" w:cs="Calibri Light"/>
        </w:rPr>
        <w:t xml:space="preserve">Action </w:t>
      </w:r>
      <w:r w:rsidRPr="770BDB59">
        <w:rPr>
          <w:rFonts w:ascii="Calibri Light,Arial" w:eastAsia="Calibri Light,Arial" w:hAnsi="Calibri Light,Arial" w:cs="Calibri Light,Arial"/>
        </w:rPr>
        <w:t xml:space="preserve">– </w:t>
      </w:r>
      <w:r w:rsidRPr="770BDB59">
        <w:rPr>
          <w:rFonts w:ascii="Calibri Light" w:eastAsia="Calibri Light" w:hAnsi="Calibri Light" w:cs="Calibri Light"/>
        </w:rPr>
        <w:t>‘Hard bounce’</w:t>
      </w:r>
    </w:p>
    <w:p w14:paraId="4FDB6903" w14:textId="2E26078B" w:rsidR="005A41A4" w:rsidRDefault="005A41A4" w:rsidP="005A41A4">
      <w:pPr>
        <w:pStyle w:val="Heading2Text"/>
        <w:numPr>
          <w:ilvl w:val="0"/>
          <w:numId w:val="38"/>
        </w:numPr>
        <w:rPr>
          <w:rFonts w:ascii="Calibri Light,Arial" w:eastAsia="Calibri Light,Arial" w:hAnsi="Calibri Light,Arial" w:cs="Calibri Light,Arial"/>
        </w:rPr>
      </w:pPr>
      <w:r w:rsidRPr="770BDB59">
        <w:rPr>
          <w:rFonts w:ascii="Calibri Light" w:eastAsia="Calibri Light" w:hAnsi="Calibri Light" w:cs="Calibri Light"/>
        </w:rPr>
        <w:t>Type – ‘</w:t>
      </w:r>
      <w:r w:rsidR="00534B4D" w:rsidRPr="770BDB59">
        <w:rPr>
          <w:rFonts w:ascii="Calibri Light" w:eastAsia="Calibri Light" w:hAnsi="Calibri Light" w:cs="Calibri Light"/>
        </w:rPr>
        <w:t>SMS</w:t>
      </w:r>
      <w:r w:rsidRPr="770BDB59">
        <w:rPr>
          <w:rFonts w:ascii="Calibri Light,Arial" w:eastAsia="Calibri Light,Arial" w:hAnsi="Calibri Light,Arial" w:cs="Calibri Light,Arial"/>
        </w:rPr>
        <w:t>’</w:t>
      </w:r>
    </w:p>
    <w:p w14:paraId="2F58741A" w14:textId="77777777" w:rsidR="005A41A4" w:rsidRDefault="005A41A4" w:rsidP="005A41A4">
      <w:pPr>
        <w:pStyle w:val="Heading2Text"/>
        <w:numPr>
          <w:ilvl w:val="0"/>
          <w:numId w:val="38"/>
        </w:numPr>
        <w:rPr>
          <w:rFonts w:ascii="Calibri Light,Arial" w:eastAsia="Calibri Light,Arial" w:hAnsi="Calibri Light,Arial" w:cs="Calibri Light,Arial"/>
        </w:rPr>
      </w:pPr>
      <w:r w:rsidRPr="25B35239">
        <w:rPr>
          <w:rFonts w:ascii="Calibri Light" w:eastAsia="Calibri Light" w:hAnsi="Calibri Light" w:cs="Calibri Light"/>
        </w:rPr>
        <w:t>In/Outgoing – ‘Incoming’</w:t>
      </w:r>
    </w:p>
    <w:p w14:paraId="6F6AE561" w14:textId="77777777" w:rsidR="005A41A4" w:rsidRDefault="005A41A4" w:rsidP="005A41A4">
      <w:pPr>
        <w:pStyle w:val="Heading2Text"/>
        <w:numPr>
          <w:ilvl w:val="0"/>
          <w:numId w:val="38"/>
        </w:numPr>
        <w:rPr>
          <w:rFonts w:ascii="Calibri Light,Arial" w:eastAsia="Calibri Light,Arial" w:hAnsi="Calibri Light,Arial" w:cs="Calibri Light,Arial"/>
        </w:rPr>
      </w:pPr>
      <w:r w:rsidRPr="770BDB59">
        <w:rPr>
          <w:rFonts w:ascii="Calibri Light" w:eastAsia="Calibri Light" w:hAnsi="Calibri Light" w:cs="Calibri Light"/>
        </w:rPr>
        <w:t>Date/Time – System date and time</w:t>
      </w:r>
    </w:p>
    <w:p w14:paraId="72EEB591" w14:textId="4E25CFC2" w:rsidR="005A41A4" w:rsidRPr="006B7411" w:rsidRDefault="005A41A4" w:rsidP="005A41A4">
      <w:pPr>
        <w:pStyle w:val="Heading2Text"/>
        <w:numPr>
          <w:ilvl w:val="0"/>
          <w:numId w:val="38"/>
        </w:numPr>
        <w:rPr>
          <w:rFonts w:ascii="Calibri Light,Arial" w:eastAsia="Calibri Light,Arial" w:hAnsi="Calibri Light,Arial" w:cs="Calibri Light,Arial"/>
        </w:rPr>
      </w:pPr>
      <w:r w:rsidRPr="25B35239">
        <w:rPr>
          <w:rFonts w:ascii="Calibri Light,Arial" w:eastAsia="Calibri Light,Arial" w:hAnsi="Calibri Light,Arial" w:cs="Calibri Light,Arial"/>
        </w:rPr>
        <w:t xml:space="preserve"> </w:t>
      </w:r>
      <w:r w:rsidRPr="25B35239">
        <w:rPr>
          <w:rFonts w:ascii="Calibri Light" w:eastAsia="Calibri Light" w:hAnsi="Calibri Light" w:cs="Calibri Light"/>
        </w:rPr>
        <w:t>Long Text – Containing text ‘Invalid customer contact information &lt;reason&gt;</w:t>
      </w:r>
      <w:r w:rsidRPr="25B35239">
        <w:rPr>
          <w:rFonts w:ascii="Calibri Light,Arial" w:eastAsia="Calibri Light,Arial" w:hAnsi="Calibri Light,Arial" w:cs="Calibri Light,Arial"/>
        </w:rPr>
        <w:t>.</w:t>
      </w:r>
      <w:r w:rsidRPr="25B35239">
        <w:rPr>
          <w:rFonts w:ascii="Calibri Light" w:eastAsia="Calibri Light" w:hAnsi="Calibri Light" w:cs="Calibri Light"/>
        </w:rPr>
        <w:t xml:space="preserve"> &lt;</w:t>
      </w:r>
      <w:r w:rsidR="00534B4D" w:rsidRPr="25B35239">
        <w:rPr>
          <w:rFonts w:ascii="Calibri Light" w:eastAsia="Calibri Light" w:hAnsi="Calibri Light" w:cs="Calibri Light"/>
        </w:rPr>
        <w:t>Mobile phone number</w:t>
      </w:r>
      <w:r w:rsidRPr="25B35239">
        <w:rPr>
          <w:rFonts w:ascii="Calibri Light" w:eastAsia="Calibri Light" w:hAnsi="Calibri Light" w:cs="Calibri Light"/>
        </w:rPr>
        <w:t>&gt; is deleted by system’.</w:t>
      </w:r>
    </w:p>
    <w:p w14:paraId="4AB87B47" w14:textId="1991031A" w:rsidR="005A41A4" w:rsidRDefault="005A41A4" w:rsidP="005A41A4">
      <w:pPr>
        <w:pStyle w:val="Heading2Text"/>
        <w:ind w:left="900"/>
        <w:rPr>
          <w:rFonts w:ascii="Calibri Light,Arial" w:eastAsia="Calibri Light,Arial" w:hAnsi="Calibri Light,Arial" w:cs="Calibri Light,Arial"/>
        </w:rPr>
      </w:pPr>
      <w:r w:rsidRPr="25B35239">
        <w:rPr>
          <w:rFonts w:ascii="Calibri Light" w:eastAsia="Calibri Light" w:hAnsi="Calibri Light" w:cs="Calibri Light"/>
        </w:rPr>
        <w:t>A Ticket will be create automatically using</w:t>
      </w:r>
      <w:r w:rsidRPr="1CCAE337">
        <w:rPr>
          <w:rFonts w:ascii="Calibri Light" w:eastAsia="Calibri Light" w:hAnsi="Calibri Light" w:cs="Calibri Light"/>
          <w:i/>
        </w:rPr>
        <w:t xml:space="preserve"> E-CIM-CS-09- Update contact detail as bad</w:t>
      </w:r>
      <w:r w:rsidRPr="25B35239">
        <w:rPr>
          <w:rFonts w:ascii="Calibri Light,Arial" w:eastAsia="Calibri Light,Arial" w:hAnsi="Calibri Light,Arial" w:cs="Calibri Light,Arial"/>
        </w:rPr>
        <w:t xml:space="preserve"> </w:t>
      </w:r>
      <w:r w:rsidRPr="25B35239">
        <w:rPr>
          <w:rFonts w:ascii="Calibri Light" w:eastAsia="Calibri Light" w:hAnsi="Calibri Light" w:cs="Calibri Light"/>
        </w:rPr>
        <w:t xml:space="preserve">and update with a reason when the system failed to delete the BP’s </w:t>
      </w:r>
      <w:r w:rsidR="00223933">
        <w:rPr>
          <w:rFonts w:ascii="Calibri Light" w:eastAsia="Calibri Light" w:hAnsi="Calibri Light" w:cs="Calibri Light"/>
        </w:rPr>
        <w:t>phone number</w:t>
      </w:r>
      <w:r w:rsidRPr="25B35239">
        <w:rPr>
          <w:rFonts w:ascii="Calibri Light,Arial" w:eastAsia="Calibri Light,Arial" w:hAnsi="Calibri Light,Arial" w:cs="Calibri Light,Arial"/>
        </w:rPr>
        <w:t xml:space="preserve">. </w:t>
      </w:r>
      <w:r w:rsidRPr="25B35239">
        <w:rPr>
          <w:rFonts w:ascii="Calibri Light" w:eastAsia="Calibri Light" w:hAnsi="Calibri Light" w:cs="Calibri Light"/>
        </w:rPr>
        <w:t>Ticket ‘</w:t>
      </w:r>
      <w:r w:rsidR="00223933">
        <w:rPr>
          <w:rFonts w:ascii="Calibri Light" w:eastAsia="Calibri Light" w:hAnsi="Calibri Light" w:cs="Calibri Light"/>
        </w:rPr>
        <w:t>Account Maintenance – Contact/Alert Preferences’</w:t>
      </w:r>
      <w:r w:rsidRPr="25B35239">
        <w:rPr>
          <w:rFonts w:ascii="Calibri Light" w:eastAsia="Calibri Light" w:hAnsi="Calibri Light" w:cs="Calibri Light"/>
        </w:rPr>
        <w:t xml:space="preserve"> will be created for Offline Support </w:t>
      </w:r>
      <w:r w:rsidR="00CC2964">
        <w:rPr>
          <w:rFonts w:ascii="Calibri Light" w:eastAsia="Calibri Light" w:hAnsi="Calibri Light" w:cs="Calibri Light"/>
        </w:rPr>
        <w:t>for un-assigned customer</w:t>
      </w:r>
      <w:r w:rsidR="00223933">
        <w:rPr>
          <w:rFonts w:ascii="Calibri Light" w:eastAsia="Calibri Light" w:hAnsi="Calibri Light" w:cs="Calibri Light"/>
        </w:rPr>
        <w:t>s</w:t>
      </w:r>
      <w:r w:rsidR="00CC2964">
        <w:rPr>
          <w:rFonts w:ascii="Calibri Light" w:eastAsia="Calibri Light" w:hAnsi="Calibri Light" w:cs="Calibri Light"/>
        </w:rPr>
        <w:t xml:space="preserve"> and BCD </w:t>
      </w:r>
      <w:r w:rsidR="00954DC4">
        <w:rPr>
          <w:rFonts w:ascii="Calibri Light" w:eastAsia="Calibri Light" w:hAnsi="Calibri Light" w:cs="Calibri Light"/>
        </w:rPr>
        <w:t xml:space="preserve">Account Manager </w:t>
      </w:r>
      <w:r w:rsidR="00CC2964">
        <w:rPr>
          <w:rFonts w:ascii="Calibri Light" w:eastAsia="Calibri Light" w:hAnsi="Calibri Light" w:cs="Calibri Light"/>
        </w:rPr>
        <w:t>for assigned customer</w:t>
      </w:r>
      <w:r w:rsidR="00223933">
        <w:rPr>
          <w:rFonts w:ascii="Calibri Light" w:eastAsia="Calibri Light" w:hAnsi="Calibri Light" w:cs="Calibri Light"/>
        </w:rPr>
        <w:t>s</w:t>
      </w:r>
      <w:r w:rsidR="00CC2964">
        <w:rPr>
          <w:rFonts w:ascii="Calibri Light" w:eastAsia="Calibri Light" w:hAnsi="Calibri Light" w:cs="Calibri Light"/>
        </w:rPr>
        <w:t xml:space="preserve"> </w:t>
      </w:r>
      <w:r w:rsidRPr="25B35239">
        <w:rPr>
          <w:rFonts w:ascii="Calibri Light" w:eastAsia="Calibri Light" w:hAnsi="Calibri Light" w:cs="Calibri Light"/>
        </w:rPr>
        <w:t>to update the customer preference manually.  The Correspondence Name</w:t>
      </w:r>
      <w:r w:rsidR="00223933">
        <w:rPr>
          <w:rFonts w:ascii="Calibri Light" w:eastAsia="Calibri Light" w:hAnsi="Calibri Light" w:cs="Calibri Light"/>
        </w:rPr>
        <w:t xml:space="preserve">, </w:t>
      </w:r>
      <w:r w:rsidRPr="25B35239">
        <w:rPr>
          <w:rFonts w:ascii="Calibri Light" w:eastAsia="Calibri Light" w:hAnsi="Calibri Light" w:cs="Calibri Light"/>
        </w:rPr>
        <w:t xml:space="preserve">customer </w:t>
      </w:r>
      <w:r w:rsidR="00534B4D" w:rsidRPr="25B35239">
        <w:rPr>
          <w:rFonts w:ascii="Calibri Light" w:eastAsia="Calibri Light" w:hAnsi="Calibri Light" w:cs="Calibri Light"/>
        </w:rPr>
        <w:t>Mobile phone number</w:t>
      </w:r>
      <w:r w:rsidR="00223933">
        <w:rPr>
          <w:rFonts w:ascii="Calibri Light" w:eastAsia="Calibri Light" w:hAnsi="Calibri Light" w:cs="Calibri Light"/>
        </w:rPr>
        <w:t xml:space="preserve"> and failure reason</w:t>
      </w:r>
      <w:r w:rsidRPr="25B35239">
        <w:rPr>
          <w:rFonts w:ascii="Calibri Light" w:eastAsia="Calibri Light" w:hAnsi="Calibri Light" w:cs="Calibri Light"/>
        </w:rPr>
        <w:t xml:space="preserve"> will be updated in the Ticket long text.</w:t>
      </w:r>
    </w:p>
    <w:p w14:paraId="3D7E9856" w14:textId="557426E4" w:rsidR="008E66B2" w:rsidRDefault="008E66B2" w:rsidP="008E66B2">
      <w:pPr>
        <w:pStyle w:val="Heading2Text"/>
        <w:ind w:left="900"/>
        <w:rPr>
          <w:rFonts w:ascii="Calibri Light,Arial" w:eastAsia="Calibri Light,Arial" w:hAnsi="Calibri Light,Arial" w:cs="Calibri Light,Arial"/>
        </w:rPr>
      </w:pPr>
      <w:r w:rsidRPr="25B35239">
        <w:rPr>
          <w:rFonts w:ascii="Calibri Light" w:eastAsia="Calibri Light" w:hAnsi="Calibri Light" w:cs="Calibri Light"/>
        </w:rPr>
        <w:lastRenderedPageBreak/>
        <w:t>If the undelivered reason was due to soft bounce, the existing BP Contact be updated with the following information</w:t>
      </w:r>
      <w:r w:rsidR="00EA3EC0" w:rsidRPr="25B35239">
        <w:rPr>
          <w:rFonts w:ascii="Calibri Light" w:eastAsia="Calibri Light" w:hAnsi="Calibri Light" w:cs="Calibri Light"/>
        </w:rPr>
        <w:t xml:space="preserve"> using </w:t>
      </w:r>
      <w:r w:rsidR="00EA3EC0" w:rsidRPr="1CCAE337">
        <w:rPr>
          <w:rFonts w:ascii="Calibri Light" w:eastAsia="Calibri Light" w:hAnsi="Calibri Light" w:cs="Calibri Light"/>
          <w:i/>
        </w:rPr>
        <w:t>E-CIM-CS-09 – Update Response to Original BP Contact</w:t>
      </w:r>
      <w:r w:rsidRPr="25B35239">
        <w:rPr>
          <w:rFonts w:ascii="Calibri Light,Arial" w:eastAsia="Calibri Light,Arial" w:hAnsi="Calibri Light,Arial" w:cs="Calibri Light,Arial"/>
        </w:rPr>
        <w:t>:</w:t>
      </w:r>
    </w:p>
    <w:p w14:paraId="3CA70232" w14:textId="77777777" w:rsidR="008E66B2" w:rsidRDefault="008E66B2" w:rsidP="008E66B2">
      <w:pPr>
        <w:pStyle w:val="Heading2Text"/>
        <w:numPr>
          <w:ilvl w:val="0"/>
          <w:numId w:val="38"/>
        </w:numPr>
        <w:rPr>
          <w:rFonts w:ascii="Calibri Light,Arial" w:eastAsia="Calibri Light,Arial" w:hAnsi="Calibri Light,Arial" w:cs="Calibri Light,Arial"/>
        </w:rPr>
      </w:pPr>
      <w:r w:rsidRPr="25B35239">
        <w:rPr>
          <w:rFonts w:ascii="Calibri Light" w:eastAsia="Calibri Light" w:hAnsi="Calibri Light" w:cs="Calibri Light"/>
        </w:rPr>
        <w:t>Additional Info – ‘Undelivered – Soft bounce’</w:t>
      </w:r>
    </w:p>
    <w:p w14:paraId="6E0C01AB" w14:textId="2F9C033B" w:rsidR="008E66B2" w:rsidRPr="000C2744" w:rsidRDefault="008E66B2" w:rsidP="008E66B2">
      <w:pPr>
        <w:pStyle w:val="Heading2Text"/>
        <w:numPr>
          <w:ilvl w:val="0"/>
          <w:numId w:val="38"/>
        </w:numPr>
        <w:rPr>
          <w:rFonts w:ascii="Calibri Light,Arial" w:eastAsia="Calibri Light,Arial" w:hAnsi="Calibri Light,Arial" w:cs="Calibri Light,Arial"/>
        </w:rPr>
      </w:pPr>
      <w:r w:rsidRPr="25B35239">
        <w:rPr>
          <w:rFonts w:ascii="Calibri Light" w:eastAsia="Calibri Light" w:hAnsi="Calibri Light" w:cs="Calibri Light"/>
        </w:rPr>
        <w:t>Long Text – Containing text ‘Undelivered due to &lt;reason&gt; on &lt;undelivered date and time&gt; and &lt;mobile number&gt;</w:t>
      </w:r>
    </w:p>
    <w:p w14:paraId="695F9B6F" w14:textId="4451EE52" w:rsidR="00207F86" w:rsidRDefault="00207F86" w:rsidP="00B23F15">
      <w:pPr>
        <w:pStyle w:val="Heading2Text"/>
        <w:ind w:left="900"/>
        <w:rPr>
          <w:rFonts w:ascii="Calibri Light" w:hAnsi="Calibri Light" w:cs="Arial"/>
        </w:rPr>
      </w:pPr>
    </w:p>
    <w:p w14:paraId="13DAE88A" w14:textId="34C4B8F2" w:rsidR="00C66D07" w:rsidRDefault="007B523D" w:rsidP="00207F86">
      <w:pPr>
        <w:pStyle w:val="Heading2Text"/>
        <w:ind w:left="900"/>
        <w:rPr>
          <w:rFonts w:ascii="Calibri Light,Arial" w:eastAsia="Calibri Light,Arial" w:hAnsi="Calibri Light,Arial" w:cs="Calibri Light,Arial"/>
        </w:rPr>
      </w:pPr>
      <w:r w:rsidRPr="25B35239">
        <w:rPr>
          <w:rFonts w:ascii="Calibri Light" w:eastAsia="Calibri Light" w:hAnsi="Calibri Light" w:cs="Calibri Light"/>
        </w:rPr>
        <w:t>T</w:t>
      </w:r>
      <w:r w:rsidR="00021059" w:rsidRPr="25B35239">
        <w:rPr>
          <w:rFonts w:ascii="Calibri Light" w:eastAsia="Calibri Light" w:hAnsi="Calibri Light" w:cs="Calibri Light"/>
        </w:rPr>
        <w:t xml:space="preserve">he user will </w:t>
      </w:r>
      <w:r w:rsidR="0011725D" w:rsidRPr="25B35239">
        <w:rPr>
          <w:rFonts w:ascii="Calibri Light" w:eastAsia="Calibri Light" w:hAnsi="Calibri Light" w:cs="Calibri Light"/>
        </w:rPr>
        <w:t>use</w:t>
      </w:r>
      <w:r w:rsidR="00021059" w:rsidRPr="25B35239">
        <w:rPr>
          <w:rFonts w:ascii="Calibri Light" w:eastAsia="Calibri Light" w:hAnsi="Calibri Light" w:cs="Calibri Light"/>
        </w:rPr>
        <w:t xml:space="preserve"> the </w:t>
      </w:r>
      <w:r w:rsidR="0011725D" w:rsidRPr="25B35239">
        <w:rPr>
          <w:rFonts w:ascii="Calibri Light" w:eastAsia="Calibri Light" w:hAnsi="Calibri Light" w:cs="Calibri Light"/>
        </w:rPr>
        <w:t xml:space="preserve">self-service report to extract the BP Contact </w:t>
      </w:r>
      <w:r w:rsidR="00207F86" w:rsidRPr="25B35239">
        <w:rPr>
          <w:rFonts w:ascii="Calibri Light" w:eastAsia="Calibri Light" w:hAnsi="Calibri Light" w:cs="Calibri Light"/>
        </w:rPr>
        <w:t xml:space="preserve">and </w:t>
      </w:r>
      <w:r w:rsidR="000F7997" w:rsidRPr="25B35239">
        <w:rPr>
          <w:rFonts w:ascii="Calibri Light" w:eastAsia="Calibri Light" w:hAnsi="Calibri Light" w:cs="Calibri Light"/>
        </w:rPr>
        <w:t>delete/</w:t>
      </w:r>
      <w:r w:rsidR="00207F86" w:rsidRPr="25B35239">
        <w:rPr>
          <w:rFonts w:ascii="Calibri Light" w:eastAsia="Calibri Light" w:hAnsi="Calibri Light" w:cs="Calibri Light"/>
        </w:rPr>
        <w:t>update the BP’s mobile number (Figure 1</w:t>
      </w:r>
      <w:r w:rsidR="00164736" w:rsidRPr="25B35239">
        <w:rPr>
          <w:rFonts w:ascii="Calibri Light" w:eastAsia="Calibri Light" w:hAnsi="Calibri Light" w:cs="Calibri Light"/>
        </w:rPr>
        <w:t>3</w:t>
      </w:r>
      <w:r w:rsidR="00207F86" w:rsidRPr="25B35239">
        <w:rPr>
          <w:rFonts w:ascii="Calibri Light" w:eastAsia="Calibri Light" w:hAnsi="Calibri Light" w:cs="Calibri Light"/>
        </w:rPr>
        <w:t xml:space="preserve">) in Hybris C4C. </w:t>
      </w:r>
    </w:p>
    <w:p w14:paraId="6E3BDAA1" w14:textId="77777777" w:rsidR="00870899" w:rsidRDefault="00870899" w:rsidP="00B23F15">
      <w:pPr>
        <w:pStyle w:val="Heading2Text"/>
        <w:ind w:left="900"/>
        <w:rPr>
          <w:rFonts w:ascii="Calibri Light" w:hAnsi="Calibri Light" w:cs="Arial"/>
        </w:rPr>
      </w:pPr>
    </w:p>
    <w:p w14:paraId="093F5637" w14:textId="492DE301" w:rsidR="00207F86" w:rsidRDefault="007F592B" w:rsidP="00207F86">
      <w:pPr>
        <w:pStyle w:val="Heading2Text"/>
        <w:keepNext/>
        <w:ind w:left="900"/>
      </w:pPr>
      <w:r>
        <w:rPr>
          <w:noProof/>
          <w:lang w:eastAsia="en-US"/>
        </w:rPr>
        <mc:AlternateContent>
          <mc:Choice Requires="wps">
            <w:drawing>
              <wp:anchor distT="0" distB="0" distL="114300" distR="114300" simplePos="0" relativeHeight="251658244" behindDoc="0" locked="0" layoutInCell="1" allowOverlap="1" wp14:anchorId="006A74F5" wp14:editId="1E8BCEFE">
                <wp:simplePos x="0" y="0"/>
                <wp:positionH relativeFrom="column">
                  <wp:posOffset>3086100</wp:posOffset>
                </wp:positionH>
                <wp:positionV relativeFrom="paragraph">
                  <wp:posOffset>1517650</wp:posOffset>
                </wp:positionV>
                <wp:extent cx="2266950" cy="304800"/>
                <wp:effectExtent l="0" t="0" r="19050" b="19050"/>
                <wp:wrapNone/>
                <wp:docPr id="16" name="Rectangle 16"/>
                <wp:cNvGraphicFramePr/>
                <a:graphic xmlns:a="http://schemas.openxmlformats.org/drawingml/2006/main">
                  <a:graphicData uri="http://schemas.microsoft.com/office/word/2010/wordprocessingShape">
                    <wps:wsp>
                      <wps:cNvSpPr/>
                      <wps:spPr>
                        <a:xfrm>
                          <a:off x="0" y="0"/>
                          <a:ext cx="2266950" cy="30480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0F0DD7F1">
              <v:rect w14:anchorId="22736004" id="Rectangle 16" o:spid="_x0000_s1026" style="position:absolute;margin-left:243pt;margin-top:119.5pt;width:178.5pt;height:24pt;z-index:2516582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" filled="f" strokecolor="red" strokeweight="2pt"/>
            </w:pict>
          </mc:Fallback>
        </mc:AlternateContent>
      </w:r>
      <w:r>
        <w:rPr>
          <w:noProof/>
          <w:lang w:eastAsia="en-US"/>
        </w:rPr>
        <mc:AlternateContent>
          <mc:Choice Requires="wps">
            <w:drawing>
              <wp:anchor distT="0" distB="0" distL="114300" distR="114300" simplePos="0" relativeHeight="251658243" behindDoc="0" locked="0" layoutInCell="1" allowOverlap="1" wp14:anchorId="48CBE342" wp14:editId="63D86E0F">
                <wp:simplePos x="0" y="0"/>
                <wp:positionH relativeFrom="column">
                  <wp:posOffset>3098800</wp:posOffset>
                </wp:positionH>
                <wp:positionV relativeFrom="paragraph">
                  <wp:posOffset>1009650</wp:posOffset>
                </wp:positionV>
                <wp:extent cx="2266950" cy="304800"/>
                <wp:effectExtent l="0" t="0" r="19050" b="19050"/>
                <wp:wrapNone/>
                <wp:docPr id="12" name="Rectangle 12"/>
                <wp:cNvGraphicFramePr/>
                <a:graphic xmlns:a="http://schemas.openxmlformats.org/drawingml/2006/main">
                  <a:graphicData uri="http://schemas.microsoft.com/office/word/2010/wordprocessingShape">
                    <wps:wsp>
                      <wps:cNvSpPr/>
                      <wps:spPr>
                        <a:xfrm>
                          <a:off x="0" y="0"/>
                          <a:ext cx="2266950" cy="30480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4A1C4628">
              <v:rect w14:anchorId="51C2656E" id="Rectangle 12" o:spid="_x0000_s1026" style="position:absolute;margin-left:244pt;margin-top:79.5pt;width:178.5pt;height:24pt;z-index:251658243;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" filled="f" strokecolor="red" strokeweight="2pt"/>
            </w:pict>
          </mc:Fallback>
        </mc:AlternateContent>
      </w:r>
      <w:r w:rsidR="00870899">
        <w:rPr>
          <w:noProof/>
          <w:lang w:eastAsia="en-US"/>
        </w:rPr>
        <w:drawing>
          <wp:inline distT="0" distB="0" distL="0" distR="0" wp14:anchorId="59779E35" wp14:editId="5CFD33B7">
            <wp:extent cx="5003800" cy="2724150"/>
            <wp:effectExtent l="0" t="0" r="635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9"/>
                    <a:srcRect l="15812" t="13486" b="5033"/>
                    <a:stretch/>
                  </pic:blipFill>
                  <pic:spPr bwMode="auto">
                    <a:xfrm>
                      <a:off x="0" y="0"/>
                      <a:ext cx="5003800" cy="2724150"/>
                    </a:xfrm>
                    <a:prstGeom prst="rect">
                      <a:avLst/>
                    </a:prstGeom>
                    <a:ln>
                      <a:noFill/>
                    </a:ln>
                    <a:extLst>
                      <a:ext uri="{53640926-AAD7-44D8-BBD7-CCE9431645EC}">
                        <a14:shadowObscured xmlns:a14="http://schemas.microsoft.com/office/drawing/2010/main"/>
                      </a:ext>
                    </a:extLst>
                  </pic:spPr>
                </pic:pic>
              </a:graphicData>
            </a:graphic>
          </wp:inline>
        </w:drawing>
      </w:r>
    </w:p>
    <w:p w14:paraId="5DDB3C0B" w14:textId="04D9C44B" w:rsidR="00870899" w:rsidRDefault="00207F86" w:rsidP="00207F86">
      <w:pPr>
        <w:pStyle w:val="Caption"/>
        <w:ind w:left="180" w:firstLine="720"/>
        <w:rPr>
          <w:rFonts w:ascii="Calibri Light,Arial" w:eastAsia="Calibri Light,Arial" w:hAnsi="Calibri Light,Arial" w:cs="Calibri Light,Arial"/>
        </w:rPr>
      </w:pPr>
      <w:r>
        <w:t xml:space="preserve">Figure </w:t>
      </w:r>
      <w:r>
        <w:fldChar w:fldCharType="begin"/>
      </w:r>
      <w:r>
        <w:instrText xml:space="preserve"> SEQ Figure \* ARABIC </w:instrText>
      </w:r>
      <w:r>
        <w:fldChar w:fldCharType="separate"/>
      </w:r>
      <w:r w:rsidR="00164736">
        <w:rPr>
          <w:noProof/>
        </w:rPr>
        <w:t>13</w:t>
      </w:r>
      <w:r>
        <w:fldChar w:fldCharType="end"/>
      </w:r>
      <w:r>
        <w:t>: Update Mobile number</w:t>
      </w:r>
    </w:p>
    <w:p w14:paraId="3E9B5773" w14:textId="77777777" w:rsidR="00870899" w:rsidRDefault="00870899" w:rsidP="00B23F15">
      <w:pPr>
        <w:pStyle w:val="Heading2Text"/>
        <w:ind w:left="900"/>
        <w:rPr>
          <w:rFonts w:ascii="Calibri Light" w:hAnsi="Calibri Light" w:cs="Arial"/>
        </w:rPr>
      </w:pPr>
    </w:p>
    <w:p w14:paraId="332A17FD" w14:textId="3BBA5DF9" w:rsidR="00223933" w:rsidRPr="00711FD9" w:rsidRDefault="00223933" w:rsidP="00223933">
      <w:pPr>
        <w:pStyle w:val="Heading2Text"/>
        <w:ind w:left="900"/>
        <w:rPr>
          <w:rFonts w:ascii="Calibri Light,Arial" w:eastAsia="Calibri Light,Arial" w:hAnsi="Calibri Light,Arial" w:cs="Calibri Light,Arial"/>
          <w:b/>
          <w:u w:val="single"/>
        </w:rPr>
      </w:pPr>
      <w:r w:rsidRPr="25B35239">
        <w:rPr>
          <w:rFonts w:ascii="Calibri Light" w:eastAsia="Calibri Light" w:hAnsi="Calibri Light" w:cs="Calibri Light"/>
          <w:b/>
          <w:u w:val="single"/>
        </w:rPr>
        <w:t xml:space="preserve">Delivered and undeliverable </w:t>
      </w:r>
      <w:r>
        <w:rPr>
          <w:rFonts w:ascii="Calibri Light" w:eastAsia="Calibri Light" w:hAnsi="Calibri Light" w:cs="Calibri Light"/>
          <w:b/>
          <w:u w:val="single"/>
        </w:rPr>
        <w:t>TTY</w:t>
      </w:r>
      <w:r w:rsidRPr="25B35239">
        <w:rPr>
          <w:rFonts w:ascii="Calibri Light" w:eastAsia="Calibri Light" w:hAnsi="Calibri Light" w:cs="Calibri Light"/>
          <w:b/>
          <w:u w:val="single"/>
        </w:rPr>
        <w:t xml:space="preserve"> Messages</w:t>
      </w:r>
    </w:p>
    <w:p w14:paraId="70E700B3" w14:textId="5BA8CBE6" w:rsidR="00223933" w:rsidRDefault="00223933" w:rsidP="00223933">
      <w:pPr>
        <w:pStyle w:val="Heading2Text"/>
        <w:ind w:left="900"/>
        <w:rPr>
          <w:rFonts w:ascii="Calibri Light,Arial" w:eastAsia="Calibri Light,Arial" w:hAnsi="Calibri Light,Arial" w:cs="Calibri Light,Arial"/>
        </w:rPr>
      </w:pPr>
      <w:r w:rsidRPr="25B35239">
        <w:rPr>
          <w:rFonts w:ascii="Calibri Light" w:eastAsia="Calibri Light" w:hAnsi="Calibri Light" w:cs="Calibri Light"/>
        </w:rPr>
        <w:t xml:space="preserve">If the 3rd party notification system is able to successfully deliver the correspondence to the BP, 3rd party notification system will send the delivered </w:t>
      </w:r>
      <w:r>
        <w:rPr>
          <w:rFonts w:ascii="Calibri Light" w:eastAsia="Calibri Light" w:hAnsi="Calibri Light" w:cs="Calibri Light"/>
        </w:rPr>
        <w:t>TTY</w:t>
      </w:r>
      <w:r w:rsidRPr="25B35239">
        <w:rPr>
          <w:rFonts w:ascii="Calibri Light" w:eastAsia="Calibri Light" w:hAnsi="Calibri Light" w:cs="Calibri Light"/>
        </w:rPr>
        <w:t xml:space="preserve"> file in the file server. S/4HANA batch job will pick up these file for processing using </w:t>
      </w:r>
      <w:r w:rsidRPr="1CCAE337">
        <w:rPr>
          <w:rFonts w:ascii="Calibri Light" w:eastAsia="Calibri Light" w:hAnsi="Calibri Light" w:cs="Calibri Light"/>
          <w:i/>
        </w:rPr>
        <w:t>E-CIM-CS-09- Update contact detail as bad</w:t>
      </w:r>
      <w:r w:rsidRPr="25B35239">
        <w:rPr>
          <w:rFonts w:ascii="Calibri Light,Arial" w:eastAsia="Calibri Light,Arial" w:hAnsi="Calibri Light,Arial" w:cs="Calibri Light,Arial"/>
        </w:rPr>
        <w:t xml:space="preserve"> </w:t>
      </w:r>
      <w:r w:rsidRPr="1CCAE337">
        <w:rPr>
          <w:rFonts w:ascii="Calibri Light" w:eastAsia="Calibri Light" w:hAnsi="Calibri Light" w:cs="Calibri Light"/>
          <w:i/>
        </w:rPr>
        <w:t>and update with a reason</w:t>
      </w:r>
      <w:r w:rsidRPr="25B35239">
        <w:rPr>
          <w:rFonts w:ascii="Calibri Light,Arial" w:eastAsia="Calibri Light,Arial" w:hAnsi="Calibri Light,Arial" w:cs="Calibri Light,Arial"/>
        </w:rPr>
        <w:t xml:space="preserve">. </w:t>
      </w:r>
      <w:r w:rsidRPr="25B35239">
        <w:rPr>
          <w:rFonts w:ascii="Calibri Light" w:eastAsia="Calibri Light" w:hAnsi="Calibri Light" w:cs="Calibri Light"/>
        </w:rPr>
        <w:t>The existing BP Contact created for outbound correspondence will be updated with the additional information</w:t>
      </w:r>
      <w:r w:rsidRPr="25B35239">
        <w:rPr>
          <w:rFonts w:ascii="Calibri Light,Arial" w:eastAsia="Calibri Light,Arial" w:hAnsi="Calibri Light,Arial" w:cs="Calibri Light,Arial"/>
        </w:rPr>
        <w:t xml:space="preserve"> </w:t>
      </w:r>
      <w:r w:rsidRPr="25B35239">
        <w:rPr>
          <w:rFonts w:ascii="Calibri Light" w:eastAsia="Calibri Light" w:hAnsi="Calibri Light" w:cs="Calibri Light"/>
        </w:rPr>
        <w:t xml:space="preserve">below using </w:t>
      </w:r>
      <w:r w:rsidRPr="1CCAE337">
        <w:rPr>
          <w:rFonts w:ascii="Calibri Light" w:eastAsia="Calibri Light" w:hAnsi="Calibri Light" w:cs="Calibri Light"/>
          <w:i/>
        </w:rPr>
        <w:t>E-CIM-CS-09 – Update Response to Original BP Contact</w:t>
      </w:r>
      <w:r w:rsidRPr="25B35239">
        <w:rPr>
          <w:rFonts w:ascii="Calibri Light,Arial" w:eastAsia="Calibri Light,Arial" w:hAnsi="Calibri Light,Arial" w:cs="Calibri Light,Arial"/>
        </w:rPr>
        <w:t>:</w:t>
      </w:r>
    </w:p>
    <w:p w14:paraId="6912D148" w14:textId="77777777" w:rsidR="00223933" w:rsidRDefault="00223933" w:rsidP="00223933">
      <w:pPr>
        <w:pStyle w:val="Heading2Text"/>
        <w:numPr>
          <w:ilvl w:val="0"/>
          <w:numId w:val="38"/>
        </w:numPr>
        <w:rPr>
          <w:rFonts w:ascii="Calibri Light,Arial" w:eastAsia="Calibri Light,Arial" w:hAnsi="Calibri Light,Arial" w:cs="Calibri Light,Arial"/>
        </w:rPr>
      </w:pPr>
      <w:r w:rsidRPr="25B35239">
        <w:rPr>
          <w:rFonts w:ascii="Calibri Light" w:eastAsia="Calibri Light" w:hAnsi="Calibri Light" w:cs="Calibri Light"/>
        </w:rPr>
        <w:t>Additional Info - &lt;Delivered successfully&gt;</w:t>
      </w:r>
    </w:p>
    <w:p w14:paraId="11F3938C" w14:textId="5D5C2524" w:rsidR="00223933" w:rsidRPr="00CB0E42" w:rsidRDefault="00223933" w:rsidP="00223933">
      <w:pPr>
        <w:pStyle w:val="Heading2Text"/>
        <w:numPr>
          <w:ilvl w:val="0"/>
          <w:numId w:val="38"/>
        </w:numPr>
        <w:rPr>
          <w:rFonts w:ascii="Calibri Light,Arial" w:eastAsia="Calibri Light,Arial" w:hAnsi="Calibri Light,Arial" w:cs="Calibri Light,Arial"/>
        </w:rPr>
      </w:pPr>
      <w:r w:rsidRPr="25B35239">
        <w:rPr>
          <w:rFonts w:ascii="Calibri Light" w:eastAsia="Calibri Light" w:hAnsi="Calibri Light" w:cs="Calibri Light"/>
        </w:rPr>
        <w:t>Long Text – Containing text ‘Delivered successfully</w:t>
      </w:r>
      <w:r w:rsidR="005D2E63">
        <w:rPr>
          <w:rFonts w:ascii="Calibri Light" w:eastAsia="Calibri Light" w:hAnsi="Calibri Light" w:cs="Calibri Light"/>
        </w:rPr>
        <w:t>’</w:t>
      </w:r>
      <w:r w:rsidRPr="25B35239">
        <w:rPr>
          <w:rFonts w:ascii="Calibri Light" w:eastAsia="Calibri Light" w:hAnsi="Calibri Light" w:cs="Calibri Light"/>
        </w:rPr>
        <w:t xml:space="preserve"> on &lt;delivered date &amp; time&gt; and customer co</w:t>
      </w:r>
      <w:r w:rsidR="00721D87">
        <w:rPr>
          <w:rFonts w:ascii="Calibri Light" w:eastAsia="Calibri Light" w:hAnsi="Calibri Light" w:cs="Calibri Light"/>
        </w:rPr>
        <w:t>ntact information &lt;Mobile or Phone number</w:t>
      </w:r>
      <w:r w:rsidRPr="25B35239">
        <w:rPr>
          <w:rFonts w:ascii="Calibri Light" w:eastAsia="Calibri Light" w:hAnsi="Calibri Light" w:cs="Calibri Light"/>
        </w:rPr>
        <w:t>&gt;’</w:t>
      </w:r>
    </w:p>
    <w:p w14:paraId="487013E9" w14:textId="77777777" w:rsidR="00223933" w:rsidRDefault="00223933" w:rsidP="00223933">
      <w:pPr>
        <w:pStyle w:val="Heading2Text"/>
        <w:ind w:left="900"/>
        <w:rPr>
          <w:rFonts w:ascii="Calibri Light" w:hAnsi="Calibri Light" w:cs="Arial"/>
        </w:rPr>
      </w:pPr>
    </w:p>
    <w:p w14:paraId="0EB8B860" w14:textId="14285EBB" w:rsidR="00223933" w:rsidRDefault="00721D87" w:rsidP="00223933">
      <w:pPr>
        <w:pStyle w:val="Heading2Text"/>
        <w:ind w:left="900"/>
        <w:rPr>
          <w:rFonts w:ascii="Calibri Light,Arial" w:eastAsia="Calibri Light,Arial" w:hAnsi="Calibri Light,Arial" w:cs="Calibri Light,Arial"/>
        </w:rPr>
      </w:pPr>
      <w:r>
        <w:rPr>
          <w:rFonts w:ascii="Calibri Light" w:eastAsia="Calibri Light" w:hAnsi="Calibri Light" w:cs="Calibri Light"/>
        </w:rPr>
        <w:t>If a TTY</w:t>
      </w:r>
      <w:r w:rsidR="00223933" w:rsidRPr="25B35239">
        <w:rPr>
          <w:rFonts w:ascii="Calibri Light" w:eastAsia="Calibri Light" w:hAnsi="Calibri Light" w:cs="Calibri Light"/>
        </w:rPr>
        <w:t xml:space="preserve"> communication cannot be successfully delivered to the recipient after 3 retries, the 3</w:t>
      </w:r>
      <w:r w:rsidR="00223933" w:rsidRPr="25B35239">
        <w:rPr>
          <w:rFonts w:ascii="Calibri Light" w:eastAsia="Calibri Light" w:hAnsi="Calibri Light" w:cs="Calibri Light"/>
          <w:vertAlign w:val="superscript"/>
        </w:rPr>
        <w:t>rd</w:t>
      </w:r>
      <w:r w:rsidR="00223933" w:rsidRPr="25B35239">
        <w:rPr>
          <w:rFonts w:ascii="Calibri Light" w:eastAsia="Calibri Light" w:hAnsi="Calibri Light" w:cs="Calibri Light"/>
        </w:rPr>
        <w:t xml:space="preserve"> party notification</w:t>
      </w:r>
      <w:r w:rsidR="00223933" w:rsidRPr="25B35239">
        <w:rPr>
          <w:rFonts w:ascii="Calibri Light,Arial" w:eastAsia="Calibri Light,Arial" w:hAnsi="Calibri Light,Arial" w:cs="Calibri Light,Arial"/>
        </w:rPr>
        <w:t xml:space="preserve"> </w:t>
      </w:r>
      <w:r w:rsidR="00223933" w:rsidRPr="25B35239">
        <w:rPr>
          <w:rFonts w:ascii="Calibri Light" w:eastAsia="Calibri Light" w:hAnsi="Calibri Light" w:cs="Calibri Light"/>
        </w:rPr>
        <w:t xml:space="preserve">system will </w:t>
      </w:r>
      <w:r>
        <w:rPr>
          <w:rFonts w:ascii="Calibri Light" w:eastAsia="Calibri Light" w:hAnsi="Calibri Light" w:cs="Calibri Light"/>
        </w:rPr>
        <w:t>drop the undelivered TTY</w:t>
      </w:r>
      <w:r w:rsidR="00223933" w:rsidRPr="25B35239">
        <w:rPr>
          <w:rFonts w:ascii="Calibri Light" w:eastAsia="Calibri Light" w:hAnsi="Calibri Light" w:cs="Calibri Light"/>
        </w:rPr>
        <w:t xml:space="preserve"> file in the file server. S/4HANA batch job will pick up these files for processing. If the delivery failure was because the phone is no longer active or the BP has blocked SCE </w:t>
      </w:r>
      <w:r>
        <w:rPr>
          <w:rFonts w:ascii="Calibri Light" w:eastAsia="Calibri Light" w:hAnsi="Calibri Light" w:cs="Calibri Light"/>
        </w:rPr>
        <w:t>calls</w:t>
      </w:r>
      <w:r w:rsidR="00223933" w:rsidRPr="25B35239">
        <w:rPr>
          <w:rFonts w:ascii="Calibri Light" w:eastAsia="Calibri Light" w:hAnsi="Calibri Light" w:cs="Calibri Light"/>
        </w:rPr>
        <w:t xml:space="preserve">, the specific Mobile number </w:t>
      </w:r>
      <w:r>
        <w:rPr>
          <w:rFonts w:ascii="Calibri Light" w:eastAsia="Calibri Light" w:hAnsi="Calibri Light" w:cs="Calibri Light"/>
        </w:rPr>
        <w:t xml:space="preserve">or Phone number </w:t>
      </w:r>
      <w:r w:rsidR="00223933" w:rsidRPr="25B35239">
        <w:rPr>
          <w:rFonts w:ascii="Calibri Light" w:eastAsia="Calibri Light" w:hAnsi="Calibri Light" w:cs="Calibri Light"/>
        </w:rPr>
        <w:t xml:space="preserve">will be deleted in S/4HANA automatically on all BPs using enhancement </w:t>
      </w:r>
      <w:r w:rsidR="00223933" w:rsidRPr="1CCAE337">
        <w:rPr>
          <w:rFonts w:ascii="Calibri Light" w:eastAsia="Calibri Light" w:hAnsi="Calibri Light" w:cs="Calibri Light"/>
          <w:i/>
        </w:rPr>
        <w:t>E-CIM-CS-09- Update contact detail as bad</w:t>
      </w:r>
      <w:r w:rsidR="00223933" w:rsidRPr="25B35239">
        <w:rPr>
          <w:rFonts w:ascii="Calibri Light,Arial" w:eastAsia="Calibri Light,Arial" w:hAnsi="Calibri Light,Arial" w:cs="Calibri Light,Arial"/>
        </w:rPr>
        <w:t xml:space="preserve"> </w:t>
      </w:r>
      <w:r w:rsidR="00223933" w:rsidRPr="1CCAE337">
        <w:rPr>
          <w:rFonts w:ascii="Calibri Light" w:eastAsia="Calibri Light" w:hAnsi="Calibri Light" w:cs="Calibri Light"/>
          <w:i/>
        </w:rPr>
        <w:t>and update with a reason</w:t>
      </w:r>
      <w:r w:rsidR="00223933" w:rsidRPr="1CCAE337">
        <w:rPr>
          <w:rFonts w:ascii="Calibri Light,Arial" w:eastAsia="Calibri Light,Arial" w:hAnsi="Calibri Light,Arial" w:cs="Calibri Light,Arial"/>
          <w:i/>
        </w:rPr>
        <w:t>.</w:t>
      </w:r>
    </w:p>
    <w:p w14:paraId="5F85EF79" w14:textId="6BC6DC43" w:rsidR="00223933" w:rsidRDefault="00223933" w:rsidP="00223933">
      <w:pPr>
        <w:pStyle w:val="Heading2Text"/>
        <w:ind w:left="900"/>
        <w:rPr>
          <w:rFonts w:ascii="Calibri Light,Arial" w:eastAsia="Calibri Light,Arial" w:hAnsi="Calibri Light,Arial" w:cs="Calibri Light,Arial"/>
        </w:rPr>
      </w:pPr>
      <w:r w:rsidRPr="25B35239">
        <w:rPr>
          <w:rFonts w:ascii="Calibri Light" w:eastAsia="Calibri Light" w:hAnsi="Calibri Light" w:cs="Calibri Light"/>
        </w:rPr>
        <w:lastRenderedPageBreak/>
        <w:t xml:space="preserve">If the mobile </w:t>
      </w:r>
      <w:r w:rsidR="00721D87">
        <w:rPr>
          <w:rFonts w:ascii="Calibri Light" w:eastAsia="Calibri Light" w:hAnsi="Calibri Light" w:cs="Calibri Light"/>
        </w:rPr>
        <w:t xml:space="preserve">or </w:t>
      </w:r>
      <w:r w:rsidRPr="25B35239">
        <w:rPr>
          <w:rFonts w:ascii="Calibri Light" w:eastAsia="Calibri Light" w:hAnsi="Calibri Light" w:cs="Calibri Light"/>
        </w:rPr>
        <w:t xml:space="preserve">phone number is deleted from a BP, the existing BP Contact for the outbound correspondence will be updated with these additional information using </w:t>
      </w:r>
      <w:r w:rsidRPr="1CCAE337">
        <w:rPr>
          <w:rFonts w:ascii="Calibri Light" w:eastAsia="Calibri Light" w:hAnsi="Calibri Light" w:cs="Calibri Light"/>
          <w:i/>
        </w:rPr>
        <w:t>E-CIM-CS-09 – Update Response to Original BP Contact</w:t>
      </w:r>
      <w:r w:rsidRPr="25B35239">
        <w:rPr>
          <w:rFonts w:ascii="Calibri Light,Arial" w:eastAsia="Calibri Light,Arial" w:hAnsi="Calibri Light,Arial" w:cs="Calibri Light,Arial"/>
        </w:rPr>
        <w:t>:</w:t>
      </w:r>
      <w:r w:rsidRPr="25B35239" w:rsidDel="009E5F9F">
        <w:rPr>
          <w:rFonts w:ascii="Calibri Light,Arial" w:eastAsia="Calibri Light,Arial" w:hAnsi="Calibri Light,Arial" w:cs="Calibri Light,Arial"/>
        </w:rPr>
        <w:t xml:space="preserve"> </w:t>
      </w:r>
    </w:p>
    <w:p w14:paraId="3040E26E" w14:textId="77777777" w:rsidR="00223933" w:rsidRDefault="00223933" w:rsidP="00223933">
      <w:pPr>
        <w:pStyle w:val="Heading2Text"/>
        <w:numPr>
          <w:ilvl w:val="0"/>
          <w:numId w:val="38"/>
        </w:numPr>
        <w:rPr>
          <w:rFonts w:ascii="Calibri Light,Arial" w:eastAsia="Calibri Light,Arial" w:hAnsi="Calibri Light,Arial" w:cs="Calibri Light,Arial"/>
        </w:rPr>
      </w:pPr>
      <w:r w:rsidRPr="25B35239">
        <w:rPr>
          <w:rFonts w:ascii="Calibri Light" w:eastAsia="Calibri Light" w:hAnsi="Calibri Light" w:cs="Calibri Light"/>
        </w:rPr>
        <w:t>Additional Info – ‘Undelivered – Hard bounce’</w:t>
      </w:r>
    </w:p>
    <w:p w14:paraId="443B57E6" w14:textId="6CB41BE8" w:rsidR="00223933" w:rsidRPr="00951D73" w:rsidRDefault="00223933" w:rsidP="00223933">
      <w:pPr>
        <w:pStyle w:val="Heading2Text"/>
        <w:numPr>
          <w:ilvl w:val="0"/>
          <w:numId w:val="38"/>
        </w:numPr>
        <w:rPr>
          <w:rFonts w:ascii="Calibri Light,Arial" w:eastAsia="Calibri Light,Arial" w:hAnsi="Calibri Light,Arial" w:cs="Calibri Light,Arial"/>
        </w:rPr>
      </w:pPr>
      <w:r w:rsidRPr="25B35239">
        <w:rPr>
          <w:rFonts w:ascii="Calibri Light" w:eastAsia="Calibri Light" w:hAnsi="Calibri Light" w:cs="Calibri Light"/>
        </w:rPr>
        <w:t xml:space="preserve">Long Text – Containing text ‘Undelivered due to &lt;reason&gt; on &lt;undelivered date and time&gt; and &lt;mobile </w:t>
      </w:r>
      <w:r w:rsidR="00721D87">
        <w:rPr>
          <w:rFonts w:ascii="Calibri Light" w:eastAsia="Calibri Light" w:hAnsi="Calibri Light" w:cs="Calibri Light"/>
        </w:rPr>
        <w:t xml:space="preserve">or </w:t>
      </w:r>
      <w:r w:rsidRPr="25B35239">
        <w:rPr>
          <w:rFonts w:ascii="Calibri Light" w:eastAsia="Calibri Light" w:hAnsi="Calibri Light" w:cs="Calibri Light"/>
        </w:rPr>
        <w:t>phone number&gt; is deleted by system’.</w:t>
      </w:r>
    </w:p>
    <w:p w14:paraId="33A7E667" w14:textId="46FCD63F" w:rsidR="00223933" w:rsidRDefault="00223933" w:rsidP="00223933">
      <w:pPr>
        <w:pStyle w:val="Heading2Text"/>
        <w:ind w:left="900"/>
        <w:rPr>
          <w:rFonts w:ascii="Calibri Light,Arial" w:eastAsia="Calibri Light,Arial" w:hAnsi="Calibri Light,Arial" w:cs="Calibri Light,Arial"/>
        </w:rPr>
      </w:pPr>
      <w:r w:rsidRPr="25B35239">
        <w:rPr>
          <w:rFonts w:ascii="Calibri Light" w:eastAsia="Calibri Light" w:hAnsi="Calibri Light" w:cs="Calibri Light"/>
        </w:rPr>
        <w:t xml:space="preserve">If the mobile </w:t>
      </w:r>
      <w:r w:rsidR="00721D87">
        <w:rPr>
          <w:rFonts w:ascii="Calibri Light" w:eastAsia="Calibri Light" w:hAnsi="Calibri Light" w:cs="Calibri Light"/>
        </w:rPr>
        <w:t xml:space="preserve">or </w:t>
      </w:r>
      <w:r w:rsidRPr="25B35239">
        <w:rPr>
          <w:rFonts w:ascii="Calibri Light" w:eastAsia="Calibri Light" w:hAnsi="Calibri Light" w:cs="Calibri Light"/>
        </w:rPr>
        <w:t xml:space="preserve">phone number is deleted from multiple BPs, a new BP Contact will be created for each of the BP that does not have a BP Contact created for outbound correspondence using </w:t>
      </w:r>
      <w:r w:rsidRPr="1CCAE337">
        <w:rPr>
          <w:rFonts w:ascii="Calibri Light" w:eastAsia="Calibri Light" w:hAnsi="Calibri Light" w:cs="Calibri Light"/>
          <w:i/>
        </w:rPr>
        <w:t>E-CIM-CS-09 – Update Response to Original BP Contact</w:t>
      </w:r>
      <w:r w:rsidRPr="25B35239">
        <w:rPr>
          <w:rFonts w:ascii="Calibri Light" w:eastAsia="Calibri Light" w:hAnsi="Calibri Light" w:cs="Calibri Light"/>
        </w:rPr>
        <w:t>. The BP Contact will have these information:</w:t>
      </w:r>
    </w:p>
    <w:p w14:paraId="4B3EBAB5" w14:textId="77777777" w:rsidR="00223933" w:rsidRPr="009E5F9F" w:rsidRDefault="00223933" w:rsidP="00223933">
      <w:pPr>
        <w:pStyle w:val="Heading2Text"/>
        <w:numPr>
          <w:ilvl w:val="0"/>
          <w:numId w:val="38"/>
        </w:numPr>
        <w:rPr>
          <w:rFonts w:ascii="Calibri Light,Arial" w:eastAsia="Calibri Light,Arial" w:hAnsi="Calibri Light,Arial" w:cs="Calibri Light,Arial"/>
        </w:rPr>
      </w:pPr>
      <w:r w:rsidRPr="25B35239">
        <w:rPr>
          <w:rFonts w:ascii="Calibri Light" w:eastAsia="Calibri Light" w:hAnsi="Calibri Light" w:cs="Calibri Light"/>
        </w:rPr>
        <w:t>BP Name &amp;</w:t>
      </w:r>
      <w:r w:rsidRPr="25B35239">
        <w:rPr>
          <w:rFonts w:ascii="Calibri Light,Arial" w:eastAsia="Calibri Light,Arial" w:hAnsi="Calibri Light,Arial" w:cs="Calibri Light,Arial"/>
        </w:rPr>
        <w:t xml:space="preserve"> </w:t>
      </w:r>
      <w:r w:rsidRPr="25B35239">
        <w:rPr>
          <w:rFonts w:ascii="Calibri Light" w:eastAsia="Calibri Light" w:hAnsi="Calibri Light" w:cs="Calibri Light"/>
        </w:rPr>
        <w:t xml:space="preserve">BP Number </w:t>
      </w:r>
    </w:p>
    <w:p w14:paraId="408DA1EC" w14:textId="77777777" w:rsidR="00223933" w:rsidRDefault="00223933" w:rsidP="00223933">
      <w:pPr>
        <w:pStyle w:val="Heading2Text"/>
        <w:numPr>
          <w:ilvl w:val="0"/>
          <w:numId w:val="38"/>
        </w:numPr>
        <w:rPr>
          <w:rFonts w:ascii="Calibri Light,Arial" w:eastAsia="Calibri Light,Arial" w:hAnsi="Calibri Light,Arial" w:cs="Calibri Light,Arial"/>
        </w:rPr>
      </w:pPr>
      <w:r w:rsidRPr="770BDB59">
        <w:rPr>
          <w:rFonts w:ascii="Calibri Light" w:eastAsia="Calibri Light" w:hAnsi="Calibri Light" w:cs="Calibri Light"/>
        </w:rPr>
        <w:t>Class – ‘Invalid Customer Info’</w:t>
      </w:r>
    </w:p>
    <w:p w14:paraId="1489B15B" w14:textId="77777777" w:rsidR="00223933" w:rsidRPr="009E5F9F" w:rsidRDefault="00223933" w:rsidP="00223933">
      <w:pPr>
        <w:pStyle w:val="Heading2Text"/>
        <w:numPr>
          <w:ilvl w:val="0"/>
          <w:numId w:val="38"/>
        </w:numPr>
        <w:rPr>
          <w:rFonts w:ascii="Calibri Light,Arial" w:eastAsia="Calibri Light,Arial" w:hAnsi="Calibri Light,Arial" w:cs="Calibri Light,Arial"/>
        </w:rPr>
      </w:pPr>
      <w:r w:rsidRPr="770BDB59">
        <w:rPr>
          <w:rFonts w:ascii="Calibri Light" w:eastAsia="Calibri Light" w:hAnsi="Calibri Light" w:cs="Calibri Light"/>
        </w:rPr>
        <w:t xml:space="preserve">Action </w:t>
      </w:r>
      <w:r w:rsidRPr="770BDB59">
        <w:rPr>
          <w:rFonts w:ascii="Calibri Light,Arial" w:eastAsia="Calibri Light,Arial" w:hAnsi="Calibri Light,Arial" w:cs="Calibri Light,Arial"/>
        </w:rPr>
        <w:t xml:space="preserve">– </w:t>
      </w:r>
      <w:r w:rsidRPr="770BDB59">
        <w:rPr>
          <w:rFonts w:ascii="Calibri Light" w:eastAsia="Calibri Light" w:hAnsi="Calibri Light" w:cs="Calibri Light"/>
        </w:rPr>
        <w:t>‘Hard bounce’</w:t>
      </w:r>
    </w:p>
    <w:p w14:paraId="0165A2A4" w14:textId="0FAAA915" w:rsidR="00223933" w:rsidRDefault="00223933" w:rsidP="00223933">
      <w:pPr>
        <w:pStyle w:val="Heading2Text"/>
        <w:numPr>
          <w:ilvl w:val="0"/>
          <w:numId w:val="38"/>
        </w:numPr>
        <w:rPr>
          <w:rFonts w:ascii="Calibri Light,Arial" w:eastAsia="Calibri Light,Arial" w:hAnsi="Calibri Light,Arial" w:cs="Calibri Light,Arial"/>
        </w:rPr>
      </w:pPr>
      <w:r w:rsidRPr="770BDB59">
        <w:rPr>
          <w:rFonts w:ascii="Calibri Light" w:eastAsia="Calibri Light" w:hAnsi="Calibri Light" w:cs="Calibri Light"/>
        </w:rPr>
        <w:t>Type – ‘</w:t>
      </w:r>
      <w:r w:rsidR="0040750B">
        <w:rPr>
          <w:rFonts w:ascii="Calibri Light" w:eastAsia="Calibri Light" w:hAnsi="Calibri Light" w:cs="Calibri Light"/>
        </w:rPr>
        <w:t>TTY</w:t>
      </w:r>
      <w:r w:rsidRPr="770BDB59">
        <w:rPr>
          <w:rFonts w:ascii="Calibri Light,Arial" w:eastAsia="Calibri Light,Arial" w:hAnsi="Calibri Light,Arial" w:cs="Calibri Light,Arial"/>
        </w:rPr>
        <w:t>’</w:t>
      </w:r>
    </w:p>
    <w:p w14:paraId="331D11FF" w14:textId="77777777" w:rsidR="00223933" w:rsidRDefault="00223933" w:rsidP="00223933">
      <w:pPr>
        <w:pStyle w:val="Heading2Text"/>
        <w:numPr>
          <w:ilvl w:val="0"/>
          <w:numId w:val="38"/>
        </w:numPr>
        <w:rPr>
          <w:rFonts w:ascii="Calibri Light,Arial" w:eastAsia="Calibri Light,Arial" w:hAnsi="Calibri Light,Arial" w:cs="Calibri Light,Arial"/>
        </w:rPr>
      </w:pPr>
      <w:r w:rsidRPr="25B35239">
        <w:rPr>
          <w:rFonts w:ascii="Calibri Light" w:eastAsia="Calibri Light" w:hAnsi="Calibri Light" w:cs="Calibri Light"/>
        </w:rPr>
        <w:t>In/Outgoing – ‘Incoming’</w:t>
      </w:r>
    </w:p>
    <w:p w14:paraId="7D4821C0" w14:textId="77777777" w:rsidR="00223933" w:rsidRDefault="00223933" w:rsidP="00223933">
      <w:pPr>
        <w:pStyle w:val="Heading2Text"/>
        <w:numPr>
          <w:ilvl w:val="0"/>
          <w:numId w:val="38"/>
        </w:numPr>
        <w:rPr>
          <w:rFonts w:ascii="Calibri Light,Arial" w:eastAsia="Calibri Light,Arial" w:hAnsi="Calibri Light,Arial" w:cs="Calibri Light,Arial"/>
        </w:rPr>
      </w:pPr>
      <w:r w:rsidRPr="770BDB59">
        <w:rPr>
          <w:rFonts w:ascii="Calibri Light" w:eastAsia="Calibri Light" w:hAnsi="Calibri Light" w:cs="Calibri Light"/>
        </w:rPr>
        <w:t>Date/Time – System date and time</w:t>
      </w:r>
    </w:p>
    <w:p w14:paraId="5343BE58" w14:textId="607C833A" w:rsidR="00223933" w:rsidRPr="006B7411" w:rsidRDefault="00223933" w:rsidP="00223933">
      <w:pPr>
        <w:pStyle w:val="Heading2Text"/>
        <w:numPr>
          <w:ilvl w:val="0"/>
          <w:numId w:val="38"/>
        </w:numPr>
        <w:rPr>
          <w:rFonts w:ascii="Calibri Light,Arial" w:eastAsia="Calibri Light,Arial" w:hAnsi="Calibri Light,Arial" w:cs="Calibri Light,Arial"/>
        </w:rPr>
      </w:pPr>
      <w:r w:rsidRPr="25B35239">
        <w:rPr>
          <w:rFonts w:ascii="Calibri Light,Arial" w:eastAsia="Calibri Light,Arial" w:hAnsi="Calibri Light,Arial" w:cs="Calibri Light,Arial"/>
        </w:rPr>
        <w:t xml:space="preserve"> </w:t>
      </w:r>
      <w:r w:rsidRPr="25B35239">
        <w:rPr>
          <w:rFonts w:ascii="Calibri Light" w:eastAsia="Calibri Light" w:hAnsi="Calibri Light" w:cs="Calibri Light"/>
        </w:rPr>
        <w:t>Long Text – Containing text ‘Invalid customer contact information &lt;reason&gt;</w:t>
      </w:r>
      <w:r w:rsidRPr="25B35239">
        <w:rPr>
          <w:rFonts w:ascii="Calibri Light,Arial" w:eastAsia="Calibri Light,Arial" w:hAnsi="Calibri Light,Arial" w:cs="Calibri Light,Arial"/>
        </w:rPr>
        <w:t>.</w:t>
      </w:r>
      <w:r w:rsidRPr="25B35239">
        <w:rPr>
          <w:rFonts w:ascii="Calibri Light" w:eastAsia="Calibri Light" w:hAnsi="Calibri Light" w:cs="Calibri Light"/>
        </w:rPr>
        <w:t xml:space="preserve"> &lt;Mobile </w:t>
      </w:r>
      <w:r w:rsidR="00721D87">
        <w:rPr>
          <w:rFonts w:ascii="Calibri Light" w:eastAsia="Calibri Light" w:hAnsi="Calibri Light" w:cs="Calibri Light"/>
        </w:rPr>
        <w:t xml:space="preserve">or </w:t>
      </w:r>
      <w:r w:rsidRPr="25B35239">
        <w:rPr>
          <w:rFonts w:ascii="Calibri Light" w:eastAsia="Calibri Light" w:hAnsi="Calibri Light" w:cs="Calibri Light"/>
        </w:rPr>
        <w:t>phone number&gt; is deleted by system’.</w:t>
      </w:r>
    </w:p>
    <w:p w14:paraId="68EA144D" w14:textId="23C33CF6" w:rsidR="00223933" w:rsidRDefault="00223933" w:rsidP="00223933">
      <w:pPr>
        <w:pStyle w:val="Heading2Text"/>
        <w:ind w:left="900"/>
        <w:rPr>
          <w:rFonts w:ascii="Calibri Light,Arial" w:eastAsia="Calibri Light,Arial" w:hAnsi="Calibri Light,Arial" w:cs="Calibri Light,Arial"/>
        </w:rPr>
      </w:pPr>
      <w:r w:rsidRPr="25B35239">
        <w:rPr>
          <w:rFonts w:ascii="Calibri Light" w:eastAsia="Calibri Light" w:hAnsi="Calibri Light" w:cs="Calibri Light"/>
        </w:rPr>
        <w:t>A Ticket will be create automatically using</w:t>
      </w:r>
      <w:r w:rsidRPr="1CCAE337">
        <w:rPr>
          <w:rFonts w:ascii="Calibri Light" w:eastAsia="Calibri Light" w:hAnsi="Calibri Light" w:cs="Calibri Light"/>
          <w:i/>
        </w:rPr>
        <w:t xml:space="preserve"> E-CIM-CS-09- Update contact detail as bad</w:t>
      </w:r>
      <w:r w:rsidRPr="25B35239">
        <w:rPr>
          <w:rFonts w:ascii="Calibri Light,Arial" w:eastAsia="Calibri Light,Arial" w:hAnsi="Calibri Light,Arial" w:cs="Calibri Light,Arial"/>
        </w:rPr>
        <w:t xml:space="preserve"> </w:t>
      </w:r>
      <w:r w:rsidRPr="25B35239">
        <w:rPr>
          <w:rFonts w:ascii="Calibri Light" w:eastAsia="Calibri Light" w:hAnsi="Calibri Light" w:cs="Calibri Light"/>
        </w:rPr>
        <w:t xml:space="preserve">and update with a reason when the system failed to delete the BP’s </w:t>
      </w:r>
      <w:r w:rsidR="00721D87">
        <w:rPr>
          <w:rFonts w:ascii="Calibri Light" w:eastAsia="Calibri Light" w:hAnsi="Calibri Light" w:cs="Calibri Light"/>
        </w:rPr>
        <w:t xml:space="preserve">mobile or </w:t>
      </w:r>
      <w:r>
        <w:rPr>
          <w:rFonts w:ascii="Calibri Light" w:eastAsia="Calibri Light" w:hAnsi="Calibri Light" w:cs="Calibri Light"/>
        </w:rPr>
        <w:t>phone number</w:t>
      </w:r>
      <w:r w:rsidRPr="25B35239">
        <w:rPr>
          <w:rFonts w:ascii="Calibri Light,Arial" w:eastAsia="Calibri Light,Arial" w:hAnsi="Calibri Light,Arial" w:cs="Calibri Light,Arial"/>
        </w:rPr>
        <w:t xml:space="preserve">. </w:t>
      </w:r>
      <w:r w:rsidRPr="25B35239">
        <w:rPr>
          <w:rFonts w:ascii="Calibri Light" w:eastAsia="Calibri Light" w:hAnsi="Calibri Light" w:cs="Calibri Light"/>
        </w:rPr>
        <w:t>Ticket ‘</w:t>
      </w:r>
      <w:r>
        <w:rPr>
          <w:rFonts w:ascii="Calibri Light" w:eastAsia="Calibri Light" w:hAnsi="Calibri Light" w:cs="Calibri Light"/>
        </w:rPr>
        <w:t>Account Maintenance – Contact/Alert Preferences’</w:t>
      </w:r>
      <w:r w:rsidRPr="25B35239">
        <w:rPr>
          <w:rFonts w:ascii="Calibri Light" w:eastAsia="Calibri Light" w:hAnsi="Calibri Light" w:cs="Calibri Light"/>
        </w:rPr>
        <w:t xml:space="preserve"> will be created for Offline Support </w:t>
      </w:r>
      <w:r>
        <w:rPr>
          <w:rFonts w:ascii="Calibri Light" w:eastAsia="Calibri Light" w:hAnsi="Calibri Light" w:cs="Calibri Light"/>
        </w:rPr>
        <w:t xml:space="preserve">for un-assigned customers and BCD Account Manager for assigned customers </w:t>
      </w:r>
      <w:r w:rsidRPr="25B35239">
        <w:rPr>
          <w:rFonts w:ascii="Calibri Light" w:eastAsia="Calibri Light" w:hAnsi="Calibri Light" w:cs="Calibri Light"/>
        </w:rPr>
        <w:t>to update the customer preference manually.  The Correspondence Name</w:t>
      </w:r>
      <w:r>
        <w:rPr>
          <w:rFonts w:ascii="Calibri Light" w:eastAsia="Calibri Light" w:hAnsi="Calibri Light" w:cs="Calibri Light"/>
        </w:rPr>
        <w:t xml:space="preserve">, </w:t>
      </w:r>
      <w:r w:rsidRPr="25B35239">
        <w:rPr>
          <w:rFonts w:ascii="Calibri Light" w:eastAsia="Calibri Light" w:hAnsi="Calibri Light" w:cs="Calibri Light"/>
        </w:rPr>
        <w:t>customer Mobile phone number</w:t>
      </w:r>
      <w:r>
        <w:rPr>
          <w:rFonts w:ascii="Calibri Light" w:eastAsia="Calibri Light" w:hAnsi="Calibri Light" w:cs="Calibri Light"/>
        </w:rPr>
        <w:t xml:space="preserve"> and failure reason</w:t>
      </w:r>
      <w:r w:rsidRPr="25B35239">
        <w:rPr>
          <w:rFonts w:ascii="Calibri Light" w:eastAsia="Calibri Light" w:hAnsi="Calibri Light" w:cs="Calibri Light"/>
        </w:rPr>
        <w:t xml:space="preserve"> will be updated in the Ticket long text.</w:t>
      </w:r>
    </w:p>
    <w:p w14:paraId="7719C21C" w14:textId="77777777" w:rsidR="00223933" w:rsidRDefault="00223933" w:rsidP="00223933">
      <w:pPr>
        <w:pStyle w:val="Heading2Text"/>
        <w:ind w:left="900"/>
        <w:rPr>
          <w:rFonts w:ascii="Calibri Light,Arial" w:eastAsia="Calibri Light,Arial" w:hAnsi="Calibri Light,Arial" w:cs="Calibri Light,Arial"/>
        </w:rPr>
      </w:pPr>
      <w:r w:rsidRPr="25B35239">
        <w:rPr>
          <w:rFonts w:ascii="Calibri Light" w:eastAsia="Calibri Light" w:hAnsi="Calibri Light" w:cs="Calibri Light"/>
        </w:rPr>
        <w:t xml:space="preserve">If the undelivered reason was due to soft bounce, the existing BP Contact be updated with the following information using </w:t>
      </w:r>
      <w:r w:rsidRPr="1CCAE337">
        <w:rPr>
          <w:rFonts w:ascii="Calibri Light" w:eastAsia="Calibri Light" w:hAnsi="Calibri Light" w:cs="Calibri Light"/>
          <w:i/>
        </w:rPr>
        <w:t>E-CIM-CS-09 – Update Response to Original BP Contact</w:t>
      </w:r>
      <w:r w:rsidRPr="25B35239">
        <w:rPr>
          <w:rFonts w:ascii="Calibri Light,Arial" w:eastAsia="Calibri Light,Arial" w:hAnsi="Calibri Light,Arial" w:cs="Calibri Light,Arial"/>
        </w:rPr>
        <w:t>:</w:t>
      </w:r>
    </w:p>
    <w:p w14:paraId="32389AD8" w14:textId="77777777" w:rsidR="00223933" w:rsidRDefault="00223933" w:rsidP="00223933">
      <w:pPr>
        <w:pStyle w:val="Heading2Text"/>
        <w:numPr>
          <w:ilvl w:val="0"/>
          <w:numId w:val="38"/>
        </w:numPr>
        <w:rPr>
          <w:rFonts w:ascii="Calibri Light,Arial" w:eastAsia="Calibri Light,Arial" w:hAnsi="Calibri Light,Arial" w:cs="Calibri Light,Arial"/>
        </w:rPr>
      </w:pPr>
      <w:r w:rsidRPr="25B35239">
        <w:rPr>
          <w:rFonts w:ascii="Calibri Light" w:eastAsia="Calibri Light" w:hAnsi="Calibri Light" w:cs="Calibri Light"/>
        </w:rPr>
        <w:t>Additional Info – ‘Undelivered – Soft bounce’</w:t>
      </w:r>
    </w:p>
    <w:p w14:paraId="40990EE2" w14:textId="14066AA2" w:rsidR="00223933" w:rsidRPr="000C2744" w:rsidRDefault="00223933" w:rsidP="00223933">
      <w:pPr>
        <w:pStyle w:val="Heading2Text"/>
        <w:numPr>
          <w:ilvl w:val="0"/>
          <w:numId w:val="38"/>
        </w:numPr>
        <w:rPr>
          <w:rFonts w:ascii="Calibri Light,Arial" w:eastAsia="Calibri Light,Arial" w:hAnsi="Calibri Light,Arial" w:cs="Calibri Light,Arial"/>
        </w:rPr>
      </w:pPr>
      <w:r w:rsidRPr="25B35239">
        <w:rPr>
          <w:rFonts w:ascii="Calibri Light" w:eastAsia="Calibri Light" w:hAnsi="Calibri Light" w:cs="Calibri Light"/>
        </w:rPr>
        <w:t xml:space="preserve">Long Text – Containing text ‘Undelivered due to &lt;reason&gt; on &lt;undelivered date and time&gt; and &lt;mobile </w:t>
      </w:r>
      <w:r w:rsidR="00721D87">
        <w:rPr>
          <w:rFonts w:ascii="Calibri Light" w:eastAsia="Calibri Light" w:hAnsi="Calibri Light" w:cs="Calibri Light"/>
        </w:rPr>
        <w:t xml:space="preserve">or phone </w:t>
      </w:r>
      <w:r w:rsidRPr="25B35239">
        <w:rPr>
          <w:rFonts w:ascii="Calibri Light" w:eastAsia="Calibri Light" w:hAnsi="Calibri Light" w:cs="Calibri Light"/>
        </w:rPr>
        <w:t>number&gt;</w:t>
      </w:r>
    </w:p>
    <w:p w14:paraId="4ADCD9B4" w14:textId="77777777" w:rsidR="00223933" w:rsidRDefault="00223933" w:rsidP="00223933">
      <w:pPr>
        <w:pStyle w:val="Heading2Text"/>
        <w:ind w:left="900"/>
        <w:rPr>
          <w:rFonts w:ascii="Calibri Light" w:hAnsi="Calibri Light" w:cs="Arial"/>
        </w:rPr>
      </w:pPr>
    </w:p>
    <w:p w14:paraId="1598B3EC" w14:textId="77777777" w:rsidR="00223933" w:rsidRDefault="00223933" w:rsidP="00223933">
      <w:pPr>
        <w:pStyle w:val="Heading2Text"/>
        <w:ind w:left="900"/>
        <w:rPr>
          <w:rFonts w:ascii="Calibri Light,Arial" w:eastAsia="Calibri Light,Arial" w:hAnsi="Calibri Light,Arial" w:cs="Calibri Light,Arial"/>
        </w:rPr>
      </w:pPr>
      <w:r w:rsidRPr="25B35239">
        <w:rPr>
          <w:rFonts w:ascii="Calibri Light" w:eastAsia="Calibri Light" w:hAnsi="Calibri Light" w:cs="Calibri Light"/>
        </w:rPr>
        <w:t xml:space="preserve">The user will use the self-service report to extract the BP Contact and delete/update the BP’s mobile number (Figure 13) in Hybris C4C. </w:t>
      </w:r>
    </w:p>
    <w:p w14:paraId="5342D372" w14:textId="77777777" w:rsidR="00A76309" w:rsidRDefault="00A76309" w:rsidP="00B23F15">
      <w:pPr>
        <w:pStyle w:val="Heading2Text"/>
        <w:ind w:left="900"/>
        <w:rPr>
          <w:rFonts w:ascii="Calibri Light" w:hAnsi="Calibri Light" w:cs="Arial"/>
          <w:u w:val="single"/>
        </w:rPr>
      </w:pPr>
    </w:p>
    <w:p w14:paraId="6876AE5E" w14:textId="313D41C3" w:rsidR="00E8749D" w:rsidRPr="00284840" w:rsidRDefault="00547DFF" w:rsidP="13F65AE5">
      <w:pPr>
        <w:pStyle w:val="Heading2Text"/>
        <w:ind w:left="900"/>
        <w:rPr>
          <w:rFonts w:ascii="Calibri Light,Arial" w:eastAsia="Calibri Light,Arial" w:hAnsi="Calibri Light,Arial" w:cs="Calibri Light,Arial"/>
          <w:b/>
          <w:u w:val="single"/>
        </w:rPr>
      </w:pPr>
      <w:r w:rsidRPr="25B35239">
        <w:rPr>
          <w:rFonts w:ascii="Calibri Light" w:eastAsia="Calibri Light" w:hAnsi="Calibri Light" w:cs="Calibri Light"/>
          <w:b/>
          <w:u w:val="single"/>
        </w:rPr>
        <w:t>Delivered and u</w:t>
      </w:r>
      <w:r w:rsidR="0094527A" w:rsidRPr="25B35239">
        <w:rPr>
          <w:rFonts w:ascii="Calibri Light" w:eastAsia="Calibri Light" w:hAnsi="Calibri Light" w:cs="Calibri Light"/>
          <w:b/>
          <w:u w:val="single"/>
        </w:rPr>
        <w:t xml:space="preserve">ndeliverable </w:t>
      </w:r>
      <w:r w:rsidR="00E8749D" w:rsidRPr="25B35239">
        <w:rPr>
          <w:rFonts w:ascii="Calibri Light" w:eastAsia="Calibri Light" w:hAnsi="Calibri Light" w:cs="Calibri Light"/>
          <w:b/>
          <w:u w:val="single"/>
        </w:rPr>
        <w:t>Voice Call</w:t>
      </w:r>
    </w:p>
    <w:p w14:paraId="3F4F9F6B" w14:textId="1650EA15" w:rsidR="00547DFF" w:rsidRDefault="00547DFF" w:rsidP="00547DFF">
      <w:pPr>
        <w:pStyle w:val="Heading2Text"/>
        <w:ind w:left="900"/>
        <w:rPr>
          <w:rFonts w:ascii="Calibri Light,Arial" w:eastAsia="Calibri Light,Arial" w:hAnsi="Calibri Light,Arial" w:cs="Calibri Light,Arial"/>
        </w:rPr>
      </w:pPr>
      <w:r w:rsidRPr="25B35239">
        <w:rPr>
          <w:rFonts w:ascii="Calibri Light" w:eastAsia="Calibri Light" w:hAnsi="Calibri Light" w:cs="Calibri Light"/>
        </w:rPr>
        <w:t xml:space="preserve">If the 3rd party notification system is able to successfully deliver the correspondence to the BP, 3rd party notification system will send the delivered voice call file in the file server. S/4HANA batch job will pick up these file for processing using </w:t>
      </w:r>
      <w:r w:rsidRPr="1CCAE337">
        <w:rPr>
          <w:rFonts w:ascii="Calibri Light" w:eastAsia="Calibri Light" w:hAnsi="Calibri Light" w:cs="Calibri Light"/>
          <w:i/>
        </w:rPr>
        <w:t>E-CIM-CS-09- Update contact detail as bad</w:t>
      </w:r>
      <w:r w:rsidRPr="25B35239">
        <w:rPr>
          <w:rFonts w:ascii="Calibri Light,Arial" w:eastAsia="Calibri Light,Arial" w:hAnsi="Calibri Light,Arial" w:cs="Calibri Light,Arial"/>
        </w:rPr>
        <w:t xml:space="preserve"> </w:t>
      </w:r>
      <w:r w:rsidRPr="1CCAE337">
        <w:rPr>
          <w:rFonts w:ascii="Calibri Light" w:eastAsia="Calibri Light" w:hAnsi="Calibri Light" w:cs="Calibri Light"/>
          <w:i/>
        </w:rPr>
        <w:t>and update with a reason</w:t>
      </w:r>
      <w:r w:rsidRPr="25B35239">
        <w:rPr>
          <w:rFonts w:ascii="Calibri Light,Arial" w:eastAsia="Calibri Light,Arial" w:hAnsi="Calibri Light,Arial" w:cs="Calibri Light,Arial"/>
        </w:rPr>
        <w:t xml:space="preserve">. </w:t>
      </w:r>
      <w:r w:rsidR="00164736" w:rsidRPr="25B35239">
        <w:rPr>
          <w:rFonts w:ascii="Calibri Light" w:eastAsia="Calibri Light" w:hAnsi="Calibri Light" w:cs="Calibri Light"/>
        </w:rPr>
        <w:t xml:space="preserve">The existing </w:t>
      </w:r>
      <w:r w:rsidRPr="25B35239">
        <w:rPr>
          <w:rFonts w:ascii="Calibri Light" w:eastAsia="Calibri Light" w:hAnsi="Calibri Light" w:cs="Calibri Light"/>
        </w:rPr>
        <w:t xml:space="preserve">BP Contact </w:t>
      </w:r>
      <w:r w:rsidR="00164736" w:rsidRPr="25B35239">
        <w:rPr>
          <w:rFonts w:ascii="Calibri Light" w:eastAsia="Calibri Light" w:hAnsi="Calibri Light" w:cs="Calibri Light"/>
        </w:rPr>
        <w:t xml:space="preserve">created for outbound correspondence </w:t>
      </w:r>
      <w:r w:rsidRPr="25B35239">
        <w:rPr>
          <w:rFonts w:ascii="Calibri Light" w:eastAsia="Calibri Light" w:hAnsi="Calibri Light" w:cs="Calibri Light"/>
        </w:rPr>
        <w:t xml:space="preserve">will be </w:t>
      </w:r>
      <w:r w:rsidR="00164736" w:rsidRPr="25B35239">
        <w:rPr>
          <w:rFonts w:ascii="Calibri Light" w:eastAsia="Calibri Light" w:hAnsi="Calibri Light" w:cs="Calibri Light"/>
        </w:rPr>
        <w:t>updated with the additional</w:t>
      </w:r>
      <w:r w:rsidRPr="25B35239">
        <w:rPr>
          <w:rFonts w:ascii="Calibri Light" w:eastAsia="Calibri Light" w:hAnsi="Calibri Light" w:cs="Calibri Light"/>
        </w:rPr>
        <w:t xml:space="preserve"> information below</w:t>
      </w:r>
      <w:r w:rsidR="00EA3EC0" w:rsidRPr="25B35239">
        <w:rPr>
          <w:rFonts w:ascii="Calibri Light" w:eastAsia="Calibri Light" w:hAnsi="Calibri Light" w:cs="Calibri Light"/>
        </w:rPr>
        <w:t xml:space="preserve"> using </w:t>
      </w:r>
      <w:r w:rsidR="00EA3EC0" w:rsidRPr="1CCAE337">
        <w:rPr>
          <w:rFonts w:ascii="Calibri Light" w:eastAsia="Calibri Light" w:hAnsi="Calibri Light" w:cs="Calibri Light"/>
          <w:i/>
        </w:rPr>
        <w:t>E-CIM-CS-09 – Update Response to Original BP Contact</w:t>
      </w:r>
      <w:r w:rsidR="00164736" w:rsidRPr="25B35239">
        <w:rPr>
          <w:rFonts w:ascii="Calibri Light,Arial" w:eastAsia="Calibri Light,Arial" w:hAnsi="Calibri Light,Arial" w:cs="Calibri Light,Arial"/>
        </w:rPr>
        <w:t>:</w:t>
      </w:r>
    </w:p>
    <w:p w14:paraId="7D407B42" w14:textId="77777777" w:rsidR="00164736" w:rsidRDefault="00164736" w:rsidP="00164736">
      <w:pPr>
        <w:pStyle w:val="Heading2Text"/>
        <w:numPr>
          <w:ilvl w:val="0"/>
          <w:numId w:val="38"/>
        </w:numPr>
        <w:rPr>
          <w:rFonts w:ascii="Calibri Light,Arial" w:eastAsia="Calibri Light,Arial" w:hAnsi="Calibri Light,Arial" w:cs="Calibri Light,Arial"/>
        </w:rPr>
      </w:pPr>
      <w:r w:rsidRPr="25B35239">
        <w:rPr>
          <w:rFonts w:ascii="Calibri Light" w:eastAsia="Calibri Light" w:hAnsi="Calibri Light" w:cs="Calibri Light"/>
        </w:rPr>
        <w:t>Additional Info - &lt;Delivered successfully&gt;</w:t>
      </w:r>
    </w:p>
    <w:p w14:paraId="78A9ABB7" w14:textId="57E141C3" w:rsidR="00547DFF" w:rsidRPr="00164736" w:rsidRDefault="00164736" w:rsidP="00164736">
      <w:pPr>
        <w:pStyle w:val="Heading2Text"/>
        <w:numPr>
          <w:ilvl w:val="0"/>
          <w:numId w:val="38"/>
        </w:numPr>
        <w:rPr>
          <w:rFonts w:ascii="Calibri Light,Arial" w:eastAsia="Calibri Light,Arial" w:hAnsi="Calibri Light,Arial" w:cs="Calibri Light,Arial"/>
        </w:rPr>
      </w:pPr>
      <w:r w:rsidRPr="25B35239">
        <w:rPr>
          <w:rFonts w:ascii="Calibri Light" w:eastAsia="Calibri Light" w:hAnsi="Calibri Light" w:cs="Calibri Light"/>
        </w:rPr>
        <w:t>Long Text – Containing text ‘Delivered successfully on &lt;delivered date &amp; time&gt; and customer contact information &lt;Mobile number&gt;’</w:t>
      </w:r>
    </w:p>
    <w:p w14:paraId="7C87EFDB" w14:textId="2A082953" w:rsidR="00164736" w:rsidRDefault="00A76309" w:rsidP="00E8749D">
      <w:pPr>
        <w:pStyle w:val="Heading2Text"/>
        <w:ind w:left="900"/>
        <w:rPr>
          <w:rFonts w:ascii="Calibri Light,Arial" w:eastAsia="Calibri Light,Arial" w:hAnsi="Calibri Light,Arial" w:cs="Calibri Light,Arial"/>
        </w:rPr>
      </w:pPr>
      <w:r w:rsidRPr="25B35239">
        <w:rPr>
          <w:rFonts w:ascii="Calibri Light" w:eastAsia="Calibri Light" w:hAnsi="Calibri Light" w:cs="Calibri Light"/>
        </w:rPr>
        <w:lastRenderedPageBreak/>
        <w:t xml:space="preserve">If a voice communication cannot be successfully delivered to the recipient after </w:t>
      </w:r>
      <w:r w:rsidR="00547DFF" w:rsidRPr="25B35239">
        <w:rPr>
          <w:rFonts w:ascii="Calibri Light" w:eastAsia="Calibri Light" w:hAnsi="Calibri Light" w:cs="Calibri Light"/>
        </w:rPr>
        <w:t>3</w:t>
      </w:r>
      <w:r w:rsidRPr="25B35239">
        <w:rPr>
          <w:rFonts w:ascii="Calibri Light" w:eastAsia="Calibri Light" w:hAnsi="Calibri Light" w:cs="Calibri Light"/>
        </w:rPr>
        <w:t xml:space="preserve"> retries, the 3</w:t>
      </w:r>
      <w:r w:rsidRPr="25B35239">
        <w:rPr>
          <w:rFonts w:ascii="Calibri Light" w:eastAsia="Calibri Light" w:hAnsi="Calibri Light" w:cs="Calibri Light"/>
          <w:vertAlign w:val="superscript"/>
        </w:rPr>
        <w:t>rd</w:t>
      </w:r>
      <w:r w:rsidRPr="25B35239">
        <w:rPr>
          <w:rFonts w:ascii="Calibri Light" w:eastAsia="Calibri Light" w:hAnsi="Calibri Light" w:cs="Calibri Light"/>
        </w:rPr>
        <w:t xml:space="preserve"> party notification system will drop the undelivered voice </w:t>
      </w:r>
      <w:r w:rsidR="00547DFF" w:rsidRPr="25B35239">
        <w:rPr>
          <w:rFonts w:ascii="Calibri Light" w:eastAsia="Calibri Light" w:hAnsi="Calibri Light" w:cs="Calibri Light"/>
        </w:rPr>
        <w:t xml:space="preserve">call </w:t>
      </w:r>
      <w:r w:rsidRPr="25B35239">
        <w:rPr>
          <w:rFonts w:ascii="Calibri Light" w:eastAsia="Calibri Light" w:hAnsi="Calibri Light" w:cs="Calibri Light"/>
        </w:rPr>
        <w:t xml:space="preserve">file in the file server. S/4HANA batch job will pick up these files for processing.  If the delivery failure was because the phone is no longer active or the BP has blocked SCE calls, the specific phone </w:t>
      </w:r>
      <w:r w:rsidR="001E2D5E" w:rsidRPr="25B35239">
        <w:rPr>
          <w:rFonts w:ascii="Calibri Light" w:eastAsia="Calibri Light" w:hAnsi="Calibri Light" w:cs="Calibri Light"/>
        </w:rPr>
        <w:t xml:space="preserve">or mobile </w:t>
      </w:r>
      <w:r w:rsidRPr="25B35239">
        <w:rPr>
          <w:rFonts w:ascii="Calibri Light" w:eastAsia="Calibri Light" w:hAnsi="Calibri Light" w:cs="Calibri Light"/>
        </w:rPr>
        <w:t xml:space="preserve">number will be deleted in S/4HANA automatically on all BPs using enhancement </w:t>
      </w:r>
      <w:r w:rsidRPr="1CCAE337">
        <w:rPr>
          <w:rFonts w:ascii="Calibri Light" w:eastAsia="Calibri Light" w:hAnsi="Calibri Light" w:cs="Calibri Light"/>
          <w:i/>
        </w:rPr>
        <w:t>E-CIM-CS-09- Update contact detail as bad</w:t>
      </w:r>
      <w:r w:rsidR="00164736" w:rsidRPr="1CCAE337">
        <w:rPr>
          <w:rFonts w:ascii="Calibri Light,Arial" w:eastAsia="Calibri Light,Arial" w:hAnsi="Calibri Light,Arial" w:cs="Calibri Light,Arial"/>
          <w:i/>
        </w:rPr>
        <w:t>.</w:t>
      </w:r>
      <w:r w:rsidRPr="25B35239">
        <w:rPr>
          <w:rFonts w:ascii="Calibri Light,Arial" w:eastAsia="Calibri Light,Arial" w:hAnsi="Calibri Light,Arial" w:cs="Calibri Light,Arial"/>
        </w:rPr>
        <w:t xml:space="preserve">   </w:t>
      </w:r>
    </w:p>
    <w:p w14:paraId="7B5EBCDD" w14:textId="28E50048" w:rsidR="00164736" w:rsidRDefault="00164736" w:rsidP="00164736">
      <w:pPr>
        <w:pStyle w:val="Heading2Text"/>
        <w:ind w:left="900"/>
        <w:rPr>
          <w:rFonts w:ascii="Calibri Light,Arial" w:eastAsia="Calibri Light,Arial" w:hAnsi="Calibri Light,Arial" w:cs="Calibri Light,Arial"/>
        </w:rPr>
      </w:pPr>
      <w:r w:rsidRPr="25B35239">
        <w:rPr>
          <w:rFonts w:ascii="Calibri Light" w:eastAsia="Calibri Light" w:hAnsi="Calibri Light" w:cs="Calibri Light"/>
        </w:rPr>
        <w:t xml:space="preserve">If the </w:t>
      </w:r>
      <w:r w:rsidR="009947CE" w:rsidRPr="25B35239">
        <w:rPr>
          <w:rFonts w:ascii="Calibri Light" w:eastAsia="Calibri Light" w:hAnsi="Calibri Light" w:cs="Calibri Light"/>
        </w:rPr>
        <w:t>phone/</w:t>
      </w:r>
      <w:r w:rsidRPr="25B35239">
        <w:rPr>
          <w:rFonts w:ascii="Calibri Light" w:eastAsia="Calibri Light" w:hAnsi="Calibri Light" w:cs="Calibri Light"/>
        </w:rPr>
        <w:t>mobile phone number is deleted from a BP, the existing BP Contact for the outbound correspondence will be updated with these additional information</w:t>
      </w:r>
      <w:r w:rsidR="00EA3EC0" w:rsidRPr="25B35239">
        <w:rPr>
          <w:rFonts w:ascii="Calibri Light" w:eastAsia="Calibri Light" w:hAnsi="Calibri Light" w:cs="Calibri Light"/>
        </w:rPr>
        <w:t xml:space="preserve"> using </w:t>
      </w:r>
      <w:r w:rsidR="00EA3EC0" w:rsidRPr="1CCAE337">
        <w:rPr>
          <w:rFonts w:ascii="Calibri Light" w:eastAsia="Calibri Light" w:hAnsi="Calibri Light" w:cs="Calibri Light"/>
          <w:i/>
        </w:rPr>
        <w:t>E-CIM-CS-09 – Update Response to Original BP Contact</w:t>
      </w:r>
      <w:r w:rsidRPr="25B35239">
        <w:rPr>
          <w:rFonts w:ascii="Calibri Light,Arial" w:eastAsia="Calibri Light,Arial" w:hAnsi="Calibri Light,Arial" w:cs="Calibri Light,Arial"/>
        </w:rPr>
        <w:t>:</w:t>
      </w:r>
      <w:r w:rsidRPr="25B35239" w:rsidDel="009E5F9F">
        <w:rPr>
          <w:rFonts w:ascii="Calibri Light,Arial" w:eastAsia="Calibri Light,Arial" w:hAnsi="Calibri Light,Arial" w:cs="Calibri Light,Arial"/>
        </w:rPr>
        <w:t xml:space="preserve"> </w:t>
      </w:r>
    </w:p>
    <w:p w14:paraId="7C80695C" w14:textId="77777777" w:rsidR="00164736" w:rsidRDefault="00164736" w:rsidP="00164736">
      <w:pPr>
        <w:pStyle w:val="Heading2Text"/>
        <w:numPr>
          <w:ilvl w:val="0"/>
          <w:numId w:val="38"/>
        </w:numPr>
        <w:rPr>
          <w:rFonts w:ascii="Calibri Light,Arial" w:eastAsia="Calibri Light,Arial" w:hAnsi="Calibri Light,Arial" w:cs="Calibri Light,Arial"/>
        </w:rPr>
      </w:pPr>
      <w:r w:rsidRPr="25B35239">
        <w:rPr>
          <w:rFonts w:ascii="Calibri Light" w:eastAsia="Calibri Light" w:hAnsi="Calibri Light" w:cs="Calibri Light"/>
        </w:rPr>
        <w:t>Additional Info – ‘Undelivered – Hard bounce’</w:t>
      </w:r>
    </w:p>
    <w:p w14:paraId="6556F105" w14:textId="77777777" w:rsidR="00164736" w:rsidRPr="00951D73" w:rsidRDefault="00164736" w:rsidP="00164736">
      <w:pPr>
        <w:pStyle w:val="Heading2Text"/>
        <w:numPr>
          <w:ilvl w:val="0"/>
          <w:numId w:val="38"/>
        </w:numPr>
        <w:rPr>
          <w:rFonts w:ascii="Calibri Light,Arial" w:eastAsia="Calibri Light,Arial" w:hAnsi="Calibri Light,Arial" w:cs="Calibri Light,Arial"/>
        </w:rPr>
      </w:pPr>
      <w:r w:rsidRPr="25B35239">
        <w:rPr>
          <w:rFonts w:ascii="Calibri Light" w:eastAsia="Calibri Light" w:hAnsi="Calibri Light" w:cs="Calibri Light"/>
        </w:rPr>
        <w:t>Long Text – Containing text ‘Undelivered due to &lt;reason&gt; on &lt;undelivered date and time&gt; and &lt;mobile phone number&gt; is deleted by system’.</w:t>
      </w:r>
    </w:p>
    <w:p w14:paraId="53693DBC" w14:textId="343C3C0F" w:rsidR="00164736" w:rsidRDefault="00164736" w:rsidP="00164736">
      <w:pPr>
        <w:pStyle w:val="Heading2Text"/>
        <w:ind w:left="900"/>
        <w:rPr>
          <w:rFonts w:ascii="Calibri Light,Arial" w:eastAsia="Calibri Light,Arial" w:hAnsi="Calibri Light,Arial" w:cs="Calibri Light,Arial"/>
        </w:rPr>
      </w:pPr>
      <w:r w:rsidRPr="25B35239">
        <w:rPr>
          <w:rFonts w:ascii="Calibri Light" w:eastAsia="Calibri Light" w:hAnsi="Calibri Light" w:cs="Calibri Light"/>
        </w:rPr>
        <w:t>If the mobile phone number is deleted from multiple BPs, a new BP Contact will be created for each of the BP that does not have a BP Contact created for outbound correspondence. The BP Contact will have these information</w:t>
      </w:r>
      <w:r w:rsidR="00EA3EC0" w:rsidRPr="25B35239">
        <w:rPr>
          <w:rFonts w:ascii="Calibri Light" w:eastAsia="Calibri Light" w:hAnsi="Calibri Light" w:cs="Calibri Light"/>
        </w:rPr>
        <w:t xml:space="preserve"> using </w:t>
      </w:r>
      <w:r w:rsidR="00EA3EC0" w:rsidRPr="1CCAE337">
        <w:rPr>
          <w:rFonts w:ascii="Calibri Light" w:eastAsia="Calibri Light" w:hAnsi="Calibri Light" w:cs="Calibri Light"/>
          <w:i/>
        </w:rPr>
        <w:t>E-CIM-CS-09 – Update Response to Original BP Contact</w:t>
      </w:r>
      <w:r w:rsidRPr="25B35239">
        <w:rPr>
          <w:rFonts w:ascii="Calibri Light,Arial" w:eastAsia="Calibri Light,Arial" w:hAnsi="Calibri Light,Arial" w:cs="Calibri Light,Arial"/>
        </w:rPr>
        <w:t>:</w:t>
      </w:r>
    </w:p>
    <w:p w14:paraId="077224E0" w14:textId="77777777" w:rsidR="00164736" w:rsidRPr="009E5F9F" w:rsidRDefault="00164736" w:rsidP="00164736">
      <w:pPr>
        <w:pStyle w:val="Heading2Text"/>
        <w:numPr>
          <w:ilvl w:val="0"/>
          <w:numId w:val="38"/>
        </w:numPr>
        <w:rPr>
          <w:rFonts w:ascii="Calibri Light,Arial" w:eastAsia="Calibri Light,Arial" w:hAnsi="Calibri Light,Arial" w:cs="Calibri Light,Arial"/>
        </w:rPr>
      </w:pPr>
      <w:r w:rsidRPr="25B35239">
        <w:rPr>
          <w:rFonts w:ascii="Calibri Light" w:eastAsia="Calibri Light" w:hAnsi="Calibri Light" w:cs="Calibri Light"/>
        </w:rPr>
        <w:t>BP Name &amp;</w:t>
      </w:r>
      <w:r w:rsidRPr="25B35239">
        <w:rPr>
          <w:rFonts w:ascii="Calibri Light,Arial" w:eastAsia="Calibri Light,Arial" w:hAnsi="Calibri Light,Arial" w:cs="Calibri Light,Arial"/>
        </w:rPr>
        <w:t xml:space="preserve"> </w:t>
      </w:r>
      <w:r w:rsidRPr="25B35239">
        <w:rPr>
          <w:rFonts w:ascii="Calibri Light" w:eastAsia="Calibri Light" w:hAnsi="Calibri Light" w:cs="Calibri Light"/>
        </w:rPr>
        <w:t xml:space="preserve">BP Number </w:t>
      </w:r>
    </w:p>
    <w:p w14:paraId="40FD551B" w14:textId="77777777" w:rsidR="00164736" w:rsidRDefault="00164736" w:rsidP="00164736">
      <w:pPr>
        <w:pStyle w:val="Heading2Text"/>
        <w:numPr>
          <w:ilvl w:val="0"/>
          <w:numId w:val="38"/>
        </w:numPr>
        <w:rPr>
          <w:rFonts w:ascii="Calibri Light,Arial" w:eastAsia="Calibri Light,Arial" w:hAnsi="Calibri Light,Arial" w:cs="Calibri Light,Arial"/>
        </w:rPr>
      </w:pPr>
      <w:r w:rsidRPr="770BDB59">
        <w:rPr>
          <w:rFonts w:ascii="Calibri Light" w:eastAsia="Calibri Light" w:hAnsi="Calibri Light" w:cs="Calibri Light"/>
        </w:rPr>
        <w:t>Class – ‘Invalid Customer Info’</w:t>
      </w:r>
    </w:p>
    <w:p w14:paraId="51B6BB55" w14:textId="77777777" w:rsidR="00164736" w:rsidRPr="009E5F9F" w:rsidRDefault="00164736" w:rsidP="00164736">
      <w:pPr>
        <w:pStyle w:val="Heading2Text"/>
        <w:numPr>
          <w:ilvl w:val="0"/>
          <w:numId w:val="38"/>
        </w:numPr>
        <w:rPr>
          <w:rFonts w:ascii="Calibri Light,Arial" w:eastAsia="Calibri Light,Arial" w:hAnsi="Calibri Light,Arial" w:cs="Calibri Light,Arial"/>
        </w:rPr>
      </w:pPr>
      <w:r w:rsidRPr="770BDB59">
        <w:rPr>
          <w:rFonts w:ascii="Calibri Light" w:eastAsia="Calibri Light" w:hAnsi="Calibri Light" w:cs="Calibri Light"/>
        </w:rPr>
        <w:t xml:space="preserve">Action </w:t>
      </w:r>
      <w:r w:rsidRPr="770BDB59">
        <w:rPr>
          <w:rFonts w:ascii="Calibri Light,Arial" w:eastAsia="Calibri Light,Arial" w:hAnsi="Calibri Light,Arial" w:cs="Calibri Light,Arial"/>
        </w:rPr>
        <w:t xml:space="preserve">– </w:t>
      </w:r>
      <w:r w:rsidRPr="770BDB59">
        <w:rPr>
          <w:rFonts w:ascii="Calibri Light" w:eastAsia="Calibri Light" w:hAnsi="Calibri Light" w:cs="Calibri Light"/>
        </w:rPr>
        <w:t>‘Hard bounce’</w:t>
      </w:r>
    </w:p>
    <w:p w14:paraId="6A3D9381" w14:textId="4C23AA3F" w:rsidR="00164736" w:rsidRDefault="00164736" w:rsidP="00164736">
      <w:pPr>
        <w:pStyle w:val="Heading2Text"/>
        <w:numPr>
          <w:ilvl w:val="0"/>
          <w:numId w:val="38"/>
        </w:numPr>
        <w:rPr>
          <w:rFonts w:ascii="Calibri Light,Arial" w:eastAsia="Calibri Light,Arial" w:hAnsi="Calibri Light,Arial" w:cs="Calibri Light,Arial"/>
        </w:rPr>
      </w:pPr>
      <w:r w:rsidRPr="770BDB59">
        <w:rPr>
          <w:rFonts w:ascii="Calibri Light" w:eastAsia="Calibri Light" w:hAnsi="Calibri Light" w:cs="Calibri Light"/>
        </w:rPr>
        <w:t>Type – ‘</w:t>
      </w:r>
      <w:r w:rsidR="009947CE" w:rsidRPr="770BDB59">
        <w:rPr>
          <w:rFonts w:ascii="Calibri Light" w:eastAsia="Calibri Light" w:hAnsi="Calibri Light" w:cs="Calibri Light"/>
        </w:rPr>
        <w:t>Phone</w:t>
      </w:r>
      <w:r w:rsidRPr="770BDB59">
        <w:rPr>
          <w:rFonts w:ascii="Calibri Light,Arial" w:eastAsia="Calibri Light,Arial" w:hAnsi="Calibri Light,Arial" w:cs="Calibri Light,Arial"/>
        </w:rPr>
        <w:t>’</w:t>
      </w:r>
    </w:p>
    <w:p w14:paraId="57509DB8" w14:textId="77777777" w:rsidR="00164736" w:rsidRDefault="00164736" w:rsidP="00164736">
      <w:pPr>
        <w:pStyle w:val="Heading2Text"/>
        <w:numPr>
          <w:ilvl w:val="0"/>
          <w:numId w:val="38"/>
        </w:numPr>
        <w:rPr>
          <w:rFonts w:ascii="Calibri Light,Arial" w:eastAsia="Calibri Light,Arial" w:hAnsi="Calibri Light,Arial" w:cs="Calibri Light,Arial"/>
        </w:rPr>
      </w:pPr>
      <w:r w:rsidRPr="25B35239">
        <w:rPr>
          <w:rFonts w:ascii="Calibri Light" w:eastAsia="Calibri Light" w:hAnsi="Calibri Light" w:cs="Calibri Light"/>
        </w:rPr>
        <w:t>In/Outgoing – ‘Incoming’</w:t>
      </w:r>
    </w:p>
    <w:p w14:paraId="4ABF7E39" w14:textId="77777777" w:rsidR="00164736" w:rsidRDefault="00164736" w:rsidP="00164736">
      <w:pPr>
        <w:pStyle w:val="Heading2Text"/>
        <w:numPr>
          <w:ilvl w:val="0"/>
          <w:numId w:val="38"/>
        </w:numPr>
        <w:rPr>
          <w:rFonts w:ascii="Calibri Light,Arial" w:eastAsia="Calibri Light,Arial" w:hAnsi="Calibri Light,Arial" w:cs="Calibri Light,Arial"/>
        </w:rPr>
      </w:pPr>
      <w:r w:rsidRPr="770BDB59">
        <w:rPr>
          <w:rFonts w:ascii="Calibri Light" w:eastAsia="Calibri Light" w:hAnsi="Calibri Light" w:cs="Calibri Light"/>
        </w:rPr>
        <w:t>Date/Time – System date and time</w:t>
      </w:r>
    </w:p>
    <w:p w14:paraId="2F5A3D81" w14:textId="3988887C" w:rsidR="00164736" w:rsidRPr="006B7411" w:rsidRDefault="00164736" w:rsidP="00164736">
      <w:pPr>
        <w:pStyle w:val="Heading2Text"/>
        <w:numPr>
          <w:ilvl w:val="0"/>
          <w:numId w:val="38"/>
        </w:numPr>
        <w:rPr>
          <w:rFonts w:ascii="Calibri Light,Arial" w:eastAsia="Calibri Light,Arial" w:hAnsi="Calibri Light,Arial" w:cs="Calibri Light,Arial"/>
        </w:rPr>
      </w:pPr>
      <w:r w:rsidRPr="25B35239">
        <w:rPr>
          <w:rFonts w:ascii="Calibri Light,Arial" w:eastAsia="Calibri Light,Arial" w:hAnsi="Calibri Light,Arial" w:cs="Calibri Light,Arial"/>
        </w:rPr>
        <w:t xml:space="preserve"> </w:t>
      </w:r>
      <w:r w:rsidRPr="25B35239">
        <w:rPr>
          <w:rFonts w:ascii="Calibri Light" w:eastAsia="Calibri Light" w:hAnsi="Calibri Light" w:cs="Calibri Light"/>
        </w:rPr>
        <w:t>Long Text – Containing text ‘Invalid customer contact information &lt;reason&gt;</w:t>
      </w:r>
      <w:r w:rsidRPr="25B35239">
        <w:rPr>
          <w:rFonts w:ascii="Calibri Light,Arial" w:eastAsia="Calibri Light,Arial" w:hAnsi="Calibri Light,Arial" w:cs="Calibri Light,Arial"/>
        </w:rPr>
        <w:t>.</w:t>
      </w:r>
      <w:r w:rsidRPr="25B35239">
        <w:rPr>
          <w:rFonts w:ascii="Calibri Light" w:eastAsia="Calibri Light" w:hAnsi="Calibri Light" w:cs="Calibri Light"/>
        </w:rPr>
        <w:t xml:space="preserve"> &lt;</w:t>
      </w:r>
      <w:r w:rsidR="009947CE" w:rsidRPr="25B35239">
        <w:rPr>
          <w:rFonts w:ascii="Calibri Light" w:eastAsia="Calibri Light" w:hAnsi="Calibri Light" w:cs="Calibri Light"/>
        </w:rPr>
        <w:t>Phone/</w:t>
      </w:r>
      <w:r w:rsidRPr="25B35239">
        <w:rPr>
          <w:rFonts w:ascii="Calibri Light" w:eastAsia="Calibri Light" w:hAnsi="Calibri Light" w:cs="Calibri Light"/>
        </w:rPr>
        <w:t>Mobile phone number&gt; is deleted by system’.</w:t>
      </w:r>
    </w:p>
    <w:p w14:paraId="4ACC33B7" w14:textId="38D05250" w:rsidR="00164736" w:rsidRDefault="00164736" w:rsidP="00164736">
      <w:pPr>
        <w:pStyle w:val="Heading2Text"/>
        <w:ind w:left="900"/>
        <w:rPr>
          <w:rFonts w:ascii="Calibri Light,Arial" w:eastAsia="Calibri Light,Arial" w:hAnsi="Calibri Light,Arial" w:cs="Calibri Light,Arial"/>
        </w:rPr>
      </w:pPr>
      <w:r w:rsidRPr="25B35239">
        <w:rPr>
          <w:rFonts w:ascii="Calibri Light" w:eastAsia="Calibri Light" w:hAnsi="Calibri Light" w:cs="Calibri Light"/>
        </w:rPr>
        <w:t>A Ticket will be create automatically using</w:t>
      </w:r>
      <w:r w:rsidRPr="1CCAE337">
        <w:rPr>
          <w:rFonts w:ascii="Calibri Light" w:eastAsia="Calibri Light" w:hAnsi="Calibri Light" w:cs="Calibri Light"/>
          <w:i/>
        </w:rPr>
        <w:t xml:space="preserve"> E-CIM-CS-09- Update contact detail as bad</w:t>
      </w:r>
      <w:r w:rsidRPr="25B35239">
        <w:rPr>
          <w:rFonts w:ascii="Calibri Light,Arial" w:eastAsia="Calibri Light,Arial" w:hAnsi="Calibri Light,Arial" w:cs="Calibri Light,Arial"/>
        </w:rPr>
        <w:t xml:space="preserve"> </w:t>
      </w:r>
      <w:r w:rsidRPr="25B35239">
        <w:rPr>
          <w:rFonts w:ascii="Calibri Light" w:eastAsia="Calibri Light" w:hAnsi="Calibri Light" w:cs="Calibri Light"/>
        </w:rPr>
        <w:t>and update with a reason when the system failed to delete the BP’s email</w:t>
      </w:r>
      <w:r w:rsidRPr="25B35239">
        <w:rPr>
          <w:rFonts w:ascii="Calibri Light,Arial" w:eastAsia="Calibri Light,Arial" w:hAnsi="Calibri Light,Arial" w:cs="Calibri Light,Arial"/>
        </w:rPr>
        <w:t xml:space="preserve">. </w:t>
      </w:r>
      <w:r w:rsidRPr="25B35239">
        <w:rPr>
          <w:rFonts w:ascii="Calibri Light" w:eastAsia="Calibri Light" w:hAnsi="Calibri Light" w:cs="Calibri Light"/>
        </w:rPr>
        <w:t>Ticket ‘</w:t>
      </w:r>
      <w:r w:rsidR="00223933">
        <w:rPr>
          <w:rFonts w:ascii="Calibri Light" w:eastAsia="Calibri Light" w:hAnsi="Calibri Light" w:cs="Calibri Light"/>
        </w:rPr>
        <w:t>Account Maintenance – Contact/Alert Preferences</w:t>
      </w:r>
      <w:r w:rsidRPr="25B35239">
        <w:rPr>
          <w:rFonts w:ascii="Calibri Light" w:eastAsia="Calibri Light" w:hAnsi="Calibri Light" w:cs="Calibri Light"/>
        </w:rPr>
        <w:t xml:space="preserve">’ will be </w:t>
      </w:r>
      <w:r w:rsidR="00223933">
        <w:rPr>
          <w:rFonts w:ascii="Calibri Light" w:eastAsia="Calibri Light" w:hAnsi="Calibri Light" w:cs="Calibri Light"/>
        </w:rPr>
        <w:t xml:space="preserve">automatically </w:t>
      </w:r>
      <w:r w:rsidRPr="25B35239">
        <w:rPr>
          <w:rFonts w:ascii="Calibri Light" w:eastAsia="Calibri Light" w:hAnsi="Calibri Light" w:cs="Calibri Light"/>
        </w:rPr>
        <w:t xml:space="preserve">created for Offline Support </w:t>
      </w:r>
      <w:r w:rsidR="00CC2964">
        <w:rPr>
          <w:rFonts w:ascii="Calibri Light" w:eastAsia="Calibri Light" w:hAnsi="Calibri Light" w:cs="Calibri Light"/>
        </w:rPr>
        <w:t>for un-assigned customer</w:t>
      </w:r>
      <w:r w:rsidR="00223933">
        <w:rPr>
          <w:rFonts w:ascii="Calibri Light" w:eastAsia="Calibri Light" w:hAnsi="Calibri Light" w:cs="Calibri Light"/>
        </w:rPr>
        <w:t>s</w:t>
      </w:r>
      <w:r w:rsidR="00CC2964">
        <w:rPr>
          <w:rFonts w:ascii="Calibri Light" w:eastAsia="Calibri Light" w:hAnsi="Calibri Light" w:cs="Calibri Light"/>
        </w:rPr>
        <w:t xml:space="preserve"> and BCD </w:t>
      </w:r>
      <w:r w:rsidR="00954DC4">
        <w:rPr>
          <w:rFonts w:ascii="Calibri Light" w:eastAsia="Calibri Light" w:hAnsi="Calibri Light" w:cs="Calibri Light"/>
        </w:rPr>
        <w:t xml:space="preserve">Account Manager </w:t>
      </w:r>
      <w:r w:rsidR="00CC2964">
        <w:rPr>
          <w:rFonts w:ascii="Calibri Light" w:eastAsia="Calibri Light" w:hAnsi="Calibri Light" w:cs="Calibri Light"/>
        </w:rPr>
        <w:t>for assigned customer</w:t>
      </w:r>
      <w:r w:rsidR="00223933">
        <w:rPr>
          <w:rFonts w:ascii="Calibri Light" w:eastAsia="Calibri Light" w:hAnsi="Calibri Light" w:cs="Calibri Light"/>
        </w:rPr>
        <w:t>s</w:t>
      </w:r>
      <w:r w:rsidR="00CC2964">
        <w:rPr>
          <w:rFonts w:ascii="Calibri Light" w:eastAsia="Calibri Light" w:hAnsi="Calibri Light" w:cs="Calibri Light"/>
        </w:rPr>
        <w:t xml:space="preserve"> </w:t>
      </w:r>
      <w:r w:rsidRPr="25B35239">
        <w:rPr>
          <w:rFonts w:ascii="Calibri Light" w:eastAsia="Calibri Light" w:hAnsi="Calibri Light" w:cs="Calibri Light"/>
        </w:rPr>
        <w:t>to update the customer preference manually.  The Correspondence Name</w:t>
      </w:r>
      <w:r w:rsidR="00223933">
        <w:rPr>
          <w:rFonts w:ascii="Calibri Light" w:eastAsia="Calibri Light" w:hAnsi="Calibri Light" w:cs="Calibri Light"/>
        </w:rPr>
        <w:t xml:space="preserve">, </w:t>
      </w:r>
      <w:r w:rsidRPr="25B35239">
        <w:rPr>
          <w:rFonts w:ascii="Calibri Light" w:eastAsia="Calibri Light" w:hAnsi="Calibri Light" w:cs="Calibri Light"/>
        </w:rPr>
        <w:t xml:space="preserve">customer </w:t>
      </w:r>
      <w:r w:rsidR="009947CE" w:rsidRPr="25B35239">
        <w:rPr>
          <w:rFonts w:ascii="Calibri Light" w:eastAsia="Calibri Light" w:hAnsi="Calibri Light" w:cs="Calibri Light"/>
        </w:rPr>
        <w:t>Phone/</w:t>
      </w:r>
      <w:r w:rsidRPr="25B35239">
        <w:rPr>
          <w:rFonts w:ascii="Calibri Light" w:eastAsia="Calibri Light" w:hAnsi="Calibri Light" w:cs="Calibri Light"/>
        </w:rPr>
        <w:t xml:space="preserve">Mobile phone number </w:t>
      </w:r>
      <w:r w:rsidR="00223933">
        <w:rPr>
          <w:rFonts w:ascii="Calibri Light" w:eastAsia="Calibri Light" w:hAnsi="Calibri Light" w:cs="Calibri Light"/>
        </w:rPr>
        <w:t xml:space="preserve">and failure reason </w:t>
      </w:r>
      <w:r w:rsidRPr="25B35239">
        <w:rPr>
          <w:rFonts w:ascii="Calibri Light" w:eastAsia="Calibri Light" w:hAnsi="Calibri Light" w:cs="Calibri Light"/>
        </w:rPr>
        <w:t>will be updated in the Ticket long text.</w:t>
      </w:r>
    </w:p>
    <w:p w14:paraId="512C9031" w14:textId="5D92A67E" w:rsidR="009947CE" w:rsidRDefault="009947CE" w:rsidP="009947CE">
      <w:pPr>
        <w:pStyle w:val="Heading2Text"/>
        <w:ind w:left="900"/>
        <w:rPr>
          <w:rFonts w:ascii="Calibri Light,Arial" w:eastAsia="Calibri Light,Arial" w:hAnsi="Calibri Light,Arial" w:cs="Calibri Light,Arial"/>
        </w:rPr>
      </w:pPr>
      <w:r w:rsidRPr="25B35239">
        <w:rPr>
          <w:rFonts w:ascii="Calibri Light" w:eastAsia="Calibri Light" w:hAnsi="Calibri Light" w:cs="Calibri Light"/>
        </w:rPr>
        <w:t>If the undelivered reason was due to soft bounce, the existing BP Contact be updated with the following information</w:t>
      </w:r>
      <w:r w:rsidR="00EA3EC0" w:rsidRPr="25B35239">
        <w:rPr>
          <w:rFonts w:ascii="Calibri Light" w:eastAsia="Calibri Light" w:hAnsi="Calibri Light" w:cs="Calibri Light"/>
        </w:rPr>
        <w:t xml:space="preserve"> using </w:t>
      </w:r>
      <w:r w:rsidR="00EA3EC0" w:rsidRPr="1CCAE337">
        <w:rPr>
          <w:rFonts w:ascii="Calibri Light" w:eastAsia="Calibri Light" w:hAnsi="Calibri Light" w:cs="Calibri Light"/>
          <w:i/>
        </w:rPr>
        <w:t>E-CIM-CS-09 – Update Response to Original BP Contact</w:t>
      </w:r>
      <w:r w:rsidRPr="25B35239">
        <w:rPr>
          <w:rFonts w:ascii="Calibri Light,Arial" w:eastAsia="Calibri Light,Arial" w:hAnsi="Calibri Light,Arial" w:cs="Calibri Light,Arial"/>
        </w:rPr>
        <w:t>:</w:t>
      </w:r>
    </w:p>
    <w:p w14:paraId="63819320" w14:textId="3D63EE20" w:rsidR="009947CE" w:rsidRDefault="009947CE" w:rsidP="009947CE">
      <w:pPr>
        <w:pStyle w:val="Heading2Text"/>
        <w:numPr>
          <w:ilvl w:val="0"/>
          <w:numId w:val="38"/>
        </w:numPr>
        <w:rPr>
          <w:rFonts w:ascii="Calibri Light,Arial" w:eastAsia="Calibri Light,Arial" w:hAnsi="Calibri Light,Arial" w:cs="Calibri Light,Arial"/>
        </w:rPr>
      </w:pPr>
      <w:r w:rsidRPr="25B35239">
        <w:rPr>
          <w:rFonts w:ascii="Calibri Light" w:eastAsia="Calibri Light" w:hAnsi="Calibri Light" w:cs="Calibri Light"/>
        </w:rPr>
        <w:t>Additional Info – ‘Undelivered – Soft bounce’</w:t>
      </w:r>
    </w:p>
    <w:p w14:paraId="7CF61AD9" w14:textId="414B1D4A" w:rsidR="009947CE" w:rsidRPr="000C2744" w:rsidRDefault="009947CE" w:rsidP="009947CE">
      <w:pPr>
        <w:pStyle w:val="Heading2Text"/>
        <w:numPr>
          <w:ilvl w:val="0"/>
          <w:numId w:val="38"/>
        </w:numPr>
        <w:rPr>
          <w:rFonts w:ascii="Calibri Light,Arial" w:eastAsia="Calibri Light,Arial" w:hAnsi="Calibri Light,Arial" w:cs="Calibri Light,Arial"/>
        </w:rPr>
      </w:pPr>
      <w:r w:rsidRPr="25B35239">
        <w:rPr>
          <w:rFonts w:ascii="Calibri Light" w:eastAsia="Calibri Light" w:hAnsi="Calibri Light" w:cs="Calibri Light"/>
        </w:rPr>
        <w:t>Long Text – Containing text ‘Undelivered due to &lt;reason&gt; on &lt;undelivered date and time&gt; and &lt;phone/mobile number&gt;</w:t>
      </w:r>
    </w:p>
    <w:p w14:paraId="6B0B7635" w14:textId="020782DE" w:rsidR="00E8749D" w:rsidRDefault="007B523D" w:rsidP="00E8749D">
      <w:pPr>
        <w:pStyle w:val="Heading2Text"/>
        <w:ind w:left="900"/>
        <w:rPr>
          <w:rFonts w:ascii="Calibri Light,Arial" w:eastAsia="Calibri Light,Arial" w:hAnsi="Calibri Light,Arial" w:cs="Calibri Light,Arial"/>
        </w:rPr>
      </w:pPr>
      <w:r w:rsidRPr="25B35239">
        <w:rPr>
          <w:rFonts w:ascii="Calibri Light" w:eastAsia="Calibri Light" w:hAnsi="Calibri Light" w:cs="Calibri Light"/>
        </w:rPr>
        <w:t>The user will use the self-service report to extract the</w:t>
      </w:r>
      <w:r w:rsidR="009572F2" w:rsidRPr="25B35239">
        <w:rPr>
          <w:rFonts w:ascii="Calibri Light" w:eastAsia="Calibri Light" w:hAnsi="Calibri Light" w:cs="Calibri Light"/>
        </w:rPr>
        <w:t xml:space="preserve"> BP Contact </w:t>
      </w:r>
      <w:r w:rsidR="00E8749D" w:rsidRPr="25B35239">
        <w:rPr>
          <w:rFonts w:ascii="Calibri Light" w:eastAsia="Calibri Light" w:hAnsi="Calibri Light" w:cs="Calibri Light"/>
        </w:rPr>
        <w:t>and update</w:t>
      </w:r>
      <w:r w:rsidR="009572F2" w:rsidRPr="25B35239">
        <w:rPr>
          <w:rFonts w:ascii="Calibri Light" w:eastAsia="Calibri Light" w:hAnsi="Calibri Light" w:cs="Calibri Light"/>
        </w:rPr>
        <w:t>/delete</w:t>
      </w:r>
      <w:r w:rsidR="00E8749D" w:rsidRPr="25B35239">
        <w:rPr>
          <w:rFonts w:ascii="Calibri Light" w:eastAsia="Calibri Light" w:hAnsi="Calibri Light" w:cs="Calibri Light"/>
        </w:rPr>
        <w:t xml:space="preserve"> the BP’s </w:t>
      </w:r>
      <w:r w:rsidR="007F592B" w:rsidRPr="25B35239">
        <w:rPr>
          <w:rFonts w:ascii="Calibri Light" w:eastAsia="Calibri Light" w:hAnsi="Calibri Light" w:cs="Calibri Light"/>
        </w:rPr>
        <w:t xml:space="preserve">phone or </w:t>
      </w:r>
      <w:r w:rsidR="00E8749D" w:rsidRPr="25B35239">
        <w:rPr>
          <w:rFonts w:ascii="Calibri Light" w:eastAsia="Calibri Light" w:hAnsi="Calibri Light" w:cs="Calibri Light"/>
        </w:rPr>
        <w:t>mobile number (Figure 1</w:t>
      </w:r>
      <w:r w:rsidR="00304178" w:rsidRPr="25B35239">
        <w:rPr>
          <w:rFonts w:ascii="Calibri Light" w:eastAsia="Calibri Light" w:hAnsi="Calibri Light" w:cs="Calibri Light"/>
        </w:rPr>
        <w:t>3</w:t>
      </w:r>
      <w:r w:rsidR="00E8749D" w:rsidRPr="25B35239">
        <w:rPr>
          <w:rFonts w:ascii="Calibri Light" w:eastAsia="Calibri Light" w:hAnsi="Calibri Light" w:cs="Calibri Light"/>
        </w:rPr>
        <w:t>) in Hybris</w:t>
      </w:r>
      <w:r w:rsidR="00D0366C" w:rsidRPr="25B35239">
        <w:rPr>
          <w:rFonts w:ascii="Calibri Light" w:eastAsia="Calibri Light" w:hAnsi="Calibri Light" w:cs="Calibri Light"/>
        </w:rPr>
        <w:t xml:space="preserve"> C4C</w:t>
      </w:r>
      <w:r w:rsidR="00E8749D" w:rsidRPr="25B35239">
        <w:rPr>
          <w:rFonts w:ascii="Calibri Light,Arial" w:eastAsia="Calibri Light,Arial" w:hAnsi="Calibri Light,Arial" w:cs="Calibri Light,Arial"/>
        </w:rPr>
        <w:t>.</w:t>
      </w:r>
      <w:r w:rsidR="00A76309" w:rsidRPr="25B35239">
        <w:rPr>
          <w:rFonts w:ascii="Calibri Light,Arial" w:eastAsia="Calibri Light,Arial" w:hAnsi="Calibri Light,Arial" w:cs="Calibri Light,Arial"/>
        </w:rPr>
        <w:t xml:space="preserve"> </w:t>
      </w:r>
    </w:p>
    <w:p w14:paraId="31C2B89B" w14:textId="77777777" w:rsidR="00870899" w:rsidRDefault="00870899" w:rsidP="00B23F15">
      <w:pPr>
        <w:pStyle w:val="Heading2Text"/>
        <w:ind w:left="900"/>
        <w:rPr>
          <w:rFonts w:ascii="Calibri Light" w:hAnsi="Calibri Light" w:cs="Arial"/>
        </w:rPr>
      </w:pPr>
    </w:p>
    <w:p w14:paraId="1630D4C6" w14:textId="17FA29AC" w:rsidR="00C66D07" w:rsidRPr="00C66D07" w:rsidRDefault="00C66D07" w:rsidP="00B23F15">
      <w:pPr>
        <w:pStyle w:val="Heading2Text"/>
        <w:ind w:left="900"/>
        <w:rPr>
          <w:rFonts w:ascii="Calibri Light,Arial" w:eastAsia="Calibri Light,Arial" w:hAnsi="Calibri Light,Arial" w:cs="Calibri Light,Arial"/>
          <w:u w:val="single"/>
        </w:rPr>
      </w:pPr>
      <w:r w:rsidRPr="770BDB59">
        <w:rPr>
          <w:rFonts w:ascii="Calibri Light" w:eastAsia="Calibri Light" w:hAnsi="Calibri Light" w:cs="Calibri Light"/>
          <w:u w:val="single"/>
        </w:rPr>
        <w:t>U</w:t>
      </w:r>
      <w:r w:rsidR="003805F1" w:rsidRPr="770BDB59">
        <w:rPr>
          <w:rFonts w:ascii="Calibri Light,Arial" w:eastAsia="Calibri Light,Arial" w:hAnsi="Calibri Light,Arial" w:cs="Calibri Light,Arial"/>
          <w:u w:val="single"/>
        </w:rPr>
        <w:t>.</w:t>
      </w:r>
      <w:r w:rsidRPr="770BDB59">
        <w:rPr>
          <w:rFonts w:ascii="Calibri Light" w:eastAsia="Calibri Light" w:hAnsi="Calibri Light" w:cs="Calibri Light"/>
          <w:u w:val="single"/>
        </w:rPr>
        <w:t>S</w:t>
      </w:r>
      <w:r w:rsidR="003805F1" w:rsidRPr="770BDB59">
        <w:rPr>
          <w:rFonts w:ascii="Calibri Light,Arial" w:eastAsia="Calibri Light,Arial" w:hAnsi="Calibri Light,Arial" w:cs="Calibri Light,Arial"/>
          <w:u w:val="single"/>
        </w:rPr>
        <w:t>.</w:t>
      </w:r>
      <w:r w:rsidRPr="770BDB59">
        <w:rPr>
          <w:rFonts w:ascii="Calibri Light" w:eastAsia="Calibri Light" w:hAnsi="Calibri Light" w:cs="Calibri Light"/>
          <w:u w:val="single"/>
        </w:rPr>
        <w:t xml:space="preserve"> mail</w:t>
      </w:r>
    </w:p>
    <w:p w14:paraId="6A5F67D3" w14:textId="5F4846B1" w:rsidR="00C66D07" w:rsidRDefault="00C66D07" w:rsidP="00B23F15">
      <w:pPr>
        <w:pStyle w:val="Heading2Text"/>
        <w:ind w:left="900"/>
        <w:rPr>
          <w:rFonts w:ascii="Calibri Light,Arial" w:eastAsia="Calibri Light,Arial" w:hAnsi="Calibri Light,Arial" w:cs="Calibri Light,Arial"/>
        </w:rPr>
      </w:pPr>
      <w:r w:rsidRPr="25B35239">
        <w:rPr>
          <w:rFonts w:ascii="Calibri Light" w:eastAsia="Calibri Light" w:hAnsi="Calibri Light" w:cs="Calibri Light"/>
        </w:rPr>
        <w:t xml:space="preserve">If the </w:t>
      </w:r>
      <w:r w:rsidR="00490AF8" w:rsidRPr="25B35239">
        <w:rPr>
          <w:rFonts w:ascii="Calibri Light" w:eastAsia="Calibri Light" w:hAnsi="Calibri Light" w:cs="Calibri Light"/>
        </w:rPr>
        <w:t xml:space="preserve">mailing </w:t>
      </w:r>
      <w:r w:rsidRPr="25B35239">
        <w:rPr>
          <w:rFonts w:ascii="Calibri Light" w:eastAsia="Calibri Light" w:hAnsi="Calibri Light" w:cs="Calibri Light"/>
        </w:rPr>
        <w:t xml:space="preserve">address </w:t>
      </w:r>
      <w:r w:rsidR="00424CC2" w:rsidRPr="25B35239">
        <w:rPr>
          <w:rFonts w:ascii="Calibri Light" w:eastAsia="Calibri Light" w:hAnsi="Calibri Light" w:cs="Calibri Light"/>
        </w:rPr>
        <w:t>for a BP</w:t>
      </w:r>
      <w:r w:rsidRPr="25B35239">
        <w:rPr>
          <w:rFonts w:ascii="Calibri Light" w:eastAsia="Calibri Light" w:hAnsi="Calibri Light" w:cs="Calibri Light"/>
        </w:rPr>
        <w:t xml:space="preserve"> is incorrect, the U</w:t>
      </w:r>
      <w:r w:rsidR="00424CC2" w:rsidRPr="25B35239">
        <w:rPr>
          <w:rFonts w:ascii="Calibri Light,Arial" w:eastAsia="Calibri Light,Arial" w:hAnsi="Calibri Light,Arial" w:cs="Calibri Light,Arial"/>
        </w:rPr>
        <w:t>.</w:t>
      </w:r>
      <w:r w:rsidRPr="25B35239">
        <w:rPr>
          <w:rFonts w:ascii="Calibri Light" w:eastAsia="Calibri Light" w:hAnsi="Calibri Light" w:cs="Calibri Light"/>
        </w:rPr>
        <w:t>S</w:t>
      </w:r>
      <w:r w:rsidR="00424CC2" w:rsidRPr="25B35239">
        <w:rPr>
          <w:rFonts w:ascii="Calibri Light,Arial" w:eastAsia="Calibri Light,Arial" w:hAnsi="Calibri Light,Arial" w:cs="Calibri Light,Arial"/>
        </w:rPr>
        <w:t>.</w:t>
      </w:r>
      <w:r w:rsidRPr="25B35239">
        <w:rPr>
          <w:rFonts w:ascii="Calibri Light" w:eastAsia="Calibri Light" w:hAnsi="Calibri Light" w:cs="Calibri Light"/>
        </w:rPr>
        <w:t xml:space="preserve"> mail will be returned to SCE.</w:t>
      </w:r>
      <w:r w:rsidR="00490AF8" w:rsidRPr="25B35239">
        <w:rPr>
          <w:rFonts w:ascii="Calibri Light,Arial" w:eastAsia="Calibri Light,Arial" w:hAnsi="Calibri Light,Arial" w:cs="Calibri Light,Arial"/>
        </w:rPr>
        <w:t xml:space="preserve"> </w:t>
      </w:r>
      <w:r w:rsidR="005C2410" w:rsidRPr="25B35239">
        <w:rPr>
          <w:rFonts w:ascii="Calibri Light" w:eastAsia="Calibri Light" w:hAnsi="Calibri Light" w:cs="Calibri Light"/>
        </w:rPr>
        <w:t xml:space="preserve">User will reach out to the </w:t>
      </w:r>
      <w:r w:rsidR="00246433" w:rsidRPr="25B35239">
        <w:rPr>
          <w:rFonts w:ascii="Calibri Light" w:eastAsia="Calibri Light" w:hAnsi="Calibri Light" w:cs="Calibri Light"/>
        </w:rPr>
        <w:t>customer</w:t>
      </w:r>
      <w:r w:rsidR="00113D21" w:rsidRPr="25B35239">
        <w:rPr>
          <w:rFonts w:ascii="Calibri Light,Arial" w:eastAsia="Calibri Light,Arial" w:hAnsi="Calibri Light,Arial" w:cs="Calibri Light,Arial"/>
        </w:rPr>
        <w:t xml:space="preserve"> </w:t>
      </w:r>
      <w:r w:rsidR="005C2410" w:rsidRPr="25B35239">
        <w:rPr>
          <w:rFonts w:ascii="Calibri Light" w:eastAsia="Calibri Light" w:hAnsi="Calibri Light" w:cs="Calibri Light"/>
        </w:rPr>
        <w:t>to obtain the correct mailing address and update mailing address in BP master</w:t>
      </w:r>
      <w:r w:rsidR="00386543" w:rsidRPr="25B35239">
        <w:rPr>
          <w:rFonts w:ascii="Calibri Light" w:eastAsia="Calibri Light" w:hAnsi="Calibri Light" w:cs="Calibri Light"/>
        </w:rPr>
        <w:t xml:space="preserve"> via Hybris C4C (Figure 1</w:t>
      </w:r>
      <w:r w:rsidR="00304178" w:rsidRPr="25B35239">
        <w:rPr>
          <w:rFonts w:ascii="Calibri Light" w:eastAsia="Calibri Light" w:hAnsi="Calibri Light" w:cs="Calibri Light"/>
        </w:rPr>
        <w:t>4</w:t>
      </w:r>
      <w:r w:rsidR="005C2410" w:rsidRPr="25B35239">
        <w:rPr>
          <w:rFonts w:ascii="Calibri Light,Arial" w:eastAsia="Calibri Light,Arial" w:hAnsi="Calibri Light,Arial" w:cs="Calibri Light,Arial"/>
        </w:rPr>
        <w:t xml:space="preserve">). </w:t>
      </w:r>
      <w:r w:rsidR="00490AF8" w:rsidRPr="25B35239">
        <w:rPr>
          <w:rFonts w:ascii="Calibri Light" w:eastAsia="Calibri Light" w:hAnsi="Calibri Light" w:cs="Calibri Light"/>
        </w:rPr>
        <w:t xml:space="preserve">If user is not able to obtain the correct address from </w:t>
      </w:r>
      <w:r w:rsidR="005C1603" w:rsidRPr="25B35239">
        <w:rPr>
          <w:rFonts w:ascii="Calibri Light" w:eastAsia="Calibri Light" w:hAnsi="Calibri Light" w:cs="Calibri Light"/>
        </w:rPr>
        <w:t xml:space="preserve">the </w:t>
      </w:r>
      <w:r w:rsidR="00490AF8" w:rsidRPr="25B35239">
        <w:rPr>
          <w:rFonts w:ascii="Calibri Light" w:eastAsia="Calibri Light" w:hAnsi="Calibri Light" w:cs="Calibri Light"/>
        </w:rPr>
        <w:t>customer</w:t>
      </w:r>
      <w:r w:rsidR="00424CC2" w:rsidRPr="25B35239">
        <w:rPr>
          <w:rFonts w:ascii="Calibri Light" w:eastAsia="Calibri Light" w:hAnsi="Calibri Light" w:cs="Calibri Light"/>
        </w:rPr>
        <w:t xml:space="preserve"> and if the communication type supports it</w:t>
      </w:r>
      <w:r w:rsidR="00490AF8" w:rsidRPr="25B35239">
        <w:rPr>
          <w:rFonts w:ascii="Calibri Light" w:eastAsia="Calibri Light" w:hAnsi="Calibri Light" w:cs="Calibri Light"/>
        </w:rPr>
        <w:t xml:space="preserve">, user </w:t>
      </w:r>
      <w:r w:rsidR="00424CC2" w:rsidRPr="25B35239">
        <w:rPr>
          <w:rFonts w:ascii="Calibri Light" w:eastAsia="Calibri Light" w:hAnsi="Calibri Light" w:cs="Calibri Light"/>
        </w:rPr>
        <w:t>can</w:t>
      </w:r>
      <w:r w:rsidR="00490AF8" w:rsidRPr="25B35239">
        <w:rPr>
          <w:rFonts w:ascii="Calibri Light" w:eastAsia="Calibri Light" w:hAnsi="Calibri Light" w:cs="Calibri Light"/>
        </w:rPr>
        <w:t xml:space="preserve"> go to Customer Preference Center </w:t>
      </w:r>
      <w:r w:rsidR="000A620F" w:rsidRPr="25B35239">
        <w:rPr>
          <w:rFonts w:ascii="Calibri Light" w:eastAsia="Calibri Light" w:hAnsi="Calibri Light" w:cs="Calibri Light"/>
        </w:rPr>
        <w:t xml:space="preserve">to </w:t>
      </w:r>
      <w:r w:rsidR="00AB2633" w:rsidRPr="25B35239">
        <w:rPr>
          <w:rFonts w:ascii="Calibri Light" w:eastAsia="Calibri Light" w:hAnsi="Calibri Light" w:cs="Calibri Light"/>
        </w:rPr>
        <w:t xml:space="preserve">disabled </w:t>
      </w:r>
      <w:r w:rsidR="000A620F" w:rsidRPr="25B35239">
        <w:rPr>
          <w:rFonts w:ascii="Calibri Light" w:eastAsia="Calibri Light" w:hAnsi="Calibri Light" w:cs="Calibri Light"/>
        </w:rPr>
        <w:t>U</w:t>
      </w:r>
      <w:r w:rsidR="00424CC2" w:rsidRPr="25B35239">
        <w:rPr>
          <w:rFonts w:ascii="Calibri Light,Arial" w:eastAsia="Calibri Light,Arial" w:hAnsi="Calibri Light,Arial" w:cs="Calibri Light,Arial"/>
        </w:rPr>
        <w:t>.</w:t>
      </w:r>
      <w:r w:rsidR="000A620F" w:rsidRPr="25B35239">
        <w:rPr>
          <w:rFonts w:ascii="Calibri Light" w:eastAsia="Calibri Light" w:hAnsi="Calibri Light" w:cs="Calibri Light"/>
        </w:rPr>
        <w:t>S</w:t>
      </w:r>
      <w:r w:rsidR="00424CC2" w:rsidRPr="25B35239">
        <w:rPr>
          <w:rFonts w:ascii="Calibri Light,Arial" w:eastAsia="Calibri Light,Arial" w:hAnsi="Calibri Light,Arial" w:cs="Calibri Light,Arial"/>
        </w:rPr>
        <w:t>.</w:t>
      </w:r>
      <w:r w:rsidR="000A620F" w:rsidRPr="25B35239">
        <w:rPr>
          <w:rFonts w:ascii="Calibri Light" w:eastAsia="Calibri Light" w:hAnsi="Calibri Light" w:cs="Calibri Light"/>
        </w:rPr>
        <w:t xml:space="preserve"> mail</w:t>
      </w:r>
      <w:r w:rsidR="00AB2633" w:rsidRPr="25B35239">
        <w:rPr>
          <w:rFonts w:ascii="Calibri Light,Arial" w:eastAsia="Calibri Light,Arial" w:hAnsi="Calibri Light,Arial" w:cs="Calibri Light,Arial"/>
        </w:rPr>
        <w:t xml:space="preserve"> </w:t>
      </w:r>
      <w:r w:rsidR="000A620F" w:rsidRPr="25B35239">
        <w:rPr>
          <w:rFonts w:ascii="Calibri Light" w:eastAsia="Calibri Light" w:hAnsi="Calibri Light" w:cs="Calibri Light"/>
        </w:rPr>
        <w:t xml:space="preserve">and </w:t>
      </w:r>
      <w:r w:rsidR="00424CC2" w:rsidRPr="25B35239">
        <w:rPr>
          <w:rFonts w:ascii="Calibri Light" w:eastAsia="Calibri Light" w:hAnsi="Calibri Light" w:cs="Calibri Light"/>
        </w:rPr>
        <w:t xml:space="preserve">change it </w:t>
      </w:r>
      <w:r w:rsidR="000A620F" w:rsidRPr="25B35239">
        <w:rPr>
          <w:rFonts w:ascii="Calibri Light" w:eastAsia="Calibri Light" w:hAnsi="Calibri Light" w:cs="Calibri Light"/>
        </w:rPr>
        <w:t>email or SMS as the customer’s preferred communication channel.</w:t>
      </w:r>
      <w:r w:rsidR="00490AF8" w:rsidRPr="25B35239">
        <w:rPr>
          <w:rFonts w:ascii="Calibri Light" w:eastAsia="Calibri Light" w:hAnsi="Calibri Light" w:cs="Calibri Light"/>
        </w:rPr>
        <w:t xml:space="preserve"> Refer to BPD </w:t>
      </w:r>
      <w:hyperlink r:id="rId41" w:history="1">
        <w:r w:rsidR="00490AF8" w:rsidRPr="1CCAE337">
          <w:rPr>
            <w:rStyle w:val="Hyperlink"/>
            <w:rFonts w:ascii="Calibri Light" w:eastAsia="Calibri Light" w:hAnsi="Calibri Light" w:cs="Calibri Light"/>
            <w:i/>
          </w:rPr>
          <w:t xml:space="preserve">CIM-CS-01 - Business Master </w:t>
        </w:r>
        <w:r w:rsidR="00490AF8" w:rsidRPr="1CCAE337">
          <w:rPr>
            <w:rStyle w:val="Hyperlink"/>
            <w:rFonts w:ascii="Calibri Light" w:eastAsia="Calibri Light" w:hAnsi="Calibri Light" w:cs="Calibri Light"/>
            <w:i/>
          </w:rPr>
          <w:lastRenderedPageBreak/>
          <w:t>Data - Manage Business Partner</w:t>
        </w:r>
      </w:hyperlink>
      <w:r w:rsidR="00490AF8" w:rsidRPr="25B35239">
        <w:rPr>
          <w:rFonts w:ascii="Calibri Light" w:eastAsia="Calibri Light" w:hAnsi="Calibri Light" w:cs="Calibri Light"/>
        </w:rPr>
        <w:t xml:space="preserve"> for more information. An Activity will </w:t>
      </w:r>
      <w:r w:rsidR="007003A7" w:rsidRPr="25B35239">
        <w:rPr>
          <w:rFonts w:ascii="Calibri Light" w:eastAsia="Calibri Light" w:hAnsi="Calibri Light" w:cs="Calibri Light"/>
        </w:rPr>
        <w:t xml:space="preserve">be created by the user manually documenting the reason, date and time </w:t>
      </w:r>
      <w:r w:rsidR="00246433" w:rsidRPr="25B35239">
        <w:rPr>
          <w:rFonts w:ascii="Calibri Light" w:eastAsia="Calibri Light" w:hAnsi="Calibri Light" w:cs="Calibri Light"/>
        </w:rPr>
        <w:t xml:space="preserve">of </w:t>
      </w:r>
      <w:r w:rsidR="007003A7" w:rsidRPr="25B35239">
        <w:rPr>
          <w:rFonts w:ascii="Calibri Light" w:eastAsia="Calibri Light" w:hAnsi="Calibri Light" w:cs="Calibri Light"/>
        </w:rPr>
        <w:t>return mail</w:t>
      </w:r>
      <w:r w:rsidR="00113D21" w:rsidRPr="25B35239">
        <w:rPr>
          <w:rFonts w:ascii="Calibri Light,Arial" w:eastAsia="Calibri Light,Arial" w:hAnsi="Calibri Light,Arial" w:cs="Calibri Light,Arial"/>
        </w:rPr>
        <w:t>.</w:t>
      </w:r>
      <w:r w:rsidR="007003A7" w:rsidRPr="25B35239">
        <w:rPr>
          <w:rFonts w:ascii="Calibri Light,Arial" w:eastAsia="Calibri Light,Arial" w:hAnsi="Calibri Light,Arial" w:cs="Calibri Light,Arial"/>
        </w:rPr>
        <w:t xml:space="preserve"> </w:t>
      </w:r>
    </w:p>
    <w:p w14:paraId="691EF6D2" w14:textId="77777777" w:rsidR="005C2410" w:rsidRDefault="00386543" w:rsidP="005C2410">
      <w:pPr>
        <w:pStyle w:val="Heading2Text"/>
        <w:keepNext/>
        <w:ind w:left="900"/>
      </w:pPr>
      <w:r>
        <w:rPr>
          <w:noProof/>
          <w:lang w:eastAsia="en-US"/>
        </w:rPr>
        <mc:AlternateContent>
          <mc:Choice Requires="wps">
            <w:drawing>
              <wp:anchor distT="0" distB="0" distL="114300" distR="114300" simplePos="0" relativeHeight="251658241" behindDoc="0" locked="0" layoutInCell="1" allowOverlap="1" wp14:anchorId="78B5D2DC" wp14:editId="72674AE3">
                <wp:simplePos x="0" y="0"/>
                <wp:positionH relativeFrom="column">
                  <wp:posOffset>704850</wp:posOffset>
                </wp:positionH>
                <wp:positionV relativeFrom="paragraph">
                  <wp:posOffset>1137285</wp:posOffset>
                </wp:positionV>
                <wp:extent cx="2235200" cy="1517650"/>
                <wp:effectExtent l="0" t="0" r="12700" b="25400"/>
                <wp:wrapNone/>
                <wp:docPr id="86" name="Rectangle 86"/>
                <wp:cNvGraphicFramePr/>
                <a:graphic xmlns:a="http://schemas.openxmlformats.org/drawingml/2006/main">
                  <a:graphicData uri="http://schemas.microsoft.com/office/word/2010/wordprocessingShape">
                    <wps:wsp>
                      <wps:cNvSpPr/>
                      <wps:spPr>
                        <a:xfrm>
                          <a:off x="0" y="0"/>
                          <a:ext cx="2235200" cy="151765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17301001">
              <v:rect w14:anchorId="76827111" id="Rectangle 86" o:spid="_x0000_s1026" style="position:absolute;margin-left:55.5pt;margin-top:89.55pt;width:176pt;height:119.5pt;z-index:251658241;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" filled="f" strokecolor="red" strokeweight="2pt"/>
            </w:pict>
          </mc:Fallback>
        </mc:AlternateContent>
      </w:r>
      <w:r w:rsidR="005C2410">
        <w:rPr>
          <w:noProof/>
          <w:lang w:eastAsia="en-US"/>
        </w:rPr>
        <w:drawing>
          <wp:inline distT="0" distB="0" distL="0" distR="0" wp14:anchorId="7FB0E82A" wp14:editId="40C77D48">
            <wp:extent cx="4972050" cy="2654300"/>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9"/>
                    <a:srcRect l="16346" t="10256" b="10351"/>
                    <a:stretch/>
                  </pic:blipFill>
                  <pic:spPr bwMode="auto">
                    <a:xfrm>
                      <a:off x="0" y="0"/>
                      <a:ext cx="4972050" cy="2654300"/>
                    </a:xfrm>
                    <a:prstGeom prst="rect">
                      <a:avLst/>
                    </a:prstGeom>
                    <a:ln>
                      <a:noFill/>
                    </a:ln>
                    <a:extLst>
                      <a:ext uri="{53640926-AAD7-44D8-BBD7-CCE9431645EC}">
                        <a14:shadowObscured xmlns:a14="http://schemas.microsoft.com/office/drawing/2010/main"/>
                      </a:ext>
                    </a:extLst>
                  </pic:spPr>
                </pic:pic>
              </a:graphicData>
            </a:graphic>
          </wp:inline>
        </w:drawing>
      </w:r>
    </w:p>
    <w:p w14:paraId="63EFC914" w14:textId="0F1F9932" w:rsidR="005C2410" w:rsidRDefault="005C2410" w:rsidP="005C2410">
      <w:pPr>
        <w:pStyle w:val="Caption"/>
        <w:ind w:left="180" w:firstLine="720"/>
        <w:rPr>
          <w:rFonts w:ascii="Calibri Light,Arial" w:eastAsia="Calibri Light,Arial" w:hAnsi="Calibri Light,Arial" w:cs="Calibri Light,Arial"/>
        </w:rPr>
      </w:pPr>
      <w:r>
        <w:t xml:space="preserve">Figure </w:t>
      </w:r>
      <w:r>
        <w:fldChar w:fldCharType="begin"/>
      </w:r>
      <w:r>
        <w:instrText xml:space="preserve"> SEQ Figure \* ARABIC </w:instrText>
      </w:r>
      <w:r>
        <w:fldChar w:fldCharType="separate"/>
      </w:r>
      <w:r w:rsidR="00304178">
        <w:rPr>
          <w:noProof/>
        </w:rPr>
        <w:t>14</w:t>
      </w:r>
      <w:r>
        <w:fldChar w:fldCharType="end"/>
      </w:r>
      <w:r>
        <w:t>: Update mailing address</w:t>
      </w:r>
    </w:p>
    <w:p w14:paraId="0101E899" w14:textId="77777777" w:rsidR="00CE5741" w:rsidRDefault="00CE5741" w:rsidP="00CE76FD">
      <w:pPr>
        <w:rPr>
          <w:rFonts w:cs="Tahoma"/>
          <w:color w:val="000000"/>
          <w:szCs w:val="20"/>
        </w:rPr>
      </w:pPr>
    </w:p>
    <w:p w14:paraId="4144F160" w14:textId="77777777" w:rsidR="002040D0" w:rsidRDefault="002040D0" w:rsidP="00114CB8">
      <w:pPr>
        <w:pStyle w:val="Heading2"/>
      </w:pPr>
      <w:bookmarkStart w:id="36" w:name="_Toc512875779"/>
      <w:r>
        <w:t>Handling of Opt Out Request</w:t>
      </w:r>
      <w:bookmarkEnd w:id="36"/>
    </w:p>
    <w:p w14:paraId="0CECC7C5" w14:textId="018A26CC" w:rsidR="002040D0" w:rsidRPr="00CA5B1D" w:rsidRDefault="002040D0" w:rsidP="002040D0">
      <w:pPr>
        <w:pStyle w:val="Heading2Text"/>
        <w:ind w:left="900"/>
        <w:rPr>
          <w:rFonts w:ascii="Calibri Light,Arial" w:eastAsia="Calibri Light,Arial" w:hAnsi="Calibri Light,Arial" w:cs="Calibri Light,Arial"/>
          <w:b/>
          <w:u w:val="single"/>
        </w:rPr>
      </w:pPr>
      <w:r w:rsidRPr="25B35239">
        <w:rPr>
          <w:rFonts w:ascii="Calibri Light" w:eastAsia="Calibri Light" w:hAnsi="Calibri Light" w:cs="Calibri Light"/>
          <w:b/>
          <w:u w:val="single"/>
        </w:rPr>
        <w:t>Email</w:t>
      </w:r>
      <w:r w:rsidR="00424CC2" w:rsidRPr="25B35239">
        <w:rPr>
          <w:rFonts w:ascii="Calibri Light,Arial" w:eastAsia="Calibri Light,Arial" w:hAnsi="Calibri Light,Arial" w:cs="Calibri Light,Arial"/>
          <w:b/>
          <w:u w:val="single"/>
        </w:rPr>
        <w:t xml:space="preserve"> </w:t>
      </w:r>
      <w:r w:rsidR="00CA5B1D" w:rsidRPr="25B35239">
        <w:rPr>
          <w:rFonts w:ascii="Calibri Light" w:eastAsia="Calibri Light" w:hAnsi="Calibri Light" w:cs="Calibri Light"/>
          <w:b/>
          <w:u w:val="single"/>
        </w:rPr>
        <w:t>Opt-Out</w:t>
      </w:r>
    </w:p>
    <w:p w14:paraId="591C19FC" w14:textId="607C06DF" w:rsidR="000E5B25" w:rsidRDefault="00DF2F4D" w:rsidP="002040D0">
      <w:pPr>
        <w:pStyle w:val="Heading2Text"/>
        <w:ind w:left="900"/>
        <w:rPr>
          <w:rFonts w:ascii="Calibri Light,Arial" w:eastAsia="Calibri Light,Arial" w:hAnsi="Calibri Light,Arial" w:cs="Calibri Light,Arial"/>
          <w:i/>
        </w:rPr>
      </w:pPr>
      <w:r w:rsidRPr="25B35239">
        <w:rPr>
          <w:rFonts w:ascii="Calibri Light" w:eastAsia="Calibri Light" w:hAnsi="Calibri Light" w:cs="Calibri Light"/>
        </w:rPr>
        <w:t>A c</w:t>
      </w:r>
      <w:r w:rsidR="002040D0" w:rsidRPr="25B35239">
        <w:rPr>
          <w:rFonts w:ascii="Calibri Light" w:eastAsia="Calibri Light" w:hAnsi="Calibri Light" w:cs="Calibri Light"/>
        </w:rPr>
        <w:t xml:space="preserve">ustomer can </w:t>
      </w:r>
      <w:r w:rsidR="0027246A" w:rsidRPr="25B35239">
        <w:rPr>
          <w:rFonts w:ascii="Calibri Light" w:eastAsia="Calibri Light" w:hAnsi="Calibri Light" w:cs="Calibri Light"/>
        </w:rPr>
        <w:t xml:space="preserve">select </w:t>
      </w:r>
      <w:r w:rsidR="002040D0" w:rsidRPr="25B35239">
        <w:rPr>
          <w:rFonts w:ascii="Calibri Light" w:eastAsia="Calibri Light" w:hAnsi="Calibri Light" w:cs="Calibri Light"/>
        </w:rPr>
        <w:t xml:space="preserve">to </w:t>
      </w:r>
      <w:r w:rsidR="0027246A" w:rsidRPr="25B35239">
        <w:rPr>
          <w:rFonts w:ascii="Calibri Light" w:eastAsia="Calibri Light" w:hAnsi="Calibri Light" w:cs="Calibri Light"/>
        </w:rPr>
        <w:t xml:space="preserve">opt-out of </w:t>
      </w:r>
      <w:r w:rsidR="002040D0" w:rsidRPr="25B35239">
        <w:rPr>
          <w:rFonts w:ascii="Calibri Light" w:eastAsia="Calibri Light" w:hAnsi="Calibri Light" w:cs="Calibri Light"/>
        </w:rPr>
        <w:t>a</w:t>
      </w:r>
      <w:r w:rsidR="00725A2E" w:rsidRPr="25B35239">
        <w:rPr>
          <w:rFonts w:ascii="Calibri Light" w:eastAsia="Calibri Light" w:hAnsi="Calibri Light" w:cs="Calibri Light"/>
        </w:rPr>
        <w:t xml:space="preserve"> SCE</w:t>
      </w:r>
      <w:r w:rsidR="002040D0" w:rsidRPr="25B35239">
        <w:rPr>
          <w:rFonts w:ascii="Calibri Light" w:eastAsia="Calibri Light" w:hAnsi="Calibri Light" w:cs="Calibri Light"/>
        </w:rPr>
        <w:t xml:space="preserve"> outbound email correspondence </w:t>
      </w:r>
      <w:r w:rsidR="00BA7276" w:rsidRPr="25B35239">
        <w:rPr>
          <w:rFonts w:ascii="Calibri Light" w:eastAsia="Calibri Light" w:hAnsi="Calibri Light" w:cs="Calibri Light"/>
        </w:rPr>
        <w:t>by selecting the unsubscribe link</w:t>
      </w:r>
      <w:r w:rsidR="000E5B25" w:rsidRPr="25B35239">
        <w:rPr>
          <w:rFonts w:ascii="Calibri Light" w:eastAsia="Calibri Light" w:hAnsi="Calibri Light" w:cs="Calibri Light"/>
        </w:rPr>
        <w:t>s</w:t>
      </w:r>
      <w:r w:rsidR="00BA7276" w:rsidRPr="25B35239">
        <w:rPr>
          <w:rFonts w:ascii="Calibri Light" w:eastAsia="Calibri Light" w:hAnsi="Calibri Light" w:cs="Calibri Light"/>
        </w:rPr>
        <w:t xml:space="preserve"> at the footer of the email</w:t>
      </w:r>
      <w:r w:rsidRPr="25B35239">
        <w:rPr>
          <w:rFonts w:ascii="Calibri Light,Arial" w:eastAsia="Calibri Light,Arial" w:hAnsi="Calibri Light,Arial" w:cs="Calibri Light,Arial"/>
        </w:rPr>
        <w:t xml:space="preserve">. </w:t>
      </w:r>
      <w:r w:rsidR="007D027F" w:rsidRPr="25B35239">
        <w:rPr>
          <w:rFonts w:ascii="Calibri Light" w:eastAsia="Calibri Light" w:hAnsi="Calibri Light" w:cs="Calibri Light"/>
        </w:rPr>
        <w:t xml:space="preserve">If BP clicks on the </w:t>
      </w:r>
      <w:r w:rsidR="000E5B25" w:rsidRPr="25B35239">
        <w:rPr>
          <w:rFonts w:ascii="Calibri Light" w:eastAsia="Calibri Light" w:hAnsi="Calibri Light" w:cs="Calibri Light"/>
        </w:rPr>
        <w:t>“U</w:t>
      </w:r>
      <w:r w:rsidR="007D027F" w:rsidRPr="25B35239">
        <w:rPr>
          <w:rFonts w:ascii="Calibri Light" w:eastAsia="Calibri Light" w:hAnsi="Calibri Light" w:cs="Calibri Light"/>
        </w:rPr>
        <w:t>nsubscribe</w:t>
      </w:r>
      <w:r w:rsidR="000E5B25" w:rsidRPr="25B35239">
        <w:rPr>
          <w:rFonts w:ascii="Calibri Light,Arial" w:eastAsia="Calibri Light,Arial" w:hAnsi="Calibri Light,Arial" w:cs="Calibri Light,Arial"/>
        </w:rPr>
        <w:t>”</w:t>
      </w:r>
      <w:r w:rsidR="007D027F" w:rsidRPr="25B35239">
        <w:rPr>
          <w:rFonts w:ascii="Calibri Light" w:eastAsia="Calibri Light" w:hAnsi="Calibri Light" w:cs="Calibri Light"/>
        </w:rPr>
        <w:t xml:space="preserve"> link, </w:t>
      </w:r>
      <w:r w:rsidR="00231287" w:rsidRPr="25B35239">
        <w:rPr>
          <w:rFonts w:ascii="Calibri Light" w:eastAsia="Calibri Light" w:hAnsi="Calibri Light" w:cs="Calibri Light"/>
        </w:rPr>
        <w:t xml:space="preserve">the web service </w:t>
      </w:r>
      <w:r w:rsidR="00231287" w:rsidRPr="25B35239">
        <w:rPr>
          <w:rFonts w:ascii="Calibri Light,Arial" w:eastAsia="Calibri Light,Arial" w:hAnsi="Calibri Light,Arial" w:cs="Calibri Light,Arial"/>
        </w:rPr>
        <w:t>(</w:t>
      </w:r>
      <w:r w:rsidR="000E5B25" w:rsidRPr="25B35239">
        <w:rPr>
          <w:rFonts w:ascii="Calibri Light" w:eastAsia="Calibri Light" w:hAnsi="Calibri Light" w:cs="Calibri Light"/>
        </w:rPr>
        <w:t xml:space="preserve">using </w:t>
      </w:r>
      <w:r w:rsidR="001355FA" w:rsidRPr="25B35239">
        <w:rPr>
          <w:rFonts w:ascii="Calibri Light" w:eastAsia="Calibri Light" w:hAnsi="Calibri Light" w:cs="Calibri Light"/>
        </w:rPr>
        <w:t>I</w:t>
      </w:r>
      <w:r w:rsidR="00231287" w:rsidRPr="1CCAE337">
        <w:rPr>
          <w:rFonts w:ascii="Calibri Light" w:eastAsia="Calibri Light" w:hAnsi="Calibri Light" w:cs="Calibri Light"/>
          <w:i/>
        </w:rPr>
        <w:t>-CIM-CS-09 Web Service for Opt Out Correspondence Request via email</w:t>
      </w:r>
      <w:r w:rsidR="00231287" w:rsidRPr="25B35239">
        <w:rPr>
          <w:rFonts w:ascii="Calibri Light,Arial" w:eastAsia="Calibri Light,Arial" w:hAnsi="Calibri Light,Arial" w:cs="Calibri Light,Arial"/>
        </w:rPr>
        <w:t xml:space="preserve">) </w:t>
      </w:r>
      <w:r w:rsidR="00231287" w:rsidRPr="25B35239">
        <w:rPr>
          <w:rFonts w:ascii="Calibri Light" w:eastAsia="Calibri Light" w:hAnsi="Calibri Light" w:cs="Calibri Light"/>
        </w:rPr>
        <w:t>will update the customer preference in S/4HANA and opt out customer from this particular correspondence.</w:t>
      </w:r>
      <w:r w:rsidR="00231287" w:rsidRPr="25B35239">
        <w:rPr>
          <w:rFonts w:ascii="Calibri Light,Arial" w:eastAsia="Calibri Light,Arial" w:hAnsi="Calibri Light,Arial" w:cs="Calibri Light,Arial"/>
        </w:rPr>
        <w:t xml:space="preserve"> </w:t>
      </w:r>
      <w:r w:rsidR="000E5B25" w:rsidRPr="25B35239">
        <w:rPr>
          <w:rFonts w:ascii="Calibri Light" w:eastAsia="Calibri Light" w:hAnsi="Calibri Light" w:cs="Calibri Light"/>
        </w:rPr>
        <w:t xml:space="preserve">If BP clicks on the ‘Unsubscribe All” link, all </w:t>
      </w:r>
      <w:r w:rsidR="00C0557D" w:rsidRPr="25B35239">
        <w:rPr>
          <w:rFonts w:ascii="Calibri Light" w:eastAsia="Calibri Light" w:hAnsi="Calibri Light" w:cs="Calibri Light"/>
        </w:rPr>
        <w:t xml:space="preserve">the correspondences that are having ‘email’ as preferred communication channel will be opt out for the BP using </w:t>
      </w:r>
      <w:r w:rsidR="001355FA" w:rsidRPr="25B35239">
        <w:rPr>
          <w:rFonts w:ascii="Calibri Light" w:eastAsia="Calibri Light" w:hAnsi="Calibri Light" w:cs="Calibri Light"/>
        </w:rPr>
        <w:t>I</w:t>
      </w:r>
      <w:r w:rsidR="00C0557D" w:rsidRPr="1CCAE337">
        <w:rPr>
          <w:rFonts w:ascii="Calibri Light" w:eastAsia="Calibri Light" w:hAnsi="Calibri Light" w:cs="Calibri Light"/>
          <w:i/>
        </w:rPr>
        <w:t>-CIM-CS-09 Web Service for Opt Out Correspondence Request via email</w:t>
      </w:r>
      <w:r w:rsidR="001355FA" w:rsidRPr="1CCAE337">
        <w:rPr>
          <w:rFonts w:ascii="Calibri Light,Arial" w:eastAsia="Calibri Light,Arial" w:hAnsi="Calibri Light,Arial" w:cs="Calibri Light,Arial"/>
          <w:i/>
        </w:rPr>
        <w:t>.</w:t>
      </w:r>
    </w:p>
    <w:p w14:paraId="57FAB6C5" w14:textId="5E7ACB9A" w:rsidR="00BF4499" w:rsidRDefault="00BF4499" w:rsidP="002040D0">
      <w:pPr>
        <w:pStyle w:val="Heading2Text"/>
        <w:ind w:left="900"/>
        <w:rPr>
          <w:rFonts w:ascii="Calibri Light,Arial" w:eastAsia="Calibri Light,Arial" w:hAnsi="Calibri Light,Arial" w:cs="Calibri Light,Arial"/>
        </w:rPr>
      </w:pPr>
      <w:r w:rsidRPr="25B35239">
        <w:rPr>
          <w:rFonts w:ascii="Calibri Light" w:eastAsia="Calibri Light" w:hAnsi="Calibri Light" w:cs="Calibri Light"/>
        </w:rPr>
        <w:t xml:space="preserve">If the system failed to update customer preference, a Ticket </w:t>
      </w:r>
      <w:r w:rsidRPr="25B35239">
        <w:rPr>
          <w:rFonts w:ascii="Calibri Light,Arial" w:eastAsia="Calibri Light,Arial" w:hAnsi="Calibri Light,Arial" w:cs="Calibri Light,Arial"/>
        </w:rPr>
        <w:t>‘</w:t>
      </w:r>
      <w:r w:rsidR="00EB4116" w:rsidRPr="00EB4116">
        <w:rPr>
          <w:rFonts w:ascii="Calibri Light" w:eastAsia="Calibri Light" w:hAnsi="Calibri Light" w:cs="Calibri Light"/>
        </w:rPr>
        <w:t>Account Maintenance - Alert Opt-Out Process Failed</w:t>
      </w:r>
      <w:r w:rsidR="00C17D05" w:rsidRPr="25B35239">
        <w:rPr>
          <w:rFonts w:ascii="Calibri Light" w:eastAsia="Calibri Light" w:hAnsi="Calibri Light" w:cs="Calibri Light"/>
        </w:rPr>
        <w:t xml:space="preserve">’ </w:t>
      </w:r>
      <w:r w:rsidRPr="25B35239">
        <w:rPr>
          <w:rFonts w:ascii="Calibri Light" w:eastAsia="Calibri Light" w:hAnsi="Calibri Light" w:cs="Calibri Light"/>
        </w:rPr>
        <w:t>will be created for Offline Support</w:t>
      </w:r>
      <w:r w:rsidR="00CC2964">
        <w:rPr>
          <w:rFonts w:ascii="Calibri Light" w:eastAsia="Calibri Light" w:hAnsi="Calibri Light" w:cs="Calibri Light"/>
        </w:rPr>
        <w:t xml:space="preserve"> for unassigned customer and </w:t>
      </w:r>
      <w:r w:rsidR="00EE38C4">
        <w:rPr>
          <w:rFonts w:ascii="Calibri Light" w:eastAsia="Calibri Light" w:hAnsi="Calibri Light" w:cs="Calibri Light"/>
        </w:rPr>
        <w:t>BCD Account Manager</w:t>
      </w:r>
      <w:r w:rsidR="00CC2964">
        <w:rPr>
          <w:rFonts w:ascii="Calibri Light" w:eastAsia="Calibri Light" w:hAnsi="Calibri Light" w:cs="Calibri Light"/>
        </w:rPr>
        <w:t xml:space="preserve"> for assigned customer</w:t>
      </w:r>
      <w:r w:rsidRPr="25B35239">
        <w:rPr>
          <w:rFonts w:ascii="Calibri Light" w:eastAsia="Calibri Light" w:hAnsi="Calibri Light" w:cs="Calibri Light"/>
        </w:rPr>
        <w:t xml:space="preserve"> to update the customer preference manually.</w:t>
      </w:r>
      <w:r w:rsidRPr="25B35239">
        <w:rPr>
          <w:rFonts w:ascii="Calibri Light,Arial" w:eastAsia="Calibri Light,Arial" w:hAnsi="Calibri Light,Arial" w:cs="Calibri Light,Arial"/>
        </w:rPr>
        <w:t xml:space="preserve"> </w:t>
      </w:r>
      <w:r w:rsidR="00C17D05" w:rsidRPr="25B35239">
        <w:rPr>
          <w:rFonts w:ascii="Calibri Light" w:eastAsia="Calibri Light" w:hAnsi="Calibri Light" w:cs="Calibri Light"/>
        </w:rPr>
        <w:t xml:space="preserve"> The Correspondence Name, customer email id and opt out a correspondence or opt out all correspondence will be updated in the Ticket long text.</w:t>
      </w:r>
    </w:p>
    <w:p w14:paraId="0A87FC0D" w14:textId="669B49B9" w:rsidR="00CB0E42" w:rsidRDefault="00C17D05" w:rsidP="00CB0E42">
      <w:pPr>
        <w:pStyle w:val="Heading2Text"/>
        <w:ind w:left="900"/>
        <w:rPr>
          <w:rFonts w:ascii="Calibri Light,Arial" w:eastAsia="Calibri Light,Arial" w:hAnsi="Calibri Light,Arial" w:cs="Calibri Light,Arial"/>
        </w:rPr>
      </w:pPr>
      <w:r w:rsidRPr="25B35239">
        <w:rPr>
          <w:rFonts w:ascii="Calibri Light" w:eastAsia="Calibri Light" w:hAnsi="Calibri Light" w:cs="Calibri Light"/>
        </w:rPr>
        <w:t>T</w:t>
      </w:r>
      <w:r w:rsidR="00CB0E42" w:rsidRPr="25B35239">
        <w:rPr>
          <w:rFonts w:ascii="Calibri Light" w:eastAsia="Calibri Light" w:hAnsi="Calibri Light" w:cs="Calibri Light"/>
        </w:rPr>
        <w:t xml:space="preserve">he system will locate the BP Contact created for </w:t>
      </w:r>
      <w:r w:rsidR="00BE3F76" w:rsidRPr="25B35239">
        <w:rPr>
          <w:rFonts w:ascii="Calibri Light" w:eastAsia="Calibri Light" w:hAnsi="Calibri Light" w:cs="Calibri Light"/>
        </w:rPr>
        <w:t>the outbound correspondence</w:t>
      </w:r>
      <w:r w:rsidR="00CB0E42" w:rsidRPr="25B35239">
        <w:rPr>
          <w:rFonts w:ascii="Calibri Light,Arial" w:eastAsia="Calibri Light,Arial" w:hAnsi="Calibri Light,Arial" w:cs="Calibri Light,Arial"/>
        </w:rPr>
        <w:t xml:space="preserve"> </w:t>
      </w:r>
      <w:r w:rsidR="00304178" w:rsidRPr="25B35239">
        <w:rPr>
          <w:rFonts w:ascii="Calibri Light" w:eastAsia="Calibri Light" w:hAnsi="Calibri Light" w:cs="Calibri Light"/>
        </w:rPr>
        <w:t>based on BP number</w:t>
      </w:r>
      <w:r w:rsidR="00CB0E42" w:rsidRPr="25B35239">
        <w:rPr>
          <w:rFonts w:ascii="Calibri Light" w:eastAsia="Calibri Light" w:hAnsi="Calibri Light" w:cs="Calibri Light"/>
        </w:rPr>
        <w:t xml:space="preserve">, correspondence id and date &amp; time sent using </w:t>
      </w:r>
      <w:r w:rsidR="00CB0E42" w:rsidRPr="1CCAE337">
        <w:rPr>
          <w:rFonts w:ascii="Calibri Light" w:eastAsia="Calibri Light" w:hAnsi="Calibri Light" w:cs="Calibri Light"/>
          <w:i/>
        </w:rPr>
        <w:t>E-CIM-CS-09 – Update Response to Original BP Contact</w:t>
      </w:r>
      <w:r w:rsidR="00CB0E42" w:rsidRPr="25B35239">
        <w:rPr>
          <w:rFonts w:ascii="Calibri Light" w:eastAsia="Calibri Light" w:hAnsi="Calibri Light" w:cs="Calibri Light"/>
        </w:rPr>
        <w:t xml:space="preserve">. The BP Contact will be updated with the </w:t>
      </w:r>
      <w:r w:rsidR="00BE3F76" w:rsidRPr="25B35239">
        <w:rPr>
          <w:rFonts w:ascii="Calibri Light" w:eastAsia="Calibri Light" w:hAnsi="Calibri Light" w:cs="Calibri Light"/>
        </w:rPr>
        <w:t>information</w:t>
      </w:r>
      <w:r w:rsidR="00CB0E42" w:rsidRPr="25B35239">
        <w:rPr>
          <w:rFonts w:ascii="Calibri Light" w:eastAsia="Calibri Light" w:hAnsi="Calibri Light" w:cs="Calibri Light"/>
        </w:rPr>
        <w:t xml:space="preserve"> below:</w:t>
      </w:r>
    </w:p>
    <w:p w14:paraId="1DDD2730" w14:textId="5031C7D5" w:rsidR="00CB0E42" w:rsidRDefault="00CB0E42" w:rsidP="00CB0E42">
      <w:pPr>
        <w:pStyle w:val="Heading2Text"/>
        <w:numPr>
          <w:ilvl w:val="0"/>
          <w:numId w:val="38"/>
        </w:numPr>
        <w:rPr>
          <w:rFonts w:ascii="Calibri Light,Arial" w:eastAsia="Calibri Light,Arial" w:hAnsi="Calibri Light,Arial" w:cs="Calibri Light,Arial"/>
        </w:rPr>
      </w:pPr>
      <w:r w:rsidRPr="25B35239">
        <w:rPr>
          <w:rFonts w:ascii="Calibri Light" w:eastAsia="Calibri Light" w:hAnsi="Calibri Light" w:cs="Calibri Light"/>
        </w:rPr>
        <w:t xml:space="preserve">Class - No update required. Value remains the same. E.g. Outbound Correspondence </w:t>
      </w:r>
    </w:p>
    <w:p w14:paraId="48351336" w14:textId="77777777" w:rsidR="00CB0E42" w:rsidRDefault="00CB0E42" w:rsidP="00CB0E42">
      <w:pPr>
        <w:pStyle w:val="Heading2Text"/>
        <w:numPr>
          <w:ilvl w:val="0"/>
          <w:numId w:val="38"/>
        </w:numPr>
        <w:rPr>
          <w:rFonts w:ascii="Calibri Light,Arial" w:eastAsia="Calibri Light,Arial" w:hAnsi="Calibri Light,Arial" w:cs="Calibri Light,Arial"/>
        </w:rPr>
      </w:pPr>
      <w:r w:rsidRPr="25B35239">
        <w:rPr>
          <w:rFonts w:ascii="Calibri Light" w:eastAsia="Calibri Light" w:hAnsi="Calibri Light" w:cs="Calibri Light"/>
        </w:rPr>
        <w:t>Action – No update required. Value remains the same. E.g. Letter Id</w:t>
      </w:r>
    </w:p>
    <w:p w14:paraId="372ECFFD" w14:textId="11ABAECF" w:rsidR="00CB0E42" w:rsidRDefault="009947CE" w:rsidP="00CB0E42">
      <w:pPr>
        <w:pStyle w:val="Heading2Text"/>
        <w:numPr>
          <w:ilvl w:val="0"/>
          <w:numId w:val="38"/>
        </w:numPr>
        <w:rPr>
          <w:rFonts w:ascii="Calibri Light,Arial" w:eastAsia="Calibri Light,Arial" w:hAnsi="Calibri Light,Arial" w:cs="Calibri Light,Arial"/>
        </w:rPr>
      </w:pPr>
      <w:r w:rsidRPr="25B35239">
        <w:rPr>
          <w:rFonts w:ascii="Calibri Light" w:eastAsia="Calibri Light" w:hAnsi="Calibri Light" w:cs="Calibri Light"/>
        </w:rPr>
        <w:t>Additional</w:t>
      </w:r>
      <w:r w:rsidR="00CB0E42" w:rsidRPr="25B35239">
        <w:rPr>
          <w:rFonts w:ascii="Calibri Light" w:eastAsia="Calibri Light" w:hAnsi="Calibri Light" w:cs="Calibri Light"/>
        </w:rPr>
        <w:t xml:space="preserve"> Info – ‘Opt Out’</w:t>
      </w:r>
    </w:p>
    <w:p w14:paraId="19EE00CB" w14:textId="603C7A0B" w:rsidR="00CB0E42" w:rsidRDefault="00CB0E42" w:rsidP="00CB0E42">
      <w:pPr>
        <w:pStyle w:val="Heading2Text"/>
        <w:numPr>
          <w:ilvl w:val="0"/>
          <w:numId w:val="38"/>
        </w:numPr>
        <w:rPr>
          <w:rFonts w:ascii="Calibri Light,Arial" w:eastAsia="Calibri Light,Arial" w:hAnsi="Calibri Light,Arial" w:cs="Calibri Light,Arial"/>
        </w:rPr>
      </w:pPr>
      <w:r w:rsidRPr="25B35239">
        <w:rPr>
          <w:rFonts w:ascii="Calibri Light" w:eastAsia="Calibri Light" w:hAnsi="Calibri Light" w:cs="Calibri Light"/>
        </w:rPr>
        <w:t>Type – No update required. Value remains the same such as ‘Email’</w:t>
      </w:r>
    </w:p>
    <w:p w14:paraId="5AA12417" w14:textId="77777777" w:rsidR="00CB0E42" w:rsidRDefault="00CB0E42" w:rsidP="00CB0E42">
      <w:pPr>
        <w:pStyle w:val="Heading2Text"/>
        <w:numPr>
          <w:ilvl w:val="0"/>
          <w:numId w:val="38"/>
        </w:numPr>
        <w:rPr>
          <w:rFonts w:ascii="Calibri Light,Arial" w:eastAsia="Calibri Light,Arial" w:hAnsi="Calibri Light,Arial" w:cs="Calibri Light,Arial"/>
        </w:rPr>
      </w:pPr>
      <w:r w:rsidRPr="25B35239">
        <w:rPr>
          <w:rFonts w:ascii="Calibri Light" w:eastAsia="Calibri Light" w:hAnsi="Calibri Light" w:cs="Calibri Light"/>
        </w:rPr>
        <w:t>In/Outgoing – No update required. Value remains the same. E.g. ‘Outgoing’</w:t>
      </w:r>
    </w:p>
    <w:p w14:paraId="72F276F8" w14:textId="1DCEAE1B" w:rsidR="00CB0E42" w:rsidRDefault="00CB0E42" w:rsidP="00CB0E42">
      <w:pPr>
        <w:pStyle w:val="Heading2Text"/>
        <w:numPr>
          <w:ilvl w:val="0"/>
          <w:numId w:val="38"/>
        </w:numPr>
        <w:rPr>
          <w:rFonts w:ascii="Calibri Light,Arial" w:eastAsia="Calibri Light,Arial" w:hAnsi="Calibri Light,Arial" w:cs="Calibri Light,Arial"/>
        </w:rPr>
      </w:pPr>
      <w:r w:rsidRPr="25B35239">
        <w:rPr>
          <w:rFonts w:ascii="Calibri Light" w:eastAsia="Calibri Light" w:hAnsi="Calibri Light" w:cs="Calibri Light"/>
        </w:rPr>
        <w:t>Date/Time – No update required</w:t>
      </w:r>
      <w:r w:rsidR="00983A8D">
        <w:rPr>
          <w:rFonts w:ascii="Calibri Light" w:eastAsia="Calibri Light" w:hAnsi="Calibri Light" w:cs="Calibri Light"/>
        </w:rPr>
        <w:t xml:space="preserve">                                                  </w:t>
      </w:r>
    </w:p>
    <w:p w14:paraId="3F3C8C7D" w14:textId="17EE76CE" w:rsidR="00CB0E42" w:rsidRPr="00CB0E42" w:rsidRDefault="00CB0E42" w:rsidP="00CB0E42">
      <w:pPr>
        <w:pStyle w:val="Heading2Text"/>
        <w:numPr>
          <w:ilvl w:val="0"/>
          <w:numId w:val="38"/>
        </w:numPr>
        <w:rPr>
          <w:rFonts w:ascii="Calibri Light,Arial" w:eastAsia="Calibri Light,Arial" w:hAnsi="Calibri Light,Arial" w:cs="Calibri Light,Arial"/>
        </w:rPr>
      </w:pPr>
      <w:r w:rsidRPr="25B35239">
        <w:rPr>
          <w:rFonts w:ascii="Calibri Light" w:eastAsia="Calibri Light" w:hAnsi="Calibri Light" w:cs="Calibri Light"/>
        </w:rPr>
        <w:lastRenderedPageBreak/>
        <w:t>Long Text – Containing text ‘Customer replied &lt;Opt-Out&gt; or &lt;Opt-Out All</w:t>
      </w:r>
      <w:r w:rsidR="00AB6A22" w:rsidRPr="25B35239">
        <w:rPr>
          <w:rFonts w:ascii="Calibri Light" w:eastAsia="Calibri Light" w:hAnsi="Calibri Light" w:cs="Calibri Light"/>
        </w:rPr>
        <w:t>&gt;</w:t>
      </w:r>
      <w:r w:rsidR="00116D81" w:rsidRPr="25B35239">
        <w:rPr>
          <w:rFonts w:ascii="Calibri Light" w:eastAsia="Calibri Light" w:hAnsi="Calibri Light" w:cs="Calibri Light"/>
        </w:rPr>
        <w:t xml:space="preserve"> and customer contact information &lt;customer email id&gt;’</w:t>
      </w:r>
    </w:p>
    <w:p w14:paraId="72B891FA" w14:textId="0D5BBBE6" w:rsidR="002040D0" w:rsidRDefault="007D027F" w:rsidP="002040D0">
      <w:pPr>
        <w:pStyle w:val="Heading2Text"/>
        <w:ind w:left="900"/>
        <w:rPr>
          <w:rFonts w:ascii="Calibri Light,Arial" w:eastAsia="Calibri Light,Arial" w:hAnsi="Calibri Light,Arial" w:cs="Calibri Light,Arial"/>
        </w:rPr>
      </w:pPr>
      <w:r w:rsidRPr="25B35239">
        <w:rPr>
          <w:rFonts w:ascii="Calibri Light" w:eastAsia="Calibri Light" w:hAnsi="Calibri Light" w:cs="Calibri Light"/>
        </w:rPr>
        <w:t>It is not expected for system to automatically opt out the BP from the preference center</w:t>
      </w:r>
      <w:r w:rsidRPr="25B35239">
        <w:rPr>
          <w:rFonts w:ascii="Calibri Light,Arial" w:eastAsia="Calibri Light,Arial" w:hAnsi="Calibri Light,Arial" w:cs="Calibri Light,Arial"/>
        </w:rPr>
        <w:t xml:space="preserve"> </w:t>
      </w:r>
      <w:r w:rsidRPr="25B35239">
        <w:rPr>
          <w:rFonts w:ascii="Calibri Light" w:eastAsia="Calibri Light" w:hAnsi="Calibri Light" w:cs="Calibri Light"/>
        </w:rPr>
        <w:t>when customer reply to the outbound correspondence email as clicking on the unsubscribe link</w:t>
      </w:r>
      <w:r w:rsidR="00C0557D" w:rsidRPr="25B35239">
        <w:rPr>
          <w:rFonts w:ascii="Calibri Light" w:eastAsia="Calibri Light" w:hAnsi="Calibri Light" w:cs="Calibri Light"/>
        </w:rPr>
        <w:t>s</w:t>
      </w:r>
      <w:r w:rsidRPr="25B35239">
        <w:rPr>
          <w:rFonts w:ascii="Calibri Light" w:eastAsia="Calibri Light" w:hAnsi="Calibri Light" w:cs="Calibri Light"/>
        </w:rPr>
        <w:t xml:space="preserve"> to opt out correspondence is the only </w:t>
      </w:r>
      <w:r w:rsidR="00885EC0" w:rsidRPr="25B35239">
        <w:rPr>
          <w:rFonts w:ascii="Calibri Light" w:eastAsia="Calibri Light" w:hAnsi="Calibri Light" w:cs="Calibri Light"/>
        </w:rPr>
        <w:t>option to</w:t>
      </w:r>
      <w:r w:rsidRPr="25B35239">
        <w:rPr>
          <w:rFonts w:ascii="Calibri Light" w:eastAsia="Calibri Light" w:hAnsi="Calibri Light" w:cs="Calibri Light"/>
        </w:rPr>
        <w:t xml:space="preserve"> opt out via email.</w:t>
      </w:r>
    </w:p>
    <w:p w14:paraId="23F76FBF" w14:textId="77777777" w:rsidR="00D34B0D" w:rsidRPr="00FF248A" w:rsidRDefault="00D34B0D" w:rsidP="00401E71">
      <w:pPr>
        <w:pStyle w:val="Heading2Text"/>
        <w:ind w:left="1440"/>
        <w:rPr>
          <w:rFonts w:ascii="Calibri Light" w:hAnsi="Calibri Light" w:cs="Arial"/>
        </w:rPr>
      </w:pPr>
    </w:p>
    <w:p w14:paraId="727B2DB3" w14:textId="7C81A891" w:rsidR="00E32899" w:rsidRPr="00E32899" w:rsidRDefault="00E32899" w:rsidP="002040D0">
      <w:pPr>
        <w:pStyle w:val="Heading2Text"/>
        <w:ind w:left="900"/>
        <w:rPr>
          <w:rFonts w:ascii="Calibri Light,Arial" w:eastAsia="Calibri Light,Arial" w:hAnsi="Calibri Light,Arial" w:cs="Calibri Light,Arial"/>
          <w:u w:val="single"/>
        </w:rPr>
      </w:pPr>
      <w:r w:rsidRPr="25B35239">
        <w:rPr>
          <w:rFonts w:ascii="Calibri Light" w:eastAsia="Calibri Light" w:hAnsi="Calibri Light" w:cs="Calibri Light"/>
          <w:u w:val="single"/>
        </w:rPr>
        <w:t>SMS</w:t>
      </w:r>
      <w:r w:rsidR="00424CC2" w:rsidRPr="25B35239">
        <w:rPr>
          <w:rFonts w:ascii="Calibri Light" w:eastAsia="Calibri Light" w:hAnsi="Calibri Light" w:cs="Calibri Light"/>
          <w:u w:val="single"/>
        </w:rPr>
        <w:t xml:space="preserve"> Opt-Out</w:t>
      </w:r>
    </w:p>
    <w:p w14:paraId="1E1F50E9" w14:textId="007E0A38" w:rsidR="00595361" w:rsidRDefault="00817432" w:rsidP="00E32899">
      <w:pPr>
        <w:pStyle w:val="Heading2Text"/>
        <w:ind w:left="900"/>
        <w:rPr>
          <w:rFonts w:ascii="Calibri Light,Arial" w:eastAsia="Calibri Light,Arial" w:hAnsi="Calibri Light,Arial" w:cs="Calibri Light,Arial"/>
        </w:rPr>
      </w:pPr>
      <w:r w:rsidRPr="25B35239">
        <w:rPr>
          <w:rFonts w:ascii="Calibri Light" w:eastAsia="Calibri Light" w:hAnsi="Calibri Light" w:cs="Calibri Light"/>
        </w:rPr>
        <w:t>C</w:t>
      </w:r>
      <w:r w:rsidR="00E32899" w:rsidRPr="25B35239">
        <w:rPr>
          <w:rFonts w:ascii="Calibri Light" w:eastAsia="Calibri Light" w:hAnsi="Calibri Light" w:cs="Calibri Light"/>
        </w:rPr>
        <w:t xml:space="preserve">ustomer can reply to </w:t>
      </w:r>
      <w:r w:rsidR="00725A2E" w:rsidRPr="25B35239">
        <w:rPr>
          <w:rFonts w:ascii="Calibri Light" w:eastAsia="Calibri Light" w:hAnsi="Calibri Light" w:cs="Calibri Light"/>
        </w:rPr>
        <w:t xml:space="preserve">a SCE </w:t>
      </w:r>
      <w:r w:rsidR="00E32899" w:rsidRPr="25B35239">
        <w:rPr>
          <w:rFonts w:ascii="Calibri Light" w:eastAsia="Calibri Light" w:hAnsi="Calibri Light" w:cs="Calibri Light"/>
        </w:rPr>
        <w:t xml:space="preserve">SMS correspondence and request to opt out of any </w:t>
      </w:r>
      <w:r w:rsidR="004C2A8E" w:rsidRPr="25B35239">
        <w:rPr>
          <w:rFonts w:ascii="Calibri Light" w:eastAsia="Calibri Light" w:hAnsi="Calibri Light" w:cs="Calibri Light"/>
        </w:rPr>
        <w:t xml:space="preserve">future </w:t>
      </w:r>
      <w:r w:rsidR="00E32899" w:rsidRPr="25B35239">
        <w:rPr>
          <w:rFonts w:ascii="Calibri Light" w:eastAsia="Calibri Light" w:hAnsi="Calibri Light" w:cs="Calibri Light"/>
        </w:rPr>
        <w:t>correspondence</w:t>
      </w:r>
      <w:r w:rsidR="00EB4116">
        <w:rPr>
          <w:rFonts w:ascii="Calibri Light" w:eastAsia="Calibri Light" w:hAnsi="Calibri Light" w:cs="Calibri Light"/>
        </w:rPr>
        <w:t xml:space="preserve"> by texting STOP or STOP ALL</w:t>
      </w:r>
      <w:r w:rsidR="00E32899" w:rsidRPr="25B35239">
        <w:rPr>
          <w:rFonts w:ascii="Calibri Light" w:eastAsia="Calibri Light" w:hAnsi="Calibri Light" w:cs="Calibri Light"/>
        </w:rPr>
        <w:t xml:space="preserve">. </w:t>
      </w:r>
      <w:r w:rsidR="00424CC2" w:rsidRPr="25B35239">
        <w:rPr>
          <w:rFonts w:ascii="Calibri Light,Arial" w:eastAsia="Calibri Light,Arial" w:hAnsi="Calibri Light,Arial" w:cs="Calibri Light,Arial"/>
        </w:rPr>
        <w:t xml:space="preserve"> </w:t>
      </w:r>
      <w:r w:rsidR="00251413" w:rsidRPr="25B35239">
        <w:rPr>
          <w:rFonts w:ascii="Calibri Light" w:eastAsia="Calibri Light" w:hAnsi="Calibri Light" w:cs="Calibri Light"/>
        </w:rPr>
        <w:t>T</w:t>
      </w:r>
      <w:r w:rsidR="0076793D" w:rsidRPr="25B35239">
        <w:rPr>
          <w:rFonts w:ascii="Calibri Light" w:eastAsia="Calibri Light" w:hAnsi="Calibri Light" w:cs="Calibri Light"/>
        </w:rPr>
        <w:t>he</w:t>
      </w:r>
      <w:r w:rsidR="00E32899" w:rsidRPr="25B35239">
        <w:rPr>
          <w:rFonts w:ascii="Calibri Light,Arial" w:eastAsia="Calibri Light,Arial" w:hAnsi="Calibri Light,Arial" w:cs="Calibri Light,Arial"/>
        </w:rPr>
        <w:t xml:space="preserve"> </w:t>
      </w:r>
      <w:r w:rsidR="00BC62C1" w:rsidRPr="25B35239">
        <w:rPr>
          <w:rFonts w:ascii="Calibri Light" w:eastAsia="Calibri Light" w:hAnsi="Calibri Light" w:cs="Calibri Light"/>
        </w:rPr>
        <w:t>3</w:t>
      </w:r>
      <w:r w:rsidR="00BC62C1" w:rsidRPr="25B35239">
        <w:rPr>
          <w:rFonts w:ascii="Calibri Light" w:eastAsia="Calibri Light" w:hAnsi="Calibri Light" w:cs="Calibri Light"/>
          <w:vertAlign w:val="superscript"/>
        </w:rPr>
        <w:t>rd</w:t>
      </w:r>
      <w:r w:rsidR="00BC62C1" w:rsidRPr="25B35239">
        <w:rPr>
          <w:rFonts w:ascii="Calibri Light" w:eastAsia="Calibri Light" w:hAnsi="Calibri Light" w:cs="Calibri Light"/>
        </w:rPr>
        <w:t xml:space="preserve"> party notification system</w:t>
      </w:r>
      <w:r w:rsidR="006917A0" w:rsidRPr="25B35239">
        <w:rPr>
          <w:rFonts w:ascii="Calibri Light,Arial" w:eastAsia="Calibri Light,Arial" w:hAnsi="Calibri Light,Arial" w:cs="Calibri Light,Arial"/>
        </w:rPr>
        <w:t xml:space="preserve"> </w:t>
      </w:r>
      <w:r w:rsidR="003810C1" w:rsidRPr="25B35239">
        <w:rPr>
          <w:rFonts w:ascii="Calibri Light" w:eastAsia="Calibri Light" w:hAnsi="Calibri Light" w:cs="Calibri Light"/>
        </w:rPr>
        <w:t>passes</w:t>
      </w:r>
      <w:r w:rsidR="00CF6C0E" w:rsidRPr="25B35239">
        <w:rPr>
          <w:rFonts w:ascii="Calibri Light,Arial" w:eastAsia="Calibri Light,Arial" w:hAnsi="Calibri Light,Arial" w:cs="Calibri Light,Arial"/>
        </w:rPr>
        <w:t xml:space="preserve"> </w:t>
      </w:r>
      <w:r w:rsidR="006917A0" w:rsidRPr="25B35239">
        <w:rPr>
          <w:rFonts w:ascii="Calibri Light" w:eastAsia="Calibri Light" w:hAnsi="Calibri Light" w:cs="Calibri Light"/>
        </w:rPr>
        <w:t xml:space="preserve">the SMS reply </w:t>
      </w:r>
      <w:r w:rsidR="00E06569" w:rsidRPr="25B35239">
        <w:rPr>
          <w:rFonts w:ascii="Calibri Light" w:eastAsia="Calibri Light" w:hAnsi="Calibri Light" w:cs="Calibri Light"/>
        </w:rPr>
        <w:t>in a file and place</w:t>
      </w:r>
      <w:r w:rsidR="003F629E" w:rsidRPr="25B35239">
        <w:rPr>
          <w:rFonts w:ascii="Calibri Light" w:eastAsia="Calibri Light" w:hAnsi="Calibri Light" w:cs="Calibri Light"/>
        </w:rPr>
        <w:t>s</w:t>
      </w:r>
      <w:r w:rsidR="00E06569" w:rsidRPr="25B35239">
        <w:rPr>
          <w:rFonts w:ascii="Calibri Light" w:eastAsia="Calibri Light" w:hAnsi="Calibri Light" w:cs="Calibri Light"/>
        </w:rPr>
        <w:t xml:space="preserve"> it in a file server</w:t>
      </w:r>
      <w:r w:rsidR="0076793D" w:rsidRPr="25B35239">
        <w:rPr>
          <w:rFonts w:ascii="Calibri Light" w:eastAsia="Calibri Light" w:hAnsi="Calibri Light" w:cs="Calibri Light"/>
        </w:rPr>
        <w:t>. The</w:t>
      </w:r>
      <w:r w:rsidR="00E06569" w:rsidRPr="25B35239">
        <w:rPr>
          <w:rFonts w:ascii="Calibri Light" w:eastAsia="Calibri Light" w:hAnsi="Calibri Light" w:cs="Calibri Light"/>
        </w:rPr>
        <w:t xml:space="preserve"> S/4HANA batch program</w:t>
      </w:r>
      <w:r w:rsidR="00E32899" w:rsidRPr="25B35239">
        <w:rPr>
          <w:rFonts w:ascii="Calibri Light,Arial" w:eastAsia="Calibri Light,Arial" w:hAnsi="Calibri Light,Arial" w:cs="Calibri Light,Arial"/>
        </w:rPr>
        <w:t xml:space="preserve"> </w:t>
      </w:r>
      <w:r w:rsidR="00CF6C0E" w:rsidRPr="25B35239">
        <w:rPr>
          <w:rFonts w:ascii="Calibri Light" w:eastAsia="Calibri Light" w:hAnsi="Calibri Light" w:cs="Calibri Light"/>
        </w:rPr>
        <w:t xml:space="preserve">will then </w:t>
      </w:r>
      <w:r w:rsidR="00E06569" w:rsidRPr="25B35239">
        <w:rPr>
          <w:rFonts w:ascii="Calibri Light" w:eastAsia="Calibri Light" w:hAnsi="Calibri Light" w:cs="Calibri Light"/>
        </w:rPr>
        <w:t xml:space="preserve">process </w:t>
      </w:r>
      <w:r w:rsidR="00E32899" w:rsidRPr="25B35239">
        <w:rPr>
          <w:rFonts w:ascii="Calibri Light" w:eastAsia="Calibri Light" w:hAnsi="Calibri Light" w:cs="Calibri Light"/>
        </w:rPr>
        <w:t xml:space="preserve">the </w:t>
      </w:r>
      <w:r w:rsidR="00CF6C0E" w:rsidRPr="25B35239">
        <w:rPr>
          <w:rFonts w:ascii="Calibri Light" w:eastAsia="Calibri Light" w:hAnsi="Calibri Light" w:cs="Calibri Light"/>
        </w:rPr>
        <w:t xml:space="preserve">Opt Out </w:t>
      </w:r>
      <w:r w:rsidR="00E32899" w:rsidRPr="25B35239">
        <w:rPr>
          <w:rFonts w:ascii="Calibri Light" w:eastAsia="Calibri Light" w:hAnsi="Calibri Light" w:cs="Calibri Light"/>
        </w:rPr>
        <w:t xml:space="preserve">SMS </w:t>
      </w:r>
      <w:r w:rsidR="00E06569" w:rsidRPr="25B35239">
        <w:rPr>
          <w:rFonts w:ascii="Calibri Light" w:eastAsia="Calibri Light" w:hAnsi="Calibri Light" w:cs="Calibri Light"/>
        </w:rPr>
        <w:t>file</w:t>
      </w:r>
      <w:r w:rsidR="0076793D" w:rsidRPr="25B35239">
        <w:rPr>
          <w:rFonts w:ascii="Calibri Light" w:eastAsia="Calibri Light" w:hAnsi="Calibri Light" w:cs="Calibri Light"/>
        </w:rPr>
        <w:t xml:space="preserve"> according the type of opt-out reply for all instances where that phone is enrolled in SMS communication for a BP </w:t>
      </w:r>
      <w:r w:rsidR="006917A0" w:rsidRPr="25B35239">
        <w:rPr>
          <w:rFonts w:ascii="Calibri Light" w:eastAsia="Calibri Light" w:hAnsi="Calibri Light" w:cs="Calibri Light"/>
        </w:rPr>
        <w:t>by updating the Customer Preference</w:t>
      </w:r>
      <w:r w:rsidR="009A068E" w:rsidRPr="25B35239">
        <w:rPr>
          <w:rFonts w:ascii="Calibri Light" w:eastAsia="Calibri Light" w:hAnsi="Calibri Light" w:cs="Calibri Light"/>
        </w:rPr>
        <w:t xml:space="preserve"> using enhancement </w:t>
      </w:r>
      <w:r w:rsidR="009A068E" w:rsidRPr="1CCAE337">
        <w:rPr>
          <w:rFonts w:ascii="Calibri Light" w:eastAsia="Calibri Light" w:hAnsi="Calibri Light" w:cs="Calibri Light"/>
          <w:i/>
        </w:rPr>
        <w:t>E-</w:t>
      </w:r>
      <w:r w:rsidR="00595361" w:rsidRPr="1CCAE337">
        <w:rPr>
          <w:rFonts w:ascii="Calibri Light" w:eastAsia="Calibri Light" w:hAnsi="Calibri Light" w:cs="Calibri Light"/>
          <w:i/>
        </w:rPr>
        <w:t>CIM-</w:t>
      </w:r>
      <w:r w:rsidR="009A068E" w:rsidRPr="1CCAE337">
        <w:rPr>
          <w:rFonts w:ascii="Calibri Light" w:eastAsia="Calibri Light" w:hAnsi="Calibri Light" w:cs="Calibri Light"/>
          <w:i/>
        </w:rPr>
        <w:t xml:space="preserve">CS-09 </w:t>
      </w:r>
      <w:r w:rsidR="00CF6C0E" w:rsidRPr="1CCAE337">
        <w:rPr>
          <w:rFonts w:ascii="Calibri Light,Arial" w:eastAsia="Calibri Light,Arial" w:hAnsi="Calibri Light,Arial" w:cs="Calibri Light,Arial"/>
          <w:i/>
        </w:rPr>
        <w:t xml:space="preserve">- </w:t>
      </w:r>
      <w:r w:rsidR="009A068E" w:rsidRPr="1CCAE337">
        <w:rPr>
          <w:rFonts w:ascii="Calibri Light" w:eastAsia="Calibri Light" w:hAnsi="Calibri Light" w:cs="Calibri Light"/>
          <w:i/>
        </w:rPr>
        <w:t>Opt out correspondence indicator for the customer</w:t>
      </w:r>
      <w:r w:rsidR="0076793D" w:rsidRPr="25B35239">
        <w:rPr>
          <w:rFonts w:ascii="Calibri Light,Arial" w:eastAsia="Calibri Light,Arial" w:hAnsi="Calibri Light,Arial" w:cs="Calibri Light,Arial"/>
        </w:rPr>
        <w:t xml:space="preserve"> </w:t>
      </w:r>
      <w:r w:rsidR="00725A2E" w:rsidRPr="25B35239">
        <w:rPr>
          <w:rFonts w:ascii="Calibri Light" w:eastAsia="Calibri Light" w:hAnsi="Calibri Light" w:cs="Calibri Light"/>
        </w:rPr>
        <w:t xml:space="preserve">Refer to BPD </w:t>
      </w:r>
      <w:hyperlink r:id="rId42" w:history="1">
        <w:r w:rsidR="00725A2E" w:rsidRPr="1CCAE337">
          <w:rPr>
            <w:rStyle w:val="Hyperlink"/>
            <w:rFonts w:ascii="Calibri Light" w:eastAsia="Calibri Light" w:hAnsi="Calibri Light" w:cs="Calibri Light"/>
            <w:i/>
          </w:rPr>
          <w:t>CIM-CS-01 - Business Master Data - Manage Business Partner</w:t>
        </w:r>
      </w:hyperlink>
      <w:r w:rsidR="00725A2E" w:rsidRPr="25B35239">
        <w:rPr>
          <w:rFonts w:ascii="Calibri Light" w:eastAsia="Calibri Light" w:hAnsi="Calibri Light" w:cs="Calibri Light"/>
        </w:rPr>
        <w:t xml:space="preserve"> for more information. </w:t>
      </w:r>
      <w:r w:rsidR="00A53FA4" w:rsidRPr="25B35239">
        <w:rPr>
          <w:rFonts w:ascii="Calibri Light,Arial" w:eastAsia="Calibri Light,Arial" w:hAnsi="Calibri Light,Arial" w:cs="Calibri Light,Arial"/>
        </w:rPr>
        <w:t xml:space="preserve"> </w:t>
      </w:r>
    </w:p>
    <w:p w14:paraId="1523B9CE" w14:textId="4FA4F796" w:rsidR="0019133C" w:rsidRDefault="00251413" w:rsidP="00E32899">
      <w:pPr>
        <w:pStyle w:val="Heading2Text"/>
        <w:ind w:left="900"/>
        <w:rPr>
          <w:rFonts w:ascii="Calibri Light,Arial" w:eastAsia="Calibri Light,Arial" w:hAnsi="Calibri Light,Arial" w:cs="Calibri Light,Arial"/>
          <w:i/>
        </w:rPr>
      </w:pPr>
      <w:r w:rsidRPr="25B35239">
        <w:rPr>
          <w:rFonts w:ascii="Calibri Light" w:eastAsia="Calibri Light" w:hAnsi="Calibri Light" w:cs="Calibri Light"/>
        </w:rPr>
        <w:t>If the customer replies</w:t>
      </w:r>
      <w:r w:rsidRPr="25B35239">
        <w:rPr>
          <w:rFonts w:ascii="Calibri Light,Arial" w:eastAsia="Calibri Light,Arial" w:hAnsi="Calibri Light,Arial" w:cs="Calibri Light,Arial"/>
        </w:rPr>
        <w:t xml:space="preserve"> </w:t>
      </w:r>
      <w:r w:rsidRPr="25B35239">
        <w:rPr>
          <w:rFonts w:ascii="Calibri Light" w:eastAsia="Calibri Light" w:hAnsi="Calibri Light" w:cs="Calibri Light"/>
        </w:rPr>
        <w:t>the SMS with key words ‘STOP’, the system will opt out the mobile phone from SMS as the preferred channel for that correspondence/communication type.  If the customer replies with ‘STOP ALL’, customer will be opted out from all correspondences having SMS as the preferred channel</w:t>
      </w:r>
      <w:r w:rsidRPr="25B35239">
        <w:rPr>
          <w:rFonts w:ascii="Calibri Light,Arial" w:eastAsia="Calibri Light,Arial" w:hAnsi="Calibri Light,Arial" w:cs="Calibri Light,Arial"/>
        </w:rPr>
        <w:t xml:space="preserve">. </w:t>
      </w:r>
      <w:r w:rsidRPr="25B35239">
        <w:rPr>
          <w:rFonts w:ascii="Calibri Light" w:eastAsia="Calibri Light" w:hAnsi="Calibri Light" w:cs="Calibri Light"/>
        </w:rPr>
        <w:t xml:space="preserve">These are done using </w:t>
      </w:r>
      <w:r w:rsidRPr="1CCAE337">
        <w:rPr>
          <w:rFonts w:ascii="Calibri Light" w:eastAsia="Calibri Light" w:hAnsi="Calibri Light" w:cs="Calibri Light"/>
          <w:i/>
        </w:rPr>
        <w:t>E-CIM-CS-09 - Opt out correspondence indicator for the customer</w:t>
      </w:r>
      <w:r w:rsidRPr="1CCAE337">
        <w:rPr>
          <w:rFonts w:ascii="Calibri Light,Arial" w:eastAsia="Calibri Light,Arial" w:hAnsi="Calibri Light,Arial" w:cs="Calibri Light,Arial"/>
          <w:i/>
        </w:rPr>
        <w:t>.</w:t>
      </w:r>
      <w:r w:rsidRPr="25B35239">
        <w:rPr>
          <w:rFonts w:ascii="Calibri Light,Arial" w:eastAsia="Calibri Light,Arial" w:hAnsi="Calibri Light,Arial" w:cs="Calibri Light,Arial"/>
        </w:rPr>
        <w:t xml:space="preserve"> </w:t>
      </w:r>
      <w:r w:rsidRPr="25B35239">
        <w:rPr>
          <w:rFonts w:ascii="Calibri Light" w:eastAsia="Calibri Light" w:hAnsi="Calibri Light" w:cs="Calibri Light"/>
        </w:rPr>
        <w:t>This policy must be followed to meet TCPA compliance laws.</w:t>
      </w:r>
      <w:r w:rsidR="0019133C" w:rsidRPr="25B35239">
        <w:rPr>
          <w:rFonts w:ascii="Calibri Light,Arial" w:eastAsia="Calibri Light,Arial" w:hAnsi="Calibri Light,Arial" w:cs="Calibri Light,Arial"/>
        </w:rPr>
        <w:t xml:space="preserve"> </w:t>
      </w:r>
      <w:r w:rsidR="0019133C" w:rsidRPr="25B35239">
        <w:rPr>
          <w:rFonts w:ascii="Calibri Light" w:eastAsia="Calibri Light" w:hAnsi="Calibri Light" w:cs="Calibri Light"/>
        </w:rPr>
        <w:t xml:space="preserve">Once the customer is successfully opted out from the correspondence(s), system will </w:t>
      </w:r>
      <w:r w:rsidR="00C17D05" w:rsidRPr="25B35239">
        <w:rPr>
          <w:rFonts w:ascii="Calibri Light" w:eastAsia="Calibri Light" w:hAnsi="Calibri Light" w:cs="Calibri Light"/>
        </w:rPr>
        <w:t>send a SMS to customer</w:t>
      </w:r>
      <w:r w:rsidR="0019133C" w:rsidRPr="25B35239">
        <w:rPr>
          <w:rFonts w:ascii="Calibri Light,Arial" w:eastAsia="Calibri Light,Arial" w:hAnsi="Calibri Light,Arial" w:cs="Calibri Light,Arial"/>
        </w:rPr>
        <w:t xml:space="preserve"> </w:t>
      </w:r>
      <w:r w:rsidR="0019133C" w:rsidRPr="25B35239">
        <w:rPr>
          <w:rFonts w:ascii="Calibri Light" w:eastAsia="Calibri Light" w:hAnsi="Calibri Light" w:cs="Calibri Light"/>
        </w:rPr>
        <w:t>‘Thank you</w:t>
      </w:r>
      <w:r w:rsidR="00EB4116">
        <w:rPr>
          <w:rFonts w:ascii="Calibri Light" w:eastAsia="Calibri Light" w:hAnsi="Calibri Light" w:cs="Calibri Light"/>
        </w:rPr>
        <w:t>, you have been unenrolled,’</w:t>
      </w:r>
      <w:r w:rsidR="0019133C" w:rsidRPr="25B35239">
        <w:rPr>
          <w:rFonts w:ascii="Calibri Light" w:eastAsia="Calibri Light" w:hAnsi="Calibri Light" w:cs="Calibri Light"/>
        </w:rPr>
        <w:t xml:space="preserve"> for your reply</w:t>
      </w:r>
      <w:r w:rsidR="00A73C02">
        <w:rPr>
          <w:rFonts w:ascii="Calibri Light" w:eastAsia="Calibri Light" w:hAnsi="Calibri Light" w:cs="Calibri Light"/>
        </w:rPr>
        <w:t>’</w:t>
      </w:r>
      <w:r w:rsidR="009917B6" w:rsidRPr="25B35239">
        <w:rPr>
          <w:rFonts w:ascii="Calibri Light" w:eastAsia="Calibri Light" w:hAnsi="Calibri Light" w:cs="Calibri Light"/>
        </w:rPr>
        <w:t xml:space="preserve"> using </w:t>
      </w:r>
      <w:r w:rsidR="009917B6" w:rsidRPr="1CCAE337">
        <w:rPr>
          <w:rFonts w:ascii="Calibri Light" w:eastAsia="Calibri Light" w:hAnsi="Calibri Light" w:cs="Calibri Light"/>
          <w:i/>
        </w:rPr>
        <w:t>E-CIM-CS-09- Send automatic outbound acknowledgement</w:t>
      </w:r>
      <w:r w:rsidR="0019133C" w:rsidRPr="25B35239">
        <w:rPr>
          <w:rFonts w:ascii="Calibri Light" w:eastAsia="Calibri Light" w:hAnsi="Calibri Light" w:cs="Calibri Light"/>
        </w:rPr>
        <w:t>.</w:t>
      </w:r>
      <w:r w:rsidR="0019133C" w:rsidRPr="25B35239">
        <w:rPr>
          <w:rFonts w:ascii="Calibri Light,Arial" w:eastAsia="Calibri Light,Arial" w:hAnsi="Calibri Light,Arial" w:cs="Calibri Light,Arial"/>
        </w:rPr>
        <w:t xml:space="preserve"> </w:t>
      </w:r>
    </w:p>
    <w:p w14:paraId="17D05D45" w14:textId="448489A1" w:rsidR="00486595" w:rsidRDefault="00486595" w:rsidP="00E32899">
      <w:pPr>
        <w:pStyle w:val="Heading2Text"/>
        <w:ind w:left="900"/>
        <w:rPr>
          <w:rFonts w:ascii="Calibri Light,Arial" w:eastAsia="Calibri Light,Arial" w:hAnsi="Calibri Light,Arial" w:cs="Calibri Light,Arial"/>
        </w:rPr>
      </w:pPr>
      <w:r w:rsidRPr="25B35239">
        <w:rPr>
          <w:rFonts w:ascii="Calibri Light" w:eastAsia="Calibri Light" w:hAnsi="Calibri Light" w:cs="Calibri Light"/>
        </w:rPr>
        <w:t xml:space="preserve">If the system failed to update customer preference, a Ticket </w:t>
      </w:r>
      <w:r w:rsidR="00EB4116" w:rsidRPr="00EB4116">
        <w:rPr>
          <w:rFonts w:ascii="Calibri Light" w:eastAsia="Calibri Light" w:hAnsi="Calibri Light" w:cs="Calibri Light"/>
        </w:rPr>
        <w:t>Account Maintenance - Alert Opt-Out Process Failed</w:t>
      </w:r>
      <w:r w:rsidRPr="25B35239">
        <w:rPr>
          <w:rFonts w:ascii="Calibri Light" w:eastAsia="Calibri Light" w:hAnsi="Calibri Light" w:cs="Calibri Light"/>
        </w:rPr>
        <w:t xml:space="preserve">’ will be created using </w:t>
      </w:r>
      <w:r w:rsidRPr="1CCAE337">
        <w:rPr>
          <w:rFonts w:ascii="Calibri Light" w:eastAsia="Calibri Light" w:hAnsi="Calibri Light" w:cs="Calibri Light"/>
          <w:i/>
        </w:rPr>
        <w:t>E-CIM-CS-09 - Opt out correspondence indicator for the customer</w:t>
      </w:r>
      <w:r w:rsidRPr="25B35239">
        <w:rPr>
          <w:rFonts w:ascii="Calibri Light,Arial" w:eastAsia="Calibri Light,Arial" w:hAnsi="Calibri Light,Arial" w:cs="Calibri Light,Arial"/>
        </w:rPr>
        <w:t xml:space="preserve"> </w:t>
      </w:r>
      <w:r w:rsidRPr="25B35239">
        <w:rPr>
          <w:rFonts w:ascii="Calibri Light" w:eastAsia="Calibri Light" w:hAnsi="Calibri Light" w:cs="Calibri Light"/>
        </w:rPr>
        <w:t>for Offline Support</w:t>
      </w:r>
      <w:r w:rsidR="00CC2964">
        <w:rPr>
          <w:rFonts w:ascii="Calibri Light" w:eastAsia="Calibri Light" w:hAnsi="Calibri Light" w:cs="Calibri Light"/>
        </w:rPr>
        <w:t xml:space="preserve"> for unassigned customer and BCD COE for assigned customer</w:t>
      </w:r>
      <w:r w:rsidRPr="25B35239">
        <w:rPr>
          <w:rFonts w:ascii="Calibri Light" w:eastAsia="Calibri Light" w:hAnsi="Calibri Light" w:cs="Calibri Light"/>
        </w:rPr>
        <w:t xml:space="preserve"> to update the customer preference manually.  The Correspondence Name, customer </w:t>
      </w:r>
      <w:r w:rsidR="00137DB6" w:rsidRPr="25B35239">
        <w:rPr>
          <w:rFonts w:ascii="Calibri Light" w:eastAsia="Calibri Light" w:hAnsi="Calibri Light" w:cs="Calibri Light"/>
        </w:rPr>
        <w:t>Mobile phone number</w:t>
      </w:r>
      <w:r w:rsidRPr="25B35239">
        <w:rPr>
          <w:rFonts w:ascii="Calibri Light" w:eastAsia="Calibri Light" w:hAnsi="Calibri Light" w:cs="Calibri Light"/>
        </w:rPr>
        <w:t xml:space="preserve"> and opt out a correspondence or opt out all correspondence will be updated in the Ticket long text.</w:t>
      </w:r>
    </w:p>
    <w:p w14:paraId="2FE9F2BD" w14:textId="3416B6C1" w:rsidR="00486595" w:rsidRDefault="00486595" w:rsidP="00486595">
      <w:pPr>
        <w:pStyle w:val="Heading2Text"/>
        <w:ind w:left="900"/>
        <w:rPr>
          <w:rFonts w:ascii="Calibri Light,Arial" w:eastAsia="Calibri Light,Arial" w:hAnsi="Calibri Light,Arial" w:cs="Calibri Light,Arial"/>
        </w:rPr>
      </w:pPr>
      <w:r w:rsidRPr="25B35239">
        <w:rPr>
          <w:rFonts w:ascii="Calibri Light" w:eastAsia="Calibri Light" w:hAnsi="Calibri Light" w:cs="Calibri Light"/>
        </w:rPr>
        <w:t xml:space="preserve">The system will locate the BP Contact created for the outbound correspondence based on BP number/name, correspondence id and date &amp; time sent using </w:t>
      </w:r>
      <w:r w:rsidRPr="1CCAE337">
        <w:rPr>
          <w:rFonts w:ascii="Calibri Light" w:eastAsia="Calibri Light" w:hAnsi="Calibri Light" w:cs="Calibri Light"/>
          <w:i/>
        </w:rPr>
        <w:t>E-CIM-CS-09 – Update Response to Original BP Contact</w:t>
      </w:r>
      <w:r w:rsidRPr="25B35239">
        <w:rPr>
          <w:rFonts w:ascii="Calibri Light" w:eastAsia="Calibri Light" w:hAnsi="Calibri Light" w:cs="Calibri Light"/>
        </w:rPr>
        <w:t xml:space="preserve">. The BP Contact will be updated with the </w:t>
      </w:r>
      <w:r w:rsidR="00EA3EC0" w:rsidRPr="25B35239">
        <w:rPr>
          <w:rFonts w:ascii="Calibri Light" w:eastAsia="Calibri Light" w:hAnsi="Calibri Light" w:cs="Calibri Light"/>
        </w:rPr>
        <w:t xml:space="preserve">additional </w:t>
      </w:r>
      <w:r w:rsidRPr="25B35239">
        <w:rPr>
          <w:rFonts w:ascii="Calibri Light" w:eastAsia="Calibri Light" w:hAnsi="Calibri Light" w:cs="Calibri Light"/>
        </w:rPr>
        <w:t>information below:</w:t>
      </w:r>
    </w:p>
    <w:p w14:paraId="20A8CFDB" w14:textId="4E2CD00E" w:rsidR="00486595" w:rsidRDefault="00EA3EC0" w:rsidP="00486595">
      <w:pPr>
        <w:pStyle w:val="Heading2Text"/>
        <w:numPr>
          <w:ilvl w:val="0"/>
          <w:numId w:val="38"/>
        </w:numPr>
        <w:rPr>
          <w:rFonts w:ascii="Calibri Light,Arial" w:eastAsia="Calibri Light,Arial" w:hAnsi="Calibri Light,Arial" w:cs="Calibri Light,Arial"/>
        </w:rPr>
      </w:pPr>
      <w:r w:rsidRPr="25B35239">
        <w:rPr>
          <w:rFonts w:ascii="Calibri Light" w:eastAsia="Calibri Light" w:hAnsi="Calibri Light" w:cs="Calibri Light"/>
        </w:rPr>
        <w:t>Additional</w:t>
      </w:r>
      <w:r w:rsidR="00486595" w:rsidRPr="25B35239">
        <w:rPr>
          <w:rFonts w:ascii="Calibri Light" w:eastAsia="Calibri Light" w:hAnsi="Calibri Light" w:cs="Calibri Light"/>
        </w:rPr>
        <w:t xml:space="preserve"> Info – ‘Opt Out’</w:t>
      </w:r>
    </w:p>
    <w:p w14:paraId="44AC60B8" w14:textId="663ED2A8" w:rsidR="00486595" w:rsidRPr="00CB0E42" w:rsidRDefault="00486595" w:rsidP="00486595">
      <w:pPr>
        <w:pStyle w:val="Heading2Text"/>
        <w:numPr>
          <w:ilvl w:val="0"/>
          <w:numId w:val="38"/>
        </w:numPr>
        <w:rPr>
          <w:rFonts w:ascii="Calibri Light,Arial" w:eastAsia="Calibri Light,Arial" w:hAnsi="Calibri Light,Arial" w:cs="Calibri Light,Arial"/>
        </w:rPr>
      </w:pPr>
      <w:r w:rsidRPr="25B35239">
        <w:rPr>
          <w:rFonts w:ascii="Calibri Light" w:eastAsia="Calibri Light" w:hAnsi="Calibri Light" w:cs="Calibri Light"/>
        </w:rPr>
        <w:t>Long Text – Containing text ‘Customer replied &lt;Opt-Out&gt;</w:t>
      </w:r>
      <w:r w:rsidR="00AB6A22" w:rsidRPr="25B35239">
        <w:rPr>
          <w:rFonts w:ascii="Calibri Light" w:eastAsia="Calibri Light" w:hAnsi="Calibri Light" w:cs="Calibri Light"/>
        </w:rPr>
        <w:t xml:space="preserve"> or &lt;Opt-Out All&gt; and customer contact information &lt;Mobile number&gt;</w:t>
      </w:r>
      <w:r w:rsidR="00116D81" w:rsidRPr="25B35239">
        <w:rPr>
          <w:rFonts w:ascii="Calibri Light,Arial" w:eastAsia="Calibri Light,Arial" w:hAnsi="Calibri Light,Arial" w:cs="Calibri Light,Arial"/>
        </w:rPr>
        <w:t>’</w:t>
      </w:r>
    </w:p>
    <w:p w14:paraId="2C81565F" w14:textId="77777777" w:rsidR="00486595" w:rsidRDefault="00486595" w:rsidP="00595361">
      <w:pPr>
        <w:pStyle w:val="Heading2Text"/>
        <w:ind w:left="900"/>
        <w:rPr>
          <w:rFonts w:ascii="Calibri Light" w:hAnsi="Calibri Light" w:cs="Arial"/>
        </w:rPr>
      </w:pPr>
    </w:p>
    <w:p w14:paraId="531A523D" w14:textId="16EC229D" w:rsidR="0069784C" w:rsidRDefault="00750584" w:rsidP="00E32899">
      <w:pPr>
        <w:pStyle w:val="Heading2Text"/>
        <w:ind w:left="900"/>
        <w:rPr>
          <w:rStyle w:val="Hyperlink"/>
          <w:rFonts w:ascii="Calibri Light,Arial" w:eastAsia="Calibri Light,Arial" w:hAnsi="Calibri Light,Arial" w:cs="Calibri Light,Arial"/>
          <w:color w:val="auto"/>
          <w:u w:val="none"/>
        </w:rPr>
      </w:pPr>
      <w:r w:rsidRPr="25B35239">
        <w:rPr>
          <w:rFonts w:ascii="Calibri Light" w:eastAsia="Calibri Light" w:hAnsi="Calibri Light" w:cs="Calibri Light"/>
        </w:rPr>
        <w:t xml:space="preserve">Handling of TTY SMS correspondence reply from customer will be the same as a SMS mentioned above. </w:t>
      </w:r>
      <w:r w:rsidR="00F27EB7" w:rsidRPr="25B35239">
        <w:rPr>
          <w:rFonts w:ascii="Calibri Light" w:eastAsia="Calibri Light" w:hAnsi="Calibri Light" w:cs="Calibri Light"/>
        </w:rPr>
        <w:t xml:space="preserve">Refer to </w:t>
      </w:r>
      <w:hyperlink r:id="rId43" w:history="1">
        <w:r w:rsidR="00F27EB7" w:rsidRPr="1CCAE337">
          <w:rPr>
            <w:rStyle w:val="Hyperlink"/>
            <w:rFonts w:ascii="Calibri Light" w:eastAsia="Calibri Light" w:hAnsi="Calibri Light" w:cs="Calibri Light"/>
            <w:i/>
          </w:rPr>
          <w:t>CIM-CS-01 - Business Master Data - Manage Business Partner</w:t>
        </w:r>
      </w:hyperlink>
      <w:r w:rsidR="00F27EB7" w:rsidRPr="25B35239">
        <w:rPr>
          <w:rStyle w:val="Hyperlink"/>
          <w:rFonts w:ascii="Calibri Light,Arial" w:eastAsia="Calibri Light,Arial" w:hAnsi="Calibri Light,Arial" w:cs="Calibri Light,Arial"/>
        </w:rPr>
        <w:t xml:space="preserve"> </w:t>
      </w:r>
      <w:r w:rsidR="00F27EB7" w:rsidRPr="25B35239">
        <w:rPr>
          <w:rStyle w:val="Hyperlink"/>
          <w:rFonts w:ascii="Calibri Light" w:eastAsia="Calibri Light" w:hAnsi="Calibri Light" w:cs="Calibri Light"/>
          <w:color w:val="auto"/>
          <w:u w:val="none"/>
        </w:rPr>
        <w:t>for information about the indicator for TTY.</w:t>
      </w:r>
    </w:p>
    <w:p w14:paraId="2D8D588E" w14:textId="3CECCA6F" w:rsidR="00817432" w:rsidRDefault="00817432" w:rsidP="00E32899">
      <w:pPr>
        <w:pStyle w:val="Heading2Text"/>
        <w:ind w:left="900"/>
        <w:rPr>
          <w:rFonts w:ascii="Calibri Light" w:hAnsi="Calibri Light" w:cs="Arial"/>
          <w:u w:val="single"/>
        </w:rPr>
      </w:pPr>
    </w:p>
    <w:p w14:paraId="0DFDBD5A" w14:textId="603787FA" w:rsidR="00817432" w:rsidRPr="00CA5B1D" w:rsidRDefault="00817432" w:rsidP="00E32899">
      <w:pPr>
        <w:pStyle w:val="Heading2Text"/>
        <w:ind w:left="900"/>
        <w:rPr>
          <w:rFonts w:ascii="Calibri Light,Arial" w:eastAsia="Calibri Light,Arial" w:hAnsi="Calibri Light,Arial" w:cs="Calibri Light,Arial"/>
          <w:b/>
          <w:u w:val="single"/>
        </w:rPr>
      </w:pPr>
      <w:r w:rsidRPr="25B35239">
        <w:rPr>
          <w:rFonts w:ascii="Calibri Light" w:eastAsia="Calibri Light" w:hAnsi="Calibri Light" w:cs="Calibri Light"/>
          <w:b/>
          <w:u w:val="single"/>
        </w:rPr>
        <w:t>Voice Call Opt-Outs</w:t>
      </w:r>
      <w:r w:rsidR="0093273A" w:rsidRPr="25B35239">
        <w:rPr>
          <w:rFonts w:ascii="Calibri Light,Arial" w:eastAsia="Calibri Light,Arial" w:hAnsi="Calibri Light,Arial" w:cs="Calibri Light,Arial"/>
          <w:b/>
          <w:u w:val="single"/>
        </w:rPr>
        <w:t xml:space="preserve"> </w:t>
      </w:r>
    </w:p>
    <w:p w14:paraId="78411C63" w14:textId="5F2A0CAD" w:rsidR="0093273A" w:rsidRDefault="001A0DE3" w:rsidP="00E32899">
      <w:pPr>
        <w:pStyle w:val="Heading2Text"/>
        <w:ind w:left="900"/>
        <w:rPr>
          <w:rFonts w:ascii="Calibri Light,Arial" w:eastAsia="Calibri Light,Arial" w:hAnsi="Calibri Light,Arial" w:cs="Calibri Light,Arial"/>
        </w:rPr>
      </w:pPr>
      <w:r w:rsidRPr="25B35239">
        <w:rPr>
          <w:rFonts w:ascii="Calibri Light" w:eastAsia="Calibri Light" w:hAnsi="Calibri Light" w:cs="Calibri Light"/>
        </w:rPr>
        <w:t>The customer can opt-out of voice communications from SCE when the option is provided as part of the outbound communication.  An example is the user can press 1, to un</w:t>
      </w:r>
      <w:r w:rsidR="00FC462D">
        <w:rPr>
          <w:rFonts w:ascii="Calibri Light" w:eastAsia="Calibri Light" w:hAnsi="Calibri Light" w:cs="Calibri Light"/>
        </w:rPr>
        <w:t>-</w:t>
      </w:r>
      <w:r w:rsidRPr="25B35239">
        <w:rPr>
          <w:rFonts w:ascii="Calibri Light" w:eastAsia="Calibri Light" w:hAnsi="Calibri Light" w:cs="Calibri Light"/>
        </w:rPr>
        <w:t xml:space="preserve">enroll from future voice communications for Outage Alerts.  </w:t>
      </w:r>
    </w:p>
    <w:p w14:paraId="5E9DDB80" w14:textId="74EAE95D" w:rsidR="00595361" w:rsidRDefault="001A0DE3" w:rsidP="00E32899">
      <w:pPr>
        <w:pStyle w:val="Heading2Text"/>
        <w:ind w:left="900"/>
        <w:rPr>
          <w:rFonts w:ascii="Calibri Light,Arial" w:eastAsia="Calibri Light,Arial" w:hAnsi="Calibri Light,Arial" w:cs="Calibri Light,Arial"/>
        </w:rPr>
      </w:pPr>
      <w:r w:rsidRPr="25B35239">
        <w:rPr>
          <w:rFonts w:ascii="Calibri Light" w:eastAsia="Calibri Light" w:hAnsi="Calibri Light" w:cs="Calibri Light"/>
        </w:rPr>
        <w:t>The</w:t>
      </w:r>
      <w:r w:rsidR="00FE60DF" w:rsidRPr="25B35239">
        <w:rPr>
          <w:rFonts w:ascii="Calibri Light,Arial" w:eastAsia="Calibri Light,Arial" w:hAnsi="Calibri Light,Arial" w:cs="Calibri Light,Arial"/>
        </w:rPr>
        <w:t xml:space="preserve"> </w:t>
      </w:r>
      <w:r w:rsidR="00BC62C1" w:rsidRPr="25B35239">
        <w:rPr>
          <w:rFonts w:ascii="Calibri Light" w:eastAsia="Calibri Light" w:hAnsi="Calibri Light" w:cs="Calibri Light"/>
        </w:rPr>
        <w:t>3</w:t>
      </w:r>
      <w:r w:rsidR="00BC62C1" w:rsidRPr="25B35239">
        <w:rPr>
          <w:rFonts w:ascii="Calibri Light" w:eastAsia="Calibri Light" w:hAnsi="Calibri Light" w:cs="Calibri Light"/>
          <w:vertAlign w:val="superscript"/>
        </w:rPr>
        <w:t>rd</w:t>
      </w:r>
      <w:r w:rsidR="00BC62C1" w:rsidRPr="25B35239">
        <w:rPr>
          <w:rFonts w:ascii="Calibri Light" w:eastAsia="Calibri Light" w:hAnsi="Calibri Light" w:cs="Calibri Light"/>
        </w:rPr>
        <w:t xml:space="preserve"> party notification system</w:t>
      </w:r>
      <w:r w:rsidR="00E06569" w:rsidRPr="25B35239">
        <w:rPr>
          <w:rFonts w:ascii="Calibri Light" w:eastAsia="Calibri Light" w:hAnsi="Calibri Light" w:cs="Calibri Light"/>
        </w:rPr>
        <w:t xml:space="preserve"> passes the voice call reply in a file and place it in a file server, the S/4HANA batch program will then process the Opt Out voice call file by updating the Customer Preference using enhancement </w:t>
      </w:r>
      <w:r w:rsidR="00E06569" w:rsidRPr="1CCAE337">
        <w:rPr>
          <w:rFonts w:ascii="Calibri Light" w:eastAsia="Calibri Light" w:hAnsi="Calibri Light" w:cs="Calibri Light"/>
          <w:i/>
        </w:rPr>
        <w:t>E-</w:t>
      </w:r>
      <w:r w:rsidR="00595361" w:rsidRPr="1CCAE337">
        <w:rPr>
          <w:rFonts w:ascii="Calibri Light" w:eastAsia="Calibri Light" w:hAnsi="Calibri Light" w:cs="Calibri Light"/>
          <w:i/>
        </w:rPr>
        <w:t>CIM-</w:t>
      </w:r>
      <w:r w:rsidR="00E06569" w:rsidRPr="1CCAE337">
        <w:rPr>
          <w:rFonts w:ascii="Calibri Light" w:eastAsia="Calibri Light" w:hAnsi="Calibri Light" w:cs="Calibri Light"/>
          <w:i/>
        </w:rPr>
        <w:t>CS-09 - Opt out correspondence indicator for the customer</w:t>
      </w:r>
      <w:r w:rsidRPr="25B35239">
        <w:rPr>
          <w:rFonts w:ascii="Calibri Light" w:eastAsia="Calibri Light" w:hAnsi="Calibri Light" w:cs="Calibri Light"/>
        </w:rPr>
        <w:t xml:space="preserve"> and </w:t>
      </w:r>
      <w:r w:rsidRPr="25B35239">
        <w:rPr>
          <w:rFonts w:ascii="Calibri Light" w:eastAsia="Calibri Light" w:hAnsi="Calibri Light" w:cs="Calibri Light"/>
        </w:rPr>
        <w:lastRenderedPageBreak/>
        <w:t>logging the reason</w:t>
      </w:r>
      <w:r w:rsidR="00E06569" w:rsidRPr="25B35239">
        <w:rPr>
          <w:rFonts w:ascii="Calibri Light" w:eastAsia="Calibri Light" w:hAnsi="Calibri Light" w:cs="Calibri Light"/>
        </w:rPr>
        <w:t xml:space="preserve">. Refer to BPD </w:t>
      </w:r>
      <w:hyperlink r:id="rId44" w:history="1">
        <w:r w:rsidR="00E06569" w:rsidRPr="1CCAE337">
          <w:rPr>
            <w:rStyle w:val="Hyperlink"/>
            <w:rFonts w:ascii="Calibri Light" w:eastAsia="Calibri Light" w:hAnsi="Calibri Light" w:cs="Calibri Light"/>
            <w:i/>
          </w:rPr>
          <w:t>CIM-CS-01 - Business Master Data - Manage Business Partner</w:t>
        </w:r>
      </w:hyperlink>
      <w:r w:rsidR="00E06569" w:rsidRPr="25B35239">
        <w:rPr>
          <w:rFonts w:ascii="Calibri Light" w:eastAsia="Calibri Light" w:hAnsi="Calibri Light" w:cs="Calibri Light"/>
        </w:rPr>
        <w:t xml:space="preserve"> for more information.  </w:t>
      </w:r>
    </w:p>
    <w:p w14:paraId="4D3FD9BB" w14:textId="1CA062D3" w:rsidR="00AB6A22" w:rsidRDefault="00AB6A22" w:rsidP="00AB6A22">
      <w:pPr>
        <w:pStyle w:val="Heading2Text"/>
        <w:ind w:left="900"/>
        <w:rPr>
          <w:rFonts w:ascii="Calibri Light,Arial" w:eastAsia="Calibri Light,Arial" w:hAnsi="Calibri Light,Arial" w:cs="Calibri Light,Arial"/>
        </w:rPr>
      </w:pPr>
      <w:r w:rsidRPr="25B35239">
        <w:rPr>
          <w:rFonts w:ascii="Calibri Light" w:eastAsia="Calibri Light" w:hAnsi="Calibri Light" w:cs="Calibri Light"/>
        </w:rPr>
        <w:t>If the system failed to update customer preference, a Ticket ‘</w:t>
      </w:r>
      <w:r w:rsidR="00EB4116" w:rsidRPr="00EB4116">
        <w:rPr>
          <w:rFonts w:ascii="Calibri Light" w:eastAsia="Calibri Light" w:hAnsi="Calibri Light" w:cs="Calibri Light"/>
        </w:rPr>
        <w:t>Account Maintenance - Alert Opt-Out Process Failed</w:t>
      </w:r>
      <w:r w:rsidRPr="25B35239">
        <w:rPr>
          <w:rFonts w:ascii="Calibri Light" w:eastAsia="Calibri Light" w:hAnsi="Calibri Light" w:cs="Calibri Light"/>
        </w:rPr>
        <w:t xml:space="preserve">’ will be created using </w:t>
      </w:r>
      <w:r w:rsidRPr="1CCAE337">
        <w:rPr>
          <w:rFonts w:ascii="Calibri Light" w:eastAsia="Calibri Light" w:hAnsi="Calibri Light" w:cs="Calibri Light"/>
          <w:i/>
        </w:rPr>
        <w:t>E-CIM-CS-09 - Opt out correspondence indicator for the customer</w:t>
      </w:r>
      <w:r w:rsidRPr="25B35239">
        <w:rPr>
          <w:rFonts w:ascii="Calibri Light" w:eastAsia="Calibri Light" w:hAnsi="Calibri Light" w:cs="Calibri Light"/>
        </w:rPr>
        <w:t xml:space="preserve"> for Offline Support </w:t>
      </w:r>
      <w:r w:rsidR="00CC2964">
        <w:rPr>
          <w:rFonts w:ascii="Calibri Light" w:eastAsia="Calibri Light" w:hAnsi="Calibri Light" w:cs="Calibri Light"/>
        </w:rPr>
        <w:t xml:space="preserve">for unassigned customer and BCD </w:t>
      </w:r>
      <w:r w:rsidR="00EB4116">
        <w:rPr>
          <w:rFonts w:ascii="Calibri Light" w:eastAsia="Calibri Light" w:hAnsi="Calibri Light" w:cs="Calibri Light"/>
        </w:rPr>
        <w:t>Account Manager</w:t>
      </w:r>
      <w:r w:rsidR="00CC2964">
        <w:rPr>
          <w:rFonts w:ascii="Calibri Light" w:eastAsia="Calibri Light" w:hAnsi="Calibri Light" w:cs="Calibri Light"/>
        </w:rPr>
        <w:t xml:space="preserve"> for assigned customer </w:t>
      </w:r>
      <w:r w:rsidRPr="25B35239">
        <w:rPr>
          <w:rFonts w:ascii="Calibri Light" w:eastAsia="Calibri Light" w:hAnsi="Calibri Light" w:cs="Calibri Light"/>
        </w:rPr>
        <w:t>to update the customer preference manually.  The Correspondence Name, customer Phone or Mobile phone number and opt out a correspondence or opt out all correspondence will be updated in the Ticket long text.</w:t>
      </w:r>
    </w:p>
    <w:p w14:paraId="3ED23ACE" w14:textId="6FA8F712" w:rsidR="00AB6A22" w:rsidRDefault="00AB6A22" w:rsidP="00AB6A22">
      <w:pPr>
        <w:pStyle w:val="Heading2Text"/>
        <w:ind w:left="900"/>
        <w:rPr>
          <w:rFonts w:ascii="Calibri Light,Arial" w:eastAsia="Calibri Light,Arial" w:hAnsi="Calibri Light,Arial" w:cs="Calibri Light,Arial"/>
        </w:rPr>
      </w:pPr>
      <w:r w:rsidRPr="25B35239">
        <w:rPr>
          <w:rFonts w:ascii="Calibri Light" w:eastAsia="Calibri Light" w:hAnsi="Calibri Light" w:cs="Calibri Light"/>
        </w:rPr>
        <w:t xml:space="preserve">The system will locate the BP Contact created for the outbound correspondence based on BP number/name, correspondence id and date &amp; time sent using </w:t>
      </w:r>
      <w:r w:rsidRPr="1CCAE337">
        <w:rPr>
          <w:rFonts w:ascii="Calibri Light" w:eastAsia="Calibri Light" w:hAnsi="Calibri Light" w:cs="Calibri Light"/>
          <w:i/>
        </w:rPr>
        <w:t>E-CIM-CS-09 – Update Response to Original BP Contact</w:t>
      </w:r>
      <w:r w:rsidRPr="25B35239">
        <w:rPr>
          <w:rFonts w:ascii="Calibri Light" w:eastAsia="Calibri Light" w:hAnsi="Calibri Light" w:cs="Calibri Light"/>
        </w:rPr>
        <w:t>. The BP Contact will be updated with the</w:t>
      </w:r>
      <w:r w:rsidR="00EA3EC0" w:rsidRPr="25B35239">
        <w:rPr>
          <w:rFonts w:ascii="Calibri Light" w:eastAsia="Calibri Light" w:hAnsi="Calibri Light" w:cs="Calibri Light"/>
        </w:rPr>
        <w:t xml:space="preserve"> additional</w:t>
      </w:r>
      <w:r w:rsidRPr="25B35239">
        <w:rPr>
          <w:rFonts w:ascii="Calibri Light" w:eastAsia="Calibri Light" w:hAnsi="Calibri Light" w:cs="Calibri Light"/>
        </w:rPr>
        <w:t xml:space="preserve"> information below:</w:t>
      </w:r>
    </w:p>
    <w:p w14:paraId="546FF10B" w14:textId="71153FD0" w:rsidR="00AB6A22" w:rsidRDefault="00EA3EC0" w:rsidP="00AB6A22">
      <w:pPr>
        <w:pStyle w:val="Heading2Text"/>
        <w:numPr>
          <w:ilvl w:val="0"/>
          <w:numId w:val="38"/>
        </w:numPr>
        <w:rPr>
          <w:rFonts w:ascii="Calibri Light,Arial" w:eastAsia="Calibri Light,Arial" w:hAnsi="Calibri Light,Arial" w:cs="Calibri Light,Arial"/>
        </w:rPr>
      </w:pPr>
      <w:r w:rsidRPr="25B35239">
        <w:rPr>
          <w:rFonts w:ascii="Calibri Light" w:eastAsia="Calibri Light" w:hAnsi="Calibri Light" w:cs="Calibri Light"/>
        </w:rPr>
        <w:t>Additional</w:t>
      </w:r>
      <w:r w:rsidR="00AB6A22" w:rsidRPr="25B35239">
        <w:rPr>
          <w:rFonts w:ascii="Calibri Light" w:eastAsia="Calibri Light" w:hAnsi="Calibri Light" w:cs="Calibri Light"/>
        </w:rPr>
        <w:t xml:space="preserve"> Info – ‘Opt Out’</w:t>
      </w:r>
    </w:p>
    <w:p w14:paraId="0646D04D" w14:textId="2D0EB4C4" w:rsidR="00AB6A22" w:rsidRPr="00CB0E42" w:rsidRDefault="00AB6A22" w:rsidP="00AB6A22">
      <w:pPr>
        <w:pStyle w:val="Heading2Text"/>
        <w:numPr>
          <w:ilvl w:val="0"/>
          <w:numId w:val="38"/>
        </w:numPr>
        <w:rPr>
          <w:rFonts w:ascii="Calibri Light,Arial" w:eastAsia="Calibri Light,Arial" w:hAnsi="Calibri Light,Arial" w:cs="Calibri Light,Arial"/>
        </w:rPr>
      </w:pPr>
      <w:r w:rsidRPr="25B35239">
        <w:rPr>
          <w:rFonts w:ascii="Calibri Light" w:eastAsia="Calibri Light" w:hAnsi="Calibri Light" w:cs="Calibri Light"/>
        </w:rPr>
        <w:t>Long Text – Containing text ‘Customer replied &lt;Opt-Out&gt; and contact information &lt;customer phone/mobile number&gt;</w:t>
      </w:r>
      <w:r w:rsidR="00116D81" w:rsidRPr="25B35239">
        <w:rPr>
          <w:rFonts w:ascii="Calibri Light,Arial" w:eastAsia="Calibri Light,Arial" w:hAnsi="Calibri Light,Arial" w:cs="Calibri Light,Arial"/>
        </w:rPr>
        <w:t>’</w:t>
      </w:r>
    </w:p>
    <w:p w14:paraId="2B499401" w14:textId="77777777" w:rsidR="00AB6A22" w:rsidRDefault="00AB6A22" w:rsidP="00E32899">
      <w:pPr>
        <w:pStyle w:val="Heading2Text"/>
        <w:ind w:left="900"/>
        <w:rPr>
          <w:rFonts w:ascii="Calibri Light" w:hAnsi="Calibri Light" w:cs="Arial"/>
        </w:rPr>
      </w:pPr>
    </w:p>
    <w:p w14:paraId="70BC69E6" w14:textId="3047E06B" w:rsidR="00725A2E" w:rsidRPr="00725A2E" w:rsidRDefault="00725A2E" w:rsidP="00E32899">
      <w:pPr>
        <w:pStyle w:val="Heading2Text"/>
        <w:ind w:left="900"/>
        <w:rPr>
          <w:rFonts w:ascii="Calibri Light,Arial" w:eastAsia="Calibri Light,Arial" w:hAnsi="Calibri Light,Arial" w:cs="Calibri Light,Arial"/>
          <w:u w:val="single"/>
        </w:rPr>
      </w:pPr>
      <w:r w:rsidRPr="25B35239">
        <w:rPr>
          <w:rFonts w:ascii="Calibri Light" w:eastAsia="Calibri Light" w:hAnsi="Calibri Light" w:cs="Calibri Light"/>
          <w:u w:val="single"/>
        </w:rPr>
        <w:t>U</w:t>
      </w:r>
      <w:r w:rsidR="00210927" w:rsidRPr="25B35239">
        <w:rPr>
          <w:rFonts w:ascii="Calibri Light,Arial" w:eastAsia="Calibri Light,Arial" w:hAnsi="Calibri Light,Arial" w:cs="Calibri Light,Arial"/>
          <w:u w:val="single"/>
        </w:rPr>
        <w:t>.</w:t>
      </w:r>
      <w:r w:rsidRPr="25B35239">
        <w:rPr>
          <w:rFonts w:ascii="Calibri Light" w:eastAsia="Calibri Light" w:hAnsi="Calibri Light" w:cs="Calibri Light"/>
          <w:u w:val="single"/>
        </w:rPr>
        <w:t>S</w:t>
      </w:r>
      <w:r w:rsidR="00210927" w:rsidRPr="25B35239">
        <w:rPr>
          <w:rFonts w:ascii="Calibri Light,Arial" w:eastAsia="Calibri Light,Arial" w:hAnsi="Calibri Light,Arial" w:cs="Calibri Light,Arial"/>
          <w:u w:val="single"/>
        </w:rPr>
        <w:t>.</w:t>
      </w:r>
      <w:r w:rsidRPr="25B35239">
        <w:rPr>
          <w:rFonts w:ascii="Calibri Light" w:eastAsia="Calibri Light" w:hAnsi="Calibri Light" w:cs="Calibri Light"/>
          <w:u w:val="single"/>
        </w:rPr>
        <w:t xml:space="preserve"> mail</w:t>
      </w:r>
    </w:p>
    <w:p w14:paraId="073794F8" w14:textId="77777777" w:rsidR="00725A2E" w:rsidRDefault="00725A2E" w:rsidP="00E32899">
      <w:pPr>
        <w:pStyle w:val="Heading2Text"/>
        <w:ind w:left="900"/>
        <w:rPr>
          <w:rFonts w:ascii="Calibri Light,Arial" w:eastAsia="Calibri Light,Arial" w:hAnsi="Calibri Light,Arial" w:cs="Calibri Light,Arial"/>
        </w:rPr>
      </w:pPr>
      <w:r w:rsidRPr="25B35239">
        <w:rPr>
          <w:rFonts w:ascii="Calibri Light" w:eastAsia="Calibri Light" w:hAnsi="Calibri Light" w:cs="Calibri Light"/>
        </w:rPr>
        <w:t xml:space="preserve">Customer can request to opt out of any correspondence via US mail. User will navigate to Customer Preference Center to opt out customer from the correspondence. Refer to BPD </w:t>
      </w:r>
      <w:hyperlink r:id="rId45" w:history="1">
        <w:r w:rsidRPr="1CCAE337">
          <w:rPr>
            <w:rStyle w:val="Hyperlink"/>
            <w:rFonts w:ascii="Calibri Light" w:eastAsia="Calibri Light" w:hAnsi="Calibri Light" w:cs="Calibri Light"/>
            <w:i/>
          </w:rPr>
          <w:t>CIM-CS-01 - Business Master Data - Manage Business Partner</w:t>
        </w:r>
      </w:hyperlink>
      <w:r w:rsidRPr="25B35239">
        <w:rPr>
          <w:rFonts w:ascii="Calibri Light" w:eastAsia="Calibri Light" w:hAnsi="Calibri Light" w:cs="Calibri Light"/>
        </w:rPr>
        <w:t xml:space="preserve"> for more information. An Activity will be created by user in Hybris C4C manually.</w:t>
      </w:r>
    </w:p>
    <w:p w14:paraId="5B910697" w14:textId="541E04D9" w:rsidR="00F27EB7" w:rsidRPr="004574C6" w:rsidRDefault="00D34B0D" w:rsidP="00F27EB7">
      <w:pPr>
        <w:pStyle w:val="Heading2Text"/>
        <w:ind w:left="900"/>
        <w:rPr>
          <w:rFonts w:ascii="Calibri Light,Arial" w:eastAsia="Calibri Light,Arial" w:hAnsi="Calibri Light,Arial" w:cs="Calibri Light,Arial"/>
        </w:rPr>
      </w:pPr>
      <w:r w:rsidRPr="25B35239">
        <w:rPr>
          <w:rFonts w:ascii="Calibri Light" w:eastAsia="Calibri Light" w:hAnsi="Calibri Light" w:cs="Calibri Light"/>
        </w:rPr>
        <w:t>When there is a</w:t>
      </w:r>
      <w:r w:rsidR="00B15B72" w:rsidRPr="25B35239">
        <w:rPr>
          <w:rFonts w:ascii="Calibri Light" w:eastAsia="Calibri Light" w:hAnsi="Calibri Light" w:cs="Calibri Light"/>
        </w:rPr>
        <w:t xml:space="preserve">n opt-out request via </w:t>
      </w:r>
      <w:r w:rsidRPr="25B35239">
        <w:rPr>
          <w:rFonts w:ascii="Calibri Light" w:eastAsia="Calibri Light" w:hAnsi="Calibri Light" w:cs="Calibri Light"/>
        </w:rPr>
        <w:t xml:space="preserve">US mail is received, user </w:t>
      </w:r>
      <w:r w:rsidR="00B15B72" w:rsidRPr="25B35239">
        <w:rPr>
          <w:rFonts w:ascii="Calibri Light" w:eastAsia="Calibri Light" w:hAnsi="Calibri Light" w:cs="Calibri Light"/>
        </w:rPr>
        <w:t xml:space="preserve">will </w:t>
      </w:r>
      <w:r w:rsidRPr="25B35239">
        <w:rPr>
          <w:rFonts w:ascii="Calibri Light" w:eastAsia="Calibri Light" w:hAnsi="Calibri Light" w:cs="Calibri Light"/>
        </w:rPr>
        <w:t xml:space="preserve">update the BP’s </w:t>
      </w:r>
      <w:r w:rsidR="00B15B72" w:rsidRPr="25B35239">
        <w:rPr>
          <w:rFonts w:ascii="Calibri Light" w:eastAsia="Calibri Light" w:hAnsi="Calibri Light" w:cs="Calibri Light"/>
        </w:rPr>
        <w:t>preference center</w:t>
      </w:r>
      <w:r w:rsidR="00451F6F" w:rsidRPr="25B35239">
        <w:rPr>
          <w:rFonts w:ascii="Calibri Light" w:eastAsia="Calibri Light" w:hAnsi="Calibri Light" w:cs="Calibri Light"/>
        </w:rPr>
        <w:t xml:space="preserve"> manually</w:t>
      </w:r>
      <w:r w:rsidR="00F27EB7" w:rsidRPr="25B35239">
        <w:rPr>
          <w:rFonts w:ascii="Calibri Light" w:eastAsia="Calibri Light" w:hAnsi="Calibri Light" w:cs="Calibri Light"/>
        </w:rPr>
        <w:t xml:space="preserve">. Refer to </w:t>
      </w:r>
      <w:hyperlink r:id="rId46" w:history="1">
        <w:r w:rsidR="00F27EB7" w:rsidRPr="1CCAE337">
          <w:rPr>
            <w:rStyle w:val="Hyperlink"/>
            <w:rFonts w:ascii="Calibri Light" w:eastAsia="Calibri Light" w:hAnsi="Calibri Light" w:cs="Calibri Light"/>
            <w:i/>
          </w:rPr>
          <w:t>CIM-CS-01 - Business Master Data - Manage Business Partner</w:t>
        </w:r>
      </w:hyperlink>
      <w:r w:rsidR="00F27EB7" w:rsidRPr="25B35239">
        <w:rPr>
          <w:rStyle w:val="Hyperlink"/>
          <w:rFonts w:ascii="Calibri Light,Arial" w:eastAsia="Calibri Light,Arial" w:hAnsi="Calibri Light,Arial" w:cs="Calibri Light,Arial"/>
        </w:rPr>
        <w:t xml:space="preserve"> </w:t>
      </w:r>
      <w:r w:rsidR="00F27EB7" w:rsidRPr="25B35239">
        <w:rPr>
          <w:rStyle w:val="Hyperlink"/>
          <w:rFonts w:ascii="Calibri Light" w:eastAsia="Calibri Light" w:hAnsi="Calibri Light" w:cs="Calibri Light"/>
          <w:color w:val="auto"/>
          <w:u w:val="none"/>
        </w:rPr>
        <w:t>for more information about the indicator for TTY.</w:t>
      </w:r>
    </w:p>
    <w:p w14:paraId="015FB671" w14:textId="77777777" w:rsidR="001B3AFA" w:rsidRDefault="001B3AFA" w:rsidP="001B3AFA"/>
    <w:p w14:paraId="28270192" w14:textId="5CC772A7" w:rsidR="00AA6A38" w:rsidRDefault="00AA6A38" w:rsidP="00AA6A38">
      <w:pPr>
        <w:pStyle w:val="Heading2"/>
      </w:pPr>
      <w:r>
        <w:t>Handling of Outage Restoration response</w:t>
      </w:r>
    </w:p>
    <w:p w14:paraId="27BDFA14" w14:textId="4C0B98C8" w:rsidR="00AA6A38" w:rsidRPr="000F4CAB" w:rsidRDefault="00AA6A38" w:rsidP="00AA6A38">
      <w:pPr>
        <w:pStyle w:val="Heading2Text"/>
        <w:ind w:left="900"/>
        <w:rPr>
          <w:rFonts w:ascii="Calibri Light,Arial" w:eastAsia="Calibri Light,Arial" w:hAnsi="Calibri Light,Arial" w:cs="Calibri Light,Arial"/>
        </w:rPr>
      </w:pPr>
      <w:r w:rsidRPr="000F4CAB">
        <w:rPr>
          <w:rFonts w:ascii="Calibri Light" w:eastAsia="Calibri Light" w:hAnsi="Calibri Light" w:cs="Calibri Light"/>
        </w:rPr>
        <w:t>Various types of Outage Restoration Alert</w:t>
      </w:r>
      <w:r w:rsidR="00FB3185">
        <w:rPr>
          <w:rFonts w:ascii="Calibri Light" w:eastAsia="Calibri Light" w:hAnsi="Calibri Light" w:cs="Calibri Light"/>
        </w:rPr>
        <w:t>s</w:t>
      </w:r>
      <w:r w:rsidRPr="000F4CAB">
        <w:rPr>
          <w:rFonts w:ascii="Calibri Light" w:eastAsia="Calibri Light" w:hAnsi="Calibri Light" w:cs="Calibri Light"/>
        </w:rPr>
        <w:t xml:space="preserve"> </w:t>
      </w:r>
      <w:r w:rsidR="00FB3185">
        <w:rPr>
          <w:rFonts w:ascii="Calibri Light" w:eastAsia="Calibri Light" w:hAnsi="Calibri Light" w:cs="Calibri Light"/>
        </w:rPr>
        <w:t>are</w:t>
      </w:r>
      <w:r w:rsidRPr="000F4CAB">
        <w:rPr>
          <w:rFonts w:ascii="Calibri Light" w:eastAsia="Calibri Light" w:hAnsi="Calibri Light" w:cs="Calibri Light"/>
        </w:rPr>
        <w:t xml:space="preserve"> sent to BP </w:t>
      </w:r>
      <w:r w:rsidR="003E2C3D" w:rsidRPr="000F4CAB">
        <w:rPr>
          <w:rFonts w:ascii="Calibri Light" w:eastAsia="Calibri Light" w:hAnsi="Calibri Light" w:cs="Calibri Light"/>
        </w:rPr>
        <w:t xml:space="preserve">or a non BP </w:t>
      </w:r>
      <w:r w:rsidRPr="000F4CAB">
        <w:rPr>
          <w:rFonts w:ascii="Calibri Light" w:eastAsia="Calibri Light" w:hAnsi="Calibri Light" w:cs="Calibri Light"/>
        </w:rPr>
        <w:t>when an outage is identified</w:t>
      </w:r>
      <w:r w:rsidR="00925A44" w:rsidRPr="000F4CAB">
        <w:rPr>
          <w:rFonts w:ascii="Calibri Light" w:eastAsia="Calibri Light" w:hAnsi="Calibri Light" w:cs="Calibri Light"/>
        </w:rPr>
        <w:t xml:space="preserve">, refer to </w:t>
      </w:r>
      <w:hyperlink r:id="rId47" w:history="1">
        <w:r w:rsidR="00654BF3" w:rsidRPr="000F4CAB">
          <w:rPr>
            <w:rStyle w:val="Hyperlink"/>
            <w:rFonts w:ascii="Calibri Light" w:eastAsia="Calibri Light" w:hAnsi="Calibri Light" w:cs="Calibri Light"/>
            <w:i/>
            <w:u w:val="none"/>
          </w:rPr>
          <w:t>CIM-CS-</w:t>
        </w:r>
        <w:r w:rsidR="00C63641" w:rsidRPr="000F4CAB">
          <w:rPr>
            <w:rStyle w:val="Hyperlink"/>
            <w:rFonts w:ascii="Calibri Light" w:eastAsia="Calibri Light" w:hAnsi="Calibri Light" w:cs="Calibri Light"/>
            <w:i/>
            <w:u w:val="none"/>
          </w:rPr>
          <w:t>11</w:t>
        </w:r>
        <w:r w:rsidR="00925A44" w:rsidRPr="000F4CAB">
          <w:rPr>
            <w:rStyle w:val="Hyperlink"/>
            <w:rFonts w:ascii="Calibri Light" w:eastAsia="Calibri Light" w:hAnsi="Calibri Light" w:cs="Calibri Light"/>
            <w:i/>
            <w:u w:val="none"/>
          </w:rPr>
          <w:t xml:space="preserve"> Handle Outbound Request</w:t>
        </w:r>
      </w:hyperlink>
      <w:r w:rsidR="00925A44" w:rsidRPr="000F4CAB">
        <w:rPr>
          <w:rFonts w:ascii="Calibri Light" w:eastAsia="Calibri Light" w:hAnsi="Calibri Light" w:cs="Calibri Light"/>
        </w:rPr>
        <w:t xml:space="preserve"> for more information</w:t>
      </w:r>
      <w:r w:rsidRPr="000F4CAB">
        <w:rPr>
          <w:rFonts w:ascii="Calibri Light" w:eastAsia="Calibri Light" w:hAnsi="Calibri Light" w:cs="Calibri Light"/>
        </w:rPr>
        <w:t xml:space="preserve">. BP </w:t>
      </w:r>
      <w:r w:rsidR="003E2C3D" w:rsidRPr="000F4CAB">
        <w:rPr>
          <w:rFonts w:ascii="Calibri Light" w:eastAsia="Calibri Light" w:hAnsi="Calibri Light" w:cs="Calibri Light"/>
        </w:rPr>
        <w:t xml:space="preserve">or non-BP </w:t>
      </w:r>
      <w:r w:rsidRPr="000F4CAB">
        <w:rPr>
          <w:rFonts w:ascii="Calibri Light" w:eastAsia="Calibri Light" w:hAnsi="Calibri Light" w:cs="Calibri Light"/>
        </w:rPr>
        <w:t xml:space="preserve">is able to reply to </w:t>
      </w:r>
      <w:r w:rsidR="00C96A2A" w:rsidRPr="000F4CAB">
        <w:rPr>
          <w:rFonts w:ascii="Calibri Light" w:eastAsia="Calibri Light" w:hAnsi="Calibri Light" w:cs="Calibri Light"/>
        </w:rPr>
        <w:t>alert via the communication channel that the alert customer received. The reply can be outage is res</w:t>
      </w:r>
      <w:r w:rsidR="0011132A" w:rsidRPr="000F4CAB">
        <w:rPr>
          <w:rFonts w:ascii="Calibri Light" w:eastAsia="Calibri Light" w:hAnsi="Calibri Light" w:cs="Calibri Light"/>
        </w:rPr>
        <w:t>tored or outage is still on going</w:t>
      </w:r>
      <w:r w:rsidR="00C96A2A" w:rsidRPr="000F4CAB">
        <w:rPr>
          <w:rFonts w:ascii="Calibri Light" w:eastAsia="Calibri Light" w:hAnsi="Calibri Light" w:cs="Calibri Light"/>
        </w:rPr>
        <w:t xml:space="preserve">. </w:t>
      </w:r>
      <w:r w:rsidR="00F40530" w:rsidRPr="000F4CAB">
        <w:rPr>
          <w:rFonts w:ascii="Calibri Light" w:eastAsia="Calibri Light" w:hAnsi="Calibri Light" w:cs="Calibri Light"/>
        </w:rPr>
        <w:t>Handling of outage restoration response from BP in this section and t</w:t>
      </w:r>
      <w:r w:rsidR="00C96A2A" w:rsidRPr="000F4CAB">
        <w:rPr>
          <w:rFonts w:ascii="Calibri Light" w:eastAsia="Calibri Light" w:hAnsi="Calibri Light" w:cs="Calibri Light"/>
        </w:rPr>
        <w:t>he type</w:t>
      </w:r>
      <w:r w:rsidR="00F40530" w:rsidRPr="000F4CAB">
        <w:rPr>
          <w:rFonts w:ascii="Calibri Light" w:eastAsia="Calibri Light" w:hAnsi="Calibri Light" w:cs="Calibri Light"/>
        </w:rPr>
        <w:t>s of Outage Restoration alert</w:t>
      </w:r>
      <w:r w:rsidR="00C96A2A" w:rsidRPr="000F4CAB">
        <w:rPr>
          <w:rFonts w:ascii="Calibri Light" w:eastAsia="Calibri Light" w:hAnsi="Calibri Light" w:cs="Calibri Light"/>
        </w:rPr>
        <w:t xml:space="preserve"> are as followings:</w:t>
      </w:r>
    </w:p>
    <w:p w14:paraId="703FAB18" w14:textId="3AE92C0C" w:rsidR="00AA6A38" w:rsidRPr="000F4CAB" w:rsidRDefault="00AA6A38" w:rsidP="00AA6A38">
      <w:pPr>
        <w:pStyle w:val="Heading2Text"/>
        <w:numPr>
          <w:ilvl w:val="0"/>
          <w:numId w:val="23"/>
        </w:numPr>
        <w:rPr>
          <w:rFonts w:ascii="Calibri Light,Arial" w:eastAsia="Calibri Light,Arial" w:hAnsi="Calibri Light,Arial" w:cs="Calibri Light,Arial"/>
        </w:rPr>
      </w:pPr>
      <w:r w:rsidRPr="000F4CAB">
        <w:rPr>
          <w:rFonts w:ascii="Calibri Light" w:eastAsia="Calibri Light" w:hAnsi="Calibri Light" w:cs="Calibri Light"/>
        </w:rPr>
        <w:t>Emergency Maintenance Outage Power Restoration Alert</w:t>
      </w:r>
    </w:p>
    <w:p w14:paraId="1E4B9277" w14:textId="63CE7403" w:rsidR="00AA6A38" w:rsidRPr="000F4CAB" w:rsidRDefault="00AA6A38" w:rsidP="00AA6A38">
      <w:pPr>
        <w:pStyle w:val="Heading2Text"/>
        <w:numPr>
          <w:ilvl w:val="0"/>
          <w:numId w:val="23"/>
        </w:numPr>
        <w:rPr>
          <w:rFonts w:ascii="Calibri Light,Arial" w:eastAsia="Calibri Light,Arial" w:hAnsi="Calibri Light,Arial" w:cs="Calibri Light,Arial"/>
        </w:rPr>
      </w:pPr>
      <w:r w:rsidRPr="000F4CAB">
        <w:rPr>
          <w:rFonts w:ascii="Calibri Light" w:eastAsia="Calibri Light" w:hAnsi="Calibri Light" w:cs="Calibri Light"/>
        </w:rPr>
        <w:t>Repair Outage Restoration Alert</w:t>
      </w:r>
    </w:p>
    <w:p w14:paraId="024593DA" w14:textId="1D47722D" w:rsidR="00AA6A38" w:rsidRPr="000F4CAB" w:rsidRDefault="00AA6A38" w:rsidP="00AA6A38">
      <w:pPr>
        <w:pStyle w:val="Heading2Text"/>
        <w:numPr>
          <w:ilvl w:val="0"/>
          <w:numId w:val="23"/>
        </w:numPr>
        <w:rPr>
          <w:rFonts w:ascii="Calibri Light,Arial" w:eastAsia="Calibri Light,Arial" w:hAnsi="Calibri Light,Arial" w:cs="Calibri Light,Arial"/>
        </w:rPr>
      </w:pPr>
      <w:r w:rsidRPr="000F4CAB">
        <w:rPr>
          <w:rFonts w:ascii="Calibri Light" w:eastAsia="Calibri Light" w:hAnsi="Calibri Light" w:cs="Calibri Light"/>
        </w:rPr>
        <w:t>Maintenance Outage Restoration Alert</w:t>
      </w:r>
    </w:p>
    <w:p w14:paraId="0E2310C6" w14:textId="77777777" w:rsidR="00925A44" w:rsidRPr="000F4CAB" w:rsidRDefault="00925A44" w:rsidP="00AA6A38">
      <w:pPr>
        <w:pStyle w:val="Heading2Text"/>
        <w:ind w:left="900"/>
        <w:rPr>
          <w:rFonts w:ascii="Calibri Light" w:hAnsi="Calibri Light" w:cs="Arial"/>
        </w:rPr>
      </w:pPr>
    </w:p>
    <w:p w14:paraId="5F9CC7CE" w14:textId="1DF30DD4" w:rsidR="00925F19" w:rsidRDefault="00925F19" w:rsidP="00AA6A38">
      <w:pPr>
        <w:pStyle w:val="Heading2Text"/>
        <w:ind w:left="900"/>
        <w:rPr>
          <w:rFonts w:ascii="Calibri Light,Arial" w:eastAsia="Calibri Light,Arial" w:hAnsi="Calibri Light,Arial" w:cs="Calibri Light,Arial"/>
          <w:u w:val="single"/>
        </w:rPr>
      </w:pPr>
      <w:r w:rsidRPr="000F4CAB">
        <w:rPr>
          <w:rFonts w:ascii="Calibri Light" w:eastAsia="Calibri Light" w:hAnsi="Calibri Light" w:cs="Calibri Light"/>
        </w:rPr>
        <w:t>The Service Order created for the Outage Alert can be for a BP or a non BP. BP number can be found in the Service</w:t>
      </w:r>
      <w:r w:rsidRPr="000F4CAB">
        <w:rPr>
          <w:rFonts w:ascii="Calibri Light,Arial" w:eastAsia="Calibri Light,Arial" w:hAnsi="Calibri Light,Arial" w:cs="Calibri Light,Arial"/>
        </w:rPr>
        <w:t xml:space="preserve"> </w:t>
      </w:r>
      <w:r w:rsidRPr="000F4CAB">
        <w:rPr>
          <w:rFonts w:ascii="Calibri Light" w:eastAsia="Calibri Light" w:hAnsi="Calibri Light" w:cs="Calibri Light"/>
        </w:rPr>
        <w:t>Order if it is created for a BP. Otherwise</w:t>
      </w:r>
      <w:r w:rsidRPr="25B35239">
        <w:rPr>
          <w:rFonts w:ascii="Calibri Light" w:eastAsia="Calibri Light" w:hAnsi="Calibri Light" w:cs="Calibri Light"/>
        </w:rPr>
        <w:t xml:space="preserve">, the non-BP address information is maintained in the Service </w:t>
      </w:r>
      <w:r w:rsidR="00FB3185">
        <w:rPr>
          <w:rFonts w:ascii="Calibri Light" w:eastAsia="Calibri Light" w:hAnsi="Calibri Light" w:cs="Calibri Light"/>
        </w:rPr>
        <w:t>O</w:t>
      </w:r>
      <w:r w:rsidRPr="25B35239">
        <w:rPr>
          <w:rFonts w:ascii="Calibri Light" w:eastAsia="Calibri Light" w:hAnsi="Calibri Light" w:cs="Calibri Light"/>
        </w:rPr>
        <w:t>rder. System will use these information to retrieve Service Order to update the Service Order status.</w:t>
      </w:r>
    </w:p>
    <w:p w14:paraId="0A332C1D" w14:textId="77777777" w:rsidR="00925F19" w:rsidRDefault="00925F19" w:rsidP="00AA6A38">
      <w:pPr>
        <w:pStyle w:val="Heading2Text"/>
        <w:ind w:left="900"/>
        <w:rPr>
          <w:rFonts w:ascii="Calibri Light" w:hAnsi="Calibri Light" w:cs="Arial"/>
          <w:u w:val="single"/>
        </w:rPr>
      </w:pPr>
    </w:p>
    <w:p w14:paraId="3E2FAC3B" w14:textId="292E2963" w:rsidR="00AA6A38" w:rsidRDefault="00925A44" w:rsidP="00AA6A38">
      <w:pPr>
        <w:pStyle w:val="Heading2Text"/>
        <w:ind w:left="900"/>
        <w:rPr>
          <w:rFonts w:ascii="Calibri Light,Arial" w:eastAsia="Calibri Light,Arial" w:hAnsi="Calibri Light,Arial" w:cs="Calibri Light,Arial"/>
          <w:u w:val="single"/>
        </w:rPr>
      </w:pPr>
      <w:r w:rsidRPr="25B35239">
        <w:rPr>
          <w:rFonts w:ascii="Calibri Light" w:eastAsia="Calibri Light" w:hAnsi="Calibri Light" w:cs="Calibri Light"/>
          <w:u w:val="single"/>
        </w:rPr>
        <w:t>Email response</w:t>
      </w:r>
    </w:p>
    <w:p w14:paraId="69446BB5" w14:textId="20F95D10" w:rsidR="001C0C1F" w:rsidRPr="00DA122E" w:rsidRDefault="00925A44" w:rsidP="00284BBF">
      <w:pPr>
        <w:pStyle w:val="Heading2Text"/>
        <w:ind w:left="900"/>
        <w:rPr>
          <w:rFonts w:ascii="Calibri Light,Arial" w:eastAsia="Calibri Light,Arial" w:hAnsi="Calibri Light,Arial" w:cs="Calibri Light,Arial"/>
        </w:rPr>
      </w:pPr>
      <w:r w:rsidRPr="25B35239">
        <w:rPr>
          <w:rFonts w:ascii="Calibri Light" w:eastAsia="Calibri Light" w:hAnsi="Calibri Light" w:cs="Calibri Light"/>
        </w:rPr>
        <w:t xml:space="preserve">A customer can </w:t>
      </w:r>
      <w:r w:rsidR="002A4F09" w:rsidRPr="25B35239">
        <w:rPr>
          <w:rFonts w:ascii="Calibri Light" w:eastAsia="Calibri Light" w:hAnsi="Calibri Light" w:cs="Calibri Light"/>
        </w:rPr>
        <w:t>reply to the Outage Alert email</w:t>
      </w:r>
      <w:r w:rsidRPr="25B35239">
        <w:rPr>
          <w:rFonts w:ascii="Calibri Light" w:eastAsia="Calibri Light" w:hAnsi="Calibri Light" w:cs="Calibri Light"/>
        </w:rPr>
        <w:t xml:space="preserve"> by selecting the </w:t>
      </w:r>
      <w:r w:rsidR="002A4F09" w:rsidRPr="25B35239">
        <w:rPr>
          <w:rFonts w:ascii="Calibri Light" w:eastAsia="Calibri Light" w:hAnsi="Calibri Light" w:cs="Calibri Light"/>
        </w:rPr>
        <w:t>Outage Reply</w:t>
      </w:r>
      <w:r w:rsidRPr="25B35239">
        <w:rPr>
          <w:rFonts w:ascii="Calibri Light" w:eastAsia="Calibri Light" w:hAnsi="Calibri Light" w:cs="Calibri Light"/>
        </w:rPr>
        <w:t xml:space="preserve"> link</w:t>
      </w:r>
      <w:r w:rsidR="00FC796E" w:rsidRPr="25B35239">
        <w:rPr>
          <w:rFonts w:ascii="Calibri Light" w:eastAsia="Calibri Light" w:hAnsi="Calibri Light" w:cs="Calibri Light"/>
        </w:rPr>
        <w:t>s</w:t>
      </w:r>
      <w:r w:rsidRPr="25B35239">
        <w:rPr>
          <w:rFonts w:ascii="Calibri Light" w:eastAsia="Calibri Light" w:hAnsi="Calibri Light" w:cs="Calibri Light"/>
        </w:rPr>
        <w:t xml:space="preserve"> at the footer of the email. </w:t>
      </w:r>
      <w:r w:rsidR="00B432F4" w:rsidRPr="25B35239">
        <w:rPr>
          <w:rFonts w:ascii="Calibri Light" w:eastAsia="Calibri Light" w:hAnsi="Calibri Light" w:cs="Calibri Light"/>
        </w:rPr>
        <w:t xml:space="preserve">If BP clicks on the “POWER ON” link, the web service (using </w:t>
      </w:r>
      <w:r w:rsidR="00284BBF" w:rsidRPr="1CCAE337">
        <w:rPr>
          <w:rFonts w:ascii="Calibri Light" w:eastAsia="Calibri Light" w:hAnsi="Calibri Light" w:cs="Calibri Light"/>
          <w:i/>
        </w:rPr>
        <w:t>I</w:t>
      </w:r>
      <w:r w:rsidR="00B432F4" w:rsidRPr="1CCAE337">
        <w:rPr>
          <w:rFonts w:ascii="Calibri Light" w:eastAsia="Calibri Light" w:hAnsi="Calibri Light" w:cs="Calibri Light"/>
          <w:i/>
        </w:rPr>
        <w:t>-CIM-CS-09 Web Service for Outage</w:t>
      </w:r>
      <w:r w:rsidR="00B432F4" w:rsidRPr="1CCAE337">
        <w:rPr>
          <w:rFonts w:ascii="Calibri Light,Arial" w:eastAsia="Calibri Light,Arial" w:hAnsi="Calibri Light,Arial" w:cs="Calibri Light,Arial"/>
          <w:i/>
        </w:rPr>
        <w:t xml:space="preserve"> </w:t>
      </w:r>
      <w:r w:rsidR="00B432F4" w:rsidRPr="1CCAE337">
        <w:rPr>
          <w:rFonts w:ascii="Calibri Light" w:eastAsia="Calibri Light" w:hAnsi="Calibri Light" w:cs="Calibri Light"/>
          <w:i/>
        </w:rPr>
        <w:t>Alert Response via email</w:t>
      </w:r>
      <w:r w:rsidR="00B432F4" w:rsidRPr="25B35239">
        <w:rPr>
          <w:rFonts w:ascii="Calibri Light" w:eastAsia="Calibri Light" w:hAnsi="Calibri Light" w:cs="Calibri Light"/>
        </w:rPr>
        <w:t xml:space="preserve">) will update the </w:t>
      </w:r>
      <w:r w:rsidR="00284BBF" w:rsidRPr="25B35239">
        <w:rPr>
          <w:rFonts w:ascii="Calibri Light" w:eastAsia="Calibri Light" w:hAnsi="Calibri Light" w:cs="Calibri Light"/>
        </w:rPr>
        <w:t xml:space="preserve">existing </w:t>
      </w:r>
      <w:r w:rsidR="00B432F4" w:rsidRPr="25B35239">
        <w:rPr>
          <w:rFonts w:ascii="Calibri Light" w:eastAsia="Calibri Light" w:hAnsi="Calibri Light" w:cs="Calibri Light"/>
        </w:rPr>
        <w:t>Outage Order</w:t>
      </w:r>
      <w:r w:rsidR="00284BBF" w:rsidRPr="25B35239">
        <w:rPr>
          <w:rFonts w:ascii="Calibri Light" w:eastAsia="Calibri Light" w:hAnsi="Calibri Light" w:cs="Calibri Light"/>
        </w:rPr>
        <w:t>’s</w:t>
      </w:r>
      <w:r w:rsidR="00B432F4" w:rsidRPr="25B35239">
        <w:rPr>
          <w:rFonts w:ascii="Calibri Light" w:eastAsia="Calibri Light" w:hAnsi="Calibri Light" w:cs="Calibri Light"/>
        </w:rPr>
        <w:t xml:space="preserve"> status to ‘Completed’</w:t>
      </w:r>
      <w:r w:rsidR="003D6E7C">
        <w:rPr>
          <w:rFonts w:ascii="Calibri Light" w:eastAsia="Calibri Light" w:hAnsi="Calibri Light" w:cs="Calibri Light"/>
        </w:rPr>
        <w:t xml:space="preserve"> if there is an </w:t>
      </w:r>
      <w:r w:rsidR="003D6E7C">
        <w:rPr>
          <w:rFonts w:ascii="Calibri Light" w:eastAsia="Calibri Light" w:hAnsi="Calibri Light" w:cs="Calibri Light"/>
        </w:rPr>
        <w:lastRenderedPageBreak/>
        <w:t>active Trouble Service Order for the account</w:t>
      </w:r>
      <w:r w:rsidR="00B432F4" w:rsidRPr="00DA122E">
        <w:rPr>
          <w:rFonts w:ascii="Calibri Light,Arial" w:eastAsia="Calibri Light,Arial" w:hAnsi="Calibri Light,Arial" w:cs="Calibri Light,Arial"/>
        </w:rPr>
        <w:t xml:space="preserve">. </w:t>
      </w:r>
      <w:r w:rsidR="001C0C1F" w:rsidRPr="00DA122E">
        <w:rPr>
          <w:rFonts w:ascii="Calibri Light" w:eastAsia="Calibri Light" w:hAnsi="Calibri Light" w:cs="Calibri Light"/>
        </w:rPr>
        <w:t>If the system failed to update the Service Order, a BPEM case ‘Outage Restoration Alert</w:t>
      </w:r>
      <w:r w:rsidR="001C0C1F" w:rsidRPr="00DA122E">
        <w:rPr>
          <w:rFonts w:ascii="Calibri Light,Arial" w:eastAsia="Calibri Light,Arial" w:hAnsi="Calibri Light,Arial" w:cs="Calibri Light,Arial"/>
        </w:rPr>
        <w:t xml:space="preserve">’ </w:t>
      </w:r>
      <w:r w:rsidR="001C0C1F" w:rsidRPr="00DA122E">
        <w:rPr>
          <w:rFonts w:ascii="Calibri Light" w:eastAsia="Calibri Light" w:hAnsi="Calibri Light" w:cs="Calibri Light"/>
        </w:rPr>
        <w:t>will be created for</w:t>
      </w:r>
      <w:r w:rsidR="006003A8" w:rsidRPr="00DA122E">
        <w:rPr>
          <w:rFonts w:ascii="Calibri Light" w:eastAsia="Calibri Light" w:hAnsi="Calibri Light" w:cs="Calibri Light"/>
        </w:rPr>
        <w:t xml:space="preserve"> </w:t>
      </w:r>
      <w:r w:rsidR="001B6B9E">
        <w:rPr>
          <w:rFonts w:ascii="Calibri Light" w:eastAsia="Calibri Light" w:hAnsi="Calibri Light" w:cs="Calibri Light"/>
        </w:rPr>
        <w:t>OLS</w:t>
      </w:r>
      <w:r w:rsidR="006003A8" w:rsidRPr="00DA122E">
        <w:rPr>
          <w:rFonts w:ascii="Calibri Light" w:eastAsia="Calibri Light" w:hAnsi="Calibri Light" w:cs="Calibri Light"/>
        </w:rPr>
        <w:t xml:space="preserve"> Team</w:t>
      </w:r>
      <w:r w:rsidR="001C0C1F" w:rsidRPr="00DA122E">
        <w:rPr>
          <w:rFonts w:ascii="Calibri Light" w:eastAsia="Calibri Light" w:hAnsi="Calibri Light" w:cs="Calibri Light"/>
        </w:rPr>
        <w:t xml:space="preserve"> to work on.</w:t>
      </w:r>
      <w:r w:rsidR="00D44E5F" w:rsidRPr="00DA122E">
        <w:rPr>
          <w:rFonts w:ascii="Calibri Light,Arial" w:eastAsia="Calibri Light,Arial" w:hAnsi="Calibri Light,Arial" w:cs="Calibri Light,Arial"/>
        </w:rPr>
        <w:t xml:space="preserve"> </w:t>
      </w:r>
    </w:p>
    <w:p w14:paraId="5BB8BD7F" w14:textId="2A8A11DF" w:rsidR="008B3BD7" w:rsidRPr="00DA122E" w:rsidRDefault="00B432F4" w:rsidP="00DA122E">
      <w:pPr>
        <w:pStyle w:val="Heading2Text"/>
        <w:ind w:left="900"/>
        <w:rPr>
          <w:rFonts w:ascii="Calibri Light" w:eastAsia="Calibri Light" w:hAnsi="Calibri Light" w:cs="Calibri Light"/>
        </w:rPr>
      </w:pPr>
      <w:r w:rsidRPr="00DA122E">
        <w:rPr>
          <w:rFonts w:ascii="Calibri Light" w:eastAsia="Calibri Light" w:hAnsi="Calibri Light" w:cs="Calibri Light"/>
        </w:rPr>
        <w:t>If BP clicks on the ‘</w:t>
      </w:r>
      <w:r w:rsidR="00284BBF" w:rsidRPr="00DA122E">
        <w:rPr>
          <w:rFonts w:ascii="Calibri Light" w:eastAsia="Calibri Light" w:hAnsi="Calibri Light" w:cs="Calibri Light"/>
        </w:rPr>
        <w:t>POWER OFF</w:t>
      </w:r>
      <w:r w:rsidRPr="00DA122E">
        <w:rPr>
          <w:rFonts w:ascii="Calibri Light,Arial" w:eastAsia="Calibri Light,Arial" w:hAnsi="Calibri Light,Arial" w:cs="Calibri Light,Arial"/>
        </w:rPr>
        <w:t>”</w:t>
      </w:r>
      <w:r w:rsidR="00F64CAE" w:rsidRPr="00DA122E">
        <w:rPr>
          <w:rFonts w:ascii="Calibri Light" w:eastAsia="Calibri Light" w:hAnsi="Calibri Light" w:cs="Calibri Light"/>
        </w:rPr>
        <w:t xml:space="preserve"> link</w:t>
      </w:r>
      <w:r w:rsidR="00DA122E" w:rsidRPr="00DA122E">
        <w:rPr>
          <w:rFonts w:ascii="Calibri Light" w:eastAsia="Calibri Light" w:hAnsi="Calibri Light" w:cs="Calibri Light"/>
        </w:rPr>
        <w:t xml:space="preserve"> </w:t>
      </w:r>
      <w:r w:rsidR="00F951F7" w:rsidRPr="00DA122E">
        <w:rPr>
          <w:rFonts w:ascii="Calibri Light" w:eastAsia="Calibri Light" w:hAnsi="Calibri Light" w:cs="Calibri Light"/>
        </w:rPr>
        <w:t>the web service will create a new Se</w:t>
      </w:r>
      <w:r w:rsidR="00F64CAE" w:rsidRPr="00DA122E">
        <w:rPr>
          <w:rFonts w:ascii="Calibri Light" w:eastAsia="Calibri Light" w:hAnsi="Calibri Light" w:cs="Calibri Light"/>
        </w:rPr>
        <w:t xml:space="preserve">rvice Order in S/4HANA and field service personnel will work on the Outage. </w:t>
      </w:r>
    </w:p>
    <w:p w14:paraId="7299CB3B" w14:textId="05E0C02B" w:rsidR="00392815" w:rsidRPr="00392815" w:rsidRDefault="00392815" w:rsidP="00284BBF">
      <w:pPr>
        <w:pStyle w:val="Heading2Text"/>
        <w:ind w:left="900"/>
        <w:rPr>
          <w:rFonts w:ascii="Calibri Light" w:eastAsia="Calibri Light" w:hAnsi="Calibri Light" w:cs="Calibri Light"/>
        </w:rPr>
      </w:pPr>
      <w:r w:rsidRPr="00DA122E">
        <w:rPr>
          <w:rFonts w:ascii="Calibri Light" w:eastAsia="Calibri Light" w:hAnsi="Calibri Light" w:cs="Calibri Light"/>
        </w:rPr>
        <w:t xml:space="preserve">If the system is unable to create a new SO Trouble order, the system will create a BPEM ‘Outage – Trouble Order Needed’ to </w:t>
      </w:r>
      <w:r w:rsidR="001B6B9E">
        <w:rPr>
          <w:rFonts w:ascii="Calibri Light" w:eastAsia="Calibri Light" w:hAnsi="Calibri Light" w:cs="Calibri Light"/>
        </w:rPr>
        <w:t>OLS</w:t>
      </w:r>
      <w:r w:rsidRPr="00DA122E">
        <w:rPr>
          <w:rFonts w:ascii="Calibri Light" w:eastAsia="Calibri Light" w:hAnsi="Calibri Light" w:cs="Calibri Light"/>
        </w:rPr>
        <w:t xml:space="preserve"> to manually create the SO Trouble order.</w:t>
      </w:r>
    </w:p>
    <w:p w14:paraId="3BE45C59" w14:textId="206D261E" w:rsidR="00D44E5F" w:rsidRDefault="00DE79E0" w:rsidP="00284BBF">
      <w:pPr>
        <w:pStyle w:val="Heading2Text"/>
        <w:ind w:left="900"/>
        <w:rPr>
          <w:rFonts w:ascii="Calibri Light,Arial" w:eastAsia="Calibri Light,Arial" w:hAnsi="Calibri Light,Arial" w:cs="Calibri Light,Arial"/>
        </w:rPr>
      </w:pPr>
      <w:r w:rsidRPr="25B35239">
        <w:rPr>
          <w:rFonts w:ascii="Calibri Light" w:eastAsia="Calibri Light" w:hAnsi="Calibri Light" w:cs="Calibri Light"/>
        </w:rPr>
        <w:t xml:space="preserve">The system will locate the BP Contact created for </w:t>
      </w:r>
      <w:r w:rsidR="00D44E5F" w:rsidRPr="25B35239">
        <w:rPr>
          <w:rFonts w:ascii="Calibri Light" w:eastAsia="Calibri Light" w:hAnsi="Calibri Light" w:cs="Calibri Light"/>
        </w:rPr>
        <w:t xml:space="preserve">Outage Alert </w:t>
      </w:r>
      <w:r w:rsidRPr="25B35239">
        <w:rPr>
          <w:rFonts w:ascii="Calibri Light" w:eastAsia="Calibri Light" w:hAnsi="Calibri Light" w:cs="Calibri Light"/>
        </w:rPr>
        <w:t>based on BP number</w:t>
      </w:r>
      <w:r w:rsidR="002100B3" w:rsidRPr="25B35239">
        <w:rPr>
          <w:rFonts w:ascii="Calibri Light,Arial" w:eastAsia="Calibri Light,Arial" w:hAnsi="Calibri Light,Arial" w:cs="Calibri Light,Arial"/>
        </w:rPr>
        <w:t>,</w:t>
      </w:r>
      <w:r w:rsidRPr="25B35239">
        <w:rPr>
          <w:rFonts w:ascii="Calibri Light" w:eastAsia="Calibri Light" w:hAnsi="Calibri Light" w:cs="Calibri Light"/>
        </w:rPr>
        <w:t xml:space="preserve"> correspondence id and date &amp; time sent using </w:t>
      </w:r>
      <w:r w:rsidRPr="1CCAE337">
        <w:rPr>
          <w:rFonts w:ascii="Calibri Light" w:eastAsia="Calibri Light" w:hAnsi="Calibri Light" w:cs="Calibri Light"/>
          <w:i/>
        </w:rPr>
        <w:t>E-CIM-CS-09 – Update Response to Original BP Contact</w:t>
      </w:r>
      <w:r w:rsidRPr="25B35239">
        <w:rPr>
          <w:rFonts w:ascii="Calibri Light" w:eastAsia="Calibri Light" w:hAnsi="Calibri Light" w:cs="Calibri Light"/>
        </w:rPr>
        <w:t>. The BP Contact will b</w:t>
      </w:r>
      <w:r w:rsidR="00D44E5F" w:rsidRPr="25B35239">
        <w:rPr>
          <w:rFonts w:ascii="Calibri Light" w:eastAsia="Calibri Light" w:hAnsi="Calibri Light" w:cs="Calibri Light"/>
        </w:rPr>
        <w:t xml:space="preserve">e updated with the reply </w:t>
      </w:r>
      <w:r w:rsidR="00BE3F76" w:rsidRPr="25B35239">
        <w:rPr>
          <w:rFonts w:ascii="Calibri Light" w:eastAsia="Calibri Light" w:hAnsi="Calibri Light" w:cs="Calibri Light"/>
        </w:rPr>
        <w:t>information</w:t>
      </w:r>
      <w:r w:rsidR="00D44E5F" w:rsidRPr="25B35239">
        <w:rPr>
          <w:rFonts w:ascii="Calibri Light" w:eastAsia="Calibri Light" w:hAnsi="Calibri Light" w:cs="Calibri Light"/>
        </w:rPr>
        <w:t xml:space="preserve"> below:</w:t>
      </w:r>
    </w:p>
    <w:p w14:paraId="36F519A8" w14:textId="25D9E554" w:rsidR="00BF0C56" w:rsidRDefault="002100B3" w:rsidP="00BF0C56">
      <w:pPr>
        <w:pStyle w:val="Heading2Text"/>
        <w:numPr>
          <w:ilvl w:val="0"/>
          <w:numId w:val="38"/>
        </w:numPr>
        <w:rPr>
          <w:rFonts w:ascii="Calibri Light,Arial" w:eastAsia="Calibri Light,Arial" w:hAnsi="Calibri Light,Arial" w:cs="Calibri Light,Arial"/>
        </w:rPr>
      </w:pPr>
      <w:r w:rsidRPr="25B35239">
        <w:rPr>
          <w:rFonts w:ascii="Calibri Light" w:eastAsia="Calibri Light" w:hAnsi="Calibri Light" w:cs="Calibri Light"/>
        </w:rPr>
        <w:t>Additional</w:t>
      </w:r>
      <w:r w:rsidR="002C397A" w:rsidRPr="25B35239">
        <w:rPr>
          <w:rFonts w:ascii="Calibri Light" w:eastAsia="Calibri Light" w:hAnsi="Calibri Light" w:cs="Calibri Light"/>
        </w:rPr>
        <w:t xml:space="preserve"> Info </w:t>
      </w:r>
      <w:r w:rsidR="002C397A" w:rsidRPr="25B35239">
        <w:rPr>
          <w:rFonts w:ascii="Calibri Light,Arial" w:eastAsia="Calibri Light,Arial" w:hAnsi="Calibri Light,Arial" w:cs="Calibri Light,Arial"/>
        </w:rPr>
        <w:t xml:space="preserve">– </w:t>
      </w:r>
      <w:r w:rsidR="002C397A" w:rsidRPr="25B35239">
        <w:rPr>
          <w:rFonts w:ascii="Calibri Light" w:eastAsia="Calibri Light" w:hAnsi="Calibri Light" w:cs="Calibri Light"/>
        </w:rPr>
        <w:t>‘POWER ON’ or ‘POWER OFF’</w:t>
      </w:r>
    </w:p>
    <w:p w14:paraId="40A49F4A" w14:textId="0DE63171" w:rsidR="00BF0C56" w:rsidRDefault="00BF0C56" w:rsidP="00BF0C56">
      <w:pPr>
        <w:pStyle w:val="Heading2Text"/>
        <w:numPr>
          <w:ilvl w:val="0"/>
          <w:numId w:val="38"/>
        </w:numPr>
        <w:rPr>
          <w:rFonts w:ascii="Calibri Light,Arial" w:eastAsia="Calibri Light,Arial" w:hAnsi="Calibri Light,Arial" w:cs="Calibri Light,Arial"/>
        </w:rPr>
      </w:pPr>
      <w:r w:rsidRPr="25B35239">
        <w:rPr>
          <w:rFonts w:ascii="Calibri Light" w:eastAsia="Calibri Light" w:hAnsi="Calibri Light" w:cs="Calibri Light"/>
        </w:rPr>
        <w:t>Long Text – Containing</w:t>
      </w:r>
      <w:r w:rsidR="002C397A" w:rsidRPr="25B35239">
        <w:rPr>
          <w:rFonts w:ascii="Calibri Light" w:eastAsia="Calibri Light" w:hAnsi="Calibri Light" w:cs="Calibri Light"/>
        </w:rPr>
        <w:t xml:space="preserve"> text ‘Customer replied </w:t>
      </w:r>
      <w:r w:rsidR="00E610F7" w:rsidRPr="25B35239">
        <w:rPr>
          <w:rFonts w:ascii="Calibri Light" w:eastAsia="Calibri Light" w:hAnsi="Calibri Light" w:cs="Calibri Light"/>
        </w:rPr>
        <w:t>&lt;POWER ON/POWER OFF&gt;</w:t>
      </w:r>
      <w:r w:rsidR="00116D81" w:rsidRPr="25B35239">
        <w:rPr>
          <w:rFonts w:ascii="Calibri Light,Arial" w:eastAsia="Calibri Light,Arial" w:hAnsi="Calibri Light,Arial" w:cs="Calibri Light,Arial"/>
        </w:rPr>
        <w:t>’</w:t>
      </w:r>
      <w:r w:rsidR="00E610F7" w:rsidRPr="25B35239">
        <w:rPr>
          <w:rFonts w:ascii="Calibri Light" w:eastAsia="Calibri Light" w:hAnsi="Calibri Light" w:cs="Calibri Light"/>
        </w:rPr>
        <w:t>. If a new Service Order is created, additional long text ‘Service Order is created’.</w:t>
      </w:r>
    </w:p>
    <w:p w14:paraId="7D86ED20" w14:textId="073A9F11" w:rsidR="00C0557D" w:rsidRDefault="00C0557D" w:rsidP="00C0557D">
      <w:pPr>
        <w:pStyle w:val="Heading2Text"/>
        <w:ind w:left="900"/>
        <w:rPr>
          <w:rFonts w:ascii="Calibri Light,Arial" w:eastAsia="Calibri Light,Arial" w:hAnsi="Calibri Light,Arial" w:cs="Calibri Light,Arial"/>
        </w:rPr>
      </w:pPr>
      <w:r w:rsidRPr="25B35239">
        <w:rPr>
          <w:rFonts w:ascii="Calibri Light" w:eastAsia="Calibri Light" w:hAnsi="Calibri Light" w:cs="Calibri Light"/>
        </w:rPr>
        <w:t xml:space="preserve">It is not expected for system to </w:t>
      </w:r>
      <w:r w:rsidR="00F64CAE" w:rsidRPr="25B35239">
        <w:rPr>
          <w:rFonts w:ascii="Calibri Light" w:eastAsia="Calibri Light" w:hAnsi="Calibri Light" w:cs="Calibri Light"/>
        </w:rPr>
        <w:t>process the Outage Alert reply</w:t>
      </w:r>
      <w:r w:rsidRPr="25B35239">
        <w:rPr>
          <w:rFonts w:ascii="Calibri Light" w:eastAsia="Calibri Light" w:hAnsi="Calibri Light" w:cs="Calibri Light"/>
        </w:rPr>
        <w:t xml:space="preserve"> when customer reply to the outbound correspondence email as clicking on the </w:t>
      </w:r>
      <w:r w:rsidR="00F64CAE" w:rsidRPr="25B35239">
        <w:rPr>
          <w:rFonts w:ascii="Calibri Light" w:eastAsia="Calibri Light" w:hAnsi="Calibri Light" w:cs="Calibri Light"/>
        </w:rPr>
        <w:t>‘POWER ON’ or ‘POWER OFF’</w:t>
      </w:r>
      <w:r w:rsidRPr="25B35239">
        <w:rPr>
          <w:rFonts w:ascii="Calibri Light" w:eastAsia="Calibri Light" w:hAnsi="Calibri Light" w:cs="Calibri Light"/>
        </w:rPr>
        <w:t xml:space="preserve"> link is the only option </w:t>
      </w:r>
      <w:r w:rsidR="00F64CAE" w:rsidRPr="25B35239">
        <w:rPr>
          <w:rFonts w:ascii="Calibri Light" w:eastAsia="Calibri Light" w:hAnsi="Calibri Light" w:cs="Calibri Light"/>
        </w:rPr>
        <w:t>for customer to report outage status</w:t>
      </w:r>
      <w:r w:rsidRPr="25B35239">
        <w:rPr>
          <w:rFonts w:ascii="Calibri Light" w:eastAsia="Calibri Light" w:hAnsi="Calibri Light" w:cs="Calibri Light"/>
        </w:rPr>
        <w:t xml:space="preserve"> via email.</w:t>
      </w:r>
    </w:p>
    <w:p w14:paraId="7D211C04" w14:textId="77777777" w:rsidR="00746900" w:rsidRDefault="00746900" w:rsidP="00925A44">
      <w:pPr>
        <w:pStyle w:val="Heading2Text"/>
        <w:ind w:left="900"/>
        <w:rPr>
          <w:rFonts w:ascii="Calibri Light" w:hAnsi="Calibri Light" w:cs="Arial"/>
        </w:rPr>
      </w:pPr>
    </w:p>
    <w:p w14:paraId="333F946F" w14:textId="64E87451" w:rsidR="00925A44" w:rsidRDefault="003E2C3D" w:rsidP="00AA6A38">
      <w:pPr>
        <w:pStyle w:val="Heading2Text"/>
        <w:ind w:left="900"/>
        <w:rPr>
          <w:rFonts w:ascii="Calibri Light,Arial" w:eastAsia="Calibri Light,Arial" w:hAnsi="Calibri Light,Arial" w:cs="Calibri Light,Arial"/>
          <w:u w:val="single"/>
        </w:rPr>
      </w:pPr>
      <w:r w:rsidRPr="25B35239">
        <w:rPr>
          <w:rFonts w:ascii="Calibri Light" w:eastAsia="Calibri Light" w:hAnsi="Calibri Light" w:cs="Calibri Light"/>
          <w:u w:val="single"/>
        </w:rPr>
        <w:t>SMS response</w:t>
      </w:r>
    </w:p>
    <w:p w14:paraId="17D13D70" w14:textId="2D7E967F" w:rsidR="002F436B" w:rsidRDefault="003E2C3D" w:rsidP="003E2C3D">
      <w:pPr>
        <w:pStyle w:val="Heading2Text"/>
        <w:ind w:left="900"/>
        <w:rPr>
          <w:rFonts w:ascii="Calibri Light,Arial" w:eastAsia="Calibri Light,Arial" w:hAnsi="Calibri Light,Arial" w:cs="Calibri Light,Arial"/>
        </w:rPr>
      </w:pPr>
      <w:r w:rsidRPr="25B35239">
        <w:rPr>
          <w:rFonts w:ascii="Calibri Light" w:eastAsia="Calibri Light" w:hAnsi="Calibri Light" w:cs="Calibri Light"/>
        </w:rPr>
        <w:t>Customer can reply to a</w:t>
      </w:r>
      <w:r w:rsidR="008C6B2B" w:rsidRPr="25B35239">
        <w:rPr>
          <w:rFonts w:ascii="Calibri Light" w:eastAsia="Calibri Light" w:hAnsi="Calibri Light" w:cs="Calibri Light"/>
        </w:rPr>
        <w:t>n</w:t>
      </w:r>
      <w:r w:rsidRPr="25B35239">
        <w:rPr>
          <w:rFonts w:ascii="Calibri Light,Arial" w:eastAsia="Calibri Light,Arial" w:hAnsi="Calibri Light,Arial" w:cs="Calibri Light,Arial"/>
        </w:rPr>
        <w:t xml:space="preserve"> </w:t>
      </w:r>
      <w:r w:rsidR="008C6B2B" w:rsidRPr="25B35239">
        <w:rPr>
          <w:rFonts w:ascii="Calibri Light" w:eastAsia="Calibri Light" w:hAnsi="Calibri Light" w:cs="Calibri Light"/>
        </w:rPr>
        <w:t>Outage Alert</w:t>
      </w:r>
      <w:r w:rsidRPr="25B35239">
        <w:rPr>
          <w:rFonts w:ascii="Calibri Light" w:eastAsia="Calibri Light" w:hAnsi="Calibri Light" w:cs="Calibri Light"/>
        </w:rPr>
        <w:t xml:space="preserve"> SMS correspondence </w:t>
      </w:r>
      <w:r w:rsidR="008C6B2B" w:rsidRPr="25B35239">
        <w:rPr>
          <w:rFonts w:ascii="Calibri Light" w:eastAsia="Calibri Light" w:hAnsi="Calibri Light" w:cs="Calibri Light"/>
        </w:rPr>
        <w:t>reporting the status of the outage</w:t>
      </w:r>
      <w:r w:rsidRPr="25B35239">
        <w:rPr>
          <w:rFonts w:ascii="Calibri Light" w:eastAsia="Calibri Light" w:hAnsi="Calibri Light" w:cs="Calibri Light"/>
        </w:rPr>
        <w:t>.  The 3</w:t>
      </w:r>
      <w:r w:rsidRPr="25B35239">
        <w:rPr>
          <w:rFonts w:ascii="Calibri Light" w:eastAsia="Calibri Light" w:hAnsi="Calibri Light" w:cs="Calibri Light"/>
          <w:vertAlign w:val="superscript"/>
        </w:rPr>
        <w:t>rd</w:t>
      </w:r>
      <w:r w:rsidRPr="25B35239">
        <w:rPr>
          <w:rFonts w:ascii="Calibri Light" w:eastAsia="Calibri Light" w:hAnsi="Calibri Light" w:cs="Calibri Light"/>
        </w:rPr>
        <w:t xml:space="preserve"> party notification system passes the SMS reply in a file and places it in a file server. The S/4HANA batch program will then process the SMS file</w:t>
      </w:r>
      <w:r w:rsidR="00FA1C91" w:rsidRPr="25B35239">
        <w:rPr>
          <w:rFonts w:ascii="Calibri Light" w:eastAsia="Calibri Light" w:hAnsi="Calibri Light" w:cs="Calibri Light"/>
        </w:rPr>
        <w:t xml:space="preserve"> according the</w:t>
      </w:r>
      <w:r w:rsidRPr="25B35239">
        <w:rPr>
          <w:rFonts w:ascii="Calibri Light" w:eastAsia="Calibri Light" w:hAnsi="Calibri Light" w:cs="Calibri Light"/>
        </w:rPr>
        <w:t xml:space="preserve"> type of reply</w:t>
      </w:r>
      <w:r w:rsidR="008C6B2B" w:rsidRPr="25B35239">
        <w:rPr>
          <w:rFonts w:ascii="Calibri Light" w:eastAsia="Calibri Light" w:hAnsi="Calibri Light" w:cs="Calibri Light"/>
        </w:rPr>
        <w:t xml:space="preserve"> from customer</w:t>
      </w:r>
      <w:r w:rsidR="00654BF3" w:rsidRPr="25B35239">
        <w:rPr>
          <w:rFonts w:ascii="Calibri Light" w:eastAsia="Calibri Light" w:hAnsi="Calibri Light" w:cs="Calibri Light"/>
        </w:rPr>
        <w:t xml:space="preserve"> using </w:t>
      </w:r>
      <w:r w:rsidR="00220DD3" w:rsidRPr="1CCAE337">
        <w:rPr>
          <w:rFonts w:ascii="Calibri Light" w:eastAsia="Calibri Light" w:hAnsi="Calibri Light" w:cs="Calibri Light"/>
          <w:i/>
        </w:rPr>
        <w:t>E-CIM-CS-09</w:t>
      </w:r>
      <w:r w:rsidR="00654BF3" w:rsidRPr="1CCAE337">
        <w:rPr>
          <w:rFonts w:ascii="Calibri Light,Arial" w:eastAsia="Calibri Light,Arial" w:hAnsi="Calibri Light,Arial" w:cs="Calibri Light,Arial"/>
          <w:i/>
        </w:rPr>
        <w:t xml:space="preserve"> – </w:t>
      </w:r>
      <w:r w:rsidR="00654BF3" w:rsidRPr="1CCAE337">
        <w:rPr>
          <w:rFonts w:ascii="Calibri Light" w:eastAsia="Calibri Light" w:hAnsi="Calibri Light" w:cs="Calibri Light"/>
          <w:i/>
        </w:rPr>
        <w:t>Manage Outage Alert Response</w:t>
      </w:r>
      <w:r w:rsidRPr="25B35239">
        <w:rPr>
          <w:rFonts w:ascii="Calibri Light,Arial" w:eastAsia="Calibri Light,Arial" w:hAnsi="Calibri Light,Arial" w:cs="Calibri Light,Arial"/>
        </w:rPr>
        <w:t xml:space="preserve">.  </w:t>
      </w:r>
    </w:p>
    <w:p w14:paraId="41610048" w14:textId="4378B7FF" w:rsidR="008B3BD7" w:rsidRPr="0088231A" w:rsidRDefault="00FA1C91" w:rsidP="002634E9">
      <w:pPr>
        <w:pStyle w:val="Heading2Text"/>
        <w:ind w:left="900"/>
        <w:rPr>
          <w:rFonts w:ascii="Calibri Light" w:eastAsia="Calibri Light" w:hAnsi="Calibri Light" w:cs="Calibri Light"/>
        </w:rPr>
      </w:pPr>
      <w:r w:rsidRPr="25B35239">
        <w:rPr>
          <w:rFonts w:ascii="Calibri Light" w:eastAsia="Calibri Light" w:hAnsi="Calibri Light" w:cs="Calibri Light"/>
        </w:rPr>
        <w:t>If the customer reply the SMS with key words ‘POWER</w:t>
      </w:r>
      <w:r w:rsidR="000E5D03" w:rsidRPr="25B35239">
        <w:rPr>
          <w:rFonts w:ascii="Calibri Light" w:eastAsia="Calibri Light" w:hAnsi="Calibri Light" w:cs="Calibri Light"/>
        </w:rPr>
        <w:t xml:space="preserve"> OUT</w:t>
      </w:r>
      <w:r w:rsidRPr="25B35239">
        <w:rPr>
          <w:rFonts w:ascii="Calibri Light,Arial" w:eastAsia="Calibri Light,Arial" w:hAnsi="Calibri Light,Arial" w:cs="Calibri Light,Arial"/>
        </w:rPr>
        <w:t>’</w:t>
      </w:r>
      <w:r w:rsidR="002634E9">
        <w:rPr>
          <w:rFonts w:ascii="Calibri Light,Arial" w:eastAsia="Calibri Light,Arial" w:hAnsi="Calibri Light,Arial" w:cs="Calibri Light,Arial"/>
        </w:rPr>
        <w:t>,</w:t>
      </w:r>
      <w:r w:rsidR="001C0C1F" w:rsidRPr="25B35239">
        <w:rPr>
          <w:rFonts w:ascii="Calibri Light,Arial" w:eastAsia="Calibri Light,Arial" w:hAnsi="Calibri Light,Arial" w:cs="Calibri Light,Arial"/>
        </w:rPr>
        <w:t xml:space="preserve"> </w:t>
      </w:r>
      <w:r w:rsidR="001C0C1F" w:rsidRPr="0088231A">
        <w:rPr>
          <w:rFonts w:ascii="Calibri Light" w:eastAsia="Calibri Light" w:hAnsi="Calibri Light" w:cs="Calibri Light"/>
        </w:rPr>
        <w:t>the program</w:t>
      </w:r>
      <w:r w:rsidR="002634E9">
        <w:rPr>
          <w:rFonts w:ascii="Calibri Light" w:eastAsia="Calibri Light" w:hAnsi="Calibri Light" w:cs="Calibri Light"/>
        </w:rPr>
        <w:t xml:space="preserve"> (E-CIM-CS-09 – Manage Outage Alert Response)</w:t>
      </w:r>
      <w:r w:rsidR="001C0C1F" w:rsidRPr="0088231A">
        <w:rPr>
          <w:rFonts w:ascii="Calibri Light" w:eastAsia="Calibri Light" w:hAnsi="Calibri Light" w:cs="Calibri Light"/>
        </w:rPr>
        <w:t xml:space="preserve"> will create a new </w:t>
      </w:r>
      <w:r w:rsidR="004335B5">
        <w:rPr>
          <w:rFonts w:ascii="Calibri Light" w:eastAsia="Calibri Light" w:hAnsi="Calibri Light" w:cs="Calibri Light"/>
        </w:rPr>
        <w:t xml:space="preserve">Trouble </w:t>
      </w:r>
      <w:r w:rsidR="001C0C1F" w:rsidRPr="0088231A">
        <w:rPr>
          <w:rFonts w:ascii="Calibri Light" w:eastAsia="Calibri Light" w:hAnsi="Calibri Light" w:cs="Calibri Light"/>
        </w:rPr>
        <w:t>Order in S/4HANA and field service personnel will work on the Outage.</w:t>
      </w:r>
    </w:p>
    <w:p w14:paraId="1BA4809F" w14:textId="2EF3DD0D" w:rsidR="004959A0" w:rsidRDefault="00FA1C91" w:rsidP="003E2C3D">
      <w:pPr>
        <w:pStyle w:val="Heading2Text"/>
        <w:ind w:left="900"/>
        <w:rPr>
          <w:rFonts w:ascii="Calibri Light,Arial" w:eastAsia="Calibri Light,Arial" w:hAnsi="Calibri Light,Arial" w:cs="Calibri Light,Arial"/>
        </w:rPr>
      </w:pPr>
      <w:r w:rsidRPr="0088231A">
        <w:rPr>
          <w:rFonts w:ascii="Calibri Light" w:eastAsia="Calibri Light" w:hAnsi="Calibri Light" w:cs="Calibri Light"/>
        </w:rPr>
        <w:t>If the customer repl</w:t>
      </w:r>
      <w:r w:rsidR="00070000" w:rsidRPr="0088231A">
        <w:rPr>
          <w:rFonts w:ascii="Calibri Light" w:eastAsia="Calibri Light" w:hAnsi="Calibri Light" w:cs="Calibri Light"/>
        </w:rPr>
        <w:t>ies to</w:t>
      </w:r>
      <w:r w:rsidRPr="0088231A">
        <w:rPr>
          <w:rFonts w:ascii="Calibri Light" w:eastAsia="Calibri Light" w:hAnsi="Calibri Light" w:cs="Calibri Light"/>
        </w:rPr>
        <w:t xml:space="preserve"> the SMS with key words ‘POWER ON’, the </w:t>
      </w:r>
      <w:r w:rsidR="001C0C1F" w:rsidRPr="0088231A">
        <w:rPr>
          <w:rFonts w:ascii="Calibri Light" w:eastAsia="Calibri Light" w:hAnsi="Calibri Light" w:cs="Calibri Light"/>
        </w:rPr>
        <w:t>exis</w:t>
      </w:r>
      <w:r w:rsidR="007F0349" w:rsidRPr="0088231A">
        <w:rPr>
          <w:rFonts w:ascii="Calibri Light" w:eastAsia="Calibri Light" w:hAnsi="Calibri Light" w:cs="Calibri Light"/>
        </w:rPr>
        <w:t>ting</w:t>
      </w:r>
      <w:r w:rsidRPr="0088231A">
        <w:rPr>
          <w:rFonts w:ascii="Calibri Light,Arial" w:eastAsia="Calibri Light,Arial" w:hAnsi="Calibri Light,Arial" w:cs="Calibri Light,Arial"/>
        </w:rPr>
        <w:t xml:space="preserve"> </w:t>
      </w:r>
      <w:r w:rsidRPr="0088231A">
        <w:rPr>
          <w:rFonts w:ascii="Calibri Light" w:eastAsia="Calibri Light" w:hAnsi="Calibri Light" w:cs="Calibri Light"/>
        </w:rPr>
        <w:t>Service Order status will be updated with ‘Completed’</w:t>
      </w:r>
      <w:r w:rsidR="00D44E5F" w:rsidRPr="0088231A">
        <w:rPr>
          <w:rFonts w:ascii="Calibri Light" w:eastAsia="Calibri Light" w:hAnsi="Calibri Light" w:cs="Calibri Light"/>
        </w:rPr>
        <w:t xml:space="preserve"> </w:t>
      </w:r>
      <w:r w:rsidR="00437D4E" w:rsidRPr="0088231A">
        <w:rPr>
          <w:rFonts w:ascii="Calibri Light" w:eastAsia="Calibri Light" w:hAnsi="Calibri Light" w:cs="Calibri Light"/>
        </w:rPr>
        <w:t xml:space="preserve">if one is active for the account. </w:t>
      </w:r>
      <w:r w:rsidR="00D44E5F" w:rsidRPr="0088231A">
        <w:rPr>
          <w:rFonts w:ascii="Calibri Light,Arial" w:eastAsia="Calibri Light,Arial" w:hAnsi="Calibri Light,Arial" w:cs="Calibri Light,Arial"/>
        </w:rPr>
        <w:t xml:space="preserve"> </w:t>
      </w:r>
      <w:r w:rsidR="00D44E5F" w:rsidRPr="00DA122E">
        <w:rPr>
          <w:rFonts w:ascii="Calibri Light" w:eastAsia="Calibri Light" w:hAnsi="Calibri Light" w:cs="Calibri Light"/>
        </w:rPr>
        <w:t xml:space="preserve">If the system failed to </w:t>
      </w:r>
      <w:r w:rsidR="00117BE9" w:rsidRPr="00DA122E">
        <w:rPr>
          <w:rFonts w:ascii="Calibri Light" w:eastAsia="Calibri Light" w:hAnsi="Calibri Light" w:cs="Calibri Light"/>
        </w:rPr>
        <w:t xml:space="preserve">create </w:t>
      </w:r>
      <w:r w:rsidR="00D44E5F" w:rsidRPr="00DA122E">
        <w:rPr>
          <w:rFonts w:ascii="Calibri Light" w:eastAsia="Calibri Light" w:hAnsi="Calibri Light" w:cs="Calibri Light"/>
        </w:rPr>
        <w:t>the Service Order, a BPEM case ‘</w:t>
      </w:r>
      <w:r w:rsidR="00117BE9" w:rsidRPr="00DA122E">
        <w:rPr>
          <w:rFonts w:ascii="Calibri Light" w:eastAsia="Calibri Light" w:hAnsi="Calibri Light" w:cs="Calibri Light"/>
        </w:rPr>
        <w:t>Outage – Trouble Order Needed</w:t>
      </w:r>
      <w:r w:rsidR="00D44E5F" w:rsidRPr="00DA122E">
        <w:rPr>
          <w:rFonts w:ascii="Calibri Light" w:eastAsia="Calibri Light" w:hAnsi="Calibri Light" w:cs="Calibri Light"/>
        </w:rPr>
        <w:t xml:space="preserve">’ will be created for </w:t>
      </w:r>
      <w:r w:rsidR="00D35ED4" w:rsidRPr="00DA122E">
        <w:rPr>
          <w:rFonts w:ascii="Calibri Light" w:eastAsia="Calibri Light" w:hAnsi="Calibri Light" w:cs="Calibri Light"/>
        </w:rPr>
        <w:t>Grid Ops Dispatch Team</w:t>
      </w:r>
      <w:r w:rsidR="00D44E5F" w:rsidRPr="00DA122E">
        <w:rPr>
          <w:rFonts w:ascii="Calibri Light" w:eastAsia="Calibri Light" w:hAnsi="Calibri Light" w:cs="Calibri Light"/>
        </w:rPr>
        <w:t xml:space="preserve"> to work on.</w:t>
      </w:r>
    </w:p>
    <w:p w14:paraId="23987E2B" w14:textId="5C74103E" w:rsidR="003E2C3D" w:rsidRDefault="004959A0" w:rsidP="003E2C3D">
      <w:pPr>
        <w:pStyle w:val="Heading2Text"/>
        <w:ind w:left="900"/>
        <w:rPr>
          <w:rFonts w:ascii="Calibri Light,Arial" w:eastAsia="Calibri Light,Arial" w:hAnsi="Calibri Light,Arial" w:cs="Calibri Light,Arial"/>
        </w:rPr>
      </w:pPr>
      <w:r w:rsidRPr="25B35239">
        <w:rPr>
          <w:rFonts w:ascii="Calibri Light" w:eastAsia="Calibri Light" w:hAnsi="Calibri Light" w:cs="Calibri Light"/>
        </w:rPr>
        <w:t>If the SMS response is anything other than ‘POWER OUT’ or ‘POWER ON’, the system will not process these SMS response. BP Contact will not be created and a copy of the response will not be uploaded to xECM.</w:t>
      </w:r>
      <w:r w:rsidR="002F436B" w:rsidRPr="25B35239">
        <w:rPr>
          <w:rFonts w:ascii="Calibri Light,Arial" w:eastAsia="Calibri Light,Arial" w:hAnsi="Calibri Light,Arial" w:cs="Calibri Light,Arial"/>
        </w:rPr>
        <w:t xml:space="preserve"> </w:t>
      </w:r>
    </w:p>
    <w:p w14:paraId="6B4FCFFC" w14:textId="288B2F37" w:rsidR="00150AF8" w:rsidRDefault="00150AF8" w:rsidP="00150AF8">
      <w:pPr>
        <w:pStyle w:val="Heading2Text"/>
        <w:ind w:left="900"/>
        <w:rPr>
          <w:rFonts w:ascii="Calibri Light,Arial" w:eastAsia="Calibri Light,Arial" w:hAnsi="Calibri Light,Arial" w:cs="Calibri Light,Arial"/>
        </w:rPr>
      </w:pPr>
      <w:r w:rsidRPr="25B35239">
        <w:rPr>
          <w:rFonts w:ascii="Calibri Light" w:eastAsia="Calibri Light" w:hAnsi="Calibri Light" w:cs="Calibri Light"/>
        </w:rPr>
        <w:t>The system will locate the BP Contact created for Outa</w:t>
      </w:r>
      <w:r w:rsidR="002100B3" w:rsidRPr="25B35239">
        <w:rPr>
          <w:rFonts w:ascii="Calibri Light" w:eastAsia="Calibri Light" w:hAnsi="Calibri Light" w:cs="Calibri Light"/>
        </w:rPr>
        <w:t>ge Alert based on BP number</w:t>
      </w:r>
      <w:r w:rsidRPr="25B35239">
        <w:rPr>
          <w:rFonts w:ascii="Calibri Light" w:eastAsia="Calibri Light" w:hAnsi="Calibri Light" w:cs="Calibri Light"/>
        </w:rPr>
        <w:t xml:space="preserve">, correspondence id and date &amp; time sent using </w:t>
      </w:r>
      <w:r w:rsidRPr="1CCAE337">
        <w:rPr>
          <w:rFonts w:ascii="Calibri Light" w:eastAsia="Calibri Light" w:hAnsi="Calibri Light" w:cs="Calibri Light"/>
          <w:i/>
        </w:rPr>
        <w:t>E-CIM-CS-09 – Update Response to Original BP Contact</w:t>
      </w:r>
      <w:r w:rsidRPr="25B35239">
        <w:rPr>
          <w:rFonts w:ascii="Calibri Light" w:eastAsia="Calibri Light" w:hAnsi="Calibri Light" w:cs="Calibri Light"/>
        </w:rPr>
        <w:t xml:space="preserve">. The BP Contact will be updated with the reply </w:t>
      </w:r>
      <w:r w:rsidR="00BE3F76" w:rsidRPr="25B35239">
        <w:rPr>
          <w:rFonts w:ascii="Calibri Light" w:eastAsia="Calibri Light" w:hAnsi="Calibri Light" w:cs="Calibri Light"/>
        </w:rPr>
        <w:t>information</w:t>
      </w:r>
      <w:r w:rsidRPr="25B35239">
        <w:rPr>
          <w:rFonts w:ascii="Calibri Light" w:eastAsia="Calibri Light" w:hAnsi="Calibri Light" w:cs="Calibri Light"/>
        </w:rPr>
        <w:t xml:space="preserve"> below:</w:t>
      </w:r>
    </w:p>
    <w:p w14:paraId="0186B1CF" w14:textId="085B5B83" w:rsidR="00150AF8" w:rsidRDefault="002100B3" w:rsidP="00150AF8">
      <w:pPr>
        <w:pStyle w:val="Heading2Text"/>
        <w:numPr>
          <w:ilvl w:val="0"/>
          <w:numId w:val="38"/>
        </w:numPr>
        <w:rPr>
          <w:rFonts w:ascii="Calibri Light,Arial" w:eastAsia="Calibri Light,Arial" w:hAnsi="Calibri Light,Arial" w:cs="Calibri Light,Arial"/>
        </w:rPr>
      </w:pPr>
      <w:r w:rsidRPr="25B35239">
        <w:rPr>
          <w:rFonts w:ascii="Calibri Light" w:eastAsia="Calibri Light" w:hAnsi="Calibri Light" w:cs="Calibri Light"/>
        </w:rPr>
        <w:t>Additional</w:t>
      </w:r>
      <w:r w:rsidR="00150AF8" w:rsidRPr="25B35239">
        <w:rPr>
          <w:rFonts w:ascii="Calibri Light" w:eastAsia="Calibri Light" w:hAnsi="Calibri Light" w:cs="Calibri Light"/>
        </w:rPr>
        <w:t xml:space="preserve"> Info – ‘POWER ON’ or ‘POWER OFF’</w:t>
      </w:r>
    </w:p>
    <w:p w14:paraId="7706C6E1" w14:textId="18BF36C4" w:rsidR="00150AF8" w:rsidRPr="00150AF8" w:rsidRDefault="00150AF8" w:rsidP="00150AF8">
      <w:pPr>
        <w:pStyle w:val="Heading2Text"/>
        <w:numPr>
          <w:ilvl w:val="0"/>
          <w:numId w:val="38"/>
        </w:numPr>
        <w:rPr>
          <w:rFonts w:ascii="Calibri Light,Arial" w:eastAsia="Calibri Light,Arial" w:hAnsi="Calibri Light,Arial" w:cs="Calibri Light,Arial"/>
        </w:rPr>
      </w:pPr>
      <w:r w:rsidRPr="25B35239">
        <w:rPr>
          <w:rFonts w:ascii="Calibri Light" w:eastAsia="Calibri Light" w:hAnsi="Calibri Light" w:cs="Calibri Light"/>
        </w:rPr>
        <w:t>Long Text – Containing text ‘Customer replied  &lt;POWER ON/POWER OFF&gt;</w:t>
      </w:r>
      <w:r w:rsidR="00116D81" w:rsidRPr="25B35239">
        <w:rPr>
          <w:rFonts w:ascii="Calibri Light,Arial" w:eastAsia="Calibri Light,Arial" w:hAnsi="Calibri Light,Arial" w:cs="Calibri Light,Arial"/>
        </w:rPr>
        <w:t>’</w:t>
      </w:r>
      <w:r w:rsidRPr="25B35239">
        <w:rPr>
          <w:rFonts w:ascii="Calibri Light" w:eastAsia="Calibri Light" w:hAnsi="Calibri Light" w:cs="Calibri Light"/>
        </w:rPr>
        <w:t>. If a new Service Order is created, additional long text ‘Service Order is created’.</w:t>
      </w:r>
    </w:p>
    <w:p w14:paraId="2E05E9D2" w14:textId="77777777" w:rsidR="003E2C3D" w:rsidRDefault="003E2C3D" w:rsidP="00AA6A38">
      <w:pPr>
        <w:pStyle w:val="Heading2Text"/>
        <w:ind w:left="900"/>
        <w:rPr>
          <w:rFonts w:ascii="Calibri Light" w:hAnsi="Calibri Light" w:cs="Arial"/>
          <w:u w:val="single"/>
        </w:rPr>
      </w:pPr>
    </w:p>
    <w:p w14:paraId="7DA9CC6D" w14:textId="77777777" w:rsidR="00070000" w:rsidRDefault="00070000" w:rsidP="00AA6A38">
      <w:pPr>
        <w:pStyle w:val="Heading2Text"/>
        <w:ind w:left="900"/>
        <w:rPr>
          <w:rFonts w:ascii="Calibri Light" w:hAnsi="Calibri Light" w:cs="Arial"/>
          <w:u w:val="single"/>
        </w:rPr>
      </w:pPr>
    </w:p>
    <w:p w14:paraId="791795B6" w14:textId="7A51973F" w:rsidR="000E5D03" w:rsidRDefault="000E5D03" w:rsidP="00AA6A38">
      <w:pPr>
        <w:pStyle w:val="Heading2Text"/>
        <w:ind w:left="900"/>
        <w:rPr>
          <w:rFonts w:ascii="Calibri Light,Arial" w:eastAsia="Calibri Light,Arial" w:hAnsi="Calibri Light,Arial" w:cs="Calibri Light,Arial"/>
          <w:u w:val="single"/>
        </w:rPr>
      </w:pPr>
      <w:r w:rsidRPr="25B35239">
        <w:rPr>
          <w:rFonts w:ascii="Calibri Light" w:eastAsia="Calibri Light" w:hAnsi="Calibri Light" w:cs="Calibri Light"/>
          <w:u w:val="single"/>
        </w:rPr>
        <w:t>Voice call response</w:t>
      </w:r>
    </w:p>
    <w:p w14:paraId="6BB73505" w14:textId="70CFE92A" w:rsidR="007F0349" w:rsidRPr="000F4CAB" w:rsidRDefault="000E5D03" w:rsidP="00AA6A38">
      <w:pPr>
        <w:pStyle w:val="Heading2Text"/>
        <w:ind w:left="900"/>
        <w:rPr>
          <w:rFonts w:ascii="Calibri Light" w:eastAsia="Calibri Light" w:hAnsi="Calibri Light" w:cs="Calibri Light"/>
        </w:rPr>
      </w:pPr>
      <w:r w:rsidRPr="000F4CAB">
        <w:rPr>
          <w:rFonts w:ascii="Calibri Light" w:eastAsia="Calibri Light" w:hAnsi="Calibri Light" w:cs="Calibri Light"/>
        </w:rPr>
        <w:t>Outage Restoration Alert</w:t>
      </w:r>
      <w:r w:rsidR="00AA6A38" w:rsidRPr="000F4CAB">
        <w:rPr>
          <w:rFonts w:ascii="Calibri Light" w:eastAsia="Calibri Light" w:hAnsi="Calibri Light" w:cs="Calibri Light"/>
        </w:rPr>
        <w:t xml:space="preserve"> voice calls will enable the recipient to take immediate action during the outbound call</w:t>
      </w:r>
      <w:r w:rsidRPr="000F4CAB">
        <w:rPr>
          <w:rFonts w:ascii="Calibri Light" w:eastAsia="Calibri Light" w:hAnsi="Calibri Light" w:cs="Calibri Light"/>
        </w:rPr>
        <w:t xml:space="preserve"> by allowing a BP or a non BP </w:t>
      </w:r>
      <w:r w:rsidR="00AA6A38" w:rsidRPr="000F4CAB">
        <w:rPr>
          <w:rFonts w:ascii="Calibri Light" w:eastAsia="Calibri Light" w:hAnsi="Calibri Light" w:cs="Calibri Light"/>
        </w:rPr>
        <w:t xml:space="preserve">an option at the end of the call to advise if their power was restored by pressing 1 or that their power is still out by pressing 2.  </w:t>
      </w:r>
      <w:r w:rsidR="00CF0A48" w:rsidRPr="000F4CAB">
        <w:rPr>
          <w:rFonts w:ascii="Calibri Light" w:eastAsia="Calibri Light" w:hAnsi="Calibri Light" w:cs="Calibri Light"/>
        </w:rPr>
        <w:t>T</w:t>
      </w:r>
      <w:r w:rsidR="00AA6A38" w:rsidRPr="000F4CAB">
        <w:rPr>
          <w:rFonts w:ascii="Calibri Light" w:eastAsia="Calibri Light" w:hAnsi="Calibri Light" w:cs="Calibri Light"/>
        </w:rPr>
        <w:t xml:space="preserve">he 3rd party notification system will </w:t>
      </w:r>
      <w:r w:rsidR="00AA6A38" w:rsidRPr="000F4CAB">
        <w:rPr>
          <w:rFonts w:ascii="Calibri Light" w:eastAsia="Calibri Light" w:hAnsi="Calibri Light" w:cs="Calibri Light"/>
        </w:rPr>
        <w:lastRenderedPageBreak/>
        <w:t xml:space="preserve">send </w:t>
      </w:r>
      <w:r w:rsidR="00CF0A48" w:rsidRPr="000F4CAB">
        <w:rPr>
          <w:rFonts w:ascii="Calibri Light" w:eastAsia="Calibri Light" w:hAnsi="Calibri Light" w:cs="Calibri Light"/>
        </w:rPr>
        <w:t>response from BP</w:t>
      </w:r>
      <w:r w:rsidR="00AA6A38" w:rsidRPr="000F4CAB">
        <w:rPr>
          <w:rFonts w:ascii="Calibri Light" w:eastAsia="Calibri Light" w:hAnsi="Calibri Light" w:cs="Calibri Light"/>
        </w:rPr>
        <w:t xml:space="preserve"> </w:t>
      </w:r>
      <w:r w:rsidR="00CC336A" w:rsidRPr="000F4CAB">
        <w:rPr>
          <w:rFonts w:ascii="Calibri Light" w:eastAsia="Calibri Light" w:hAnsi="Calibri Light" w:cs="Calibri Light"/>
        </w:rPr>
        <w:t xml:space="preserve">to SCE </w:t>
      </w:r>
      <w:r w:rsidR="00AA6A38" w:rsidRPr="000F4CAB">
        <w:rPr>
          <w:rFonts w:ascii="Calibri Light" w:eastAsia="Calibri Light" w:hAnsi="Calibri Light" w:cs="Calibri Light"/>
        </w:rPr>
        <w:t xml:space="preserve">in a file and </w:t>
      </w:r>
      <w:r w:rsidR="00CC336A" w:rsidRPr="000F4CAB">
        <w:rPr>
          <w:rFonts w:ascii="Calibri Light" w:eastAsia="Calibri Light" w:hAnsi="Calibri Light" w:cs="Calibri Light"/>
        </w:rPr>
        <w:t>store in the file server</w:t>
      </w:r>
      <w:r w:rsidR="00117BE9">
        <w:rPr>
          <w:rFonts w:ascii="Calibri Light" w:eastAsia="Calibri Light" w:hAnsi="Calibri Light" w:cs="Calibri Light"/>
        </w:rPr>
        <w:t xml:space="preserve"> in near real-time</w:t>
      </w:r>
      <w:r w:rsidR="00CC336A" w:rsidRPr="000F4CAB">
        <w:rPr>
          <w:rFonts w:ascii="Calibri Light" w:eastAsia="Calibri Light" w:hAnsi="Calibri Light" w:cs="Calibri Light"/>
        </w:rPr>
        <w:t>. S/4HANA will process these file using E-CIM-CS-09 – Manage Outage Alert Response</w:t>
      </w:r>
      <w:r w:rsidR="00AA6A38" w:rsidRPr="000F4CAB">
        <w:rPr>
          <w:rFonts w:ascii="Calibri Light" w:eastAsia="Calibri Light" w:hAnsi="Calibri Light" w:cs="Calibri Light"/>
        </w:rPr>
        <w:t xml:space="preserve">.  </w:t>
      </w:r>
    </w:p>
    <w:p w14:paraId="235FD828" w14:textId="68CD366B" w:rsidR="00CF0A48" w:rsidRDefault="00CF0A48" w:rsidP="00CF0A48">
      <w:pPr>
        <w:pStyle w:val="Heading2Text"/>
        <w:ind w:left="900"/>
        <w:rPr>
          <w:rFonts w:ascii="Calibri Light,Arial" w:eastAsia="Calibri Light,Arial" w:hAnsi="Calibri Light,Arial" w:cs="Calibri Light,Arial"/>
        </w:rPr>
      </w:pPr>
      <w:r w:rsidRPr="25B35239">
        <w:rPr>
          <w:rFonts w:ascii="Calibri Light" w:eastAsia="Calibri Light" w:hAnsi="Calibri Light" w:cs="Calibri Light"/>
        </w:rPr>
        <w:t>If the customer presses 1, the existing Service Order status will be updated with ‘Completed’</w:t>
      </w:r>
      <w:r w:rsidRPr="25B35239">
        <w:rPr>
          <w:rFonts w:ascii="Calibri Light,Arial" w:eastAsia="Calibri Light,Arial" w:hAnsi="Calibri Light,Arial" w:cs="Calibri Light,Arial"/>
        </w:rPr>
        <w:t xml:space="preserve"> </w:t>
      </w:r>
      <w:r w:rsidRPr="25B35239">
        <w:rPr>
          <w:rFonts w:ascii="Calibri Light" w:eastAsia="Calibri Light" w:hAnsi="Calibri Light" w:cs="Calibri Light"/>
        </w:rPr>
        <w:t xml:space="preserve">If the system failed to update the Service Order, a BPEM case ‘Outage Restoration Alert’ will be created for </w:t>
      </w:r>
      <w:r w:rsidR="001B6B9E">
        <w:rPr>
          <w:rFonts w:ascii="Calibri Light" w:eastAsia="Calibri Light" w:hAnsi="Calibri Light" w:cs="Calibri Light"/>
        </w:rPr>
        <w:t xml:space="preserve">OLS </w:t>
      </w:r>
      <w:r w:rsidR="00D35ED4">
        <w:rPr>
          <w:rFonts w:ascii="Calibri Light" w:eastAsia="Calibri Light" w:hAnsi="Calibri Light" w:cs="Calibri Light"/>
        </w:rPr>
        <w:t>Team</w:t>
      </w:r>
      <w:r w:rsidRPr="25B35239">
        <w:rPr>
          <w:rFonts w:ascii="Calibri Light" w:eastAsia="Calibri Light" w:hAnsi="Calibri Light" w:cs="Calibri Light"/>
        </w:rPr>
        <w:t xml:space="preserve"> to work on.</w:t>
      </w:r>
    </w:p>
    <w:p w14:paraId="2EF42B5C" w14:textId="150C7B37" w:rsidR="00CF0A48" w:rsidRPr="0088231A" w:rsidRDefault="00CF0A48" w:rsidP="00CF0A48">
      <w:pPr>
        <w:pStyle w:val="Heading2Text"/>
        <w:ind w:left="900"/>
        <w:rPr>
          <w:rFonts w:ascii="Calibri Light" w:eastAsia="Calibri Light" w:hAnsi="Calibri Light" w:cs="Calibri Light"/>
        </w:rPr>
      </w:pPr>
      <w:r w:rsidRPr="25B35239">
        <w:rPr>
          <w:rFonts w:ascii="Calibri Light" w:eastAsia="Calibri Light" w:hAnsi="Calibri Light" w:cs="Calibri Light"/>
        </w:rPr>
        <w:t>If the customer presses 2</w:t>
      </w:r>
      <w:r w:rsidR="002634E9">
        <w:rPr>
          <w:rFonts w:ascii="Calibri Light" w:eastAsia="Calibri Light" w:hAnsi="Calibri Light" w:cs="Calibri Light"/>
        </w:rPr>
        <w:t>,</w:t>
      </w:r>
      <w:r w:rsidRPr="25B35239">
        <w:rPr>
          <w:rFonts w:ascii="Calibri Light,Arial" w:eastAsia="Calibri Light,Arial" w:hAnsi="Calibri Light,Arial" w:cs="Calibri Light,Arial"/>
        </w:rPr>
        <w:t xml:space="preserve"> </w:t>
      </w:r>
      <w:r w:rsidRPr="0088231A">
        <w:rPr>
          <w:rFonts w:ascii="Calibri Light" w:eastAsia="Calibri Light" w:hAnsi="Calibri Light" w:cs="Calibri Light"/>
        </w:rPr>
        <w:t xml:space="preserve">the program </w:t>
      </w:r>
      <w:r w:rsidR="002634E9">
        <w:rPr>
          <w:rFonts w:ascii="Calibri Light" w:eastAsia="Calibri Light" w:hAnsi="Calibri Light" w:cs="Calibri Light"/>
        </w:rPr>
        <w:t xml:space="preserve">(E-CIM-CS-09 – Manage Outage Alert Response) </w:t>
      </w:r>
      <w:r w:rsidRPr="0088231A">
        <w:rPr>
          <w:rFonts w:ascii="Calibri Light" w:eastAsia="Calibri Light" w:hAnsi="Calibri Light" w:cs="Calibri Light"/>
        </w:rPr>
        <w:t xml:space="preserve">will create a new Service Order in S/4HANA and field service personnel will work on the Outage. </w:t>
      </w:r>
    </w:p>
    <w:p w14:paraId="6F3491C9" w14:textId="7AA31468" w:rsidR="00117BE9" w:rsidRDefault="00117BE9" w:rsidP="00CF0A48">
      <w:pPr>
        <w:pStyle w:val="Heading2Text"/>
        <w:ind w:left="900"/>
        <w:rPr>
          <w:rFonts w:ascii="Calibri Light,Arial" w:eastAsia="Calibri Light,Arial" w:hAnsi="Calibri Light,Arial" w:cs="Calibri Light,Arial"/>
        </w:rPr>
      </w:pPr>
      <w:r w:rsidRPr="00DA122E">
        <w:rPr>
          <w:rFonts w:ascii="Calibri Light" w:eastAsia="Calibri Light" w:hAnsi="Calibri Light" w:cs="Calibri Light"/>
        </w:rPr>
        <w:t xml:space="preserve">If the system failed to create the Service Order, a BPEM case ‘Outage – Trouble Order Needed’ will be created for </w:t>
      </w:r>
      <w:r w:rsidR="001B6B9E">
        <w:rPr>
          <w:rFonts w:ascii="Calibri Light" w:eastAsia="Calibri Light" w:hAnsi="Calibri Light" w:cs="Calibri Light"/>
        </w:rPr>
        <w:t>OLS</w:t>
      </w:r>
      <w:r w:rsidRPr="00DA122E">
        <w:rPr>
          <w:rFonts w:ascii="Calibri Light" w:eastAsia="Calibri Light" w:hAnsi="Calibri Light" w:cs="Calibri Light"/>
        </w:rPr>
        <w:t xml:space="preserve"> Team to work on.</w:t>
      </w:r>
    </w:p>
    <w:p w14:paraId="68303512" w14:textId="02348356" w:rsidR="00CF0A48" w:rsidRDefault="00CF0A48" w:rsidP="00CF0A48">
      <w:pPr>
        <w:pStyle w:val="Heading2Text"/>
        <w:ind w:left="900"/>
        <w:rPr>
          <w:rFonts w:ascii="Calibri Light,Arial" w:eastAsia="Calibri Light,Arial" w:hAnsi="Calibri Light,Arial" w:cs="Calibri Light,Arial"/>
        </w:rPr>
      </w:pPr>
      <w:r w:rsidRPr="25B35239">
        <w:rPr>
          <w:rFonts w:ascii="Calibri Light" w:eastAsia="Calibri Light" w:hAnsi="Calibri Light" w:cs="Calibri Light"/>
        </w:rPr>
        <w:t xml:space="preserve">The system will locate the BP Contact created for Outage Alert based on BP number/name, correspondence id and date &amp; time sent using </w:t>
      </w:r>
      <w:r w:rsidRPr="1CCAE337">
        <w:rPr>
          <w:rFonts w:ascii="Calibri Light" w:eastAsia="Calibri Light" w:hAnsi="Calibri Light" w:cs="Calibri Light"/>
          <w:i/>
        </w:rPr>
        <w:t>E-CIM-CS-09 – Update Response to Original BP Contact</w:t>
      </w:r>
      <w:r w:rsidRPr="25B35239">
        <w:rPr>
          <w:rFonts w:ascii="Calibri Light" w:eastAsia="Calibri Light" w:hAnsi="Calibri Light" w:cs="Calibri Light"/>
        </w:rPr>
        <w:t xml:space="preserve">. The BP Contact will be updated with the </w:t>
      </w:r>
      <w:r w:rsidR="002100B3" w:rsidRPr="25B35239">
        <w:rPr>
          <w:rFonts w:ascii="Calibri Light" w:eastAsia="Calibri Light" w:hAnsi="Calibri Light" w:cs="Calibri Light"/>
        </w:rPr>
        <w:t>additional</w:t>
      </w:r>
      <w:r w:rsidRPr="25B35239">
        <w:rPr>
          <w:rFonts w:ascii="Calibri Light,Arial" w:eastAsia="Calibri Light,Arial" w:hAnsi="Calibri Light,Arial" w:cs="Calibri Light,Arial"/>
        </w:rPr>
        <w:t xml:space="preserve"> </w:t>
      </w:r>
      <w:r w:rsidR="00BE3F76" w:rsidRPr="25B35239">
        <w:rPr>
          <w:rFonts w:ascii="Calibri Light" w:eastAsia="Calibri Light" w:hAnsi="Calibri Light" w:cs="Calibri Light"/>
        </w:rPr>
        <w:t>information</w:t>
      </w:r>
      <w:r w:rsidRPr="25B35239">
        <w:rPr>
          <w:rFonts w:ascii="Calibri Light" w:eastAsia="Calibri Light" w:hAnsi="Calibri Light" w:cs="Calibri Light"/>
        </w:rPr>
        <w:t xml:space="preserve"> below:</w:t>
      </w:r>
    </w:p>
    <w:p w14:paraId="0FA4BB3A" w14:textId="3A95ECFD" w:rsidR="00CF0A48" w:rsidRDefault="002100B3" w:rsidP="00CF0A48">
      <w:pPr>
        <w:pStyle w:val="Heading2Text"/>
        <w:numPr>
          <w:ilvl w:val="0"/>
          <w:numId w:val="38"/>
        </w:numPr>
        <w:rPr>
          <w:rFonts w:ascii="Calibri Light,Arial" w:eastAsia="Calibri Light,Arial" w:hAnsi="Calibri Light,Arial" w:cs="Calibri Light,Arial"/>
        </w:rPr>
      </w:pPr>
      <w:r w:rsidRPr="25B35239">
        <w:rPr>
          <w:rFonts w:ascii="Calibri Light" w:eastAsia="Calibri Light" w:hAnsi="Calibri Light" w:cs="Calibri Light"/>
        </w:rPr>
        <w:t>Additional</w:t>
      </w:r>
      <w:r w:rsidR="00CF0A48" w:rsidRPr="25B35239">
        <w:rPr>
          <w:rFonts w:ascii="Calibri Light" w:eastAsia="Calibri Light" w:hAnsi="Calibri Light" w:cs="Calibri Light"/>
        </w:rPr>
        <w:t xml:space="preserve"> Info – ‘POWER ON’ or ‘POWER OFF’</w:t>
      </w:r>
    </w:p>
    <w:p w14:paraId="58CB521C" w14:textId="0BC9ABF9" w:rsidR="007F0349" w:rsidRPr="00CF0A48" w:rsidRDefault="00CF0A48" w:rsidP="00CF0A48">
      <w:pPr>
        <w:pStyle w:val="Heading2Text"/>
        <w:numPr>
          <w:ilvl w:val="0"/>
          <w:numId w:val="38"/>
        </w:numPr>
        <w:rPr>
          <w:rFonts w:ascii="Calibri Light,Arial" w:eastAsia="Calibri Light,Arial" w:hAnsi="Calibri Light,Arial" w:cs="Calibri Light,Arial"/>
        </w:rPr>
      </w:pPr>
      <w:r w:rsidRPr="25B35239">
        <w:rPr>
          <w:rFonts w:ascii="Calibri Light" w:eastAsia="Calibri Light" w:hAnsi="Calibri Light" w:cs="Calibri Light"/>
        </w:rPr>
        <w:t>Long Text – Containing text ‘Customer replied  &lt;POWER ON/POWER OFF&gt;</w:t>
      </w:r>
      <w:r w:rsidR="00116D81" w:rsidRPr="25B35239">
        <w:rPr>
          <w:rFonts w:ascii="Calibri Light,Arial" w:eastAsia="Calibri Light,Arial" w:hAnsi="Calibri Light,Arial" w:cs="Calibri Light,Arial"/>
        </w:rPr>
        <w:t>’</w:t>
      </w:r>
      <w:r w:rsidRPr="25B35239">
        <w:rPr>
          <w:rFonts w:ascii="Calibri Light" w:eastAsia="Calibri Light" w:hAnsi="Calibri Light" w:cs="Calibri Light"/>
        </w:rPr>
        <w:t>. If a new Service Order is created, additional long text ‘Service Order is created’.</w:t>
      </w:r>
    </w:p>
    <w:p w14:paraId="0A911931" w14:textId="67725BC4" w:rsidR="00AA6A38" w:rsidRDefault="00AA6A38" w:rsidP="001B3AFA"/>
    <w:p w14:paraId="7FD347B1" w14:textId="77777777" w:rsidR="00AA6A38" w:rsidRPr="001B3AFA" w:rsidRDefault="00AA6A38" w:rsidP="001B3AFA"/>
    <w:p w14:paraId="4FE6B057" w14:textId="77777777" w:rsidR="00E0118B" w:rsidRDefault="00444FFD" w:rsidP="00114CB8">
      <w:pPr>
        <w:pStyle w:val="Heading2"/>
      </w:pPr>
      <w:bookmarkStart w:id="37" w:name="_Toc406588304"/>
      <w:bookmarkStart w:id="38" w:name="_Toc491613810"/>
      <w:bookmarkStart w:id="39" w:name="_Toc512875780"/>
      <w:r>
        <w:t>Process</w:t>
      </w:r>
      <w:r w:rsidR="00E0118B">
        <w:t xml:space="preserve"> / Performance Improvement</w:t>
      </w:r>
      <w:bookmarkEnd w:id="37"/>
      <w:bookmarkEnd w:id="38"/>
      <w:bookmarkEnd w:id="39"/>
      <w:r w:rsidR="00E0118B">
        <w:t xml:space="preserve"> </w:t>
      </w:r>
    </w:p>
    <w:p w14:paraId="6007E8A6" w14:textId="00C46100" w:rsidR="0033110B" w:rsidRDefault="000B3F50" w:rsidP="000B3F50">
      <w:pPr>
        <w:pStyle w:val="Heading2Text"/>
        <w:numPr>
          <w:ilvl w:val="0"/>
          <w:numId w:val="25"/>
        </w:numPr>
        <w:rPr>
          <w:rFonts w:ascii="Calibri Light,Arial" w:eastAsia="Calibri Light,Arial" w:hAnsi="Calibri Light,Arial" w:cs="Calibri Light,Arial"/>
        </w:rPr>
      </w:pPr>
      <w:r w:rsidRPr="25B35239">
        <w:rPr>
          <w:rFonts w:ascii="Calibri Light" w:eastAsia="Calibri Light" w:hAnsi="Calibri Light" w:cs="Calibri Light"/>
        </w:rPr>
        <w:t>MS Outlook will be integrated with Open</w:t>
      </w:r>
      <w:r w:rsidR="008643EE" w:rsidRPr="25B35239">
        <w:rPr>
          <w:rFonts w:ascii="Calibri Light,Arial" w:eastAsia="Calibri Light,Arial" w:hAnsi="Calibri Light,Arial" w:cs="Calibri Light,Arial"/>
        </w:rPr>
        <w:t xml:space="preserve"> </w:t>
      </w:r>
      <w:r w:rsidRPr="25B35239">
        <w:rPr>
          <w:rFonts w:ascii="Calibri Light" w:eastAsia="Calibri Light" w:hAnsi="Calibri Light" w:cs="Calibri Light"/>
        </w:rPr>
        <w:t xml:space="preserve">Text, a copy of the email from </w:t>
      </w:r>
      <w:r w:rsidR="002957C5" w:rsidRPr="25B35239">
        <w:rPr>
          <w:rFonts w:ascii="Calibri Light" w:eastAsia="Calibri Light" w:hAnsi="Calibri Light" w:cs="Calibri Light"/>
        </w:rPr>
        <w:t xml:space="preserve">the </w:t>
      </w:r>
      <w:r w:rsidRPr="25B35239">
        <w:rPr>
          <w:rFonts w:ascii="Calibri Light" w:eastAsia="Calibri Light" w:hAnsi="Calibri Light" w:cs="Calibri Light"/>
        </w:rPr>
        <w:t xml:space="preserve">customer can be </w:t>
      </w:r>
      <w:r w:rsidR="0078475B" w:rsidRPr="25B35239">
        <w:rPr>
          <w:rFonts w:ascii="Calibri Light" w:eastAsia="Calibri Light" w:hAnsi="Calibri Light" w:cs="Calibri Light"/>
        </w:rPr>
        <w:t>uploaded</w:t>
      </w:r>
      <w:r w:rsidRPr="25B35239">
        <w:rPr>
          <w:rFonts w:ascii="Calibri Light,Arial" w:eastAsia="Calibri Light,Arial" w:hAnsi="Calibri Light,Arial" w:cs="Calibri Light,Arial"/>
        </w:rPr>
        <w:t xml:space="preserve"> </w:t>
      </w:r>
      <w:r w:rsidR="0078475B" w:rsidRPr="25B35239">
        <w:rPr>
          <w:rFonts w:ascii="Calibri Light" w:eastAsia="Calibri Light" w:hAnsi="Calibri Light" w:cs="Calibri Light"/>
        </w:rPr>
        <w:t>to</w:t>
      </w:r>
      <w:r w:rsidRPr="25B35239">
        <w:rPr>
          <w:rFonts w:ascii="Calibri Light" w:eastAsia="Calibri Light" w:hAnsi="Calibri Light" w:cs="Calibri Light"/>
        </w:rPr>
        <w:t xml:space="preserve"> Open</w:t>
      </w:r>
      <w:r w:rsidR="0078475B" w:rsidRPr="25B35239">
        <w:rPr>
          <w:rFonts w:ascii="Calibri Light,Arial" w:eastAsia="Calibri Light,Arial" w:hAnsi="Calibri Light,Arial" w:cs="Calibri Light,Arial"/>
        </w:rPr>
        <w:t xml:space="preserve"> </w:t>
      </w:r>
      <w:r w:rsidRPr="25B35239">
        <w:rPr>
          <w:rFonts w:ascii="Calibri Light" w:eastAsia="Calibri Light" w:hAnsi="Calibri Light" w:cs="Calibri Light"/>
        </w:rPr>
        <w:t xml:space="preserve">Text without </w:t>
      </w:r>
      <w:r w:rsidR="0078475B" w:rsidRPr="25B35239">
        <w:rPr>
          <w:rFonts w:ascii="Calibri Light" w:eastAsia="Calibri Light" w:hAnsi="Calibri Light" w:cs="Calibri Light"/>
        </w:rPr>
        <w:t xml:space="preserve">forwarding the email to </w:t>
      </w:r>
      <w:r w:rsidR="002957C5" w:rsidRPr="25B35239">
        <w:rPr>
          <w:rFonts w:ascii="Calibri Light" w:eastAsia="Calibri Light" w:hAnsi="Calibri Light" w:cs="Calibri Light"/>
        </w:rPr>
        <w:t xml:space="preserve">a </w:t>
      </w:r>
      <w:r w:rsidR="0078475B" w:rsidRPr="25B35239">
        <w:rPr>
          <w:rFonts w:ascii="Calibri Light" w:eastAsia="Calibri Light" w:hAnsi="Calibri Light" w:cs="Calibri Light"/>
        </w:rPr>
        <w:t>dedicated email inbox in Kofax</w:t>
      </w:r>
    </w:p>
    <w:p w14:paraId="2A7514F4" w14:textId="76941C85" w:rsidR="00F541F6" w:rsidRDefault="00FA4090" w:rsidP="00C13F0F">
      <w:pPr>
        <w:pStyle w:val="Heading2Text"/>
        <w:numPr>
          <w:ilvl w:val="0"/>
          <w:numId w:val="25"/>
        </w:numPr>
        <w:rPr>
          <w:rFonts w:ascii="Calibri Light,Arial" w:eastAsia="Calibri Light,Arial" w:hAnsi="Calibri Light,Arial" w:cs="Calibri Light,Arial"/>
        </w:rPr>
      </w:pPr>
      <w:r w:rsidRPr="25B35239">
        <w:rPr>
          <w:rFonts w:ascii="Calibri Light" w:eastAsia="Calibri Light" w:hAnsi="Calibri Light" w:cs="Calibri Light"/>
        </w:rPr>
        <w:t>SMS</w:t>
      </w:r>
      <w:r w:rsidR="00605DB7" w:rsidRPr="25B35239">
        <w:rPr>
          <w:rFonts w:ascii="Calibri Light" w:eastAsia="Calibri Light" w:hAnsi="Calibri Light" w:cs="Calibri Light"/>
        </w:rPr>
        <w:t xml:space="preserve"> and voice call</w:t>
      </w:r>
      <w:r w:rsidRPr="25B35239">
        <w:rPr>
          <w:rFonts w:ascii="Calibri Light" w:eastAsia="Calibri Light" w:hAnsi="Calibri Light" w:cs="Calibri Light"/>
        </w:rPr>
        <w:t xml:space="preserve"> from customer </w:t>
      </w:r>
      <w:r w:rsidR="0078475B" w:rsidRPr="25B35239">
        <w:rPr>
          <w:rFonts w:ascii="Calibri Light" w:eastAsia="Calibri Light" w:hAnsi="Calibri Light" w:cs="Calibri Light"/>
        </w:rPr>
        <w:t xml:space="preserve">will be </w:t>
      </w:r>
      <w:r w:rsidR="00605DB7" w:rsidRPr="25B35239">
        <w:rPr>
          <w:rFonts w:ascii="Calibri Light" w:eastAsia="Calibri Light" w:hAnsi="Calibri Light" w:cs="Calibri Light"/>
        </w:rPr>
        <w:t xml:space="preserve">uploaded to a file server </w:t>
      </w:r>
      <w:r w:rsidR="009F670C" w:rsidRPr="25B35239">
        <w:rPr>
          <w:rFonts w:ascii="Calibri Light" w:eastAsia="Calibri Light" w:hAnsi="Calibri Light" w:cs="Calibri Light"/>
        </w:rPr>
        <w:t xml:space="preserve">in a file format </w:t>
      </w:r>
      <w:r w:rsidR="00605DB7" w:rsidRPr="25B35239">
        <w:rPr>
          <w:rFonts w:ascii="Calibri Light" w:eastAsia="Calibri Light" w:hAnsi="Calibri Light" w:cs="Calibri Light"/>
        </w:rPr>
        <w:t>by</w:t>
      </w:r>
      <w:r w:rsidR="0078475B" w:rsidRPr="25B35239">
        <w:rPr>
          <w:rFonts w:ascii="Calibri Light,Arial" w:eastAsia="Calibri Light,Arial" w:hAnsi="Calibri Light,Arial" w:cs="Calibri Light,Arial"/>
        </w:rPr>
        <w:t xml:space="preserve"> </w:t>
      </w:r>
      <w:r w:rsidR="00BC62C1" w:rsidRPr="25B35239">
        <w:rPr>
          <w:rFonts w:ascii="Calibri Light" w:eastAsia="Calibri Light" w:hAnsi="Calibri Light" w:cs="Calibri Light"/>
        </w:rPr>
        <w:t>3</w:t>
      </w:r>
      <w:r w:rsidR="00BC62C1" w:rsidRPr="25B35239">
        <w:rPr>
          <w:rFonts w:ascii="Calibri Light" w:eastAsia="Calibri Light" w:hAnsi="Calibri Light" w:cs="Calibri Light"/>
          <w:vertAlign w:val="superscript"/>
        </w:rPr>
        <w:t>rd</w:t>
      </w:r>
      <w:r w:rsidR="00BC62C1" w:rsidRPr="25B35239">
        <w:rPr>
          <w:rFonts w:ascii="Calibri Light" w:eastAsia="Calibri Light" w:hAnsi="Calibri Light" w:cs="Calibri Light"/>
        </w:rPr>
        <w:t xml:space="preserve"> party notification system </w:t>
      </w:r>
    </w:p>
    <w:p w14:paraId="1CEF5EEB" w14:textId="1A1E6140" w:rsidR="009F76FC" w:rsidRPr="005406E5" w:rsidRDefault="009F76FC" w:rsidP="00C13F0F">
      <w:pPr>
        <w:pStyle w:val="Heading2Text"/>
        <w:numPr>
          <w:ilvl w:val="0"/>
          <w:numId w:val="25"/>
        </w:numPr>
        <w:rPr>
          <w:rFonts w:ascii="Calibri Light" w:eastAsia="Calibri Light" w:hAnsi="Calibri Light" w:cs="Calibri Light"/>
        </w:rPr>
      </w:pPr>
      <w:r w:rsidRPr="25B35239">
        <w:rPr>
          <w:rFonts w:ascii="Calibri Light" w:eastAsia="Calibri Light" w:hAnsi="Calibri Light" w:cs="Calibri Light"/>
        </w:rPr>
        <w:t>Email server performance might get impacted as users will email scanned document to their email inbox and uses MS Outlook to upload document to xECM.</w:t>
      </w:r>
    </w:p>
    <w:p w14:paraId="2801D8F8" w14:textId="43815B3A" w:rsidR="005406E5" w:rsidRPr="005406E5" w:rsidRDefault="005406E5" w:rsidP="00C13F0F">
      <w:pPr>
        <w:pStyle w:val="Heading2Text"/>
        <w:numPr>
          <w:ilvl w:val="0"/>
          <w:numId w:val="25"/>
        </w:numPr>
        <w:rPr>
          <w:rFonts w:ascii="Calibri Light" w:eastAsia="Calibri Light" w:hAnsi="Calibri Light" w:cs="Calibri Light"/>
        </w:rPr>
      </w:pPr>
      <w:r w:rsidRPr="005406E5">
        <w:rPr>
          <w:rFonts w:ascii="Calibri Light" w:eastAsia="Calibri Light" w:hAnsi="Calibri Light" w:cs="Calibri Light"/>
        </w:rPr>
        <w:t>Customers will be able to easily opt-out of any digital communication and the system will automatically process it for the customers.</w:t>
      </w:r>
    </w:p>
    <w:p w14:paraId="26270F44" w14:textId="2404198D" w:rsidR="005406E5" w:rsidRDefault="005406E5" w:rsidP="00C13F0F">
      <w:pPr>
        <w:pStyle w:val="Heading2Text"/>
        <w:numPr>
          <w:ilvl w:val="0"/>
          <w:numId w:val="25"/>
        </w:numPr>
        <w:rPr>
          <w:rFonts w:ascii="Calibri Light" w:eastAsia="Calibri Light" w:hAnsi="Calibri Light" w:cs="Calibri Light"/>
        </w:rPr>
      </w:pPr>
      <w:r w:rsidRPr="005406E5">
        <w:rPr>
          <w:rFonts w:ascii="Calibri Light" w:eastAsia="Calibri Light" w:hAnsi="Calibri Light" w:cs="Calibri Light"/>
        </w:rPr>
        <w:t>Customer will be able to advise the power is out via email, voice, TTY or SMS while today, we only enable it for a limited number of outbound voice outage calls when IVR is used.</w:t>
      </w:r>
    </w:p>
    <w:p w14:paraId="0623BC86" w14:textId="5C5C3B8C" w:rsidR="005406E5" w:rsidRPr="005406E5" w:rsidRDefault="005406E5" w:rsidP="00C13F0F">
      <w:pPr>
        <w:pStyle w:val="Heading2Text"/>
        <w:numPr>
          <w:ilvl w:val="0"/>
          <w:numId w:val="25"/>
        </w:numPr>
        <w:rPr>
          <w:rFonts w:ascii="Calibri Light" w:eastAsia="Calibri Light" w:hAnsi="Calibri Light" w:cs="Calibri Light"/>
        </w:rPr>
      </w:pPr>
      <w:r>
        <w:rPr>
          <w:rFonts w:ascii="Calibri Light" w:eastAsia="Calibri Light" w:hAnsi="Calibri Light" w:cs="Calibri Light"/>
        </w:rPr>
        <w:t>All C4C and S/4HANA users will be able to view the delivery status of digital communications, opt-outs and other customer responses.</w:t>
      </w:r>
    </w:p>
    <w:p w14:paraId="68B196A6" w14:textId="77777777" w:rsidR="00E0118B" w:rsidRDefault="00E0118B" w:rsidP="00114CB8">
      <w:pPr>
        <w:pStyle w:val="Heading2"/>
      </w:pPr>
      <w:bookmarkStart w:id="40" w:name="_Toc406588305"/>
      <w:bookmarkStart w:id="41" w:name="_Toc491613811"/>
      <w:bookmarkStart w:id="42" w:name="_Toc512875781"/>
      <w:r>
        <w:t>Prerequisites and Inputs</w:t>
      </w:r>
      <w:bookmarkEnd w:id="40"/>
      <w:bookmarkEnd w:id="41"/>
      <w:bookmarkEnd w:id="42"/>
    </w:p>
    <w:p w14:paraId="7FED5F7A" w14:textId="64CC2BB6" w:rsidR="0033110B" w:rsidRPr="00FA4090" w:rsidRDefault="00833E18" w:rsidP="00FA4090">
      <w:pPr>
        <w:pStyle w:val="Heading2Text"/>
        <w:numPr>
          <w:ilvl w:val="0"/>
          <w:numId w:val="25"/>
        </w:numPr>
        <w:rPr>
          <w:rFonts w:ascii="Calibri Light,Arial" w:eastAsia="Calibri Light,Arial" w:hAnsi="Calibri Light,Arial" w:cs="Calibri Light,Arial"/>
        </w:rPr>
      </w:pPr>
      <w:bookmarkStart w:id="43" w:name="_Toc406588307"/>
      <w:bookmarkStart w:id="44" w:name="_Toc491613813"/>
      <w:r w:rsidRPr="25B35239">
        <w:rPr>
          <w:rFonts w:ascii="Calibri Light" w:eastAsia="Calibri Light" w:hAnsi="Calibri Light" w:cs="Calibri Light"/>
        </w:rPr>
        <w:t>Metadata entered for correspondence</w:t>
      </w:r>
      <w:r w:rsidR="0033110B" w:rsidRPr="25B35239">
        <w:rPr>
          <w:rFonts w:ascii="Calibri Light,Arial" w:eastAsia="Calibri Light,Arial" w:hAnsi="Calibri Light,Arial" w:cs="Calibri Light,Arial"/>
        </w:rPr>
        <w:t xml:space="preserve"> </w:t>
      </w:r>
      <w:r w:rsidR="00605DB7" w:rsidRPr="25B35239">
        <w:rPr>
          <w:rFonts w:ascii="Calibri Light" w:eastAsia="Calibri Light" w:hAnsi="Calibri Light" w:cs="Calibri Light"/>
        </w:rPr>
        <w:t>should</w:t>
      </w:r>
      <w:r w:rsidR="00605DB7" w:rsidRPr="25B35239">
        <w:rPr>
          <w:rFonts w:ascii="Calibri Light,Arial" w:eastAsia="Calibri Light,Arial" w:hAnsi="Calibri Light,Arial" w:cs="Calibri Light,Arial"/>
        </w:rPr>
        <w:t xml:space="preserve"> </w:t>
      </w:r>
      <w:r w:rsidR="0078475B" w:rsidRPr="25B35239">
        <w:rPr>
          <w:rFonts w:ascii="Calibri Light" w:eastAsia="Calibri Light" w:hAnsi="Calibri Light" w:cs="Calibri Light"/>
        </w:rPr>
        <w:t>be validated in SAP</w:t>
      </w:r>
      <w:r w:rsidR="00605DB7" w:rsidRPr="25B35239">
        <w:rPr>
          <w:rFonts w:ascii="Calibri Light" w:eastAsia="Calibri Light" w:hAnsi="Calibri Light" w:cs="Calibri Light"/>
        </w:rPr>
        <w:t xml:space="preserve"> by user manually</w:t>
      </w:r>
      <w:r w:rsidR="0078475B" w:rsidRPr="25B35239">
        <w:rPr>
          <w:rFonts w:ascii="Calibri Light" w:eastAsia="Calibri Light" w:hAnsi="Calibri Light" w:cs="Calibri Light"/>
        </w:rPr>
        <w:t xml:space="preserve"> prior </w:t>
      </w:r>
      <w:r w:rsidR="004C2A8E" w:rsidRPr="25B35239">
        <w:rPr>
          <w:rFonts w:ascii="Calibri Light" w:eastAsia="Calibri Light" w:hAnsi="Calibri Light" w:cs="Calibri Light"/>
        </w:rPr>
        <w:t xml:space="preserve">to </w:t>
      </w:r>
      <w:r w:rsidR="0078475B" w:rsidRPr="25B35239">
        <w:rPr>
          <w:rFonts w:ascii="Calibri Light" w:eastAsia="Calibri Light" w:hAnsi="Calibri Light" w:cs="Calibri Light"/>
        </w:rPr>
        <w:t>uploading the correspondence into Open Text xECM</w:t>
      </w:r>
    </w:p>
    <w:p w14:paraId="5074D137" w14:textId="2386F382" w:rsidR="00397809" w:rsidRDefault="00C8749F" w:rsidP="00FA4090">
      <w:pPr>
        <w:pStyle w:val="Heading2Text"/>
        <w:numPr>
          <w:ilvl w:val="0"/>
          <w:numId w:val="25"/>
        </w:numPr>
        <w:rPr>
          <w:rFonts w:ascii="Calibri Light,Arial" w:eastAsia="Calibri Light,Arial" w:hAnsi="Calibri Light,Arial" w:cs="Calibri Light,Arial"/>
        </w:rPr>
      </w:pPr>
      <w:r w:rsidRPr="25B35239">
        <w:rPr>
          <w:rFonts w:ascii="Calibri Light" w:eastAsia="Calibri Light" w:hAnsi="Calibri Light" w:cs="Calibri Light"/>
        </w:rPr>
        <w:t xml:space="preserve">Kofax is integrated </w:t>
      </w:r>
      <w:r w:rsidR="00833E18" w:rsidRPr="25B35239">
        <w:rPr>
          <w:rFonts w:ascii="Calibri Light" w:eastAsia="Calibri Light" w:hAnsi="Calibri Light" w:cs="Calibri Light"/>
        </w:rPr>
        <w:t>with</w:t>
      </w:r>
      <w:r w:rsidRPr="25B35239">
        <w:rPr>
          <w:rFonts w:ascii="Calibri Light" w:eastAsia="Calibri Light" w:hAnsi="Calibri Light" w:cs="Calibri Light"/>
        </w:rPr>
        <w:t xml:space="preserve"> Open</w:t>
      </w:r>
      <w:r w:rsidR="008643EE" w:rsidRPr="25B35239">
        <w:rPr>
          <w:rFonts w:ascii="Calibri Light,Arial" w:eastAsia="Calibri Light,Arial" w:hAnsi="Calibri Light,Arial" w:cs="Calibri Light,Arial"/>
        </w:rPr>
        <w:t xml:space="preserve"> </w:t>
      </w:r>
      <w:r w:rsidRPr="25B35239">
        <w:rPr>
          <w:rFonts w:ascii="Calibri Light" w:eastAsia="Calibri Light" w:hAnsi="Calibri Light" w:cs="Calibri Light"/>
        </w:rPr>
        <w:t>Text xECM</w:t>
      </w:r>
      <w:r w:rsidR="00605DB7" w:rsidRPr="25B35239">
        <w:rPr>
          <w:rFonts w:ascii="Calibri Light" w:eastAsia="Calibri Light" w:hAnsi="Calibri Light" w:cs="Calibri Light"/>
        </w:rPr>
        <w:t xml:space="preserve"> to upload and store correspondence image</w:t>
      </w:r>
    </w:p>
    <w:p w14:paraId="2C8B1B99" w14:textId="3FAAF75B" w:rsidR="00C8749F" w:rsidRDefault="00C8749F" w:rsidP="00FA4090">
      <w:pPr>
        <w:pStyle w:val="Heading2Text"/>
        <w:numPr>
          <w:ilvl w:val="0"/>
          <w:numId w:val="25"/>
        </w:numPr>
        <w:rPr>
          <w:rFonts w:ascii="Calibri Light,Arial" w:eastAsia="Calibri Light,Arial" w:hAnsi="Calibri Light,Arial" w:cs="Calibri Light,Arial"/>
        </w:rPr>
      </w:pPr>
      <w:r w:rsidRPr="25B35239">
        <w:rPr>
          <w:rFonts w:ascii="Calibri Light" w:eastAsia="Calibri Light" w:hAnsi="Calibri Light" w:cs="Calibri Light"/>
        </w:rPr>
        <w:t>Open</w:t>
      </w:r>
      <w:r w:rsidR="008643EE" w:rsidRPr="25B35239">
        <w:rPr>
          <w:rFonts w:ascii="Calibri Light,Arial" w:eastAsia="Calibri Light,Arial" w:hAnsi="Calibri Light,Arial" w:cs="Calibri Light,Arial"/>
        </w:rPr>
        <w:t xml:space="preserve"> </w:t>
      </w:r>
      <w:r w:rsidRPr="25B35239">
        <w:rPr>
          <w:rFonts w:ascii="Calibri Light" w:eastAsia="Calibri Light" w:hAnsi="Calibri Light" w:cs="Calibri Light"/>
        </w:rPr>
        <w:t xml:space="preserve">Text xECM is integrated </w:t>
      </w:r>
      <w:r w:rsidR="00833E18" w:rsidRPr="25B35239">
        <w:rPr>
          <w:rFonts w:ascii="Calibri Light" w:eastAsia="Calibri Light" w:hAnsi="Calibri Light" w:cs="Calibri Light"/>
        </w:rPr>
        <w:t>with</w:t>
      </w:r>
      <w:r w:rsidRPr="25B35239">
        <w:rPr>
          <w:rFonts w:ascii="Calibri Light,Arial" w:eastAsia="Calibri Light,Arial" w:hAnsi="Calibri Light,Arial" w:cs="Calibri Light,Arial"/>
        </w:rPr>
        <w:t xml:space="preserve"> </w:t>
      </w:r>
      <w:r w:rsidR="00833E18" w:rsidRPr="25B35239">
        <w:rPr>
          <w:rFonts w:ascii="Calibri Light" w:eastAsia="Calibri Light" w:hAnsi="Calibri Light" w:cs="Calibri Light"/>
        </w:rPr>
        <w:t>S/4HANA</w:t>
      </w:r>
      <w:r w:rsidR="00605DB7" w:rsidRPr="25B35239">
        <w:rPr>
          <w:rFonts w:ascii="Calibri Light" w:eastAsia="Calibri Light" w:hAnsi="Calibri Light" w:cs="Calibri Light"/>
        </w:rPr>
        <w:t xml:space="preserve"> for viewing of correspondence image</w:t>
      </w:r>
    </w:p>
    <w:p w14:paraId="6FAE96A5" w14:textId="21B9EA13" w:rsidR="00833E18" w:rsidRPr="005406E5" w:rsidRDefault="00833E18" w:rsidP="00FA4090">
      <w:pPr>
        <w:pStyle w:val="Heading2Text"/>
        <w:numPr>
          <w:ilvl w:val="0"/>
          <w:numId w:val="25"/>
        </w:numPr>
        <w:rPr>
          <w:rFonts w:ascii="Calibri Light" w:eastAsia="Calibri Light" w:hAnsi="Calibri Light" w:cs="Calibri Light"/>
        </w:rPr>
      </w:pPr>
      <w:r w:rsidRPr="25B35239">
        <w:rPr>
          <w:rFonts w:ascii="Calibri Light" w:eastAsia="Calibri Light" w:hAnsi="Calibri Light" w:cs="Calibri Light"/>
        </w:rPr>
        <w:t>MS Outlook is integrated with Open</w:t>
      </w:r>
      <w:r w:rsidR="008643EE" w:rsidRPr="005406E5">
        <w:rPr>
          <w:rFonts w:ascii="Calibri Light" w:eastAsia="Calibri Light" w:hAnsi="Calibri Light" w:cs="Calibri Light"/>
        </w:rPr>
        <w:t xml:space="preserve"> </w:t>
      </w:r>
      <w:r w:rsidRPr="25B35239">
        <w:rPr>
          <w:rFonts w:ascii="Calibri Light" w:eastAsia="Calibri Light" w:hAnsi="Calibri Light" w:cs="Calibri Light"/>
        </w:rPr>
        <w:t>Text xECM</w:t>
      </w:r>
      <w:r w:rsidR="00B35DE4" w:rsidRPr="25B35239">
        <w:rPr>
          <w:rFonts w:ascii="Calibri Light" w:eastAsia="Calibri Light" w:hAnsi="Calibri Light" w:cs="Calibri Light"/>
        </w:rPr>
        <w:t xml:space="preserve"> to upload and store correspondence image</w:t>
      </w:r>
    </w:p>
    <w:p w14:paraId="5965450C" w14:textId="252C9782" w:rsidR="005406E5" w:rsidRPr="005406E5" w:rsidRDefault="005406E5" w:rsidP="00FA4090">
      <w:pPr>
        <w:pStyle w:val="Heading2Text"/>
        <w:numPr>
          <w:ilvl w:val="0"/>
          <w:numId w:val="25"/>
        </w:numPr>
        <w:rPr>
          <w:rFonts w:ascii="Calibri Light" w:eastAsia="Calibri Light" w:hAnsi="Calibri Light" w:cs="Calibri Light"/>
        </w:rPr>
      </w:pPr>
      <w:r w:rsidRPr="005406E5">
        <w:rPr>
          <w:rFonts w:ascii="Calibri Light" w:eastAsia="Calibri Light" w:hAnsi="Calibri Light" w:cs="Calibri Light"/>
        </w:rPr>
        <w:t>Integration with a 3rd party communication vendor with a near real-time interface to receive the delivery result of communications and customer responses.</w:t>
      </w:r>
    </w:p>
    <w:p w14:paraId="7F065C2F" w14:textId="50F417D9" w:rsidR="006025F0" w:rsidRDefault="00476E80" w:rsidP="00114CB8">
      <w:pPr>
        <w:pStyle w:val="Heading2"/>
      </w:pPr>
      <w:bookmarkStart w:id="45" w:name="_Toc502339901"/>
      <w:bookmarkStart w:id="46" w:name="_Toc512875782"/>
      <w:bookmarkEnd w:id="45"/>
      <w:r>
        <w:lastRenderedPageBreak/>
        <w:t xml:space="preserve">General </w:t>
      </w:r>
      <w:r w:rsidR="006025F0">
        <w:t>Assumptions</w:t>
      </w:r>
      <w:bookmarkEnd w:id="46"/>
    </w:p>
    <w:p w14:paraId="320B80DE" w14:textId="796C7E21" w:rsidR="006C4D08" w:rsidRPr="00833E18" w:rsidRDefault="006C4D08" w:rsidP="00833E18">
      <w:pPr>
        <w:pStyle w:val="Heading2Text"/>
        <w:numPr>
          <w:ilvl w:val="0"/>
          <w:numId w:val="25"/>
        </w:numPr>
        <w:rPr>
          <w:rFonts w:ascii="Calibri Light,Arial" w:eastAsia="Calibri Light,Arial" w:hAnsi="Calibri Light,Arial" w:cs="Calibri Light,Arial"/>
        </w:rPr>
      </w:pPr>
      <w:r w:rsidRPr="25B35239">
        <w:rPr>
          <w:rFonts w:ascii="Calibri Light" w:eastAsia="Calibri Light" w:hAnsi="Calibri Light" w:cs="Calibri Light"/>
        </w:rPr>
        <w:t>Open</w:t>
      </w:r>
      <w:r w:rsidR="008643EE" w:rsidRPr="25B35239">
        <w:rPr>
          <w:rFonts w:ascii="Calibri Light,Arial" w:eastAsia="Calibri Light,Arial" w:hAnsi="Calibri Light,Arial" w:cs="Calibri Light,Arial"/>
        </w:rPr>
        <w:t xml:space="preserve"> </w:t>
      </w:r>
      <w:r w:rsidRPr="25B35239">
        <w:rPr>
          <w:rFonts w:ascii="Calibri Light" w:eastAsia="Calibri Light" w:hAnsi="Calibri Light" w:cs="Calibri Light"/>
        </w:rPr>
        <w:t>Text xECM allows user to store correspondence image in predefined folder</w:t>
      </w:r>
      <w:r w:rsidR="00E46CD3">
        <w:rPr>
          <w:rFonts w:ascii="Calibri Light" w:eastAsia="Calibri Light" w:hAnsi="Calibri Light" w:cs="Calibri Light"/>
        </w:rPr>
        <w:t>s</w:t>
      </w:r>
      <w:r w:rsidR="00BB63B8" w:rsidRPr="25B35239">
        <w:rPr>
          <w:rFonts w:ascii="Calibri Light" w:eastAsia="Calibri Light" w:hAnsi="Calibri Light" w:cs="Calibri Light"/>
        </w:rPr>
        <w:t>. Folders are configurable in Open Text</w:t>
      </w:r>
    </w:p>
    <w:p w14:paraId="7E5B9FFC" w14:textId="695EF6F5" w:rsidR="00F60602" w:rsidRDefault="009F3266" w:rsidP="00833E18">
      <w:pPr>
        <w:pStyle w:val="Heading2Text"/>
        <w:numPr>
          <w:ilvl w:val="0"/>
          <w:numId w:val="25"/>
        </w:numPr>
        <w:rPr>
          <w:rFonts w:ascii="Calibri Light,Arial" w:eastAsia="Calibri Light,Arial" w:hAnsi="Calibri Light,Arial" w:cs="Calibri Light,Arial"/>
        </w:rPr>
      </w:pPr>
      <w:r w:rsidRPr="25B35239">
        <w:rPr>
          <w:rFonts w:ascii="Calibri Light" w:eastAsia="Calibri Light" w:hAnsi="Calibri Light" w:cs="Calibri Light"/>
        </w:rPr>
        <w:t xml:space="preserve">Correspondence image </w:t>
      </w:r>
      <w:r w:rsidR="00F3341F" w:rsidRPr="25B35239">
        <w:rPr>
          <w:rFonts w:ascii="Calibri Light" w:eastAsia="Calibri Light" w:hAnsi="Calibri Light" w:cs="Calibri Light"/>
        </w:rPr>
        <w:t xml:space="preserve">file in xECM </w:t>
      </w:r>
      <w:r w:rsidRPr="25B35239">
        <w:rPr>
          <w:rFonts w:ascii="Calibri Light" w:eastAsia="Calibri Light" w:hAnsi="Calibri Light" w:cs="Calibri Light"/>
        </w:rPr>
        <w:t>is date and timestamp</w:t>
      </w:r>
      <w:r w:rsidR="00E46CD3">
        <w:rPr>
          <w:rFonts w:ascii="Calibri Light" w:eastAsia="Calibri Light" w:hAnsi="Calibri Light" w:cs="Calibri Light"/>
        </w:rPr>
        <w:t>ed</w:t>
      </w:r>
    </w:p>
    <w:p w14:paraId="1C15707F" w14:textId="5B235318" w:rsidR="00833E18" w:rsidRPr="00833E18" w:rsidRDefault="00680EFE" w:rsidP="00833E18">
      <w:pPr>
        <w:pStyle w:val="Heading2Text"/>
        <w:numPr>
          <w:ilvl w:val="0"/>
          <w:numId w:val="25"/>
        </w:numPr>
        <w:rPr>
          <w:rFonts w:ascii="Calibri Light,Arial" w:eastAsia="Calibri Light,Arial" w:hAnsi="Calibri Light,Arial" w:cs="Calibri Light,Arial"/>
        </w:rPr>
      </w:pPr>
      <w:r w:rsidRPr="25B35239">
        <w:rPr>
          <w:rFonts w:ascii="Calibri Light" w:eastAsia="Calibri Light" w:hAnsi="Calibri Light" w:cs="Calibri Light"/>
        </w:rPr>
        <w:t>Open</w:t>
      </w:r>
      <w:r w:rsidR="008643EE" w:rsidRPr="25B35239">
        <w:rPr>
          <w:rFonts w:ascii="Calibri Light,Arial" w:eastAsia="Calibri Light,Arial" w:hAnsi="Calibri Light,Arial" w:cs="Calibri Light,Arial"/>
        </w:rPr>
        <w:t xml:space="preserve"> </w:t>
      </w:r>
      <w:r w:rsidRPr="25B35239">
        <w:rPr>
          <w:rFonts w:ascii="Calibri Light" w:eastAsia="Calibri Light" w:hAnsi="Calibri Light" w:cs="Calibri Light"/>
        </w:rPr>
        <w:t xml:space="preserve">Text </w:t>
      </w:r>
      <w:r w:rsidR="00833E18" w:rsidRPr="25B35239">
        <w:rPr>
          <w:rFonts w:ascii="Calibri Light" w:eastAsia="Calibri Light" w:hAnsi="Calibri Light" w:cs="Calibri Light"/>
        </w:rPr>
        <w:t>xECM is int</w:t>
      </w:r>
      <w:r w:rsidR="0078475B" w:rsidRPr="25B35239">
        <w:rPr>
          <w:rFonts w:ascii="Calibri Light" w:eastAsia="Calibri Light" w:hAnsi="Calibri Light" w:cs="Calibri Light"/>
        </w:rPr>
        <w:t xml:space="preserve">egrated with SCE MS Outlook </w:t>
      </w:r>
      <w:r w:rsidRPr="25B35239">
        <w:rPr>
          <w:rFonts w:ascii="Calibri Light" w:eastAsia="Calibri Light" w:hAnsi="Calibri Light" w:cs="Calibri Light"/>
        </w:rPr>
        <w:t xml:space="preserve">and </w:t>
      </w:r>
      <w:r w:rsidR="0078475B" w:rsidRPr="25B35239">
        <w:rPr>
          <w:rFonts w:ascii="Calibri Light" w:eastAsia="Calibri Light" w:hAnsi="Calibri Light" w:cs="Calibri Light"/>
        </w:rPr>
        <w:t xml:space="preserve">MS </w:t>
      </w:r>
      <w:r w:rsidRPr="25B35239">
        <w:rPr>
          <w:rFonts w:ascii="Calibri Light" w:eastAsia="Calibri Light" w:hAnsi="Calibri Light" w:cs="Calibri Light"/>
        </w:rPr>
        <w:t>Outlook</w:t>
      </w:r>
      <w:r w:rsidR="00833E18" w:rsidRPr="25B35239">
        <w:rPr>
          <w:rFonts w:ascii="Calibri Light,Arial" w:eastAsia="Calibri Light,Arial" w:hAnsi="Calibri Light,Arial" w:cs="Calibri Light,Arial"/>
        </w:rPr>
        <w:t xml:space="preserve"> </w:t>
      </w:r>
      <w:r w:rsidR="0078475B" w:rsidRPr="25B35239">
        <w:rPr>
          <w:rFonts w:ascii="Calibri Light" w:eastAsia="Calibri Light" w:hAnsi="Calibri Light" w:cs="Calibri Light"/>
        </w:rPr>
        <w:t xml:space="preserve">will have </w:t>
      </w:r>
      <w:r w:rsidR="00E46CD3">
        <w:rPr>
          <w:rFonts w:ascii="Calibri Light" w:eastAsia="Calibri Light" w:hAnsi="Calibri Light" w:cs="Calibri Light"/>
        </w:rPr>
        <w:t xml:space="preserve">an </w:t>
      </w:r>
      <w:r w:rsidR="0078475B" w:rsidRPr="25B35239">
        <w:rPr>
          <w:rFonts w:ascii="Calibri Light" w:eastAsia="Calibri Light" w:hAnsi="Calibri Light" w:cs="Calibri Light"/>
        </w:rPr>
        <w:t xml:space="preserve">add-on that allows </w:t>
      </w:r>
      <w:r w:rsidR="00E46CD3">
        <w:rPr>
          <w:rFonts w:ascii="Calibri Light" w:eastAsia="Calibri Light" w:hAnsi="Calibri Light" w:cs="Calibri Light"/>
        </w:rPr>
        <w:t xml:space="preserve">the </w:t>
      </w:r>
      <w:r w:rsidR="0078475B" w:rsidRPr="25B35239">
        <w:rPr>
          <w:rFonts w:ascii="Calibri Light" w:eastAsia="Calibri Light" w:hAnsi="Calibri Light" w:cs="Calibri Light"/>
        </w:rPr>
        <w:t xml:space="preserve">user </w:t>
      </w:r>
      <w:r w:rsidR="00833E18" w:rsidRPr="25B35239">
        <w:rPr>
          <w:rFonts w:ascii="Calibri Light" w:eastAsia="Calibri Light" w:hAnsi="Calibri Light" w:cs="Calibri Light"/>
        </w:rPr>
        <w:t xml:space="preserve">to </w:t>
      </w:r>
      <w:r w:rsidR="0078475B" w:rsidRPr="25B35239">
        <w:rPr>
          <w:rFonts w:ascii="Calibri Light" w:eastAsia="Calibri Light" w:hAnsi="Calibri Light" w:cs="Calibri Light"/>
        </w:rPr>
        <w:t>upload</w:t>
      </w:r>
      <w:r w:rsidR="00833E18" w:rsidRPr="25B35239">
        <w:rPr>
          <w:rFonts w:ascii="Calibri Light" w:eastAsia="Calibri Light" w:hAnsi="Calibri Light" w:cs="Calibri Light"/>
        </w:rPr>
        <w:t xml:space="preserve"> a copy of the email to xECM directly</w:t>
      </w:r>
    </w:p>
    <w:p w14:paraId="7D898BFA" w14:textId="6AA91A36" w:rsidR="00833E18" w:rsidRDefault="00BC62C1" w:rsidP="00833E18">
      <w:pPr>
        <w:pStyle w:val="Heading2Text"/>
        <w:numPr>
          <w:ilvl w:val="0"/>
          <w:numId w:val="25"/>
        </w:numPr>
        <w:rPr>
          <w:rFonts w:ascii="Calibri Light,Arial" w:eastAsia="Calibri Light,Arial" w:hAnsi="Calibri Light,Arial" w:cs="Calibri Light,Arial"/>
        </w:rPr>
      </w:pPr>
      <w:r w:rsidRPr="25B35239">
        <w:rPr>
          <w:rFonts w:ascii="Calibri Light" w:eastAsia="Calibri Light" w:hAnsi="Calibri Light" w:cs="Calibri Light"/>
        </w:rPr>
        <w:t>3</w:t>
      </w:r>
      <w:r w:rsidRPr="25B35239">
        <w:rPr>
          <w:rFonts w:ascii="Calibri Light" w:eastAsia="Calibri Light" w:hAnsi="Calibri Light" w:cs="Calibri Light"/>
          <w:vertAlign w:val="superscript"/>
        </w:rPr>
        <w:t>rd</w:t>
      </w:r>
      <w:r w:rsidRPr="25B35239">
        <w:rPr>
          <w:rFonts w:ascii="Calibri Light" w:eastAsia="Calibri Light" w:hAnsi="Calibri Light" w:cs="Calibri Light"/>
        </w:rPr>
        <w:t xml:space="preserve"> party notification system</w:t>
      </w:r>
      <w:r w:rsidRPr="25B35239">
        <w:rPr>
          <w:rFonts w:ascii="Calibri Light,Arial" w:eastAsia="Calibri Light,Arial" w:hAnsi="Calibri Light,Arial" w:cs="Calibri Light,Arial"/>
        </w:rPr>
        <w:t xml:space="preserve"> </w:t>
      </w:r>
      <w:r w:rsidR="00833E18" w:rsidRPr="25B35239">
        <w:rPr>
          <w:rFonts w:ascii="Calibri Light" w:eastAsia="Calibri Light" w:hAnsi="Calibri Light" w:cs="Calibri Light"/>
        </w:rPr>
        <w:t xml:space="preserve">will provide the </w:t>
      </w:r>
      <w:r w:rsidR="00737A7C" w:rsidRPr="25B35239">
        <w:rPr>
          <w:rFonts w:ascii="Calibri Light" w:eastAsia="Calibri Light" w:hAnsi="Calibri Light" w:cs="Calibri Light"/>
        </w:rPr>
        <w:t xml:space="preserve">SMS &amp; voice call </w:t>
      </w:r>
      <w:r w:rsidR="00833E18" w:rsidRPr="25B35239">
        <w:rPr>
          <w:rFonts w:ascii="Calibri Light" w:eastAsia="Calibri Light" w:hAnsi="Calibri Light" w:cs="Calibri Light"/>
        </w:rPr>
        <w:t>response from customer</w:t>
      </w:r>
      <w:r w:rsidR="00680EFE" w:rsidRPr="25B35239">
        <w:rPr>
          <w:rFonts w:ascii="Calibri Light" w:eastAsia="Calibri Light" w:hAnsi="Calibri Light" w:cs="Calibri Light"/>
        </w:rPr>
        <w:t xml:space="preserve"> to Open</w:t>
      </w:r>
      <w:r w:rsidR="008643EE" w:rsidRPr="25B35239">
        <w:rPr>
          <w:rFonts w:ascii="Calibri Light,Arial" w:eastAsia="Calibri Light,Arial" w:hAnsi="Calibri Light,Arial" w:cs="Calibri Light,Arial"/>
        </w:rPr>
        <w:t xml:space="preserve"> </w:t>
      </w:r>
      <w:r w:rsidR="00680EFE" w:rsidRPr="25B35239">
        <w:rPr>
          <w:rFonts w:ascii="Calibri Light" w:eastAsia="Calibri Light" w:hAnsi="Calibri Light" w:cs="Calibri Light"/>
        </w:rPr>
        <w:t xml:space="preserve">Text along with the BP </w:t>
      </w:r>
      <w:r w:rsidR="00D5571D" w:rsidRPr="25B35239">
        <w:rPr>
          <w:rFonts w:ascii="Calibri Light" w:eastAsia="Calibri Light" w:hAnsi="Calibri Light" w:cs="Calibri Light"/>
        </w:rPr>
        <w:t xml:space="preserve">or Contract Account </w:t>
      </w:r>
      <w:r w:rsidR="00680EFE" w:rsidRPr="25B35239">
        <w:rPr>
          <w:rFonts w:ascii="Calibri Light" w:eastAsia="Calibri Light" w:hAnsi="Calibri Light" w:cs="Calibri Light"/>
        </w:rPr>
        <w:t>number and the SMS response content</w:t>
      </w:r>
    </w:p>
    <w:p w14:paraId="63052E88" w14:textId="11D3A0B0" w:rsidR="00737A7C" w:rsidRPr="00833E18" w:rsidRDefault="00BC62C1" w:rsidP="00833E18">
      <w:pPr>
        <w:pStyle w:val="Heading2Text"/>
        <w:numPr>
          <w:ilvl w:val="0"/>
          <w:numId w:val="25"/>
        </w:numPr>
        <w:rPr>
          <w:rFonts w:ascii="Calibri Light,Arial" w:eastAsia="Calibri Light,Arial" w:hAnsi="Calibri Light,Arial" w:cs="Calibri Light,Arial"/>
        </w:rPr>
      </w:pPr>
      <w:r w:rsidRPr="25B35239">
        <w:rPr>
          <w:rFonts w:ascii="Calibri Light" w:eastAsia="Calibri Light" w:hAnsi="Calibri Light" w:cs="Calibri Light"/>
        </w:rPr>
        <w:t>3</w:t>
      </w:r>
      <w:r w:rsidRPr="25B35239">
        <w:rPr>
          <w:rFonts w:ascii="Calibri Light" w:eastAsia="Calibri Light" w:hAnsi="Calibri Light" w:cs="Calibri Light"/>
          <w:vertAlign w:val="superscript"/>
        </w:rPr>
        <w:t>rd</w:t>
      </w:r>
      <w:r w:rsidRPr="25B35239">
        <w:rPr>
          <w:rFonts w:ascii="Calibri Light" w:eastAsia="Calibri Light" w:hAnsi="Calibri Light" w:cs="Calibri Light"/>
        </w:rPr>
        <w:t xml:space="preserve"> party notification system</w:t>
      </w:r>
      <w:r w:rsidR="00737A7C" w:rsidRPr="25B35239">
        <w:rPr>
          <w:rFonts w:ascii="Calibri Light" w:eastAsia="Calibri Light" w:hAnsi="Calibri Light" w:cs="Calibri Light"/>
        </w:rPr>
        <w:t xml:space="preserve"> will provide the </w:t>
      </w:r>
      <w:r w:rsidR="008E01A6" w:rsidRPr="25B35239">
        <w:rPr>
          <w:rFonts w:ascii="Calibri Light" w:eastAsia="Calibri Light" w:hAnsi="Calibri Light" w:cs="Calibri Light"/>
        </w:rPr>
        <w:t xml:space="preserve">TTY, </w:t>
      </w:r>
      <w:r w:rsidR="00737A7C" w:rsidRPr="25B35239">
        <w:rPr>
          <w:rFonts w:ascii="Calibri Light" w:eastAsia="Calibri Light" w:hAnsi="Calibri Light" w:cs="Calibri Light"/>
        </w:rPr>
        <w:t>SMS &amp; voice call response from customer in a file format and push the file to SCE file server. The file should contain SAP object such as BP, Contract Account or Contract information</w:t>
      </w:r>
    </w:p>
    <w:p w14:paraId="4D22A50F" w14:textId="7537986E" w:rsidR="00833E18" w:rsidRDefault="0075590E" w:rsidP="00833E18">
      <w:pPr>
        <w:pStyle w:val="Heading2Text"/>
        <w:numPr>
          <w:ilvl w:val="0"/>
          <w:numId w:val="25"/>
        </w:numPr>
        <w:rPr>
          <w:rFonts w:ascii="Calibri Light,Arial" w:eastAsia="Calibri Light,Arial" w:hAnsi="Calibri Light,Arial" w:cs="Calibri Light,Arial"/>
        </w:rPr>
      </w:pPr>
      <w:r w:rsidRPr="25B35239">
        <w:rPr>
          <w:rFonts w:ascii="Calibri Light" w:eastAsia="Calibri Light" w:hAnsi="Calibri Light" w:cs="Calibri Light"/>
        </w:rPr>
        <w:t>Open</w:t>
      </w:r>
      <w:r w:rsidR="008643EE" w:rsidRPr="25B35239">
        <w:rPr>
          <w:rFonts w:ascii="Calibri Light,Arial" w:eastAsia="Calibri Light,Arial" w:hAnsi="Calibri Light,Arial" w:cs="Calibri Light,Arial"/>
        </w:rPr>
        <w:t xml:space="preserve"> </w:t>
      </w:r>
      <w:r w:rsidRPr="25B35239">
        <w:rPr>
          <w:rFonts w:ascii="Calibri Light" w:eastAsia="Calibri Light" w:hAnsi="Calibri Light" w:cs="Calibri Light"/>
        </w:rPr>
        <w:t>Text is able to restrict authorized user</w:t>
      </w:r>
      <w:r w:rsidR="00E46CD3">
        <w:rPr>
          <w:rFonts w:ascii="Calibri Light" w:eastAsia="Calibri Light" w:hAnsi="Calibri Light" w:cs="Calibri Light"/>
        </w:rPr>
        <w:t>s</w:t>
      </w:r>
      <w:r w:rsidRPr="25B35239">
        <w:rPr>
          <w:rFonts w:ascii="Calibri Light" w:eastAsia="Calibri Light" w:hAnsi="Calibri Light" w:cs="Calibri Light"/>
        </w:rPr>
        <w:t xml:space="preserve"> to view </w:t>
      </w:r>
      <w:r w:rsidR="00833E18" w:rsidRPr="25B35239">
        <w:rPr>
          <w:rFonts w:ascii="Calibri Light" w:eastAsia="Calibri Light" w:hAnsi="Calibri Light" w:cs="Calibri Light"/>
        </w:rPr>
        <w:t xml:space="preserve">confidential </w:t>
      </w:r>
      <w:r w:rsidRPr="25B35239">
        <w:rPr>
          <w:rFonts w:ascii="Calibri Light" w:eastAsia="Calibri Light" w:hAnsi="Calibri Light" w:cs="Calibri Light"/>
        </w:rPr>
        <w:t>correspondence</w:t>
      </w:r>
    </w:p>
    <w:p w14:paraId="5C10AB3F" w14:textId="69D1CD96" w:rsidR="009F670C" w:rsidRPr="00172D5B" w:rsidRDefault="00737A7C" w:rsidP="00172D5B">
      <w:pPr>
        <w:pStyle w:val="Heading2Text"/>
        <w:numPr>
          <w:ilvl w:val="0"/>
          <w:numId w:val="25"/>
        </w:numPr>
        <w:rPr>
          <w:rFonts w:ascii="Calibri Light,Arial" w:eastAsia="Calibri Light,Arial" w:hAnsi="Calibri Light,Arial" w:cs="Calibri Light,Arial"/>
        </w:rPr>
      </w:pPr>
      <w:r w:rsidRPr="25B35239">
        <w:rPr>
          <w:rFonts w:ascii="Calibri Light" w:eastAsia="Calibri Light" w:hAnsi="Calibri Light" w:cs="Calibri Light"/>
        </w:rPr>
        <w:t>SharePoint will not be integrated with Open Text</w:t>
      </w:r>
    </w:p>
    <w:p w14:paraId="44FF48A3" w14:textId="7973A5CA" w:rsidR="00A80A50" w:rsidRDefault="00A80A50" w:rsidP="00833E18">
      <w:pPr>
        <w:pStyle w:val="Heading2Text"/>
        <w:numPr>
          <w:ilvl w:val="0"/>
          <w:numId w:val="25"/>
        </w:numPr>
        <w:rPr>
          <w:rFonts w:ascii="Calibri Light,Arial" w:eastAsia="Calibri Light,Arial" w:hAnsi="Calibri Light,Arial" w:cs="Calibri Light,Arial"/>
        </w:rPr>
      </w:pPr>
      <w:r w:rsidRPr="25B35239">
        <w:rPr>
          <w:rFonts w:ascii="Calibri Light" w:eastAsia="Calibri Light" w:hAnsi="Calibri Light" w:cs="Calibri Light"/>
        </w:rPr>
        <w:t xml:space="preserve">SCE will develop </w:t>
      </w:r>
      <w:r w:rsidR="007B2131" w:rsidRPr="25B35239">
        <w:rPr>
          <w:rFonts w:ascii="Calibri Light" w:eastAsia="Calibri Light" w:hAnsi="Calibri Light" w:cs="Calibri Light"/>
        </w:rPr>
        <w:t xml:space="preserve">and define </w:t>
      </w:r>
      <w:r w:rsidRPr="25B35239">
        <w:rPr>
          <w:rFonts w:ascii="Calibri Light" w:eastAsia="Calibri Light" w:hAnsi="Calibri Light" w:cs="Calibri Light"/>
        </w:rPr>
        <w:t xml:space="preserve">the </w:t>
      </w:r>
      <w:r w:rsidR="007B2131" w:rsidRPr="25B35239">
        <w:rPr>
          <w:rFonts w:ascii="Calibri Light" w:eastAsia="Calibri Light" w:hAnsi="Calibri Light" w:cs="Calibri Light"/>
        </w:rPr>
        <w:t xml:space="preserve">business process of </w:t>
      </w:r>
      <w:r w:rsidRPr="25B35239">
        <w:rPr>
          <w:rFonts w:ascii="Calibri Light" w:eastAsia="Calibri Light" w:hAnsi="Calibri Light" w:cs="Calibri Light"/>
        </w:rPr>
        <w:t>handling return US mail</w:t>
      </w:r>
      <w:r w:rsidR="007B2131" w:rsidRPr="25B35239">
        <w:rPr>
          <w:rFonts w:ascii="Calibri Light" w:eastAsia="Calibri Light" w:hAnsi="Calibri Light" w:cs="Calibri Light"/>
        </w:rPr>
        <w:t xml:space="preserve"> from US postal service</w:t>
      </w:r>
      <w:r w:rsidRPr="25B35239">
        <w:rPr>
          <w:rFonts w:ascii="Calibri Light,Arial" w:eastAsia="Calibri Light,Arial" w:hAnsi="Calibri Light,Arial" w:cs="Calibri Light,Arial"/>
        </w:rPr>
        <w:t xml:space="preserve">. </w:t>
      </w:r>
      <w:r w:rsidR="007B2131" w:rsidRPr="25B35239">
        <w:rPr>
          <w:rFonts w:ascii="Calibri Light" w:eastAsia="Calibri Light" w:hAnsi="Calibri Light" w:cs="Calibri Light"/>
        </w:rPr>
        <w:t>The development of this process will take time and will continue after the approval of this BPD.</w:t>
      </w:r>
      <w:r w:rsidR="002F3DB7" w:rsidRPr="25B35239">
        <w:rPr>
          <w:rFonts w:ascii="Calibri Light" w:eastAsia="Calibri Light" w:hAnsi="Calibri Light" w:cs="Calibri Light"/>
        </w:rPr>
        <w:t xml:space="preserve"> CP&amp;S is heading this </w:t>
      </w:r>
      <w:r w:rsidR="009A2514" w:rsidRPr="25B35239">
        <w:rPr>
          <w:rFonts w:ascii="Calibri Light" w:eastAsia="Calibri Light" w:hAnsi="Calibri Light" w:cs="Calibri Light"/>
        </w:rPr>
        <w:t>initiative</w:t>
      </w:r>
      <w:r w:rsidR="002F3DB7" w:rsidRPr="25B35239">
        <w:rPr>
          <w:rFonts w:ascii="Calibri Light,Arial" w:eastAsia="Calibri Light,Arial" w:hAnsi="Calibri Light,Arial" w:cs="Calibri Light,Arial"/>
        </w:rPr>
        <w:t>.</w:t>
      </w:r>
    </w:p>
    <w:p w14:paraId="0405A84C" w14:textId="64371049" w:rsidR="00215A3C" w:rsidRPr="00122799" w:rsidRDefault="00215A3C" w:rsidP="00215A3C">
      <w:pPr>
        <w:pStyle w:val="Heading2Text"/>
        <w:numPr>
          <w:ilvl w:val="0"/>
          <w:numId w:val="25"/>
        </w:numPr>
        <w:rPr>
          <w:rFonts w:ascii="Calibri Light,Arial" w:eastAsia="Calibri Light,Arial" w:hAnsi="Calibri Light,Arial" w:cs="Calibri Light,Arial"/>
        </w:rPr>
      </w:pPr>
      <w:r w:rsidRPr="25B35239">
        <w:rPr>
          <w:rFonts w:ascii="Calibri Light" w:eastAsia="Calibri Light" w:hAnsi="Calibri Light" w:cs="Calibri Light"/>
        </w:rPr>
        <w:t>HEER application fulfillment process will be carried out in Market Place application</w:t>
      </w:r>
    </w:p>
    <w:p w14:paraId="6731F696" w14:textId="1B64028A" w:rsidR="00122799" w:rsidRPr="00122799" w:rsidRDefault="00122799" w:rsidP="00215A3C">
      <w:pPr>
        <w:pStyle w:val="Heading2Text"/>
        <w:numPr>
          <w:ilvl w:val="0"/>
          <w:numId w:val="25"/>
        </w:numPr>
        <w:rPr>
          <w:rFonts w:ascii="Calibri Light" w:eastAsia="Calibri Light" w:hAnsi="Calibri Light" w:cs="Calibri Light"/>
        </w:rPr>
      </w:pPr>
      <w:r w:rsidRPr="00122799">
        <w:rPr>
          <w:rFonts w:ascii="Calibri Light" w:eastAsia="Calibri Light" w:hAnsi="Calibri Light" w:cs="Calibri Light"/>
        </w:rPr>
        <w:t>User</w:t>
      </w:r>
      <w:r>
        <w:rPr>
          <w:rFonts w:ascii="Calibri Light" w:eastAsia="Calibri Light" w:hAnsi="Calibri Light" w:cs="Calibri Light"/>
        </w:rPr>
        <w:t>s that do not have</w:t>
      </w:r>
      <w:r w:rsidRPr="00122799">
        <w:rPr>
          <w:rFonts w:ascii="Calibri Light" w:eastAsia="Calibri Light" w:hAnsi="Calibri Light" w:cs="Calibri Light"/>
        </w:rPr>
        <w:t xml:space="preserve"> access to KoFax will use the </w:t>
      </w:r>
      <w:r>
        <w:rPr>
          <w:rFonts w:ascii="Calibri Light" w:eastAsia="Calibri Light" w:hAnsi="Calibri Light" w:cs="Calibri Light"/>
        </w:rPr>
        <w:t>MFM</w:t>
      </w:r>
      <w:r w:rsidRPr="00122799">
        <w:rPr>
          <w:rFonts w:ascii="Calibri Light" w:eastAsia="Calibri Light" w:hAnsi="Calibri Light" w:cs="Calibri Light"/>
        </w:rPr>
        <w:t xml:space="preserve"> to scan document</w:t>
      </w:r>
      <w:r w:rsidR="00D35ED4">
        <w:rPr>
          <w:rFonts w:ascii="Calibri Light" w:eastAsia="Calibri Light" w:hAnsi="Calibri Light" w:cs="Calibri Light"/>
        </w:rPr>
        <w:t xml:space="preserve"> and email document</w:t>
      </w:r>
      <w:r w:rsidRPr="00122799">
        <w:rPr>
          <w:rFonts w:ascii="Calibri Light" w:eastAsia="Calibri Light" w:hAnsi="Calibri Light" w:cs="Calibri Light"/>
        </w:rPr>
        <w:t xml:space="preserve"> to themselves and upload the document to xECM via MS Outlook</w:t>
      </w:r>
    </w:p>
    <w:p w14:paraId="5A4343A8" w14:textId="71CA1208" w:rsidR="00122799" w:rsidRPr="00D35ED4" w:rsidRDefault="00D35ED4" w:rsidP="00354C83">
      <w:pPr>
        <w:pStyle w:val="Heading2Text"/>
        <w:numPr>
          <w:ilvl w:val="0"/>
          <w:numId w:val="25"/>
        </w:numPr>
        <w:rPr>
          <w:rFonts w:ascii="Calibri Light" w:eastAsia="Calibri Light" w:hAnsi="Calibri Light" w:cs="Calibri Light"/>
        </w:rPr>
      </w:pPr>
      <w:r w:rsidRPr="00D35ED4">
        <w:rPr>
          <w:rFonts w:ascii="Calibri Light" w:eastAsia="Calibri Light" w:hAnsi="Calibri Light" w:cs="Calibri Light"/>
        </w:rPr>
        <w:t xml:space="preserve">Hybris Marketing inbound communication responses will be defined in the Campaign Segmentation </w:t>
      </w:r>
      <w:r w:rsidR="00354C83">
        <w:rPr>
          <w:rFonts w:ascii="Calibri Light" w:eastAsia="Calibri Light" w:hAnsi="Calibri Light" w:cs="Calibri Light"/>
        </w:rPr>
        <w:t xml:space="preserve">BPD </w:t>
      </w:r>
      <w:hyperlink r:id="rId48" w:history="1">
        <w:r w:rsidR="00354C83" w:rsidRPr="00354C83">
          <w:rPr>
            <w:rStyle w:val="Hyperlink"/>
            <w:rFonts w:ascii="Calibri Light" w:eastAsia="Calibri Light" w:hAnsi="Calibri Light" w:cs="Calibri Light"/>
            <w:i/>
          </w:rPr>
          <w:t>CIM-CS-15 - Manage Customer Segmentation &amp; Campaign Management</w:t>
        </w:r>
      </w:hyperlink>
    </w:p>
    <w:p w14:paraId="68EC495B" w14:textId="30E8A9F7" w:rsidR="00D35ED4" w:rsidRPr="0069147D" w:rsidRDefault="001B6B9E" w:rsidP="00215A3C">
      <w:pPr>
        <w:pStyle w:val="Heading2Text"/>
        <w:numPr>
          <w:ilvl w:val="0"/>
          <w:numId w:val="25"/>
        </w:numPr>
        <w:rPr>
          <w:rFonts w:ascii="Calibri Light" w:eastAsia="Calibri Light" w:hAnsi="Calibri Light" w:cs="Calibri Light"/>
        </w:rPr>
      </w:pPr>
      <w:r>
        <w:rPr>
          <w:rFonts w:ascii="Calibri Light" w:eastAsia="Calibri Light" w:hAnsi="Calibri Light" w:cs="Calibri Light"/>
        </w:rPr>
        <w:t>OLS</w:t>
      </w:r>
      <w:r w:rsidR="00D35ED4" w:rsidRPr="0069147D">
        <w:rPr>
          <w:rFonts w:ascii="Calibri Light" w:eastAsia="Calibri Light" w:hAnsi="Calibri Light" w:cs="Calibri Light"/>
        </w:rPr>
        <w:t xml:space="preserve"> team will utilize S/4HANA to attend to the BPEM cases that are assigned to them</w:t>
      </w:r>
    </w:p>
    <w:p w14:paraId="04E22105" w14:textId="0037164D" w:rsidR="00C32574" w:rsidRDefault="00C32574" w:rsidP="00C32574">
      <w:pPr>
        <w:pStyle w:val="ListParagraph"/>
        <w:numPr>
          <w:ilvl w:val="0"/>
          <w:numId w:val="25"/>
        </w:numPr>
        <w:rPr>
          <w:rFonts w:ascii="Calibri Light" w:eastAsia="Calibri Light" w:hAnsi="Calibri Light" w:cs="Calibri Light"/>
          <w:sz w:val="20"/>
          <w:szCs w:val="24"/>
          <w:lang w:eastAsia="ja-JP"/>
        </w:rPr>
      </w:pPr>
      <w:r w:rsidRPr="00C32574">
        <w:rPr>
          <w:rFonts w:ascii="Calibri Light" w:eastAsia="Calibri Light" w:hAnsi="Calibri Light" w:cs="Calibri Light"/>
          <w:sz w:val="20"/>
          <w:szCs w:val="24"/>
          <w:lang w:eastAsia="ja-JP"/>
        </w:rPr>
        <w:t>Real Time Text (RTT) is a new technology that will eventually replace TTY.  The system will be able to handle Real Time Text (RTT)</w:t>
      </w:r>
      <w:r w:rsidR="000A563A">
        <w:rPr>
          <w:rFonts w:ascii="Calibri Light" w:eastAsia="Calibri Light" w:hAnsi="Calibri Light" w:cs="Calibri Light"/>
          <w:sz w:val="20"/>
          <w:szCs w:val="24"/>
          <w:lang w:eastAsia="ja-JP"/>
        </w:rPr>
        <w:t>. This is subject to 3</w:t>
      </w:r>
      <w:r w:rsidR="000A563A" w:rsidRPr="000A563A">
        <w:rPr>
          <w:rFonts w:ascii="Calibri Light" w:eastAsia="Calibri Light" w:hAnsi="Calibri Light" w:cs="Calibri Light"/>
          <w:sz w:val="20"/>
          <w:szCs w:val="24"/>
          <w:vertAlign w:val="superscript"/>
          <w:lang w:eastAsia="ja-JP"/>
        </w:rPr>
        <w:t>rd</w:t>
      </w:r>
      <w:r w:rsidR="000A563A">
        <w:rPr>
          <w:rFonts w:ascii="Calibri Light" w:eastAsia="Calibri Light" w:hAnsi="Calibri Light" w:cs="Calibri Light"/>
          <w:sz w:val="20"/>
          <w:szCs w:val="24"/>
          <w:lang w:eastAsia="ja-JP"/>
        </w:rPr>
        <w:t xml:space="preserve"> party notification system capability</w:t>
      </w:r>
    </w:p>
    <w:p w14:paraId="5F542C0C" w14:textId="3F3E68DF" w:rsidR="00BD1FC4" w:rsidRDefault="00BD1FC4" w:rsidP="00C32574">
      <w:pPr>
        <w:pStyle w:val="ListParagraph"/>
        <w:numPr>
          <w:ilvl w:val="0"/>
          <w:numId w:val="25"/>
        </w:numPr>
        <w:rPr>
          <w:rFonts w:ascii="Calibri Light" w:eastAsia="Calibri Light" w:hAnsi="Calibri Light" w:cs="Calibri Light"/>
          <w:sz w:val="20"/>
          <w:szCs w:val="24"/>
          <w:lang w:eastAsia="ja-JP"/>
        </w:rPr>
      </w:pPr>
      <w:r>
        <w:rPr>
          <w:rFonts w:ascii="Calibri Light" w:eastAsia="Calibri Light" w:hAnsi="Calibri Light" w:cs="Calibri Light"/>
          <w:sz w:val="20"/>
          <w:szCs w:val="24"/>
          <w:lang w:eastAsia="ja-JP"/>
        </w:rPr>
        <w:t xml:space="preserve">When the system is not able to automatically remove the communication method deemed as “bad”, the system will create a </w:t>
      </w:r>
      <w:r w:rsidR="006F1D0C">
        <w:rPr>
          <w:rFonts w:ascii="Calibri Light" w:eastAsia="Calibri Light" w:hAnsi="Calibri Light" w:cs="Calibri Light"/>
          <w:sz w:val="20"/>
          <w:szCs w:val="24"/>
          <w:lang w:eastAsia="ja-JP"/>
        </w:rPr>
        <w:t>Ticket</w:t>
      </w:r>
      <w:r>
        <w:rPr>
          <w:rFonts w:ascii="Calibri Light" w:eastAsia="Calibri Light" w:hAnsi="Calibri Light" w:cs="Calibri Light"/>
          <w:sz w:val="20"/>
          <w:szCs w:val="24"/>
          <w:lang w:eastAsia="ja-JP"/>
        </w:rPr>
        <w:t xml:space="preserve"> case for a user to manually remove the communication method.  It is expected that the user will work the </w:t>
      </w:r>
      <w:r w:rsidR="00AD36E1">
        <w:rPr>
          <w:rFonts w:ascii="Calibri Light" w:eastAsia="Calibri Light" w:hAnsi="Calibri Light" w:cs="Calibri Light"/>
          <w:sz w:val="20"/>
          <w:szCs w:val="24"/>
          <w:lang w:eastAsia="ja-JP"/>
        </w:rPr>
        <w:t xml:space="preserve">Ticket </w:t>
      </w:r>
      <w:r>
        <w:rPr>
          <w:rFonts w:ascii="Calibri Light" w:eastAsia="Calibri Light" w:hAnsi="Calibri Light" w:cs="Calibri Light"/>
          <w:sz w:val="20"/>
          <w:szCs w:val="24"/>
          <w:lang w:eastAsia="ja-JP"/>
        </w:rPr>
        <w:t xml:space="preserve">case in a timely manner.  Until the communication method is removed, SCE will continue to send notifications that will fail.  </w:t>
      </w:r>
    </w:p>
    <w:p w14:paraId="02CF4F80" w14:textId="7FE930B5" w:rsidR="0041172E" w:rsidRPr="00C32574" w:rsidRDefault="0041172E" w:rsidP="00C32574">
      <w:pPr>
        <w:pStyle w:val="ListParagraph"/>
        <w:numPr>
          <w:ilvl w:val="0"/>
          <w:numId w:val="25"/>
        </w:numPr>
        <w:rPr>
          <w:rFonts w:ascii="Calibri Light" w:eastAsia="Calibri Light" w:hAnsi="Calibri Light" w:cs="Calibri Light"/>
          <w:sz w:val="20"/>
          <w:szCs w:val="24"/>
          <w:lang w:eastAsia="ja-JP"/>
        </w:rPr>
      </w:pPr>
      <w:r>
        <w:rPr>
          <w:rFonts w:ascii="Calibri Light" w:eastAsia="Calibri Light" w:hAnsi="Calibri Light" w:cs="Calibri Light"/>
          <w:sz w:val="20"/>
          <w:szCs w:val="24"/>
          <w:lang w:eastAsia="ja-JP"/>
        </w:rPr>
        <w:t xml:space="preserve">Kofax is unable to add Contract or Contract Account as metadata when uploading to Open Text unless an enhancement to Kofax is funded and implemented.  </w:t>
      </w:r>
    </w:p>
    <w:p w14:paraId="357B6957" w14:textId="77777777" w:rsidR="009F3266" w:rsidRDefault="009F3266" w:rsidP="00FE38C3">
      <w:pPr>
        <w:pStyle w:val="CommentText"/>
        <w:ind w:left="1446"/>
      </w:pPr>
    </w:p>
    <w:p w14:paraId="5A850C0A" w14:textId="77777777" w:rsidR="00476E80" w:rsidRPr="0030411E" w:rsidRDefault="00476E80" w:rsidP="00114CB8">
      <w:pPr>
        <w:pStyle w:val="Heading2"/>
      </w:pPr>
      <w:bookmarkStart w:id="47" w:name="_Toc501707323"/>
      <w:bookmarkStart w:id="48" w:name="_Toc512875783"/>
      <w:r w:rsidRPr="00750275">
        <w:t>Business Process Hierarchy</w:t>
      </w:r>
      <w:bookmarkEnd w:id="47"/>
      <w:bookmarkEnd w:id="48"/>
    </w:p>
    <w:tbl>
      <w:tblPr>
        <w:tblW w:w="9612" w:type="dxa"/>
        <w:jc w:val="center"/>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1289"/>
        <w:gridCol w:w="2941"/>
        <w:gridCol w:w="3198"/>
        <w:gridCol w:w="2184"/>
      </w:tblGrid>
      <w:tr w:rsidR="00476E80" w:rsidRPr="006B24F0" w14:paraId="1F610A21" w14:textId="77777777" w:rsidTr="4D4BE27C">
        <w:trPr>
          <w:cantSplit/>
          <w:trHeight w:val="432"/>
          <w:tblHeader/>
          <w:jc w:val="center"/>
        </w:trPr>
        <w:tc>
          <w:tcPr>
            <w:tcW w:w="1289" w:type="dxa"/>
            <w:tcBorders>
              <w:top w:val="threeDEmboss" w:sz="6" w:space="0" w:color="auto"/>
              <w:bottom w:val="threeDEmboss" w:sz="6" w:space="0" w:color="auto"/>
            </w:tcBorders>
            <w:shd w:val="clear" w:color="auto" w:fill="F9FBAF"/>
            <w:vAlign w:val="center"/>
          </w:tcPr>
          <w:p w14:paraId="3D2BC8E1" w14:textId="77777777" w:rsidR="00476E80" w:rsidRPr="00665F43" w:rsidRDefault="00476E80" w:rsidP="00E627FD">
            <w:pPr>
              <w:pStyle w:val="TableHeader-Center"/>
              <w:rPr>
                <w:rFonts w:ascii="Calibri Light,Arial" w:eastAsia="Calibri Light,Arial" w:hAnsi="Calibri Light,Arial" w:cs="Calibri Light,Arial"/>
              </w:rPr>
            </w:pPr>
            <w:r w:rsidRPr="25B35239">
              <w:rPr>
                <w:rFonts w:ascii="Calibri Light" w:eastAsia="Calibri Light" w:hAnsi="Calibri Light" w:cs="Calibri Light"/>
              </w:rPr>
              <w:t>Level 1</w:t>
            </w:r>
            <w:r w:rsidR="0030411E" w:rsidRPr="25B35239">
              <w:rPr>
                <w:rFonts w:ascii="Calibri Light" w:eastAsia="Calibri Light" w:hAnsi="Calibri Light" w:cs="Calibri Light"/>
              </w:rPr>
              <w:t xml:space="preserve"> FO or BO</w:t>
            </w:r>
          </w:p>
        </w:tc>
        <w:tc>
          <w:tcPr>
            <w:tcW w:w="2941" w:type="dxa"/>
            <w:tcBorders>
              <w:top w:val="threeDEmboss" w:sz="6" w:space="0" w:color="auto"/>
              <w:bottom w:val="threeDEmboss" w:sz="6" w:space="0" w:color="auto"/>
            </w:tcBorders>
            <w:shd w:val="clear" w:color="auto" w:fill="F9FBAF"/>
            <w:vAlign w:val="center"/>
          </w:tcPr>
          <w:p w14:paraId="53C63322" w14:textId="77777777" w:rsidR="00476E80" w:rsidRPr="00665F43" w:rsidRDefault="00476E80" w:rsidP="00E627FD">
            <w:pPr>
              <w:pStyle w:val="TableHeader-Left"/>
              <w:rPr>
                <w:rFonts w:ascii="Calibri Light,Arial" w:eastAsia="Calibri Light,Arial" w:hAnsi="Calibri Light,Arial" w:cs="Calibri Light,Arial"/>
              </w:rPr>
            </w:pPr>
            <w:r w:rsidRPr="25B35239">
              <w:rPr>
                <w:rFonts w:ascii="Calibri Light" w:eastAsia="Calibri Light" w:hAnsi="Calibri Light" w:cs="Calibri Light"/>
              </w:rPr>
              <w:t>Level 2</w:t>
            </w:r>
            <w:r w:rsidR="0030411E" w:rsidRPr="25B35239">
              <w:rPr>
                <w:rFonts w:ascii="Calibri Light" w:eastAsia="Calibri Light" w:hAnsi="Calibri Light" w:cs="Calibri Light"/>
              </w:rPr>
              <w:t xml:space="preserve"> Business Process(BPD)</w:t>
            </w:r>
          </w:p>
        </w:tc>
        <w:tc>
          <w:tcPr>
            <w:tcW w:w="3198" w:type="dxa"/>
            <w:tcBorders>
              <w:top w:val="threeDEmboss" w:sz="6" w:space="0" w:color="auto"/>
              <w:bottom w:val="threeDEmboss" w:sz="6" w:space="0" w:color="auto"/>
            </w:tcBorders>
            <w:shd w:val="clear" w:color="auto" w:fill="F9FBAF"/>
            <w:vAlign w:val="center"/>
          </w:tcPr>
          <w:p w14:paraId="75A47F8E" w14:textId="77777777" w:rsidR="00476E80" w:rsidRPr="00665F43" w:rsidRDefault="00476E80" w:rsidP="00E627FD">
            <w:pPr>
              <w:pStyle w:val="TableHeader-Left"/>
              <w:rPr>
                <w:rFonts w:ascii="Calibri Light,Arial" w:eastAsia="Calibri Light,Arial" w:hAnsi="Calibri Light,Arial" w:cs="Calibri Light,Arial"/>
              </w:rPr>
            </w:pPr>
            <w:r w:rsidRPr="25B35239">
              <w:rPr>
                <w:rFonts w:ascii="Calibri Light" w:eastAsia="Calibri Light" w:hAnsi="Calibri Light" w:cs="Calibri Light"/>
              </w:rPr>
              <w:t>Level 3</w:t>
            </w:r>
            <w:r w:rsidR="0030411E" w:rsidRPr="25B35239">
              <w:rPr>
                <w:rFonts w:ascii="Calibri Light" w:eastAsia="Calibri Light" w:hAnsi="Calibri Light" w:cs="Calibri Light"/>
              </w:rPr>
              <w:t>(Sub Processes)</w:t>
            </w:r>
          </w:p>
        </w:tc>
        <w:tc>
          <w:tcPr>
            <w:tcW w:w="2184" w:type="dxa"/>
            <w:tcBorders>
              <w:top w:val="threeDEmboss" w:sz="6" w:space="0" w:color="auto"/>
              <w:bottom w:val="threeDEmboss" w:sz="6" w:space="0" w:color="auto"/>
            </w:tcBorders>
            <w:shd w:val="clear" w:color="auto" w:fill="F9FBAF"/>
            <w:vAlign w:val="center"/>
          </w:tcPr>
          <w:p w14:paraId="42BE737B" w14:textId="77777777" w:rsidR="00476E80" w:rsidRPr="00665F43" w:rsidRDefault="00476E80" w:rsidP="00E627FD">
            <w:pPr>
              <w:pStyle w:val="TableHeader-Left"/>
              <w:rPr>
                <w:rFonts w:ascii="Calibri Light,Arial" w:eastAsia="Calibri Light,Arial" w:hAnsi="Calibri Light,Arial" w:cs="Calibri Light,Arial"/>
              </w:rPr>
            </w:pPr>
            <w:r w:rsidRPr="25B35239">
              <w:rPr>
                <w:rFonts w:ascii="Calibri Light" w:eastAsia="Calibri Light" w:hAnsi="Calibri Light" w:cs="Calibri Light"/>
              </w:rPr>
              <w:t>Level 4</w:t>
            </w:r>
            <w:r w:rsidR="0030411E" w:rsidRPr="25B35239">
              <w:rPr>
                <w:rFonts w:ascii="Calibri Light" w:eastAsia="Calibri Light" w:hAnsi="Calibri Light" w:cs="Calibri Light"/>
              </w:rPr>
              <w:t>(SAP Transaction Codes</w:t>
            </w:r>
          </w:p>
        </w:tc>
      </w:tr>
      <w:tr w:rsidR="0030411E" w:rsidRPr="006B24F0" w14:paraId="6B8E94D3" w14:textId="77777777" w:rsidTr="4D4BE27C">
        <w:trPr>
          <w:cantSplit/>
          <w:trHeight w:val="1160"/>
          <w:jc w:val="center"/>
        </w:trPr>
        <w:tc>
          <w:tcPr>
            <w:tcW w:w="1289" w:type="dxa"/>
            <w:vAlign w:val="center"/>
          </w:tcPr>
          <w:p w14:paraId="68CE62A9" w14:textId="77777777" w:rsidR="0030411E" w:rsidRPr="00665F43" w:rsidRDefault="00B16157" w:rsidP="00B16157">
            <w:pPr>
              <w:pStyle w:val="TableField-Center"/>
              <w:jc w:val="left"/>
              <w:rPr>
                <w:rFonts w:ascii="Calibri Light" w:hAnsi="Calibri Light"/>
                <w:noProof/>
              </w:rPr>
            </w:pPr>
            <w:r w:rsidRPr="00665F43">
              <w:rPr>
                <w:rFonts w:ascii="Calibri Light" w:hAnsi="Calibri Light"/>
                <w:noProof/>
              </w:rPr>
              <w:t>Front Office</w:t>
            </w:r>
          </w:p>
        </w:tc>
        <w:tc>
          <w:tcPr>
            <w:tcW w:w="2941" w:type="dxa"/>
            <w:vAlign w:val="center"/>
          </w:tcPr>
          <w:p w14:paraId="50ABE2F5" w14:textId="1736E755" w:rsidR="0030411E" w:rsidRPr="00665F43" w:rsidRDefault="008601C3" w:rsidP="0030411E">
            <w:pPr>
              <w:pStyle w:val="TableField-Left"/>
              <w:rPr>
                <w:rFonts w:ascii="Calibri Light" w:hAnsi="Calibri Light"/>
                <w:noProof/>
                <w:szCs w:val="24"/>
              </w:rPr>
            </w:pPr>
            <w:r w:rsidRPr="00665F43">
              <w:rPr>
                <w:rFonts w:ascii="Calibri Light" w:hAnsi="Calibri Light"/>
                <w:noProof/>
                <w:szCs w:val="24"/>
              </w:rPr>
              <w:t>Manage Inbound Request</w:t>
            </w:r>
          </w:p>
        </w:tc>
        <w:tc>
          <w:tcPr>
            <w:tcW w:w="3198" w:type="dxa"/>
            <w:vAlign w:val="center"/>
          </w:tcPr>
          <w:p w14:paraId="6D2EAA9E" w14:textId="77777777" w:rsidR="006C4D08" w:rsidRDefault="006C4D08" w:rsidP="0030411E">
            <w:pPr>
              <w:pStyle w:val="TableField-Left"/>
              <w:rPr>
                <w:rFonts w:ascii="Calibri Light" w:hAnsi="Calibri Light"/>
                <w:noProof/>
                <w:szCs w:val="24"/>
              </w:rPr>
            </w:pPr>
          </w:p>
          <w:p w14:paraId="32545288" w14:textId="77777777" w:rsidR="0030411E" w:rsidRPr="00665F43" w:rsidRDefault="006C4D08" w:rsidP="0030411E">
            <w:pPr>
              <w:pStyle w:val="TableField-Left"/>
              <w:rPr>
                <w:rFonts w:ascii="Calibri Light" w:hAnsi="Calibri Light"/>
                <w:noProof/>
                <w:szCs w:val="24"/>
              </w:rPr>
            </w:pPr>
            <w:r>
              <w:rPr>
                <w:rFonts w:ascii="Calibri Light" w:hAnsi="Calibri Light"/>
                <w:noProof/>
                <w:szCs w:val="24"/>
              </w:rPr>
              <w:t>View correspondence image</w:t>
            </w:r>
          </w:p>
          <w:p w14:paraId="67EEEADE" w14:textId="77777777" w:rsidR="00E5526F" w:rsidRPr="00665F43" w:rsidRDefault="00E5526F" w:rsidP="0030411E">
            <w:pPr>
              <w:pStyle w:val="TableField-Left"/>
              <w:rPr>
                <w:rFonts w:ascii="Calibri Light" w:hAnsi="Calibri Light"/>
                <w:noProof/>
                <w:szCs w:val="24"/>
              </w:rPr>
            </w:pPr>
          </w:p>
        </w:tc>
        <w:tc>
          <w:tcPr>
            <w:tcW w:w="2184" w:type="dxa"/>
            <w:vAlign w:val="center"/>
          </w:tcPr>
          <w:p w14:paraId="53B54115" w14:textId="3901A964" w:rsidR="0030411E" w:rsidRPr="00665F43" w:rsidRDefault="006C4D08" w:rsidP="00A672E9">
            <w:pPr>
              <w:pStyle w:val="TableField-Left"/>
              <w:rPr>
                <w:rFonts w:ascii="Calibri Light" w:hAnsi="Calibri Light"/>
                <w:noProof/>
                <w:szCs w:val="24"/>
              </w:rPr>
            </w:pPr>
            <w:r>
              <w:rPr>
                <w:rFonts w:ascii="Calibri Light" w:hAnsi="Calibri Light"/>
                <w:noProof/>
                <w:szCs w:val="24"/>
              </w:rPr>
              <w:t>Open</w:t>
            </w:r>
            <w:r w:rsidR="008643EE">
              <w:rPr>
                <w:rFonts w:ascii="Calibri Light" w:hAnsi="Calibri Light"/>
                <w:noProof/>
                <w:szCs w:val="24"/>
              </w:rPr>
              <w:t xml:space="preserve"> </w:t>
            </w:r>
            <w:r>
              <w:rPr>
                <w:rFonts w:ascii="Calibri Light" w:hAnsi="Calibri Light"/>
                <w:noProof/>
                <w:szCs w:val="24"/>
              </w:rPr>
              <w:t>Text xECM</w:t>
            </w:r>
            <w:r w:rsidR="00ED2E63">
              <w:rPr>
                <w:rFonts w:ascii="Calibri Light" w:hAnsi="Calibri Light"/>
                <w:noProof/>
                <w:szCs w:val="24"/>
              </w:rPr>
              <w:t xml:space="preserve"> in C4C</w:t>
            </w:r>
            <w:r w:rsidR="009572F2">
              <w:rPr>
                <w:rFonts w:ascii="Calibri Light" w:hAnsi="Calibri Light"/>
                <w:noProof/>
                <w:szCs w:val="24"/>
              </w:rPr>
              <w:t xml:space="preserve"> Mashup</w:t>
            </w:r>
          </w:p>
        </w:tc>
      </w:tr>
      <w:tr w:rsidR="006A64A8" w:rsidRPr="006B24F0" w14:paraId="3DD841D5" w14:textId="77777777" w:rsidTr="4D4BE27C">
        <w:trPr>
          <w:cantSplit/>
          <w:trHeight w:val="432"/>
          <w:jc w:val="center"/>
        </w:trPr>
        <w:tc>
          <w:tcPr>
            <w:tcW w:w="1289" w:type="dxa"/>
            <w:vAlign w:val="center"/>
          </w:tcPr>
          <w:p w14:paraId="359DD436" w14:textId="77777777" w:rsidR="006A64A8" w:rsidRPr="00665F43" w:rsidRDefault="006A64A8" w:rsidP="006C4D08">
            <w:pPr>
              <w:pStyle w:val="TableField-Center"/>
              <w:rPr>
                <w:rFonts w:ascii="Calibri Light" w:hAnsi="Calibri Light"/>
                <w:noProof/>
              </w:rPr>
            </w:pPr>
            <w:r>
              <w:rPr>
                <w:rFonts w:ascii="Calibri Light" w:hAnsi="Calibri Light"/>
                <w:noProof/>
              </w:rPr>
              <w:t>Front Office</w:t>
            </w:r>
          </w:p>
        </w:tc>
        <w:tc>
          <w:tcPr>
            <w:tcW w:w="2941" w:type="dxa"/>
            <w:vAlign w:val="center"/>
          </w:tcPr>
          <w:p w14:paraId="02E2F3F6" w14:textId="77777777" w:rsidR="006A64A8" w:rsidRPr="00665F43" w:rsidRDefault="006A64A8" w:rsidP="006C4D08">
            <w:pPr>
              <w:pStyle w:val="TableField-Left"/>
              <w:rPr>
                <w:rFonts w:ascii="Calibri Light" w:hAnsi="Calibri Light"/>
                <w:noProof/>
                <w:szCs w:val="24"/>
              </w:rPr>
            </w:pPr>
            <w:r>
              <w:rPr>
                <w:rFonts w:ascii="Calibri Light" w:hAnsi="Calibri Light"/>
                <w:noProof/>
                <w:szCs w:val="24"/>
              </w:rPr>
              <w:t>Manage Inbound Request</w:t>
            </w:r>
          </w:p>
        </w:tc>
        <w:tc>
          <w:tcPr>
            <w:tcW w:w="3198" w:type="dxa"/>
            <w:vAlign w:val="center"/>
          </w:tcPr>
          <w:p w14:paraId="57B5DDC3" w14:textId="77777777" w:rsidR="006A64A8" w:rsidRDefault="006A64A8" w:rsidP="006C4D08">
            <w:pPr>
              <w:pStyle w:val="TableField-Left"/>
              <w:rPr>
                <w:rFonts w:ascii="Calibri Light" w:hAnsi="Calibri Light"/>
                <w:noProof/>
                <w:szCs w:val="24"/>
              </w:rPr>
            </w:pPr>
            <w:r>
              <w:rPr>
                <w:rFonts w:ascii="Calibri Light" w:hAnsi="Calibri Light"/>
                <w:noProof/>
                <w:szCs w:val="24"/>
              </w:rPr>
              <w:t>Create Activity</w:t>
            </w:r>
          </w:p>
        </w:tc>
        <w:tc>
          <w:tcPr>
            <w:tcW w:w="2184" w:type="dxa"/>
            <w:vAlign w:val="center"/>
          </w:tcPr>
          <w:p w14:paraId="770960EC" w14:textId="77777777" w:rsidR="006A64A8" w:rsidRDefault="006A64A8" w:rsidP="006C4D08">
            <w:pPr>
              <w:pStyle w:val="TableField-Left"/>
              <w:rPr>
                <w:rFonts w:ascii="Calibri Light" w:eastAsia="Calibri Light" w:hAnsi="Calibri Light" w:cs="Calibri Light"/>
              </w:rPr>
            </w:pPr>
            <w:r w:rsidRPr="25B35239">
              <w:rPr>
                <w:rFonts w:ascii="Calibri Light" w:eastAsia="Calibri Light" w:hAnsi="Calibri Light" w:cs="Calibri Light"/>
              </w:rPr>
              <w:t>Hybris C4C Activity</w:t>
            </w:r>
          </w:p>
        </w:tc>
      </w:tr>
      <w:tr w:rsidR="006C4D08" w:rsidRPr="006B24F0" w14:paraId="308FFAB3" w14:textId="77777777" w:rsidTr="4D4BE27C">
        <w:trPr>
          <w:cantSplit/>
          <w:trHeight w:val="432"/>
          <w:jc w:val="center"/>
        </w:trPr>
        <w:tc>
          <w:tcPr>
            <w:tcW w:w="1289" w:type="dxa"/>
            <w:vAlign w:val="center"/>
          </w:tcPr>
          <w:p w14:paraId="2C626B36" w14:textId="77777777" w:rsidR="006C4D08" w:rsidRPr="00665F43" w:rsidRDefault="006C4D08" w:rsidP="006C4D08">
            <w:pPr>
              <w:pStyle w:val="TableField-Center"/>
              <w:rPr>
                <w:rFonts w:ascii="Calibri Light" w:hAnsi="Calibri Light"/>
                <w:noProof/>
              </w:rPr>
            </w:pPr>
            <w:r w:rsidRPr="00665F43">
              <w:rPr>
                <w:rFonts w:ascii="Calibri Light" w:hAnsi="Calibri Light"/>
                <w:noProof/>
              </w:rPr>
              <w:lastRenderedPageBreak/>
              <w:t>Front Office</w:t>
            </w:r>
            <w:r w:rsidR="00ED2E63">
              <w:rPr>
                <w:rFonts w:ascii="Calibri Light" w:hAnsi="Calibri Light"/>
                <w:noProof/>
              </w:rPr>
              <w:t xml:space="preserve"> &amp; Back Office</w:t>
            </w:r>
          </w:p>
        </w:tc>
        <w:tc>
          <w:tcPr>
            <w:tcW w:w="2941" w:type="dxa"/>
            <w:vAlign w:val="center"/>
          </w:tcPr>
          <w:p w14:paraId="56B7C07F" w14:textId="77777777" w:rsidR="006C4D08" w:rsidRPr="00665F43" w:rsidRDefault="006C4D08" w:rsidP="006C4D08">
            <w:pPr>
              <w:pStyle w:val="TableField-Left"/>
              <w:rPr>
                <w:rFonts w:ascii="Calibri Light" w:hAnsi="Calibri Light"/>
                <w:noProof/>
                <w:szCs w:val="24"/>
              </w:rPr>
            </w:pPr>
            <w:r w:rsidRPr="00665F43">
              <w:rPr>
                <w:rFonts w:ascii="Calibri Light" w:hAnsi="Calibri Light"/>
                <w:noProof/>
                <w:szCs w:val="24"/>
              </w:rPr>
              <w:t>Manage Inbound Request</w:t>
            </w:r>
          </w:p>
        </w:tc>
        <w:tc>
          <w:tcPr>
            <w:tcW w:w="3198" w:type="dxa"/>
            <w:vAlign w:val="center"/>
          </w:tcPr>
          <w:p w14:paraId="6260A5B8" w14:textId="77777777" w:rsidR="006C4D08" w:rsidRPr="00665F43" w:rsidRDefault="00ED2E63" w:rsidP="006C4D08">
            <w:pPr>
              <w:pStyle w:val="TableField-Left"/>
              <w:rPr>
                <w:rFonts w:ascii="Calibri Light" w:hAnsi="Calibri Light"/>
                <w:noProof/>
                <w:szCs w:val="24"/>
              </w:rPr>
            </w:pPr>
            <w:r>
              <w:rPr>
                <w:rFonts w:ascii="Calibri Light" w:hAnsi="Calibri Light"/>
                <w:noProof/>
                <w:szCs w:val="24"/>
              </w:rPr>
              <w:t>Create BP Contact</w:t>
            </w:r>
          </w:p>
        </w:tc>
        <w:tc>
          <w:tcPr>
            <w:tcW w:w="2184" w:type="dxa"/>
            <w:vAlign w:val="center"/>
          </w:tcPr>
          <w:p w14:paraId="30C27F07" w14:textId="77777777" w:rsidR="006C4D08" w:rsidRPr="00665F43" w:rsidRDefault="00ED2E63" w:rsidP="006C4D08">
            <w:pPr>
              <w:pStyle w:val="TableField-Left"/>
              <w:rPr>
                <w:rFonts w:ascii="Calibri Light" w:eastAsia="Calibri Light" w:hAnsi="Calibri Light" w:cs="Calibri Light"/>
              </w:rPr>
            </w:pPr>
            <w:r w:rsidRPr="25B35239">
              <w:rPr>
                <w:rFonts w:ascii="Calibri Light" w:eastAsia="Calibri Light" w:hAnsi="Calibri Light" w:cs="Calibri Light"/>
              </w:rPr>
              <w:t>BTC0</w:t>
            </w:r>
            <w:r w:rsidR="00140F09" w:rsidRPr="25B35239">
              <w:rPr>
                <w:rFonts w:ascii="Calibri Light" w:eastAsia="Calibri Light" w:hAnsi="Calibri Light" w:cs="Calibri Light"/>
              </w:rPr>
              <w:t xml:space="preserve"> </w:t>
            </w:r>
          </w:p>
        </w:tc>
      </w:tr>
      <w:tr w:rsidR="008643EE" w:rsidRPr="006B24F0" w14:paraId="6DE96311" w14:textId="77777777" w:rsidTr="4D4BE27C">
        <w:trPr>
          <w:cantSplit/>
          <w:trHeight w:val="432"/>
          <w:jc w:val="center"/>
        </w:trPr>
        <w:tc>
          <w:tcPr>
            <w:tcW w:w="1289" w:type="dxa"/>
            <w:vAlign w:val="center"/>
          </w:tcPr>
          <w:p w14:paraId="1E915FA0" w14:textId="77777777" w:rsidR="008643EE" w:rsidRPr="00665F43" w:rsidRDefault="008643EE" w:rsidP="006C4D08">
            <w:pPr>
              <w:pStyle w:val="TableField-Center"/>
              <w:rPr>
                <w:rFonts w:ascii="Calibri Light" w:hAnsi="Calibri Light"/>
                <w:noProof/>
              </w:rPr>
            </w:pPr>
            <w:r>
              <w:rPr>
                <w:rFonts w:ascii="Calibri Light" w:hAnsi="Calibri Light"/>
                <w:noProof/>
              </w:rPr>
              <w:t>Back Office</w:t>
            </w:r>
          </w:p>
        </w:tc>
        <w:tc>
          <w:tcPr>
            <w:tcW w:w="2941" w:type="dxa"/>
            <w:vAlign w:val="center"/>
          </w:tcPr>
          <w:p w14:paraId="4A0E3240" w14:textId="77777777" w:rsidR="008643EE" w:rsidRPr="00665F43" w:rsidRDefault="008643EE" w:rsidP="006C4D08">
            <w:pPr>
              <w:pStyle w:val="TableField-Left"/>
              <w:rPr>
                <w:rFonts w:ascii="Calibri Light" w:hAnsi="Calibri Light"/>
                <w:noProof/>
                <w:szCs w:val="24"/>
              </w:rPr>
            </w:pPr>
            <w:r>
              <w:rPr>
                <w:rFonts w:ascii="Calibri Light" w:hAnsi="Calibri Light"/>
                <w:noProof/>
                <w:szCs w:val="24"/>
              </w:rPr>
              <w:t>Manage Inbound Request</w:t>
            </w:r>
          </w:p>
        </w:tc>
        <w:tc>
          <w:tcPr>
            <w:tcW w:w="3198" w:type="dxa"/>
            <w:vAlign w:val="center"/>
          </w:tcPr>
          <w:p w14:paraId="1DAA92C6" w14:textId="77777777" w:rsidR="008643EE" w:rsidRPr="00665F43" w:rsidRDefault="008643EE" w:rsidP="006C4D08">
            <w:pPr>
              <w:pStyle w:val="TableField-Left"/>
              <w:rPr>
                <w:rFonts w:ascii="Calibri Light" w:hAnsi="Calibri Light"/>
                <w:noProof/>
                <w:szCs w:val="24"/>
              </w:rPr>
            </w:pPr>
            <w:r>
              <w:rPr>
                <w:rFonts w:ascii="Calibri Light" w:hAnsi="Calibri Light"/>
                <w:noProof/>
                <w:szCs w:val="24"/>
              </w:rPr>
              <w:t>View correspondence image</w:t>
            </w:r>
          </w:p>
        </w:tc>
        <w:tc>
          <w:tcPr>
            <w:tcW w:w="2184" w:type="dxa"/>
            <w:vAlign w:val="center"/>
          </w:tcPr>
          <w:p w14:paraId="33CD8162" w14:textId="63D00C65" w:rsidR="008643EE" w:rsidRDefault="008643EE" w:rsidP="009572F2">
            <w:pPr>
              <w:pStyle w:val="TableField-Left"/>
              <w:rPr>
                <w:rFonts w:ascii="Calibri Light" w:eastAsia="Calibri Light" w:hAnsi="Calibri Light" w:cs="Calibri Light"/>
              </w:rPr>
            </w:pPr>
            <w:r w:rsidRPr="25B35239">
              <w:rPr>
                <w:rFonts w:ascii="Calibri Light" w:eastAsia="Calibri Light" w:hAnsi="Calibri Light" w:cs="Calibri Light"/>
              </w:rPr>
              <w:t xml:space="preserve">S/4HANA </w:t>
            </w:r>
            <w:r w:rsidR="009572F2" w:rsidRPr="25B35239">
              <w:rPr>
                <w:rFonts w:ascii="Calibri Light" w:eastAsia="Calibri Light" w:hAnsi="Calibri Light" w:cs="Calibri Light"/>
              </w:rPr>
              <w:t>xECM</w:t>
            </w:r>
          </w:p>
        </w:tc>
      </w:tr>
      <w:tr w:rsidR="00A11816" w:rsidRPr="006B24F0" w14:paraId="6F6477A0" w14:textId="77777777" w:rsidTr="4D4BE27C">
        <w:trPr>
          <w:cantSplit/>
          <w:trHeight w:val="432"/>
          <w:jc w:val="center"/>
        </w:trPr>
        <w:tc>
          <w:tcPr>
            <w:tcW w:w="1289" w:type="dxa"/>
            <w:vAlign w:val="center"/>
          </w:tcPr>
          <w:p w14:paraId="4F07A5CA" w14:textId="015280BC" w:rsidR="00A11816" w:rsidRDefault="00A11816" w:rsidP="006C4D08">
            <w:pPr>
              <w:pStyle w:val="TableField-Center"/>
              <w:rPr>
                <w:rFonts w:ascii="Calibri Light" w:hAnsi="Calibri Light"/>
                <w:noProof/>
              </w:rPr>
            </w:pPr>
            <w:r>
              <w:rPr>
                <w:rFonts w:ascii="Calibri Light" w:hAnsi="Calibri Light"/>
                <w:noProof/>
              </w:rPr>
              <w:t>Front Office</w:t>
            </w:r>
          </w:p>
        </w:tc>
        <w:tc>
          <w:tcPr>
            <w:tcW w:w="2941" w:type="dxa"/>
            <w:vAlign w:val="center"/>
          </w:tcPr>
          <w:p w14:paraId="737028F2" w14:textId="55214B77" w:rsidR="00A11816" w:rsidRDefault="00A11816" w:rsidP="006C4D08">
            <w:pPr>
              <w:pStyle w:val="TableField-Left"/>
              <w:rPr>
                <w:rFonts w:ascii="Calibri Light" w:hAnsi="Calibri Light"/>
                <w:noProof/>
                <w:szCs w:val="24"/>
              </w:rPr>
            </w:pPr>
            <w:r>
              <w:rPr>
                <w:rFonts w:ascii="Calibri Light" w:hAnsi="Calibri Light"/>
                <w:noProof/>
                <w:szCs w:val="24"/>
              </w:rPr>
              <w:t>Manage Inbound Request</w:t>
            </w:r>
          </w:p>
        </w:tc>
        <w:tc>
          <w:tcPr>
            <w:tcW w:w="3198" w:type="dxa"/>
            <w:vAlign w:val="center"/>
          </w:tcPr>
          <w:p w14:paraId="30DFC1B4" w14:textId="5ACD899D" w:rsidR="00A11816" w:rsidRDefault="00A11816" w:rsidP="006C4D08">
            <w:pPr>
              <w:pStyle w:val="TableField-Left"/>
              <w:rPr>
                <w:rFonts w:ascii="Calibri Light" w:hAnsi="Calibri Light"/>
                <w:noProof/>
                <w:szCs w:val="24"/>
              </w:rPr>
            </w:pPr>
            <w:r>
              <w:rPr>
                <w:rFonts w:ascii="Calibri Light" w:hAnsi="Calibri Light"/>
                <w:noProof/>
                <w:szCs w:val="24"/>
              </w:rPr>
              <w:t xml:space="preserve">Update </w:t>
            </w:r>
            <w:r w:rsidR="009572F2">
              <w:rPr>
                <w:rFonts w:ascii="Calibri Light" w:hAnsi="Calibri Light"/>
                <w:noProof/>
                <w:szCs w:val="24"/>
              </w:rPr>
              <w:t xml:space="preserve">&amp; delete </w:t>
            </w:r>
            <w:r>
              <w:rPr>
                <w:rFonts w:ascii="Calibri Light" w:hAnsi="Calibri Light"/>
                <w:noProof/>
                <w:szCs w:val="24"/>
              </w:rPr>
              <w:t>BP master (customer contact information)</w:t>
            </w:r>
          </w:p>
        </w:tc>
        <w:tc>
          <w:tcPr>
            <w:tcW w:w="2184" w:type="dxa"/>
            <w:vAlign w:val="center"/>
          </w:tcPr>
          <w:p w14:paraId="1316DE8D" w14:textId="4EC7AFCE" w:rsidR="00A11816" w:rsidRDefault="00A11816" w:rsidP="006C4D08">
            <w:pPr>
              <w:pStyle w:val="TableField-Left"/>
              <w:rPr>
                <w:rFonts w:ascii="Calibri Light" w:eastAsia="Calibri Light" w:hAnsi="Calibri Light" w:cs="Calibri Light"/>
              </w:rPr>
            </w:pPr>
            <w:r w:rsidRPr="25B35239">
              <w:rPr>
                <w:rFonts w:ascii="Calibri Light" w:eastAsia="Calibri Light" w:hAnsi="Calibri Light" w:cs="Calibri Light"/>
              </w:rPr>
              <w:t>C4C Business Partner</w:t>
            </w:r>
          </w:p>
        </w:tc>
      </w:tr>
      <w:tr w:rsidR="00A11816" w:rsidRPr="006B24F0" w14:paraId="41BC3581" w14:textId="77777777" w:rsidTr="4D4BE27C">
        <w:trPr>
          <w:cantSplit/>
          <w:trHeight w:val="432"/>
          <w:jc w:val="center"/>
        </w:trPr>
        <w:tc>
          <w:tcPr>
            <w:tcW w:w="1289" w:type="dxa"/>
            <w:vAlign w:val="center"/>
          </w:tcPr>
          <w:p w14:paraId="7422E746" w14:textId="418EA3BE" w:rsidR="00A11816" w:rsidRDefault="00240DA9" w:rsidP="006C4D08">
            <w:pPr>
              <w:pStyle w:val="TableField-Center"/>
              <w:rPr>
                <w:rFonts w:ascii="Calibri Light" w:hAnsi="Calibri Light"/>
                <w:noProof/>
              </w:rPr>
            </w:pPr>
            <w:r>
              <w:rPr>
                <w:rFonts w:ascii="Calibri Light" w:hAnsi="Calibri Light"/>
                <w:noProof/>
              </w:rPr>
              <w:t>Back Office</w:t>
            </w:r>
            <w:r w:rsidR="00A11816">
              <w:rPr>
                <w:rFonts w:ascii="Calibri Light" w:hAnsi="Calibri Light"/>
                <w:noProof/>
              </w:rPr>
              <w:t xml:space="preserve"> </w:t>
            </w:r>
          </w:p>
        </w:tc>
        <w:tc>
          <w:tcPr>
            <w:tcW w:w="2941" w:type="dxa"/>
            <w:vAlign w:val="center"/>
          </w:tcPr>
          <w:p w14:paraId="7A0F4CE8" w14:textId="285695F3" w:rsidR="00A11816" w:rsidRDefault="00A11816" w:rsidP="006C4D08">
            <w:pPr>
              <w:pStyle w:val="TableField-Left"/>
              <w:rPr>
                <w:rFonts w:ascii="Calibri Light" w:hAnsi="Calibri Light"/>
                <w:noProof/>
                <w:szCs w:val="24"/>
              </w:rPr>
            </w:pPr>
            <w:r>
              <w:rPr>
                <w:rFonts w:ascii="Calibri Light" w:hAnsi="Calibri Light"/>
                <w:noProof/>
                <w:szCs w:val="24"/>
              </w:rPr>
              <w:t>Manage Inbound Request</w:t>
            </w:r>
          </w:p>
        </w:tc>
        <w:tc>
          <w:tcPr>
            <w:tcW w:w="3198" w:type="dxa"/>
            <w:vAlign w:val="center"/>
          </w:tcPr>
          <w:p w14:paraId="38065073" w14:textId="420067C2" w:rsidR="00A11816" w:rsidRDefault="00A11816" w:rsidP="009572F2">
            <w:pPr>
              <w:pStyle w:val="TableField-Left"/>
              <w:rPr>
                <w:rFonts w:ascii="Calibri Light" w:hAnsi="Calibri Light"/>
                <w:noProof/>
                <w:szCs w:val="24"/>
              </w:rPr>
            </w:pPr>
            <w:r>
              <w:rPr>
                <w:rFonts w:ascii="Calibri Light" w:hAnsi="Calibri Light"/>
                <w:noProof/>
                <w:szCs w:val="24"/>
              </w:rPr>
              <w:t xml:space="preserve">Update </w:t>
            </w:r>
            <w:r w:rsidR="009572F2">
              <w:rPr>
                <w:rFonts w:ascii="Calibri Light" w:hAnsi="Calibri Light"/>
                <w:noProof/>
                <w:szCs w:val="24"/>
              </w:rPr>
              <w:t xml:space="preserve">&amp; delete </w:t>
            </w:r>
            <w:r>
              <w:rPr>
                <w:rFonts w:ascii="Calibri Light" w:hAnsi="Calibri Light"/>
                <w:noProof/>
                <w:szCs w:val="24"/>
              </w:rPr>
              <w:t>BP master (customer contact information)</w:t>
            </w:r>
          </w:p>
        </w:tc>
        <w:tc>
          <w:tcPr>
            <w:tcW w:w="2184" w:type="dxa"/>
            <w:vAlign w:val="center"/>
          </w:tcPr>
          <w:p w14:paraId="65492278" w14:textId="2252A93B" w:rsidR="00A11816" w:rsidRDefault="00A11816" w:rsidP="006C4D08">
            <w:pPr>
              <w:pStyle w:val="TableField-Left"/>
              <w:rPr>
                <w:rFonts w:ascii="Calibri Light" w:eastAsia="Calibri Light" w:hAnsi="Calibri Light" w:cs="Calibri Light"/>
              </w:rPr>
            </w:pPr>
            <w:r w:rsidRPr="25B35239">
              <w:rPr>
                <w:rFonts w:ascii="Calibri Light" w:eastAsia="Calibri Light" w:hAnsi="Calibri Light" w:cs="Calibri Light"/>
              </w:rPr>
              <w:t>S/4HANA tocde BP</w:t>
            </w:r>
          </w:p>
        </w:tc>
      </w:tr>
      <w:tr w:rsidR="00D35ED4" w:rsidRPr="006B24F0" w14:paraId="2F894C80" w14:textId="77777777" w:rsidTr="4D4BE27C">
        <w:trPr>
          <w:cantSplit/>
          <w:trHeight w:val="432"/>
          <w:jc w:val="center"/>
        </w:trPr>
        <w:tc>
          <w:tcPr>
            <w:tcW w:w="1289" w:type="dxa"/>
            <w:vAlign w:val="center"/>
          </w:tcPr>
          <w:p w14:paraId="09DF8525" w14:textId="38C34552" w:rsidR="00D35ED4" w:rsidRPr="0069147D" w:rsidRDefault="00D35ED4" w:rsidP="006C4D08">
            <w:pPr>
              <w:pStyle w:val="TableField-Center"/>
              <w:rPr>
                <w:rFonts w:ascii="Calibri Light" w:hAnsi="Calibri Light"/>
                <w:noProof/>
              </w:rPr>
            </w:pPr>
            <w:r w:rsidRPr="0069147D">
              <w:rPr>
                <w:rFonts w:ascii="Calibri Light" w:hAnsi="Calibri Light"/>
                <w:noProof/>
              </w:rPr>
              <w:t xml:space="preserve">Grid </w:t>
            </w:r>
            <w:r w:rsidR="00C344C0" w:rsidRPr="0069147D">
              <w:rPr>
                <w:rFonts w:ascii="Calibri Light" w:hAnsi="Calibri Light"/>
                <w:noProof/>
              </w:rPr>
              <w:t>Ops Dispatch Team</w:t>
            </w:r>
          </w:p>
        </w:tc>
        <w:tc>
          <w:tcPr>
            <w:tcW w:w="2941" w:type="dxa"/>
            <w:vAlign w:val="center"/>
          </w:tcPr>
          <w:p w14:paraId="5F038D71" w14:textId="53F1ECEB" w:rsidR="00D35ED4" w:rsidRPr="0069147D" w:rsidRDefault="00686B73" w:rsidP="006C4D08">
            <w:pPr>
              <w:pStyle w:val="TableField-Left"/>
              <w:rPr>
                <w:rFonts w:ascii="Calibri Light" w:hAnsi="Calibri Light"/>
                <w:noProof/>
                <w:szCs w:val="24"/>
              </w:rPr>
            </w:pPr>
            <w:r w:rsidRPr="0069147D">
              <w:rPr>
                <w:rFonts w:ascii="Calibri Light" w:hAnsi="Calibri Light"/>
                <w:noProof/>
                <w:szCs w:val="24"/>
              </w:rPr>
              <w:t>Manage Inbound Request</w:t>
            </w:r>
          </w:p>
        </w:tc>
        <w:tc>
          <w:tcPr>
            <w:tcW w:w="3198" w:type="dxa"/>
            <w:vAlign w:val="center"/>
          </w:tcPr>
          <w:p w14:paraId="26562050" w14:textId="32D5ED00" w:rsidR="00D35ED4" w:rsidRPr="0069147D" w:rsidRDefault="00686B73" w:rsidP="009572F2">
            <w:pPr>
              <w:pStyle w:val="TableField-Left"/>
              <w:rPr>
                <w:rFonts w:ascii="Calibri Light" w:hAnsi="Calibri Light"/>
                <w:noProof/>
                <w:szCs w:val="24"/>
              </w:rPr>
            </w:pPr>
            <w:r w:rsidRPr="0069147D">
              <w:rPr>
                <w:rFonts w:ascii="Calibri Light" w:hAnsi="Calibri Light"/>
                <w:noProof/>
                <w:szCs w:val="24"/>
              </w:rPr>
              <w:t>Update and view BPEM case</w:t>
            </w:r>
          </w:p>
        </w:tc>
        <w:tc>
          <w:tcPr>
            <w:tcW w:w="2184" w:type="dxa"/>
            <w:vAlign w:val="center"/>
          </w:tcPr>
          <w:p w14:paraId="512264FE" w14:textId="77E7FD4A" w:rsidR="00D35ED4" w:rsidRPr="0069147D" w:rsidRDefault="009D3FDE" w:rsidP="006C4D08">
            <w:pPr>
              <w:pStyle w:val="TableField-Left"/>
              <w:rPr>
                <w:rFonts w:ascii="Calibri Light" w:eastAsia="Calibri Light" w:hAnsi="Calibri Light" w:cs="Calibri Light"/>
              </w:rPr>
            </w:pPr>
            <w:r w:rsidRPr="0069147D">
              <w:rPr>
                <w:rFonts w:ascii="Calibri Light" w:eastAsia="Calibri Light" w:hAnsi="Calibri Light" w:cs="Calibri Light"/>
              </w:rPr>
              <w:t>S/4HANA EMMAC2</w:t>
            </w:r>
          </w:p>
        </w:tc>
      </w:tr>
      <w:tr w:rsidR="00C344C0" w:rsidRPr="006B24F0" w14:paraId="4526235C" w14:textId="77777777" w:rsidTr="4D4BE27C">
        <w:trPr>
          <w:cantSplit/>
          <w:trHeight w:val="432"/>
          <w:jc w:val="center"/>
        </w:trPr>
        <w:tc>
          <w:tcPr>
            <w:tcW w:w="1289" w:type="dxa"/>
            <w:vAlign w:val="center"/>
          </w:tcPr>
          <w:p w14:paraId="433C660C" w14:textId="312B58A5" w:rsidR="00C344C0" w:rsidRDefault="00C344C0" w:rsidP="006C4D08">
            <w:pPr>
              <w:pStyle w:val="TableField-Center"/>
              <w:rPr>
                <w:rFonts w:ascii="Calibri Light" w:hAnsi="Calibri Light"/>
                <w:noProof/>
              </w:rPr>
            </w:pPr>
            <w:r>
              <w:rPr>
                <w:rFonts w:ascii="Calibri Light" w:hAnsi="Calibri Light"/>
                <w:noProof/>
              </w:rPr>
              <w:t>BCD Account Manager</w:t>
            </w:r>
          </w:p>
        </w:tc>
        <w:tc>
          <w:tcPr>
            <w:tcW w:w="2941" w:type="dxa"/>
            <w:vAlign w:val="center"/>
          </w:tcPr>
          <w:p w14:paraId="7F23A67C" w14:textId="299A2982" w:rsidR="00C344C0" w:rsidRDefault="00686B73" w:rsidP="006C4D08">
            <w:pPr>
              <w:pStyle w:val="TableField-Left"/>
              <w:rPr>
                <w:rFonts w:ascii="Calibri Light" w:hAnsi="Calibri Light"/>
                <w:noProof/>
                <w:szCs w:val="24"/>
              </w:rPr>
            </w:pPr>
            <w:r>
              <w:rPr>
                <w:rFonts w:ascii="Calibri Light" w:hAnsi="Calibri Light"/>
                <w:noProof/>
                <w:szCs w:val="24"/>
              </w:rPr>
              <w:t>Manage Inbound Request</w:t>
            </w:r>
          </w:p>
        </w:tc>
        <w:tc>
          <w:tcPr>
            <w:tcW w:w="3198" w:type="dxa"/>
            <w:vAlign w:val="center"/>
          </w:tcPr>
          <w:p w14:paraId="15B6D1DE" w14:textId="759CB789" w:rsidR="00C344C0" w:rsidRDefault="00686B73" w:rsidP="009572F2">
            <w:pPr>
              <w:pStyle w:val="TableField-Left"/>
              <w:rPr>
                <w:rFonts w:ascii="Calibri Light" w:hAnsi="Calibri Light"/>
                <w:noProof/>
                <w:szCs w:val="24"/>
              </w:rPr>
            </w:pPr>
            <w:r>
              <w:rPr>
                <w:rFonts w:ascii="Calibri Light" w:hAnsi="Calibri Light"/>
                <w:noProof/>
                <w:szCs w:val="24"/>
              </w:rPr>
              <w:t xml:space="preserve">Create and update </w:t>
            </w:r>
            <w:r w:rsidR="00C344C0">
              <w:rPr>
                <w:rFonts w:ascii="Calibri Light" w:hAnsi="Calibri Light"/>
                <w:noProof/>
                <w:szCs w:val="24"/>
              </w:rPr>
              <w:t>Ticket</w:t>
            </w:r>
          </w:p>
        </w:tc>
        <w:tc>
          <w:tcPr>
            <w:tcW w:w="2184" w:type="dxa"/>
            <w:vAlign w:val="center"/>
          </w:tcPr>
          <w:p w14:paraId="219DFE01" w14:textId="47B644FD" w:rsidR="00C344C0" w:rsidRDefault="00686B73" w:rsidP="006C4D08">
            <w:pPr>
              <w:pStyle w:val="TableField-Left"/>
              <w:rPr>
                <w:rFonts w:ascii="Calibri Light" w:eastAsia="Calibri Light" w:hAnsi="Calibri Light" w:cs="Calibri Light"/>
              </w:rPr>
            </w:pPr>
            <w:r>
              <w:rPr>
                <w:rFonts w:ascii="Calibri Light" w:eastAsia="Calibri Light" w:hAnsi="Calibri Light" w:cs="Calibri Light"/>
              </w:rPr>
              <w:t>C4C Ticket</w:t>
            </w:r>
          </w:p>
        </w:tc>
      </w:tr>
    </w:tbl>
    <w:p w14:paraId="338CC992" w14:textId="77777777" w:rsidR="00140F09" w:rsidRDefault="00140F09" w:rsidP="0030411E">
      <w:pPr>
        <w:pStyle w:val="Heading2TextBulleted"/>
        <w:tabs>
          <w:tab w:val="clear" w:pos="360"/>
          <w:tab w:val="left" w:pos="1080"/>
        </w:tabs>
        <w:ind w:left="0" w:firstLine="0"/>
      </w:pPr>
    </w:p>
    <w:p w14:paraId="3B1DBAEF" w14:textId="77777777" w:rsidR="00B14ADF" w:rsidRDefault="00B14ADF" w:rsidP="00114CB8">
      <w:pPr>
        <w:pStyle w:val="Heading2"/>
      </w:pPr>
      <w:bookmarkStart w:id="49" w:name="_Toc502339903"/>
      <w:bookmarkStart w:id="50" w:name="_Toc512875784"/>
      <w:bookmarkEnd w:id="49"/>
      <w:r>
        <w:t>Process Flows</w:t>
      </w:r>
      <w:bookmarkEnd w:id="50"/>
    </w:p>
    <w:bookmarkEnd w:id="43"/>
    <w:bookmarkEnd w:id="44"/>
    <w:p w14:paraId="7E9934F1" w14:textId="0E150E6B" w:rsidR="0033110B" w:rsidRPr="00665F43" w:rsidRDefault="0033110B" w:rsidP="006B1095">
      <w:pPr>
        <w:ind w:firstLine="450"/>
        <w:rPr>
          <w:rFonts w:ascii="Calibri Light,Tahoma" w:eastAsia="Calibri Light,Tahoma" w:hAnsi="Calibri Light,Tahoma" w:cs="Calibri Light,Tahoma"/>
          <w:sz w:val="20"/>
          <w:szCs w:val="20"/>
        </w:rPr>
      </w:pPr>
      <w:r w:rsidRPr="25B35239">
        <w:rPr>
          <w:rFonts w:ascii="Calibri Light" w:eastAsia="Calibri Light" w:hAnsi="Calibri Light" w:cs="Calibri Light"/>
          <w:sz w:val="20"/>
          <w:szCs w:val="20"/>
        </w:rPr>
        <w:t>Below is the Process flow diagram for Inbound Correspondence</w:t>
      </w:r>
      <w:r w:rsidR="006B1095" w:rsidRPr="25B35239">
        <w:rPr>
          <w:rFonts w:ascii="Calibri Light,Tahoma" w:eastAsia="Calibri Light,Tahoma" w:hAnsi="Calibri Light,Tahoma" w:cs="Calibri Light,Tahoma"/>
          <w:sz w:val="20"/>
          <w:szCs w:val="20"/>
        </w:rPr>
        <w:t>.</w:t>
      </w:r>
    </w:p>
    <w:p w14:paraId="569104C0" w14:textId="77777777" w:rsidR="00B46CF0" w:rsidRPr="00E85BBD" w:rsidRDefault="00B46CF0" w:rsidP="0033110B">
      <w:pPr>
        <w:rPr>
          <w:rFonts w:ascii="Tahoma" w:hAnsi="Tahoma" w:cs="Tahoma"/>
          <w:sz w:val="20"/>
          <w:szCs w:val="20"/>
        </w:rPr>
      </w:pPr>
    </w:p>
    <w:p w14:paraId="147015B1" w14:textId="77777777" w:rsidR="006B1095" w:rsidRPr="00C548BF" w:rsidRDefault="006B1095" w:rsidP="1B56C294">
      <w:pPr>
        <w:pStyle w:val="Heading3"/>
        <w:keepNext/>
        <w:numPr>
          <w:ilvl w:val="2"/>
          <w:numId w:val="0"/>
        </w:numPr>
        <w:tabs>
          <w:tab w:val="left" w:pos="1440"/>
        </w:tabs>
        <w:spacing w:before="120" w:after="120"/>
        <w:rPr>
          <w:rFonts w:ascii="Calibri Light" w:eastAsia="Calibri Light" w:hAnsi="Calibri Light" w:cs="Calibri Light"/>
          <w:sz w:val="32"/>
          <w:szCs w:val="32"/>
        </w:rPr>
      </w:pPr>
      <w:bookmarkStart w:id="51" w:name="_Toc491613824"/>
      <w:bookmarkStart w:id="52" w:name="_Toc511395447"/>
      <w:r>
        <w:rPr>
          <w:rFonts w:ascii="Calibri Light" w:hAnsi="Calibri Light"/>
          <w:sz w:val="32"/>
        </w:rPr>
        <w:tab/>
      </w:r>
      <w:bookmarkStart w:id="53" w:name="_Toc512875785"/>
      <w:r w:rsidRPr="25B35239">
        <w:rPr>
          <w:rFonts w:ascii="Calibri Light" w:eastAsia="Calibri Light" w:hAnsi="Calibri Light" w:cs="Calibri Light"/>
          <w:sz w:val="32"/>
          <w:szCs w:val="32"/>
        </w:rPr>
        <w:t xml:space="preserve">2.9.1 </w:t>
      </w:r>
      <w:bookmarkEnd w:id="51"/>
      <w:bookmarkEnd w:id="52"/>
      <w:r w:rsidRPr="25B35239">
        <w:rPr>
          <w:rFonts w:ascii="Calibri Light" w:eastAsia="Calibri Light" w:hAnsi="Calibri Light" w:cs="Calibri Light"/>
          <w:sz w:val="32"/>
          <w:szCs w:val="32"/>
        </w:rPr>
        <w:t>Upload Correspondence to Open Text</w:t>
      </w:r>
      <w:bookmarkEnd w:id="53"/>
    </w:p>
    <w:p w14:paraId="2AFCD5E8" w14:textId="77777777" w:rsidR="009F5B1C" w:rsidRDefault="009F5B1C" w:rsidP="0033110B">
      <w:pPr>
        <w:pStyle w:val="Heading3Text"/>
        <w:ind w:left="0"/>
      </w:pPr>
    </w:p>
    <w:p w14:paraId="40A6FE5F" w14:textId="2B166660" w:rsidR="00C61721" w:rsidRDefault="000C0E7F" w:rsidP="00C61721">
      <w:pPr>
        <w:pStyle w:val="Heading3Text"/>
        <w:ind w:left="0"/>
      </w:pPr>
      <w:r>
        <w:object w:dxaOrig="15470" w:dyaOrig="11200" w14:anchorId="4AA0CE9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8pt;height:334.5pt" o:ole="">
            <v:imagedata r:id="rId49" o:title=""/>
          </v:shape>
          <o:OLEObject Type="Embed" ProgID="Visio.Drawing.15" ShapeID="_x0000_i1025" DrawAspect="Content" ObjectID="_1600575338" r:id="rId50"/>
        </w:object>
      </w:r>
    </w:p>
    <w:p w14:paraId="61795B3A" w14:textId="77777777" w:rsidR="0033110B" w:rsidRPr="006A33FD" w:rsidRDefault="007E708D" w:rsidP="0033110B">
      <w:pPr>
        <w:pStyle w:val="TableField-Bold"/>
      </w:pPr>
      <w:r>
        <w:br w:type="page"/>
      </w:r>
      <w:r w:rsidR="0033110B">
        <w:lastRenderedPageBreak/>
        <w:t>Process Flow Steps</w:t>
      </w:r>
    </w:p>
    <w:tbl>
      <w:tblPr>
        <w:tblW w:w="9612"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800"/>
        <w:gridCol w:w="4092"/>
        <w:gridCol w:w="2028"/>
        <w:gridCol w:w="2692"/>
      </w:tblGrid>
      <w:tr w:rsidR="008643EE" w:rsidRPr="00051345" w14:paraId="1BB6A0BB" w14:textId="77777777" w:rsidTr="464D00AF">
        <w:trPr>
          <w:cantSplit/>
          <w:trHeight w:val="432"/>
          <w:tblHeader/>
        </w:trPr>
        <w:tc>
          <w:tcPr>
            <w:tcW w:w="800" w:type="dxa"/>
            <w:tcBorders>
              <w:top w:val="threeDEmboss" w:sz="6" w:space="0" w:color="auto"/>
              <w:bottom w:val="threeDEmboss" w:sz="6" w:space="0" w:color="auto"/>
            </w:tcBorders>
            <w:shd w:val="clear" w:color="auto" w:fill="F9FBAF"/>
            <w:vAlign w:val="center"/>
          </w:tcPr>
          <w:p w14:paraId="07AD9C50" w14:textId="77777777" w:rsidR="008643EE" w:rsidRPr="00051345" w:rsidRDefault="008643EE" w:rsidP="006B1095">
            <w:pPr>
              <w:pStyle w:val="TableHeader-Center"/>
              <w:rPr>
                <w:rFonts w:ascii="Calibri Light,Arial" w:eastAsia="Calibri Light,Arial" w:hAnsi="Calibri Light,Arial" w:cs="Calibri Light,Arial"/>
              </w:rPr>
            </w:pPr>
            <w:r w:rsidRPr="25B35239">
              <w:rPr>
                <w:rFonts w:ascii="Calibri Light" w:eastAsia="Calibri Light" w:hAnsi="Calibri Light" w:cs="Calibri Light"/>
              </w:rPr>
              <w:t>Step</w:t>
            </w:r>
          </w:p>
        </w:tc>
        <w:tc>
          <w:tcPr>
            <w:tcW w:w="4092" w:type="dxa"/>
            <w:tcBorders>
              <w:top w:val="threeDEmboss" w:sz="6" w:space="0" w:color="auto"/>
              <w:bottom w:val="threeDEmboss" w:sz="6" w:space="0" w:color="auto"/>
            </w:tcBorders>
            <w:shd w:val="clear" w:color="auto" w:fill="F9FBAF"/>
            <w:vAlign w:val="center"/>
          </w:tcPr>
          <w:p w14:paraId="2A524D2E" w14:textId="77777777" w:rsidR="008643EE" w:rsidRPr="00051345" w:rsidRDefault="008643EE" w:rsidP="006B1095">
            <w:pPr>
              <w:pStyle w:val="TableHeader-Left"/>
              <w:rPr>
                <w:rFonts w:ascii="Calibri Light,Arial" w:eastAsia="Calibri Light,Arial" w:hAnsi="Calibri Light,Arial" w:cs="Calibri Light,Arial"/>
              </w:rPr>
            </w:pPr>
            <w:r w:rsidRPr="25B35239">
              <w:rPr>
                <w:rFonts w:ascii="Calibri Light" w:eastAsia="Calibri Light" w:hAnsi="Calibri Light" w:cs="Calibri Light"/>
              </w:rPr>
              <w:t>Description of Step</w:t>
            </w:r>
          </w:p>
        </w:tc>
        <w:tc>
          <w:tcPr>
            <w:tcW w:w="2028" w:type="dxa"/>
            <w:tcBorders>
              <w:top w:val="threeDEmboss" w:sz="6" w:space="0" w:color="auto"/>
              <w:bottom w:val="threeDEmboss" w:sz="6" w:space="0" w:color="auto"/>
            </w:tcBorders>
            <w:shd w:val="clear" w:color="auto" w:fill="F9FBAF"/>
            <w:vAlign w:val="center"/>
          </w:tcPr>
          <w:p w14:paraId="3267A651" w14:textId="77777777" w:rsidR="008643EE" w:rsidRPr="00051345" w:rsidRDefault="008643EE" w:rsidP="00884705">
            <w:pPr>
              <w:pStyle w:val="TableHeader-Left"/>
              <w:jc w:val="center"/>
              <w:rPr>
                <w:rFonts w:ascii="Calibri Light,Arial" w:eastAsia="Calibri Light,Arial" w:hAnsi="Calibri Light,Arial" w:cs="Calibri Light,Arial"/>
              </w:rPr>
            </w:pPr>
            <w:r w:rsidRPr="25B35239">
              <w:rPr>
                <w:rFonts w:ascii="Calibri Light" w:eastAsia="Calibri Light" w:hAnsi="Calibri Light" w:cs="Calibri Light"/>
              </w:rPr>
              <w:t>Hybris C4C / T-Code</w:t>
            </w:r>
          </w:p>
        </w:tc>
        <w:tc>
          <w:tcPr>
            <w:tcW w:w="2692" w:type="dxa"/>
            <w:tcBorders>
              <w:top w:val="threeDEmboss" w:sz="6" w:space="0" w:color="auto"/>
              <w:bottom w:val="threeDEmboss" w:sz="6" w:space="0" w:color="auto"/>
            </w:tcBorders>
            <w:shd w:val="clear" w:color="auto" w:fill="F9FBAF"/>
            <w:vAlign w:val="center"/>
          </w:tcPr>
          <w:p w14:paraId="4D644BA4" w14:textId="77777777" w:rsidR="008643EE" w:rsidRPr="00051345" w:rsidRDefault="008643EE" w:rsidP="00884705">
            <w:pPr>
              <w:pStyle w:val="TableHeader-Left"/>
              <w:jc w:val="center"/>
              <w:rPr>
                <w:rFonts w:ascii="Calibri Light,Arial" w:eastAsia="Calibri Light,Arial" w:hAnsi="Calibri Light,Arial" w:cs="Calibri Light,Arial"/>
              </w:rPr>
            </w:pPr>
            <w:r w:rsidRPr="25B35239">
              <w:rPr>
                <w:rFonts w:ascii="Calibri Light" w:eastAsia="Calibri Light" w:hAnsi="Calibri Light" w:cs="Calibri Light"/>
              </w:rPr>
              <w:t>Role(s)</w:t>
            </w:r>
          </w:p>
        </w:tc>
      </w:tr>
      <w:tr w:rsidR="008643EE" w:rsidRPr="00051345" w14:paraId="698162A8" w14:textId="77777777" w:rsidTr="464D00AF">
        <w:trPr>
          <w:cantSplit/>
          <w:trHeight w:val="432"/>
        </w:trPr>
        <w:tc>
          <w:tcPr>
            <w:tcW w:w="800" w:type="dxa"/>
            <w:tcBorders>
              <w:top w:val="threeDEmboss" w:sz="6" w:space="0" w:color="auto"/>
            </w:tcBorders>
            <w:vAlign w:val="center"/>
          </w:tcPr>
          <w:p w14:paraId="4840EAB8" w14:textId="77777777" w:rsidR="008643EE" w:rsidRPr="00051345" w:rsidRDefault="00ED2E63" w:rsidP="006B1095">
            <w:pPr>
              <w:pStyle w:val="TableField-Center"/>
              <w:rPr>
                <w:rFonts w:ascii="Calibri Light,Arial" w:eastAsia="Calibri Light,Arial" w:hAnsi="Calibri Light,Arial" w:cs="Calibri Light,Arial"/>
              </w:rPr>
            </w:pPr>
            <w:r w:rsidRPr="25B35239">
              <w:rPr>
                <w:rFonts w:ascii="Calibri Light" w:eastAsia="Calibri Light" w:hAnsi="Calibri Light" w:cs="Calibri Light"/>
              </w:rPr>
              <w:t>10</w:t>
            </w:r>
          </w:p>
        </w:tc>
        <w:tc>
          <w:tcPr>
            <w:tcW w:w="4092" w:type="dxa"/>
            <w:tcBorders>
              <w:top w:val="threeDEmboss" w:sz="6" w:space="0" w:color="auto"/>
            </w:tcBorders>
            <w:vAlign w:val="center"/>
          </w:tcPr>
          <w:p w14:paraId="7D7964F0" w14:textId="77777777" w:rsidR="008643EE" w:rsidRPr="00051345" w:rsidRDefault="00ED2E63" w:rsidP="1B56C294">
            <w:pPr>
              <w:pStyle w:val="TableField-Left"/>
              <w:rPr>
                <w:rFonts w:ascii="Calibri Light,Arial" w:eastAsia="Calibri Light,Arial" w:hAnsi="Calibri Light,Arial" w:cs="Calibri Light,Arial"/>
                <w:b/>
              </w:rPr>
            </w:pPr>
            <w:r w:rsidRPr="25B35239">
              <w:rPr>
                <w:rFonts w:ascii="Calibri Light" w:eastAsia="Calibri Light" w:hAnsi="Calibri Light" w:cs="Calibri Light"/>
                <w:b/>
              </w:rPr>
              <w:t>Start</w:t>
            </w:r>
          </w:p>
        </w:tc>
        <w:tc>
          <w:tcPr>
            <w:tcW w:w="2028" w:type="dxa"/>
            <w:tcBorders>
              <w:top w:val="threeDEmboss" w:sz="6" w:space="0" w:color="auto"/>
            </w:tcBorders>
            <w:vAlign w:val="center"/>
          </w:tcPr>
          <w:p w14:paraId="3522520F" w14:textId="77777777" w:rsidR="008643EE" w:rsidRPr="00051345" w:rsidRDefault="00ED2E63" w:rsidP="00ED2E63">
            <w:pPr>
              <w:pStyle w:val="TableField-Left"/>
              <w:jc w:val="center"/>
              <w:rPr>
                <w:rFonts w:ascii="Calibri Light,Arial" w:eastAsia="Calibri Light,Arial" w:hAnsi="Calibri Light,Arial" w:cs="Calibri Light,Arial"/>
              </w:rPr>
            </w:pPr>
            <w:r w:rsidRPr="25B35239">
              <w:rPr>
                <w:rFonts w:ascii="Calibri Light" w:eastAsia="Calibri Light" w:hAnsi="Calibri Light" w:cs="Calibri Light"/>
              </w:rPr>
              <w:t>N/A</w:t>
            </w:r>
          </w:p>
        </w:tc>
        <w:tc>
          <w:tcPr>
            <w:tcW w:w="2692" w:type="dxa"/>
            <w:tcBorders>
              <w:top w:val="threeDEmboss" w:sz="6" w:space="0" w:color="auto"/>
            </w:tcBorders>
            <w:vAlign w:val="center"/>
          </w:tcPr>
          <w:p w14:paraId="00B2E17F" w14:textId="77777777" w:rsidR="008643EE" w:rsidRPr="00051345" w:rsidRDefault="00ED2E63" w:rsidP="00ED2E63">
            <w:pPr>
              <w:pStyle w:val="TableField-Left"/>
              <w:jc w:val="center"/>
              <w:rPr>
                <w:rFonts w:ascii="Calibri Light,Arial" w:eastAsia="Calibri Light,Arial" w:hAnsi="Calibri Light,Arial" w:cs="Calibri Light,Arial"/>
              </w:rPr>
            </w:pPr>
            <w:r w:rsidRPr="25B35239">
              <w:rPr>
                <w:rFonts w:ascii="Calibri Light" w:eastAsia="Calibri Light" w:hAnsi="Calibri Light" w:cs="Calibri Light"/>
              </w:rPr>
              <w:t>N/A</w:t>
            </w:r>
          </w:p>
        </w:tc>
      </w:tr>
      <w:tr w:rsidR="008643EE" w:rsidRPr="00051345" w14:paraId="45749780" w14:textId="77777777" w:rsidTr="464D00AF">
        <w:trPr>
          <w:cantSplit/>
          <w:trHeight w:val="432"/>
        </w:trPr>
        <w:tc>
          <w:tcPr>
            <w:tcW w:w="800" w:type="dxa"/>
            <w:vAlign w:val="center"/>
          </w:tcPr>
          <w:p w14:paraId="23B2B69A" w14:textId="77777777" w:rsidR="008643EE" w:rsidRPr="00051345" w:rsidRDefault="00ED2E63" w:rsidP="006B1095">
            <w:pPr>
              <w:pStyle w:val="TableField-Center"/>
              <w:rPr>
                <w:rFonts w:ascii="Calibri Light,Arial" w:eastAsia="Calibri Light,Arial" w:hAnsi="Calibri Light,Arial" w:cs="Calibri Light,Arial"/>
              </w:rPr>
            </w:pPr>
            <w:r w:rsidRPr="25B35239">
              <w:rPr>
                <w:rFonts w:ascii="Calibri Light" w:eastAsia="Calibri Light" w:hAnsi="Calibri Light" w:cs="Calibri Light"/>
              </w:rPr>
              <w:t>20</w:t>
            </w:r>
          </w:p>
        </w:tc>
        <w:tc>
          <w:tcPr>
            <w:tcW w:w="4092" w:type="dxa"/>
            <w:vAlign w:val="center"/>
          </w:tcPr>
          <w:p w14:paraId="1A1402A5" w14:textId="77777777" w:rsidR="008643EE" w:rsidRDefault="00ED2E63" w:rsidP="1B56C294">
            <w:pPr>
              <w:pStyle w:val="TableField-Left"/>
              <w:rPr>
                <w:rFonts w:ascii="Calibri Light,Arial" w:eastAsia="Calibri Light,Arial" w:hAnsi="Calibri Light,Arial" w:cs="Calibri Light,Arial"/>
                <w:b/>
              </w:rPr>
            </w:pPr>
            <w:r w:rsidRPr="25B35239">
              <w:rPr>
                <w:rFonts w:ascii="Calibri Light" w:eastAsia="Calibri Light" w:hAnsi="Calibri Light" w:cs="Calibri Light"/>
                <w:b/>
              </w:rPr>
              <w:t>SCE receives correspondence</w:t>
            </w:r>
          </w:p>
          <w:p w14:paraId="0CB63F79" w14:textId="77777777" w:rsidR="00ED2E63" w:rsidRDefault="00ED2E63" w:rsidP="006B1095">
            <w:pPr>
              <w:pStyle w:val="TableField-Left"/>
              <w:rPr>
                <w:rFonts w:ascii="Calibri Light,Arial" w:eastAsia="Calibri Light,Arial" w:hAnsi="Calibri Light,Arial" w:cs="Calibri Light,Arial"/>
              </w:rPr>
            </w:pPr>
            <w:r w:rsidRPr="25B35239">
              <w:rPr>
                <w:rFonts w:ascii="Calibri Light" w:eastAsia="Calibri Light" w:hAnsi="Calibri Light" w:cs="Calibri Light"/>
              </w:rPr>
              <w:t>SCE received correspondence from customer</w:t>
            </w:r>
          </w:p>
          <w:p w14:paraId="46ADBC07" w14:textId="77777777" w:rsidR="00ED2E63" w:rsidRPr="00ED2E63" w:rsidRDefault="00ED2E63" w:rsidP="006B1095">
            <w:pPr>
              <w:pStyle w:val="TableField-Left"/>
              <w:rPr>
                <w:rFonts w:ascii="Calibri Light" w:hAnsi="Calibri Light" w:cs="Arial"/>
              </w:rPr>
            </w:pPr>
          </w:p>
        </w:tc>
        <w:tc>
          <w:tcPr>
            <w:tcW w:w="2028" w:type="dxa"/>
            <w:vAlign w:val="center"/>
          </w:tcPr>
          <w:p w14:paraId="121345CB" w14:textId="77777777" w:rsidR="008643EE" w:rsidRPr="00051345" w:rsidRDefault="00884705" w:rsidP="00ED2E63">
            <w:pPr>
              <w:pStyle w:val="TableField-Left"/>
              <w:jc w:val="center"/>
              <w:rPr>
                <w:rFonts w:ascii="Calibri Light,Arial" w:eastAsia="Calibri Light,Arial" w:hAnsi="Calibri Light,Arial" w:cs="Calibri Light,Arial"/>
              </w:rPr>
            </w:pPr>
            <w:r w:rsidRPr="25B35239">
              <w:rPr>
                <w:rFonts w:ascii="Calibri Light" w:eastAsia="Calibri Light" w:hAnsi="Calibri Light" w:cs="Calibri Light"/>
              </w:rPr>
              <w:t>N/A</w:t>
            </w:r>
          </w:p>
        </w:tc>
        <w:tc>
          <w:tcPr>
            <w:tcW w:w="2692" w:type="dxa"/>
            <w:vAlign w:val="center"/>
          </w:tcPr>
          <w:p w14:paraId="086929C8" w14:textId="77777777" w:rsidR="008643EE" w:rsidRPr="00051345" w:rsidRDefault="00884705" w:rsidP="00ED2E63">
            <w:pPr>
              <w:pStyle w:val="TableField-Left"/>
              <w:jc w:val="center"/>
              <w:rPr>
                <w:rFonts w:ascii="Calibri Light,Arial" w:eastAsia="Calibri Light,Arial" w:hAnsi="Calibri Light,Arial" w:cs="Calibri Light,Arial"/>
              </w:rPr>
            </w:pPr>
            <w:r w:rsidRPr="25B35239">
              <w:rPr>
                <w:rFonts w:ascii="Calibri Light" w:eastAsia="Calibri Light" w:hAnsi="Calibri Light" w:cs="Calibri Light"/>
              </w:rPr>
              <w:t>N/A</w:t>
            </w:r>
          </w:p>
        </w:tc>
      </w:tr>
      <w:tr w:rsidR="008643EE" w:rsidRPr="00051345" w14:paraId="77CA4DDC" w14:textId="77777777" w:rsidTr="464D00AF">
        <w:trPr>
          <w:cantSplit/>
          <w:trHeight w:val="432"/>
        </w:trPr>
        <w:tc>
          <w:tcPr>
            <w:tcW w:w="800" w:type="dxa"/>
            <w:vAlign w:val="center"/>
          </w:tcPr>
          <w:p w14:paraId="24E4EC08" w14:textId="77777777" w:rsidR="008643EE" w:rsidRPr="00051345" w:rsidRDefault="00884705" w:rsidP="006B1095">
            <w:pPr>
              <w:pStyle w:val="TableField-Center"/>
              <w:rPr>
                <w:rFonts w:ascii="Calibri Light,Arial" w:eastAsia="Calibri Light,Arial" w:hAnsi="Calibri Light,Arial" w:cs="Calibri Light,Arial"/>
              </w:rPr>
            </w:pPr>
            <w:r w:rsidRPr="25B35239">
              <w:rPr>
                <w:rFonts w:ascii="Calibri Light" w:eastAsia="Calibri Light" w:hAnsi="Calibri Light" w:cs="Calibri Light"/>
              </w:rPr>
              <w:t>30</w:t>
            </w:r>
          </w:p>
        </w:tc>
        <w:tc>
          <w:tcPr>
            <w:tcW w:w="4092" w:type="dxa"/>
            <w:vAlign w:val="center"/>
          </w:tcPr>
          <w:p w14:paraId="7D3FC346" w14:textId="77777777" w:rsidR="008643EE" w:rsidRDefault="00884705" w:rsidP="1B56C294">
            <w:pPr>
              <w:pStyle w:val="TableField-Left"/>
              <w:rPr>
                <w:rFonts w:ascii="Calibri Light,Arial" w:eastAsia="Calibri Light,Arial" w:hAnsi="Calibri Light,Arial" w:cs="Calibri Light,Arial"/>
                <w:b/>
              </w:rPr>
            </w:pPr>
            <w:r w:rsidRPr="25B35239">
              <w:rPr>
                <w:rFonts w:ascii="Calibri Light" w:eastAsia="Calibri Light" w:hAnsi="Calibri Light" w:cs="Calibri Light"/>
                <w:b/>
              </w:rPr>
              <w:t>If channel is email/e-fax/SMS?</w:t>
            </w:r>
          </w:p>
          <w:p w14:paraId="12334281" w14:textId="77777777" w:rsidR="00884705" w:rsidRDefault="00884705" w:rsidP="006B1095">
            <w:pPr>
              <w:pStyle w:val="TableField-Left"/>
              <w:rPr>
                <w:rFonts w:ascii="Calibri Light,Arial" w:eastAsia="Calibri Light,Arial" w:hAnsi="Calibri Light,Arial" w:cs="Calibri Light,Arial"/>
              </w:rPr>
            </w:pPr>
            <w:r w:rsidRPr="25B35239">
              <w:rPr>
                <w:rFonts w:ascii="Calibri Light" w:eastAsia="Calibri Light" w:hAnsi="Calibri Light" w:cs="Calibri Light"/>
              </w:rPr>
              <w:t>If correspondence from customer is sent via email/e-fax or SMS, go to step 40. Otherwise go to step 60.</w:t>
            </w:r>
          </w:p>
          <w:p w14:paraId="538AFBE5" w14:textId="77777777" w:rsidR="00884705" w:rsidRPr="00884705" w:rsidRDefault="00884705" w:rsidP="006B1095">
            <w:pPr>
              <w:pStyle w:val="TableField-Left"/>
              <w:rPr>
                <w:rFonts w:ascii="Calibri Light" w:hAnsi="Calibri Light" w:cs="Arial"/>
              </w:rPr>
            </w:pPr>
          </w:p>
        </w:tc>
        <w:tc>
          <w:tcPr>
            <w:tcW w:w="2028" w:type="dxa"/>
            <w:vAlign w:val="center"/>
          </w:tcPr>
          <w:p w14:paraId="15EE6067" w14:textId="77777777" w:rsidR="008643EE" w:rsidRPr="00051345" w:rsidRDefault="00884705" w:rsidP="00ED2E63">
            <w:pPr>
              <w:pStyle w:val="TableField-Left"/>
              <w:jc w:val="center"/>
              <w:rPr>
                <w:rFonts w:ascii="Calibri Light,Arial" w:eastAsia="Calibri Light,Arial" w:hAnsi="Calibri Light,Arial" w:cs="Calibri Light,Arial"/>
              </w:rPr>
            </w:pPr>
            <w:r w:rsidRPr="25B35239">
              <w:rPr>
                <w:rFonts w:ascii="Calibri Light" w:eastAsia="Calibri Light" w:hAnsi="Calibri Light" w:cs="Calibri Light"/>
              </w:rPr>
              <w:t>N/A</w:t>
            </w:r>
          </w:p>
        </w:tc>
        <w:tc>
          <w:tcPr>
            <w:tcW w:w="2692" w:type="dxa"/>
            <w:vAlign w:val="center"/>
          </w:tcPr>
          <w:p w14:paraId="74F50B95" w14:textId="77777777" w:rsidR="008643EE" w:rsidRPr="00051345" w:rsidRDefault="00884705" w:rsidP="00ED2E63">
            <w:pPr>
              <w:pStyle w:val="TableField-Left"/>
              <w:jc w:val="center"/>
              <w:rPr>
                <w:rFonts w:ascii="Calibri Light,Arial" w:eastAsia="Calibri Light,Arial" w:hAnsi="Calibri Light,Arial" w:cs="Calibri Light,Arial"/>
              </w:rPr>
            </w:pPr>
            <w:r w:rsidRPr="25B35239">
              <w:rPr>
                <w:rFonts w:ascii="Calibri Light" w:eastAsia="Calibri Light" w:hAnsi="Calibri Light" w:cs="Calibri Light"/>
              </w:rPr>
              <w:t>N/A</w:t>
            </w:r>
          </w:p>
        </w:tc>
      </w:tr>
      <w:tr w:rsidR="00884705" w:rsidRPr="00051345" w14:paraId="3BD7B248" w14:textId="77777777" w:rsidTr="464D00AF">
        <w:trPr>
          <w:cantSplit/>
          <w:trHeight w:val="432"/>
        </w:trPr>
        <w:tc>
          <w:tcPr>
            <w:tcW w:w="800" w:type="dxa"/>
            <w:vAlign w:val="center"/>
          </w:tcPr>
          <w:p w14:paraId="2719DF25" w14:textId="77777777" w:rsidR="00884705" w:rsidRDefault="00884705" w:rsidP="006B1095">
            <w:pPr>
              <w:pStyle w:val="TableField-Center"/>
              <w:rPr>
                <w:rFonts w:ascii="Calibri Light,Arial" w:eastAsia="Calibri Light,Arial" w:hAnsi="Calibri Light,Arial" w:cs="Calibri Light,Arial"/>
              </w:rPr>
            </w:pPr>
            <w:r w:rsidRPr="25B35239">
              <w:rPr>
                <w:rFonts w:ascii="Calibri Light" w:eastAsia="Calibri Light" w:hAnsi="Calibri Light" w:cs="Calibri Light"/>
              </w:rPr>
              <w:t>40</w:t>
            </w:r>
          </w:p>
        </w:tc>
        <w:tc>
          <w:tcPr>
            <w:tcW w:w="4092" w:type="dxa"/>
            <w:vAlign w:val="center"/>
          </w:tcPr>
          <w:p w14:paraId="26924969" w14:textId="77777777" w:rsidR="00884705" w:rsidRDefault="00884705" w:rsidP="1B56C294">
            <w:pPr>
              <w:pStyle w:val="TableField-Left"/>
              <w:rPr>
                <w:rFonts w:ascii="Calibri Light,Arial" w:eastAsia="Calibri Light,Arial" w:hAnsi="Calibri Light,Arial" w:cs="Calibri Light,Arial"/>
                <w:b/>
              </w:rPr>
            </w:pPr>
            <w:r w:rsidRPr="25B35239">
              <w:rPr>
                <w:rFonts w:ascii="Calibri Light" w:eastAsia="Calibri Light" w:hAnsi="Calibri Light" w:cs="Calibri Light"/>
                <w:b/>
              </w:rPr>
              <w:t>Login to MS Outlook</w:t>
            </w:r>
          </w:p>
          <w:p w14:paraId="5517191C" w14:textId="77777777" w:rsidR="00884705" w:rsidRPr="00884705" w:rsidRDefault="00884705" w:rsidP="006B1095">
            <w:pPr>
              <w:pStyle w:val="TableField-Left"/>
              <w:rPr>
                <w:rFonts w:ascii="Calibri Light,Arial" w:eastAsia="Calibri Light,Arial" w:hAnsi="Calibri Light,Arial" w:cs="Calibri Light,Arial"/>
              </w:rPr>
            </w:pPr>
            <w:r w:rsidRPr="25B35239">
              <w:rPr>
                <w:rFonts w:ascii="Calibri Light" w:eastAsia="Calibri Light" w:hAnsi="Calibri Light" w:cs="Calibri Light"/>
              </w:rPr>
              <w:t>User logins to MS Outlook</w:t>
            </w:r>
          </w:p>
          <w:p w14:paraId="722B2A73" w14:textId="77777777" w:rsidR="00884705" w:rsidRDefault="00884705" w:rsidP="006B1095">
            <w:pPr>
              <w:pStyle w:val="TableField-Left"/>
              <w:rPr>
                <w:rFonts w:ascii="Calibri Light" w:hAnsi="Calibri Light" w:cs="Arial"/>
                <w:b/>
              </w:rPr>
            </w:pPr>
          </w:p>
        </w:tc>
        <w:tc>
          <w:tcPr>
            <w:tcW w:w="2028" w:type="dxa"/>
            <w:vAlign w:val="center"/>
          </w:tcPr>
          <w:p w14:paraId="7D087177" w14:textId="77777777" w:rsidR="00884705" w:rsidRDefault="00884705" w:rsidP="00ED2E63">
            <w:pPr>
              <w:pStyle w:val="TableField-Left"/>
              <w:jc w:val="center"/>
              <w:rPr>
                <w:rFonts w:ascii="Calibri Light,Arial" w:eastAsia="Calibri Light,Arial" w:hAnsi="Calibri Light,Arial" w:cs="Calibri Light,Arial"/>
              </w:rPr>
            </w:pPr>
            <w:r w:rsidRPr="25B35239">
              <w:rPr>
                <w:rFonts w:ascii="Calibri Light" w:eastAsia="Calibri Light" w:hAnsi="Calibri Light" w:cs="Calibri Light"/>
              </w:rPr>
              <w:t>MS Outlook</w:t>
            </w:r>
          </w:p>
        </w:tc>
        <w:tc>
          <w:tcPr>
            <w:tcW w:w="2692" w:type="dxa"/>
            <w:vAlign w:val="center"/>
          </w:tcPr>
          <w:p w14:paraId="47F5CD74" w14:textId="77777777" w:rsidR="00884705" w:rsidRDefault="00884705" w:rsidP="00DB0DF7">
            <w:pPr>
              <w:pStyle w:val="TableField-Left"/>
              <w:jc w:val="center"/>
              <w:rPr>
                <w:rFonts w:ascii="Calibri Light,Arial" w:eastAsia="Calibri Light,Arial" w:hAnsi="Calibri Light,Arial" w:cs="Calibri Light,Arial"/>
              </w:rPr>
            </w:pPr>
            <w:r w:rsidRPr="25B35239">
              <w:rPr>
                <w:rFonts w:ascii="Calibri Light" w:eastAsia="Calibri Light" w:hAnsi="Calibri Light" w:cs="Calibri Light"/>
              </w:rPr>
              <w:t>Inbound Correspondence</w:t>
            </w:r>
          </w:p>
        </w:tc>
      </w:tr>
      <w:tr w:rsidR="00884705" w:rsidRPr="00051345" w14:paraId="64107386" w14:textId="77777777" w:rsidTr="464D00AF">
        <w:trPr>
          <w:cantSplit/>
          <w:trHeight w:val="432"/>
        </w:trPr>
        <w:tc>
          <w:tcPr>
            <w:tcW w:w="800" w:type="dxa"/>
            <w:vAlign w:val="center"/>
          </w:tcPr>
          <w:p w14:paraId="5CDF5782" w14:textId="77777777" w:rsidR="00884705" w:rsidRDefault="00884705" w:rsidP="006B1095">
            <w:pPr>
              <w:pStyle w:val="TableField-Center"/>
              <w:rPr>
                <w:rFonts w:ascii="Calibri Light,Arial" w:eastAsia="Calibri Light,Arial" w:hAnsi="Calibri Light,Arial" w:cs="Calibri Light,Arial"/>
              </w:rPr>
            </w:pPr>
            <w:r w:rsidRPr="25B35239">
              <w:rPr>
                <w:rFonts w:ascii="Calibri Light" w:eastAsia="Calibri Light" w:hAnsi="Calibri Light" w:cs="Calibri Light"/>
              </w:rPr>
              <w:t>50</w:t>
            </w:r>
          </w:p>
        </w:tc>
        <w:tc>
          <w:tcPr>
            <w:tcW w:w="4092" w:type="dxa"/>
            <w:vAlign w:val="center"/>
          </w:tcPr>
          <w:p w14:paraId="7F2D10E1" w14:textId="77777777" w:rsidR="00884705" w:rsidRDefault="00884705" w:rsidP="1B56C294">
            <w:pPr>
              <w:pStyle w:val="TableField-Left"/>
              <w:rPr>
                <w:rFonts w:ascii="Calibri Light,Arial" w:eastAsia="Calibri Light,Arial" w:hAnsi="Calibri Light,Arial" w:cs="Calibri Light,Arial"/>
                <w:b/>
              </w:rPr>
            </w:pPr>
            <w:r w:rsidRPr="25B35239">
              <w:rPr>
                <w:rFonts w:ascii="Calibri Light" w:eastAsia="Calibri Light" w:hAnsi="Calibri Light" w:cs="Calibri Light"/>
                <w:b/>
              </w:rPr>
              <w:t>Upload Correspondence to xECM</w:t>
            </w:r>
          </w:p>
          <w:p w14:paraId="7EED9533" w14:textId="77777777" w:rsidR="00884705" w:rsidRDefault="00884705" w:rsidP="006B1095">
            <w:pPr>
              <w:pStyle w:val="TableField-Left"/>
              <w:rPr>
                <w:rFonts w:ascii="Calibri Light,Arial" w:eastAsia="Calibri Light,Arial" w:hAnsi="Calibri Light,Arial" w:cs="Calibri Light,Arial"/>
              </w:rPr>
            </w:pPr>
            <w:r w:rsidRPr="25B35239">
              <w:rPr>
                <w:rFonts w:ascii="Calibri Light" w:eastAsia="Calibri Light" w:hAnsi="Calibri Light" w:cs="Calibri Light"/>
              </w:rPr>
              <w:t>User upload the email/e-fax/SMS to xECM.</w:t>
            </w:r>
          </w:p>
          <w:p w14:paraId="7B81C354" w14:textId="77777777" w:rsidR="00884705" w:rsidRPr="00884705" w:rsidRDefault="00884705" w:rsidP="006B1095">
            <w:pPr>
              <w:pStyle w:val="TableField-Left"/>
              <w:rPr>
                <w:rFonts w:ascii="Calibri Light" w:hAnsi="Calibri Light" w:cs="Arial"/>
              </w:rPr>
            </w:pPr>
          </w:p>
        </w:tc>
        <w:tc>
          <w:tcPr>
            <w:tcW w:w="2028" w:type="dxa"/>
            <w:vAlign w:val="center"/>
          </w:tcPr>
          <w:p w14:paraId="3C2F6CD2" w14:textId="77777777" w:rsidR="00884705" w:rsidRDefault="00884705" w:rsidP="00ED2E63">
            <w:pPr>
              <w:pStyle w:val="TableField-Left"/>
              <w:jc w:val="center"/>
              <w:rPr>
                <w:rFonts w:ascii="Calibri Light,Arial" w:eastAsia="Calibri Light,Arial" w:hAnsi="Calibri Light,Arial" w:cs="Calibri Light,Arial"/>
              </w:rPr>
            </w:pPr>
            <w:r w:rsidRPr="25B35239">
              <w:rPr>
                <w:rFonts w:ascii="Calibri Light" w:eastAsia="Calibri Light" w:hAnsi="Calibri Light" w:cs="Calibri Light"/>
              </w:rPr>
              <w:t>MS Outlook</w:t>
            </w:r>
          </w:p>
        </w:tc>
        <w:tc>
          <w:tcPr>
            <w:tcW w:w="2692" w:type="dxa"/>
            <w:vAlign w:val="center"/>
          </w:tcPr>
          <w:p w14:paraId="026E7F26" w14:textId="77777777" w:rsidR="00884705" w:rsidRDefault="00DB0DF7" w:rsidP="00ED2E63">
            <w:pPr>
              <w:pStyle w:val="TableField-Left"/>
              <w:jc w:val="center"/>
              <w:rPr>
                <w:rFonts w:ascii="Calibri Light,Arial" w:eastAsia="Calibri Light,Arial" w:hAnsi="Calibri Light,Arial" w:cs="Calibri Light,Arial"/>
              </w:rPr>
            </w:pPr>
            <w:r w:rsidRPr="25B35239">
              <w:rPr>
                <w:rFonts w:ascii="Calibri Light" w:eastAsia="Calibri Light" w:hAnsi="Calibri Light" w:cs="Calibri Light"/>
              </w:rPr>
              <w:t>Inbound Correspondence</w:t>
            </w:r>
          </w:p>
        </w:tc>
      </w:tr>
      <w:tr w:rsidR="00884705" w:rsidRPr="00051345" w14:paraId="7005B3E3" w14:textId="77777777" w:rsidTr="464D00AF">
        <w:trPr>
          <w:cantSplit/>
          <w:trHeight w:val="432"/>
        </w:trPr>
        <w:tc>
          <w:tcPr>
            <w:tcW w:w="800" w:type="dxa"/>
            <w:vAlign w:val="center"/>
          </w:tcPr>
          <w:p w14:paraId="662CC7A7" w14:textId="77777777" w:rsidR="00884705" w:rsidRDefault="00884705" w:rsidP="006B1095">
            <w:pPr>
              <w:pStyle w:val="TableField-Center"/>
              <w:rPr>
                <w:rFonts w:ascii="Calibri Light,Arial" w:eastAsia="Calibri Light,Arial" w:hAnsi="Calibri Light,Arial" w:cs="Calibri Light,Arial"/>
              </w:rPr>
            </w:pPr>
            <w:r w:rsidRPr="25B35239">
              <w:rPr>
                <w:rFonts w:ascii="Calibri Light" w:eastAsia="Calibri Light" w:hAnsi="Calibri Light" w:cs="Calibri Light"/>
              </w:rPr>
              <w:t>60</w:t>
            </w:r>
          </w:p>
        </w:tc>
        <w:tc>
          <w:tcPr>
            <w:tcW w:w="4092" w:type="dxa"/>
            <w:vAlign w:val="center"/>
          </w:tcPr>
          <w:p w14:paraId="5EF438B1" w14:textId="77777777" w:rsidR="00884705" w:rsidRDefault="00884705" w:rsidP="1B56C294">
            <w:pPr>
              <w:pStyle w:val="TableField-Left"/>
              <w:rPr>
                <w:rFonts w:ascii="Calibri Light,Arial" w:eastAsia="Calibri Light,Arial" w:hAnsi="Calibri Light,Arial" w:cs="Calibri Light,Arial"/>
                <w:b/>
              </w:rPr>
            </w:pPr>
            <w:r w:rsidRPr="25B35239">
              <w:rPr>
                <w:rFonts w:ascii="Calibri Light" w:eastAsia="Calibri Light" w:hAnsi="Calibri Light" w:cs="Calibri Light"/>
                <w:b/>
              </w:rPr>
              <w:t>If channel is US mail?</w:t>
            </w:r>
          </w:p>
          <w:p w14:paraId="5A2FD523" w14:textId="77777777" w:rsidR="00884705" w:rsidRDefault="00884705" w:rsidP="006B1095">
            <w:pPr>
              <w:pStyle w:val="TableField-Left"/>
              <w:rPr>
                <w:rFonts w:ascii="Calibri Light,Arial" w:eastAsia="Calibri Light,Arial" w:hAnsi="Calibri Light,Arial" w:cs="Calibri Light,Arial"/>
              </w:rPr>
            </w:pPr>
            <w:r w:rsidRPr="25B35239">
              <w:rPr>
                <w:rFonts w:ascii="Calibri Light" w:eastAsia="Calibri Light" w:hAnsi="Calibri Light" w:cs="Calibri Light"/>
              </w:rPr>
              <w:t>If correspondence from customer is sent via US mail, go to step 70. Otherwise go to step 130.</w:t>
            </w:r>
          </w:p>
          <w:p w14:paraId="78107CB3" w14:textId="77777777" w:rsidR="00884705" w:rsidRPr="00884705" w:rsidRDefault="00884705" w:rsidP="006B1095">
            <w:pPr>
              <w:pStyle w:val="TableField-Left"/>
              <w:rPr>
                <w:rFonts w:ascii="Calibri Light" w:hAnsi="Calibri Light" w:cs="Arial"/>
              </w:rPr>
            </w:pPr>
          </w:p>
        </w:tc>
        <w:tc>
          <w:tcPr>
            <w:tcW w:w="2028" w:type="dxa"/>
            <w:vAlign w:val="center"/>
          </w:tcPr>
          <w:p w14:paraId="2B8CC8D4" w14:textId="77777777" w:rsidR="00884705" w:rsidRDefault="00884705" w:rsidP="00ED2E63">
            <w:pPr>
              <w:pStyle w:val="TableField-Left"/>
              <w:jc w:val="center"/>
              <w:rPr>
                <w:rFonts w:ascii="Calibri Light,Arial" w:eastAsia="Calibri Light,Arial" w:hAnsi="Calibri Light,Arial" w:cs="Calibri Light,Arial"/>
              </w:rPr>
            </w:pPr>
            <w:r w:rsidRPr="25B35239">
              <w:rPr>
                <w:rFonts w:ascii="Calibri Light" w:eastAsia="Calibri Light" w:hAnsi="Calibri Light" w:cs="Calibri Light"/>
              </w:rPr>
              <w:t>N/A</w:t>
            </w:r>
          </w:p>
        </w:tc>
        <w:tc>
          <w:tcPr>
            <w:tcW w:w="2692" w:type="dxa"/>
            <w:vAlign w:val="center"/>
          </w:tcPr>
          <w:p w14:paraId="530132C6" w14:textId="77777777" w:rsidR="00884705" w:rsidRDefault="00884705" w:rsidP="00ED2E63">
            <w:pPr>
              <w:pStyle w:val="TableField-Left"/>
              <w:jc w:val="center"/>
              <w:rPr>
                <w:rFonts w:ascii="Calibri Light,Arial" w:eastAsia="Calibri Light,Arial" w:hAnsi="Calibri Light,Arial" w:cs="Calibri Light,Arial"/>
              </w:rPr>
            </w:pPr>
            <w:r w:rsidRPr="25B35239">
              <w:rPr>
                <w:rFonts w:ascii="Calibri Light" w:eastAsia="Calibri Light" w:hAnsi="Calibri Light" w:cs="Calibri Light"/>
              </w:rPr>
              <w:t>N/A</w:t>
            </w:r>
          </w:p>
        </w:tc>
      </w:tr>
      <w:tr w:rsidR="000C0E7F" w:rsidRPr="00051345" w14:paraId="1BF619FF" w14:textId="77777777" w:rsidTr="464D00AF">
        <w:trPr>
          <w:cantSplit/>
          <w:trHeight w:val="432"/>
        </w:trPr>
        <w:tc>
          <w:tcPr>
            <w:tcW w:w="800" w:type="dxa"/>
            <w:vAlign w:val="center"/>
          </w:tcPr>
          <w:p w14:paraId="48056D8B" w14:textId="78029ADA" w:rsidR="000C0E7F" w:rsidRDefault="000C0E7F" w:rsidP="006B1095">
            <w:pPr>
              <w:pStyle w:val="TableField-Center"/>
              <w:rPr>
                <w:rFonts w:ascii="Calibri Light,Arial" w:eastAsia="Calibri Light,Arial" w:hAnsi="Calibri Light,Arial" w:cs="Calibri Light,Arial"/>
              </w:rPr>
            </w:pPr>
            <w:r w:rsidRPr="25B35239">
              <w:rPr>
                <w:rFonts w:ascii="Calibri Light" w:eastAsia="Calibri Light" w:hAnsi="Calibri Light" w:cs="Calibri Light"/>
              </w:rPr>
              <w:t>70</w:t>
            </w:r>
          </w:p>
        </w:tc>
        <w:tc>
          <w:tcPr>
            <w:tcW w:w="4092" w:type="dxa"/>
            <w:vAlign w:val="center"/>
          </w:tcPr>
          <w:p w14:paraId="16FBA0D9" w14:textId="56387180" w:rsidR="000C0E7F" w:rsidRDefault="000C0E7F" w:rsidP="1B56C294">
            <w:pPr>
              <w:pStyle w:val="TableField-Left"/>
              <w:rPr>
                <w:rFonts w:ascii="Calibri Light,Arial" w:eastAsia="Calibri Light,Arial" w:hAnsi="Calibri Light,Arial" w:cs="Calibri Light,Arial"/>
                <w:b/>
              </w:rPr>
            </w:pPr>
            <w:r w:rsidRPr="25B35239">
              <w:rPr>
                <w:rFonts w:ascii="Calibri Light" w:eastAsia="Calibri Light" w:hAnsi="Calibri Light" w:cs="Calibri Light"/>
                <w:b/>
              </w:rPr>
              <w:t>Access to Kofax?</w:t>
            </w:r>
          </w:p>
          <w:p w14:paraId="630C6363" w14:textId="77777777" w:rsidR="000C0E7F" w:rsidRDefault="000C0E7F" w:rsidP="13F65AE5">
            <w:pPr>
              <w:pStyle w:val="TableField-Left"/>
              <w:rPr>
                <w:rFonts w:ascii="Calibri Light,Arial" w:eastAsia="Calibri Light,Arial" w:hAnsi="Calibri Light,Arial" w:cs="Calibri Light,Arial"/>
              </w:rPr>
            </w:pPr>
            <w:r w:rsidRPr="25B35239">
              <w:rPr>
                <w:rFonts w:ascii="Calibri Light" w:eastAsia="Calibri Light" w:hAnsi="Calibri Light" w:cs="Calibri Light"/>
              </w:rPr>
              <w:t>If user has access to Kofax, go to step 90. Otherwise, go to step 80.</w:t>
            </w:r>
          </w:p>
          <w:p w14:paraId="13484504" w14:textId="4E671138" w:rsidR="000C0E7F" w:rsidRPr="000C0E7F" w:rsidRDefault="000C0E7F" w:rsidP="1B56C294">
            <w:pPr>
              <w:pStyle w:val="TableField-Left"/>
              <w:rPr>
                <w:rFonts w:ascii="Calibri Light" w:hAnsi="Calibri Light" w:cs="Arial"/>
                <w:bCs/>
              </w:rPr>
            </w:pPr>
          </w:p>
        </w:tc>
        <w:tc>
          <w:tcPr>
            <w:tcW w:w="2028" w:type="dxa"/>
            <w:vAlign w:val="center"/>
          </w:tcPr>
          <w:p w14:paraId="568C63EC" w14:textId="5C2C6325" w:rsidR="000C0E7F" w:rsidRDefault="000C0E7F" w:rsidP="00ED2E63">
            <w:pPr>
              <w:pStyle w:val="TableField-Left"/>
              <w:jc w:val="center"/>
              <w:rPr>
                <w:rFonts w:ascii="Calibri Light,Arial" w:eastAsia="Calibri Light,Arial" w:hAnsi="Calibri Light,Arial" w:cs="Calibri Light,Arial"/>
              </w:rPr>
            </w:pPr>
            <w:r w:rsidRPr="25B35239">
              <w:rPr>
                <w:rFonts w:ascii="Calibri Light" w:eastAsia="Calibri Light" w:hAnsi="Calibri Light" w:cs="Calibri Light"/>
              </w:rPr>
              <w:t>N/A</w:t>
            </w:r>
          </w:p>
        </w:tc>
        <w:tc>
          <w:tcPr>
            <w:tcW w:w="2692" w:type="dxa"/>
            <w:vAlign w:val="center"/>
          </w:tcPr>
          <w:p w14:paraId="62E23AC9" w14:textId="2DE47682" w:rsidR="000C0E7F" w:rsidRDefault="000C0E7F" w:rsidP="00ED2E63">
            <w:pPr>
              <w:pStyle w:val="TableField-Left"/>
              <w:jc w:val="center"/>
              <w:rPr>
                <w:rFonts w:ascii="Calibri Light,Arial" w:eastAsia="Calibri Light,Arial" w:hAnsi="Calibri Light,Arial" w:cs="Calibri Light,Arial"/>
              </w:rPr>
            </w:pPr>
            <w:r w:rsidRPr="25B35239">
              <w:rPr>
                <w:rFonts w:ascii="Calibri Light" w:eastAsia="Calibri Light" w:hAnsi="Calibri Light" w:cs="Calibri Light"/>
              </w:rPr>
              <w:t>N/A</w:t>
            </w:r>
          </w:p>
        </w:tc>
      </w:tr>
      <w:tr w:rsidR="000C0E7F" w:rsidRPr="00051345" w14:paraId="52191E55" w14:textId="77777777" w:rsidTr="464D00AF">
        <w:trPr>
          <w:cantSplit/>
          <w:trHeight w:val="432"/>
        </w:trPr>
        <w:tc>
          <w:tcPr>
            <w:tcW w:w="800" w:type="dxa"/>
            <w:vAlign w:val="center"/>
          </w:tcPr>
          <w:p w14:paraId="25CDC324" w14:textId="30A31A91" w:rsidR="000C0E7F" w:rsidRDefault="000C0E7F" w:rsidP="006B1095">
            <w:pPr>
              <w:pStyle w:val="TableField-Center"/>
              <w:rPr>
                <w:rFonts w:ascii="Calibri Light,Arial" w:eastAsia="Calibri Light,Arial" w:hAnsi="Calibri Light,Arial" w:cs="Calibri Light,Arial"/>
              </w:rPr>
            </w:pPr>
            <w:r w:rsidRPr="25B35239">
              <w:rPr>
                <w:rFonts w:ascii="Calibri Light" w:eastAsia="Calibri Light" w:hAnsi="Calibri Light" w:cs="Calibri Light"/>
              </w:rPr>
              <w:t>80</w:t>
            </w:r>
          </w:p>
        </w:tc>
        <w:tc>
          <w:tcPr>
            <w:tcW w:w="4092" w:type="dxa"/>
            <w:vAlign w:val="center"/>
          </w:tcPr>
          <w:p w14:paraId="7C3EEF22" w14:textId="77777777" w:rsidR="000C0E7F" w:rsidRDefault="000C0E7F" w:rsidP="1B56C294">
            <w:pPr>
              <w:pStyle w:val="TableField-Left"/>
              <w:rPr>
                <w:rFonts w:ascii="Calibri Light,Arial" w:eastAsia="Calibri Light,Arial" w:hAnsi="Calibri Light,Arial" w:cs="Calibri Light,Arial"/>
                <w:b/>
              </w:rPr>
            </w:pPr>
            <w:r w:rsidRPr="25B35239">
              <w:rPr>
                <w:rFonts w:ascii="Calibri Light" w:eastAsia="Calibri Light" w:hAnsi="Calibri Light" w:cs="Calibri Light"/>
                <w:b/>
              </w:rPr>
              <w:t>Scan using MFM</w:t>
            </w:r>
          </w:p>
          <w:p w14:paraId="46798E76" w14:textId="6CB0E5C7" w:rsidR="000C0E7F" w:rsidRDefault="000C0E7F" w:rsidP="13F65AE5">
            <w:pPr>
              <w:pStyle w:val="TableField-Left"/>
              <w:rPr>
                <w:rFonts w:ascii="Calibri Light,Arial" w:eastAsia="Calibri Light,Arial" w:hAnsi="Calibri Light,Arial" w:cs="Calibri Light,Arial"/>
              </w:rPr>
            </w:pPr>
            <w:r w:rsidRPr="25B35239">
              <w:rPr>
                <w:rFonts w:ascii="Calibri Light" w:eastAsia="Calibri Light" w:hAnsi="Calibri Light" w:cs="Calibri Light"/>
              </w:rPr>
              <w:t>User scan correspondence using multi-function machine and email softcopy to themselves. Go to step 40.</w:t>
            </w:r>
          </w:p>
          <w:p w14:paraId="61C40EF2" w14:textId="51445B90" w:rsidR="000C0E7F" w:rsidRPr="000C0E7F" w:rsidRDefault="000C0E7F" w:rsidP="000C0E7F">
            <w:pPr>
              <w:pStyle w:val="TableField-Left"/>
              <w:rPr>
                <w:rFonts w:ascii="Calibri Light" w:hAnsi="Calibri Light" w:cs="Arial"/>
                <w:bCs/>
              </w:rPr>
            </w:pPr>
          </w:p>
        </w:tc>
        <w:tc>
          <w:tcPr>
            <w:tcW w:w="2028" w:type="dxa"/>
            <w:vAlign w:val="center"/>
          </w:tcPr>
          <w:p w14:paraId="397E5612" w14:textId="452F6E7C" w:rsidR="000C0E7F" w:rsidRDefault="000C0E7F" w:rsidP="00ED2E63">
            <w:pPr>
              <w:pStyle w:val="TableField-Left"/>
              <w:jc w:val="center"/>
              <w:rPr>
                <w:rFonts w:ascii="Calibri Light,Arial" w:eastAsia="Calibri Light,Arial" w:hAnsi="Calibri Light,Arial" w:cs="Calibri Light,Arial"/>
              </w:rPr>
            </w:pPr>
            <w:r w:rsidRPr="25B35239">
              <w:rPr>
                <w:rFonts w:ascii="Calibri Light" w:eastAsia="Calibri Light" w:hAnsi="Calibri Light" w:cs="Calibri Light"/>
              </w:rPr>
              <w:t>MFM</w:t>
            </w:r>
          </w:p>
        </w:tc>
        <w:tc>
          <w:tcPr>
            <w:tcW w:w="2692" w:type="dxa"/>
            <w:vAlign w:val="center"/>
          </w:tcPr>
          <w:p w14:paraId="3EB8C98E" w14:textId="47AE73DF" w:rsidR="000C0E7F" w:rsidRDefault="000C0E7F" w:rsidP="00ED2E63">
            <w:pPr>
              <w:pStyle w:val="TableField-Left"/>
              <w:jc w:val="center"/>
              <w:rPr>
                <w:rFonts w:ascii="Calibri Light,Arial" w:eastAsia="Calibri Light,Arial" w:hAnsi="Calibri Light,Arial" w:cs="Calibri Light,Arial"/>
              </w:rPr>
            </w:pPr>
            <w:r w:rsidRPr="25B35239">
              <w:rPr>
                <w:rFonts w:ascii="Calibri Light" w:eastAsia="Calibri Light" w:hAnsi="Calibri Light" w:cs="Calibri Light"/>
              </w:rPr>
              <w:t>Inbound Correspondence</w:t>
            </w:r>
          </w:p>
        </w:tc>
      </w:tr>
      <w:tr w:rsidR="00884705" w:rsidRPr="00051345" w14:paraId="23E9CD3F" w14:textId="77777777" w:rsidTr="464D00AF">
        <w:trPr>
          <w:cantSplit/>
          <w:trHeight w:val="432"/>
        </w:trPr>
        <w:tc>
          <w:tcPr>
            <w:tcW w:w="800" w:type="dxa"/>
            <w:vAlign w:val="center"/>
          </w:tcPr>
          <w:p w14:paraId="25D30321" w14:textId="53D442D2" w:rsidR="00884705" w:rsidRDefault="000C0E7F" w:rsidP="006B1095">
            <w:pPr>
              <w:pStyle w:val="TableField-Center"/>
              <w:rPr>
                <w:rFonts w:ascii="Calibri Light,Arial" w:eastAsia="Calibri Light,Arial" w:hAnsi="Calibri Light,Arial" w:cs="Calibri Light,Arial"/>
              </w:rPr>
            </w:pPr>
            <w:r w:rsidRPr="25B35239">
              <w:rPr>
                <w:rFonts w:ascii="Calibri Light" w:eastAsia="Calibri Light" w:hAnsi="Calibri Light" w:cs="Calibri Light"/>
              </w:rPr>
              <w:t>9</w:t>
            </w:r>
            <w:r w:rsidR="00884705" w:rsidRPr="25B35239">
              <w:rPr>
                <w:rFonts w:ascii="Calibri Light" w:eastAsia="Calibri Light" w:hAnsi="Calibri Light" w:cs="Calibri Light"/>
              </w:rPr>
              <w:t>0</w:t>
            </w:r>
          </w:p>
        </w:tc>
        <w:tc>
          <w:tcPr>
            <w:tcW w:w="4092" w:type="dxa"/>
            <w:vAlign w:val="center"/>
          </w:tcPr>
          <w:p w14:paraId="2B2BBF9D" w14:textId="77777777" w:rsidR="00884705" w:rsidRDefault="00884705" w:rsidP="1B56C294">
            <w:pPr>
              <w:pStyle w:val="TableField-Left"/>
              <w:rPr>
                <w:rFonts w:ascii="Calibri Light,Arial" w:eastAsia="Calibri Light,Arial" w:hAnsi="Calibri Light,Arial" w:cs="Calibri Light,Arial"/>
                <w:b/>
              </w:rPr>
            </w:pPr>
            <w:r w:rsidRPr="25B35239">
              <w:rPr>
                <w:rFonts w:ascii="Calibri Light" w:eastAsia="Calibri Light" w:hAnsi="Calibri Light" w:cs="Calibri Light"/>
                <w:b/>
              </w:rPr>
              <w:t>Login to Kofax</w:t>
            </w:r>
          </w:p>
          <w:p w14:paraId="4862AD78" w14:textId="77777777" w:rsidR="00884705" w:rsidRDefault="00884705" w:rsidP="006B1095">
            <w:pPr>
              <w:pStyle w:val="TableField-Left"/>
              <w:rPr>
                <w:rFonts w:ascii="Calibri Light,Arial" w:eastAsia="Calibri Light,Arial" w:hAnsi="Calibri Light,Arial" w:cs="Calibri Light,Arial"/>
              </w:rPr>
            </w:pPr>
            <w:r w:rsidRPr="25B35239">
              <w:rPr>
                <w:rFonts w:ascii="Calibri Light" w:eastAsia="Calibri Light" w:hAnsi="Calibri Light" w:cs="Calibri Light"/>
              </w:rPr>
              <w:t>User login to Kofax.</w:t>
            </w:r>
          </w:p>
          <w:p w14:paraId="0CA5C0B8" w14:textId="77777777" w:rsidR="00884705" w:rsidRPr="00884705" w:rsidRDefault="00884705" w:rsidP="006B1095">
            <w:pPr>
              <w:pStyle w:val="TableField-Left"/>
              <w:rPr>
                <w:rFonts w:ascii="Calibri Light" w:hAnsi="Calibri Light" w:cs="Arial"/>
              </w:rPr>
            </w:pPr>
          </w:p>
        </w:tc>
        <w:tc>
          <w:tcPr>
            <w:tcW w:w="2028" w:type="dxa"/>
            <w:vAlign w:val="center"/>
          </w:tcPr>
          <w:p w14:paraId="4DDF0A71" w14:textId="77777777" w:rsidR="00884705" w:rsidRDefault="00884705" w:rsidP="00ED2E63">
            <w:pPr>
              <w:pStyle w:val="TableField-Left"/>
              <w:jc w:val="center"/>
              <w:rPr>
                <w:rFonts w:ascii="Calibri Light,Arial" w:eastAsia="Calibri Light,Arial" w:hAnsi="Calibri Light,Arial" w:cs="Calibri Light,Arial"/>
              </w:rPr>
            </w:pPr>
            <w:r w:rsidRPr="25B35239">
              <w:rPr>
                <w:rFonts w:ascii="Calibri Light" w:eastAsia="Calibri Light" w:hAnsi="Calibri Light" w:cs="Calibri Light"/>
              </w:rPr>
              <w:t>Kofax</w:t>
            </w:r>
          </w:p>
        </w:tc>
        <w:tc>
          <w:tcPr>
            <w:tcW w:w="2692" w:type="dxa"/>
            <w:vAlign w:val="center"/>
          </w:tcPr>
          <w:p w14:paraId="00A0625A" w14:textId="77777777" w:rsidR="00884705" w:rsidRDefault="00DB0DF7" w:rsidP="00ED2E63">
            <w:pPr>
              <w:pStyle w:val="TableField-Left"/>
              <w:jc w:val="center"/>
              <w:rPr>
                <w:rFonts w:ascii="Calibri Light,Arial" w:eastAsia="Calibri Light,Arial" w:hAnsi="Calibri Light,Arial" w:cs="Calibri Light,Arial"/>
              </w:rPr>
            </w:pPr>
            <w:r w:rsidRPr="25B35239">
              <w:rPr>
                <w:rFonts w:ascii="Calibri Light" w:eastAsia="Calibri Light" w:hAnsi="Calibri Light" w:cs="Calibri Light"/>
              </w:rPr>
              <w:t>Inbound Correspondence</w:t>
            </w:r>
          </w:p>
        </w:tc>
      </w:tr>
      <w:tr w:rsidR="00884705" w:rsidRPr="00051345" w14:paraId="6D4B255B" w14:textId="77777777" w:rsidTr="464D00AF">
        <w:trPr>
          <w:cantSplit/>
          <w:trHeight w:val="432"/>
        </w:trPr>
        <w:tc>
          <w:tcPr>
            <w:tcW w:w="800" w:type="dxa"/>
            <w:vAlign w:val="center"/>
          </w:tcPr>
          <w:p w14:paraId="5B73A65B" w14:textId="405646C1" w:rsidR="00884705" w:rsidRDefault="000C0E7F" w:rsidP="006B1095">
            <w:pPr>
              <w:pStyle w:val="TableField-Center"/>
              <w:rPr>
                <w:rFonts w:ascii="Calibri Light,Arial" w:eastAsia="Calibri Light,Arial" w:hAnsi="Calibri Light,Arial" w:cs="Calibri Light,Arial"/>
              </w:rPr>
            </w:pPr>
            <w:r w:rsidRPr="25B35239">
              <w:rPr>
                <w:rFonts w:ascii="Calibri Light" w:eastAsia="Calibri Light" w:hAnsi="Calibri Light" w:cs="Calibri Light"/>
              </w:rPr>
              <w:t>10</w:t>
            </w:r>
            <w:r w:rsidR="00884705" w:rsidRPr="25B35239">
              <w:rPr>
                <w:rFonts w:ascii="Calibri Light" w:eastAsia="Calibri Light" w:hAnsi="Calibri Light" w:cs="Calibri Light"/>
              </w:rPr>
              <w:t>0</w:t>
            </w:r>
          </w:p>
        </w:tc>
        <w:tc>
          <w:tcPr>
            <w:tcW w:w="4092" w:type="dxa"/>
            <w:vAlign w:val="center"/>
          </w:tcPr>
          <w:p w14:paraId="7EC1C670" w14:textId="77777777" w:rsidR="00884705" w:rsidRDefault="00884705" w:rsidP="1B56C294">
            <w:pPr>
              <w:pStyle w:val="TableField-Left"/>
              <w:rPr>
                <w:rFonts w:ascii="Calibri Light,Arial" w:eastAsia="Calibri Light,Arial" w:hAnsi="Calibri Light,Arial" w:cs="Calibri Light,Arial"/>
                <w:b/>
              </w:rPr>
            </w:pPr>
            <w:r w:rsidRPr="25B35239">
              <w:rPr>
                <w:rFonts w:ascii="Calibri Light" w:eastAsia="Calibri Light" w:hAnsi="Calibri Light" w:cs="Calibri Light"/>
                <w:b/>
              </w:rPr>
              <w:t>Scan Correspondence</w:t>
            </w:r>
          </w:p>
          <w:p w14:paraId="6AE6A2E2" w14:textId="77777777" w:rsidR="00884705" w:rsidRDefault="00884705" w:rsidP="006B1095">
            <w:pPr>
              <w:pStyle w:val="TableField-Left"/>
              <w:rPr>
                <w:rFonts w:ascii="Calibri Light,Arial" w:eastAsia="Calibri Light,Arial" w:hAnsi="Calibri Light,Arial" w:cs="Calibri Light,Arial"/>
              </w:rPr>
            </w:pPr>
            <w:r w:rsidRPr="25B35239">
              <w:rPr>
                <w:rFonts w:ascii="Calibri Light" w:eastAsia="Calibri Light" w:hAnsi="Calibri Light" w:cs="Calibri Light"/>
              </w:rPr>
              <w:t>User scan correspondence using Kofax.</w:t>
            </w:r>
          </w:p>
          <w:p w14:paraId="2D039D08" w14:textId="77777777" w:rsidR="00884705" w:rsidRPr="00884705" w:rsidRDefault="00884705" w:rsidP="006B1095">
            <w:pPr>
              <w:pStyle w:val="TableField-Left"/>
              <w:rPr>
                <w:rFonts w:ascii="Calibri Light" w:hAnsi="Calibri Light" w:cs="Arial"/>
              </w:rPr>
            </w:pPr>
          </w:p>
        </w:tc>
        <w:tc>
          <w:tcPr>
            <w:tcW w:w="2028" w:type="dxa"/>
            <w:vAlign w:val="center"/>
          </w:tcPr>
          <w:p w14:paraId="7EAC0927" w14:textId="77777777" w:rsidR="00884705" w:rsidRDefault="00884705" w:rsidP="00ED2E63">
            <w:pPr>
              <w:pStyle w:val="TableField-Left"/>
              <w:jc w:val="center"/>
              <w:rPr>
                <w:rFonts w:ascii="Calibri Light,Arial" w:eastAsia="Calibri Light,Arial" w:hAnsi="Calibri Light,Arial" w:cs="Calibri Light,Arial"/>
              </w:rPr>
            </w:pPr>
            <w:r w:rsidRPr="25B35239">
              <w:rPr>
                <w:rFonts w:ascii="Calibri Light" w:eastAsia="Calibri Light" w:hAnsi="Calibri Light" w:cs="Calibri Light"/>
              </w:rPr>
              <w:t>Kofax</w:t>
            </w:r>
          </w:p>
        </w:tc>
        <w:tc>
          <w:tcPr>
            <w:tcW w:w="2692" w:type="dxa"/>
            <w:vAlign w:val="center"/>
          </w:tcPr>
          <w:p w14:paraId="28E827C9" w14:textId="77777777" w:rsidR="00884705" w:rsidRDefault="00DB0DF7" w:rsidP="00ED2E63">
            <w:pPr>
              <w:pStyle w:val="TableField-Left"/>
              <w:jc w:val="center"/>
              <w:rPr>
                <w:rFonts w:ascii="Calibri Light,Arial" w:eastAsia="Calibri Light,Arial" w:hAnsi="Calibri Light,Arial" w:cs="Calibri Light,Arial"/>
              </w:rPr>
            </w:pPr>
            <w:r w:rsidRPr="25B35239">
              <w:rPr>
                <w:rFonts w:ascii="Calibri Light" w:eastAsia="Calibri Light" w:hAnsi="Calibri Light" w:cs="Calibri Light"/>
              </w:rPr>
              <w:t>Inbound Correspondence</w:t>
            </w:r>
          </w:p>
        </w:tc>
      </w:tr>
      <w:tr w:rsidR="00884705" w:rsidRPr="00051345" w14:paraId="1FD1ED9A" w14:textId="77777777" w:rsidTr="464D00AF">
        <w:trPr>
          <w:cantSplit/>
          <w:trHeight w:val="432"/>
        </w:trPr>
        <w:tc>
          <w:tcPr>
            <w:tcW w:w="800" w:type="dxa"/>
            <w:vAlign w:val="center"/>
          </w:tcPr>
          <w:p w14:paraId="76E4FE01" w14:textId="4DC288C2" w:rsidR="00884705" w:rsidRDefault="000C0E7F" w:rsidP="006B1095">
            <w:pPr>
              <w:pStyle w:val="TableField-Center"/>
              <w:rPr>
                <w:rFonts w:ascii="Calibri Light,Arial" w:eastAsia="Calibri Light,Arial" w:hAnsi="Calibri Light,Arial" w:cs="Calibri Light,Arial"/>
              </w:rPr>
            </w:pPr>
            <w:r w:rsidRPr="25B35239">
              <w:rPr>
                <w:rFonts w:ascii="Calibri Light" w:eastAsia="Calibri Light" w:hAnsi="Calibri Light" w:cs="Calibri Light"/>
              </w:rPr>
              <w:t>11</w:t>
            </w:r>
            <w:r w:rsidR="00884705" w:rsidRPr="25B35239">
              <w:rPr>
                <w:rFonts w:ascii="Calibri Light" w:eastAsia="Calibri Light" w:hAnsi="Calibri Light" w:cs="Calibri Light"/>
              </w:rPr>
              <w:t>0</w:t>
            </w:r>
          </w:p>
        </w:tc>
        <w:tc>
          <w:tcPr>
            <w:tcW w:w="4092" w:type="dxa"/>
            <w:vAlign w:val="center"/>
          </w:tcPr>
          <w:p w14:paraId="49F16692" w14:textId="77777777" w:rsidR="00884705" w:rsidRDefault="00884705" w:rsidP="1B56C294">
            <w:pPr>
              <w:pStyle w:val="TableField-Left"/>
              <w:rPr>
                <w:rFonts w:ascii="Calibri Light,Arial" w:eastAsia="Calibri Light,Arial" w:hAnsi="Calibri Light,Arial" w:cs="Calibri Light,Arial"/>
                <w:b/>
              </w:rPr>
            </w:pPr>
            <w:r w:rsidRPr="25B35239">
              <w:rPr>
                <w:rFonts w:ascii="Calibri Light" w:eastAsia="Calibri Light" w:hAnsi="Calibri Light" w:cs="Calibri Light"/>
                <w:b/>
              </w:rPr>
              <w:t>Upload Correspondence to xECM</w:t>
            </w:r>
          </w:p>
          <w:p w14:paraId="4CF8D2C5" w14:textId="77777777" w:rsidR="00884705" w:rsidRPr="00884705" w:rsidRDefault="00884705" w:rsidP="006B1095">
            <w:pPr>
              <w:pStyle w:val="TableField-Left"/>
              <w:rPr>
                <w:rFonts w:ascii="Calibri Light,Arial" w:eastAsia="Calibri Light,Arial" w:hAnsi="Calibri Light,Arial" w:cs="Calibri Light,Arial"/>
              </w:rPr>
            </w:pPr>
            <w:r w:rsidRPr="25B35239">
              <w:rPr>
                <w:rFonts w:ascii="Calibri Light" w:eastAsia="Calibri Light" w:hAnsi="Calibri Light" w:cs="Calibri Light"/>
              </w:rPr>
              <w:t>User upload scanned correspondence to xECM.</w:t>
            </w:r>
          </w:p>
          <w:p w14:paraId="00BAA058" w14:textId="77777777" w:rsidR="00884705" w:rsidRDefault="00884705" w:rsidP="006B1095">
            <w:pPr>
              <w:pStyle w:val="TableField-Left"/>
              <w:rPr>
                <w:rFonts w:ascii="Calibri Light" w:hAnsi="Calibri Light" w:cs="Arial"/>
                <w:b/>
              </w:rPr>
            </w:pPr>
          </w:p>
        </w:tc>
        <w:tc>
          <w:tcPr>
            <w:tcW w:w="2028" w:type="dxa"/>
            <w:vAlign w:val="center"/>
          </w:tcPr>
          <w:p w14:paraId="12A5FC1B" w14:textId="77777777" w:rsidR="00884705" w:rsidRDefault="00884705" w:rsidP="00ED2E63">
            <w:pPr>
              <w:pStyle w:val="TableField-Left"/>
              <w:jc w:val="center"/>
              <w:rPr>
                <w:rFonts w:ascii="Calibri Light,Arial" w:eastAsia="Calibri Light,Arial" w:hAnsi="Calibri Light,Arial" w:cs="Calibri Light,Arial"/>
              </w:rPr>
            </w:pPr>
            <w:r w:rsidRPr="25B35239">
              <w:rPr>
                <w:rFonts w:ascii="Calibri Light" w:eastAsia="Calibri Light" w:hAnsi="Calibri Light" w:cs="Calibri Light"/>
              </w:rPr>
              <w:t>Kofax</w:t>
            </w:r>
          </w:p>
        </w:tc>
        <w:tc>
          <w:tcPr>
            <w:tcW w:w="2692" w:type="dxa"/>
            <w:vAlign w:val="center"/>
          </w:tcPr>
          <w:p w14:paraId="04C54AC4" w14:textId="77777777" w:rsidR="00884705" w:rsidRDefault="00DB0DF7" w:rsidP="00ED2E63">
            <w:pPr>
              <w:pStyle w:val="TableField-Left"/>
              <w:jc w:val="center"/>
              <w:rPr>
                <w:rFonts w:ascii="Calibri Light,Arial" w:eastAsia="Calibri Light,Arial" w:hAnsi="Calibri Light,Arial" w:cs="Calibri Light,Arial"/>
              </w:rPr>
            </w:pPr>
            <w:r w:rsidRPr="25B35239">
              <w:rPr>
                <w:rFonts w:ascii="Calibri Light" w:eastAsia="Calibri Light" w:hAnsi="Calibri Light" w:cs="Calibri Light"/>
              </w:rPr>
              <w:t>Inbound Correspondence</w:t>
            </w:r>
          </w:p>
        </w:tc>
      </w:tr>
      <w:tr w:rsidR="00C36083" w:rsidRPr="00051345" w14:paraId="03B20836" w14:textId="77777777" w:rsidTr="464D00AF">
        <w:trPr>
          <w:cantSplit/>
          <w:trHeight w:val="432"/>
        </w:trPr>
        <w:tc>
          <w:tcPr>
            <w:tcW w:w="800" w:type="dxa"/>
            <w:vAlign w:val="center"/>
          </w:tcPr>
          <w:p w14:paraId="5394E51A" w14:textId="3B055AD6" w:rsidR="00C36083" w:rsidRDefault="00C36083" w:rsidP="000C0E7F">
            <w:pPr>
              <w:pStyle w:val="TableField-Center"/>
              <w:rPr>
                <w:rFonts w:ascii="Calibri Light,Arial" w:eastAsia="Calibri Light,Arial" w:hAnsi="Calibri Light,Arial" w:cs="Calibri Light,Arial"/>
              </w:rPr>
            </w:pPr>
            <w:r w:rsidRPr="25B35239">
              <w:rPr>
                <w:rFonts w:ascii="Calibri Light" w:eastAsia="Calibri Light" w:hAnsi="Calibri Light" w:cs="Calibri Light"/>
              </w:rPr>
              <w:t>1</w:t>
            </w:r>
            <w:r w:rsidR="000C0E7F" w:rsidRPr="25B35239">
              <w:rPr>
                <w:rFonts w:ascii="Calibri Light" w:eastAsia="Calibri Light" w:hAnsi="Calibri Light" w:cs="Calibri Light"/>
              </w:rPr>
              <w:t>2</w:t>
            </w:r>
            <w:r w:rsidRPr="25B35239">
              <w:rPr>
                <w:rFonts w:ascii="Calibri Light" w:eastAsia="Calibri Light" w:hAnsi="Calibri Light" w:cs="Calibri Light"/>
              </w:rPr>
              <w:t>0</w:t>
            </w:r>
          </w:p>
        </w:tc>
        <w:tc>
          <w:tcPr>
            <w:tcW w:w="4092" w:type="dxa"/>
            <w:vAlign w:val="center"/>
          </w:tcPr>
          <w:p w14:paraId="122608D4" w14:textId="77777777" w:rsidR="00C36083" w:rsidRDefault="00C36083" w:rsidP="1B56C294">
            <w:pPr>
              <w:pStyle w:val="TableField-Left"/>
              <w:rPr>
                <w:rFonts w:ascii="Calibri Light,Arial" w:eastAsia="Calibri Light,Arial" w:hAnsi="Calibri Light,Arial" w:cs="Calibri Light,Arial"/>
                <w:b/>
              </w:rPr>
            </w:pPr>
            <w:r w:rsidRPr="25B35239">
              <w:rPr>
                <w:rFonts w:ascii="Calibri Light" w:eastAsia="Calibri Light" w:hAnsi="Calibri Light" w:cs="Calibri Light"/>
                <w:b/>
              </w:rPr>
              <w:t>Requires BPEM case?</w:t>
            </w:r>
          </w:p>
          <w:p w14:paraId="582D57E0" w14:textId="77777777" w:rsidR="00C36083" w:rsidRDefault="00C36083" w:rsidP="006B1095">
            <w:pPr>
              <w:pStyle w:val="TableField-Left"/>
              <w:rPr>
                <w:rFonts w:ascii="Calibri Light,Arial" w:eastAsia="Calibri Light,Arial" w:hAnsi="Calibri Light,Arial" w:cs="Calibri Light,Arial"/>
              </w:rPr>
            </w:pPr>
            <w:r w:rsidRPr="25B35239">
              <w:rPr>
                <w:rFonts w:ascii="Calibri Light" w:eastAsia="Calibri Light" w:hAnsi="Calibri Light" w:cs="Calibri Light"/>
              </w:rPr>
              <w:t>If the inbound correspondence requires BPEM case to be created, go to step 150. Otherwise, go to step 130.</w:t>
            </w:r>
          </w:p>
          <w:p w14:paraId="5E910251" w14:textId="77777777" w:rsidR="00C36083" w:rsidRPr="00C36083" w:rsidRDefault="00C36083" w:rsidP="006B1095">
            <w:pPr>
              <w:pStyle w:val="TableField-Left"/>
              <w:rPr>
                <w:rFonts w:ascii="Calibri Light" w:hAnsi="Calibri Light" w:cs="Arial"/>
              </w:rPr>
            </w:pPr>
          </w:p>
        </w:tc>
        <w:tc>
          <w:tcPr>
            <w:tcW w:w="2028" w:type="dxa"/>
            <w:vAlign w:val="center"/>
          </w:tcPr>
          <w:p w14:paraId="7C12C460" w14:textId="77777777" w:rsidR="00C36083" w:rsidRDefault="00C36083" w:rsidP="00ED2E63">
            <w:pPr>
              <w:pStyle w:val="TableField-Left"/>
              <w:jc w:val="center"/>
              <w:rPr>
                <w:rFonts w:ascii="Calibri Light,Arial" w:eastAsia="Calibri Light,Arial" w:hAnsi="Calibri Light,Arial" w:cs="Calibri Light,Arial"/>
              </w:rPr>
            </w:pPr>
            <w:r w:rsidRPr="25B35239">
              <w:rPr>
                <w:rFonts w:ascii="Calibri Light" w:eastAsia="Calibri Light" w:hAnsi="Calibri Light" w:cs="Calibri Light"/>
              </w:rPr>
              <w:t>N/A</w:t>
            </w:r>
          </w:p>
        </w:tc>
        <w:tc>
          <w:tcPr>
            <w:tcW w:w="2692" w:type="dxa"/>
            <w:vAlign w:val="center"/>
          </w:tcPr>
          <w:p w14:paraId="770486BD" w14:textId="77777777" w:rsidR="00C36083" w:rsidRDefault="00C36083" w:rsidP="00ED2E63">
            <w:pPr>
              <w:pStyle w:val="TableField-Left"/>
              <w:jc w:val="center"/>
              <w:rPr>
                <w:rFonts w:ascii="Calibri Light,Arial" w:eastAsia="Calibri Light,Arial" w:hAnsi="Calibri Light,Arial" w:cs="Calibri Light,Arial"/>
              </w:rPr>
            </w:pPr>
            <w:r w:rsidRPr="25B35239">
              <w:rPr>
                <w:rFonts w:ascii="Calibri Light" w:eastAsia="Calibri Light" w:hAnsi="Calibri Light" w:cs="Calibri Light"/>
              </w:rPr>
              <w:t>N/A</w:t>
            </w:r>
          </w:p>
        </w:tc>
      </w:tr>
      <w:tr w:rsidR="008A414F" w:rsidRPr="00051345" w14:paraId="20636528" w14:textId="77777777" w:rsidTr="464D00AF">
        <w:trPr>
          <w:cantSplit/>
          <w:trHeight w:val="432"/>
        </w:trPr>
        <w:tc>
          <w:tcPr>
            <w:tcW w:w="800" w:type="dxa"/>
            <w:vAlign w:val="center"/>
          </w:tcPr>
          <w:p w14:paraId="5FF1A35B" w14:textId="577A8DD8" w:rsidR="008A414F" w:rsidRDefault="008A414F" w:rsidP="006B1095">
            <w:pPr>
              <w:pStyle w:val="TableField-Center"/>
              <w:rPr>
                <w:rFonts w:ascii="Calibri Light,Arial" w:eastAsia="Calibri Light,Arial" w:hAnsi="Calibri Light,Arial" w:cs="Calibri Light,Arial"/>
              </w:rPr>
            </w:pPr>
            <w:r w:rsidRPr="25B35239">
              <w:rPr>
                <w:rFonts w:ascii="Calibri Light" w:eastAsia="Calibri Light" w:hAnsi="Calibri Light" w:cs="Calibri Light"/>
              </w:rPr>
              <w:t>1</w:t>
            </w:r>
            <w:r w:rsidR="000C0E7F" w:rsidRPr="25B35239">
              <w:rPr>
                <w:rFonts w:ascii="Calibri Light" w:eastAsia="Calibri Light" w:hAnsi="Calibri Light" w:cs="Calibri Light"/>
              </w:rPr>
              <w:t>3</w:t>
            </w:r>
            <w:r w:rsidRPr="25B35239">
              <w:rPr>
                <w:rFonts w:ascii="Calibri Light" w:eastAsia="Calibri Light" w:hAnsi="Calibri Light" w:cs="Calibri Light"/>
              </w:rPr>
              <w:t>0</w:t>
            </w:r>
          </w:p>
        </w:tc>
        <w:tc>
          <w:tcPr>
            <w:tcW w:w="4092" w:type="dxa"/>
            <w:vAlign w:val="center"/>
          </w:tcPr>
          <w:p w14:paraId="5414CC8C" w14:textId="068A2598" w:rsidR="008A414F" w:rsidRDefault="008A414F" w:rsidP="1B56C294">
            <w:pPr>
              <w:pStyle w:val="TableField-Left"/>
              <w:rPr>
                <w:rFonts w:ascii="Calibri Light,Arial" w:eastAsia="Calibri Light,Arial" w:hAnsi="Calibri Light,Arial" w:cs="Calibri Light,Arial"/>
                <w:b/>
              </w:rPr>
            </w:pPr>
            <w:r w:rsidRPr="25B35239">
              <w:rPr>
                <w:rFonts w:ascii="Calibri Light" w:eastAsia="Calibri Light" w:hAnsi="Calibri Light" w:cs="Calibri Light"/>
                <w:b/>
              </w:rPr>
              <w:t xml:space="preserve">If channel is </w:t>
            </w:r>
            <w:r w:rsidR="007B179C" w:rsidRPr="25B35239">
              <w:rPr>
                <w:rFonts w:ascii="Calibri Light" w:eastAsia="Calibri Light" w:hAnsi="Calibri Light" w:cs="Calibri Light"/>
                <w:b/>
              </w:rPr>
              <w:t>SMS</w:t>
            </w:r>
            <w:r w:rsidRPr="25B35239">
              <w:rPr>
                <w:rFonts w:ascii="Calibri Light,Arial" w:eastAsia="Calibri Light,Arial" w:hAnsi="Calibri Light,Arial" w:cs="Calibri Light,Arial"/>
                <w:b/>
              </w:rPr>
              <w:t>?</w:t>
            </w:r>
          </w:p>
          <w:p w14:paraId="3CF805AE" w14:textId="37FF2A4B" w:rsidR="008A414F" w:rsidRDefault="008A414F" w:rsidP="006B1095">
            <w:pPr>
              <w:pStyle w:val="TableField-Left"/>
              <w:rPr>
                <w:rFonts w:ascii="Calibri Light,Arial" w:eastAsia="Calibri Light,Arial" w:hAnsi="Calibri Light,Arial" w:cs="Calibri Light,Arial"/>
              </w:rPr>
            </w:pPr>
            <w:r w:rsidRPr="25B35239">
              <w:rPr>
                <w:rFonts w:ascii="Calibri Light" w:eastAsia="Calibri Light" w:hAnsi="Calibri Light" w:cs="Calibri Light"/>
              </w:rPr>
              <w:t xml:space="preserve">If correspondence from customer is sent via </w:t>
            </w:r>
            <w:r w:rsidR="007B179C" w:rsidRPr="25B35239">
              <w:rPr>
                <w:rFonts w:ascii="Calibri Light" w:eastAsia="Calibri Light" w:hAnsi="Calibri Light" w:cs="Calibri Light"/>
              </w:rPr>
              <w:t>SMS</w:t>
            </w:r>
            <w:r w:rsidRPr="25B35239">
              <w:rPr>
                <w:rFonts w:ascii="Calibri Light" w:eastAsia="Calibri Light" w:hAnsi="Calibri Light" w:cs="Calibri Light"/>
              </w:rPr>
              <w:t>, go to step 1</w:t>
            </w:r>
            <w:r w:rsidR="000C0E7F" w:rsidRPr="25B35239">
              <w:rPr>
                <w:rFonts w:ascii="Calibri Light" w:eastAsia="Calibri Light" w:hAnsi="Calibri Light" w:cs="Calibri Light"/>
              </w:rPr>
              <w:t>4</w:t>
            </w:r>
            <w:r w:rsidRPr="25B35239">
              <w:rPr>
                <w:rFonts w:ascii="Calibri Light" w:eastAsia="Calibri Light" w:hAnsi="Calibri Light" w:cs="Calibri Light"/>
              </w:rPr>
              <w:t>0. Otherwise go to step 1</w:t>
            </w:r>
            <w:r w:rsidR="000C0E7F" w:rsidRPr="25B35239">
              <w:rPr>
                <w:rFonts w:ascii="Calibri Light" w:eastAsia="Calibri Light" w:hAnsi="Calibri Light" w:cs="Calibri Light"/>
              </w:rPr>
              <w:t>7</w:t>
            </w:r>
            <w:r w:rsidRPr="25B35239">
              <w:rPr>
                <w:rFonts w:ascii="Calibri Light" w:eastAsia="Calibri Light" w:hAnsi="Calibri Light" w:cs="Calibri Light"/>
              </w:rPr>
              <w:t>0.</w:t>
            </w:r>
          </w:p>
          <w:p w14:paraId="11FEB07E" w14:textId="77777777" w:rsidR="008A414F" w:rsidRPr="008A414F" w:rsidRDefault="008A414F" w:rsidP="006B1095">
            <w:pPr>
              <w:pStyle w:val="TableField-Left"/>
              <w:rPr>
                <w:rFonts w:ascii="Calibri Light" w:hAnsi="Calibri Light" w:cs="Arial"/>
              </w:rPr>
            </w:pPr>
          </w:p>
        </w:tc>
        <w:tc>
          <w:tcPr>
            <w:tcW w:w="2028" w:type="dxa"/>
            <w:vAlign w:val="center"/>
          </w:tcPr>
          <w:p w14:paraId="72C581CD" w14:textId="74345379" w:rsidR="008A414F" w:rsidRDefault="008A414F" w:rsidP="00ED2E63">
            <w:pPr>
              <w:pStyle w:val="TableField-Left"/>
              <w:jc w:val="center"/>
              <w:rPr>
                <w:rFonts w:ascii="Calibri Light,Arial" w:eastAsia="Calibri Light,Arial" w:hAnsi="Calibri Light,Arial" w:cs="Calibri Light,Arial"/>
              </w:rPr>
            </w:pPr>
            <w:r w:rsidRPr="25B35239">
              <w:rPr>
                <w:rFonts w:ascii="Calibri Light" w:eastAsia="Calibri Light" w:hAnsi="Calibri Light" w:cs="Calibri Light"/>
              </w:rPr>
              <w:t>N/A</w:t>
            </w:r>
          </w:p>
        </w:tc>
        <w:tc>
          <w:tcPr>
            <w:tcW w:w="2692" w:type="dxa"/>
            <w:vAlign w:val="center"/>
          </w:tcPr>
          <w:p w14:paraId="1E117FE0" w14:textId="6341F3D6" w:rsidR="008A414F" w:rsidRDefault="008A414F" w:rsidP="00ED2E63">
            <w:pPr>
              <w:pStyle w:val="TableField-Left"/>
              <w:jc w:val="center"/>
              <w:rPr>
                <w:rFonts w:ascii="Calibri Light,Arial" w:eastAsia="Calibri Light,Arial" w:hAnsi="Calibri Light,Arial" w:cs="Calibri Light,Arial"/>
              </w:rPr>
            </w:pPr>
            <w:r w:rsidRPr="25B35239">
              <w:rPr>
                <w:rFonts w:ascii="Calibri Light" w:eastAsia="Calibri Light" w:hAnsi="Calibri Light" w:cs="Calibri Light"/>
              </w:rPr>
              <w:t>N/A</w:t>
            </w:r>
          </w:p>
        </w:tc>
      </w:tr>
      <w:tr w:rsidR="008A414F" w:rsidRPr="00051345" w14:paraId="68096412" w14:textId="77777777" w:rsidTr="464D00AF">
        <w:trPr>
          <w:cantSplit/>
          <w:trHeight w:val="432"/>
        </w:trPr>
        <w:tc>
          <w:tcPr>
            <w:tcW w:w="800" w:type="dxa"/>
            <w:vAlign w:val="center"/>
          </w:tcPr>
          <w:p w14:paraId="317B6E0C" w14:textId="13A089F6" w:rsidR="008A414F" w:rsidRDefault="008A414F" w:rsidP="007B179C">
            <w:pPr>
              <w:pStyle w:val="TableField-Center"/>
              <w:rPr>
                <w:rFonts w:ascii="Calibri Light,Arial" w:eastAsia="Calibri Light,Arial" w:hAnsi="Calibri Light,Arial" w:cs="Calibri Light,Arial"/>
              </w:rPr>
            </w:pPr>
            <w:r w:rsidRPr="25B35239">
              <w:rPr>
                <w:rFonts w:ascii="Calibri Light" w:eastAsia="Calibri Light" w:hAnsi="Calibri Light" w:cs="Calibri Light"/>
              </w:rPr>
              <w:lastRenderedPageBreak/>
              <w:t>1</w:t>
            </w:r>
            <w:r w:rsidR="000C0E7F" w:rsidRPr="25B35239">
              <w:rPr>
                <w:rFonts w:ascii="Calibri Light" w:eastAsia="Calibri Light" w:hAnsi="Calibri Light" w:cs="Calibri Light"/>
              </w:rPr>
              <w:t>4</w:t>
            </w:r>
            <w:r w:rsidRPr="25B35239">
              <w:rPr>
                <w:rFonts w:ascii="Calibri Light" w:eastAsia="Calibri Light" w:hAnsi="Calibri Light" w:cs="Calibri Light"/>
              </w:rPr>
              <w:t>0</w:t>
            </w:r>
          </w:p>
        </w:tc>
        <w:tc>
          <w:tcPr>
            <w:tcW w:w="4092" w:type="dxa"/>
            <w:vAlign w:val="center"/>
          </w:tcPr>
          <w:p w14:paraId="6739A051" w14:textId="77777777" w:rsidR="008A414F" w:rsidRDefault="008A414F" w:rsidP="1B56C294">
            <w:pPr>
              <w:pStyle w:val="TableField-Left"/>
              <w:rPr>
                <w:rFonts w:ascii="Calibri Light,Arial" w:eastAsia="Calibri Light,Arial" w:hAnsi="Calibri Light,Arial" w:cs="Calibri Light,Arial"/>
                <w:b/>
              </w:rPr>
            </w:pPr>
            <w:r w:rsidRPr="25B35239">
              <w:rPr>
                <w:rFonts w:ascii="Calibri Light" w:eastAsia="Calibri Light" w:hAnsi="Calibri Light" w:cs="Calibri Light"/>
                <w:b/>
              </w:rPr>
              <w:t>Correspondence is uploaded to xECM</w:t>
            </w:r>
          </w:p>
          <w:p w14:paraId="28C83B17" w14:textId="77777777" w:rsidR="008A414F" w:rsidRDefault="008A414F" w:rsidP="006B1095">
            <w:pPr>
              <w:pStyle w:val="TableField-Left"/>
              <w:rPr>
                <w:rFonts w:ascii="Calibri Light,Arial" w:eastAsia="Calibri Light,Arial" w:hAnsi="Calibri Light,Arial" w:cs="Calibri Light,Arial"/>
              </w:rPr>
            </w:pPr>
            <w:r w:rsidRPr="25B35239">
              <w:rPr>
                <w:rFonts w:ascii="Calibri Light" w:eastAsia="Calibri Light" w:hAnsi="Calibri Light" w:cs="Calibri Light"/>
              </w:rPr>
              <w:t>Correspondence is uploaded to xECM.</w:t>
            </w:r>
          </w:p>
          <w:p w14:paraId="248F97E8" w14:textId="77777777" w:rsidR="008A414F" w:rsidRPr="008A414F" w:rsidRDefault="008A414F" w:rsidP="006B1095">
            <w:pPr>
              <w:pStyle w:val="TableField-Left"/>
              <w:rPr>
                <w:rFonts w:ascii="Calibri Light" w:hAnsi="Calibri Light" w:cs="Arial"/>
              </w:rPr>
            </w:pPr>
          </w:p>
        </w:tc>
        <w:tc>
          <w:tcPr>
            <w:tcW w:w="2028" w:type="dxa"/>
            <w:vAlign w:val="center"/>
          </w:tcPr>
          <w:p w14:paraId="33C35BC0" w14:textId="77777777" w:rsidR="008A414F" w:rsidRDefault="008A414F" w:rsidP="00ED2E63">
            <w:pPr>
              <w:pStyle w:val="TableField-Left"/>
              <w:jc w:val="center"/>
              <w:rPr>
                <w:rFonts w:ascii="Calibri Light,Arial" w:eastAsia="Calibri Light,Arial" w:hAnsi="Calibri Light,Arial" w:cs="Calibri Light,Arial"/>
              </w:rPr>
            </w:pPr>
            <w:r w:rsidRPr="25B35239">
              <w:rPr>
                <w:rFonts w:ascii="Calibri Light" w:eastAsia="Calibri Light" w:hAnsi="Calibri Light" w:cs="Calibri Light"/>
              </w:rPr>
              <w:t>Open Text</w:t>
            </w:r>
          </w:p>
        </w:tc>
        <w:tc>
          <w:tcPr>
            <w:tcW w:w="2692" w:type="dxa"/>
            <w:vAlign w:val="center"/>
          </w:tcPr>
          <w:p w14:paraId="68A39EA1" w14:textId="77777777" w:rsidR="008A414F" w:rsidRDefault="008A414F" w:rsidP="00ED2E63">
            <w:pPr>
              <w:pStyle w:val="TableField-Left"/>
              <w:jc w:val="center"/>
              <w:rPr>
                <w:rFonts w:ascii="Calibri Light,Arial" w:eastAsia="Calibri Light,Arial" w:hAnsi="Calibri Light,Arial" w:cs="Calibri Light,Arial"/>
              </w:rPr>
            </w:pPr>
            <w:r w:rsidRPr="25B35239">
              <w:rPr>
                <w:rFonts w:ascii="Calibri Light" w:eastAsia="Calibri Light" w:hAnsi="Calibri Light" w:cs="Calibri Light"/>
              </w:rPr>
              <w:t>N/A</w:t>
            </w:r>
          </w:p>
        </w:tc>
      </w:tr>
      <w:tr w:rsidR="008A414F" w:rsidRPr="00051345" w14:paraId="151766DD" w14:textId="77777777" w:rsidTr="464D00AF">
        <w:trPr>
          <w:cantSplit/>
          <w:trHeight w:val="432"/>
        </w:trPr>
        <w:tc>
          <w:tcPr>
            <w:tcW w:w="800" w:type="dxa"/>
            <w:vAlign w:val="center"/>
          </w:tcPr>
          <w:p w14:paraId="4B5101B9" w14:textId="10D96AD3" w:rsidR="008A414F" w:rsidRDefault="008A414F" w:rsidP="007B179C">
            <w:pPr>
              <w:pStyle w:val="TableField-Center"/>
              <w:rPr>
                <w:rFonts w:ascii="Calibri Light,Arial" w:eastAsia="Calibri Light,Arial" w:hAnsi="Calibri Light,Arial" w:cs="Calibri Light,Arial"/>
              </w:rPr>
            </w:pPr>
            <w:r w:rsidRPr="25B35239">
              <w:rPr>
                <w:rFonts w:ascii="Calibri Light" w:eastAsia="Calibri Light" w:hAnsi="Calibri Light" w:cs="Calibri Light"/>
              </w:rPr>
              <w:t>1</w:t>
            </w:r>
            <w:r w:rsidR="000C0E7F" w:rsidRPr="25B35239">
              <w:rPr>
                <w:rFonts w:ascii="Calibri Light" w:eastAsia="Calibri Light" w:hAnsi="Calibri Light" w:cs="Calibri Light"/>
              </w:rPr>
              <w:t>5</w:t>
            </w:r>
            <w:r w:rsidRPr="25B35239">
              <w:rPr>
                <w:rFonts w:ascii="Calibri Light" w:eastAsia="Calibri Light" w:hAnsi="Calibri Light" w:cs="Calibri Light"/>
              </w:rPr>
              <w:t>0</w:t>
            </w:r>
          </w:p>
        </w:tc>
        <w:tc>
          <w:tcPr>
            <w:tcW w:w="4092" w:type="dxa"/>
            <w:vAlign w:val="center"/>
          </w:tcPr>
          <w:p w14:paraId="7DBBE15B" w14:textId="77777777" w:rsidR="008A414F" w:rsidRDefault="008A414F" w:rsidP="1B56C294">
            <w:pPr>
              <w:pStyle w:val="TableField-Left"/>
              <w:rPr>
                <w:rFonts w:ascii="Calibri Light,Arial" w:eastAsia="Calibri Light,Arial" w:hAnsi="Calibri Light,Arial" w:cs="Calibri Light,Arial"/>
                <w:b/>
              </w:rPr>
            </w:pPr>
            <w:r w:rsidRPr="25B35239">
              <w:rPr>
                <w:rFonts w:ascii="Calibri Light" w:eastAsia="Calibri Light" w:hAnsi="Calibri Light" w:cs="Calibri Light"/>
                <w:b/>
              </w:rPr>
              <w:t>Create BP Contact automatically</w:t>
            </w:r>
          </w:p>
          <w:p w14:paraId="2BC16761" w14:textId="77777777" w:rsidR="008A414F" w:rsidRDefault="008A414F" w:rsidP="006B1095">
            <w:pPr>
              <w:pStyle w:val="TableField-Left"/>
              <w:rPr>
                <w:rFonts w:ascii="Calibri Light,Arial" w:eastAsia="Calibri Light,Arial" w:hAnsi="Calibri Light,Arial" w:cs="Calibri Light,Arial"/>
              </w:rPr>
            </w:pPr>
            <w:r w:rsidRPr="25B35239">
              <w:rPr>
                <w:rFonts w:ascii="Calibri Light" w:eastAsia="Calibri Light" w:hAnsi="Calibri Light" w:cs="Calibri Light"/>
              </w:rPr>
              <w:t>xECM triggers S/4HANA program to create BP Contact automatically</w:t>
            </w:r>
          </w:p>
          <w:p w14:paraId="35A7CFE0" w14:textId="77777777" w:rsidR="008A414F" w:rsidRPr="008A414F" w:rsidRDefault="008A414F" w:rsidP="006B1095">
            <w:pPr>
              <w:pStyle w:val="TableField-Left"/>
              <w:rPr>
                <w:rFonts w:ascii="Calibri Light" w:hAnsi="Calibri Light" w:cs="Arial"/>
              </w:rPr>
            </w:pPr>
          </w:p>
        </w:tc>
        <w:tc>
          <w:tcPr>
            <w:tcW w:w="2028" w:type="dxa"/>
            <w:vAlign w:val="center"/>
          </w:tcPr>
          <w:p w14:paraId="01DEA3D6" w14:textId="77777777" w:rsidR="008A414F" w:rsidRDefault="008A414F" w:rsidP="00ED2E63">
            <w:pPr>
              <w:pStyle w:val="TableField-Left"/>
              <w:jc w:val="center"/>
              <w:rPr>
                <w:rFonts w:ascii="Calibri Light,Arial" w:eastAsia="Calibri Light,Arial" w:hAnsi="Calibri Light,Arial" w:cs="Calibri Light,Arial"/>
              </w:rPr>
            </w:pPr>
            <w:r w:rsidRPr="25B35239">
              <w:rPr>
                <w:rFonts w:ascii="Calibri Light" w:eastAsia="Calibri Light" w:hAnsi="Calibri Light" w:cs="Calibri Light"/>
              </w:rPr>
              <w:t>BCT0</w:t>
            </w:r>
          </w:p>
        </w:tc>
        <w:tc>
          <w:tcPr>
            <w:tcW w:w="2692" w:type="dxa"/>
            <w:vAlign w:val="center"/>
          </w:tcPr>
          <w:p w14:paraId="55400BF4" w14:textId="77777777" w:rsidR="008A414F" w:rsidRDefault="00DB0DF7" w:rsidP="00ED2E63">
            <w:pPr>
              <w:pStyle w:val="TableField-Left"/>
              <w:jc w:val="center"/>
              <w:rPr>
                <w:rFonts w:ascii="Calibri Light,Arial" w:eastAsia="Calibri Light,Arial" w:hAnsi="Calibri Light,Arial" w:cs="Calibri Light,Arial"/>
              </w:rPr>
            </w:pPr>
            <w:r w:rsidRPr="25B35239">
              <w:rPr>
                <w:rFonts w:ascii="Calibri Light" w:eastAsia="Calibri Light" w:hAnsi="Calibri Light" w:cs="Calibri Light"/>
              </w:rPr>
              <w:t>Inbound Correspondence</w:t>
            </w:r>
          </w:p>
        </w:tc>
      </w:tr>
      <w:tr w:rsidR="00C36083" w:rsidRPr="00051345" w14:paraId="15A6949C" w14:textId="77777777" w:rsidTr="464D00AF">
        <w:trPr>
          <w:cantSplit/>
          <w:trHeight w:val="432"/>
        </w:trPr>
        <w:tc>
          <w:tcPr>
            <w:tcW w:w="800" w:type="dxa"/>
            <w:vAlign w:val="center"/>
          </w:tcPr>
          <w:p w14:paraId="3DD1E0E3" w14:textId="7FE3ECED" w:rsidR="00C36083" w:rsidRDefault="00C36083" w:rsidP="007B179C">
            <w:pPr>
              <w:pStyle w:val="TableField-Center"/>
              <w:rPr>
                <w:rFonts w:ascii="Calibri Light,Arial" w:eastAsia="Calibri Light,Arial" w:hAnsi="Calibri Light,Arial" w:cs="Calibri Light,Arial"/>
              </w:rPr>
            </w:pPr>
            <w:r w:rsidRPr="25B35239">
              <w:rPr>
                <w:rFonts w:ascii="Calibri Light" w:eastAsia="Calibri Light" w:hAnsi="Calibri Light" w:cs="Calibri Light"/>
              </w:rPr>
              <w:t>1</w:t>
            </w:r>
            <w:r w:rsidR="000C0E7F" w:rsidRPr="25B35239">
              <w:rPr>
                <w:rFonts w:ascii="Calibri Light" w:eastAsia="Calibri Light" w:hAnsi="Calibri Light" w:cs="Calibri Light"/>
              </w:rPr>
              <w:t>6</w:t>
            </w:r>
            <w:r w:rsidRPr="25B35239">
              <w:rPr>
                <w:rFonts w:ascii="Calibri Light" w:eastAsia="Calibri Light" w:hAnsi="Calibri Light" w:cs="Calibri Light"/>
              </w:rPr>
              <w:t>0</w:t>
            </w:r>
          </w:p>
        </w:tc>
        <w:tc>
          <w:tcPr>
            <w:tcW w:w="4092" w:type="dxa"/>
            <w:vAlign w:val="center"/>
          </w:tcPr>
          <w:p w14:paraId="37AD2B93" w14:textId="77777777" w:rsidR="00C36083" w:rsidRDefault="00C36083" w:rsidP="1B56C294">
            <w:pPr>
              <w:pStyle w:val="TableField-Left"/>
              <w:rPr>
                <w:rFonts w:ascii="Calibri Light,Arial" w:eastAsia="Calibri Light,Arial" w:hAnsi="Calibri Light,Arial" w:cs="Calibri Light,Arial"/>
                <w:b/>
              </w:rPr>
            </w:pPr>
            <w:r w:rsidRPr="25B35239">
              <w:rPr>
                <w:rFonts w:ascii="Calibri Light" w:eastAsia="Calibri Light" w:hAnsi="Calibri Light" w:cs="Calibri Light"/>
                <w:b/>
              </w:rPr>
              <w:t>Create BPEM case automatically</w:t>
            </w:r>
          </w:p>
          <w:p w14:paraId="096D6858" w14:textId="77777777" w:rsidR="00C36083" w:rsidRDefault="00C36083" w:rsidP="00C36083">
            <w:pPr>
              <w:pStyle w:val="TableField-Left"/>
              <w:rPr>
                <w:rFonts w:ascii="Calibri Light,Arial" w:eastAsia="Calibri Light,Arial" w:hAnsi="Calibri Light,Arial" w:cs="Calibri Light,Arial"/>
              </w:rPr>
            </w:pPr>
            <w:r w:rsidRPr="25B35239">
              <w:rPr>
                <w:rFonts w:ascii="Calibri Light" w:eastAsia="Calibri Light" w:hAnsi="Calibri Light" w:cs="Calibri Light"/>
              </w:rPr>
              <w:t xml:space="preserve">Kofax triggers S/4HANA program to create BPEM case automatically. </w:t>
            </w:r>
          </w:p>
          <w:p w14:paraId="4548A573" w14:textId="77777777" w:rsidR="00C36083" w:rsidRDefault="00C36083" w:rsidP="00C36083">
            <w:pPr>
              <w:pStyle w:val="TableField-Left"/>
              <w:rPr>
                <w:rFonts w:ascii="Calibri Light" w:hAnsi="Calibri Light" w:cs="Arial"/>
                <w:b/>
              </w:rPr>
            </w:pPr>
          </w:p>
        </w:tc>
        <w:tc>
          <w:tcPr>
            <w:tcW w:w="2028" w:type="dxa"/>
            <w:vAlign w:val="center"/>
          </w:tcPr>
          <w:p w14:paraId="0F00106F" w14:textId="77777777" w:rsidR="00C36083" w:rsidRDefault="00C36083" w:rsidP="00C36083">
            <w:pPr>
              <w:pStyle w:val="TableField-Left"/>
              <w:jc w:val="center"/>
              <w:rPr>
                <w:rFonts w:ascii="Calibri Light,Arial" w:eastAsia="Calibri Light,Arial" w:hAnsi="Calibri Light,Arial" w:cs="Calibri Light,Arial"/>
              </w:rPr>
            </w:pPr>
            <w:r w:rsidRPr="25B35239">
              <w:rPr>
                <w:rFonts w:ascii="Calibri Light" w:eastAsia="Calibri Light" w:hAnsi="Calibri Light" w:cs="Calibri Light"/>
              </w:rPr>
              <w:t>S/4HANA EMMAC1</w:t>
            </w:r>
          </w:p>
        </w:tc>
        <w:tc>
          <w:tcPr>
            <w:tcW w:w="2692" w:type="dxa"/>
            <w:vAlign w:val="center"/>
          </w:tcPr>
          <w:p w14:paraId="10833C22" w14:textId="77777777" w:rsidR="00C36083" w:rsidRDefault="00C36083" w:rsidP="00C36083">
            <w:pPr>
              <w:pStyle w:val="TableField-Left"/>
              <w:jc w:val="center"/>
              <w:rPr>
                <w:rFonts w:ascii="Calibri Light,Arial" w:eastAsia="Calibri Light,Arial" w:hAnsi="Calibri Light,Arial" w:cs="Calibri Light,Arial"/>
              </w:rPr>
            </w:pPr>
            <w:r w:rsidRPr="25B35239">
              <w:rPr>
                <w:rFonts w:ascii="Calibri Light" w:eastAsia="Calibri Light" w:hAnsi="Calibri Light" w:cs="Calibri Light"/>
              </w:rPr>
              <w:t>Inbound Correspondence</w:t>
            </w:r>
          </w:p>
        </w:tc>
      </w:tr>
      <w:tr w:rsidR="00C36083" w:rsidRPr="00051345" w14:paraId="1D00F74C" w14:textId="77777777" w:rsidTr="464D00AF">
        <w:trPr>
          <w:cantSplit/>
          <w:trHeight w:val="432"/>
        </w:trPr>
        <w:tc>
          <w:tcPr>
            <w:tcW w:w="800" w:type="dxa"/>
            <w:vAlign w:val="center"/>
          </w:tcPr>
          <w:p w14:paraId="329FD740" w14:textId="71FC61AA" w:rsidR="00C36083" w:rsidRDefault="000C0E7F" w:rsidP="000C0E7F">
            <w:pPr>
              <w:pStyle w:val="TableField-Center"/>
              <w:rPr>
                <w:rFonts w:ascii="Calibri Light,Arial" w:eastAsia="Calibri Light,Arial" w:hAnsi="Calibri Light,Arial" w:cs="Calibri Light,Arial"/>
              </w:rPr>
            </w:pPr>
            <w:r w:rsidRPr="25B35239">
              <w:rPr>
                <w:rFonts w:ascii="Calibri Light" w:eastAsia="Calibri Light" w:hAnsi="Calibri Light" w:cs="Calibri Light"/>
              </w:rPr>
              <w:t>17</w:t>
            </w:r>
            <w:r w:rsidR="00C36083" w:rsidRPr="25B35239">
              <w:rPr>
                <w:rFonts w:ascii="Calibri Light" w:eastAsia="Calibri Light" w:hAnsi="Calibri Light" w:cs="Calibri Light"/>
              </w:rPr>
              <w:t>0</w:t>
            </w:r>
          </w:p>
        </w:tc>
        <w:tc>
          <w:tcPr>
            <w:tcW w:w="4092" w:type="dxa"/>
            <w:vAlign w:val="center"/>
          </w:tcPr>
          <w:p w14:paraId="39117D07" w14:textId="77777777" w:rsidR="00C36083" w:rsidRDefault="00C36083" w:rsidP="1B56C294">
            <w:pPr>
              <w:pStyle w:val="TableField-Left"/>
              <w:rPr>
                <w:rFonts w:ascii="Calibri Light,Arial" w:eastAsia="Calibri Light,Arial" w:hAnsi="Calibri Light,Arial" w:cs="Calibri Light,Arial"/>
                <w:b/>
              </w:rPr>
            </w:pPr>
            <w:r w:rsidRPr="25B35239">
              <w:rPr>
                <w:rFonts w:ascii="Calibri Light" w:eastAsia="Calibri Light" w:hAnsi="Calibri Light" w:cs="Calibri Light"/>
                <w:b/>
              </w:rPr>
              <w:t>End</w:t>
            </w:r>
          </w:p>
        </w:tc>
        <w:tc>
          <w:tcPr>
            <w:tcW w:w="2028" w:type="dxa"/>
            <w:vAlign w:val="center"/>
          </w:tcPr>
          <w:p w14:paraId="6EF65A05" w14:textId="77777777" w:rsidR="00C36083" w:rsidRDefault="00C36083" w:rsidP="00C36083">
            <w:pPr>
              <w:pStyle w:val="TableField-Left"/>
              <w:jc w:val="center"/>
              <w:rPr>
                <w:rFonts w:ascii="Calibri Light" w:hAnsi="Calibri Light" w:cs="Arial"/>
              </w:rPr>
            </w:pPr>
          </w:p>
        </w:tc>
        <w:tc>
          <w:tcPr>
            <w:tcW w:w="2692" w:type="dxa"/>
            <w:vAlign w:val="center"/>
          </w:tcPr>
          <w:p w14:paraId="7BE861E8" w14:textId="77777777" w:rsidR="00C36083" w:rsidRDefault="00C36083" w:rsidP="00C36083">
            <w:pPr>
              <w:pStyle w:val="TableField-Left"/>
              <w:jc w:val="center"/>
              <w:rPr>
                <w:rFonts w:ascii="Calibri Light" w:hAnsi="Calibri Light" w:cs="Arial"/>
              </w:rPr>
            </w:pPr>
          </w:p>
        </w:tc>
      </w:tr>
    </w:tbl>
    <w:p w14:paraId="491BD562" w14:textId="77777777" w:rsidR="006A33FD" w:rsidRDefault="006A33FD" w:rsidP="006A33FD"/>
    <w:p w14:paraId="4BD5E1F9" w14:textId="77777777" w:rsidR="006B1095" w:rsidRDefault="006B1095" w:rsidP="006A33FD"/>
    <w:p w14:paraId="674AF156" w14:textId="77777777" w:rsidR="006B1095" w:rsidRPr="00C548BF" w:rsidRDefault="006B1095" w:rsidP="1B56C294">
      <w:pPr>
        <w:pStyle w:val="Heading3"/>
        <w:keepNext/>
        <w:numPr>
          <w:ilvl w:val="2"/>
          <w:numId w:val="0"/>
        </w:numPr>
        <w:tabs>
          <w:tab w:val="left" w:pos="1440"/>
        </w:tabs>
        <w:spacing w:before="120" w:after="120"/>
        <w:rPr>
          <w:rFonts w:ascii="Calibri Light" w:eastAsia="Calibri Light" w:hAnsi="Calibri Light" w:cs="Calibri Light"/>
          <w:sz w:val="32"/>
          <w:szCs w:val="32"/>
        </w:rPr>
      </w:pPr>
      <w:bookmarkStart w:id="54" w:name="_Toc406588309"/>
      <w:bookmarkStart w:id="55" w:name="_Toc491613817"/>
      <w:r>
        <w:rPr>
          <w:rFonts w:ascii="Calibri Light" w:hAnsi="Calibri Light"/>
          <w:sz w:val="32"/>
        </w:rPr>
        <w:tab/>
      </w:r>
      <w:bookmarkStart w:id="56" w:name="_Toc512875786"/>
      <w:r w:rsidRPr="25B35239">
        <w:rPr>
          <w:rFonts w:ascii="Calibri Light" w:eastAsia="Calibri Light" w:hAnsi="Calibri Light" w:cs="Calibri Light"/>
          <w:sz w:val="32"/>
          <w:szCs w:val="32"/>
        </w:rPr>
        <w:t>2.9.2 Handle opt out and undelivered correspondence</w:t>
      </w:r>
      <w:bookmarkEnd w:id="56"/>
    </w:p>
    <w:p w14:paraId="41194EF4" w14:textId="77777777" w:rsidR="006B1095" w:rsidRDefault="006B1095" w:rsidP="006B1095">
      <w:pPr>
        <w:pStyle w:val="Heading3Text"/>
        <w:ind w:left="0"/>
      </w:pPr>
    </w:p>
    <w:p w14:paraId="02F6B0E6" w14:textId="2DA93496" w:rsidR="006B1095" w:rsidRDefault="00821E28" w:rsidP="006B1095">
      <w:pPr>
        <w:pStyle w:val="Heading3Text"/>
        <w:ind w:left="0"/>
      </w:pPr>
      <w:r>
        <w:object w:dxaOrig="15880" w:dyaOrig="11200" w14:anchorId="1EAF9C57">
          <v:shape id="_x0000_i1026" type="#_x0000_t75" style="width:467.5pt;height:329.5pt" o:ole="">
            <v:imagedata r:id="rId51" o:title=""/>
          </v:shape>
          <o:OLEObject Type="Embed" ProgID="Visio.Drawing.15" ShapeID="_x0000_i1026" DrawAspect="Content" ObjectID="_1600575339" r:id="rId52"/>
        </w:object>
      </w:r>
    </w:p>
    <w:p w14:paraId="4CED1B41" w14:textId="77777777" w:rsidR="006B1095" w:rsidRPr="006A33FD" w:rsidRDefault="006B1095" w:rsidP="006B1095">
      <w:pPr>
        <w:pStyle w:val="TableField-Bold"/>
      </w:pPr>
      <w:r>
        <w:br w:type="page"/>
      </w:r>
      <w:r>
        <w:lastRenderedPageBreak/>
        <w:t>Process Flow Steps</w:t>
      </w:r>
    </w:p>
    <w:tbl>
      <w:tblPr>
        <w:tblW w:w="9612"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828"/>
        <w:gridCol w:w="4410"/>
        <w:gridCol w:w="2160"/>
        <w:gridCol w:w="2214"/>
      </w:tblGrid>
      <w:tr w:rsidR="006B1095" w:rsidRPr="00051345" w14:paraId="69DED261" w14:textId="77777777" w:rsidTr="464D00AF">
        <w:trPr>
          <w:cantSplit/>
          <w:trHeight w:val="432"/>
          <w:tblHeader/>
        </w:trPr>
        <w:tc>
          <w:tcPr>
            <w:tcW w:w="828" w:type="dxa"/>
            <w:tcBorders>
              <w:top w:val="threeDEmboss" w:sz="6" w:space="0" w:color="auto"/>
              <w:bottom w:val="threeDEmboss" w:sz="6" w:space="0" w:color="auto"/>
            </w:tcBorders>
            <w:shd w:val="clear" w:color="auto" w:fill="F9FBAF"/>
            <w:vAlign w:val="center"/>
          </w:tcPr>
          <w:p w14:paraId="3F3B7331" w14:textId="77777777" w:rsidR="006B1095" w:rsidRPr="00051345" w:rsidRDefault="006B1095" w:rsidP="006B1095">
            <w:pPr>
              <w:pStyle w:val="TableHeader-Center"/>
              <w:rPr>
                <w:rFonts w:ascii="Calibri Light,Arial" w:eastAsia="Calibri Light,Arial" w:hAnsi="Calibri Light,Arial" w:cs="Calibri Light,Arial"/>
              </w:rPr>
            </w:pPr>
            <w:r w:rsidRPr="25B35239">
              <w:rPr>
                <w:rFonts w:ascii="Calibri Light" w:eastAsia="Calibri Light" w:hAnsi="Calibri Light" w:cs="Calibri Light"/>
              </w:rPr>
              <w:t>Step</w:t>
            </w:r>
          </w:p>
        </w:tc>
        <w:tc>
          <w:tcPr>
            <w:tcW w:w="4410" w:type="dxa"/>
            <w:tcBorders>
              <w:top w:val="threeDEmboss" w:sz="6" w:space="0" w:color="auto"/>
              <w:bottom w:val="threeDEmboss" w:sz="6" w:space="0" w:color="auto"/>
            </w:tcBorders>
            <w:shd w:val="clear" w:color="auto" w:fill="F9FBAF"/>
            <w:vAlign w:val="center"/>
          </w:tcPr>
          <w:p w14:paraId="66BF02D4" w14:textId="77777777" w:rsidR="006B1095" w:rsidRPr="00051345" w:rsidRDefault="006B1095" w:rsidP="006B1095">
            <w:pPr>
              <w:pStyle w:val="TableHeader-Left"/>
              <w:rPr>
                <w:rFonts w:ascii="Calibri Light,Arial" w:eastAsia="Calibri Light,Arial" w:hAnsi="Calibri Light,Arial" w:cs="Calibri Light,Arial"/>
              </w:rPr>
            </w:pPr>
            <w:r w:rsidRPr="25B35239">
              <w:rPr>
                <w:rFonts w:ascii="Calibri Light" w:eastAsia="Calibri Light" w:hAnsi="Calibri Light" w:cs="Calibri Light"/>
              </w:rPr>
              <w:t>Description of Step</w:t>
            </w:r>
          </w:p>
        </w:tc>
        <w:tc>
          <w:tcPr>
            <w:tcW w:w="2160" w:type="dxa"/>
            <w:tcBorders>
              <w:top w:val="threeDEmboss" w:sz="6" w:space="0" w:color="auto"/>
              <w:bottom w:val="threeDEmboss" w:sz="6" w:space="0" w:color="auto"/>
            </w:tcBorders>
            <w:shd w:val="clear" w:color="auto" w:fill="F9FBAF"/>
            <w:vAlign w:val="center"/>
          </w:tcPr>
          <w:p w14:paraId="48DC6BA9" w14:textId="77777777" w:rsidR="006B1095" w:rsidRPr="00051345" w:rsidRDefault="006B1095" w:rsidP="006B1095">
            <w:pPr>
              <w:pStyle w:val="TableHeader-Left"/>
              <w:jc w:val="center"/>
              <w:rPr>
                <w:rFonts w:ascii="Calibri Light,Arial" w:eastAsia="Calibri Light,Arial" w:hAnsi="Calibri Light,Arial" w:cs="Calibri Light,Arial"/>
              </w:rPr>
            </w:pPr>
            <w:r w:rsidRPr="25B35239">
              <w:rPr>
                <w:rFonts w:ascii="Calibri Light" w:eastAsia="Calibri Light" w:hAnsi="Calibri Light" w:cs="Calibri Light"/>
              </w:rPr>
              <w:t>Hybris C4C / T-Code</w:t>
            </w:r>
          </w:p>
        </w:tc>
        <w:tc>
          <w:tcPr>
            <w:tcW w:w="2214" w:type="dxa"/>
            <w:tcBorders>
              <w:top w:val="threeDEmboss" w:sz="6" w:space="0" w:color="auto"/>
              <w:bottom w:val="threeDEmboss" w:sz="6" w:space="0" w:color="auto"/>
            </w:tcBorders>
            <w:shd w:val="clear" w:color="auto" w:fill="F9FBAF"/>
            <w:vAlign w:val="center"/>
          </w:tcPr>
          <w:p w14:paraId="4B1B1AC5" w14:textId="77777777" w:rsidR="006B1095" w:rsidRPr="00051345" w:rsidRDefault="006B1095" w:rsidP="006B1095">
            <w:pPr>
              <w:pStyle w:val="TableHeader-Left"/>
              <w:jc w:val="center"/>
              <w:rPr>
                <w:rFonts w:ascii="Calibri Light,Arial" w:eastAsia="Calibri Light,Arial" w:hAnsi="Calibri Light,Arial" w:cs="Calibri Light,Arial"/>
              </w:rPr>
            </w:pPr>
            <w:r w:rsidRPr="25B35239">
              <w:rPr>
                <w:rFonts w:ascii="Calibri Light" w:eastAsia="Calibri Light" w:hAnsi="Calibri Light" w:cs="Calibri Light"/>
              </w:rPr>
              <w:t>Role(s)</w:t>
            </w:r>
          </w:p>
        </w:tc>
      </w:tr>
      <w:tr w:rsidR="006B1095" w:rsidRPr="00051345" w14:paraId="6C4D9811" w14:textId="77777777" w:rsidTr="464D00AF">
        <w:trPr>
          <w:cantSplit/>
          <w:trHeight w:val="432"/>
        </w:trPr>
        <w:tc>
          <w:tcPr>
            <w:tcW w:w="828" w:type="dxa"/>
            <w:tcBorders>
              <w:top w:val="threeDEmboss" w:sz="6" w:space="0" w:color="auto"/>
            </w:tcBorders>
            <w:vAlign w:val="center"/>
          </w:tcPr>
          <w:p w14:paraId="2439B2C6" w14:textId="77777777" w:rsidR="006B1095" w:rsidRPr="00051345" w:rsidRDefault="006B1095" w:rsidP="006B1095">
            <w:pPr>
              <w:pStyle w:val="TableField-Center"/>
              <w:rPr>
                <w:rFonts w:ascii="Calibri Light,Arial" w:eastAsia="Calibri Light,Arial" w:hAnsi="Calibri Light,Arial" w:cs="Calibri Light,Arial"/>
              </w:rPr>
            </w:pPr>
            <w:r w:rsidRPr="25B35239">
              <w:rPr>
                <w:rFonts w:ascii="Calibri Light" w:eastAsia="Calibri Light" w:hAnsi="Calibri Light" w:cs="Calibri Light"/>
              </w:rPr>
              <w:t>10</w:t>
            </w:r>
          </w:p>
        </w:tc>
        <w:tc>
          <w:tcPr>
            <w:tcW w:w="4410" w:type="dxa"/>
            <w:tcBorders>
              <w:top w:val="threeDEmboss" w:sz="6" w:space="0" w:color="auto"/>
            </w:tcBorders>
            <w:vAlign w:val="center"/>
          </w:tcPr>
          <w:p w14:paraId="548C201C" w14:textId="77777777" w:rsidR="006B1095" w:rsidRPr="00051345" w:rsidRDefault="006B1095" w:rsidP="1B56C294">
            <w:pPr>
              <w:pStyle w:val="TableField-Left"/>
              <w:rPr>
                <w:rFonts w:ascii="Calibri Light,Arial" w:eastAsia="Calibri Light,Arial" w:hAnsi="Calibri Light,Arial" w:cs="Calibri Light,Arial"/>
                <w:b/>
              </w:rPr>
            </w:pPr>
            <w:r w:rsidRPr="25B35239">
              <w:rPr>
                <w:rFonts w:ascii="Calibri Light" w:eastAsia="Calibri Light" w:hAnsi="Calibri Light" w:cs="Calibri Light"/>
                <w:b/>
              </w:rPr>
              <w:t>Start</w:t>
            </w:r>
          </w:p>
        </w:tc>
        <w:tc>
          <w:tcPr>
            <w:tcW w:w="2160" w:type="dxa"/>
            <w:tcBorders>
              <w:top w:val="threeDEmboss" w:sz="6" w:space="0" w:color="auto"/>
            </w:tcBorders>
            <w:vAlign w:val="center"/>
          </w:tcPr>
          <w:p w14:paraId="1EB8A545" w14:textId="77777777" w:rsidR="006B1095" w:rsidRPr="00051345" w:rsidRDefault="006B1095" w:rsidP="006B1095">
            <w:pPr>
              <w:pStyle w:val="TableField-Left"/>
              <w:jc w:val="center"/>
              <w:rPr>
                <w:rFonts w:ascii="Calibri Light,Arial" w:eastAsia="Calibri Light,Arial" w:hAnsi="Calibri Light,Arial" w:cs="Calibri Light,Arial"/>
              </w:rPr>
            </w:pPr>
            <w:r w:rsidRPr="25B35239">
              <w:rPr>
                <w:rFonts w:ascii="Calibri Light" w:eastAsia="Calibri Light" w:hAnsi="Calibri Light" w:cs="Calibri Light"/>
              </w:rPr>
              <w:t>N/A</w:t>
            </w:r>
          </w:p>
        </w:tc>
        <w:tc>
          <w:tcPr>
            <w:tcW w:w="2214" w:type="dxa"/>
            <w:tcBorders>
              <w:top w:val="threeDEmboss" w:sz="6" w:space="0" w:color="auto"/>
            </w:tcBorders>
            <w:vAlign w:val="center"/>
          </w:tcPr>
          <w:p w14:paraId="2CA90C67" w14:textId="77777777" w:rsidR="006B1095" w:rsidRPr="00051345" w:rsidRDefault="006B1095" w:rsidP="006B1095">
            <w:pPr>
              <w:pStyle w:val="TableField-Left"/>
              <w:jc w:val="center"/>
              <w:rPr>
                <w:rFonts w:ascii="Calibri Light,Arial" w:eastAsia="Calibri Light,Arial" w:hAnsi="Calibri Light,Arial" w:cs="Calibri Light,Arial"/>
              </w:rPr>
            </w:pPr>
            <w:r w:rsidRPr="25B35239">
              <w:rPr>
                <w:rFonts w:ascii="Calibri Light" w:eastAsia="Calibri Light" w:hAnsi="Calibri Light" w:cs="Calibri Light"/>
              </w:rPr>
              <w:t>N/A</w:t>
            </w:r>
          </w:p>
        </w:tc>
      </w:tr>
      <w:tr w:rsidR="006B1095" w:rsidRPr="00051345" w14:paraId="6540E4BD" w14:textId="77777777" w:rsidTr="464D00AF">
        <w:trPr>
          <w:cantSplit/>
          <w:trHeight w:val="432"/>
        </w:trPr>
        <w:tc>
          <w:tcPr>
            <w:tcW w:w="828" w:type="dxa"/>
            <w:vAlign w:val="center"/>
          </w:tcPr>
          <w:p w14:paraId="77CFBD68" w14:textId="77777777" w:rsidR="006B1095" w:rsidRDefault="006B1095" w:rsidP="006B1095">
            <w:pPr>
              <w:pStyle w:val="TableField-Center"/>
              <w:rPr>
                <w:rFonts w:ascii="Calibri Light,Arial" w:eastAsia="Calibri Light,Arial" w:hAnsi="Calibri Light,Arial" w:cs="Calibri Light,Arial"/>
              </w:rPr>
            </w:pPr>
            <w:r w:rsidRPr="25B35239">
              <w:rPr>
                <w:rFonts w:ascii="Calibri Light" w:eastAsia="Calibri Light" w:hAnsi="Calibri Light" w:cs="Calibri Light"/>
              </w:rPr>
              <w:t>20</w:t>
            </w:r>
          </w:p>
        </w:tc>
        <w:tc>
          <w:tcPr>
            <w:tcW w:w="4410" w:type="dxa"/>
            <w:vAlign w:val="center"/>
          </w:tcPr>
          <w:p w14:paraId="77A23B16" w14:textId="77777777" w:rsidR="006B1095" w:rsidRDefault="006B1095" w:rsidP="1B56C294">
            <w:pPr>
              <w:pStyle w:val="TableField-Left"/>
              <w:rPr>
                <w:rFonts w:ascii="Calibri Light,Arial" w:eastAsia="Calibri Light,Arial" w:hAnsi="Calibri Light,Arial" w:cs="Calibri Light,Arial"/>
                <w:b/>
              </w:rPr>
            </w:pPr>
            <w:r w:rsidRPr="25B35239">
              <w:rPr>
                <w:rFonts w:ascii="Calibri Light" w:eastAsia="Calibri Light" w:hAnsi="Calibri Light" w:cs="Calibri Light"/>
                <w:b/>
              </w:rPr>
              <w:t>SCE receives correspondence</w:t>
            </w:r>
          </w:p>
          <w:p w14:paraId="25C1A205" w14:textId="77777777" w:rsidR="006B1095" w:rsidRDefault="006B1095" w:rsidP="006B1095">
            <w:pPr>
              <w:pStyle w:val="TableField-Left"/>
              <w:rPr>
                <w:rFonts w:ascii="Calibri Light,Arial" w:eastAsia="Calibri Light,Arial" w:hAnsi="Calibri Light,Arial" w:cs="Calibri Light,Arial"/>
              </w:rPr>
            </w:pPr>
            <w:r w:rsidRPr="25B35239">
              <w:rPr>
                <w:rFonts w:ascii="Calibri Light" w:eastAsia="Calibri Light" w:hAnsi="Calibri Light" w:cs="Calibri Light"/>
              </w:rPr>
              <w:t>SCE received correspondence from customer</w:t>
            </w:r>
          </w:p>
          <w:p w14:paraId="10716A5E" w14:textId="77777777" w:rsidR="006B1095" w:rsidRDefault="006B1095" w:rsidP="006B1095">
            <w:pPr>
              <w:pStyle w:val="TableField-Left"/>
              <w:rPr>
                <w:rFonts w:ascii="Calibri Light" w:hAnsi="Calibri Light" w:cs="Arial"/>
                <w:b/>
              </w:rPr>
            </w:pPr>
          </w:p>
        </w:tc>
        <w:tc>
          <w:tcPr>
            <w:tcW w:w="2160" w:type="dxa"/>
            <w:vAlign w:val="center"/>
          </w:tcPr>
          <w:p w14:paraId="6A0A55BD" w14:textId="77777777" w:rsidR="006B1095" w:rsidRDefault="006B1095" w:rsidP="006B1095">
            <w:pPr>
              <w:pStyle w:val="TableField-Left"/>
              <w:jc w:val="center"/>
              <w:rPr>
                <w:rFonts w:ascii="Calibri Light,Arial" w:eastAsia="Calibri Light,Arial" w:hAnsi="Calibri Light,Arial" w:cs="Calibri Light,Arial"/>
              </w:rPr>
            </w:pPr>
            <w:r w:rsidRPr="25B35239">
              <w:rPr>
                <w:rFonts w:ascii="Calibri Light" w:eastAsia="Calibri Light" w:hAnsi="Calibri Light" w:cs="Calibri Light"/>
              </w:rPr>
              <w:t>N/A</w:t>
            </w:r>
          </w:p>
        </w:tc>
        <w:tc>
          <w:tcPr>
            <w:tcW w:w="2214" w:type="dxa"/>
            <w:vAlign w:val="center"/>
          </w:tcPr>
          <w:p w14:paraId="29881957" w14:textId="77777777" w:rsidR="006B1095" w:rsidRDefault="006B1095" w:rsidP="006B1095">
            <w:pPr>
              <w:pStyle w:val="TableField-Left"/>
              <w:jc w:val="center"/>
              <w:rPr>
                <w:rFonts w:ascii="Calibri Light,Arial" w:eastAsia="Calibri Light,Arial" w:hAnsi="Calibri Light,Arial" w:cs="Calibri Light,Arial"/>
              </w:rPr>
            </w:pPr>
            <w:r w:rsidRPr="25B35239">
              <w:rPr>
                <w:rFonts w:ascii="Calibri Light" w:eastAsia="Calibri Light" w:hAnsi="Calibri Light" w:cs="Calibri Light"/>
              </w:rPr>
              <w:t>N/A</w:t>
            </w:r>
          </w:p>
        </w:tc>
      </w:tr>
      <w:tr w:rsidR="006B1095" w:rsidRPr="00051345" w14:paraId="12D515FC" w14:textId="77777777" w:rsidTr="464D00AF">
        <w:trPr>
          <w:cantSplit/>
          <w:trHeight w:val="432"/>
        </w:trPr>
        <w:tc>
          <w:tcPr>
            <w:tcW w:w="828" w:type="dxa"/>
            <w:vAlign w:val="center"/>
          </w:tcPr>
          <w:p w14:paraId="0594011A" w14:textId="77777777" w:rsidR="006B1095" w:rsidRPr="00051345" w:rsidRDefault="006B1095" w:rsidP="006B1095">
            <w:pPr>
              <w:pStyle w:val="TableField-Center"/>
              <w:rPr>
                <w:rFonts w:ascii="Calibri Light,Arial" w:eastAsia="Calibri Light,Arial" w:hAnsi="Calibri Light,Arial" w:cs="Calibri Light,Arial"/>
              </w:rPr>
            </w:pPr>
            <w:r w:rsidRPr="25B35239">
              <w:rPr>
                <w:rFonts w:ascii="Calibri Light" w:eastAsia="Calibri Light" w:hAnsi="Calibri Light" w:cs="Calibri Light"/>
              </w:rPr>
              <w:t>30</w:t>
            </w:r>
          </w:p>
        </w:tc>
        <w:tc>
          <w:tcPr>
            <w:tcW w:w="4410" w:type="dxa"/>
            <w:vAlign w:val="center"/>
          </w:tcPr>
          <w:p w14:paraId="19FAFF24" w14:textId="77777777" w:rsidR="006B1095" w:rsidRDefault="006B1095" w:rsidP="1B56C294">
            <w:pPr>
              <w:pStyle w:val="TableField-Left"/>
              <w:rPr>
                <w:rFonts w:ascii="Calibri Light,Arial" w:eastAsia="Calibri Light,Arial" w:hAnsi="Calibri Light,Arial" w:cs="Calibri Light,Arial"/>
                <w:b/>
              </w:rPr>
            </w:pPr>
            <w:r w:rsidRPr="25B35239">
              <w:rPr>
                <w:rFonts w:ascii="Calibri Light" w:eastAsia="Calibri Light" w:hAnsi="Calibri Light" w:cs="Calibri Light"/>
                <w:b/>
              </w:rPr>
              <w:t>Undelivered/bounced back?</w:t>
            </w:r>
          </w:p>
          <w:p w14:paraId="4D1AC080" w14:textId="77777777" w:rsidR="006B1095" w:rsidRDefault="006B1095" w:rsidP="006B1095">
            <w:pPr>
              <w:pStyle w:val="TableField-Left"/>
              <w:rPr>
                <w:rFonts w:ascii="Calibri Light,Arial" w:eastAsia="Calibri Light,Arial" w:hAnsi="Calibri Light,Arial" w:cs="Calibri Light,Arial"/>
              </w:rPr>
            </w:pPr>
            <w:r w:rsidRPr="25B35239">
              <w:rPr>
                <w:rFonts w:ascii="Calibri Light" w:eastAsia="Calibri Light" w:hAnsi="Calibri Light" w:cs="Calibri Light"/>
              </w:rPr>
              <w:t>The outbound correspondence sent to customer is undelivered/bounced back to SCE?</w:t>
            </w:r>
          </w:p>
          <w:p w14:paraId="1657BFBA" w14:textId="77777777" w:rsidR="006B1095" w:rsidRPr="00ED2E63" w:rsidRDefault="006B1095" w:rsidP="006B1095">
            <w:pPr>
              <w:pStyle w:val="TableField-Left"/>
              <w:rPr>
                <w:rFonts w:ascii="Calibri Light" w:hAnsi="Calibri Light" w:cs="Arial"/>
              </w:rPr>
            </w:pPr>
          </w:p>
        </w:tc>
        <w:tc>
          <w:tcPr>
            <w:tcW w:w="2160" w:type="dxa"/>
            <w:vAlign w:val="center"/>
          </w:tcPr>
          <w:p w14:paraId="3F62F226" w14:textId="77777777" w:rsidR="006B1095" w:rsidRPr="00051345" w:rsidRDefault="006B1095" w:rsidP="006B1095">
            <w:pPr>
              <w:pStyle w:val="TableField-Left"/>
              <w:jc w:val="center"/>
              <w:rPr>
                <w:rFonts w:ascii="Calibri Light,Arial" w:eastAsia="Calibri Light,Arial" w:hAnsi="Calibri Light,Arial" w:cs="Calibri Light,Arial"/>
              </w:rPr>
            </w:pPr>
            <w:r w:rsidRPr="25B35239">
              <w:rPr>
                <w:rFonts w:ascii="Calibri Light" w:eastAsia="Calibri Light" w:hAnsi="Calibri Light" w:cs="Calibri Light"/>
              </w:rPr>
              <w:t>N/A</w:t>
            </w:r>
          </w:p>
        </w:tc>
        <w:tc>
          <w:tcPr>
            <w:tcW w:w="2214" w:type="dxa"/>
            <w:vAlign w:val="center"/>
          </w:tcPr>
          <w:p w14:paraId="51F082C1" w14:textId="77777777" w:rsidR="006B1095" w:rsidRPr="00051345" w:rsidRDefault="006B1095" w:rsidP="006B1095">
            <w:pPr>
              <w:pStyle w:val="TableField-Left"/>
              <w:jc w:val="center"/>
              <w:rPr>
                <w:rFonts w:ascii="Calibri Light,Arial" w:eastAsia="Calibri Light,Arial" w:hAnsi="Calibri Light,Arial" w:cs="Calibri Light,Arial"/>
              </w:rPr>
            </w:pPr>
            <w:r w:rsidRPr="25B35239">
              <w:rPr>
                <w:rFonts w:ascii="Calibri Light" w:eastAsia="Calibri Light" w:hAnsi="Calibri Light" w:cs="Calibri Light"/>
              </w:rPr>
              <w:t>N/A</w:t>
            </w:r>
          </w:p>
        </w:tc>
      </w:tr>
      <w:tr w:rsidR="006B1095" w:rsidRPr="00051345" w14:paraId="62660FD0" w14:textId="77777777" w:rsidTr="464D00AF">
        <w:trPr>
          <w:cantSplit/>
          <w:trHeight w:val="432"/>
        </w:trPr>
        <w:tc>
          <w:tcPr>
            <w:tcW w:w="828" w:type="dxa"/>
            <w:vAlign w:val="center"/>
          </w:tcPr>
          <w:p w14:paraId="13B91F4B" w14:textId="77777777" w:rsidR="006B1095" w:rsidRPr="00051345" w:rsidRDefault="00735340" w:rsidP="006B1095">
            <w:pPr>
              <w:pStyle w:val="TableField-Center"/>
              <w:rPr>
                <w:rFonts w:ascii="Calibri Light,Arial" w:eastAsia="Calibri Light,Arial" w:hAnsi="Calibri Light,Arial" w:cs="Calibri Light,Arial"/>
              </w:rPr>
            </w:pPr>
            <w:r w:rsidRPr="25B35239">
              <w:rPr>
                <w:rFonts w:ascii="Calibri Light" w:eastAsia="Calibri Light" w:hAnsi="Calibri Light" w:cs="Calibri Light"/>
              </w:rPr>
              <w:t>40</w:t>
            </w:r>
          </w:p>
        </w:tc>
        <w:tc>
          <w:tcPr>
            <w:tcW w:w="4410" w:type="dxa"/>
            <w:vAlign w:val="center"/>
          </w:tcPr>
          <w:p w14:paraId="3FF2434F" w14:textId="77777777" w:rsidR="006B1095" w:rsidRPr="00735340" w:rsidRDefault="00735340" w:rsidP="1B56C294">
            <w:pPr>
              <w:pStyle w:val="TableField-Left"/>
              <w:rPr>
                <w:rFonts w:ascii="Calibri Light,Arial" w:eastAsia="Calibri Light,Arial" w:hAnsi="Calibri Light,Arial" w:cs="Calibri Light,Arial"/>
                <w:b/>
              </w:rPr>
            </w:pPr>
            <w:r w:rsidRPr="25B35239">
              <w:rPr>
                <w:rFonts w:ascii="Calibri Light" w:eastAsia="Calibri Light" w:hAnsi="Calibri Light" w:cs="Calibri Light"/>
                <w:b/>
              </w:rPr>
              <w:t>Customer request opt-out?</w:t>
            </w:r>
          </w:p>
          <w:p w14:paraId="4C0CF6FB" w14:textId="77777777" w:rsidR="00735340" w:rsidRDefault="00735340" w:rsidP="006B1095">
            <w:pPr>
              <w:pStyle w:val="TableField-Left"/>
              <w:rPr>
                <w:rFonts w:ascii="Calibri Light,Arial" w:eastAsia="Calibri Light,Arial" w:hAnsi="Calibri Light,Arial" w:cs="Calibri Light,Arial"/>
              </w:rPr>
            </w:pPr>
            <w:r w:rsidRPr="25B35239">
              <w:rPr>
                <w:rFonts w:ascii="Calibri Light" w:eastAsia="Calibri Light" w:hAnsi="Calibri Light" w:cs="Calibri Light"/>
              </w:rPr>
              <w:t>If customer is requesting to opt-out of receiving correspondence, go to step 50. Otherwise, go to step 1</w:t>
            </w:r>
            <w:r w:rsidR="00A239A7" w:rsidRPr="25B35239">
              <w:rPr>
                <w:rFonts w:ascii="Calibri Light" w:eastAsia="Calibri Light" w:hAnsi="Calibri Light" w:cs="Calibri Light"/>
              </w:rPr>
              <w:t>8</w:t>
            </w:r>
            <w:r w:rsidRPr="25B35239">
              <w:rPr>
                <w:rFonts w:ascii="Calibri Light" w:eastAsia="Calibri Light" w:hAnsi="Calibri Light" w:cs="Calibri Light"/>
              </w:rPr>
              <w:t>0.</w:t>
            </w:r>
          </w:p>
          <w:p w14:paraId="286BC763" w14:textId="77777777" w:rsidR="00735340" w:rsidRPr="00884705" w:rsidRDefault="00735340" w:rsidP="006B1095">
            <w:pPr>
              <w:pStyle w:val="TableField-Left"/>
              <w:rPr>
                <w:rFonts w:ascii="Calibri Light" w:hAnsi="Calibri Light" w:cs="Arial"/>
              </w:rPr>
            </w:pPr>
          </w:p>
        </w:tc>
        <w:tc>
          <w:tcPr>
            <w:tcW w:w="2160" w:type="dxa"/>
            <w:vAlign w:val="center"/>
          </w:tcPr>
          <w:p w14:paraId="49CCF063" w14:textId="77777777" w:rsidR="006B1095" w:rsidRPr="00051345" w:rsidRDefault="006B1095" w:rsidP="006B1095">
            <w:pPr>
              <w:pStyle w:val="TableField-Left"/>
              <w:jc w:val="center"/>
              <w:rPr>
                <w:rFonts w:ascii="Calibri Light,Arial" w:eastAsia="Calibri Light,Arial" w:hAnsi="Calibri Light,Arial" w:cs="Calibri Light,Arial"/>
              </w:rPr>
            </w:pPr>
            <w:r w:rsidRPr="25B35239">
              <w:rPr>
                <w:rFonts w:ascii="Calibri Light" w:eastAsia="Calibri Light" w:hAnsi="Calibri Light" w:cs="Calibri Light"/>
              </w:rPr>
              <w:t>N/A</w:t>
            </w:r>
          </w:p>
        </w:tc>
        <w:tc>
          <w:tcPr>
            <w:tcW w:w="2214" w:type="dxa"/>
            <w:vAlign w:val="center"/>
          </w:tcPr>
          <w:p w14:paraId="562EF47C" w14:textId="77777777" w:rsidR="006B1095" w:rsidRPr="00051345" w:rsidRDefault="006B1095" w:rsidP="006B1095">
            <w:pPr>
              <w:pStyle w:val="TableField-Left"/>
              <w:jc w:val="center"/>
              <w:rPr>
                <w:rFonts w:ascii="Calibri Light,Arial" w:eastAsia="Calibri Light,Arial" w:hAnsi="Calibri Light,Arial" w:cs="Calibri Light,Arial"/>
              </w:rPr>
            </w:pPr>
            <w:r w:rsidRPr="25B35239">
              <w:rPr>
                <w:rFonts w:ascii="Calibri Light" w:eastAsia="Calibri Light" w:hAnsi="Calibri Light" w:cs="Calibri Light"/>
              </w:rPr>
              <w:t>N/A</w:t>
            </w:r>
          </w:p>
        </w:tc>
      </w:tr>
      <w:tr w:rsidR="006B1095" w:rsidRPr="00051345" w14:paraId="2BBD0434" w14:textId="77777777" w:rsidTr="464D00AF">
        <w:trPr>
          <w:cantSplit/>
          <w:trHeight w:val="432"/>
        </w:trPr>
        <w:tc>
          <w:tcPr>
            <w:tcW w:w="828" w:type="dxa"/>
            <w:vAlign w:val="center"/>
          </w:tcPr>
          <w:p w14:paraId="00798571" w14:textId="77777777" w:rsidR="006B1095" w:rsidRDefault="00735340" w:rsidP="006B1095">
            <w:pPr>
              <w:pStyle w:val="TableField-Center"/>
              <w:rPr>
                <w:rFonts w:ascii="Calibri Light,Arial" w:eastAsia="Calibri Light,Arial" w:hAnsi="Calibri Light,Arial" w:cs="Calibri Light,Arial"/>
              </w:rPr>
            </w:pPr>
            <w:r w:rsidRPr="25B35239">
              <w:rPr>
                <w:rFonts w:ascii="Calibri Light" w:eastAsia="Calibri Light" w:hAnsi="Calibri Light" w:cs="Calibri Light"/>
              </w:rPr>
              <w:t>50</w:t>
            </w:r>
          </w:p>
        </w:tc>
        <w:tc>
          <w:tcPr>
            <w:tcW w:w="4410" w:type="dxa"/>
            <w:vAlign w:val="center"/>
          </w:tcPr>
          <w:p w14:paraId="51010296" w14:textId="77777777" w:rsidR="006B1095" w:rsidRDefault="00735340" w:rsidP="1B56C294">
            <w:pPr>
              <w:pStyle w:val="TableField-Left"/>
              <w:rPr>
                <w:rFonts w:ascii="Calibri Light,Arial" w:eastAsia="Calibri Light,Arial" w:hAnsi="Calibri Light,Arial" w:cs="Calibri Light,Arial"/>
                <w:b/>
              </w:rPr>
            </w:pPr>
            <w:r w:rsidRPr="25B35239">
              <w:rPr>
                <w:rFonts w:ascii="Calibri Light" w:eastAsia="Calibri Light" w:hAnsi="Calibri Light" w:cs="Calibri Light"/>
                <w:b/>
              </w:rPr>
              <w:t>If channel is email?</w:t>
            </w:r>
          </w:p>
          <w:p w14:paraId="2ECD19B9" w14:textId="77777777" w:rsidR="00735340" w:rsidRDefault="00735340" w:rsidP="006B1095">
            <w:pPr>
              <w:pStyle w:val="TableField-Left"/>
              <w:rPr>
                <w:rFonts w:ascii="Calibri Light,Arial" w:eastAsia="Calibri Light,Arial" w:hAnsi="Calibri Light,Arial" w:cs="Calibri Light,Arial"/>
              </w:rPr>
            </w:pPr>
            <w:r w:rsidRPr="25B35239">
              <w:rPr>
                <w:rFonts w:ascii="Calibri Light" w:eastAsia="Calibri Light" w:hAnsi="Calibri Light" w:cs="Calibri Light"/>
              </w:rPr>
              <w:t>If response from customer is sent via email, go to step 60. Otherwise, go to step 70.</w:t>
            </w:r>
          </w:p>
          <w:p w14:paraId="0D609C5C" w14:textId="77777777" w:rsidR="00735340" w:rsidRPr="00735340" w:rsidRDefault="00735340" w:rsidP="006B1095">
            <w:pPr>
              <w:pStyle w:val="TableField-Left"/>
              <w:rPr>
                <w:rFonts w:ascii="Calibri Light" w:hAnsi="Calibri Light" w:cs="Arial"/>
              </w:rPr>
            </w:pPr>
          </w:p>
        </w:tc>
        <w:tc>
          <w:tcPr>
            <w:tcW w:w="2160" w:type="dxa"/>
            <w:vAlign w:val="center"/>
          </w:tcPr>
          <w:p w14:paraId="4E5B3A35" w14:textId="77777777" w:rsidR="006B1095" w:rsidRDefault="00735340" w:rsidP="006B1095">
            <w:pPr>
              <w:pStyle w:val="TableField-Left"/>
              <w:jc w:val="center"/>
              <w:rPr>
                <w:rFonts w:ascii="Calibri Light,Arial" w:eastAsia="Calibri Light,Arial" w:hAnsi="Calibri Light,Arial" w:cs="Calibri Light,Arial"/>
              </w:rPr>
            </w:pPr>
            <w:r w:rsidRPr="25B35239">
              <w:rPr>
                <w:rFonts w:ascii="Calibri Light" w:eastAsia="Calibri Light" w:hAnsi="Calibri Light" w:cs="Calibri Light"/>
              </w:rPr>
              <w:t>N/A</w:t>
            </w:r>
          </w:p>
        </w:tc>
        <w:tc>
          <w:tcPr>
            <w:tcW w:w="2214" w:type="dxa"/>
            <w:vAlign w:val="center"/>
          </w:tcPr>
          <w:p w14:paraId="1CD4D35B" w14:textId="77777777" w:rsidR="006B1095" w:rsidRDefault="00DB0DF7" w:rsidP="006B1095">
            <w:pPr>
              <w:pStyle w:val="TableField-Left"/>
              <w:jc w:val="center"/>
              <w:rPr>
                <w:rFonts w:ascii="Calibri Light,Arial" w:eastAsia="Calibri Light,Arial" w:hAnsi="Calibri Light,Arial" w:cs="Calibri Light,Arial"/>
              </w:rPr>
            </w:pPr>
            <w:r w:rsidRPr="25B35239">
              <w:rPr>
                <w:rFonts w:ascii="Calibri Light" w:eastAsia="Calibri Light" w:hAnsi="Calibri Light" w:cs="Calibri Light"/>
              </w:rPr>
              <w:t>Inbound Correspondence</w:t>
            </w:r>
          </w:p>
        </w:tc>
      </w:tr>
      <w:tr w:rsidR="00735340" w:rsidRPr="00051345" w14:paraId="10A43EC0" w14:textId="77777777" w:rsidTr="464D00AF">
        <w:trPr>
          <w:cantSplit/>
          <w:trHeight w:val="432"/>
        </w:trPr>
        <w:tc>
          <w:tcPr>
            <w:tcW w:w="828" w:type="dxa"/>
            <w:vAlign w:val="center"/>
          </w:tcPr>
          <w:p w14:paraId="0D5716EF" w14:textId="77777777" w:rsidR="00735340" w:rsidRDefault="00735340" w:rsidP="006B1095">
            <w:pPr>
              <w:pStyle w:val="TableField-Center"/>
              <w:rPr>
                <w:rFonts w:ascii="Calibri Light,Arial" w:eastAsia="Calibri Light,Arial" w:hAnsi="Calibri Light,Arial" w:cs="Calibri Light,Arial"/>
              </w:rPr>
            </w:pPr>
            <w:r w:rsidRPr="25B35239">
              <w:rPr>
                <w:rFonts w:ascii="Calibri Light" w:eastAsia="Calibri Light" w:hAnsi="Calibri Light" w:cs="Calibri Light"/>
              </w:rPr>
              <w:t>60</w:t>
            </w:r>
          </w:p>
        </w:tc>
        <w:tc>
          <w:tcPr>
            <w:tcW w:w="4410" w:type="dxa"/>
            <w:vAlign w:val="center"/>
          </w:tcPr>
          <w:p w14:paraId="611792B5" w14:textId="77777777" w:rsidR="00735340" w:rsidRDefault="00735340" w:rsidP="1B56C294">
            <w:pPr>
              <w:pStyle w:val="TableField-Left"/>
              <w:rPr>
                <w:rFonts w:ascii="Calibri Light,Arial" w:eastAsia="Calibri Light,Arial" w:hAnsi="Calibri Light,Arial" w:cs="Calibri Light,Arial"/>
                <w:b/>
              </w:rPr>
            </w:pPr>
            <w:r w:rsidRPr="25B35239">
              <w:rPr>
                <w:rFonts w:ascii="Calibri Light" w:eastAsia="Calibri Light" w:hAnsi="Calibri Light" w:cs="Calibri Light"/>
                <w:b/>
              </w:rPr>
              <w:t>Check MS Outlook for opt-out request</w:t>
            </w:r>
          </w:p>
          <w:p w14:paraId="60641952" w14:textId="77777777" w:rsidR="00735340" w:rsidRDefault="00735340" w:rsidP="006B1095">
            <w:pPr>
              <w:pStyle w:val="TableField-Left"/>
              <w:rPr>
                <w:rFonts w:ascii="Calibri Light,Arial" w:eastAsia="Calibri Light,Arial" w:hAnsi="Calibri Light,Arial" w:cs="Calibri Light,Arial"/>
              </w:rPr>
            </w:pPr>
            <w:r w:rsidRPr="25B35239">
              <w:rPr>
                <w:rFonts w:ascii="Calibri Light" w:eastAsia="Calibri Light" w:hAnsi="Calibri Light" w:cs="Calibri Light"/>
              </w:rPr>
              <w:t>User login to MS Outlook to look for any opt-out request from customer. Go to step 80.</w:t>
            </w:r>
          </w:p>
          <w:p w14:paraId="7B2C4A62" w14:textId="77777777" w:rsidR="00735340" w:rsidRPr="00735340" w:rsidRDefault="00735340" w:rsidP="006B1095">
            <w:pPr>
              <w:pStyle w:val="TableField-Left"/>
              <w:rPr>
                <w:rFonts w:ascii="Calibri Light" w:hAnsi="Calibri Light" w:cs="Arial"/>
              </w:rPr>
            </w:pPr>
          </w:p>
        </w:tc>
        <w:tc>
          <w:tcPr>
            <w:tcW w:w="2160" w:type="dxa"/>
            <w:vAlign w:val="center"/>
          </w:tcPr>
          <w:p w14:paraId="6D2E8B82" w14:textId="77777777" w:rsidR="00735340" w:rsidRDefault="00735340" w:rsidP="006B1095">
            <w:pPr>
              <w:pStyle w:val="TableField-Left"/>
              <w:jc w:val="center"/>
              <w:rPr>
                <w:rFonts w:ascii="Calibri Light,Arial" w:eastAsia="Calibri Light,Arial" w:hAnsi="Calibri Light,Arial" w:cs="Calibri Light,Arial"/>
              </w:rPr>
            </w:pPr>
            <w:r w:rsidRPr="25B35239">
              <w:rPr>
                <w:rFonts w:ascii="Calibri Light" w:eastAsia="Calibri Light" w:hAnsi="Calibri Light" w:cs="Calibri Light"/>
              </w:rPr>
              <w:t>MS Outlook</w:t>
            </w:r>
          </w:p>
        </w:tc>
        <w:tc>
          <w:tcPr>
            <w:tcW w:w="2214" w:type="dxa"/>
            <w:vAlign w:val="center"/>
          </w:tcPr>
          <w:p w14:paraId="2DAAE873" w14:textId="77777777" w:rsidR="00735340" w:rsidRDefault="00DB0DF7" w:rsidP="006B1095">
            <w:pPr>
              <w:pStyle w:val="TableField-Left"/>
              <w:jc w:val="center"/>
              <w:rPr>
                <w:rFonts w:ascii="Calibri Light,Arial" w:eastAsia="Calibri Light,Arial" w:hAnsi="Calibri Light,Arial" w:cs="Calibri Light,Arial"/>
              </w:rPr>
            </w:pPr>
            <w:r w:rsidRPr="25B35239">
              <w:rPr>
                <w:rFonts w:ascii="Calibri Light" w:eastAsia="Calibri Light" w:hAnsi="Calibri Light" w:cs="Calibri Light"/>
              </w:rPr>
              <w:t>Inbound Correspondence</w:t>
            </w:r>
          </w:p>
        </w:tc>
      </w:tr>
      <w:tr w:rsidR="00735340" w:rsidRPr="00051345" w14:paraId="40155EAF" w14:textId="77777777" w:rsidTr="464D00AF">
        <w:trPr>
          <w:cantSplit/>
          <w:trHeight w:val="432"/>
        </w:trPr>
        <w:tc>
          <w:tcPr>
            <w:tcW w:w="828" w:type="dxa"/>
            <w:vAlign w:val="center"/>
          </w:tcPr>
          <w:p w14:paraId="0807FD5B" w14:textId="77777777" w:rsidR="00735340" w:rsidRDefault="00735340" w:rsidP="006B1095">
            <w:pPr>
              <w:pStyle w:val="TableField-Center"/>
              <w:rPr>
                <w:rFonts w:ascii="Calibri Light,Arial" w:eastAsia="Calibri Light,Arial" w:hAnsi="Calibri Light,Arial" w:cs="Calibri Light,Arial"/>
              </w:rPr>
            </w:pPr>
            <w:r w:rsidRPr="25B35239">
              <w:rPr>
                <w:rFonts w:ascii="Calibri Light" w:eastAsia="Calibri Light" w:hAnsi="Calibri Light" w:cs="Calibri Light"/>
              </w:rPr>
              <w:t>70</w:t>
            </w:r>
          </w:p>
        </w:tc>
        <w:tc>
          <w:tcPr>
            <w:tcW w:w="4410" w:type="dxa"/>
            <w:vAlign w:val="center"/>
          </w:tcPr>
          <w:p w14:paraId="358F48FA" w14:textId="77777777" w:rsidR="00735340" w:rsidRPr="009C718B" w:rsidRDefault="009C718B" w:rsidP="1B56C294">
            <w:pPr>
              <w:pStyle w:val="TableField-Left"/>
              <w:rPr>
                <w:rFonts w:ascii="Calibri Light,Arial" w:eastAsia="Calibri Light,Arial" w:hAnsi="Calibri Light,Arial" w:cs="Calibri Light,Arial"/>
                <w:b/>
              </w:rPr>
            </w:pPr>
            <w:r w:rsidRPr="25B35239">
              <w:rPr>
                <w:rFonts w:ascii="Calibri Light" w:eastAsia="Calibri Light" w:hAnsi="Calibri Light" w:cs="Calibri Light"/>
                <w:b/>
              </w:rPr>
              <w:t>Update Customer Preference</w:t>
            </w:r>
          </w:p>
          <w:p w14:paraId="54EF6C25" w14:textId="77777777" w:rsidR="009C718B" w:rsidRDefault="009C718B" w:rsidP="006B1095">
            <w:pPr>
              <w:pStyle w:val="TableField-Left"/>
              <w:rPr>
                <w:rFonts w:ascii="Calibri Light,Arial" w:eastAsia="Calibri Light,Arial" w:hAnsi="Calibri Light,Arial" w:cs="Calibri Light,Arial"/>
              </w:rPr>
            </w:pPr>
            <w:r w:rsidRPr="25B35239">
              <w:rPr>
                <w:rFonts w:ascii="Calibri Light" w:eastAsia="Calibri Light" w:hAnsi="Calibri Light" w:cs="Calibri Light"/>
              </w:rPr>
              <w:t>Customer Preference for the BP is updated with Opt Out. Go to step 180.</w:t>
            </w:r>
          </w:p>
          <w:p w14:paraId="0014B2AB" w14:textId="77777777" w:rsidR="009C718B" w:rsidRPr="00735340" w:rsidRDefault="009C718B" w:rsidP="006B1095">
            <w:pPr>
              <w:pStyle w:val="TableField-Left"/>
              <w:rPr>
                <w:rFonts w:ascii="Calibri Light" w:hAnsi="Calibri Light" w:cs="Arial"/>
              </w:rPr>
            </w:pPr>
          </w:p>
        </w:tc>
        <w:tc>
          <w:tcPr>
            <w:tcW w:w="2160" w:type="dxa"/>
            <w:vAlign w:val="center"/>
          </w:tcPr>
          <w:p w14:paraId="3516FAD3" w14:textId="77777777" w:rsidR="00735340" w:rsidRDefault="009C718B" w:rsidP="006B1095">
            <w:pPr>
              <w:pStyle w:val="TableField-Left"/>
              <w:jc w:val="center"/>
              <w:rPr>
                <w:rFonts w:ascii="Calibri Light,Arial" w:eastAsia="Calibri Light,Arial" w:hAnsi="Calibri Light,Arial" w:cs="Calibri Light,Arial"/>
              </w:rPr>
            </w:pPr>
            <w:r w:rsidRPr="25B35239">
              <w:rPr>
                <w:rFonts w:ascii="Calibri Light" w:eastAsia="Calibri Light" w:hAnsi="Calibri Light" w:cs="Calibri Light"/>
              </w:rPr>
              <w:t>S/4HANA</w:t>
            </w:r>
          </w:p>
        </w:tc>
        <w:tc>
          <w:tcPr>
            <w:tcW w:w="2214" w:type="dxa"/>
            <w:vAlign w:val="center"/>
          </w:tcPr>
          <w:p w14:paraId="4DA14D0A" w14:textId="77777777" w:rsidR="00735340" w:rsidRDefault="009C718B" w:rsidP="006B1095">
            <w:pPr>
              <w:pStyle w:val="TableField-Left"/>
              <w:jc w:val="center"/>
              <w:rPr>
                <w:rFonts w:ascii="Calibri Light,Arial" w:eastAsia="Calibri Light,Arial" w:hAnsi="Calibri Light,Arial" w:cs="Calibri Light,Arial"/>
              </w:rPr>
            </w:pPr>
            <w:r w:rsidRPr="25B35239">
              <w:rPr>
                <w:rFonts w:ascii="Calibri Light" w:eastAsia="Calibri Light" w:hAnsi="Calibri Light" w:cs="Calibri Light"/>
              </w:rPr>
              <w:t>N/A</w:t>
            </w:r>
          </w:p>
        </w:tc>
      </w:tr>
      <w:tr w:rsidR="00735340" w:rsidRPr="00051345" w14:paraId="6EFA15F5" w14:textId="77777777" w:rsidTr="464D00AF">
        <w:trPr>
          <w:cantSplit/>
          <w:trHeight w:val="432"/>
        </w:trPr>
        <w:tc>
          <w:tcPr>
            <w:tcW w:w="828" w:type="dxa"/>
            <w:vAlign w:val="center"/>
          </w:tcPr>
          <w:p w14:paraId="0EDE488D" w14:textId="77777777" w:rsidR="00735340" w:rsidRDefault="00735340" w:rsidP="006B1095">
            <w:pPr>
              <w:pStyle w:val="TableField-Center"/>
              <w:rPr>
                <w:rFonts w:ascii="Calibri Light,Arial" w:eastAsia="Calibri Light,Arial" w:hAnsi="Calibri Light,Arial" w:cs="Calibri Light,Arial"/>
              </w:rPr>
            </w:pPr>
            <w:r w:rsidRPr="25B35239">
              <w:rPr>
                <w:rFonts w:ascii="Calibri Light" w:eastAsia="Calibri Light" w:hAnsi="Calibri Light" w:cs="Calibri Light"/>
              </w:rPr>
              <w:t>80</w:t>
            </w:r>
          </w:p>
        </w:tc>
        <w:tc>
          <w:tcPr>
            <w:tcW w:w="4410" w:type="dxa"/>
            <w:vAlign w:val="center"/>
          </w:tcPr>
          <w:p w14:paraId="00920F0F" w14:textId="77777777" w:rsidR="00735340" w:rsidRDefault="00735340" w:rsidP="1B56C294">
            <w:pPr>
              <w:pStyle w:val="TableField-Left"/>
              <w:rPr>
                <w:rFonts w:ascii="Calibri Light,Arial" w:eastAsia="Calibri Light,Arial" w:hAnsi="Calibri Light,Arial" w:cs="Calibri Light,Arial"/>
                <w:b/>
              </w:rPr>
            </w:pPr>
            <w:r w:rsidRPr="25B35239">
              <w:rPr>
                <w:rFonts w:ascii="Calibri Light" w:eastAsia="Calibri Light" w:hAnsi="Calibri Light" w:cs="Calibri Light"/>
                <w:b/>
              </w:rPr>
              <w:t>Manage customer preference</w:t>
            </w:r>
          </w:p>
          <w:p w14:paraId="7E587103" w14:textId="77777777" w:rsidR="00735340" w:rsidRDefault="00735340" w:rsidP="006B1095">
            <w:pPr>
              <w:pStyle w:val="TableField-Left"/>
              <w:rPr>
                <w:rFonts w:ascii="Calibri Light,Arial" w:eastAsia="Calibri Light,Arial" w:hAnsi="Calibri Light,Arial" w:cs="Calibri Light,Arial"/>
              </w:rPr>
            </w:pPr>
            <w:r w:rsidRPr="25B35239">
              <w:rPr>
                <w:rFonts w:ascii="Calibri Light" w:eastAsia="Calibri Light" w:hAnsi="Calibri Light" w:cs="Calibri Light"/>
              </w:rPr>
              <w:t>User update customer preference via CIM-CS-01</w:t>
            </w:r>
            <w:r w:rsidR="00533037" w:rsidRPr="25B35239">
              <w:rPr>
                <w:rFonts w:ascii="Calibri Light" w:eastAsia="Calibri Light" w:hAnsi="Calibri Light" w:cs="Calibri Light"/>
              </w:rPr>
              <w:t>. Go to step 1</w:t>
            </w:r>
            <w:r w:rsidR="00A239A7" w:rsidRPr="25B35239">
              <w:rPr>
                <w:rFonts w:ascii="Calibri Light" w:eastAsia="Calibri Light" w:hAnsi="Calibri Light" w:cs="Calibri Light"/>
              </w:rPr>
              <w:t>7</w:t>
            </w:r>
            <w:r w:rsidR="00533037" w:rsidRPr="25B35239">
              <w:rPr>
                <w:rFonts w:ascii="Calibri Light" w:eastAsia="Calibri Light" w:hAnsi="Calibri Light" w:cs="Calibri Light"/>
              </w:rPr>
              <w:t>0.</w:t>
            </w:r>
          </w:p>
          <w:p w14:paraId="21F473A2" w14:textId="77777777" w:rsidR="00735340" w:rsidRPr="00735340" w:rsidRDefault="00735340" w:rsidP="006B1095">
            <w:pPr>
              <w:pStyle w:val="TableField-Left"/>
              <w:rPr>
                <w:rFonts w:ascii="Calibri Light" w:hAnsi="Calibri Light" w:cs="Arial"/>
              </w:rPr>
            </w:pPr>
          </w:p>
        </w:tc>
        <w:tc>
          <w:tcPr>
            <w:tcW w:w="2160" w:type="dxa"/>
            <w:vAlign w:val="center"/>
          </w:tcPr>
          <w:p w14:paraId="3A04D050" w14:textId="77777777" w:rsidR="00735340" w:rsidRDefault="00735340" w:rsidP="00533037">
            <w:pPr>
              <w:pStyle w:val="TableField-Left"/>
              <w:jc w:val="center"/>
              <w:rPr>
                <w:rFonts w:ascii="Calibri Light,Arial" w:eastAsia="Calibri Light,Arial" w:hAnsi="Calibri Light,Arial" w:cs="Calibri Light,Arial"/>
              </w:rPr>
            </w:pPr>
            <w:r w:rsidRPr="25B35239">
              <w:rPr>
                <w:rFonts w:ascii="Calibri Light" w:eastAsia="Calibri Light" w:hAnsi="Calibri Light" w:cs="Calibri Light"/>
              </w:rPr>
              <w:t>S/4HANA</w:t>
            </w:r>
          </w:p>
        </w:tc>
        <w:tc>
          <w:tcPr>
            <w:tcW w:w="2214" w:type="dxa"/>
            <w:vAlign w:val="center"/>
          </w:tcPr>
          <w:p w14:paraId="65B86B52" w14:textId="77777777" w:rsidR="00735340" w:rsidRDefault="00DB0DF7" w:rsidP="006B1095">
            <w:pPr>
              <w:pStyle w:val="TableField-Left"/>
              <w:jc w:val="center"/>
              <w:rPr>
                <w:rFonts w:ascii="Calibri Light,Arial" w:eastAsia="Calibri Light,Arial" w:hAnsi="Calibri Light,Arial" w:cs="Calibri Light,Arial"/>
              </w:rPr>
            </w:pPr>
            <w:r w:rsidRPr="25B35239">
              <w:rPr>
                <w:rFonts w:ascii="Calibri Light" w:eastAsia="Calibri Light" w:hAnsi="Calibri Light" w:cs="Calibri Light"/>
              </w:rPr>
              <w:t>Inbound Correspondence</w:t>
            </w:r>
          </w:p>
        </w:tc>
      </w:tr>
      <w:tr w:rsidR="00735340" w:rsidRPr="00051345" w14:paraId="5A8E59C6" w14:textId="77777777" w:rsidTr="464D00AF">
        <w:trPr>
          <w:cantSplit/>
          <w:trHeight w:val="432"/>
        </w:trPr>
        <w:tc>
          <w:tcPr>
            <w:tcW w:w="828" w:type="dxa"/>
            <w:vAlign w:val="center"/>
          </w:tcPr>
          <w:p w14:paraId="0B294ACC" w14:textId="77777777" w:rsidR="00735340" w:rsidRDefault="00735340" w:rsidP="006B1095">
            <w:pPr>
              <w:pStyle w:val="TableField-Center"/>
              <w:rPr>
                <w:rFonts w:ascii="Calibri Light,Arial" w:eastAsia="Calibri Light,Arial" w:hAnsi="Calibri Light,Arial" w:cs="Calibri Light,Arial"/>
              </w:rPr>
            </w:pPr>
            <w:r w:rsidRPr="25B35239">
              <w:rPr>
                <w:rFonts w:ascii="Calibri Light" w:eastAsia="Calibri Light" w:hAnsi="Calibri Light" w:cs="Calibri Light"/>
              </w:rPr>
              <w:t>90</w:t>
            </w:r>
          </w:p>
        </w:tc>
        <w:tc>
          <w:tcPr>
            <w:tcW w:w="4410" w:type="dxa"/>
            <w:vAlign w:val="center"/>
          </w:tcPr>
          <w:p w14:paraId="4A273213" w14:textId="4FD22AC9" w:rsidR="00735340" w:rsidRDefault="00735340" w:rsidP="1B56C294">
            <w:pPr>
              <w:pStyle w:val="TableField-Left"/>
              <w:rPr>
                <w:rFonts w:ascii="Calibri Light,Arial" w:eastAsia="Calibri Light,Arial" w:hAnsi="Calibri Light,Arial" w:cs="Calibri Light,Arial"/>
                <w:b/>
              </w:rPr>
            </w:pPr>
            <w:r w:rsidRPr="25B35239">
              <w:rPr>
                <w:rFonts w:ascii="Calibri Light" w:eastAsia="Calibri Light" w:hAnsi="Calibri Light" w:cs="Calibri Light"/>
                <w:b/>
              </w:rPr>
              <w:t>If channel is email/e-fax/SMS</w:t>
            </w:r>
            <w:r w:rsidR="00D11824" w:rsidRPr="25B35239">
              <w:rPr>
                <w:rFonts w:ascii="Calibri Light" w:eastAsia="Calibri Light" w:hAnsi="Calibri Light" w:cs="Calibri Light"/>
                <w:b/>
              </w:rPr>
              <w:t>/voice call</w:t>
            </w:r>
            <w:r w:rsidRPr="25B35239">
              <w:rPr>
                <w:rFonts w:ascii="Calibri Light,Arial" w:eastAsia="Calibri Light,Arial" w:hAnsi="Calibri Light,Arial" w:cs="Calibri Light,Arial"/>
                <w:b/>
              </w:rPr>
              <w:t>?</w:t>
            </w:r>
          </w:p>
          <w:p w14:paraId="5CB8E50F" w14:textId="555D9A2C" w:rsidR="00735340" w:rsidRDefault="00533037" w:rsidP="006B1095">
            <w:pPr>
              <w:pStyle w:val="TableField-Left"/>
              <w:rPr>
                <w:rFonts w:ascii="Calibri Light,Arial" w:eastAsia="Calibri Light,Arial" w:hAnsi="Calibri Light,Arial" w:cs="Calibri Light,Arial"/>
              </w:rPr>
            </w:pPr>
            <w:r w:rsidRPr="25B35239">
              <w:rPr>
                <w:rFonts w:ascii="Calibri Light" w:eastAsia="Calibri Light" w:hAnsi="Calibri Light" w:cs="Calibri Light"/>
              </w:rPr>
              <w:t xml:space="preserve">If customer sent </w:t>
            </w:r>
            <w:r w:rsidR="00D11824" w:rsidRPr="25B35239">
              <w:rPr>
                <w:rFonts w:ascii="Calibri Light" w:eastAsia="Calibri Light" w:hAnsi="Calibri Light" w:cs="Calibri Light"/>
              </w:rPr>
              <w:t xml:space="preserve">reply </w:t>
            </w:r>
            <w:r w:rsidRPr="25B35239">
              <w:rPr>
                <w:rFonts w:ascii="Calibri Light" w:eastAsia="Calibri Light" w:hAnsi="Calibri Light" w:cs="Calibri Light"/>
              </w:rPr>
              <w:t>via email/e-fax/SMS</w:t>
            </w:r>
            <w:r w:rsidR="00D11824" w:rsidRPr="25B35239">
              <w:rPr>
                <w:rFonts w:ascii="Calibri Light" w:eastAsia="Calibri Light" w:hAnsi="Calibri Light" w:cs="Calibri Light"/>
              </w:rPr>
              <w:t>/voice call</w:t>
            </w:r>
            <w:r w:rsidRPr="25B35239">
              <w:rPr>
                <w:rFonts w:ascii="Calibri Light" w:eastAsia="Calibri Light" w:hAnsi="Calibri Light" w:cs="Calibri Light"/>
              </w:rPr>
              <w:t>, go to step 100. Otherwise, go to step 1</w:t>
            </w:r>
            <w:r w:rsidR="00A239A7" w:rsidRPr="25B35239">
              <w:rPr>
                <w:rFonts w:ascii="Calibri Light" w:eastAsia="Calibri Light" w:hAnsi="Calibri Light" w:cs="Calibri Light"/>
              </w:rPr>
              <w:t>8</w:t>
            </w:r>
            <w:r w:rsidRPr="25B35239">
              <w:rPr>
                <w:rFonts w:ascii="Calibri Light" w:eastAsia="Calibri Light" w:hAnsi="Calibri Light" w:cs="Calibri Light"/>
              </w:rPr>
              <w:t>0.</w:t>
            </w:r>
          </w:p>
          <w:p w14:paraId="3C384857" w14:textId="77777777" w:rsidR="00533037" w:rsidRPr="00533037" w:rsidRDefault="00533037" w:rsidP="006B1095">
            <w:pPr>
              <w:pStyle w:val="TableField-Left"/>
              <w:rPr>
                <w:rFonts w:ascii="Calibri Light" w:hAnsi="Calibri Light" w:cs="Arial"/>
              </w:rPr>
            </w:pPr>
          </w:p>
        </w:tc>
        <w:tc>
          <w:tcPr>
            <w:tcW w:w="2160" w:type="dxa"/>
            <w:vAlign w:val="center"/>
          </w:tcPr>
          <w:p w14:paraId="563C0DEB" w14:textId="77777777" w:rsidR="00735340" w:rsidRDefault="00533037" w:rsidP="006B1095">
            <w:pPr>
              <w:pStyle w:val="TableField-Left"/>
              <w:jc w:val="center"/>
              <w:rPr>
                <w:rFonts w:ascii="Calibri Light,Arial" w:eastAsia="Calibri Light,Arial" w:hAnsi="Calibri Light,Arial" w:cs="Calibri Light,Arial"/>
              </w:rPr>
            </w:pPr>
            <w:r w:rsidRPr="25B35239">
              <w:rPr>
                <w:rFonts w:ascii="Calibri Light" w:eastAsia="Calibri Light" w:hAnsi="Calibri Light" w:cs="Calibri Light"/>
              </w:rPr>
              <w:t>N/A</w:t>
            </w:r>
          </w:p>
        </w:tc>
        <w:tc>
          <w:tcPr>
            <w:tcW w:w="2214" w:type="dxa"/>
            <w:vAlign w:val="center"/>
          </w:tcPr>
          <w:p w14:paraId="58EEC1D1" w14:textId="77777777" w:rsidR="00735340" w:rsidRDefault="00533037" w:rsidP="006B1095">
            <w:pPr>
              <w:pStyle w:val="TableField-Left"/>
              <w:jc w:val="center"/>
              <w:rPr>
                <w:rFonts w:ascii="Calibri Light,Arial" w:eastAsia="Calibri Light,Arial" w:hAnsi="Calibri Light,Arial" w:cs="Calibri Light,Arial"/>
              </w:rPr>
            </w:pPr>
            <w:r w:rsidRPr="25B35239">
              <w:rPr>
                <w:rFonts w:ascii="Calibri Light" w:eastAsia="Calibri Light" w:hAnsi="Calibri Light" w:cs="Calibri Light"/>
              </w:rPr>
              <w:t>N/A</w:t>
            </w:r>
          </w:p>
        </w:tc>
      </w:tr>
      <w:tr w:rsidR="000D22E9" w:rsidRPr="00051345" w14:paraId="0D8EF6F2" w14:textId="77777777" w:rsidTr="464D00AF">
        <w:trPr>
          <w:cantSplit/>
          <w:trHeight w:val="432"/>
        </w:trPr>
        <w:tc>
          <w:tcPr>
            <w:tcW w:w="828" w:type="dxa"/>
            <w:vAlign w:val="center"/>
          </w:tcPr>
          <w:p w14:paraId="22108EA8" w14:textId="2928E7BC" w:rsidR="000D22E9" w:rsidRDefault="000D22E9" w:rsidP="00533037">
            <w:pPr>
              <w:pStyle w:val="TableField-Center"/>
              <w:rPr>
                <w:rFonts w:ascii="Calibri Light,Arial" w:eastAsia="Calibri Light,Arial" w:hAnsi="Calibri Light,Arial" w:cs="Calibri Light,Arial"/>
              </w:rPr>
            </w:pPr>
            <w:r w:rsidRPr="25B35239">
              <w:rPr>
                <w:rFonts w:ascii="Calibri Light" w:eastAsia="Calibri Light" w:hAnsi="Calibri Light" w:cs="Calibri Light"/>
              </w:rPr>
              <w:t>100</w:t>
            </w:r>
          </w:p>
        </w:tc>
        <w:tc>
          <w:tcPr>
            <w:tcW w:w="4410" w:type="dxa"/>
            <w:vAlign w:val="center"/>
          </w:tcPr>
          <w:p w14:paraId="214EE7D9" w14:textId="77777777" w:rsidR="000D22E9" w:rsidRDefault="000D22E9" w:rsidP="1B56C294">
            <w:pPr>
              <w:pStyle w:val="TableField-Left"/>
              <w:rPr>
                <w:rFonts w:ascii="Calibri Light,Arial" w:eastAsia="Calibri Light,Arial" w:hAnsi="Calibri Light,Arial" w:cs="Calibri Light,Arial"/>
                <w:b/>
              </w:rPr>
            </w:pPr>
            <w:r w:rsidRPr="25B35239">
              <w:rPr>
                <w:rFonts w:ascii="Calibri Light" w:eastAsia="Calibri Light" w:hAnsi="Calibri Light" w:cs="Calibri Light"/>
                <w:b/>
              </w:rPr>
              <w:t>Hard bounce?</w:t>
            </w:r>
          </w:p>
          <w:p w14:paraId="5CC6CF76" w14:textId="77777777" w:rsidR="000D22E9" w:rsidRDefault="000D22E9" w:rsidP="13F65AE5">
            <w:pPr>
              <w:pStyle w:val="TableField-Left"/>
              <w:rPr>
                <w:rFonts w:ascii="Calibri Light,Arial" w:eastAsia="Calibri Light,Arial" w:hAnsi="Calibri Light,Arial" w:cs="Calibri Light,Arial"/>
              </w:rPr>
            </w:pPr>
            <w:r w:rsidRPr="25B35239">
              <w:rPr>
                <w:rFonts w:ascii="Calibri Light" w:eastAsia="Calibri Light" w:hAnsi="Calibri Light" w:cs="Calibri Light"/>
              </w:rPr>
              <w:t>If the undelivered reason is due to hard bounce, go to step 110. Otherwise, go to step 150.</w:t>
            </w:r>
          </w:p>
          <w:p w14:paraId="703D8C3C" w14:textId="73FD7036" w:rsidR="000D22E9" w:rsidRPr="000D22E9" w:rsidRDefault="000D22E9" w:rsidP="1B56C294">
            <w:pPr>
              <w:pStyle w:val="TableField-Left"/>
              <w:rPr>
                <w:rFonts w:ascii="Calibri Light" w:hAnsi="Calibri Light" w:cs="Arial"/>
                <w:bCs/>
              </w:rPr>
            </w:pPr>
          </w:p>
        </w:tc>
        <w:tc>
          <w:tcPr>
            <w:tcW w:w="2160" w:type="dxa"/>
            <w:vAlign w:val="center"/>
          </w:tcPr>
          <w:p w14:paraId="0439C566" w14:textId="0F2C8B7A" w:rsidR="000D22E9" w:rsidRDefault="000D22E9" w:rsidP="00533037">
            <w:pPr>
              <w:pStyle w:val="TableField-Left"/>
              <w:jc w:val="center"/>
              <w:rPr>
                <w:rFonts w:ascii="Calibri Light,Arial" w:eastAsia="Calibri Light,Arial" w:hAnsi="Calibri Light,Arial" w:cs="Calibri Light,Arial"/>
              </w:rPr>
            </w:pPr>
            <w:r w:rsidRPr="25B35239">
              <w:rPr>
                <w:rFonts w:ascii="Calibri Light" w:eastAsia="Calibri Light" w:hAnsi="Calibri Light" w:cs="Calibri Light"/>
              </w:rPr>
              <w:t>N/A</w:t>
            </w:r>
          </w:p>
        </w:tc>
        <w:tc>
          <w:tcPr>
            <w:tcW w:w="2214" w:type="dxa"/>
            <w:vAlign w:val="center"/>
          </w:tcPr>
          <w:p w14:paraId="3756873D" w14:textId="3AEF9146" w:rsidR="000D22E9" w:rsidRDefault="000D22E9" w:rsidP="00533037">
            <w:pPr>
              <w:pStyle w:val="TableField-Left"/>
              <w:jc w:val="center"/>
              <w:rPr>
                <w:rFonts w:ascii="Calibri Light,Arial" w:eastAsia="Calibri Light,Arial" w:hAnsi="Calibri Light,Arial" w:cs="Calibri Light,Arial"/>
              </w:rPr>
            </w:pPr>
            <w:r w:rsidRPr="25B35239">
              <w:rPr>
                <w:rFonts w:ascii="Calibri Light" w:eastAsia="Calibri Light" w:hAnsi="Calibri Light" w:cs="Calibri Light"/>
              </w:rPr>
              <w:t>N/A</w:t>
            </w:r>
          </w:p>
        </w:tc>
      </w:tr>
      <w:tr w:rsidR="000D22E9" w:rsidRPr="00051345" w14:paraId="774E08E8" w14:textId="77777777" w:rsidTr="464D00AF">
        <w:trPr>
          <w:cantSplit/>
          <w:trHeight w:val="432"/>
        </w:trPr>
        <w:tc>
          <w:tcPr>
            <w:tcW w:w="828" w:type="dxa"/>
            <w:vAlign w:val="center"/>
          </w:tcPr>
          <w:p w14:paraId="65BCDBCB" w14:textId="1D2D7507" w:rsidR="000D22E9" w:rsidRDefault="000D22E9" w:rsidP="00533037">
            <w:pPr>
              <w:pStyle w:val="TableField-Center"/>
              <w:rPr>
                <w:rFonts w:ascii="Calibri Light,Arial" w:eastAsia="Calibri Light,Arial" w:hAnsi="Calibri Light,Arial" w:cs="Calibri Light,Arial"/>
              </w:rPr>
            </w:pPr>
            <w:r w:rsidRPr="25B35239">
              <w:rPr>
                <w:rFonts w:ascii="Calibri Light" w:eastAsia="Calibri Light" w:hAnsi="Calibri Light" w:cs="Calibri Light"/>
              </w:rPr>
              <w:t>110</w:t>
            </w:r>
          </w:p>
        </w:tc>
        <w:tc>
          <w:tcPr>
            <w:tcW w:w="4410" w:type="dxa"/>
            <w:vAlign w:val="center"/>
          </w:tcPr>
          <w:p w14:paraId="73EF5AF1" w14:textId="77777777" w:rsidR="000D22E9" w:rsidRDefault="000D22E9" w:rsidP="1B56C294">
            <w:pPr>
              <w:pStyle w:val="TableField-Left"/>
              <w:rPr>
                <w:rFonts w:ascii="Calibri Light,Arial" w:eastAsia="Calibri Light,Arial" w:hAnsi="Calibri Light,Arial" w:cs="Calibri Light,Arial"/>
                <w:b/>
              </w:rPr>
            </w:pPr>
            <w:r w:rsidRPr="25B35239">
              <w:rPr>
                <w:rFonts w:ascii="Calibri Light" w:eastAsia="Calibri Light" w:hAnsi="Calibri Light" w:cs="Calibri Light"/>
                <w:b/>
              </w:rPr>
              <w:t>Failed to delete/soft bounce?</w:t>
            </w:r>
          </w:p>
          <w:p w14:paraId="0A64CD0E" w14:textId="77777777" w:rsidR="000D22E9" w:rsidRDefault="000D22E9" w:rsidP="13F65AE5">
            <w:pPr>
              <w:pStyle w:val="TableField-Left"/>
              <w:rPr>
                <w:rFonts w:ascii="Calibri Light,Arial" w:eastAsia="Calibri Light,Arial" w:hAnsi="Calibri Light,Arial" w:cs="Calibri Light,Arial"/>
              </w:rPr>
            </w:pPr>
            <w:r w:rsidRPr="25B35239">
              <w:rPr>
                <w:rFonts w:ascii="Calibri Light" w:eastAsia="Calibri Light" w:hAnsi="Calibri Light" w:cs="Calibri Light"/>
              </w:rPr>
              <w:t>If system failed to delete customer contact information or undelivered reason is due to soft bounce, go to step 130. Otherwise, go to step 170.</w:t>
            </w:r>
          </w:p>
          <w:p w14:paraId="1948F482" w14:textId="2F988CF8" w:rsidR="000D22E9" w:rsidRPr="000D22E9" w:rsidRDefault="000D22E9" w:rsidP="1B56C294">
            <w:pPr>
              <w:pStyle w:val="TableField-Left"/>
              <w:rPr>
                <w:rFonts w:ascii="Calibri Light" w:hAnsi="Calibri Light" w:cs="Arial"/>
                <w:bCs/>
              </w:rPr>
            </w:pPr>
          </w:p>
        </w:tc>
        <w:tc>
          <w:tcPr>
            <w:tcW w:w="2160" w:type="dxa"/>
            <w:vAlign w:val="center"/>
          </w:tcPr>
          <w:p w14:paraId="1ED8D913" w14:textId="2E353F8A" w:rsidR="000D22E9" w:rsidRDefault="00821E28" w:rsidP="00533037">
            <w:pPr>
              <w:pStyle w:val="TableField-Left"/>
              <w:jc w:val="center"/>
              <w:rPr>
                <w:rFonts w:ascii="Calibri Light,Arial" w:eastAsia="Calibri Light,Arial" w:hAnsi="Calibri Light,Arial" w:cs="Calibri Light,Arial"/>
              </w:rPr>
            </w:pPr>
            <w:r w:rsidRPr="25B35239">
              <w:rPr>
                <w:rFonts w:ascii="Calibri Light" w:eastAsia="Calibri Light" w:hAnsi="Calibri Light" w:cs="Calibri Light"/>
              </w:rPr>
              <w:t>N/A</w:t>
            </w:r>
          </w:p>
        </w:tc>
        <w:tc>
          <w:tcPr>
            <w:tcW w:w="2214" w:type="dxa"/>
            <w:vAlign w:val="center"/>
          </w:tcPr>
          <w:p w14:paraId="000C6A13" w14:textId="4BD35458" w:rsidR="000D22E9" w:rsidRDefault="00821E28" w:rsidP="00533037">
            <w:pPr>
              <w:pStyle w:val="TableField-Left"/>
              <w:jc w:val="center"/>
              <w:rPr>
                <w:rFonts w:ascii="Calibri Light,Arial" w:eastAsia="Calibri Light,Arial" w:hAnsi="Calibri Light,Arial" w:cs="Calibri Light,Arial"/>
              </w:rPr>
            </w:pPr>
            <w:r w:rsidRPr="25B35239">
              <w:rPr>
                <w:rFonts w:ascii="Calibri Light" w:eastAsia="Calibri Light" w:hAnsi="Calibri Light" w:cs="Calibri Light"/>
              </w:rPr>
              <w:t>N/A</w:t>
            </w:r>
          </w:p>
        </w:tc>
      </w:tr>
      <w:tr w:rsidR="00B149FC" w:rsidRPr="00051345" w14:paraId="04F6F708" w14:textId="77777777" w:rsidTr="464D00AF">
        <w:trPr>
          <w:cantSplit/>
          <w:trHeight w:val="432"/>
        </w:trPr>
        <w:tc>
          <w:tcPr>
            <w:tcW w:w="828" w:type="dxa"/>
            <w:vAlign w:val="center"/>
          </w:tcPr>
          <w:p w14:paraId="2216DB85" w14:textId="16CFFE86" w:rsidR="00B149FC" w:rsidRDefault="00B149FC" w:rsidP="00821E28">
            <w:pPr>
              <w:pStyle w:val="TableField-Center"/>
              <w:rPr>
                <w:rFonts w:ascii="Calibri Light,Arial" w:eastAsia="Calibri Light,Arial" w:hAnsi="Calibri Light,Arial" w:cs="Calibri Light,Arial"/>
              </w:rPr>
            </w:pPr>
            <w:r w:rsidRPr="25B35239">
              <w:rPr>
                <w:rFonts w:ascii="Calibri Light" w:eastAsia="Calibri Light" w:hAnsi="Calibri Light" w:cs="Calibri Light"/>
              </w:rPr>
              <w:t>1</w:t>
            </w:r>
            <w:r w:rsidR="00821E28" w:rsidRPr="25B35239">
              <w:rPr>
                <w:rFonts w:ascii="Calibri Light" w:eastAsia="Calibri Light" w:hAnsi="Calibri Light" w:cs="Calibri Light"/>
              </w:rPr>
              <w:t>2</w:t>
            </w:r>
            <w:r w:rsidRPr="25B35239">
              <w:rPr>
                <w:rFonts w:ascii="Calibri Light" w:eastAsia="Calibri Light" w:hAnsi="Calibri Light" w:cs="Calibri Light"/>
              </w:rPr>
              <w:t>0</w:t>
            </w:r>
          </w:p>
        </w:tc>
        <w:tc>
          <w:tcPr>
            <w:tcW w:w="4410" w:type="dxa"/>
            <w:vAlign w:val="center"/>
          </w:tcPr>
          <w:p w14:paraId="61F047F1" w14:textId="44640EE8" w:rsidR="00B149FC" w:rsidRDefault="00821E28" w:rsidP="1B56C294">
            <w:pPr>
              <w:pStyle w:val="TableField-Left"/>
              <w:rPr>
                <w:rFonts w:ascii="Calibri Light,Arial" w:eastAsia="Calibri Light,Arial" w:hAnsi="Calibri Light,Arial" w:cs="Calibri Light,Arial"/>
                <w:b/>
              </w:rPr>
            </w:pPr>
            <w:r w:rsidRPr="25B35239">
              <w:rPr>
                <w:rFonts w:ascii="Calibri Light" w:eastAsia="Calibri Light" w:hAnsi="Calibri Light" w:cs="Calibri Light"/>
                <w:b/>
              </w:rPr>
              <w:t>Delete customer contact info</w:t>
            </w:r>
          </w:p>
          <w:p w14:paraId="5A04E574" w14:textId="0D6F5531" w:rsidR="00B149FC" w:rsidRDefault="00B149FC" w:rsidP="00533037">
            <w:pPr>
              <w:pStyle w:val="TableField-Left"/>
              <w:rPr>
                <w:rFonts w:ascii="Calibri Light,Arial" w:eastAsia="Calibri Light,Arial" w:hAnsi="Calibri Light,Arial" w:cs="Calibri Light,Arial"/>
              </w:rPr>
            </w:pPr>
            <w:r w:rsidRPr="25B35239">
              <w:rPr>
                <w:rFonts w:ascii="Calibri Light" w:eastAsia="Calibri Light" w:hAnsi="Calibri Light" w:cs="Calibri Light"/>
              </w:rPr>
              <w:t>Customer contact (email or Mobile</w:t>
            </w:r>
            <w:r w:rsidR="00C62994" w:rsidRPr="25B35239">
              <w:rPr>
                <w:rFonts w:ascii="Calibri Light" w:eastAsia="Calibri Light" w:hAnsi="Calibri Light" w:cs="Calibri Light"/>
              </w:rPr>
              <w:t xml:space="preserve"> or phone</w:t>
            </w:r>
            <w:r w:rsidRPr="25B35239">
              <w:rPr>
                <w:rFonts w:ascii="Calibri Light,Arial" w:eastAsia="Calibri Light,Arial" w:hAnsi="Calibri Light,Arial" w:cs="Calibri Light,Arial"/>
              </w:rPr>
              <w:t xml:space="preserve">) </w:t>
            </w:r>
            <w:r w:rsidR="00A239A7" w:rsidRPr="25B35239">
              <w:rPr>
                <w:rFonts w:ascii="Calibri Light" w:eastAsia="Calibri Light" w:hAnsi="Calibri Light" w:cs="Calibri Light"/>
              </w:rPr>
              <w:t xml:space="preserve">is </w:t>
            </w:r>
            <w:r w:rsidR="00821E28" w:rsidRPr="25B35239">
              <w:rPr>
                <w:rFonts w:ascii="Calibri Light" w:eastAsia="Calibri Light" w:hAnsi="Calibri Light" w:cs="Calibri Light"/>
              </w:rPr>
              <w:t>deleted</w:t>
            </w:r>
          </w:p>
          <w:p w14:paraId="08E38B7B" w14:textId="77777777" w:rsidR="00A239A7" w:rsidRPr="00B149FC" w:rsidRDefault="00A239A7" w:rsidP="00533037">
            <w:pPr>
              <w:pStyle w:val="TableField-Left"/>
              <w:rPr>
                <w:rFonts w:ascii="Calibri Light" w:hAnsi="Calibri Light" w:cs="Arial"/>
              </w:rPr>
            </w:pPr>
          </w:p>
        </w:tc>
        <w:tc>
          <w:tcPr>
            <w:tcW w:w="2160" w:type="dxa"/>
            <w:vAlign w:val="center"/>
          </w:tcPr>
          <w:p w14:paraId="1C6A9639" w14:textId="77777777" w:rsidR="00B149FC" w:rsidRDefault="00A239A7" w:rsidP="00533037">
            <w:pPr>
              <w:pStyle w:val="TableField-Left"/>
              <w:jc w:val="center"/>
              <w:rPr>
                <w:rFonts w:ascii="Calibri Light,Arial" w:eastAsia="Calibri Light,Arial" w:hAnsi="Calibri Light,Arial" w:cs="Calibri Light,Arial"/>
              </w:rPr>
            </w:pPr>
            <w:r w:rsidRPr="25B35239">
              <w:rPr>
                <w:rFonts w:ascii="Calibri Light" w:eastAsia="Calibri Light" w:hAnsi="Calibri Light" w:cs="Calibri Light"/>
              </w:rPr>
              <w:t>S/4HANA</w:t>
            </w:r>
          </w:p>
        </w:tc>
        <w:tc>
          <w:tcPr>
            <w:tcW w:w="2214" w:type="dxa"/>
            <w:vAlign w:val="center"/>
          </w:tcPr>
          <w:p w14:paraId="4011C673" w14:textId="77777777" w:rsidR="00B149FC" w:rsidRDefault="00A239A7" w:rsidP="00533037">
            <w:pPr>
              <w:pStyle w:val="TableField-Left"/>
              <w:jc w:val="center"/>
              <w:rPr>
                <w:rFonts w:ascii="Calibri Light,Arial" w:eastAsia="Calibri Light,Arial" w:hAnsi="Calibri Light,Arial" w:cs="Calibri Light,Arial"/>
              </w:rPr>
            </w:pPr>
            <w:r w:rsidRPr="25B35239">
              <w:rPr>
                <w:rFonts w:ascii="Calibri Light" w:eastAsia="Calibri Light" w:hAnsi="Calibri Light" w:cs="Calibri Light"/>
              </w:rPr>
              <w:t>Inbound Correspondence</w:t>
            </w:r>
          </w:p>
        </w:tc>
      </w:tr>
      <w:tr w:rsidR="00B149FC" w:rsidRPr="00051345" w14:paraId="5707C05C" w14:textId="77777777" w:rsidTr="464D00AF">
        <w:trPr>
          <w:cantSplit/>
          <w:trHeight w:val="432"/>
        </w:trPr>
        <w:tc>
          <w:tcPr>
            <w:tcW w:w="828" w:type="dxa"/>
            <w:vAlign w:val="center"/>
          </w:tcPr>
          <w:p w14:paraId="116FABCD" w14:textId="0323E46A" w:rsidR="00B149FC" w:rsidRDefault="00A239A7" w:rsidP="00821E28">
            <w:pPr>
              <w:pStyle w:val="TableField-Center"/>
              <w:rPr>
                <w:rFonts w:ascii="Calibri Light,Arial" w:eastAsia="Calibri Light,Arial" w:hAnsi="Calibri Light,Arial" w:cs="Calibri Light,Arial"/>
              </w:rPr>
            </w:pPr>
            <w:r w:rsidRPr="25B35239">
              <w:rPr>
                <w:rFonts w:ascii="Calibri Light" w:eastAsia="Calibri Light" w:hAnsi="Calibri Light" w:cs="Calibri Light"/>
              </w:rPr>
              <w:lastRenderedPageBreak/>
              <w:t>1</w:t>
            </w:r>
            <w:r w:rsidR="00821E28" w:rsidRPr="25B35239">
              <w:rPr>
                <w:rFonts w:ascii="Calibri Light" w:eastAsia="Calibri Light" w:hAnsi="Calibri Light" w:cs="Calibri Light"/>
              </w:rPr>
              <w:t>3</w:t>
            </w:r>
            <w:r w:rsidRPr="25B35239">
              <w:rPr>
                <w:rFonts w:ascii="Calibri Light" w:eastAsia="Calibri Light" w:hAnsi="Calibri Light" w:cs="Calibri Light"/>
              </w:rPr>
              <w:t>0</w:t>
            </w:r>
          </w:p>
        </w:tc>
        <w:tc>
          <w:tcPr>
            <w:tcW w:w="4410" w:type="dxa"/>
            <w:vAlign w:val="center"/>
          </w:tcPr>
          <w:p w14:paraId="041E8C4D" w14:textId="77777777" w:rsidR="00B149FC" w:rsidRDefault="00A239A7" w:rsidP="1B56C294">
            <w:pPr>
              <w:pStyle w:val="TableField-Left"/>
              <w:rPr>
                <w:rFonts w:ascii="Calibri Light,Arial" w:eastAsia="Calibri Light,Arial" w:hAnsi="Calibri Light,Arial" w:cs="Calibri Light,Arial"/>
                <w:b/>
              </w:rPr>
            </w:pPr>
            <w:r w:rsidRPr="25B35239">
              <w:rPr>
                <w:rFonts w:ascii="Calibri Light" w:eastAsia="Calibri Light" w:hAnsi="Calibri Light" w:cs="Calibri Light"/>
                <w:b/>
              </w:rPr>
              <w:t>Create BP Contact</w:t>
            </w:r>
          </w:p>
          <w:p w14:paraId="22F91BA0" w14:textId="076F3A08" w:rsidR="00A239A7" w:rsidRDefault="00A239A7" w:rsidP="00533037">
            <w:pPr>
              <w:pStyle w:val="TableField-Left"/>
              <w:rPr>
                <w:rFonts w:ascii="Calibri Light,Arial" w:eastAsia="Calibri Light,Arial" w:hAnsi="Calibri Light,Arial" w:cs="Calibri Light,Arial"/>
              </w:rPr>
            </w:pPr>
            <w:r w:rsidRPr="25B35239">
              <w:rPr>
                <w:rFonts w:ascii="Calibri Light" w:eastAsia="Calibri Light" w:hAnsi="Calibri Light" w:cs="Calibri Light"/>
              </w:rPr>
              <w:t>BP Contact is created</w:t>
            </w:r>
            <w:r w:rsidR="00821E28" w:rsidRPr="25B35239">
              <w:rPr>
                <w:rFonts w:ascii="Calibri Light" w:eastAsia="Calibri Light" w:hAnsi="Calibri Light" w:cs="Calibri Light"/>
              </w:rPr>
              <w:t xml:space="preserve"> based on the undelivered reason</w:t>
            </w:r>
            <w:r w:rsidRPr="25B35239">
              <w:rPr>
                <w:rFonts w:ascii="Calibri Light,Arial" w:eastAsia="Calibri Light,Arial" w:hAnsi="Calibri Light,Arial" w:cs="Calibri Light,Arial"/>
              </w:rPr>
              <w:t>.</w:t>
            </w:r>
          </w:p>
          <w:p w14:paraId="49A57EB3" w14:textId="77777777" w:rsidR="00A239A7" w:rsidRPr="00A239A7" w:rsidRDefault="00A239A7" w:rsidP="00533037">
            <w:pPr>
              <w:pStyle w:val="TableField-Left"/>
              <w:rPr>
                <w:rFonts w:ascii="Calibri Light" w:hAnsi="Calibri Light" w:cs="Arial"/>
              </w:rPr>
            </w:pPr>
          </w:p>
        </w:tc>
        <w:tc>
          <w:tcPr>
            <w:tcW w:w="2160" w:type="dxa"/>
            <w:vAlign w:val="center"/>
          </w:tcPr>
          <w:p w14:paraId="6CFA6DFE" w14:textId="77777777" w:rsidR="00B149FC" w:rsidRDefault="00A239A7" w:rsidP="00533037">
            <w:pPr>
              <w:pStyle w:val="TableField-Left"/>
              <w:jc w:val="center"/>
              <w:rPr>
                <w:rFonts w:ascii="Calibri Light,Arial" w:eastAsia="Calibri Light,Arial" w:hAnsi="Calibri Light,Arial" w:cs="Calibri Light,Arial"/>
              </w:rPr>
            </w:pPr>
            <w:r w:rsidRPr="25B35239">
              <w:rPr>
                <w:rFonts w:ascii="Calibri Light" w:eastAsia="Calibri Light" w:hAnsi="Calibri Light" w:cs="Calibri Light"/>
              </w:rPr>
              <w:t>S/4HANA</w:t>
            </w:r>
          </w:p>
        </w:tc>
        <w:tc>
          <w:tcPr>
            <w:tcW w:w="2214" w:type="dxa"/>
            <w:vAlign w:val="center"/>
          </w:tcPr>
          <w:p w14:paraId="5E5AA8BA" w14:textId="77777777" w:rsidR="00B149FC" w:rsidRDefault="00A239A7" w:rsidP="00533037">
            <w:pPr>
              <w:pStyle w:val="TableField-Left"/>
              <w:jc w:val="center"/>
              <w:rPr>
                <w:rFonts w:ascii="Calibri Light,Arial" w:eastAsia="Calibri Light,Arial" w:hAnsi="Calibri Light,Arial" w:cs="Calibri Light,Arial"/>
              </w:rPr>
            </w:pPr>
            <w:r w:rsidRPr="25B35239">
              <w:rPr>
                <w:rFonts w:ascii="Calibri Light" w:eastAsia="Calibri Light" w:hAnsi="Calibri Light" w:cs="Calibri Light"/>
              </w:rPr>
              <w:t>Inbound Correspondence</w:t>
            </w:r>
          </w:p>
        </w:tc>
      </w:tr>
      <w:tr w:rsidR="00A239A7" w:rsidRPr="00051345" w14:paraId="4CE6FD18" w14:textId="77777777" w:rsidTr="464D00AF">
        <w:trPr>
          <w:cantSplit/>
          <w:trHeight w:val="432"/>
        </w:trPr>
        <w:tc>
          <w:tcPr>
            <w:tcW w:w="828" w:type="dxa"/>
            <w:vAlign w:val="center"/>
          </w:tcPr>
          <w:p w14:paraId="5F6B6CA0" w14:textId="12FE5F0C" w:rsidR="00A239A7" w:rsidRDefault="00A239A7" w:rsidP="00821E28">
            <w:pPr>
              <w:pStyle w:val="TableField-Center"/>
              <w:rPr>
                <w:rFonts w:ascii="Calibri Light,Arial" w:eastAsia="Calibri Light,Arial" w:hAnsi="Calibri Light,Arial" w:cs="Calibri Light,Arial"/>
              </w:rPr>
            </w:pPr>
            <w:r w:rsidRPr="25B35239">
              <w:rPr>
                <w:rFonts w:ascii="Calibri Light" w:eastAsia="Calibri Light" w:hAnsi="Calibri Light" w:cs="Calibri Light"/>
              </w:rPr>
              <w:t>1</w:t>
            </w:r>
            <w:r w:rsidR="00821E28" w:rsidRPr="25B35239">
              <w:rPr>
                <w:rFonts w:ascii="Calibri Light" w:eastAsia="Calibri Light" w:hAnsi="Calibri Light" w:cs="Calibri Light"/>
              </w:rPr>
              <w:t>4</w:t>
            </w:r>
            <w:r w:rsidRPr="25B35239">
              <w:rPr>
                <w:rFonts w:ascii="Calibri Light" w:eastAsia="Calibri Light" w:hAnsi="Calibri Light" w:cs="Calibri Light"/>
              </w:rPr>
              <w:t>0</w:t>
            </w:r>
          </w:p>
        </w:tc>
        <w:tc>
          <w:tcPr>
            <w:tcW w:w="4410" w:type="dxa"/>
            <w:vAlign w:val="center"/>
          </w:tcPr>
          <w:p w14:paraId="17184A7D" w14:textId="77777777" w:rsidR="00821E28" w:rsidRDefault="00821E28" w:rsidP="13F65AE5">
            <w:pPr>
              <w:pStyle w:val="TableField-Left"/>
              <w:rPr>
                <w:rFonts w:ascii="Calibri Light,Arial" w:eastAsia="Calibri Light,Arial" w:hAnsi="Calibri Light,Arial" w:cs="Calibri Light,Arial"/>
                <w:b/>
              </w:rPr>
            </w:pPr>
            <w:r w:rsidRPr="25B35239">
              <w:rPr>
                <w:rFonts w:ascii="Calibri Light" w:eastAsia="Calibri Light" w:hAnsi="Calibri Light" w:cs="Calibri Light"/>
                <w:b/>
              </w:rPr>
              <w:t>Execute self-service report</w:t>
            </w:r>
          </w:p>
          <w:p w14:paraId="1E8C0C62" w14:textId="19EE68A4" w:rsidR="00821E28" w:rsidRDefault="00821E28" w:rsidP="00533037">
            <w:pPr>
              <w:pStyle w:val="TableField-Left"/>
              <w:rPr>
                <w:rFonts w:ascii="Calibri Light,Arial" w:eastAsia="Calibri Light,Arial" w:hAnsi="Calibri Light,Arial" w:cs="Calibri Light,Arial"/>
              </w:rPr>
            </w:pPr>
            <w:r w:rsidRPr="25B35239">
              <w:rPr>
                <w:rFonts w:ascii="Calibri Light" w:eastAsia="Calibri Light" w:hAnsi="Calibri Light" w:cs="Calibri Light"/>
              </w:rPr>
              <w:t>Execute self-service report to update customer contact on those records that failed to be deleted by system.</w:t>
            </w:r>
          </w:p>
          <w:p w14:paraId="294EAD42" w14:textId="77777777" w:rsidR="00A239A7" w:rsidRPr="00A239A7" w:rsidRDefault="00A239A7" w:rsidP="00821E28">
            <w:pPr>
              <w:pStyle w:val="TableField-Left"/>
              <w:rPr>
                <w:rFonts w:ascii="Calibri Light" w:hAnsi="Calibri Light" w:cs="Arial"/>
              </w:rPr>
            </w:pPr>
          </w:p>
        </w:tc>
        <w:tc>
          <w:tcPr>
            <w:tcW w:w="2160" w:type="dxa"/>
            <w:vAlign w:val="center"/>
          </w:tcPr>
          <w:p w14:paraId="4A597685" w14:textId="55D17FFE" w:rsidR="00A239A7" w:rsidRDefault="00A239A7" w:rsidP="00821E28">
            <w:pPr>
              <w:pStyle w:val="TableField-Left"/>
              <w:jc w:val="center"/>
              <w:rPr>
                <w:rFonts w:ascii="Calibri Light,Arial" w:eastAsia="Calibri Light,Arial" w:hAnsi="Calibri Light,Arial" w:cs="Calibri Light,Arial"/>
              </w:rPr>
            </w:pPr>
            <w:r w:rsidRPr="25B35239">
              <w:rPr>
                <w:rFonts w:ascii="Calibri Light" w:eastAsia="Calibri Light" w:hAnsi="Calibri Light" w:cs="Calibri Light"/>
              </w:rPr>
              <w:t>S/4HANA</w:t>
            </w:r>
            <w:r w:rsidR="00821E28" w:rsidRPr="25B35239">
              <w:rPr>
                <w:rFonts w:ascii="Calibri Light" w:eastAsia="Calibri Light" w:hAnsi="Calibri Light" w:cs="Calibri Light"/>
              </w:rPr>
              <w:t xml:space="preserve"> BI</w:t>
            </w:r>
          </w:p>
        </w:tc>
        <w:tc>
          <w:tcPr>
            <w:tcW w:w="2214" w:type="dxa"/>
            <w:vAlign w:val="center"/>
          </w:tcPr>
          <w:p w14:paraId="6524B956" w14:textId="77777777" w:rsidR="00A239A7" w:rsidRDefault="00A239A7" w:rsidP="00533037">
            <w:pPr>
              <w:pStyle w:val="TableField-Left"/>
              <w:jc w:val="center"/>
              <w:rPr>
                <w:rFonts w:ascii="Calibri Light,Arial" w:eastAsia="Calibri Light,Arial" w:hAnsi="Calibri Light,Arial" w:cs="Calibri Light,Arial"/>
              </w:rPr>
            </w:pPr>
            <w:r w:rsidRPr="25B35239">
              <w:rPr>
                <w:rFonts w:ascii="Calibri Light" w:eastAsia="Calibri Light" w:hAnsi="Calibri Light" w:cs="Calibri Light"/>
              </w:rPr>
              <w:t>Inbound Correspondence</w:t>
            </w:r>
          </w:p>
        </w:tc>
      </w:tr>
      <w:tr w:rsidR="00533037" w:rsidRPr="00051345" w14:paraId="79CFEE23" w14:textId="77777777" w:rsidTr="464D00AF">
        <w:trPr>
          <w:cantSplit/>
          <w:trHeight w:val="432"/>
        </w:trPr>
        <w:tc>
          <w:tcPr>
            <w:tcW w:w="828" w:type="dxa"/>
            <w:vAlign w:val="center"/>
          </w:tcPr>
          <w:p w14:paraId="24DD92FE" w14:textId="77777777" w:rsidR="00533037" w:rsidRDefault="00533037" w:rsidP="00826953">
            <w:pPr>
              <w:pStyle w:val="TableField-Center"/>
              <w:rPr>
                <w:rFonts w:ascii="Calibri Light,Arial" w:eastAsia="Calibri Light,Arial" w:hAnsi="Calibri Light,Arial" w:cs="Calibri Light,Arial"/>
              </w:rPr>
            </w:pPr>
            <w:r w:rsidRPr="25B35239">
              <w:rPr>
                <w:rFonts w:ascii="Calibri Light" w:eastAsia="Calibri Light" w:hAnsi="Calibri Light" w:cs="Calibri Light"/>
              </w:rPr>
              <w:t>1</w:t>
            </w:r>
            <w:r w:rsidR="00826953" w:rsidRPr="25B35239">
              <w:rPr>
                <w:rFonts w:ascii="Calibri Light" w:eastAsia="Calibri Light" w:hAnsi="Calibri Light" w:cs="Calibri Light"/>
              </w:rPr>
              <w:t>5</w:t>
            </w:r>
            <w:r w:rsidRPr="25B35239">
              <w:rPr>
                <w:rFonts w:ascii="Calibri Light" w:eastAsia="Calibri Light" w:hAnsi="Calibri Light" w:cs="Calibri Light"/>
              </w:rPr>
              <w:t>0</w:t>
            </w:r>
          </w:p>
        </w:tc>
        <w:tc>
          <w:tcPr>
            <w:tcW w:w="4410" w:type="dxa"/>
            <w:vAlign w:val="center"/>
          </w:tcPr>
          <w:p w14:paraId="635CEAE5" w14:textId="77777777" w:rsidR="00533037" w:rsidRDefault="00533037" w:rsidP="1B56C294">
            <w:pPr>
              <w:pStyle w:val="TableField-Left"/>
              <w:rPr>
                <w:rFonts w:ascii="Calibri Light,Arial" w:eastAsia="Calibri Light,Arial" w:hAnsi="Calibri Light,Arial" w:cs="Calibri Light,Arial"/>
                <w:b/>
              </w:rPr>
            </w:pPr>
            <w:r w:rsidRPr="25B35239">
              <w:rPr>
                <w:rFonts w:ascii="Calibri Light" w:eastAsia="Calibri Light" w:hAnsi="Calibri Light" w:cs="Calibri Light"/>
                <w:b/>
              </w:rPr>
              <w:t>Update customer contact information</w:t>
            </w:r>
          </w:p>
          <w:p w14:paraId="7EAC3E1C" w14:textId="0D05B8CB" w:rsidR="00533037" w:rsidRDefault="00533037" w:rsidP="00533037">
            <w:pPr>
              <w:pStyle w:val="TableField-Left"/>
              <w:rPr>
                <w:rFonts w:ascii="Calibri Light,Arial" w:eastAsia="Calibri Light,Arial" w:hAnsi="Calibri Light,Arial" w:cs="Calibri Light,Arial"/>
              </w:rPr>
            </w:pPr>
            <w:r w:rsidRPr="25B35239">
              <w:rPr>
                <w:rFonts w:ascii="Calibri Light" w:eastAsia="Calibri Light" w:hAnsi="Calibri Light" w:cs="Calibri Light"/>
              </w:rPr>
              <w:t>User update BP master with new customer contact information via CIM-CS-01</w:t>
            </w:r>
            <w:r w:rsidR="00821E28" w:rsidRPr="25B35239">
              <w:rPr>
                <w:rFonts w:ascii="Calibri Light" w:eastAsia="Calibri Light" w:hAnsi="Calibri Light" w:cs="Calibri Light"/>
              </w:rPr>
              <w:t xml:space="preserve"> process</w:t>
            </w:r>
            <w:r w:rsidRPr="25B35239">
              <w:rPr>
                <w:rFonts w:ascii="Calibri Light,Arial" w:eastAsia="Calibri Light,Arial" w:hAnsi="Calibri Light,Arial" w:cs="Calibri Light,Arial"/>
              </w:rPr>
              <w:t xml:space="preserve">. </w:t>
            </w:r>
          </w:p>
          <w:p w14:paraId="30D7C018" w14:textId="77777777" w:rsidR="00533037" w:rsidRPr="00533037" w:rsidRDefault="00533037" w:rsidP="00533037">
            <w:pPr>
              <w:pStyle w:val="TableField-Left"/>
              <w:rPr>
                <w:rFonts w:ascii="Calibri Light" w:hAnsi="Calibri Light" w:cs="Arial"/>
              </w:rPr>
            </w:pPr>
          </w:p>
        </w:tc>
        <w:tc>
          <w:tcPr>
            <w:tcW w:w="2160" w:type="dxa"/>
            <w:vAlign w:val="center"/>
          </w:tcPr>
          <w:p w14:paraId="5FF11F60" w14:textId="77777777" w:rsidR="00533037" w:rsidRDefault="00533037" w:rsidP="00533037">
            <w:pPr>
              <w:pStyle w:val="TableField-Left"/>
              <w:jc w:val="center"/>
              <w:rPr>
                <w:rFonts w:ascii="Calibri Light,Arial" w:eastAsia="Calibri Light,Arial" w:hAnsi="Calibri Light,Arial" w:cs="Calibri Light,Arial"/>
              </w:rPr>
            </w:pPr>
            <w:r w:rsidRPr="25B35239">
              <w:rPr>
                <w:rFonts w:ascii="Calibri Light" w:eastAsia="Calibri Light" w:hAnsi="Calibri Light" w:cs="Calibri Light"/>
              </w:rPr>
              <w:t>S/4HANA tcode BP</w:t>
            </w:r>
          </w:p>
        </w:tc>
        <w:tc>
          <w:tcPr>
            <w:tcW w:w="2214" w:type="dxa"/>
            <w:vAlign w:val="center"/>
          </w:tcPr>
          <w:p w14:paraId="404D8ABB" w14:textId="77777777" w:rsidR="00533037" w:rsidRDefault="00DB0DF7" w:rsidP="00533037">
            <w:pPr>
              <w:pStyle w:val="TableField-Left"/>
              <w:jc w:val="center"/>
              <w:rPr>
                <w:rFonts w:ascii="Calibri Light,Arial" w:eastAsia="Calibri Light,Arial" w:hAnsi="Calibri Light,Arial" w:cs="Calibri Light,Arial"/>
              </w:rPr>
            </w:pPr>
            <w:r w:rsidRPr="25B35239">
              <w:rPr>
                <w:rFonts w:ascii="Calibri Light" w:eastAsia="Calibri Light" w:hAnsi="Calibri Light" w:cs="Calibri Light"/>
              </w:rPr>
              <w:t>Inbound Correspondence</w:t>
            </w:r>
          </w:p>
        </w:tc>
      </w:tr>
      <w:tr w:rsidR="00533037" w:rsidRPr="00051345" w14:paraId="308705F3" w14:textId="77777777" w:rsidTr="464D00AF">
        <w:trPr>
          <w:cantSplit/>
          <w:trHeight w:val="432"/>
        </w:trPr>
        <w:tc>
          <w:tcPr>
            <w:tcW w:w="828" w:type="dxa"/>
            <w:vAlign w:val="center"/>
          </w:tcPr>
          <w:p w14:paraId="341DC2EB" w14:textId="2EE59FA5" w:rsidR="00533037" w:rsidRDefault="00533037" w:rsidP="00533037">
            <w:pPr>
              <w:pStyle w:val="TableField-Center"/>
              <w:rPr>
                <w:rFonts w:ascii="Calibri Light,Arial" w:eastAsia="Calibri Light,Arial" w:hAnsi="Calibri Light,Arial" w:cs="Calibri Light,Arial"/>
              </w:rPr>
            </w:pPr>
            <w:r w:rsidRPr="25B35239">
              <w:rPr>
                <w:rFonts w:ascii="Calibri Light" w:eastAsia="Calibri Light" w:hAnsi="Calibri Light" w:cs="Calibri Light"/>
              </w:rPr>
              <w:t>1</w:t>
            </w:r>
            <w:r w:rsidR="00821E28" w:rsidRPr="25B35239">
              <w:rPr>
                <w:rFonts w:ascii="Calibri Light" w:eastAsia="Calibri Light" w:hAnsi="Calibri Light" w:cs="Calibri Light"/>
              </w:rPr>
              <w:t>6</w:t>
            </w:r>
            <w:r w:rsidRPr="25B35239">
              <w:rPr>
                <w:rFonts w:ascii="Calibri Light" w:eastAsia="Calibri Light" w:hAnsi="Calibri Light" w:cs="Calibri Light"/>
              </w:rPr>
              <w:t>0</w:t>
            </w:r>
          </w:p>
        </w:tc>
        <w:tc>
          <w:tcPr>
            <w:tcW w:w="4410" w:type="dxa"/>
            <w:vAlign w:val="center"/>
          </w:tcPr>
          <w:p w14:paraId="74CB7DCC" w14:textId="77777777" w:rsidR="00533037" w:rsidRDefault="00533037" w:rsidP="1B56C294">
            <w:pPr>
              <w:pStyle w:val="TableField-Left"/>
              <w:rPr>
                <w:rFonts w:ascii="Calibri Light,Arial" w:eastAsia="Calibri Light,Arial" w:hAnsi="Calibri Light,Arial" w:cs="Calibri Light,Arial"/>
                <w:b/>
              </w:rPr>
            </w:pPr>
            <w:r w:rsidRPr="25B35239">
              <w:rPr>
                <w:rFonts w:ascii="Calibri Light" w:eastAsia="Calibri Light" w:hAnsi="Calibri Light" w:cs="Calibri Light"/>
                <w:b/>
              </w:rPr>
              <w:t>Create Activity</w:t>
            </w:r>
          </w:p>
          <w:p w14:paraId="3DA5DF70" w14:textId="77777777" w:rsidR="00533037" w:rsidRDefault="00533037" w:rsidP="00533037">
            <w:pPr>
              <w:pStyle w:val="TableField-Left"/>
              <w:rPr>
                <w:rFonts w:ascii="Calibri Light,Arial" w:eastAsia="Calibri Light,Arial" w:hAnsi="Calibri Light,Arial" w:cs="Calibri Light,Arial"/>
              </w:rPr>
            </w:pPr>
            <w:r w:rsidRPr="25B35239">
              <w:rPr>
                <w:rFonts w:ascii="Calibri Light" w:eastAsia="Calibri Light" w:hAnsi="Calibri Light" w:cs="Calibri Light"/>
              </w:rPr>
              <w:t>Create an Activity</w:t>
            </w:r>
          </w:p>
          <w:p w14:paraId="1F79ADEC" w14:textId="77777777" w:rsidR="00533037" w:rsidRPr="00533037" w:rsidRDefault="00533037" w:rsidP="00533037">
            <w:pPr>
              <w:pStyle w:val="TableField-Left"/>
              <w:rPr>
                <w:rFonts w:ascii="Calibri Light" w:hAnsi="Calibri Light" w:cs="Arial"/>
              </w:rPr>
            </w:pPr>
          </w:p>
        </w:tc>
        <w:tc>
          <w:tcPr>
            <w:tcW w:w="2160" w:type="dxa"/>
            <w:vAlign w:val="center"/>
          </w:tcPr>
          <w:p w14:paraId="1A11EF3C" w14:textId="77777777" w:rsidR="00533037" w:rsidRDefault="00533037" w:rsidP="00533037">
            <w:pPr>
              <w:pStyle w:val="TableField-Left"/>
              <w:jc w:val="center"/>
              <w:rPr>
                <w:rFonts w:ascii="Calibri Light,Arial" w:eastAsia="Calibri Light,Arial" w:hAnsi="Calibri Light,Arial" w:cs="Calibri Light,Arial"/>
              </w:rPr>
            </w:pPr>
            <w:r w:rsidRPr="25B35239">
              <w:rPr>
                <w:rFonts w:ascii="Calibri Light" w:eastAsia="Calibri Light" w:hAnsi="Calibri Light" w:cs="Calibri Light"/>
              </w:rPr>
              <w:t>Hybris C4C</w:t>
            </w:r>
          </w:p>
        </w:tc>
        <w:tc>
          <w:tcPr>
            <w:tcW w:w="2214" w:type="dxa"/>
            <w:vAlign w:val="center"/>
          </w:tcPr>
          <w:p w14:paraId="3D1382A0" w14:textId="77777777" w:rsidR="00533037" w:rsidRDefault="00DB0DF7" w:rsidP="00533037">
            <w:pPr>
              <w:pStyle w:val="TableField-Left"/>
              <w:jc w:val="center"/>
              <w:rPr>
                <w:rFonts w:ascii="Calibri Light,Arial" w:eastAsia="Calibri Light,Arial" w:hAnsi="Calibri Light,Arial" w:cs="Calibri Light,Arial"/>
              </w:rPr>
            </w:pPr>
            <w:r w:rsidRPr="25B35239">
              <w:rPr>
                <w:rFonts w:ascii="Calibri Light" w:eastAsia="Calibri Light" w:hAnsi="Calibri Light" w:cs="Calibri Light"/>
              </w:rPr>
              <w:t>Inbound Correspondence</w:t>
            </w:r>
          </w:p>
        </w:tc>
      </w:tr>
      <w:tr w:rsidR="00533037" w:rsidRPr="00051345" w14:paraId="6AC94FAF" w14:textId="77777777" w:rsidTr="464D00AF">
        <w:trPr>
          <w:cantSplit/>
          <w:trHeight w:val="432"/>
        </w:trPr>
        <w:tc>
          <w:tcPr>
            <w:tcW w:w="828" w:type="dxa"/>
            <w:vAlign w:val="center"/>
          </w:tcPr>
          <w:p w14:paraId="46FBFC3D" w14:textId="3A2A3F7A" w:rsidR="00533037" w:rsidRDefault="00533037" w:rsidP="00533037">
            <w:pPr>
              <w:pStyle w:val="TableField-Center"/>
              <w:rPr>
                <w:rFonts w:ascii="Calibri Light,Arial" w:eastAsia="Calibri Light,Arial" w:hAnsi="Calibri Light,Arial" w:cs="Calibri Light,Arial"/>
              </w:rPr>
            </w:pPr>
            <w:r w:rsidRPr="25B35239">
              <w:rPr>
                <w:rFonts w:ascii="Calibri Light" w:eastAsia="Calibri Light" w:hAnsi="Calibri Light" w:cs="Calibri Light"/>
              </w:rPr>
              <w:t>1</w:t>
            </w:r>
            <w:r w:rsidR="00821E28" w:rsidRPr="25B35239">
              <w:rPr>
                <w:rFonts w:ascii="Calibri Light" w:eastAsia="Calibri Light" w:hAnsi="Calibri Light" w:cs="Calibri Light"/>
              </w:rPr>
              <w:t>7</w:t>
            </w:r>
            <w:r w:rsidRPr="25B35239">
              <w:rPr>
                <w:rFonts w:ascii="Calibri Light" w:eastAsia="Calibri Light" w:hAnsi="Calibri Light" w:cs="Calibri Light"/>
              </w:rPr>
              <w:t>0</w:t>
            </w:r>
          </w:p>
        </w:tc>
        <w:tc>
          <w:tcPr>
            <w:tcW w:w="4410" w:type="dxa"/>
            <w:vAlign w:val="center"/>
          </w:tcPr>
          <w:p w14:paraId="4C089C82" w14:textId="77777777" w:rsidR="00533037" w:rsidRDefault="00533037" w:rsidP="1B56C294">
            <w:pPr>
              <w:pStyle w:val="TableField-Left"/>
              <w:rPr>
                <w:rFonts w:ascii="Calibri Light,Arial" w:eastAsia="Calibri Light,Arial" w:hAnsi="Calibri Light,Arial" w:cs="Calibri Light,Arial"/>
                <w:b/>
              </w:rPr>
            </w:pPr>
            <w:r w:rsidRPr="25B35239">
              <w:rPr>
                <w:rFonts w:ascii="Calibri Light" w:eastAsia="Calibri Light" w:hAnsi="Calibri Light" w:cs="Calibri Light"/>
                <w:b/>
              </w:rPr>
              <w:t>End</w:t>
            </w:r>
          </w:p>
        </w:tc>
        <w:tc>
          <w:tcPr>
            <w:tcW w:w="2160" w:type="dxa"/>
            <w:vAlign w:val="center"/>
          </w:tcPr>
          <w:p w14:paraId="0168F3BC" w14:textId="77777777" w:rsidR="00533037" w:rsidRDefault="00533037" w:rsidP="00533037">
            <w:pPr>
              <w:pStyle w:val="TableField-Left"/>
              <w:jc w:val="center"/>
              <w:rPr>
                <w:rFonts w:ascii="Calibri Light" w:hAnsi="Calibri Light" w:cs="Arial"/>
              </w:rPr>
            </w:pPr>
          </w:p>
        </w:tc>
        <w:tc>
          <w:tcPr>
            <w:tcW w:w="2214" w:type="dxa"/>
            <w:vAlign w:val="center"/>
          </w:tcPr>
          <w:p w14:paraId="325B11DE" w14:textId="77777777" w:rsidR="00533037" w:rsidRDefault="00533037" w:rsidP="00533037">
            <w:pPr>
              <w:pStyle w:val="TableField-Left"/>
              <w:jc w:val="center"/>
              <w:rPr>
                <w:rFonts w:ascii="Calibri Light" w:hAnsi="Calibri Light" w:cs="Arial"/>
              </w:rPr>
            </w:pPr>
          </w:p>
        </w:tc>
      </w:tr>
    </w:tbl>
    <w:p w14:paraId="4802D057" w14:textId="77777777" w:rsidR="00CC1D8C" w:rsidRDefault="00CC1D8C">
      <w:pPr>
        <w:rPr>
          <w:b/>
        </w:rPr>
      </w:pPr>
    </w:p>
    <w:p w14:paraId="2EFF8115" w14:textId="77777777" w:rsidR="000B12FF" w:rsidRPr="00C548BF" w:rsidRDefault="000B12FF" w:rsidP="1B56C294">
      <w:pPr>
        <w:pStyle w:val="Heading3"/>
        <w:keepNext/>
        <w:numPr>
          <w:ilvl w:val="2"/>
          <w:numId w:val="0"/>
        </w:numPr>
        <w:tabs>
          <w:tab w:val="left" w:pos="1440"/>
        </w:tabs>
        <w:spacing w:before="120" w:after="120"/>
        <w:rPr>
          <w:rFonts w:ascii="Calibri Light" w:eastAsia="Calibri Light" w:hAnsi="Calibri Light" w:cs="Calibri Light"/>
          <w:sz w:val="32"/>
          <w:szCs w:val="32"/>
        </w:rPr>
      </w:pPr>
      <w:r>
        <w:rPr>
          <w:rFonts w:ascii="Calibri Light" w:hAnsi="Calibri Light"/>
          <w:sz w:val="32"/>
        </w:rPr>
        <w:tab/>
      </w:r>
      <w:bookmarkStart w:id="57" w:name="_Toc512875787"/>
      <w:r w:rsidRPr="25B35239">
        <w:rPr>
          <w:rFonts w:ascii="Calibri Light" w:eastAsia="Calibri Light" w:hAnsi="Calibri Light" w:cs="Calibri Light"/>
          <w:sz w:val="32"/>
          <w:szCs w:val="32"/>
        </w:rPr>
        <w:t>2.9.3 Viewing correspondence image</w:t>
      </w:r>
      <w:bookmarkEnd w:id="57"/>
    </w:p>
    <w:p w14:paraId="1B07D68D" w14:textId="0C8B4598" w:rsidR="000B12FF" w:rsidRDefault="00F26DB8">
      <w:pPr>
        <w:rPr>
          <w:b/>
        </w:rPr>
      </w:pPr>
      <w:r>
        <w:object w:dxaOrig="15880" w:dyaOrig="8320" w14:anchorId="7FA06067">
          <v:shape id="_x0000_i1027" type="#_x0000_t75" style="width:467.5pt;height:246pt" o:ole="">
            <v:imagedata r:id="rId53" o:title=""/>
          </v:shape>
          <o:OLEObject Type="Embed" ProgID="Visio.Drawing.15" ShapeID="_x0000_i1027" DrawAspect="Content" ObjectID="_1600575340" r:id="rId54"/>
        </w:object>
      </w:r>
    </w:p>
    <w:p w14:paraId="16BEA37C" w14:textId="77777777" w:rsidR="000B12FF" w:rsidRDefault="000B12FF">
      <w:pPr>
        <w:rPr>
          <w:b/>
        </w:rPr>
      </w:pPr>
    </w:p>
    <w:p w14:paraId="2A9291BB" w14:textId="77777777" w:rsidR="000B12FF" w:rsidRPr="006A33FD" w:rsidRDefault="000B12FF" w:rsidP="000B12FF">
      <w:pPr>
        <w:pStyle w:val="TableField-Bold"/>
      </w:pPr>
      <w:r>
        <w:t>Process Flow Steps</w:t>
      </w:r>
    </w:p>
    <w:tbl>
      <w:tblPr>
        <w:tblW w:w="9612"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828"/>
        <w:gridCol w:w="4410"/>
        <w:gridCol w:w="2160"/>
        <w:gridCol w:w="2214"/>
      </w:tblGrid>
      <w:tr w:rsidR="000B12FF" w:rsidRPr="00051345" w14:paraId="48C7EE53" w14:textId="77777777" w:rsidTr="464D00AF">
        <w:trPr>
          <w:cantSplit/>
          <w:trHeight w:val="432"/>
          <w:tblHeader/>
        </w:trPr>
        <w:tc>
          <w:tcPr>
            <w:tcW w:w="828" w:type="dxa"/>
            <w:tcBorders>
              <w:top w:val="threeDEmboss" w:sz="6" w:space="0" w:color="auto"/>
              <w:bottom w:val="threeDEmboss" w:sz="6" w:space="0" w:color="auto"/>
            </w:tcBorders>
            <w:shd w:val="clear" w:color="auto" w:fill="F9FBAF"/>
            <w:vAlign w:val="center"/>
          </w:tcPr>
          <w:p w14:paraId="53ED89ED" w14:textId="77777777" w:rsidR="000B12FF" w:rsidRPr="00051345" w:rsidRDefault="000B12FF" w:rsidP="00676C2C">
            <w:pPr>
              <w:pStyle w:val="TableHeader-Center"/>
              <w:rPr>
                <w:rFonts w:ascii="Calibri Light,Arial" w:eastAsia="Calibri Light,Arial" w:hAnsi="Calibri Light,Arial" w:cs="Calibri Light,Arial"/>
              </w:rPr>
            </w:pPr>
            <w:r w:rsidRPr="25B35239">
              <w:rPr>
                <w:rFonts w:ascii="Calibri Light" w:eastAsia="Calibri Light" w:hAnsi="Calibri Light" w:cs="Calibri Light"/>
              </w:rPr>
              <w:t>Step</w:t>
            </w:r>
          </w:p>
        </w:tc>
        <w:tc>
          <w:tcPr>
            <w:tcW w:w="4410" w:type="dxa"/>
            <w:tcBorders>
              <w:top w:val="threeDEmboss" w:sz="6" w:space="0" w:color="auto"/>
              <w:bottom w:val="threeDEmboss" w:sz="6" w:space="0" w:color="auto"/>
            </w:tcBorders>
            <w:shd w:val="clear" w:color="auto" w:fill="F9FBAF"/>
            <w:vAlign w:val="center"/>
          </w:tcPr>
          <w:p w14:paraId="5AD11E84" w14:textId="77777777" w:rsidR="000B12FF" w:rsidRPr="00051345" w:rsidRDefault="000B12FF" w:rsidP="00676C2C">
            <w:pPr>
              <w:pStyle w:val="TableHeader-Left"/>
              <w:rPr>
                <w:rFonts w:ascii="Calibri Light,Arial" w:eastAsia="Calibri Light,Arial" w:hAnsi="Calibri Light,Arial" w:cs="Calibri Light,Arial"/>
              </w:rPr>
            </w:pPr>
            <w:r w:rsidRPr="25B35239">
              <w:rPr>
                <w:rFonts w:ascii="Calibri Light" w:eastAsia="Calibri Light" w:hAnsi="Calibri Light" w:cs="Calibri Light"/>
              </w:rPr>
              <w:t>Description of Step</w:t>
            </w:r>
          </w:p>
        </w:tc>
        <w:tc>
          <w:tcPr>
            <w:tcW w:w="2160" w:type="dxa"/>
            <w:tcBorders>
              <w:top w:val="threeDEmboss" w:sz="6" w:space="0" w:color="auto"/>
              <w:bottom w:val="threeDEmboss" w:sz="6" w:space="0" w:color="auto"/>
            </w:tcBorders>
            <w:shd w:val="clear" w:color="auto" w:fill="F9FBAF"/>
            <w:vAlign w:val="center"/>
          </w:tcPr>
          <w:p w14:paraId="238C8A7E" w14:textId="77777777" w:rsidR="000B12FF" w:rsidRPr="00051345" w:rsidRDefault="000B12FF" w:rsidP="00676C2C">
            <w:pPr>
              <w:pStyle w:val="TableHeader-Left"/>
              <w:jc w:val="center"/>
              <w:rPr>
                <w:rFonts w:ascii="Calibri Light,Arial" w:eastAsia="Calibri Light,Arial" w:hAnsi="Calibri Light,Arial" w:cs="Calibri Light,Arial"/>
              </w:rPr>
            </w:pPr>
            <w:r w:rsidRPr="25B35239">
              <w:rPr>
                <w:rFonts w:ascii="Calibri Light" w:eastAsia="Calibri Light" w:hAnsi="Calibri Light" w:cs="Calibri Light"/>
              </w:rPr>
              <w:t>Hybris C4C / T-Code</w:t>
            </w:r>
          </w:p>
        </w:tc>
        <w:tc>
          <w:tcPr>
            <w:tcW w:w="2214" w:type="dxa"/>
            <w:tcBorders>
              <w:top w:val="threeDEmboss" w:sz="6" w:space="0" w:color="auto"/>
              <w:bottom w:val="threeDEmboss" w:sz="6" w:space="0" w:color="auto"/>
            </w:tcBorders>
            <w:shd w:val="clear" w:color="auto" w:fill="F9FBAF"/>
            <w:vAlign w:val="center"/>
          </w:tcPr>
          <w:p w14:paraId="61A9C3C3" w14:textId="77777777" w:rsidR="000B12FF" w:rsidRPr="00051345" w:rsidRDefault="000B12FF" w:rsidP="00676C2C">
            <w:pPr>
              <w:pStyle w:val="TableHeader-Left"/>
              <w:jc w:val="center"/>
              <w:rPr>
                <w:rFonts w:ascii="Calibri Light,Arial" w:eastAsia="Calibri Light,Arial" w:hAnsi="Calibri Light,Arial" w:cs="Calibri Light,Arial"/>
              </w:rPr>
            </w:pPr>
            <w:r w:rsidRPr="25B35239">
              <w:rPr>
                <w:rFonts w:ascii="Calibri Light" w:eastAsia="Calibri Light" w:hAnsi="Calibri Light" w:cs="Calibri Light"/>
              </w:rPr>
              <w:t>Role(s)</w:t>
            </w:r>
          </w:p>
        </w:tc>
      </w:tr>
      <w:tr w:rsidR="000B12FF" w:rsidRPr="00051345" w14:paraId="1913475E" w14:textId="77777777" w:rsidTr="464D00AF">
        <w:trPr>
          <w:cantSplit/>
          <w:trHeight w:val="432"/>
        </w:trPr>
        <w:tc>
          <w:tcPr>
            <w:tcW w:w="828" w:type="dxa"/>
            <w:tcBorders>
              <w:top w:val="threeDEmboss" w:sz="6" w:space="0" w:color="auto"/>
            </w:tcBorders>
            <w:vAlign w:val="center"/>
          </w:tcPr>
          <w:p w14:paraId="390EC1DE" w14:textId="77777777" w:rsidR="000B12FF" w:rsidRPr="00051345" w:rsidRDefault="000B12FF" w:rsidP="00676C2C">
            <w:pPr>
              <w:pStyle w:val="TableField-Center"/>
              <w:rPr>
                <w:rFonts w:ascii="Calibri Light,Arial" w:eastAsia="Calibri Light,Arial" w:hAnsi="Calibri Light,Arial" w:cs="Calibri Light,Arial"/>
              </w:rPr>
            </w:pPr>
            <w:r w:rsidRPr="25B35239">
              <w:rPr>
                <w:rFonts w:ascii="Calibri Light" w:eastAsia="Calibri Light" w:hAnsi="Calibri Light" w:cs="Calibri Light"/>
              </w:rPr>
              <w:t>10</w:t>
            </w:r>
          </w:p>
        </w:tc>
        <w:tc>
          <w:tcPr>
            <w:tcW w:w="4410" w:type="dxa"/>
            <w:tcBorders>
              <w:top w:val="threeDEmboss" w:sz="6" w:space="0" w:color="auto"/>
            </w:tcBorders>
            <w:vAlign w:val="center"/>
          </w:tcPr>
          <w:p w14:paraId="063021B7" w14:textId="77777777" w:rsidR="000B12FF" w:rsidRPr="00051345" w:rsidRDefault="000B12FF" w:rsidP="1B56C294">
            <w:pPr>
              <w:pStyle w:val="TableField-Left"/>
              <w:rPr>
                <w:rFonts w:ascii="Calibri Light,Arial" w:eastAsia="Calibri Light,Arial" w:hAnsi="Calibri Light,Arial" w:cs="Calibri Light,Arial"/>
                <w:b/>
              </w:rPr>
            </w:pPr>
            <w:r w:rsidRPr="25B35239">
              <w:rPr>
                <w:rFonts w:ascii="Calibri Light" w:eastAsia="Calibri Light" w:hAnsi="Calibri Light" w:cs="Calibri Light"/>
                <w:b/>
              </w:rPr>
              <w:t>Start</w:t>
            </w:r>
          </w:p>
        </w:tc>
        <w:tc>
          <w:tcPr>
            <w:tcW w:w="2160" w:type="dxa"/>
            <w:tcBorders>
              <w:top w:val="threeDEmboss" w:sz="6" w:space="0" w:color="auto"/>
            </w:tcBorders>
            <w:vAlign w:val="center"/>
          </w:tcPr>
          <w:p w14:paraId="7F8A2891" w14:textId="77777777" w:rsidR="000B12FF" w:rsidRPr="00051345" w:rsidRDefault="000B12FF" w:rsidP="00676C2C">
            <w:pPr>
              <w:pStyle w:val="TableField-Left"/>
              <w:jc w:val="center"/>
              <w:rPr>
                <w:rFonts w:ascii="Calibri Light,Arial" w:eastAsia="Calibri Light,Arial" w:hAnsi="Calibri Light,Arial" w:cs="Calibri Light,Arial"/>
              </w:rPr>
            </w:pPr>
            <w:r w:rsidRPr="25B35239">
              <w:rPr>
                <w:rFonts w:ascii="Calibri Light" w:eastAsia="Calibri Light" w:hAnsi="Calibri Light" w:cs="Calibri Light"/>
              </w:rPr>
              <w:t>N/A</w:t>
            </w:r>
          </w:p>
        </w:tc>
        <w:tc>
          <w:tcPr>
            <w:tcW w:w="2214" w:type="dxa"/>
            <w:tcBorders>
              <w:top w:val="threeDEmboss" w:sz="6" w:space="0" w:color="auto"/>
            </w:tcBorders>
            <w:vAlign w:val="center"/>
          </w:tcPr>
          <w:p w14:paraId="724340A1" w14:textId="77777777" w:rsidR="000B12FF" w:rsidRPr="00051345" w:rsidRDefault="000B12FF" w:rsidP="00676C2C">
            <w:pPr>
              <w:pStyle w:val="TableField-Left"/>
              <w:jc w:val="center"/>
              <w:rPr>
                <w:rFonts w:ascii="Calibri Light,Arial" w:eastAsia="Calibri Light,Arial" w:hAnsi="Calibri Light,Arial" w:cs="Calibri Light,Arial"/>
              </w:rPr>
            </w:pPr>
            <w:r w:rsidRPr="25B35239">
              <w:rPr>
                <w:rFonts w:ascii="Calibri Light" w:eastAsia="Calibri Light" w:hAnsi="Calibri Light" w:cs="Calibri Light"/>
              </w:rPr>
              <w:t>N/A</w:t>
            </w:r>
          </w:p>
        </w:tc>
      </w:tr>
      <w:tr w:rsidR="000B12FF" w:rsidRPr="00051345" w14:paraId="75402B11" w14:textId="77777777" w:rsidTr="464D00AF">
        <w:trPr>
          <w:cantSplit/>
          <w:trHeight w:val="432"/>
        </w:trPr>
        <w:tc>
          <w:tcPr>
            <w:tcW w:w="828" w:type="dxa"/>
            <w:vAlign w:val="center"/>
          </w:tcPr>
          <w:p w14:paraId="13A5A3C3" w14:textId="77777777" w:rsidR="000B12FF" w:rsidRDefault="000B12FF" w:rsidP="00676C2C">
            <w:pPr>
              <w:pStyle w:val="TableField-Center"/>
              <w:rPr>
                <w:rFonts w:ascii="Calibri Light,Arial" w:eastAsia="Calibri Light,Arial" w:hAnsi="Calibri Light,Arial" w:cs="Calibri Light,Arial"/>
              </w:rPr>
            </w:pPr>
            <w:r w:rsidRPr="25B35239">
              <w:rPr>
                <w:rFonts w:ascii="Calibri Light" w:eastAsia="Calibri Light" w:hAnsi="Calibri Light" w:cs="Calibri Light"/>
              </w:rPr>
              <w:lastRenderedPageBreak/>
              <w:t>20</w:t>
            </w:r>
          </w:p>
        </w:tc>
        <w:tc>
          <w:tcPr>
            <w:tcW w:w="4410" w:type="dxa"/>
            <w:vAlign w:val="center"/>
          </w:tcPr>
          <w:p w14:paraId="548835AC" w14:textId="77777777" w:rsidR="000B12FF" w:rsidRDefault="00D5792E" w:rsidP="1B56C294">
            <w:pPr>
              <w:pStyle w:val="TableField-Left"/>
              <w:rPr>
                <w:rFonts w:ascii="Calibri Light,Arial" w:eastAsia="Calibri Light,Arial" w:hAnsi="Calibri Light,Arial" w:cs="Calibri Light,Arial"/>
                <w:b/>
              </w:rPr>
            </w:pPr>
            <w:r w:rsidRPr="25B35239">
              <w:rPr>
                <w:rFonts w:ascii="Calibri Light" w:eastAsia="Calibri Light" w:hAnsi="Calibri Light" w:cs="Calibri Light"/>
                <w:b/>
              </w:rPr>
              <w:t>Back Office?</w:t>
            </w:r>
          </w:p>
          <w:p w14:paraId="087FEC6B" w14:textId="560D8029" w:rsidR="00D5792E" w:rsidRDefault="00D5792E" w:rsidP="00676C2C">
            <w:pPr>
              <w:pStyle w:val="TableField-Left"/>
              <w:rPr>
                <w:rFonts w:ascii="Calibri Light,Arial" w:eastAsia="Calibri Light,Arial" w:hAnsi="Calibri Light,Arial" w:cs="Calibri Light,Arial"/>
              </w:rPr>
            </w:pPr>
            <w:r w:rsidRPr="25B35239">
              <w:rPr>
                <w:rFonts w:ascii="Calibri Light" w:eastAsia="Calibri Light" w:hAnsi="Calibri Light" w:cs="Calibri Light"/>
              </w:rPr>
              <w:t xml:space="preserve">If Back Office user, go to step 50. Otherwise, go to step </w:t>
            </w:r>
            <w:r w:rsidR="00F26DB8" w:rsidRPr="25B35239">
              <w:rPr>
                <w:rFonts w:ascii="Calibri Light" w:eastAsia="Calibri Light" w:hAnsi="Calibri Light" w:cs="Calibri Light"/>
              </w:rPr>
              <w:t>4</w:t>
            </w:r>
            <w:r w:rsidRPr="25B35239">
              <w:rPr>
                <w:rFonts w:ascii="Calibri Light" w:eastAsia="Calibri Light" w:hAnsi="Calibri Light" w:cs="Calibri Light"/>
              </w:rPr>
              <w:t>0.</w:t>
            </w:r>
          </w:p>
          <w:p w14:paraId="2E9D6BAF" w14:textId="77777777" w:rsidR="00D5792E" w:rsidRPr="00D5792E" w:rsidRDefault="00D5792E" w:rsidP="00676C2C">
            <w:pPr>
              <w:pStyle w:val="TableField-Left"/>
              <w:rPr>
                <w:rFonts w:ascii="Calibri Light" w:hAnsi="Calibri Light" w:cs="Arial"/>
              </w:rPr>
            </w:pPr>
          </w:p>
        </w:tc>
        <w:tc>
          <w:tcPr>
            <w:tcW w:w="2160" w:type="dxa"/>
            <w:vAlign w:val="center"/>
          </w:tcPr>
          <w:p w14:paraId="6838F5DC" w14:textId="77777777" w:rsidR="000B12FF" w:rsidRDefault="00D5792E" w:rsidP="00676C2C">
            <w:pPr>
              <w:pStyle w:val="TableField-Left"/>
              <w:jc w:val="center"/>
              <w:rPr>
                <w:rFonts w:ascii="Calibri Light,Arial" w:eastAsia="Calibri Light,Arial" w:hAnsi="Calibri Light,Arial" w:cs="Calibri Light,Arial"/>
              </w:rPr>
            </w:pPr>
            <w:r w:rsidRPr="25B35239">
              <w:rPr>
                <w:rFonts w:ascii="Calibri Light" w:eastAsia="Calibri Light" w:hAnsi="Calibri Light" w:cs="Calibri Light"/>
              </w:rPr>
              <w:t>N/A</w:t>
            </w:r>
          </w:p>
        </w:tc>
        <w:tc>
          <w:tcPr>
            <w:tcW w:w="2214" w:type="dxa"/>
            <w:vAlign w:val="center"/>
          </w:tcPr>
          <w:p w14:paraId="6C3CD83A" w14:textId="77777777" w:rsidR="000B12FF" w:rsidRDefault="00D5792E" w:rsidP="00676C2C">
            <w:pPr>
              <w:pStyle w:val="TableField-Left"/>
              <w:jc w:val="center"/>
              <w:rPr>
                <w:rFonts w:ascii="Calibri Light,Arial" w:eastAsia="Calibri Light,Arial" w:hAnsi="Calibri Light,Arial" w:cs="Calibri Light,Arial"/>
              </w:rPr>
            </w:pPr>
            <w:r w:rsidRPr="25B35239">
              <w:rPr>
                <w:rFonts w:ascii="Calibri Light" w:eastAsia="Calibri Light" w:hAnsi="Calibri Light" w:cs="Calibri Light"/>
              </w:rPr>
              <w:t>N/A</w:t>
            </w:r>
          </w:p>
        </w:tc>
      </w:tr>
      <w:tr w:rsidR="00D5792E" w:rsidRPr="00051345" w14:paraId="491F9CF0" w14:textId="77777777" w:rsidTr="464D00AF">
        <w:trPr>
          <w:cantSplit/>
          <w:trHeight w:val="432"/>
        </w:trPr>
        <w:tc>
          <w:tcPr>
            <w:tcW w:w="828" w:type="dxa"/>
            <w:vAlign w:val="center"/>
          </w:tcPr>
          <w:p w14:paraId="3067C1AD" w14:textId="77777777" w:rsidR="00D5792E" w:rsidRDefault="00D5792E" w:rsidP="00D5792E">
            <w:pPr>
              <w:pStyle w:val="TableField-Center"/>
              <w:rPr>
                <w:rFonts w:ascii="Calibri Light,Arial" w:eastAsia="Calibri Light,Arial" w:hAnsi="Calibri Light,Arial" w:cs="Calibri Light,Arial"/>
              </w:rPr>
            </w:pPr>
            <w:r w:rsidRPr="25B35239">
              <w:rPr>
                <w:rFonts w:ascii="Calibri Light" w:eastAsia="Calibri Light" w:hAnsi="Calibri Light" w:cs="Calibri Light"/>
              </w:rPr>
              <w:t>40</w:t>
            </w:r>
          </w:p>
        </w:tc>
        <w:tc>
          <w:tcPr>
            <w:tcW w:w="4410" w:type="dxa"/>
            <w:vAlign w:val="center"/>
          </w:tcPr>
          <w:p w14:paraId="177DCA10" w14:textId="64E4DDE5" w:rsidR="00D5792E" w:rsidRDefault="001E3730" w:rsidP="1B56C294">
            <w:pPr>
              <w:pStyle w:val="TableField-Left"/>
              <w:rPr>
                <w:rFonts w:ascii="Calibri Light,Arial" w:eastAsia="Calibri Light,Arial" w:hAnsi="Calibri Light,Arial" w:cs="Calibri Light,Arial"/>
                <w:b/>
              </w:rPr>
            </w:pPr>
            <w:r w:rsidRPr="25B35239">
              <w:rPr>
                <w:rFonts w:ascii="Calibri Light" w:eastAsia="Calibri Light" w:hAnsi="Calibri Light" w:cs="Calibri Light"/>
                <w:b/>
              </w:rPr>
              <w:t>Navigate to Mashup</w:t>
            </w:r>
          </w:p>
          <w:p w14:paraId="4FBD94D7" w14:textId="7B92BEDF" w:rsidR="00D5792E" w:rsidRDefault="00D5792E" w:rsidP="00D5792E">
            <w:pPr>
              <w:pStyle w:val="TableField-Left"/>
              <w:rPr>
                <w:rFonts w:ascii="Calibri Light,Arial" w:eastAsia="Calibri Light,Arial" w:hAnsi="Calibri Light,Arial" w:cs="Calibri Light,Arial"/>
              </w:rPr>
            </w:pPr>
            <w:r w:rsidRPr="25B35239">
              <w:rPr>
                <w:rFonts w:ascii="Calibri Light" w:eastAsia="Calibri Light" w:hAnsi="Calibri Light" w:cs="Calibri Light"/>
              </w:rPr>
              <w:t xml:space="preserve">Navigate to </w:t>
            </w:r>
            <w:r w:rsidR="00F26DB8" w:rsidRPr="25B35239">
              <w:rPr>
                <w:rFonts w:ascii="Calibri Light" w:eastAsia="Calibri Light" w:hAnsi="Calibri Light" w:cs="Calibri Light"/>
              </w:rPr>
              <w:t>Mashup</w:t>
            </w:r>
            <w:r w:rsidR="00DA7F9A" w:rsidRPr="25B35239">
              <w:rPr>
                <w:rFonts w:ascii="Calibri Light" w:eastAsia="Calibri Light" w:hAnsi="Calibri Light" w:cs="Calibri Light"/>
              </w:rPr>
              <w:t xml:space="preserve"> to view the document image</w:t>
            </w:r>
            <w:r w:rsidRPr="25B35239">
              <w:rPr>
                <w:rFonts w:ascii="Calibri Light,Arial" w:eastAsia="Calibri Light,Arial" w:hAnsi="Calibri Light,Arial" w:cs="Calibri Light,Arial"/>
              </w:rPr>
              <w:t>.</w:t>
            </w:r>
          </w:p>
          <w:p w14:paraId="3703CB75" w14:textId="77777777" w:rsidR="00D5792E" w:rsidRPr="00D5792E" w:rsidRDefault="00D5792E" w:rsidP="00D5792E">
            <w:pPr>
              <w:pStyle w:val="TableField-Left"/>
              <w:rPr>
                <w:rFonts w:ascii="Calibri Light" w:hAnsi="Calibri Light" w:cs="Arial"/>
              </w:rPr>
            </w:pPr>
          </w:p>
        </w:tc>
        <w:tc>
          <w:tcPr>
            <w:tcW w:w="2160" w:type="dxa"/>
            <w:vAlign w:val="center"/>
          </w:tcPr>
          <w:p w14:paraId="27A108B1" w14:textId="47B165B6" w:rsidR="00D5792E" w:rsidRDefault="00D5792E" w:rsidP="00D5792E">
            <w:pPr>
              <w:pStyle w:val="TableField-Left"/>
              <w:jc w:val="center"/>
              <w:rPr>
                <w:rFonts w:ascii="Calibri Light,Arial" w:eastAsia="Calibri Light,Arial" w:hAnsi="Calibri Light,Arial" w:cs="Calibri Light,Arial"/>
              </w:rPr>
            </w:pPr>
            <w:r w:rsidRPr="25B35239">
              <w:rPr>
                <w:rFonts w:ascii="Calibri Light" w:eastAsia="Calibri Light" w:hAnsi="Calibri Light" w:cs="Calibri Light"/>
              </w:rPr>
              <w:t>Hybris C4C</w:t>
            </w:r>
            <w:r w:rsidR="001E3730" w:rsidRPr="25B35239">
              <w:rPr>
                <w:rFonts w:ascii="Calibri Light" w:eastAsia="Calibri Light" w:hAnsi="Calibri Light" w:cs="Calibri Light"/>
              </w:rPr>
              <w:t xml:space="preserve"> Mashup</w:t>
            </w:r>
            <w:r w:rsidR="00F26DB8" w:rsidRPr="25B35239">
              <w:rPr>
                <w:rFonts w:ascii="Calibri Light" w:eastAsia="Calibri Light" w:hAnsi="Calibri Light" w:cs="Calibri Light"/>
              </w:rPr>
              <w:t xml:space="preserve"> xECM</w:t>
            </w:r>
          </w:p>
        </w:tc>
        <w:tc>
          <w:tcPr>
            <w:tcW w:w="2214" w:type="dxa"/>
            <w:vAlign w:val="center"/>
          </w:tcPr>
          <w:p w14:paraId="67D74930" w14:textId="77777777" w:rsidR="00D5792E" w:rsidRDefault="00D5792E" w:rsidP="00D5792E">
            <w:pPr>
              <w:pStyle w:val="TableField-Left"/>
              <w:jc w:val="center"/>
              <w:rPr>
                <w:rFonts w:ascii="Calibri Light,Arial" w:eastAsia="Calibri Light,Arial" w:hAnsi="Calibri Light,Arial" w:cs="Calibri Light,Arial"/>
              </w:rPr>
            </w:pPr>
            <w:r w:rsidRPr="25B35239">
              <w:rPr>
                <w:rFonts w:ascii="Calibri Light" w:eastAsia="Calibri Light" w:hAnsi="Calibri Light" w:cs="Calibri Light"/>
              </w:rPr>
              <w:t>Inbound Correspondence</w:t>
            </w:r>
          </w:p>
        </w:tc>
      </w:tr>
      <w:tr w:rsidR="00F26DB8" w:rsidRPr="00051345" w14:paraId="67BF9AE7" w14:textId="77777777" w:rsidTr="464D00AF">
        <w:trPr>
          <w:cantSplit/>
          <w:trHeight w:val="432"/>
        </w:trPr>
        <w:tc>
          <w:tcPr>
            <w:tcW w:w="828" w:type="dxa"/>
            <w:vAlign w:val="center"/>
          </w:tcPr>
          <w:p w14:paraId="6EDED191" w14:textId="4EEECF57" w:rsidR="00F26DB8" w:rsidRDefault="00F26DB8" w:rsidP="00F26DB8">
            <w:pPr>
              <w:pStyle w:val="TableField-Center"/>
              <w:rPr>
                <w:rFonts w:ascii="Calibri Light,Arial" w:eastAsia="Calibri Light,Arial" w:hAnsi="Calibri Light,Arial" w:cs="Calibri Light,Arial"/>
              </w:rPr>
            </w:pPr>
            <w:r w:rsidRPr="25B35239">
              <w:rPr>
                <w:rFonts w:ascii="Calibri Light" w:eastAsia="Calibri Light" w:hAnsi="Calibri Light" w:cs="Calibri Light"/>
              </w:rPr>
              <w:t>50</w:t>
            </w:r>
          </w:p>
        </w:tc>
        <w:tc>
          <w:tcPr>
            <w:tcW w:w="4410" w:type="dxa"/>
            <w:vAlign w:val="center"/>
          </w:tcPr>
          <w:p w14:paraId="7AACC6FF" w14:textId="77777777" w:rsidR="00F26DB8" w:rsidRDefault="00F26DB8" w:rsidP="00F26DB8">
            <w:pPr>
              <w:pStyle w:val="TableField-Left"/>
              <w:rPr>
                <w:rFonts w:ascii="Calibri Light,Arial" w:eastAsia="Calibri Light,Arial" w:hAnsi="Calibri Light,Arial" w:cs="Calibri Light,Arial"/>
                <w:b/>
              </w:rPr>
            </w:pPr>
            <w:r w:rsidRPr="25B35239">
              <w:rPr>
                <w:rFonts w:ascii="Calibri Light" w:eastAsia="Calibri Light" w:hAnsi="Calibri Light" w:cs="Calibri Light"/>
                <w:b/>
              </w:rPr>
              <w:t>Folders and document files are shown</w:t>
            </w:r>
          </w:p>
          <w:p w14:paraId="515B2D4E" w14:textId="77777777" w:rsidR="00F26DB8" w:rsidRDefault="00F26DB8" w:rsidP="00F26DB8">
            <w:pPr>
              <w:pStyle w:val="TableField-Left"/>
              <w:rPr>
                <w:rFonts w:ascii="Calibri Light,Arial" w:eastAsia="Calibri Light,Arial" w:hAnsi="Calibri Light,Arial" w:cs="Calibri Light,Arial"/>
              </w:rPr>
            </w:pPr>
            <w:r w:rsidRPr="25B35239">
              <w:rPr>
                <w:rFonts w:ascii="Calibri Light" w:eastAsia="Calibri Light" w:hAnsi="Calibri Light" w:cs="Calibri Light"/>
              </w:rPr>
              <w:t>Folders and files for the document image are shown on the screen.</w:t>
            </w:r>
          </w:p>
          <w:p w14:paraId="751A88EE" w14:textId="31E5EF2A" w:rsidR="00F26DB8" w:rsidRPr="1B56C294" w:rsidRDefault="00F26DB8" w:rsidP="00F26DB8">
            <w:pPr>
              <w:pStyle w:val="TableField-Left"/>
              <w:rPr>
                <w:rFonts w:ascii="Calibri Light" w:hAnsi="Calibri Light" w:cs="Arial"/>
                <w:b/>
                <w:bCs/>
              </w:rPr>
            </w:pPr>
            <w:r>
              <w:rPr>
                <w:rFonts w:ascii="Calibri Light" w:hAnsi="Calibri Light" w:cs="Arial"/>
              </w:rPr>
              <w:t xml:space="preserve"> </w:t>
            </w:r>
          </w:p>
        </w:tc>
        <w:tc>
          <w:tcPr>
            <w:tcW w:w="2160" w:type="dxa"/>
            <w:vAlign w:val="center"/>
          </w:tcPr>
          <w:p w14:paraId="160409F9" w14:textId="1AC11184" w:rsidR="00F26DB8" w:rsidRDefault="00F26DB8" w:rsidP="00F26DB8">
            <w:pPr>
              <w:pStyle w:val="TableField-Left"/>
              <w:jc w:val="center"/>
              <w:rPr>
                <w:rFonts w:ascii="Calibri Light,Arial" w:eastAsia="Calibri Light,Arial" w:hAnsi="Calibri Light,Arial" w:cs="Calibri Light,Arial"/>
              </w:rPr>
            </w:pPr>
            <w:r w:rsidRPr="25B35239">
              <w:rPr>
                <w:rFonts w:ascii="Calibri Light" w:eastAsia="Calibri Light" w:hAnsi="Calibri Light" w:cs="Calibri Light"/>
              </w:rPr>
              <w:t>Hybris C4C Mashup xECM</w:t>
            </w:r>
          </w:p>
        </w:tc>
        <w:tc>
          <w:tcPr>
            <w:tcW w:w="2214" w:type="dxa"/>
            <w:vAlign w:val="center"/>
          </w:tcPr>
          <w:p w14:paraId="34107C7A" w14:textId="77777777" w:rsidR="00F26DB8" w:rsidRDefault="00F26DB8" w:rsidP="00F26DB8">
            <w:pPr>
              <w:pStyle w:val="TableField-Left"/>
              <w:jc w:val="center"/>
              <w:rPr>
                <w:rFonts w:ascii="Calibri Light,Arial" w:eastAsia="Calibri Light,Arial" w:hAnsi="Calibri Light,Arial" w:cs="Calibri Light,Arial"/>
              </w:rPr>
            </w:pPr>
            <w:r w:rsidRPr="25B35239">
              <w:rPr>
                <w:rFonts w:ascii="Calibri Light" w:eastAsia="Calibri Light" w:hAnsi="Calibri Light" w:cs="Calibri Light"/>
              </w:rPr>
              <w:t>Inbound Correspondence</w:t>
            </w:r>
          </w:p>
          <w:p w14:paraId="33FF6482" w14:textId="062EDD5C" w:rsidR="00F26DB8" w:rsidRDefault="00F26DB8" w:rsidP="00F26DB8">
            <w:pPr>
              <w:pStyle w:val="TableField-Left"/>
              <w:jc w:val="center"/>
              <w:rPr>
                <w:rFonts w:ascii="Calibri Light" w:hAnsi="Calibri Light" w:cs="Arial"/>
              </w:rPr>
            </w:pPr>
          </w:p>
        </w:tc>
      </w:tr>
      <w:tr w:rsidR="00F26DB8" w:rsidRPr="00051345" w14:paraId="4679085B" w14:textId="77777777" w:rsidTr="464D00AF">
        <w:trPr>
          <w:cantSplit/>
          <w:trHeight w:val="432"/>
        </w:trPr>
        <w:tc>
          <w:tcPr>
            <w:tcW w:w="828" w:type="dxa"/>
            <w:vAlign w:val="center"/>
          </w:tcPr>
          <w:p w14:paraId="7DC2C1BD" w14:textId="0105CC69" w:rsidR="00F26DB8" w:rsidRDefault="00F26DB8" w:rsidP="00F26DB8">
            <w:pPr>
              <w:pStyle w:val="TableField-Center"/>
              <w:rPr>
                <w:rFonts w:ascii="Calibri Light,Arial" w:eastAsia="Calibri Light,Arial" w:hAnsi="Calibri Light,Arial" w:cs="Calibri Light,Arial"/>
              </w:rPr>
            </w:pPr>
            <w:r w:rsidRPr="25B35239">
              <w:rPr>
                <w:rFonts w:ascii="Calibri Light" w:eastAsia="Calibri Light" w:hAnsi="Calibri Light" w:cs="Calibri Light"/>
              </w:rPr>
              <w:t>60</w:t>
            </w:r>
          </w:p>
        </w:tc>
        <w:tc>
          <w:tcPr>
            <w:tcW w:w="4410" w:type="dxa"/>
            <w:vAlign w:val="center"/>
          </w:tcPr>
          <w:p w14:paraId="6E66D3FE" w14:textId="77777777" w:rsidR="00F26DB8" w:rsidRDefault="00F26DB8" w:rsidP="00F26DB8">
            <w:pPr>
              <w:pStyle w:val="TableField-Left"/>
              <w:rPr>
                <w:rFonts w:ascii="Calibri Light,Arial" w:eastAsia="Calibri Light,Arial" w:hAnsi="Calibri Light,Arial" w:cs="Calibri Light,Arial"/>
                <w:b/>
              </w:rPr>
            </w:pPr>
            <w:r w:rsidRPr="25B35239">
              <w:rPr>
                <w:rFonts w:ascii="Calibri Light" w:eastAsia="Calibri Light" w:hAnsi="Calibri Light" w:cs="Calibri Light"/>
                <w:b/>
              </w:rPr>
              <w:t>Double click file to view</w:t>
            </w:r>
          </w:p>
          <w:p w14:paraId="79DFA5F0" w14:textId="6CB77B99" w:rsidR="00F26DB8" w:rsidRDefault="00F26DB8" w:rsidP="00F26DB8">
            <w:pPr>
              <w:pStyle w:val="TableField-Left"/>
              <w:rPr>
                <w:rFonts w:ascii="Calibri Light,Arial" w:eastAsia="Calibri Light,Arial" w:hAnsi="Calibri Light,Arial" w:cs="Calibri Light,Arial"/>
              </w:rPr>
            </w:pPr>
            <w:r w:rsidRPr="25B35239">
              <w:rPr>
                <w:rFonts w:ascii="Calibri Light" w:eastAsia="Calibri Light" w:hAnsi="Calibri Light" w:cs="Calibri Light"/>
              </w:rPr>
              <w:t>Double click file to view document image. Go to step 110.</w:t>
            </w:r>
          </w:p>
          <w:p w14:paraId="338F660C" w14:textId="77777777" w:rsidR="00F26DB8" w:rsidRPr="1B56C294" w:rsidRDefault="00F26DB8" w:rsidP="00F26DB8">
            <w:pPr>
              <w:pStyle w:val="TableField-Left"/>
              <w:rPr>
                <w:rFonts w:ascii="Calibri Light" w:hAnsi="Calibri Light" w:cs="Arial"/>
                <w:b/>
                <w:bCs/>
              </w:rPr>
            </w:pPr>
          </w:p>
        </w:tc>
        <w:tc>
          <w:tcPr>
            <w:tcW w:w="2160" w:type="dxa"/>
            <w:vAlign w:val="center"/>
          </w:tcPr>
          <w:p w14:paraId="1F4AB3E7" w14:textId="13EDF355" w:rsidR="00F26DB8" w:rsidRDefault="00F26DB8" w:rsidP="00F26DB8">
            <w:pPr>
              <w:pStyle w:val="TableField-Left"/>
              <w:jc w:val="center"/>
              <w:rPr>
                <w:rFonts w:ascii="Calibri Light,Arial" w:eastAsia="Calibri Light,Arial" w:hAnsi="Calibri Light,Arial" w:cs="Calibri Light,Arial"/>
              </w:rPr>
            </w:pPr>
            <w:r w:rsidRPr="25B35239">
              <w:rPr>
                <w:rFonts w:ascii="Calibri Light" w:eastAsia="Calibri Light" w:hAnsi="Calibri Light" w:cs="Calibri Light"/>
              </w:rPr>
              <w:t>Open Text</w:t>
            </w:r>
          </w:p>
        </w:tc>
        <w:tc>
          <w:tcPr>
            <w:tcW w:w="2214" w:type="dxa"/>
            <w:vAlign w:val="center"/>
          </w:tcPr>
          <w:p w14:paraId="21990D0D" w14:textId="77777777" w:rsidR="00F26DB8" w:rsidRDefault="00F26DB8" w:rsidP="00F26DB8">
            <w:pPr>
              <w:pStyle w:val="TableField-Left"/>
              <w:jc w:val="center"/>
              <w:rPr>
                <w:rFonts w:ascii="Calibri Light,Arial" w:eastAsia="Calibri Light,Arial" w:hAnsi="Calibri Light,Arial" w:cs="Calibri Light,Arial"/>
              </w:rPr>
            </w:pPr>
            <w:r w:rsidRPr="25B35239">
              <w:rPr>
                <w:rFonts w:ascii="Calibri Light" w:eastAsia="Calibri Light" w:hAnsi="Calibri Light" w:cs="Calibri Light"/>
              </w:rPr>
              <w:t>Inbound Correspondence</w:t>
            </w:r>
          </w:p>
          <w:p w14:paraId="0FE45AB8" w14:textId="54028DC6" w:rsidR="00F26DB8" w:rsidRDefault="00F26DB8" w:rsidP="00F26DB8">
            <w:pPr>
              <w:pStyle w:val="TableField-Left"/>
              <w:jc w:val="center"/>
              <w:rPr>
                <w:rFonts w:ascii="Calibri Light" w:hAnsi="Calibri Light" w:cs="Arial"/>
              </w:rPr>
            </w:pPr>
          </w:p>
        </w:tc>
      </w:tr>
      <w:tr w:rsidR="00F26DB8" w:rsidRPr="00051345" w14:paraId="26E6143D" w14:textId="77777777" w:rsidTr="464D00AF">
        <w:trPr>
          <w:cantSplit/>
          <w:trHeight w:val="432"/>
        </w:trPr>
        <w:tc>
          <w:tcPr>
            <w:tcW w:w="828" w:type="dxa"/>
            <w:vAlign w:val="center"/>
          </w:tcPr>
          <w:p w14:paraId="5CD48F9B" w14:textId="16FE8ACD" w:rsidR="00F26DB8" w:rsidRDefault="00F26DB8" w:rsidP="00F26DB8">
            <w:pPr>
              <w:pStyle w:val="TableField-Center"/>
              <w:rPr>
                <w:rFonts w:ascii="Calibri Light,Arial" w:eastAsia="Calibri Light,Arial" w:hAnsi="Calibri Light,Arial" w:cs="Calibri Light,Arial"/>
              </w:rPr>
            </w:pPr>
            <w:r w:rsidRPr="25B35239">
              <w:rPr>
                <w:rFonts w:ascii="Calibri Light" w:eastAsia="Calibri Light" w:hAnsi="Calibri Light" w:cs="Calibri Light"/>
              </w:rPr>
              <w:t>70</w:t>
            </w:r>
          </w:p>
        </w:tc>
        <w:tc>
          <w:tcPr>
            <w:tcW w:w="4410" w:type="dxa"/>
            <w:vAlign w:val="center"/>
          </w:tcPr>
          <w:p w14:paraId="61962724" w14:textId="3E1FA7A6" w:rsidR="00F26DB8" w:rsidRDefault="00F26DB8" w:rsidP="00F26DB8">
            <w:pPr>
              <w:pStyle w:val="TableField-Left"/>
              <w:rPr>
                <w:rFonts w:ascii="Calibri Light,Arial" w:eastAsia="Calibri Light,Arial" w:hAnsi="Calibri Light,Arial" w:cs="Calibri Light,Arial"/>
                <w:b/>
              </w:rPr>
            </w:pPr>
            <w:r w:rsidRPr="25B35239">
              <w:rPr>
                <w:rFonts w:ascii="Calibri Light" w:eastAsia="Calibri Light" w:hAnsi="Calibri Light" w:cs="Calibri Light"/>
                <w:b/>
              </w:rPr>
              <w:t xml:space="preserve">Execute any tcode </w:t>
            </w:r>
          </w:p>
          <w:p w14:paraId="58687741" w14:textId="3BFE77E2" w:rsidR="00F26DB8" w:rsidRDefault="00F26DB8" w:rsidP="00F26DB8">
            <w:pPr>
              <w:pStyle w:val="TableField-Left"/>
              <w:rPr>
                <w:rFonts w:ascii="Calibri Light,Arial" w:eastAsia="Calibri Light,Arial" w:hAnsi="Calibri Light,Arial" w:cs="Calibri Light,Arial"/>
              </w:rPr>
            </w:pPr>
            <w:r w:rsidRPr="25B35239">
              <w:rPr>
                <w:rFonts w:ascii="Calibri Light" w:eastAsia="Calibri Light" w:hAnsi="Calibri Light" w:cs="Calibri Light"/>
              </w:rPr>
              <w:t>In S/4HANA main screen, enter and execute any tcode.</w:t>
            </w:r>
          </w:p>
          <w:p w14:paraId="3AB3D706" w14:textId="77777777" w:rsidR="00F26DB8" w:rsidRPr="00D5792E" w:rsidRDefault="00F26DB8" w:rsidP="00F26DB8">
            <w:pPr>
              <w:pStyle w:val="TableField-Left"/>
              <w:rPr>
                <w:rFonts w:ascii="Calibri Light" w:hAnsi="Calibri Light" w:cs="Arial"/>
              </w:rPr>
            </w:pPr>
          </w:p>
        </w:tc>
        <w:tc>
          <w:tcPr>
            <w:tcW w:w="2160" w:type="dxa"/>
            <w:vAlign w:val="center"/>
          </w:tcPr>
          <w:p w14:paraId="204CD5ED" w14:textId="77777777" w:rsidR="00F26DB8" w:rsidRDefault="00F26DB8" w:rsidP="00F26DB8">
            <w:pPr>
              <w:pStyle w:val="TableField-Left"/>
              <w:jc w:val="center"/>
              <w:rPr>
                <w:rFonts w:ascii="Calibri Light,Arial" w:eastAsia="Calibri Light,Arial" w:hAnsi="Calibri Light,Arial" w:cs="Calibri Light,Arial"/>
              </w:rPr>
            </w:pPr>
            <w:r w:rsidRPr="25B35239">
              <w:rPr>
                <w:rFonts w:ascii="Calibri Light" w:eastAsia="Calibri Light" w:hAnsi="Calibri Light" w:cs="Calibri Light"/>
              </w:rPr>
              <w:t>S/4HANA</w:t>
            </w:r>
          </w:p>
        </w:tc>
        <w:tc>
          <w:tcPr>
            <w:tcW w:w="2214" w:type="dxa"/>
            <w:vAlign w:val="center"/>
          </w:tcPr>
          <w:p w14:paraId="3EB7A948" w14:textId="31FADB69" w:rsidR="00F26DB8" w:rsidRDefault="00F26DB8" w:rsidP="00F26DB8">
            <w:pPr>
              <w:pStyle w:val="TableField-Left"/>
              <w:jc w:val="center"/>
              <w:rPr>
                <w:rFonts w:ascii="Calibri Light,Arial" w:eastAsia="Calibri Light,Arial" w:hAnsi="Calibri Light,Arial" w:cs="Calibri Light,Arial"/>
              </w:rPr>
            </w:pPr>
            <w:r w:rsidRPr="25B35239">
              <w:rPr>
                <w:rFonts w:ascii="Calibri Light" w:eastAsia="Calibri Light" w:hAnsi="Calibri Light" w:cs="Calibri Light"/>
              </w:rPr>
              <w:t>Inbound Correspondence</w:t>
            </w:r>
          </w:p>
        </w:tc>
      </w:tr>
      <w:tr w:rsidR="00F26DB8" w:rsidRPr="00051345" w14:paraId="5944EDCA" w14:textId="77777777" w:rsidTr="464D00AF">
        <w:trPr>
          <w:cantSplit/>
          <w:trHeight w:val="432"/>
        </w:trPr>
        <w:tc>
          <w:tcPr>
            <w:tcW w:w="828" w:type="dxa"/>
            <w:vAlign w:val="center"/>
          </w:tcPr>
          <w:p w14:paraId="63A31CE8" w14:textId="2C49E0F6" w:rsidR="00F26DB8" w:rsidRDefault="00F26DB8" w:rsidP="00F26DB8">
            <w:pPr>
              <w:pStyle w:val="TableField-Center"/>
              <w:rPr>
                <w:rFonts w:ascii="Calibri Light,Arial" w:eastAsia="Calibri Light,Arial" w:hAnsi="Calibri Light,Arial" w:cs="Calibri Light,Arial"/>
              </w:rPr>
            </w:pPr>
            <w:r w:rsidRPr="25B35239">
              <w:rPr>
                <w:rFonts w:ascii="Calibri Light" w:eastAsia="Calibri Light" w:hAnsi="Calibri Light" w:cs="Calibri Light"/>
              </w:rPr>
              <w:t>80</w:t>
            </w:r>
          </w:p>
        </w:tc>
        <w:tc>
          <w:tcPr>
            <w:tcW w:w="4410" w:type="dxa"/>
            <w:vAlign w:val="center"/>
          </w:tcPr>
          <w:p w14:paraId="34CCA8B5" w14:textId="77777777" w:rsidR="00F26DB8" w:rsidRDefault="00F26DB8" w:rsidP="00F26DB8">
            <w:pPr>
              <w:pStyle w:val="TableField-Left"/>
              <w:rPr>
                <w:rFonts w:ascii="Calibri Light,Arial" w:eastAsia="Calibri Light,Arial" w:hAnsi="Calibri Light,Arial" w:cs="Calibri Light,Arial"/>
                <w:b/>
              </w:rPr>
            </w:pPr>
            <w:r w:rsidRPr="25B35239">
              <w:rPr>
                <w:rFonts w:ascii="Calibri Light" w:eastAsia="Calibri Light" w:hAnsi="Calibri Light" w:cs="Calibri Light"/>
                <w:b/>
              </w:rPr>
              <w:t>Select from menu</w:t>
            </w:r>
          </w:p>
          <w:p w14:paraId="47B87E54" w14:textId="77777777" w:rsidR="00F26DB8" w:rsidRDefault="00F26DB8" w:rsidP="13F65AE5">
            <w:pPr>
              <w:pStyle w:val="TableField-Left"/>
              <w:rPr>
                <w:rFonts w:ascii="Calibri Light,Arial" w:eastAsia="Calibri Light,Arial" w:hAnsi="Calibri Light,Arial" w:cs="Calibri Light,Arial"/>
              </w:rPr>
            </w:pPr>
            <w:r w:rsidRPr="25B35239">
              <w:rPr>
                <w:rFonts w:ascii="Calibri Light" w:eastAsia="Calibri Light" w:hAnsi="Calibri Light" w:cs="Calibri Light"/>
              </w:rPr>
              <w:t>Select xECM Business Content option from menu.</w:t>
            </w:r>
          </w:p>
          <w:p w14:paraId="595E713B" w14:textId="481E2684" w:rsidR="00F26DB8" w:rsidRPr="00F26DB8" w:rsidRDefault="00F26DB8" w:rsidP="00F26DB8">
            <w:pPr>
              <w:pStyle w:val="TableField-Left"/>
              <w:rPr>
                <w:rFonts w:ascii="Calibri Light" w:hAnsi="Calibri Light" w:cs="Arial"/>
              </w:rPr>
            </w:pPr>
          </w:p>
        </w:tc>
        <w:tc>
          <w:tcPr>
            <w:tcW w:w="2160" w:type="dxa"/>
            <w:vAlign w:val="center"/>
          </w:tcPr>
          <w:p w14:paraId="172AC10C" w14:textId="2947F843" w:rsidR="00F26DB8" w:rsidRDefault="00F26DB8" w:rsidP="00F26DB8">
            <w:pPr>
              <w:pStyle w:val="TableField-Left"/>
              <w:jc w:val="center"/>
              <w:rPr>
                <w:rFonts w:ascii="Calibri Light,Arial" w:eastAsia="Calibri Light,Arial" w:hAnsi="Calibri Light,Arial" w:cs="Calibri Light,Arial"/>
              </w:rPr>
            </w:pPr>
            <w:r w:rsidRPr="25B35239">
              <w:rPr>
                <w:rFonts w:ascii="Calibri Light" w:eastAsia="Calibri Light" w:hAnsi="Calibri Light" w:cs="Calibri Light"/>
              </w:rPr>
              <w:t>S/4HANA xECM</w:t>
            </w:r>
          </w:p>
        </w:tc>
        <w:tc>
          <w:tcPr>
            <w:tcW w:w="2214" w:type="dxa"/>
            <w:vAlign w:val="center"/>
          </w:tcPr>
          <w:p w14:paraId="5E3CB051" w14:textId="0F406291" w:rsidR="00F26DB8" w:rsidRDefault="00F26DB8" w:rsidP="00F26DB8">
            <w:pPr>
              <w:pStyle w:val="TableField-Left"/>
              <w:jc w:val="center"/>
              <w:rPr>
                <w:rFonts w:ascii="Calibri Light,Arial" w:eastAsia="Calibri Light,Arial" w:hAnsi="Calibri Light,Arial" w:cs="Calibri Light,Arial"/>
              </w:rPr>
            </w:pPr>
            <w:r w:rsidRPr="25B35239">
              <w:rPr>
                <w:rFonts w:ascii="Calibri Light" w:eastAsia="Calibri Light" w:hAnsi="Calibri Light" w:cs="Calibri Light"/>
              </w:rPr>
              <w:t>Inbound Correspondence</w:t>
            </w:r>
          </w:p>
        </w:tc>
      </w:tr>
      <w:tr w:rsidR="00F26DB8" w:rsidRPr="00051345" w14:paraId="1DC3A4C7" w14:textId="77777777" w:rsidTr="464D00AF">
        <w:trPr>
          <w:cantSplit/>
          <w:trHeight w:val="432"/>
        </w:trPr>
        <w:tc>
          <w:tcPr>
            <w:tcW w:w="828" w:type="dxa"/>
            <w:vAlign w:val="center"/>
          </w:tcPr>
          <w:p w14:paraId="44633A78" w14:textId="490BF356" w:rsidR="00F26DB8" w:rsidRDefault="00F26DB8" w:rsidP="00F26DB8">
            <w:pPr>
              <w:pStyle w:val="TableField-Center"/>
              <w:rPr>
                <w:rFonts w:ascii="Calibri Light,Arial" w:eastAsia="Calibri Light,Arial" w:hAnsi="Calibri Light,Arial" w:cs="Calibri Light,Arial"/>
              </w:rPr>
            </w:pPr>
            <w:r w:rsidRPr="25B35239">
              <w:rPr>
                <w:rFonts w:ascii="Calibri Light" w:eastAsia="Calibri Light" w:hAnsi="Calibri Light" w:cs="Calibri Light"/>
              </w:rPr>
              <w:t>90</w:t>
            </w:r>
          </w:p>
        </w:tc>
        <w:tc>
          <w:tcPr>
            <w:tcW w:w="4410" w:type="dxa"/>
            <w:vAlign w:val="center"/>
          </w:tcPr>
          <w:p w14:paraId="2DC6F080" w14:textId="77777777" w:rsidR="00F26DB8" w:rsidRDefault="00F26DB8" w:rsidP="00F26DB8">
            <w:pPr>
              <w:pStyle w:val="TableField-Left"/>
              <w:rPr>
                <w:rFonts w:ascii="Calibri Light,Arial" w:eastAsia="Calibri Light,Arial" w:hAnsi="Calibri Light,Arial" w:cs="Calibri Light,Arial"/>
                <w:b/>
              </w:rPr>
            </w:pPr>
            <w:r w:rsidRPr="25B35239">
              <w:rPr>
                <w:rFonts w:ascii="Calibri Light" w:eastAsia="Calibri Light" w:hAnsi="Calibri Light" w:cs="Calibri Light"/>
                <w:b/>
              </w:rPr>
              <w:t>Folders and document files are shown</w:t>
            </w:r>
          </w:p>
          <w:p w14:paraId="44052F59" w14:textId="77777777" w:rsidR="00F26DB8" w:rsidRDefault="00F26DB8" w:rsidP="00F26DB8">
            <w:pPr>
              <w:pStyle w:val="TableField-Left"/>
              <w:rPr>
                <w:rFonts w:ascii="Calibri Light,Arial" w:eastAsia="Calibri Light,Arial" w:hAnsi="Calibri Light,Arial" w:cs="Calibri Light,Arial"/>
              </w:rPr>
            </w:pPr>
            <w:r w:rsidRPr="25B35239">
              <w:rPr>
                <w:rFonts w:ascii="Calibri Light" w:eastAsia="Calibri Light" w:hAnsi="Calibri Light" w:cs="Calibri Light"/>
              </w:rPr>
              <w:t>Folders and files for the document image are shown on the screen.</w:t>
            </w:r>
          </w:p>
          <w:p w14:paraId="15F642CD" w14:textId="77777777" w:rsidR="00F26DB8" w:rsidRPr="00D5792E" w:rsidRDefault="00F26DB8" w:rsidP="00F26DB8">
            <w:pPr>
              <w:pStyle w:val="TableField-Left"/>
              <w:rPr>
                <w:rFonts w:ascii="Calibri Light" w:hAnsi="Calibri Light" w:cs="Arial"/>
              </w:rPr>
            </w:pPr>
            <w:r>
              <w:rPr>
                <w:rFonts w:ascii="Calibri Light" w:hAnsi="Calibri Light" w:cs="Arial"/>
              </w:rPr>
              <w:t xml:space="preserve"> </w:t>
            </w:r>
          </w:p>
        </w:tc>
        <w:tc>
          <w:tcPr>
            <w:tcW w:w="2160" w:type="dxa"/>
            <w:vAlign w:val="center"/>
          </w:tcPr>
          <w:p w14:paraId="236D614E" w14:textId="77777777" w:rsidR="00F26DB8" w:rsidRDefault="00F26DB8" w:rsidP="00F26DB8">
            <w:pPr>
              <w:pStyle w:val="TableField-Left"/>
              <w:jc w:val="center"/>
              <w:rPr>
                <w:rFonts w:ascii="Calibri Light,Arial" w:eastAsia="Calibri Light,Arial" w:hAnsi="Calibri Light,Arial" w:cs="Calibri Light,Arial"/>
              </w:rPr>
            </w:pPr>
            <w:r w:rsidRPr="25B35239">
              <w:rPr>
                <w:rFonts w:ascii="Calibri Light" w:eastAsia="Calibri Light" w:hAnsi="Calibri Light" w:cs="Calibri Light"/>
              </w:rPr>
              <w:t>Open Text</w:t>
            </w:r>
          </w:p>
        </w:tc>
        <w:tc>
          <w:tcPr>
            <w:tcW w:w="2214" w:type="dxa"/>
            <w:vAlign w:val="center"/>
          </w:tcPr>
          <w:p w14:paraId="363AB4F8" w14:textId="77777777" w:rsidR="00F26DB8" w:rsidRDefault="00F26DB8" w:rsidP="00F26DB8">
            <w:pPr>
              <w:pStyle w:val="TableField-Left"/>
              <w:jc w:val="center"/>
              <w:rPr>
                <w:rFonts w:ascii="Calibri Light,Arial" w:eastAsia="Calibri Light,Arial" w:hAnsi="Calibri Light,Arial" w:cs="Calibri Light,Arial"/>
              </w:rPr>
            </w:pPr>
            <w:r w:rsidRPr="25B35239">
              <w:rPr>
                <w:rFonts w:ascii="Calibri Light" w:eastAsia="Calibri Light" w:hAnsi="Calibri Light" w:cs="Calibri Light"/>
              </w:rPr>
              <w:t>Inbound Correspondence</w:t>
            </w:r>
          </w:p>
          <w:p w14:paraId="053D5A73" w14:textId="48560299" w:rsidR="00F26DB8" w:rsidRDefault="00F26DB8" w:rsidP="00F26DB8">
            <w:pPr>
              <w:pStyle w:val="TableField-Left"/>
              <w:jc w:val="center"/>
              <w:rPr>
                <w:rFonts w:ascii="Calibri Light" w:hAnsi="Calibri Light" w:cs="Arial"/>
              </w:rPr>
            </w:pPr>
          </w:p>
        </w:tc>
      </w:tr>
      <w:tr w:rsidR="00F26DB8" w:rsidRPr="00051345" w14:paraId="246CEE0B" w14:textId="77777777" w:rsidTr="464D00AF">
        <w:trPr>
          <w:cantSplit/>
          <w:trHeight w:val="432"/>
        </w:trPr>
        <w:tc>
          <w:tcPr>
            <w:tcW w:w="828" w:type="dxa"/>
            <w:vAlign w:val="center"/>
          </w:tcPr>
          <w:p w14:paraId="75952634" w14:textId="6A8311A4" w:rsidR="00F26DB8" w:rsidRDefault="00F26DB8" w:rsidP="00F26DB8">
            <w:pPr>
              <w:pStyle w:val="TableField-Center"/>
              <w:rPr>
                <w:rFonts w:ascii="Calibri Light,Arial" w:eastAsia="Calibri Light,Arial" w:hAnsi="Calibri Light,Arial" w:cs="Calibri Light,Arial"/>
              </w:rPr>
            </w:pPr>
            <w:r w:rsidRPr="25B35239">
              <w:rPr>
                <w:rFonts w:ascii="Calibri Light" w:eastAsia="Calibri Light" w:hAnsi="Calibri Light" w:cs="Calibri Light"/>
              </w:rPr>
              <w:t>100</w:t>
            </w:r>
          </w:p>
        </w:tc>
        <w:tc>
          <w:tcPr>
            <w:tcW w:w="4410" w:type="dxa"/>
            <w:vAlign w:val="center"/>
          </w:tcPr>
          <w:p w14:paraId="75E796C4" w14:textId="77777777" w:rsidR="00F26DB8" w:rsidRDefault="00F26DB8" w:rsidP="00F26DB8">
            <w:pPr>
              <w:pStyle w:val="TableField-Left"/>
              <w:rPr>
                <w:rFonts w:ascii="Calibri Light,Arial" w:eastAsia="Calibri Light,Arial" w:hAnsi="Calibri Light,Arial" w:cs="Calibri Light,Arial"/>
                <w:b/>
              </w:rPr>
            </w:pPr>
            <w:r w:rsidRPr="25B35239">
              <w:rPr>
                <w:rFonts w:ascii="Calibri Light" w:eastAsia="Calibri Light" w:hAnsi="Calibri Light" w:cs="Calibri Light"/>
                <w:b/>
              </w:rPr>
              <w:t>Double click file to view</w:t>
            </w:r>
          </w:p>
          <w:p w14:paraId="508FE366" w14:textId="77777777" w:rsidR="00F26DB8" w:rsidRDefault="00F26DB8" w:rsidP="00F26DB8">
            <w:pPr>
              <w:pStyle w:val="TableField-Left"/>
              <w:rPr>
                <w:rFonts w:ascii="Calibri Light,Arial" w:eastAsia="Calibri Light,Arial" w:hAnsi="Calibri Light,Arial" w:cs="Calibri Light,Arial"/>
              </w:rPr>
            </w:pPr>
            <w:r w:rsidRPr="25B35239">
              <w:rPr>
                <w:rFonts w:ascii="Calibri Light" w:eastAsia="Calibri Light" w:hAnsi="Calibri Light" w:cs="Calibri Light"/>
              </w:rPr>
              <w:t>Double click file to view document image.</w:t>
            </w:r>
          </w:p>
          <w:p w14:paraId="3B13A62F" w14:textId="77777777" w:rsidR="00F26DB8" w:rsidRPr="00D5792E" w:rsidRDefault="00F26DB8" w:rsidP="00F26DB8">
            <w:pPr>
              <w:pStyle w:val="TableField-Left"/>
              <w:rPr>
                <w:rFonts w:ascii="Calibri Light" w:hAnsi="Calibri Light" w:cs="Arial"/>
              </w:rPr>
            </w:pPr>
          </w:p>
        </w:tc>
        <w:tc>
          <w:tcPr>
            <w:tcW w:w="2160" w:type="dxa"/>
            <w:vAlign w:val="center"/>
          </w:tcPr>
          <w:p w14:paraId="7BDB22A7" w14:textId="77777777" w:rsidR="00F26DB8" w:rsidRDefault="00F26DB8" w:rsidP="00F26DB8">
            <w:pPr>
              <w:pStyle w:val="TableField-Left"/>
              <w:jc w:val="center"/>
              <w:rPr>
                <w:rFonts w:ascii="Calibri Light,Arial" w:eastAsia="Calibri Light,Arial" w:hAnsi="Calibri Light,Arial" w:cs="Calibri Light,Arial"/>
              </w:rPr>
            </w:pPr>
            <w:r w:rsidRPr="25B35239">
              <w:rPr>
                <w:rFonts w:ascii="Calibri Light" w:eastAsia="Calibri Light" w:hAnsi="Calibri Light" w:cs="Calibri Light"/>
              </w:rPr>
              <w:t>Open Text</w:t>
            </w:r>
          </w:p>
        </w:tc>
        <w:tc>
          <w:tcPr>
            <w:tcW w:w="2214" w:type="dxa"/>
            <w:vAlign w:val="center"/>
          </w:tcPr>
          <w:p w14:paraId="20CD48BF" w14:textId="77777777" w:rsidR="00F26DB8" w:rsidRDefault="00F26DB8" w:rsidP="00F26DB8">
            <w:pPr>
              <w:pStyle w:val="TableField-Left"/>
              <w:jc w:val="center"/>
              <w:rPr>
                <w:rFonts w:ascii="Calibri Light,Arial" w:eastAsia="Calibri Light,Arial" w:hAnsi="Calibri Light,Arial" w:cs="Calibri Light,Arial"/>
              </w:rPr>
            </w:pPr>
            <w:r w:rsidRPr="25B35239">
              <w:rPr>
                <w:rFonts w:ascii="Calibri Light" w:eastAsia="Calibri Light" w:hAnsi="Calibri Light" w:cs="Calibri Light"/>
              </w:rPr>
              <w:t>Inbound Correspondence</w:t>
            </w:r>
          </w:p>
          <w:p w14:paraId="7E6C8666" w14:textId="11C7F268" w:rsidR="00F26DB8" w:rsidRDefault="00F26DB8" w:rsidP="00F26DB8">
            <w:pPr>
              <w:pStyle w:val="TableField-Left"/>
              <w:jc w:val="center"/>
              <w:rPr>
                <w:rFonts w:ascii="Calibri Light" w:hAnsi="Calibri Light" w:cs="Arial"/>
              </w:rPr>
            </w:pPr>
          </w:p>
        </w:tc>
      </w:tr>
      <w:tr w:rsidR="00F26DB8" w:rsidRPr="00051345" w14:paraId="7CB0225B" w14:textId="77777777" w:rsidTr="464D00AF">
        <w:trPr>
          <w:cantSplit/>
          <w:trHeight w:val="432"/>
        </w:trPr>
        <w:tc>
          <w:tcPr>
            <w:tcW w:w="828" w:type="dxa"/>
            <w:vAlign w:val="center"/>
          </w:tcPr>
          <w:p w14:paraId="01F4E08F" w14:textId="4148B3E5" w:rsidR="00F26DB8" w:rsidRDefault="00F26DB8" w:rsidP="00F26DB8">
            <w:pPr>
              <w:pStyle w:val="TableField-Center"/>
              <w:rPr>
                <w:rFonts w:ascii="Calibri Light,Arial" w:eastAsia="Calibri Light,Arial" w:hAnsi="Calibri Light,Arial" w:cs="Calibri Light,Arial"/>
              </w:rPr>
            </w:pPr>
            <w:r w:rsidRPr="25B35239">
              <w:rPr>
                <w:rFonts w:ascii="Calibri Light" w:eastAsia="Calibri Light" w:hAnsi="Calibri Light" w:cs="Calibri Light"/>
              </w:rPr>
              <w:t>110</w:t>
            </w:r>
          </w:p>
        </w:tc>
        <w:tc>
          <w:tcPr>
            <w:tcW w:w="4410" w:type="dxa"/>
            <w:vAlign w:val="center"/>
          </w:tcPr>
          <w:p w14:paraId="2A578925" w14:textId="77777777" w:rsidR="00F26DB8" w:rsidRDefault="00F26DB8" w:rsidP="00F26DB8">
            <w:pPr>
              <w:pStyle w:val="TableField-Left"/>
              <w:rPr>
                <w:rFonts w:ascii="Calibri Light,Arial" w:eastAsia="Calibri Light,Arial" w:hAnsi="Calibri Light,Arial" w:cs="Calibri Light,Arial"/>
                <w:b/>
              </w:rPr>
            </w:pPr>
            <w:r w:rsidRPr="25B35239">
              <w:rPr>
                <w:rFonts w:ascii="Calibri Light" w:eastAsia="Calibri Light" w:hAnsi="Calibri Light" w:cs="Calibri Light"/>
                <w:b/>
              </w:rPr>
              <w:t>Handle Outbound Request</w:t>
            </w:r>
          </w:p>
          <w:p w14:paraId="7B3516F3" w14:textId="77777777" w:rsidR="00F26DB8" w:rsidRDefault="00F26DB8" w:rsidP="00F26DB8">
            <w:pPr>
              <w:pStyle w:val="TableField-Left"/>
              <w:rPr>
                <w:rFonts w:ascii="Calibri Light,Arial" w:eastAsia="Calibri Light,Arial" w:hAnsi="Calibri Light,Arial" w:cs="Calibri Light,Arial"/>
              </w:rPr>
            </w:pPr>
            <w:r w:rsidRPr="25B35239">
              <w:rPr>
                <w:rFonts w:ascii="Calibri Light" w:eastAsia="Calibri Light" w:hAnsi="Calibri Light" w:cs="Calibri Light"/>
              </w:rPr>
              <w:t>User to print or send document to customer if required.</w:t>
            </w:r>
          </w:p>
          <w:p w14:paraId="3EBE5633" w14:textId="77777777" w:rsidR="00F26DB8" w:rsidRPr="00ED6AD3" w:rsidRDefault="00F26DB8" w:rsidP="00F26DB8">
            <w:pPr>
              <w:pStyle w:val="TableField-Left"/>
              <w:rPr>
                <w:rFonts w:ascii="Calibri Light" w:hAnsi="Calibri Light" w:cs="Arial"/>
              </w:rPr>
            </w:pPr>
          </w:p>
        </w:tc>
        <w:tc>
          <w:tcPr>
            <w:tcW w:w="2160" w:type="dxa"/>
            <w:vAlign w:val="center"/>
          </w:tcPr>
          <w:p w14:paraId="26FDA7FD" w14:textId="77777777" w:rsidR="00F26DB8" w:rsidRDefault="00F26DB8" w:rsidP="00F26DB8">
            <w:pPr>
              <w:pStyle w:val="TableField-Left"/>
              <w:jc w:val="center"/>
              <w:rPr>
                <w:rFonts w:ascii="Calibri Light,Arial" w:eastAsia="Calibri Light,Arial" w:hAnsi="Calibri Light,Arial" w:cs="Calibri Light,Arial"/>
              </w:rPr>
            </w:pPr>
            <w:r w:rsidRPr="25B35239">
              <w:rPr>
                <w:rFonts w:ascii="Calibri Light" w:eastAsia="Calibri Light" w:hAnsi="Calibri Light" w:cs="Calibri Light"/>
              </w:rPr>
              <w:t>Open Text</w:t>
            </w:r>
          </w:p>
        </w:tc>
        <w:tc>
          <w:tcPr>
            <w:tcW w:w="2214" w:type="dxa"/>
            <w:vAlign w:val="center"/>
          </w:tcPr>
          <w:p w14:paraId="6C2256FF" w14:textId="77777777" w:rsidR="00F26DB8" w:rsidRDefault="00F26DB8" w:rsidP="00F26DB8">
            <w:pPr>
              <w:pStyle w:val="TableField-Left"/>
              <w:jc w:val="center"/>
              <w:rPr>
                <w:rFonts w:ascii="Calibri Light,Arial" w:eastAsia="Calibri Light,Arial" w:hAnsi="Calibri Light,Arial" w:cs="Calibri Light,Arial"/>
              </w:rPr>
            </w:pPr>
            <w:r w:rsidRPr="25B35239">
              <w:rPr>
                <w:rFonts w:ascii="Calibri Light" w:eastAsia="Calibri Light" w:hAnsi="Calibri Light" w:cs="Calibri Light"/>
              </w:rPr>
              <w:t>Inbound Correspondence</w:t>
            </w:r>
          </w:p>
          <w:p w14:paraId="7C70566A" w14:textId="5ABCAC26" w:rsidR="00F26DB8" w:rsidRDefault="00F26DB8" w:rsidP="00F26DB8">
            <w:pPr>
              <w:pStyle w:val="TableField-Left"/>
              <w:jc w:val="center"/>
              <w:rPr>
                <w:rFonts w:ascii="Calibri Light" w:hAnsi="Calibri Light" w:cs="Arial"/>
              </w:rPr>
            </w:pPr>
          </w:p>
        </w:tc>
      </w:tr>
      <w:tr w:rsidR="00F26DB8" w:rsidRPr="00051345" w14:paraId="58DACD02" w14:textId="77777777" w:rsidTr="464D00AF">
        <w:trPr>
          <w:cantSplit/>
          <w:trHeight w:val="432"/>
        </w:trPr>
        <w:tc>
          <w:tcPr>
            <w:tcW w:w="828" w:type="dxa"/>
            <w:vAlign w:val="center"/>
          </w:tcPr>
          <w:p w14:paraId="0C22F506" w14:textId="1D2A2093" w:rsidR="00F26DB8" w:rsidRDefault="00F26DB8" w:rsidP="00F26DB8">
            <w:pPr>
              <w:pStyle w:val="TableField-Center"/>
              <w:rPr>
                <w:rFonts w:ascii="Calibri Light,Arial" w:eastAsia="Calibri Light,Arial" w:hAnsi="Calibri Light,Arial" w:cs="Calibri Light,Arial"/>
              </w:rPr>
            </w:pPr>
            <w:r w:rsidRPr="25B35239">
              <w:rPr>
                <w:rFonts w:ascii="Calibri Light" w:eastAsia="Calibri Light" w:hAnsi="Calibri Light" w:cs="Calibri Light"/>
              </w:rPr>
              <w:t>120</w:t>
            </w:r>
          </w:p>
        </w:tc>
        <w:tc>
          <w:tcPr>
            <w:tcW w:w="4410" w:type="dxa"/>
            <w:vAlign w:val="center"/>
          </w:tcPr>
          <w:p w14:paraId="341E9350" w14:textId="77777777" w:rsidR="00F26DB8" w:rsidRDefault="00F26DB8" w:rsidP="00F26DB8">
            <w:pPr>
              <w:pStyle w:val="TableField-Left"/>
              <w:rPr>
                <w:rFonts w:ascii="Calibri Light,Arial" w:eastAsia="Calibri Light,Arial" w:hAnsi="Calibri Light,Arial" w:cs="Calibri Light,Arial"/>
                <w:b/>
              </w:rPr>
            </w:pPr>
            <w:r w:rsidRPr="25B35239">
              <w:rPr>
                <w:rFonts w:ascii="Calibri Light" w:eastAsia="Calibri Light" w:hAnsi="Calibri Light" w:cs="Calibri Light"/>
                <w:b/>
              </w:rPr>
              <w:t>End</w:t>
            </w:r>
          </w:p>
        </w:tc>
        <w:tc>
          <w:tcPr>
            <w:tcW w:w="2160" w:type="dxa"/>
            <w:vAlign w:val="center"/>
          </w:tcPr>
          <w:p w14:paraId="14063D61" w14:textId="77777777" w:rsidR="00F26DB8" w:rsidRDefault="00F26DB8" w:rsidP="00F26DB8">
            <w:pPr>
              <w:pStyle w:val="TableField-Left"/>
              <w:jc w:val="center"/>
              <w:rPr>
                <w:rFonts w:ascii="Calibri Light" w:hAnsi="Calibri Light" w:cs="Arial"/>
              </w:rPr>
            </w:pPr>
          </w:p>
        </w:tc>
        <w:tc>
          <w:tcPr>
            <w:tcW w:w="2214" w:type="dxa"/>
            <w:vAlign w:val="center"/>
          </w:tcPr>
          <w:p w14:paraId="4E6D797F" w14:textId="3E6D2288" w:rsidR="00F26DB8" w:rsidRDefault="00F26DB8" w:rsidP="00F26DB8">
            <w:pPr>
              <w:pStyle w:val="TableField-Left"/>
              <w:jc w:val="center"/>
              <w:rPr>
                <w:rFonts w:ascii="Calibri Light" w:hAnsi="Calibri Light" w:cs="Arial"/>
              </w:rPr>
            </w:pPr>
          </w:p>
        </w:tc>
      </w:tr>
    </w:tbl>
    <w:p w14:paraId="5CF7B7B1" w14:textId="77777777" w:rsidR="000B12FF" w:rsidRDefault="000B12FF">
      <w:pPr>
        <w:rPr>
          <w:b/>
        </w:rPr>
      </w:pPr>
    </w:p>
    <w:p w14:paraId="264EE5B5" w14:textId="77777777" w:rsidR="000B12FF" w:rsidRDefault="000B12FF">
      <w:pPr>
        <w:rPr>
          <w:b/>
        </w:rPr>
      </w:pPr>
    </w:p>
    <w:p w14:paraId="3BCF1384" w14:textId="77777777" w:rsidR="00C227B2" w:rsidRPr="00C227B2" w:rsidRDefault="00C227B2" w:rsidP="00C227B2"/>
    <w:p w14:paraId="122C82BA" w14:textId="77777777" w:rsidR="00D72F1B" w:rsidRDefault="00153219" w:rsidP="00114CB8">
      <w:pPr>
        <w:pStyle w:val="Heading2"/>
      </w:pPr>
      <w:bookmarkStart w:id="58" w:name="_Toc512875788"/>
      <w:r>
        <w:t>3</w:t>
      </w:r>
      <w:r w:rsidR="00D72F1B" w:rsidRPr="00D72F1B">
        <w:rPr>
          <w:vertAlign w:val="superscript"/>
        </w:rPr>
        <w:t>rd</w:t>
      </w:r>
      <w:r w:rsidR="00D72F1B">
        <w:t xml:space="preserve"> Party and SCE Legacy System Integrations</w:t>
      </w:r>
      <w:bookmarkEnd w:id="58"/>
    </w:p>
    <w:tbl>
      <w:tblPr>
        <w:tblW w:w="9607"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3397"/>
        <w:gridCol w:w="3173"/>
        <w:gridCol w:w="3037"/>
      </w:tblGrid>
      <w:tr w:rsidR="00D72F1B" w:rsidRPr="006B24F0" w14:paraId="4FB5848A" w14:textId="77777777" w:rsidTr="5449FA5C">
        <w:trPr>
          <w:cantSplit/>
          <w:trHeight w:val="432"/>
          <w:tblHeader/>
        </w:trPr>
        <w:tc>
          <w:tcPr>
            <w:tcW w:w="3397" w:type="dxa"/>
            <w:tcBorders>
              <w:top w:val="threeDEmboss" w:sz="6" w:space="0" w:color="auto"/>
              <w:bottom w:val="threeDEmboss" w:sz="6" w:space="0" w:color="auto"/>
            </w:tcBorders>
            <w:shd w:val="clear" w:color="auto" w:fill="F9FBAF"/>
            <w:vAlign w:val="center"/>
          </w:tcPr>
          <w:p w14:paraId="509FCFE5" w14:textId="77777777" w:rsidR="00D72F1B" w:rsidRPr="006B24F0" w:rsidRDefault="00D72F1B" w:rsidP="00B0790E">
            <w:pPr>
              <w:pStyle w:val="TableHeader-Left"/>
              <w:rPr>
                <w:rFonts w:ascii="Calibri Light,Arial" w:eastAsia="Calibri Light,Arial" w:hAnsi="Calibri Light,Arial" w:cs="Calibri Light,Arial"/>
              </w:rPr>
            </w:pPr>
            <w:r w:rsidRPr="25B35239">
              <w:rPr>
                <w:rFonts w:ascii="Calibri Light" w:eastAsia="Calibri Light" w:hAnsi="Calibri Light" w:cs="Calibri Light"/>
              </w:rPr>
              <w:t>3</w:t>
            </w:r>
            <w:r w:rsidRPr="25B35239">
              <w:rPr>
                <w:rFonts w:ascii="Calibri Light" w:eastAsia="Calibri Light" w:hAnsi="Calibri Light" w:cs="Calibri Light"/>
                <w:vertAlign w:val="superscript"/>
              </w:rPr>
              <w:t>rd</w:t>
            </w:r>
            <w:r w:rsidRPr="25B35239">
              <w:rPr>
                <w:rFonts w:ascii="Calibri Light" w:eastAsia="Calibri Light" w:hAnsi="Calibri Light" w:cs="Calibri Light"/>
              </w:rPr>
              <w:t xml:space="preserve"> Party or SCE Legacy System Integration</w:t>
            </w:r>
          </w:p>
        </w:tc>
        <w:tc>
          <w:tcPr>
            <w:tcW w:w="3173" w:type="dxa"/>
            <w:tcBorders>
              <w:top w:val="threeDEmboss" w:sz="6" w:space="0" w:color="auto"/>
              <w:bottom w:val="threeDEmboss" w:sz="6" w:space="0" w:color="auto"/>
            </w:tcBorders>
            <w:shd w:val="clear" w:color="auto" w:fill="F9FBAF"/>
            <w:vAlign w:val="center"/>
          </w:tcPr>
          <w:p w14:paraId="1DF7521F" w14:textId="77777777" w:rsidR="00D72F1B" w:rsidRPr="006B24F0" w:rsidRDefault="00D72F1B" w:rsidP="00B0790E">
            <w:pPr>
              <w:pStyle w:val="TableHeader-Left"/>
              <w:rPr>
                <w:rFonts w:ascii="Calibri Light,Arial" w:eastAsia="Calibri Light,Arial" w:hAnsi="Calibri Light,Arial" w:cs="Calibri Light,Arial"/>
              </w:rPr>
            </w:pPr>
            <w:r w:rsidRPr="25B35239">
              <w:rPr>
                <w:rFonts w:ascii="Calibri Light" w:eastAsia="Calibri Light" w:hAnsi="Calibri Light" w:cs="Calibri Light"/>
              </w:rPr>
              <w:t>Description of Integration and Required Change to 3</w:t>
            </w:r>
            <w:r w:rsidRPr="25B35239">
              <w:rPr>
                <w:rFonts w:ascii="Calibri Light" w:eastAsia="Calibri Light" w:hAnsi="Calibri Light" w:cs="Calibri Light"/>
                <w:vertAlign w:val="superscript"/>
              </w:rPr>
              <w:t>rd</w:t>
            </w:r>
            <w:r w:rsidRPr="25B35239">
              <w:rPr>
                <w:rFonts w:ascii="Calibri Light" w:eastAsia="Calibri Light" w:hAnsi="Calibri Light" w:cs="Calibri Light"/>
              </w:rPr>
              <w:t xml:space="preserve"> Party or SCE Legacy System</w:t>
            </w:r>
          </w:p>
        </w:tc>
        <w:tc>
          <w:tcPr>
            <w:tcW w:w="3037" w:type="dxa"/>
            <w:tcBorders>
              <w:top w:val="threeDEmboss" w:sz="6" w:space="0" w:color="auto"/>
              <w:bottom w:val="threeDEmboss" w:sz="6" w:space="0" w:color="auto"/>
            </w:tcBorders>
            <w:shd w:val="clear" w:color="auto" w:fill="F9FBAF"/>
            <w:vAlign w:val="center"/>
          </w:tcPr>
          <w:p w14:paraId="34161F24" w14:textId="77777777" w:rsidR="00D72F1B" w:rsidRPr="006B24F0" w:rsidRDefault="00D72F1B" w:rsidP="00B0790E">
            <w:pPr>
              <w:pStyle w:val="TableHeader-Left"/>
              <w:rPr>
                <w:rFonts w:ascii="Calibri Light,Arial" w:eastAsia="Calibri Light,Arial" w:hAnsi="Calibri Light,Arial" w:cs="Calibri Light,Arial"/>
              </w:rPr>
            </w:pPr>
            <w:r w:rsidRPr="25B35239">
              <w:rPr>
                <w:rFonts w:ascii="Calibri Light" w:eastAsia="Calibri Light" w:hAnsi="Calibri Light" w:cs="Calibri Light"/>
              </w:rPr>
              <w:t>Estimated Complexity of 3</w:t>
            </w:r>
            <w:r w:rsidRPr="25B35239">
              <w:rPr>
                <w:rFonts w:ascii="Calibri Light" w:eastAsia="Calibri Light" w:hAnsi="Calibri Light" w:cs="Calibri Light"/>
                <w:vertAlign w:val="superscript"/>
              </w:rPr>
              <w:t>rd</w:t>
            </w:r>
            <w:r w:rsidRPr="25B35239">
              <w:rPr>
                <w:rFonts w:ascii="Calibri Light" w:eastAsia="Calibri Light" w:hAnsi="Calibri Light" w:cs="Calibri Light"/>
              </w:rPr>
              <w:t xml:space="preserve"> Party or SCE Legacy system change</w:t>
            </w:r>
          </w:p>
        </w:tc>
      </w:tr>
      <w:tr w:rsidR="00D72F1B" w:rsidRPr="006B24F0" w14:paraId="5DA67576" w14:textId="77777777" w:rsidTr="5449FA5C">
        <w:trPr>
          <w:cantSplit/>
          <w:trHeight w:val="432"/>
        </w:trPr>
        <w:tc>
          <w:tcPr>
            <w:tcW w:w="3397" w:type="dxa"/>
            <w:tcBorders>
              <w:top w:val="threeDEmboss" w:sz="6" w:space="0" w:color="auto"/>
            </w:tcBorders>
            <w:vAlign w:val="center"/>
          </w:tcPr>
          <w:p w14:paraId="01AA8185" w14:textId="4EB69236" w:rsidR="00D72F1B" w:rsidRPr="00665F43" w:rsidRDefault="003B7133" w:rsidP="1B56C294">
            <w:pPr>
              <w:pStyle w:val="TableField-Left"/>
              <w:rPr>
                <w:rFonts w:ascii="Calibri Light" w:eastAsia="Calibri Light" w:hAnsi="Calibri Light" w:cs="Calibri Light"/>
              </w:rPr>
            </w:pPr>
            <w:r w:rsidRPr="25B35239">
              <w:rPr>
                <w:rFonts w:ascii="Calibri Light" w:eastAsia="Calibri Light" w:hAnsi="Calibri Light" w:cs="Calibri Light"/>
              </w:rPr>
              <w:t>Open</w:t>
            </w:r>
            <w:r w:rsidR="008643EE" w:rsidRPr="25B35239">
              <w:rPr>
                <w:rFonts w:ascii="Calibri Light" w:eastAsia="Calibri Light" w:hAnsi="Calibri Light" w:cs="Calibri Light"/>
              </w:rPr>
              <w:t xml:space="preserve"> </w:t>
            </w:r>
            <w:r w:rsidRPr="25B35239">
              <w:rPr>
                <w:rFonts w:ascii="Calibri Light" w:eastAsia="Calibri Light" w:hAnsi="Calibri Light" w:cs="Calibri Light"/>
              </w:rPr>
              <w:t>Text Extended Enterprise Content Management</w:t>
            </w:r>
            <w:r w:rsidR="005E6DFF" w:rsidRPr="25B35239">
              <w:rPr>
                <w:rFonts w:ascii="Calibri Light" w:eastAsia="Calibri Light" w:hAnsi="Calibri Light" w:cs="Calibri Light"/>
              </w:rPr>
              <w:t xml:space="preserve"> </w:t>
            </w:r>
            <w:r w:rsidRPr="25B35239">
              <w:rPr>
                <w:rFonts w:ascii="Calibri Light" w:eastAsia="Calibri Light" w:hAnsi="Calibri Light" w:cs="Calibri Light"/>
              </w:rPr>
              <w:t>(xECM)</w:t>
            </w:r>
          </w:p>
        </w:tc>
        <w:tc>
          <w:tcPr>
            <w:tcW w:w="3173" w:type="dxa"/>
            <w:tcBorders>
              <w:top w:val="threeDEmboss" w:sz="6" w:space="0" w:color="auto"/>
            </w:tcBorders>
            <w:vAlign w:val="center"/>
          </w:tcPr>
          <w:p w14:paraId="05378790" w14:textId="77777777" w:rsidR="00D72F1B" w:rsidRPr="00665F43" w:rsidRDefault="00665F43" w:rsidP="1B56C294">
            <w:pPr>
              <w:pStyle w:val="TableField-Left"/>
              <w:rPr>
                <w:rFonts w:ascii="Calibri Light" w:eastAsia="Calibri Light" w:hAnsi="Calibri Light" w:cs="Calibri Light"/>
              </w:rPr>
            </w:pPr>
            <w:r w:rsidRPr="25B35239">
              <w:rPr>
                <w:rFonts w:ascii="Calibri Light" w:eastAsia="Calibri Light" w:hAnsi="Calibri Light" w:cs="Calibri Light"/>
              </w:rPr>
              <w:t>Document repository system from Open</w:t>
            </w:r>
            <w:r w:rsidR="008643EE" w:rsidRPr="25B35239">
              <w:rPr>
                <w:rFonts w:ascii="Calibri Light" w:eastAsia="Calibri Light" w:hAnsi="Calibri Light" w:cs="Calibri Light"/>
              </w:rPr>
              <w:t xml:space="preserve"> </w:t>
            </w:r>
            <w:r w:rsidRPr="25B35239">
              <w:rPr>
                <w:rFonts w:ascii="Calibri Light" w:eastAsia="Calibri Light" w:hAnsi="Calibri Light" w:cs="Calibri Light"/>
              </w:rPr>
              <w:t>Text</w:t>
            </w:r>
          </w:p>
        </w:tc>
        <w:tc>
          <w:tcPr>
            <w:tcW w:w="3037" w:type="dxa"/>
            <w:tcBorders>
              <w:top w:val="threeDEmboss" w:sz="6" w:space="0" w:color="auto"/>
            </w:tcBorders>
            <w:vAlign w:val="center"/>
          </w:tcPr>
          <w:p w14:paraId="3E58544A" w14:textId="77777777" w:rsidR="00D72F1B" w:rsidRPr="006B24F0" w:rsidRDefault="00113D21" w:rsidP="00B0790E">
            <w:pPr>
              <w:pStyle w:val="TableField-Left"/>
              <w:rPr>
                <w:rFonts w:ascii="Calibri Light,Arial" w:eastAsia="Calibri Light,Arial" w:hAnsi="Calibri Light,Arial" w:cs="Calibri Light,Arial"/>
              </w:rPr>
            </w:pPr>
            <w:r w:rsidRPr="25B35239">
              <w:rPr>
                <w:rFonts w:ascii="Calibri Light" w:eastAsia="Calibri Light" w:hAnsi="Calibri Light" w:cs="Calibri Light"/>
              </w:rPr>
              <w:t>Medium</w:t>
            </w:r>
            <w:r w:rsidR="00BB4E4B" w:rsidRPr="25B35239">
              <w:rPr>
                <w:rFonts w:ascii="Calibri Light,Arial" w:eastAsia="Calibri Light,Arial" w:hAnsi="Calibri Light,Arial" w:cs="Calibri Light,Arial"/>
              </w:rPr>
              <w:t xml:space="preserve"> </w:t>
            </w:r>
          </w:p>
        </w:tc>
      </w:tr>
      <w:tr w:rsidR="00D72F1B" w:rsidRPr="006B24F0" w14:paraId="4A07B96D" w14:textId="77777777" w:rsidTr="5449FA5C">
        <w:trPr>
          <w:cantSplit/>
          <w:trHeight w:val="318"/>
        </w:trPr>
        <w:tc>
          <w:tcPr>
            <w:tcW w:w="3397" w:type="dxa"/>
            <w:vAlign w:val="center"/>
          </w:tcPr>
          <w:p w14:paraId="55F51193" w14:textId="77777777" w:rsidR="00D72F1B" w:rsidRPr="006B24F0" w:rsidRDefault="008643EE" w:rsidP="00B0790E">
            <w:pPr>
              <w:pStyle w:val="TableField-Left"/>
              <w:rPr>
                <w:rFonts w:ascii="Calibri Light,Arial" w:eastAsia="Calibri Light,Arial" w:hAnsi="Calibri Light,Arial" w:cs="Calibri Light,Arial"/>
              </w:rPr>
            </w:pPr>
            <w:r w:rsidRPr="25B35239">
              <w:rPr>
                <w:rFonts w:ascii="Calibri Light" w:eastAsia="Calibri Light" w:hAnsi="Calibri Light" w:cs="Calibri Light"/>
              </w:rPr>
              <w:lastRenderedPageBreak/>
              <w:t>Kofa</w:t>
            </w:r>
            <w:r w:rsidR="00665F43" w:rsidRPr="25B35239">
              <w:rPr>
                <w:rFonts w:ascii="Calibri Light" w:eastAsia="Calibri Light" w:hAnsi="Calibri Light" w:cs="Calibri Light"/>
              </w:rPr>
              <w:t>x</w:t>
            </w:r>
          </w:p>
        </w:tc>
        <w:tc>
          <w:tcPr>
            <w:tcW w:w="3173" w:type="dxa"/>
            <w:vAlign w:val="center"/>
          </w:tcPr>
          <w:p w14:paraId="5817E830" w14:textId="3B819A2D" w:rsidR="003C671B" w:rsidRDefault="00151AA1" w:rsidP="00B0790E">
            <w:pPr>
              <w:pStyle w:val="TableField-Left"/>
              <w:rPr>
                <w:rFonts w:ascii="Calibri Light,Arial" w:eastAsia="Calibri Light,Arial" w:hAnsi="Calibri Light,Arial" w:cs="Calibri Light,Arial"/>
              </w:rPr>
            </w:pPr>
            <w:r w:rsidRPr="25B35239">
              <w:rPr>
                <w:rFonts w:ascii="Calibri Light" w:eastAsia="Calibri Light" w:hAnsi="Calibri Light" w:cs="Calibri Light"/>
              </w:rPr>
              <w:t>Correspondence scanning tool</w:t>
            </w:r>
            <w:r w:rsidR="003C671B" w:rsidRPr="25B35239">
              <w:rPr>
                <w:rFonts w:ascii="Calibri Light" w:eastAsia="Calibri Light" w:hAnsi="Calibri Light" w:cs="Calibri Light"/>
              </w:rPr>
              <w:t xml:space="preserve">. Interface to xECM is required </w:t>
            </w:r>
          </w:p>
          <w:p w14:paraId="35B008D9" w14:textId="6A4E05B3" w:rsidR="00D72F1B" w:rsidRPr="006B24F0" w:rsidRDefault="003C671B" w:rsidP="00B0790E">
            <w:pPr>
              <w:pStyle w:val="TableField-Left"/>
              <w:rPr>
                <w:rFonts w:ascii="Calibri Light,Arial" w:eastAsia="Calibri Light,Arial" w:hAnsi="Calibri Light,Arial" w:cs="Calibri Light,Arial"/>
              </w:rPr>
            </w:pPr>
            <w:r w:rsidRPr="25B35239">
              <w:rPr>
                <w:rFonts w:ascii="Calibri Light" w:eastAsia="Calibri Light" w:hAnsi="Calibri Light" w:cs="Calibri Light"/>
              </w:rPr>
              <w:t>Propose Kofax to allow user to tag BP #, CA # and Contract # as metadata to the correspondence).</w:t>
            </w:r>
          </w:p>
        </w:tc>
        <w:tc>
          <w:tcPr>
            <w:tcW w:w="3037" w:type="dxa"/>
            <w:vAlign w:val="center"/>
          </w:tcPr>
          <w:p w14:paraId="3D503B82" w14:textId="77777777" w:rsidR="00D72F1B" w:rsidRPr="006B24F0" w:rsidRDefault="00113D21" w:rsidP="00B0790E">
            <w:pPr>
              <w:pStyle w:val="TableField-Left"/>
              <w:rPr>
                <w:rFonts w:ascii="Calibri Light,Arial" w:eastAsia="Calibri Light,Arial" w:hAnsi="Calibri Light,Arial" w:cs="Calibri Light,Arial"/>
              </w:rPr>
            </w:pPr>
            <w:r w:rsidRPr="25B35239">
              <w:rPr>
                <w:rFonts w:ascii="Calibri Light" w:eastAsia="Calibri Light" w:hAnsi="Calibri Light" w:cs="Calibri Light"/>
              </w:rPr>
              <w:t>Medium</w:t>
            </w:r>
          </w:p>
        </w:tc>
      </w:tr>
      <w:tr w:rsidR="00D72F1B" w:rsidRPr="006B24F0" w14:paraId="25F6C12E" w14:textId="77777777" w:rsidTr="5449FA5C">
        <w:trPr>
          <w:cantSplit/>
          <w:trHeight w:val="165"/>
        </w:trPr>
        <w:tc>
          <w:tcPr>
            <w:tcW w:w="3397" w:type="dxa"/>
            <w:vAlign w:val="center"/>
          </w:tcPr>
          <w:p w14:paraId="25616437" w14:textId="77777777" w:rsidR="00D72F1B" w:rsidRPr="006B24F0" w:rsidRDefault="00151AA1" w:rsidP="00B0790E">
            <w:pPr>
              <w:pStyle w:val="TableField-Left"/>
              <w:rPr>
                <w:rFonts w:ascii="Calibri Light,Arial" w:eastAsia="Calibri Light,Arial" w:hAnsi="Calibri Light,Arial" w:cs="Calibri Light,Arial"/>
              </w:rPr>
            </w:pPr>
            <w:r w:rsidRPr="25B35239">
              <w:rPr>
                <w:rFonts w:ascii="Calibri Light" w:eastAsia="Calibri Light" w:hAnsi="Calibri Light" w:cs="Calibri Light"/>
              </w:rPr>
              <w:t>MS Outlook</w:t>
            </w:r>
          </w:p>
        </w:tc>
        <w:tc>
          <w:tcPr>
            <w:tcW w:w="3173" w:type="dxa"/>
            <w:vAlign w:val="center"/>
          </w:tcPr>
          <w:p w14:paraId="21EF0166" w14:textId="77777777" w:rsidR="003C671B" w:rsidRDefault="00151AA1" w:rsidP="00B0790E">
            <w:pPr>
              <w:pStyle w:val="TableField-Left"/>
              <w:rPr>
                <w:rFonts w:ascii="Calibri Light,Arial" w:eastAsia="Calibri Light,Arial" w:hAnsi="Calibri Light,Arial" w:cs="Calibri Light,Arial"/>
              </w:rPr>
            </w:pPr>
            <w:r w:rsidRPr="25B35239">
              <w:rPr>
                <w:rFonts w:ascii="Calibri Light" w:eastAsia="Calibri Light" w:hAnsi="Calibri Light" w:cs="Calibri Light"/>
              </w:rPr>
              <w:t>Email from customer is sent to SCE email</w:t>
            </w:r>
            <w:r w:rsidR="003C671B" w:rsidRPr="25B35239">
              <w:rPr>
                <w:rFonts w:ascii="Calibri Light,Arial" w:eastAsia="Calibri Light,Arial" w:hAnsi="Calibri Light,Arial" w:cs="Calibri Light,Arial"/>
              </w:rPr>
              <w:t>.</w:t>
            </w:r>
          </w:p>
          <w:p w14:paraId="244E4EC0" w14:textId="3E25C808" w:rsidR="00D72F1B" w:rsidRPr="006B24F0" w:rsidRDefault="003C671B" w:rsidP="00B0790E">
            <w:pPr>
              <w:pStyle w:val="TableField-Left"/>
              <w:rPr>
                <w:rFonts w:ascii="Calibri Light,Arial" w:eastAsia="Calibri Light,Arial" w:hAnsi="Calibri Light,Arial" w:cs="Calibri Light,Arial"/>
              </w:rPr>
            </w:pPr>
            <w:r w:rsidRPr="25B35239">
              <w:rPr>
                <w:rFonts w:ascii="Calibri Light" w:eastAsia="Calibri Light" w:hAnsi="Calibri Light" w:cs="Calibri Light"/>
              </w:rPr>
              <w:t>xECM add on to MS Outlook</w:t>
            </w:r>
            <w:r w:rsidR="007E458F" w:rsidRPr="25B35239">
              <w:rPr>
                <w:rFonts w:ascii="Calibri Light" w:eastAsia="Calibri Light" w:hAnsi="Calibri Light" w:cs="Calibri Light"/>
              </w:rPr>
              <w:t xml:space="preserve"> and user is able to upload document to xECM using BP, CA and Contract number as metadata.</w:t>
            </w:r>
          </w:p>
        </w:tc>
        <w:tc>
          <w:tcPr>
            <w:tcW w:w="3037" w:type="dxa"/>
            <w:vAlign w:val="center"/>
          </w:tcPr>
          <w:p w14:paraId="6B2FDB23" w14:textId="77777777" w:rsidR="00D72F1B" w:rsidRPr="006B24F0" w:rsidRDefault="00113D21" w:rsidP="00B0790E">
            <w:pPr>
              <w:pStyle w:val="TableField-Left"/>
              <w:rPr>
                <w:rFonts w:ascii="Calibri Light,Arial" w:eastAsia="Calibri Light,Arial" w:hAnsi="Calibri Light,Arial" w:cs="Calibri Light,Arial"/>
              </w:rPr>
            </w:pPr>
            <w:r w:rsidRPr="25B35239">
              <w:rPr>
                <w:rFonts w:ascii="Calibri Light" w:eastAsia="Calibri Light" w:hAnsi="Calibri Light" w:cs="Calibri Light"/>
              </w:rPr>
              <w:t>Medium</w:t>
            </w:r>
          </w:p>
        </w:tc>
      </w:tr>
      <w:tr w:rsidR="00151AA1" w:rsidRPr="006B24F0" w14:paraId="43094407" w14:textId="77777777" w:rsidTr="5449FA5C">
        <w:trPr>
          <w:cantSplit/>
          <w:trHeight w:val="165"/>
        </w:trPr>
        <w:tc>
          <w:tcPr>
            <w:tcW w:w="3397" w:type="dxa"/>
            <w:vAlign w:val="center"/>
          </w:tcPr>
          <w:p w14:paraId="065DD81B" w14:textId="61110FDE" w:rsidR="00151AA1" w:rsidRDefault="00B547D6" w:rsidP="00FE60DF">
            <w:pPr>
              <w:pStyle w:val="TableField-Left"/>
              <w:rPr>
                <w:rFonts w:ascii="Calibri Light,Arial" w:eastAsia="Calibri Light,Arial" w:hAnsi="Calibri Light,Arial" w:cs="Calibri Light,Arial"/>
              </w:rPr>
            </w:pPr>
            <w:r w:rsidRPr="25B35239">
              <w:rPr>
                <w:rFonts w:ascii="Calibri Light" w:eastAsia="Calibri Light" w:hAnsi="Calibri Light" w:cs="Calibri Light"/>
              </w:rPr>
              <w:t>3</w:t>
            </w:r>
            <w:r w:rsidRPr="25B35239">
              <w:rPr>
                <w:rFonts w:ascii="Calibri Light" w:eastAsia="Calibri Light" w:hAnsi="Calibri Light" w:cs="Calibri Light"/>
                <w:vertAlign w:val="superscript"/>
              </w:rPr>
              <w:t>rd</w:t>
            </w:r>
            <w:r w:rsidRPr="25B35239">
              <w:rPr>
                <w:rFonts w:ascii="Calibri Light" w:eastAsia="Calibri Light" w:hAnsi="Calibri Light" w:cs="Calibri Light"/>
              </w:rPr>
              <w:t xml:space="preserve"> party notification system</w:t>
            </w:r>
          </w:p>
        </w:tc>
        <w:tc>
          <w:tcPr>
            <w:tcW w:w="3173" w:type="dxa"/>
            <w:vAlign w:val="center"/>
          </w:tcPr>
          <w:p w14:paraId="7ACE17D6" w14:textId="55AF74A0" w:rsidR="00151AA1" w:rsidRDefault="009816D8" w:rsidP="00B0790E">
            <w:pPr>
              <w:pStyle w:val="TableField-Left"/>
              <w:rPr>
                <w:rFonts w:ascii="Calibri Light,Arial" w:eastAsia="Calibri Light,Arial" w:hAnsi="Calibri Light,Arial" w:cs="Calibri Light,Arial"/>
              </w:rPr>
            </w:pPr>
            <w:r w:rsidRPr="25B35239">
              <w:rPr>
                <w:rFonts w:ascii="Calibri Light" w:eastAsia="Calibri Light" w:hAnsi="Calibri Light" w:cs="Calibri Light"/>
              </w:rPr>
              <w:t>3rd party notification system</w:t>
            </w:r>
            <w:r w:rsidR="006A64A8" w:rsidRPr="25B35239">
              <w:rPr>
                <w:rFonts w:ascii="Calibri Light" w:eastAsia="Calibri Light" w:hAnsi="Calibri Light" w:cs="Calibri Light"/>
              </w:rPr>
              <w:t xml:space="preserve"> that</w:t>
            </w:r>
            <w:r w:rsidR="00B31B1E" w:rsidRPr="25B35239">
              <w:rPr>
                <w:rFonts w:ascii="Calibri Light" w:eastAsia="Calibri Light" w:hAnsi="Calibri Light" w:cs="Calibri Light"/>
              </w:rPr>
              <w:t xml:space="preserve"> sends SMS</w:t>
            </w:r>
            <w:r w:rsidRPr="25B35239">
              <w:rPr>
                <w:rFonts w:ascii="Calibri Light" w:eastAsia="Calibri Light" w:hAnsi="Calibri Light" w:cs="Calibri Light"/>
              </w:rPr>
              <w:t>, email, Voice call</w:t>
            </w:r>
            <w:r w:rsidR="00B31B1E" w:rsidRPr="25B35239">
              <w:rPr>
                <w:rFonts w:ascii="Calibri Light" w:eastAsia="Calibri Light" w:hAnsi="Calibri Light" w:cs="Calibri Light"/>
              </w:rPr>
              <w:t xml:space="preserve"> to customer and receives </w:t>
            </w:r>
            <w:r w:rsidRPr="25B35239">
              <w:rPr>
                <w:rFonts w:ascii="Calibri Light" w:eastAsia="Calibri Light" w:hAnsi="Calibri Light" w:cs="Calibri Light"/>
              </w:rPr>
              <w:t xml:space="preserve">response </w:t>
            </w:r>
            <w:r w:rsidR="00B31B1E" w:rsidRPr="25B35239">
              <w:rPr>
                <w:rFonts w:ascii="Calibri Light" w:eastAsia="Calibri Light" w:hAnsi="Calibri Light" w:cs="Calibri Light"/>
              </w:rPr>
              <w:t>from customer</w:t>
            </w:r>
            <w:r w:rsidRPr="25B35239">
              <w:rPr>
                <w:rFonts w:ascii="Calibri Light,Arial" w:eastAsia="Calibri Light,Arial" w:hAnsi="Calibri Light,Arial" w:cs="Calibri Light,Arial"/>
              </w:rPr>
              <w:t xml:space="preserve">. </w:t>
            </w:r>
          </w:p>
          <w:p w14:paraId="726A491A" w14:textId="2FF1CF8F" w:rsidR="003C671B" w:rsidRDefault="003C671B" w:rsidP="00B0790E">
            <w:pPr>
              <w:pStyle w:val="TableField-Left"/>
              <w:rPr>
                <w:rFonts w:ascii="Calibri Light,Arial" w:eastAsia="Calibri Light,Arial" w:hAnsi="Calibri Light,Arial" w:cs="Calibri Light,Arial"/>
              </w:rPr>
            </w:pPr>
            <w:r w:rsidRPr="25B35239">
              <w:rPr>
                <w:rFonts w:ascii="Calibri Light" w:eastAsia="Calibri Light" w:hAnsi="Calibri Light" w:cs="Calibri Light"/>
              </w:rPr>
              <w:t>Interface between Open Text (xECM. Empower Editor)</w:t>
            </w:r>
            <w:r w:rsidR="009816D8" w:rsidRPr="25B35239">
              <w:rPr>
                <w:rFonts w:ascii="Calibri Light" w:eastAsia="Calibri Light" w:hAnsi="Calibri Light" w:cs="Calibri Light"/>
              </w:rPr>
              <w:t xml:space="preserve"> &amp; S/4HANA</w:t>
            </w:r>
            <w:r w:rsidRPr="25B35239">
              <w:rPr>
                <w:rFonts w:ascii="Calibri Light" w:eastAsia="Calibri Light" w:hAnsi="Calibri Light" w:cs="Calibri Light"/>
              </w:rPr>
              <w:t xml:space="preserve"> and 3</w:t>
            </w:r>
            <w:r w:rsidRPr="25B35239">
              <w:rPr>
                <w:rFonts w:ascii="Calibri Light" w:eastAsia="Calibri Light" w:hAnsi="Calibri Light" w:cs="Calibri Light"/>
                <w:vertAlign w:val="superscript"/>
              </w:rPr>
              <w:t>rd</w:t>
            </w:r>
            <w:r w:rsidRPr="25B35239">
              <w:rPr>
                <w:rFonts w:ascii="Calibri Light" w:eastAsia="Calibri Light" w:hAnsi="Calibri Light" w:cs="Calibri Light"/>
              </w:rPr>
              <w:t xml:space="preserve"> party notification system </w:t>
            </w:r>
            <w:r w:rsidR="009816D8" w:rsidRPr="25B35239">
              <w:rPr>
                <w:rFonts w:ascii="Calibri Light" w:eastAsia="Calibri Light" w:hAnsi="Calibri Light" w:cs="Calibri Light"/>
              </w:rPr>
              <w:t>is needed</w:t>
            </w:r>
          </w:p>
          <w:p w14:paraId="593847D8" w14:textId="4ED92BD4" w:rsidR="003C671B" w:rsidRDefault="003C671B" w:rsidP="00DC5805">
            <w:pPr>
              <w:pStyle w:val="TableField-Left"/>
              <w:rPr>
                <w:rFonts w:ascii="Calibri Light,Arial" w:eastAsia="Calibri Light,Arial" w:hAnsi="Calibri Light,Arial" w:cs="Calibri Light,Arial"/>
              </w:rPr>
            </w:pPr>
            <w:r w:rsidRPr="25B35239">
              <w:rPr>
                <w:rFonts w:ascii="Calibri Light" w:eastAsia="Calibri Light" w:hAnsi="Calibri Light" w:cs="Calibri Light"/>
              </w:rPr>
              <w:t>3</w:t>
            </w:r>
            <w:r w:rsidRPr="25B35239">
              <w:rPr>
                <w:rFonts w:ascii="Calibri Light" w:eastAsia="Calibri Light" w:hAnsi="Calibri Light" w:cs="Calibri Light"/>
                <w:vertAlign w:val="superscript"/>
              </w:rPr>
              <w:t>rd</w:t>
            </w:r>
            <w:r w:rsidRPr="25B35239">
              <w:rPr>
                <w:rFonts w:ascii="Calibri Light" w:eastAsia="Calibri Light" w:hAnsi="Calibri Light" w:cs="Calibri Light"/>
              </w:rPr>
              <w:t xml:space="preserve"> party notification system would be able to send email, SMS and voice call to customer. It would be able to receive email, SMS and voice call response from customer. If</w:t>
            </w:r>
            <w:r w:rsidR="00DC5805" w:rsidRPr="25B35239">
              <w:rPr>
                <w:rFonts w:ascii="Calibri Light" w:eastAsia="Calibri Light" w:hAnsi="Calibri Light" w:cs="Calibri Light"/>
              </w:rPr>
              <w:t xml:space="preserve"> delivered or</w:t>
            </w:r>
            <w:r w:rsidRPr="25B35239">
              <w:rPr>
                <w:rFonts w:ascii="Calibri Light" w:eastAsia="Calibri Light" w:hAnsi="Calibri Light" w:cs="Calibri Light"/>
              </w:rPr>
              <w:t xml:space="preserve"> undelivered, </w:t>
            </w:r>
            <w:r w:rsidR="00DC5805" w:rsidRPr="25B35239">
              <w:rPr>
                <w:rFonts w:ascii="Calibri Light" w:eastAsia="Calibri Light" w:hAnsi="Calibri Light" w:cs="Calibri Light"/>
              </w:rPr>
              <w:t>3</w:t>
            </w:r>
            <w:r w:rsidR="00DC5805" w:rsidRPr="25B35239">
              <w:rPr>
                <w:rFonts w:ascii="Calibri Light" w:eastAsia="Calibri Light" w:hAnsi="Calibri Light" w:cs="Calibri Light"/>
                <w:vertAlign w:val="superscript"/>
              </w:rPr>
              <w:t>rd</w:t>
            </w:r>
            <w:r w:rsidR="00DC5805" w:rsidRPr="25B35239">
              <w:rPr>
                <w:rFonts w:ascii="Calibri Light" w:eastAsia="Calibri Light" w:hAnsi="Calibri Light" w:cs="Calibri Light"/>
              </w:rPr>
              <w:t xml:space="preserve"> party notification system</w:t>
            </w:r>
            <w:r w:rsidRPr="25B35239">
              <w:rPr>
                <w:rFonts w:ascii="Calibri Light" w:eastAsia="Calibri Light" w:hAnsi="Calibri Light" w:cs="Calibri Light"/>
              </w:rPr>
              <w:t xml:space="preserve"> is able to provide the status and reason.</w:t>
            </w:r>
          </w:p>
        </w:tc>
        <w:tc>
          <w:tcPr>
            <w:tcW w:w="3037" w:type="dxa"/>
            <w:vAlign w:val="center"/>
          </w:tcPr>
          <w:p w14:paraId="5F29009C" w14:textId="77777777" w:rsidR="00151AA1" w:rsidRPr="006B24F0" w:rsidRDefault="00113D21" w:rsidP="00B0790E">
            <w:pPr>
              <w:pStyle w:val="TableField-Left"/>
              <w:rPr>
                <w:rFonts w:ascii="Calibri Light,Arial" w:eastAsia="Calibri Light,Arial" w:hAnsi="Calibri Light,Arial" w:cs="Calibri Light,Arial"/>
              </w:rPr>
            </w:pPr>
            <w:r w:rsidRPr="25B35239">
              <w:rPr>
                <w:rFonts w:ascii="Calibri Light" w:eastAsia="Calibri Light" w:hAnsi="Calibri Light" w:cs="Calibri Light"/>
              </w:rPr>
              <w:t>Medium</w:t>
            </w:r>
          </w:p>
        </w:tc>
      </w:tr>
      <w:bookmarkEnd w:id="54"/>
      <w:bookmarkEnd w:id="55"/>
    </w:tbl>
    <w:p w14:paraId="558394D6" w14:textId="77777777" w:rsidR="00F52C0E" w:rsidRDefault="00F52C0E" w:rsidP="00F52C0E">
      <w:pPr>
        <w:pStyle w:val="Heading2TextBulleted"/>
        <w:tabs>
          <w:tab w:val="clear" w:pos="360"/>
        </w:tabs>
        <w:ind w:firstLine="0"/>
      </w:pPr>
    </w:p>
    <w:p w14:paraId="33F1BCD8" w14:textId="77777777" w:rsidR="00476E80" w:rsidRDefault="00B46CF0" w:rsidP="00114CB8">
      <w:pPr>
        <w:pStyle w:val="Heading2"/>
      </w:pPr>
      <w:bookmarkStart w:id="59" w:name="_Toc502944706"/>
      <w:bookmarkStart w:id="60" w:name="_Toc502945275"/>
      <w:bookmarkStart w:id="61" w:name="_Toc502944707"/>
      <w:bookmarkStart w:id="62" w:name="_Toc502945276"/>
      <w:bookmarkStart w:id="63" w:name="_Toc502944709"/>
      <w:bookmarkStart w:id="64" w:name="_Toc502945278"/>
      <w:bookmarkStart w:id="65" w:name="_Toc502944710"/>
      <w:bookmarkStart w:id="66" w:name="_Toc502945279"/>
      <w:bookmarkStart w:id="67" w:name="_Toc502944711"/>
      <w:bookmarkStart w:id="68" w:name="_Toc502945280"/>
      <w:bookmarkStart w:id="69" w:name="_Toc502944712"/>
      <w:bookmarkStart w:id="70" w:name="_Toc502945281"/>
      <w:bookmarkStart w:id="71" w:name="_Toc502944713"/>
      <w:bookmarkStart w:id="72" w:name="_Toc502945282"/>
      <w:bookmarkStart w:id="73" w:name="_Toc502944714"/>
      <w:bookmarkStart w:id="74" w:name="_Toc502945283"/>
      <w:bookmarkStart w:id="75" w:name="_Toc512875789"/>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r>
        <w:t>Data</w:t>
      </w:r>
      <w:r w:rsidR="00476E80">
        <w:t xml:space="preserve"> Elements</w:t>
      </w:r>
      <w:bookmarkEnd w:id="75"/>
    </w:p>
    <w:tbl>
      <w:tblPr>
        <w:tblW w:w="0" w:type="auto"/>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2912"/>
        <w:gridCol w:w="1677"/>
        <w:gridCol w:w="4725"/>
      </w:tblGrid>
      <w:tr w:rsidR="00CE76FD" w14:paraId="109E82A8" w14:textId="77777777" w:rsidTr="13F65AE5">
        <w:trPr>
          <w:cantSplit/>
          <w:trHeight w:val="432"/>
          <w:tblHeader/>
        </w:trPr>
        <w:tc>
          <w:tcPr>
            <w:tcW w:w="2912" w:type="dxa"/>
            <w:tcBorders>
              <w:top w:val="threeDEmboss" w:sz="6" w:space="0" w:color="auto"/>
              <w:left w:val="threeDEmboss" w:sz="6" w:space="0" w:color="auto"/>
              <w:bottom w:val="threeDEmboss" w:sz="6" w:space="0" w:color="auto"/>
              <w:right w:val="single" w:sz="6" w:space="0" w:color="auto"/>
            </w:tcBorders>
            <w:shd w:val="clear" w:color="auto" w:fill="FFFF99"/>
            <w:vAlign w:val="center"/>
            <w:hideMark/>
          </w:tcPr>
          <w:p w14:paraId="5BE681E9" w14:textId="77777777" w:rsidR="00CE76FD" w:rsidRPr="007435E0" w:rsidRDefault="00CE76FD" w:rsidP="00CE76FD">
            <w:pPr>
              <w:pStyle w:val="TableHeader-Left"/>
              <w:rPr>
                <w:rFonts w:ascii="Calibri Light,Arial" w:eastAsia="Calibri Light,Arial" w:hAnsi="Calibri Light,Arial" w:cs="Calibri Light,Arial"/>
              </w:rPr>
            </w:pPr>
            <w:r w:rsidRPr="25B35239">
              <w:rPr>
                <w:rFonts w:ascii="Calibri Light" w:eastAsia="Calibri Light" w:hAnsi="Calibri Light" w:cs="Calibri Light"/>
              </w:rPr>
              <w:t>Field</w:t>
            </w:r>
          </w:p>
        </w:tc>
        <w:tc>
          <w:tcPr>
            <w:tcW w:w="1677" w:type="dxa"/>
            <w:tcBorders>
              <w:top w:val="threeDEmboss" w:sz="6" w:space="0" w:color="auto"/>
              <w:left w:val="single" w:sz="6" w:space="0" w:color="auto"/>
              <w:bottom w:val="threeDEmboss" w:sz="6" w:space="0" w:color="auto"/>
              <w:right w:val="single" w:sz="6" w:space="0" w:color="auto"/>
            </w:tcBorders>
            <w:shd w:val="clear" w:color="auto" w:fill="FFFF99"/>
            <w:vAlign w:val="center"/>
            <w:hideMark/>
          </w:tcPr>
          <w:p w14:paraId="3512A083" w14:textId="77777777" w:rsidR="00CE76FD" w:rsidRPr="007435E0" w:rsidRDefault="00CE76FD" w:rsidP="00CE76FD">
            <w:pPr>
              <w:pStyle w:val="TableHeader-Left"/>
              <w:rPr>
                <w:rFonts w:ascii="Calibri Light,Arial" w:eastAsia="Calibri Light,Arial" w:hAnsi="Calibri Light,Arial" w:cs="Calibri Light,Arial"/>
                <w:color w:val="FFFF99"/>
              </w:rPr>
            </w:pPr>
            <w:r w:rsidRPr="25B35239">
              <w:rPr>
                <w:rFonts w:ascii="Calibri Light" w:eastAsia="Calibri Light" w:hAnsi="Calibri Light" w:cs="Calibri Light"/>
              </w:rPr>
              <w:t>Type</w:t>
            </w:r>
          </w:p>
        </w:tc>
        <w:tc>
          <w:tcPr>
            <w:tcW w:w="4725" w:type="dxa"/>
            <w:tcBorders>
              <w:top w:val="threeDEmboss" w:sz="6" w:space="0" w:color="auto"/>
              <w:left w:val="single" w:sz="6" w:space="0" w:color="auto"/>
              <w:bottom w:val="threeDEmboss" w:sz="6" w:space="0" w:color="auto"/>
              <w:right w:val="threeDEmboss" w:sz="6" w:space="0" w:color="auto"/>
            </w:tcBorders>
            <w:shd w:val="clear" w:color="auto" w:fill="FFFF99"/>
            <w:vAlign w:val="center"/>
            <w:hideMark/>
          </w:tcPr>
          <w:p w14:paraId="26A48567" w14:textId="77777777" w:rsidR="00CE76FD" w:rsidRPr="007435E0" w:rsidRDefault="00CE76FD" w:rsidP="00CE76FD">
            <w:pPr>
              <w:pStyle w:val="TableHeader-Left"/>
              <w:rPr>
                <w:rFonts w:ascii="Calibri Light,Arial" w:eastAsia="Calibri Light,Arial" w:hAnsi="Calibri Light,Arial" w:cs="Calibri Light,Arial"/>
              </w:rPr>
            </w:pPr>
            <w:r w:rsidRPr="25B35239">
              <w:rPr>
                <w:rFonts w:ascii="Calibri Light" w:eastAsia="Calibri Light" w:hAnsi="Calibri Light" w:cs="Calibri Light"/>
              </w:rPr>
              <w:t>Comments</w:t>
            </w:r>
          </w:p>
        </w:tc>
      </w:tr>
      <w:tr w:rsidR="006A64A8" w14:paraId="7337CB58" w14:textId="77777777" w:rsidTr="13F65AE5">
        <w:trPr>
          <w:cantSplit/>
          <w:trHeight w:val="432"/>
        </w:trPr>
        <w:tc>
          <w:tcPr>
            <w:tcW w:w="2912" w:type="dxa"/>
            <w:tcBorders>
              <w:top w:val="single" w:sz="6" w:space="0" w:color="auto"/>
              <w:left w:val="threeDEmboss" w:sz="6" w:space="0" w:color="auto"/>
              <w:bottom w:val="single" w:sz="6" w:space="0" w:color="auto"/>
              <w:right w:val="single" w:sz="6" w:space="0" w:color="auto"/>
            </w:tcBorders>
            <w:vAlign w:val="center"/>
          </w:tcPr>
          <w:p w14:paraId="2C073063" w14:textId="77777777" w:rsidR="006A64A8" w:rsidRPr="00FC26E1" w:rsidRDefault="006A64A8" w:rsidP="00CE76FD">
            <w:pPr>
              <w:pStyle w:val="TableField-Left"/>
              <w:rPr>
                <w:rFonts w:ascii="Calibri Light" w:eastAsia="Calibri Light" w:hAnsi="Calibri Light" w:cs="Calibri Light"/>
              </w:rPr>
            </w:pPr>
            <w:r w:rsidRPr="25B35239">
              <w:rPr>
                <w:rFonts w:ascii="Calibri Light" w:eastAsia="Calibri Light" w:hAnsi="Calibri Light" w:cs="Calibri Light"/>
              </w:rPr>
              <w:t>Business Partner</w:t>
            </w:r>
          </w:p>
        </w:tc>
        <w:tc>
          <w:tcPr>
            <w:tcW w:w="1677" w:type="dxa"/>
            <w:tcBorders>
              <w:top w:val="single" w:sz="6" w:space="0" w:color="auto"/>
              <w:left w:val="single" w:sz="6" w:space="0" w:color="auto"/>
              <w:bottom w:val="single" w:sz="6" w:space="0" w:color="auto"/>
              <w:right w:val="single" w:sz="6" w:space="0" w:color="auto"/>
            </w:tcBorders>
            <w:vAlign w:val="center"/>
          </w:tcPr>
          <w:p w14:paraId="2AD81923" w14:textId="77777777" w:rsidR="006A64A8" w:rsidRDefault="006A64A8" w:rsidP="00CE76FD">
            <w:pPr>
              <w:pStyle w:val="TableField-Left"/>
              <w:rPr>
                <w:rFonts w:ascii="Calibri Light" w:eastAsia="Calibri Light" w:hAnsi="Calibri Light" w:cs="Calibri Light"/>
              </w:rPr>
            </w:pPr>
            <w:r w:rsidRPr="25B35239">
              <w:rPr>
                <w:rFonts w:ascii="Calibri Light" w:eastAsia="Calibri Light" w:hAnsi="Calibri Light" w:cs="Calibri Light"/>
              </w:rPr>
              <w:t>Optional</w:t>
            </w:r>
          </w:p>
        </w:tc>
        <w:tc>
          <w:tcPr>
            <w:tcW w:w="4725" w:type="dxa"/>
            <w:tcBorders>
              <w:top w:val="single" w:sz="6" w:space="0" w:color="auto"/>
              <w:left w:val="single" w:sz="6" w:space="0" w:color="auto"/>
              <w:bottom w:val="single" w:sz="6" w:space="0" w:color="auto"/>
              <w:right w:val="threeDEmboss" w:sz="6" w:space="0" w:color="auto"/>
            </w:tcBorders>
            <w:vAlign w:val="center"/>
          </w:tcPr>
          <w:p w14:paraId="3F491F05" w14:textId="77777777" w:rsidR="006A64A8" w:rsidRDefault="006A64A8" w:rsidP="00CE76FD">
            <w:pPr>
              <w:pStyle w:val="TableField-Left"/>
              <w:rPr>
                <w:rFonts w:ascii="Calibri Light" w:eastAsia="Calibri Light" w:hAnsi="Calibri Light" w:cs="Calibri Light"/>
              </w:rPr>
            </w:pPr>
            <w:r w:rsidRPr="25B35239">
              <w:rPr>
                <w:rFonts w:ascii="Calibri Light" w:eastAsia="Calibri Light" w:hAnsi="Calibri Light" w:cs="Calibri Light"/>
              </w:rPr>
              <w:t>Business Partner number that can be used as one of the metadata for the correspondence image</w:t>
            </w:r>
          </w:p>
        </w:tc>
      </w:tr>
      <w:tr w:rsidR="00CE76FD" w14:paraId="46DB1FA8" w14:textId="77777777" w:rsidTr="13F65AE5">
        <w:trPr>
          <w:cantSplit/>
          <w:trHeight w:val="432"/>
        </w:trPr>
        <w:tc>
          <w:tcPr>
            <w:tcW w:w="2912" w:type="dxa"/>
            <w:tcBorders>
              <w:top w:val="single" w:sz="6" w:space="0" w:color="auto"/>
              <w:left w:val="threeDEmboss" w:sz="6" w:space="0" w:color="auto"/>
              <w:bottom w:val="single" w:sz="6" w:space="0" w:color="auto"/>
              <w:right w:val="single" w:sz="6" w:space="0" w:color="auto"/>
            </w:tcBorders>
            <w:vAlign w:val="center"/>
          </w:tcPr>
          <w:p w14:paraId="3E80E894" w14:textId="77777777" w:rsidR="00CE76FD" w:rsidRPr="00FC26E1" w:rsidRDefault="00CE76FD" w:rsidP="00CE76FD">
            <w:pPr>
              <w:pStyle w:val="TableField-Left"/>
              <w:rPr>
                <w:rFonts w:ascii="Calibri Light" w:eastAsia="Calibri Light" w:hAnsi="Calibri Light" w:cs="Calibri Light"/>
              </w:rPr>
            </w:pPr>
            <w:r w:rsidRPr="25B35239">
              <w:rPr>
                <w:rFonts w:ascii="Calibri Light" w:eastAsia="Calibri Light" w:hAnsi="Calibri Light" w:cs="Calibri Light"/>
              </w:rPr>
              <w:t>Contract Account</w:t>
            </w:r>
          </w:p>
        </w:tc>
        <w:tc>
          <w:tcPr>
            <w:tcW w:w="1677" w:type="dxa"/>
            <w:tcBorders>
              <w:top w:val="single" w:sz="6" w:space="0" w:color="auto"/>
              <w:left w:val="single" w:sz="6" w:space="0" w:color="auto"/>
              <w:bottom w:val="single" w:sz="6" w:space="0" w:color="auto"/>
              <w:right w:val="single" w:sz="6" w:space="0" w:color="auto"/>
            </w:tcBorders>
            <w:vAlign w:val="center"/>
          </w:tcPr>
          <w:p w14:paraId="7267481C" w14:textId="77777777" w:rsidR="00CE76FD" w:rsidRPr="00FC26E1" w:rsidRDefault="00FC26E1" w:rsidP="00CE76FD">
            <w:pPr>
              <w:pStyle w:val="TableField-Left"/>
              <w:rPr>
                <w:rFonts w:ascii="Calibri Light" w:eastAsia="Calibri Light" w:hAnsi="Calibri Light" w:cs="Calibri Light"/>
              </w:rPr>
            </w:pPr>
            <w:r w:rsidRPr="25B35239">
              <w:rPr>
                <w:rFonts w:ascii="Calibri Light" w:eastAsia="Calibri Light" w:hAnsi="Calibri Light" w:cs="Calibri Light"/>
              </w:rPr>
              <w:t>Optional</w:t>
            </w:r>
          </w:p>
        </w:tc>
        <w:tc>
          <w:tcPr>
            <w:tcW w:w="4725" w:type="dxa"/>
            <w:tcBorders>
              <w:top w:val="single" w:sz="6" w:space="0" w:color="auto"/>
              <w:left w:val="single" w:sz="6" w:space="0" w:color="auto"/>
              <w:bottom w:val="single" w:sz="6" w:space="0" w:color="auto"/>
              <w:right w:val="threeDEmboss" w:sz="6" w:space="0" w:color="auto"/>
            </w:tcBorders>
            <w:vAlign w:val="center"/>
          </w:tcPr>
          <w:p w14:paraId="7F464BE9" w14:textId="77777777" w:rsidR="00CE76FD" w:rsidRPr="00FC26E1" w:rsidRDefault="00FC26E1" w:rsidP="00CE76FD">
            <w:pPr>
              <w:pStyle w:val="TableField-Left"/>
              <w:rPr>
                <w:rFonts w:ascii="Calibri Light" w:eastAsia="Calibri Light" w:hAnsi="Calibri Light" w:cs="Calibri Light"/>
              </w:rPr>
            </w:pPr>
            <w:r w:rsidRPr="25B35239">
              <w:rPr>
                <w:rFonts w:ascii="Calibri Light" w:eastAsia="Calibri Light" w:hAnsi="Calibri Light" w:cs="Calibri Light"/>
              </w:rPr>
              <w:t>Contract Account number can be used as one of the metadata for the correspondence image</w:t>
            </w:r>
          </w:p>
        </w:tc>
      </w:tr>
      <w:tr w:rsidR="00676C2C" w14:paraId="2491ADE1" w14:textId="77777777" w:rsidTr="13F65AE5">
        <w:trPr>
          <w:cantSplit/>
          <w:trHeight w:val="432"/>
        </w:trPr>
        <w:tc>
          <w:tcPr>
            <w:tcW w:w="2912" w:type="dxa"/>
            <w:tcBorders>
              <w:top w:val="single" w:sz="6" w:space="0" w:color="auto"/>
              <w:left w:val="threeDEmboss" w:sz="6" w:space="0" w:color="auto"/>
              <w:bottom w:val="single" w:sz="6" w:space="0" w:color="auto"/>
              <w:right w:val="single" w:sz="6" w:space="0" w:color="auto"/>
            </w:tcBorders>
            <w:vAlign w:val="center"/>
          </w:tcPr>
          <w:p w14:paraId="5F5A4D2A" w14:textId="77777777" w:rsidR="00676C2C" w:rsidRDefault="00676C2C" w:rsidP="00CE76FD">
            <w:pPr>
              <w:pStyle w:val="TableField-Left"/>
              <w:rPr>
                <w:rFonts w:ascii="Calibri Light" w:eastAsia="Calibri Light" w:hAnsi="Calibri Light" w:cs="Calibri Light"/>
              </w:rPr>
            </w:pPr>
            <w:r w:rsidRPr="25B35239">
              <w:rPr>
                <w:rFonts w:ascii="Calibri Light" w:eastAsia="Calibri Light" w:hAnsi="Calibri Light" w:cs="Calibri Light"/>
              </w:rPr>
              <w:t>Contract</w:t>
            </w:r>
          </w:p>
        </w:tc>
        <w:tc>
          <w:tcPr>
            <w:tcW w:w="1677" w:type="dxa"/>
            <w:tcBorders>
              <w:top w:val="single" w:sz="6" w:space="0" w:color="auto"/>
              <w:left w:val="single" w:sz="6" w:space="0" w:color="auto"/>
              <w:bottom w:val="single" w:sz="6" w:space="0" w:color="auto"/>
              <w:right w:val="single" w:sz="6" w:space="0" w:color="auto"/>
            </w:tcBorders>
            <w:vAlign w:val="center"/>
          </w:tcPr>
          <w:p w14:paraId="264F3BFF" w14:textId="77777777" w:rsidR="00676C2C" w:rsidRDefault="00676C2C" w:rsidP="00CE76FD">
            <w:pPr>
              <w:pStyle w:val="TableField-Left"/>
              <w:rPr>
                <w:rFonts w:ascii="Calibri Light" w:eastAsia="Calibri Light" w:hAnsi="Calibri Light" w:cs="Calibri Light"/>
              </w:rPr>
            </w:pPr>
            <w:r w:rsidRPr="25B35239">
              <w:rPr>
                <w:rFonts w:ascii="Calibri Light" w:eastAsia="Calibri Light" w:hAnsi="Calibri Light" w:cs="Calibri Light"/>
              </w:rPr>
              <w:t>Optional</w:t>
            </w:r>
          </w:p>
        </w:tc>
        <w:tc>
          <w:tcPr>
            <w:tcW w:w="4725" w:type="dxa"/>
            <w:tcBorders>
              <w:top w:val="single" w:sz="6" w:space="0" w:color="auto"/>
              <w:left w:val="single" w:sz="6" w:space="0" w:color="auto"/>
              <w:bottom w:val="single" w:sz="6" w:space="0" w:color="auto"/>
              <w:right w:val="threeDEmboss" w:sz="6" w:space="0" w:color="auto"/>
            </w:tcBorders>
            <w:vAlign w:val="center"/>
          </w:tcPr>
          <w:p w14:paraId="48BD6327" w14:textId="77777777" w:rsidR="00676C2C" w:rsidRDefault="00676C2C" w:rsidP="00CE76FD">
            <w:pPr>
              <w:pStyle w:val="TableField-Left"/>
              <w:rPr>
                <w:rFonts w:ascii="Calibri Light" w:eastAsia="Calibri Light" w:hAnsi="Calibri Light" w:cs="Calibri Light"/>
              </w:rPr>
            </w:pPr>
            <w:r w:rsidRPr="25B35239">
              <w:rPr>
                <w:rFonts w:ascii="Calibri Light" w:eastAsia="Calibri Light" w:hAnsi="Calibri Light" w:cs="Calibri Light"/>
              </w:rPr>
              <w:t>Contract number can be used as one of the metadata for correspondence image</w:t>
            </w:r>
          </w:p>
        </w:tc>
      </w:tr>
      <w:tr w:rsidR="00CE76FD" w14:paraId="1655C651" w14:textId="77777777" w:rsidTr="13F65AE5">
        <w:trPr>
          <w:cantSplit/>
          <w:trHeight w:val="432"/>
        </w:trPr>
        <w:tc>
          <w:tcPr>
            <w:tcW w:w="2912" w:type="dxa"/>
            <w:tcBorders>
              <w:top w:val="single" w:sz="6" w:space="0" w:color="auto"/>
              <w:left w:val="threeDEmboss" w:sz="6" w:space="0" w:color="auto"/>
              <w:bottom w:val="single" w:sz="6" w:space="0" w:color="auto"/>
              <w:right w:val="single" w:sz="6" w:space="0" w:color="auto"/>
            </w:tcBorders>
            <w:vAlign w:val="center"/>
          </w:tcPr>
          <w:p w14:paraId="03C85AFF" w14:textId="77777777" w:rsidR="00CE76FD" w:rsidRPr="00FC26E1" w:rsidRDefault="00FC26E1" w:rsidP="00CE76FD">
            <w:pPr>
              <w:pStyle w:val="TableField-Left"/>
              <w:rPr>
                <w:rFonts w:ascii="Calibri Light" w:eastAsia="Calibri Light" w:hAnsi="Calibri Light" w:cs="Calibri Light"/>
              </w:rPr>
            </w:pPr>
            <w:r w:rsidRPr="25B35239">
              <w:rPr>
                <w:rFonts w:ascii="Calibri Light" w:eastAsia="Calibri Light" w:hAnsi="Calibri Light" w:cs="Calibri Light"/>
              </w:rPr>
              <w:t>Legacy Business Partner</w:t>
            </w:r>
          </w:p>
        </w:tc>
        <w:tc>
          <w:tcPr>
            <w:tcW w:w="1677" w:type="dxa"/>
            <w:tcBorders>
              <w:top w:val="single" w:sz="6" w:space="0" w:color="auto"/>
              <w:left w:val="single" w:sz="6" w:space="0" w:color="auto"/>
              <w:bottom w:val="single" w:sz="6" w:space="0" w:color="auto"/>
              <w:right w:val="single" w:sz="6" w:space="0" w:color="auto"/>
            </w:tcBorders>
            <w:vAlign w:val="center"/>
          </w:tcPr>
          <w:p w14:paraId="38579C57" w14:textId="77777777" w:rsidR="00CE76FD" w:rsidRPr="00FC26E1" w:rsidRDefault="00FC26E1" w:rsidP="00CE76FD">
            <w:pPr>
              <w:pStyle w:val="TableField-Left"/>
              <w:rPr>
                <w:rFonts w:ascii="Calibri Light" w:eastAsia="Calibri Light" w:hAnsi="Calibri Light" w:cs="Calibri Light"/>
              </w:rPr>
            </w:pPr>
            <w:r w:rsidRPr="25B35239">
              <w:rPr>
                <w:rFonts w:ascii="Calibri Light" w:eastAsia="Calibri Light" w:hAnsi="Calibri Light" w:cs="Calibri Light"/>
              </w:rPr>
              <w:t>Optional</w:t>
            </w:r>
          </w:p>
        </w:tc>
        <w:tc>
          <w:tcPr>
            <w:tcW w:w="4725" w:type="dxa"/>
            <w:tcBorders>
              <w:top w:val="single" w:sz="6" w:space="0" w:color="auto"/>
              <w:left w:val="single" w:sz="6" w:space="0" w:color="auto"/>
              <w:bottom w:val="single" w:sz="6" w:space="0" w:color="auto"/>
              <w:right w:val="threeDEmboss" w:sz="6" w:space="0" w:color="auto"/>
            </w:tcBorders>
            <w:vAlign w:val="center"/>
          </w:tcPr>
          <w:p w14:paraId="141575D2" w14:textId="77777777" w:rsidR="00CE76FD" w:rsidRPr="00FC26E1" w:rsidRDefault="00FC26E1" w:rsidP="00CE76FD">
            <w:pPr>
              <w:pStyle w:val="TableField-Left"/>
              <w:rPr>
                <w:rFonts w:ascii="Calibri Light" w:eastAsia="Calibri Light" w:hAnsi="Calibri Light" w:cs="Calibri Light"/>
              </w:rPr>
            </w:pPr>
            <w:r w:rsidRPr="25B35239">
              <w:rPr>
                <w:rFonts w:ascii="Calibri Light" w:eastAsia="Calibri Light" w:hAnsi="Calibri Light" w:cs="Calibri Light"/>
              </w:rPr>
              <w:t>Applicable for invoices that store in Open</w:t>
            </w:r>
            <w:r w:rsidR="008643EE" w:rsidRPr="25B35239">
              <w:rPr>
                <w:rFonts w:ascii="Calibri Light" w:eastAsia="Calibri Light" w:hAnsi="Calibri Light" w:cs="Calibri Light"/>
              </w:rPr>
              <w:t xml:space="preserve"> </w:t>
            </w:r>
            <w:r w:rsidRPr="25B35239">
              <w:rPr>
                <w:rFonts w:ascii="Calibri Light" w:eastAsia="Calibri Light" w:hAnsi="Calibri Light" w:cs="Calibri Light"/>
              </w:rPr>
              <w:t>Text prior SAP go live</w:t>
            </w:r>
          </w:p>
        </w:tc>
      </w:tr>
      <w:tr w:rsidR="00FC26E1" w14:paraId="038DD749" w14:textId="77777777" w:rsidTr="13F65AE5">
        <w:trPr>
          <w:cantSplit/>
          <w:trHeight w:val="432"/>
        </w:trPr>
        <w:tc>
          <w:tcPr>
            <w:tcW w:w="2912" w:type="dxa"/>
            <w:tcBorders>
              <w:top w:val="single" w:sz="6" w:space="0" w:color="auto"/>
              <w:left w:val="threeDEmboss" w:sz="6" w:space="0" w:color="auto"/>
              <w:bottom w:val="threeDEmboss" w:sz="6" w:space="0" w:color="auto"/>
              <w:right w:val="single" w:sz="6" w:space="0" w:color="auto"/>
            </w:tcBorders>
            <w:vAlign w:val="center"/>
          </w:tcPr>
          <w:p w14:paraId="73A5E0C6" w14:textId="77777777" w:rsidR="00FC26E1" w:rsidRDefault="00FC26E1" w:rsidP="00FC26E1">
            <w:pPr>
              <w:pStyle w:val="TableField-Left"/>
              <w:rPr>
                <w:rFonts w:ascii="Calibri Light" w:eastAsia="Calibri Light" w:hAnsi="Calibri Light" w:cs="Calibri Light"/>
              </w:rPr>
            </w:pPr>
            <w:r w:rsidRPr="25B35239">
              <w:rPr>
                <w:rFonts w:ascii="Calibri Light" w:eastAsia="Calibri Light" w:hAnsi="Calibri Light" w:cs="Calibri Light"/>
              </w:rPr>
              <w:t>Legacy Contract</w:t>
            </w:r>
          </w:p>
        </w:tc>
        <w:tc>
          <w:tcPr>
            <w:tcW w:w="1677" w:type="dxa"/>
            <w:tcBorders>
              <w:top w:val="single" w:sz="6" w:space="0" w:color="auto"/>
              <w:left w:val="single" w:sz="6" w:space="0" w:color="auto"/>
              <w:bottom w:val="threeDEmboss" w:sz="6" w:space="0" w:color="auto"/>
              <w:right w:val="single" w:sz="6" w:space="0" w:color="auto"/>
            </w:tcBorders>
            <w:vAlign w:val="center"/>
          </w:tcPr>
          <w:p w14:paraId="3DACF37B" w14:textId="77777777" w:rsidR="00FC26E1" w:rsidRDefault="00FC26E1" w:rsidP="00FC26E1">
            <w:pPr>
              <w:pStyle w:val="TableField-Left"/>
              <w:rPr>
                <w:rFonts w:ascii="Calibri Light" w:eastAsia="Calibri Light" w:hAnsi="Calibri Light" w:cs="Calibri Light"/>
              </w:rPr>
            </w:pPr>
            <w:r w:rsidRPr="25B35239">
              <w:rPr>
                <w:rFonts w:ascii="Calibri Light" w:eastAsia="Calibri Light" w:hAnsi="Calibri Light" w:cs="Calibri Light"/>
              </w:rPr>
              <w:t>Optional</w:t>
            </w:r>
          </w:p>
        </w:tc>
        <w:tc>
          <w:tcPr>
            <w:tcW w:w="4725" w:type="dxa"/>
            <w:tcBorders>
              <w:top w:val="single" w:sz="6" w:space="0" w:color="auto"/>
              <w:left w:val="single" w:sz="6" w:space="0" w:color="auto"/>
              <w:bottom w:val="threeDEmboss" w:sz="6" w:space="0" w:color="auto"/>
              <w:right w:val="threeDEmboss" w:sz="6" w:space="0" w:color="auto"/>
            </w:tcBorders>
            <w:vAlign w:val="center"/>
          </w:tcPr>
          <w:p w14:paraId="2F0590B9" w14:textId="77777777" w:rsidR="00FC26E1" w:rsidRDefault="00FC26E1" w:rsidP="00FC26E1">
            <w:pPr>
              <w:pStyle w:val="TableField-Left"/>
              <w:rPr>
                <w:rFonts w:ascii="Calibri Light" w:eastAsia="Calibri Light" w:hAnsi="Calibri Light" w:cs="Calibri Light"/>
              </w:rPr>
            </w:pPr>
            <w:r w:rsidRPr="25B35239">
              <w:rPr>
                <w:rFonts w:ascii="Calibri Light" w:eastAsia="Calibri Light" w:hAnsi="Calibri Light" w:cs="Calibri Light"/>
              </w:rPr>
              <w:t>Applicable for invoices that store in Open</w:t>
            </w:r>
            <w:r w:rsidR="008643EE" w:rsidRPr="25B35239">
              <w:rPr>
                <w:rFonts w:ascii="Calibri Light" w:eastAsia="Calibri Light" w:hAnsi="Calibri Light" w:cs="Calibri Light"/>
              </w:rPr>
              <w:t xml:space="preserve"> </w:t>
            </w:r>
            <w:r w:rsidRPr="25B35239">
              <w:rPr>
                <w:rFonts w:ascii="Calibri Light" w:eastAsia="Calibri Light" w:hAnsi="Calibri Light" w:cs="Calibri Light"/>
              </w:rPr>
              <w:t>Text prior SAP go live</w:t>
            </w:r>
          </w:p>
        </w:tc>
      </w:tr>
    </w:tbl>
    <w:p w14:paraId="7388C955" w14:textId="77777777" w:rsidR="00CE76FD" w:rsidRPr="00CE76FD" w:rsidRDefault="00CE76FD" w:rsidP="00CE76FD"/>
    <w:p w14:paraId="61A0BC76" w14:textId="77777777" w:rsidR="00FC26E1" w:rsidRPr="006B24F0" w:rsidRDefault="00FC26E1" w:rsidP="00FC26E1">
      <w:pPr>
        <w:pStyle w:val="Heading3"/>
        <w:keepNext/>
        <w:numPr>
          <w:ilvl w:val="2"/>
          <w:numId w:val="5"/>
        </w:numPr>
        <w:tabs>
          <w:tab w:val="left" w:pos="1440"/>
        </w:tabs>
        <w:spacing w:before="120" w:after="120"/>
        <w:ind w:left="1440" w:hanging="900"/>
        <w:rPr>
          <w:rFonts w:ascii="Calibri Light" w:eastAsia="Calibri Light" w:hAnsi="Calibri Light" w:cs="Calibri Light"/>
        </w:rPr>
      </w:pPr>
      <w:bookmarkStart w:id="76" w:name="_Toc509475039"/>
      <w:bookmarkStart w:id="77" w:name="_Toc509481759"/>
      <w:bookmarkStart w:id="78" w:name="_Toc509481856"/>
      <w:bookmarkStart w:id="79" w:name="_Toc512875790"/>
      <w:r w:rsidRPr="25B35239">
        <w:rPr>
          <w:rFonts w:ascii="Calibri Light" w:eastAsia="Calibri Light" w:hAnsi="Calibri Light" w:cs="Calibri Light"/>
        </w:rPr>
        <w:t>Source Systems and Data Volumes</w:t>
      </w:r>
      <w:bookmarkEnd w:id="76"/>
      <w:bookmarkEnd w:id="77"/>
      <w:bookmarkEnd w:id="78"/>
      <w:bookmarkEnd w:id="79"/>
    </w:p>
    <w:p w14:paraId="6E6ADAFF" w14:textId="77777777" w:rsidR="00086B91" w:rsidRPr="008643EE" w:rsidRDefault="008643EE" w:rsidP="00ED2E63">
      <w:pPr>
        <w:pStyle w:val="Heading2TextBulleted"/>
        <w:tabs>
          <w:tab w:val="clear" w:pos="360"/>
        </w:tabs>
        <w:ind w:left="1614" w:firstLine="0"/>
        <w:rPr>
          <w:rFonts w:ascii="Calibri Light" w:hAnsi="Calibri Light"/>
        </w:rPr>
      </w:pPr>
      <w:r w:rsidRPr="008643EE">
        <w:rPr>
          <w:rFonts w:ascii="Calibri Light" w:hAnsi="Calibri Light"/>
        </w:rPr>
        <w:t>N/A</w:t>
      </w:r>
    </w:p>
    <w:p w14:paraId="14606A91" w14:textId="77777777" w:rsidR="00476E80" w:rsidRDefault="00B46CF0" w:rsidP="00114CB8">
      <w:pPr>
        <w:pStyle w:val="Heading2"/>
      </w:pPr>
      <w:bookmarkStart w:id="80" w:name="_Toc501707329"/>
      <w:r>
        <w:lastRenderedPageBreak/>
        <w:t xml:space="preserve"> </w:t>
      </w:r>
      <w:bookmarkStart w:id="81" w:name="_Toc512875791"/>
      <w:r w:rsidR="00476E80" w:rsidRPr="00476E80">
        <w:t>Cloud for Customer (C4C) Integration</w:t>
      </w:r>
      <w:bookmarkEnd w:id="80"/>
      <w:bookmarkEnd w:id="81"/>
    </w:p>
    <w:p w14:paraId="51E4EEF4" w14:textId="77777777" w:rsidR="00FC26E1" w:rsidRPr="006B24F0" w:rsidRDefault="00FC26E1" w:rsidP="00FC26E1">
      <w:pPr>
        <w:pStyle w:val="Heading3"/>
        <w:keepNext/>
        <w:numPr>
          <w:ilvl w:val="2"/>
          <w:numId w:val="5"/>
        </w:numPr>
        <w:tabs>
          <w:tab w:val="left" w:pos="1440"/>
        </w:tabs>
        <w:spacing w:before="120" w:after="120"/>
        <w:ind w:left="1440" w:hanging="900"/>
        <w:rPr>
          <w:rFonts w:ascii="Calibri Light" w:eastAsia="Calibri Light" w:hAnsi="Calibri Light" w:cs="Calibri Light"/>
        </w:rPr>
      </w:pPr>
      <w:bookmarkStart w:id="82" w:name="_Toc512875792"/>
      <w:r w:rsidRPr="25B35239">
        <w:rPr>
          <w:rFonts w:ascii="Calibri Light" w:eastAsia="Calibri Light" w:hAnsi="Calibri Light" w:cs="Calibri Light"/>
        </w:rPr>
        <w:t>Processes</w:t>
      </w:r>
      <w:bookmarkEnd w:id="82"/>
    </w:p>
    <w:p w14:paraId="56AFDBE8" w14:textId="77777777" w:rsidR="00273803" w:rsidRDefault="00273803" w:rsidP="00FC7FBE">
      <w:pPr>
        <w:pStyle w:val="Heading3TextBulleted"/>
        <w:numPr>
          <w:ilvl w:val="0"/>
          <w:numId w:val="29"/>
        </w:numPr>
        <w:rPr>
          <w:rFonts w:ascii="Calibri Light,Times New Roman,M" w:eastAsia="Calibri Light,Times New Roman,M" w:hAnsi="Calibri Light,Times New Roman,M" w:cs="Calibri Light,Times New Roman,M"/>
          <w:color w:val="auto"/>
        </w:rPr>
      </w:pPr>
      <w:r w:rsidRPr="25B35239">
        <w:rPr>
          <w:rFonts w:ascii="Calibri Light" w:eastAsia="Calibri Light" w:hAnsi="Calibri Light" w:cs="Calibri Light"/>
          <w:color w:val="auto"/>
        </w:rPr>
        <w:t>Storing document image</w:t>
      </w:r>
    </w:p>
    <w:p w14:paraId="3394483F" w14:textId="77777777" w:rsidR="00FC7FBE" w:rsidRDefault="00FC7FBE" w:rsidP="00FC7FBE">
      <w:pPr>
        <w:pStyle w:val="Heading3TextBulleted"/>
        <w:numPr>
          <w:ilvl w:val="0"/>
          <w:numId w:val="29"/>
        </w:numPr>
        <w:rPr>
          <w:rFonts w:ascii="Calibri Light,Times New Roman,M" w:eastAsia="Calibri Light,Times New Roman,M" w:hAnsi="Calibri Light,Times New Roman,M" w:cs="Calibri Light,Times New Roman,M"/>
          <w:color w:val="auto"/>
        </w:rPr>
      </w:pPr>
      <w:r w:rsidRPr="25B35239">
        <w:rPr>
          <w:rFonts w:ascii="Calibri Light" w:eastAsia="Calibri Light" w:hAnsi="Calibri Light" w:cs="Calibri Light"/>
          <w:color w:val="auto"/>
        </w:rPr>
        <w:t>Display correspondence images</w:t>
      </w:r>
    </w:p>
    <w:p w14:paraId="5AA4611E" w14:textId="77777777" w:rsidR="00476E80" w:rsidRDefault="00FC7FBE" w:rsidP="00FC7FBE">
      <w:pPr>
        <w:pStyle w:val="Heading3TextBulleted"/>
        <w:numPr>
          <w:ilvl w:val="0"/>
          <w:numId w:val="29"/>
        </w:numPr>
        <w:rPr>
          <w:rFonts w:ascii="Calibri Light,Times New Roman,M" w:eastAsia="Calibri Light,Times New Roman,M" w:hAnsi="Calibri Light,Times New Roman,M" w:cs="Calibri Light,Times New Roman,M"/>
          <w:color w:val="auto"/>
        </w:rPr>
      </w:pPr>
      <w:r w:rsidRPr="25B35239">
        <w:rPr>
          <w:rFonts w:ascii="Calibri Light" w:eastAsia="Calibri Light" w:hAnsi="Calibri Light" w:cs="Calibri Light"/>
          <w:color w:val="auto"/>
        </w:rPr>
        <w:t>Delete correspondence image.</w:t>
      </w:r>
    </w:p>
    <w:p w14:paraId="6F2E99A2" w14:textId="77777777" w:rsidR="00FC7FBE" w:rsidRPr="00FC26E1" w:rsidRDefault="00FC7FBE" w:rsidP="00476E80">
      <w:pPr>
        <w:pStyle w:val="Heading3TextBulleted"/>
        <w:numPr>
          <w:ilvl w:val="0"/>
          <w:numId w:val="0"/>
        </w:numPr>
        <w:ind w:left="1440"/>
        <w:rPr>
          <w:rFonts w:ascii="Calibri Light" w:eastAsia="MS Mincho" w:hAnsi="Calibri Light" w:cs="Times New Roman"/>
          <w:color w:val="auto"/>
        </w:rPr>
      </w:pPr>
    </w:p>
    <w:p w14:paraId="69C8BE9B" w14:textId="77777777" w:rsidR="00476E80" w:rsidRPr="00967854" w:rsidRDefault="00476E80" w:rsidP="00967854">
      <w:pPr>
        <w:pStyle w:val="Heading3"/>
        <w:keepNext/>
        <w:numPr>
          <w:ilvl w:val="2"/>
          <w:numId w:val="5"/>
        </w:numPr>
        <w:tabs>
          <w:tab w:val="left" w:pos="1440"/>
        </w:tabs>
        <w:spacing w:before="120" w:after="120"/>
        <w:ind w:left="1440" w:hanging="900"/>
        <w:rPr>
          <w:rFonts w:ascii="Calibri Light" w:eastAsia="Calibri Light" w:hAnsi="Calibri Light" w:cs="Calibri Light"/>
        </w:rPr>
      </w:pPr>
      <w:bookmarkStart w:id="83" w:name="_Toc501707331"/>
      <w:bookmarkStart w:id="84" w:name="_Toc512875793"/>
      <w:r w:rsidRPr="25B35239">
        <w:rPr>
          <w:rFonts w:ascii="Calibri Light" w:eastAsia="Calibri Light" w:hAnsi="Calibri Light" w:cs="Calibri Light"/>
        </w:rPr>
        <w:t>C4C Views</w:t>
      </w:r>
      <w:bookmarkEnd w:id="83"/>
      <w:bookmarkEnd w:id="84"/>
    </w:p>
    <w:p w14:paraId="595EDA93" w14:textId="43130C25" w:rsidR="00426746" w:rsidRPr="008B19E8" w:rsidRDefault="008B19E8" w:rsidP="008B19E8">
      <w:pPr>
        <w:ind w:left="1440"/>
        <w:rPr>
          <w:rFonts w:ascii="Calibri Light" w:eastAsia="Calibri Light" w:hAnsi="Calibri Light" w:cs="Calibri Light"/>
          <w:sz w:val="18"/>
          <w:szCs w:val="18"/>
        </w:rPr>
      </w:pPr>
      <w:r w:rsidRPr="25B35239">
        <w:rPr>
          <w:rFonts w:ascii="Calibri Light" w:eastAsia="Calibri Light" w:hAnsi="Calibri Light" w:cs="Calibri Light"/>
          <w:sz w:val="18"/>
          <w:szCs w:val="18"/>
        </w:rPr>
        <w:t xml:space="preserve">        N/A</w:t>
      </w:r>
    </w:p>
    <w:p w14:paraId="26F42BF8" w14:textId="77777777" w:rsidR="00476E80" w:rsidRPr="00750275" w:rsidRDefault="00CC1D8C" w:rsidP="00967854">
      <w:pPr>
        <w:pStyle w:val="Heading3"/>
        <w:keepNext/>
        <w:numPr>
          <w:ilvl w:val="2"/>
          <w:numId w:val="5"/>
        </w:numPr>
        <w:tabs>
          <w:tab w:val="left" w:pos="1440"/>
        </w:tabs>
        <w:spacing w:before="120" w:after="120"/>
        <w:ind w:left="1440" w:hanging="900"/>
      </w:pPr>
      <w:bookmarkStart w:id="85" w:name="_Toc512875794"/>
      <w:r w:rsidRPr="25B35239">
        <w:rPr>
          <w:rFonts w:ascii="Calibri Light" w:eastAsia="Calibri Light" w:hAnsi="Calibri Light" w:cs="Calibri Light"/>
        </w:rPr>
        <w:t>Act</w:t>
      </w:r>
      <w:r w:rsidR="00DB539B" w:rsidRPr="25B35239">
        <w:rPr>
          <w:rFonts w:ascii="Calibri Light" w:eastAsia="Calibri Light" w:hAnsi="Calibri Light" w:cs="Calibri Light"/>
        </w:rPr>
        <w:t>ivity / BP Contact</w:t>
      </w:r>
      <w:bookmarkEnd w:id="85"/>
    </w:p>
    <w:p w14:paraId="00479886" w14:textId="77777777" w:rsidR="00967854" w:rsidRDefault="00DB539B" w:rsidP="00967854">
      <w:pPr>
        <w:pStyle w:val="Heading3TextBulleted"/>
        <w:numPr>
          <w:ilvl w:val="0"/>
          <w:numId w:val="28"/>
        </w:numPr>
        <w:rPr>
          <w:rFonts w:ascii="Calibri Light" w:eastAsia="Calibri Light" w:hAnsi="Calibri Light" w:cs="Calibri Light"/>
        </w:rPr>
      </w:pPr>
      <w:r w:rsidRPr="25B35239">
        <w:rPr>
          <w:rFonts w:ascii="Calibri Light" w:eastAsia="Calibri Light" w:hAnsi="Calibri Light" w:cs="Calibri Light"/>
        </w:rPr>
        <w:t xml:space="preserve">BP Contact : </w:t>
      </w:r>
      <w:r w:rsidR="00967854" w:rsidRPr="25B35239">
        <w:rPr>
          <w:rFonts w:ascii="Calibri Light" w:eastAsia="Calibri Light" w:hAnsi="Calibri Light" w:cs="Calibri Light"/>
        </w:rPr>
        <w:t>Inbound correspondence is uploaded to xECM</w:t>
      </w:r>
    </w:p>
    <w:p w14:paraId="55B2EE79" w14:textId="77777777" w:rsidR="00967854" w:rsidRDefault="00DB539B" w:rsidP="00967854">
      <w:pPr>
        <w:pStyle w:val="Heading3TextBulleted"/>
        <w:numPr>
          <w:ilvl w:val="0"/>
          <w:numId w:val="28"/>
        </w:numPr>
        <w:rPr>
          <w:rFonts w:ascii="Calibri Light" w:eastAsia="Calibri Light" w:hAnsi="Calibri Light" w:cs="Calibri Light"/>
        </w:rPr>
      </w:pPr>
      <w:r w:rsidRPr="25B35239">
        <w:rPr>
          <w:rFonts w:ascii="Calibri Light" w:eastAsia="Calibri Light" w:hAnsi="Calibri Light" w:cs="Calibri Light"/>
        </w:rPr>
        <w:t xml:space="preserve">BP Contact : </w:t>
      </w:r>
      <w:r w:rsidR="00967854" w:rsidRPr="25B35239">
        <w:rPr>
          <w:rFonts w:ascii="Calibri Light" w:eastAsia="Calibri Light" w:hAnsi="Calibri Light" w:cs="Calibri Light"/>
        </w:rPr>
        <w:t>Correspondence is undelivered</w:t>
      </w:r>
    </w:p>
    <w:p w14:paraId="4C736EBA" w14:textId="0FE41E2C" w:rsidR="00B745AB" w:rsidRPr="00FC7FBE" w:rsidRDefault="00DB539B" w:rsidP="00967854">
      <w:pPr>
        <w:pStyle w:val="Heading3TextBulleted"/>
        <w:numPr>
          <w:ilvl w:val="0"/>
          <w:numId w:val="28"/>
        </w:numPr>
        <w:rPr>
          <w:rFonts w:ascii="Calibri Light" w:eastAsia="Calibri Light" w:hAnsi="Calibri Light" w:cs="Calibri Light"/>
        </w:rPr>
      </w:pPr>
      <w:r w:rsidRPr="25B35239">
        <w:rPr>
          <w:rFonts w:ascii="Calibri Light" w:eastAsia="Calibri Light" w:hAnsi="Calibri Light" w:cs="Calibri Light"/>
        </w:rPr>
        <w:t xml:space="preserve">BP Contact : </w:t>
      </w:r>
      <w:r w:rsidR="00967854" w:rsidRPr="25B35239">
        <w:rPr>
          <w:rFonts w:ascii="Calibri Light" w:eastAsia="Calibri Light" w:hAnsi="Calibri Light" w:cs="Calibri Light"/>
        </w:rPr>
        <w:t xml:space="preserve">Correspondence response </w:t>
      </w:r>
    </w:p>
    <w:p w14:paraId="036BA479" w14:textId="77777777" w:rsidR="00476E80" w:rsidRDefault="00476E80" w:rsidP="00114CB8">
      <w:pPr>
        <w:pStyle w:val="Heading2"/>
      </w:pPr>
      <w:bookmarkStart w:id="86" w:name="_Toc512875795"/>
      <w:r>
        <w:t>Exception Management Requirements</w:t>
      </w:r>
      <w:bookmarkEnd w:id="86"/>
    </w:p>
    <w:p w14:paraId="539173B2" w14:textId="77777777" w:rsidR="00D175E2" w:rsidRDefault="00D175E2" w:rsidP="00D175E2">
      <w:pPr>
        <w:pStyle w:val="Heading2TextBulleted"/>
        <w:tabs>
          <w:tab w:val="clear" w:pos="360"/>
        </w:tabs>
        <w:ind w:left="720" w:firstLine="0"/>
        <w:rPr>
          <w:rFonts w:ascii="Calibri Light" w:hAnsi="Calibri Light" w:cs="Arial"/>
        </w:rPr>
      </w:pPr>
      <w:r>
        <w:rPr>
          <w:rFonts w:ascii="Calibri Light" w:hAnsi="Calibri Light" w:cs="Arial"/>
        </w:rPr>
        <w:t xml:space="preserve">This section outlines a high level description of each BPEM Case or other user workflow items (such as “Tickets” used by Front Office) used to route work requests between business areas.   The companion document for this section which outlines the detail of each case is documented in APSE on the </w:t>
      </w:r>
      <w:hyperlink r:id="rId55" w:history="1">
        <w:r w:rsidRPr="009B7EB3">
          <w:rPr>
            <w:rStyle w:val="Hyperlink"/>
            <w:rFonts w:ascii="Calibri Light" w:hAnsi="Calibri Light" w:cs="Arial"/>
          </w:rPr>
          <w:t>Exception Case Template General Document #8</w:t>
        </w:r>
      </w:hyperlink>
      <w:r>
        <w:rPr>
          <w:rFonts w:ascii="Calibri Light" w:hAnsi="Calibri Light" w:cs="Arial"/>
        </w:rPr>
        <w:t xml:space="preserve">.  </w:t>
      </w:r>
    </w:p>
    <w:p w14:paraId="0E106748" w14:textId="77777777" w:rsidR="00B46CF0" w:rsidRPr="00B46CF0" w:rsidRDefault="00B46CF0" w:rsidP="00B46CF0"/>
    <w:tbl>
      <w:tblPr>
        <w:tblW w:w="9697" w:type="dxa"/>
        <w:tblInd w:w="427" w:type="dxa"/>
        <w:tblCellMar>
          <w:left w:w="0" w:type="dxa"/>
          <w:right w:w="0" w:type="dxa"/>
        </w:tblCellMar>
        <w:tblLook w:val="04A0" w:firstRow="1" w:lastRow="0" w:firstColumn="1" w:lastColumn="0" w:noHBand="0" w:noVBand="1"/>
      </w:tblPr>
      <w:tblGrid>
        <w:gridCol w:w="4202"/>
        <w:gridCol w:w="1923"/>
        <w:gridCol w:w="1590"/>
        <w:gridCol w:w="1982"/>
      </w:tblGrid>
      <w:tr w:rsidR="00D175E2" w14:paraId="13765940" w14:textId="77777777" w:rsidTr="13F65AE5">
        <w:trPr>
          <w:cantSplit/>
          <w:trHeight w:val="432"/>
          <w:tblHeader/>
        </w:trPr>
        <w:tc>
          <w:tcPr>
            <w:tcW w:w="4202" w:type="dxa"/>
            <w:tcBorders>
              <w:top w:val="threeDEmboss" w:sz="6" w:space="0" w:color="auto"/>
              <w:left w:val="threeDEmboss" w:sz="6" w:space="0" w:color="auto"/>
              <w:bottom w:val="threeDEmboss" w:sz="6" w:space="0" w:color="auto"/>
              <w:right w:val="single" w:sz="8" w:space="0" w:color="auto"/>
            </w:tcBorders>
            <w:shd w:val="clear" w:color="auto" w:fill="F9FBAF"/>
            <w:tcMar>
              <w:top w:w="0" w:type="dxa"/>
              <w:left w:w="108" w:type="dxa"/>
              <w:bottom w:w="0" w:type="dxa"/>
              <w:right w:w="108" w:type="dxa"/>
            </w:tcMar>
            <w:vAlign w:val="center"/>
          </w:tcPr>
          <w:p w14:paraId="2656F30D" w14:textId="77777777" w:rsidR="00D175E2" w:rsidRDefault="00D175E2" w:rsidP="1B56C294">
            <w:pPr>
              <w:pStyle w:val="TableHeader-Left"/>
              <w:rPr>
                <w:rFonts w:ascii="Calibri Light" w:eastAsia="Calibri Light" w:hAnsi="Calibri Light" w:cs="Calibri Light"/>
                <w:lang w:val="de-CH"/>
              </w:rPr>
            </w:pPr>
            <w:r w:rsidRPr="25B35239">
              <w:rPr>
                <w:rFonts w:ascii="Calibri Light" w:eastAsia="Calibri Light" w:hAnsi="Calibri Light" w:cs="Calibri Light"/>
              </w:rPr>
              <w:t>User Exception Scenario / Description</w:t>
            </w:r>
          </w:p>
        </w:tc>
        <w:tc>
          <w:tcPr>
            <w:tcW w:w="1923" w:type="dxa"/>
            <w:tcBorders>
              <w:top w:val="threeDEmboss" w:sz="6" w:space="0" w:color="auto"/>
              <w:left w:val="nil"/>
              <w:bottom w:val="threeDEmboss" w:sz="6" w:space="0" w:color="auto"/>
              <w:right w:val="single" w:sz="8" w:space="0" w:color="auto"/>
            </w:tcBorders>
            <w:shd w:val="clear" w:color="auto" w:fill="F9FBAF"/>
            <w:tcMar>
              <w:top w:w="0" w:type="dxa"/>
              <w:left w:w="108" w:type="dxa"/>
              <w:bottom w:w="0" w:type="dxa"/>
              <w:right w:w="108" w:type="dxa"/>
            </w:tcMar>
            <w:vAlign w:val="center"/>
          </w:tcPr>
          <w:p w14:paraId="70B6EE8B" w14:textId="77777777" w:rsidR="00D175E2" w:rsidRDefault="00D175E2" w:rsidP="00D175E2">
            <w:pPr>
              <w:pStyle w:val="TableHeader-Left"/>
              <w:rPr>
                <w:rFonts w:ascii="Calibri Light" w:eastAsia="Calibri Light" w:hAnsi="Calibri Light" w:cs="Calibri Light"/>
                <w:lang w:val="de-CH"/>
              </w:rPr>
            </w:pPr>
            <w:r w:rsidRPr="25B35239">
              <w:rPr>
                <w:rFonts w:ascii="Calibri Light" w:eastAsia="Calibri Light" w:hAnsi="Calibri Light" w:cs="Calibri Light"/>
              </w:rPr>
              <w:t>User Group</w:t>
            </w:r>
          </w:p>
        </w:tc>
        <w:tc>
          <w:tcPr>
            <w:tcW w:w="1590" w:type="dxa"/>
            <w:tcBorders>
              <w:top w:val="threeDEmboss" w:sz="6" w:space="0" w:color="auto"/>
              <w:left w:val="nil"/>
              <w:bottom w:val="threeDEmboss" w:sz="6" w:space="0" w:color="auto"/>
              <w:right w:val="single" w:sz="8" w:space="0" w:color="auto"/>
            </w:tcBorders>
            <w:shd w:val="clear" w:color="auto" w:fill="F9FBAF"/>
            <w:tcMar>
              <w:top w:w="0" w:type="dxa"/>
              <w:left w:w="108" w:type="dxa"/>
              <w:bottom w:w="0" w:type="dxa"/>
              <w:right w:w="108" w:type="dxa"/>
            </w:tcMar>
            <w:vAlign w:val="center"/>
          </w:tcPr>
          <w:p w14:paraId="34EA4CDF" w14:textId="77777777" w:rsidR="00D175E2" w:rsidRDefault="00D175E2" w:rsidP="00D175E2">
            <w:pPr>
              <w:pStyle w:val="TableHeader-Left"/>
              <w:jc w:val="center"/>
              <w:rPr>
                <w:rFonts w:ascii="Calibri Light" w:eastAsia="Calibri Light" w:hAnsi="Calibri Light" w:cs="Calibri Light"/>
                <w:lang w:val="de-CH"/>
              </w:rPr>
            </w:pPr>
            <w:r w:rsidRPr="25B35239">
              <w:rPr>
                <w:rFonts w:ascii="Calibri Light" w:eastAsia="Calibri Light" w:hAnsi="Calibri Light" w:cs="Calibri Light"/>
              </w:rPr>
              <w:t>Initiated by</w:t>
            </w:r>
          </w:p>
        </w:tc>
        <w:tc>
          <w:tcPr>
            <w:tcW w:w="1982" w:type="dxa"/>
            <w:tcBorders>
              <w:top w:val="threeDEmboss" w:sz="6" w:space="0" w:color="auto"/>
              <w:left w:val="nil"/>
              <w:bottom w:val="threeDEmboss" w:sz="6" w:space="0" w:color="auto"/>
              <w:right w:val="threeDEmboss" w:sz="6" w:space="0" w:color="auto"/>
            </w:tcBorders>
            <w:shd w:val="clear" w:color="auto" w:fill="F9FBAF"/>
            <w:tcMar>
              <w:top w:w="0" w:type="dxa"/>
              <w:left w:w="108" w:type="dxa"/>
              <w:bottom w:w="0" w:type="dxa"/>
              <w:right w:w="108" w:type="dxa"/>
            </w:tcMar>
            <w:vAlign w:val="center"/>
          </w:tcPr>
          <w:p w14:paraId="1B93E2F4" w14:textId="77777777" w:rsidR="00D175E2" w:rsidRDefault="00D175E2" w:rsidP="00D175E2">
            <w:pPr>
              <w:pStyle w:val="TableHeader-Left"/>
              <w:rPr>
                <w:rFonts w:ascii="Calibri Light" w:eastAsia="Calibri Light" w:hAnsi="Calibri Light" w:cs="Calibri Light"/>
                <w:lang w:val="de-CH"/>
              </w:rPr>
            </w:pPr>
            <w:r w:rsidRPr="25B35239">
              <w:rPr>
                <w:rFonts w:ascii="Calibri Light" w:eastAsia="Calibri Light" w:hAnsi="Calibri Light" w:cs="Calibri Light"/>
              </w:rPr>
              <w:t>Work Distribution</w:t>
            </w:r>
          </w:p>
        </w:tc>
      </w:tr>
      <w:tr w:rsidR="00476E80" w14:paraId="037C21DD" w14:textId="77777777" w:rsidTr="13F65AE5">
        <w:trPr>
          <w:cantSplit/>
          <w:trHeight w:val="432"/>
        </w:trPr>
        <w:tc>
          <w:tcPr>
            <w:tcW w:w="4202" w:type="dxa"/>
            <w:tcBorders>
              <w:top w:val="nil"/>
              <w:left w:val="threeDEmboss" w:sz="6" w:space="0" w:color="auto"/>
              <w:bottom w:val="single" w:sz="8" w:space="0" w:color="auto"/>
              <w:right w:val="single" w:sz="8" w:space="0" w:color="auto"/>
            </w:tcBorders>
            <w:tcMar>
              <w:top w:w="0" w:type="dxa"/>
              <w:left w:w="108" w:type="dxa"/>
              <w:bottom w:w="0" w:type="dxa"/>
              <w:right w:w="108" w:type="dxa"/>
            </w:tcMar>
          </w:tcPr>
          <w:p w14:paraId="3E4A9EFA" w14:textId="77777777" w:rsidR="00476E80" w:rsidRPr="00B87880" w:rsidRDefault="00B87880" w:rsidP="003810C1">
            <w:pPr>
              <w:pStyle w:val="TableField-Left"/>
              <w:rPr>
                <w:rFonts w:ascii="Calibri Light" w:hAnsi="Calibri Light"/>
                <w:noProof/>
              </w:rPr>
            </w:pPr>
            <w:r w:rsidRPr="00B87880">
              <w:rPr>
                <w:rFonts w:ascii="Calibri Light" w:hAnsi="Calibri Light"/>
                <w:noProof/>
              </w:rPr>
              <w:t xml:space="preserve">BPEM cases for SDP Application’, ‘MBL Application’, ‘Income Qualified Program’ are document in BPD </w:t>
            </w:r>
            <w:hyperlink r:id="rId56" w:history="1">
              <w:r w:rsidRPr="00B87880">
                <w:rPr>
                  <w:rStyle w:val="Hyperlink"/>
                  <w:rFonts w:ascii="Calibri Light" w:hAnsi="Calibri Light"/>
                  <w:i/>
                  <w:noProof/>
                </w:rPr>
                <w:t>PP-CS-02 - Program Enrollment and Delivery, De-Enrollment &amp; Decommission Programs</w:t>
              </w:r>
            </w:hyperlink>
            <w:r w:rsidRPr="00B87880">
              <w:rPr>
                <w:rFonts w:ascii="Calibri Light" w:hAnsi="Calibri Light"/>
              </w:rPr>
              <w:t xml:space="preserve"> </w:t>
            </w:r>
          </w:p>
        </w:tc>
        <w:tc>
          <w:tcPr>
            <w:tcW w:w="1923" w:type="dxa"/>
            <w:tcBorders>
              <w:top w:val="nil"/>
              <w:left w:val="nil"/>
              <w:bottom w:val="single" w:sz="8" w:space="0" w:color="auto"/>
              <w:right w:val="single" w:sz="8" w:space="0" w:color="auto"/>
            </w:tcBorders>
            <w:tcMar>
              <w:top w:w="0" w:type="dxa"/>
              <w:left w:w="108" w:type="dxa"/>
              <w:bottom w:w="0" w:type="dxa"/>
              <w:right w:w="108" w:type="dxa"/>
            </w:tcMar>
            <w:vAlign w:val="center"/>
          </w:tcPr>
          <w:p w14:paraId="4FC1B589" w14:textId="77777777" w:rsidR="00476E80" w:rsidRPr="00476E80" w:rsidRDefault="00476E80">
            <w:pPr>
              <w:pStyle w:val="TableField-Left"/>
              <w:jc w:val="center"/>
              <w:rPr>
                <w:noProof/>
                <w:szCs w:val="24"/>
              </w:rPr>
            </w:pPr>
          </w:p>
        </w:tc>
        <w:tc>
          <w:tcPr>
            <w:tcW w:w="1590" w:type="dxa"/>
            <w:tcBorders>
              <w:top w:val="nil"/>
              <w:left w:val="nil"/>
              <w:bottom w:val="single" w:sz="8" w:space="0" w:color="auto"/>
              <w:right w:val="single" w:sz="8" w:space="0" w:color="auto"/>
            </w:tcBorders>
            <w:tcMar>
              <w:top w:w="0" w:type="dxa"/>
              <w:left w:w="108" w:type="dxa"/>
              <w:bottom w:w="0" w:type="dxa"/>
              <w:right w:w="108" w:type="dxa"/>
            </w:tcMar>
            <w:vAlign w:val="center"/>
          </w:tcPr>
          <w:p w14:paraId="555E2501" w14:textId="77777777" w:rsidR="00476E80" w:rsidRPr="00476E80" w:rsidRDefault="00476E80">
            <w:pPr>
              <w:pStyle w:val="TableField-Left"/>
              <w:jc w:val="center"/>
              <w:rPr>
                <w:noProof/>
                <w:szCs w:val="24"/>
              </w:rPr>
            </w:pPr>
          </w:p>
        </w:tc>
        <w:tc>
          <w:tcPr>
            <w:tcW w:w="1982" w:type="dxa"/>
            <w:tcBorders>
              <w:top w:val="nil"/>
              <w:left w:val="nil"/>
              <w:bottom w:val="single" w:sz="8" w:space="0" w:color="auto"/>
              <w:right w:val="threeDEmboss" w:sz="6" w:space="0" w:color="auto"/>
            </w:tcBorders>
            <w:tcMar>
              <w:top w:w="0" w:type="dxa"/>
              <w:left w:w="108" w:type="dxa"/>
              <w:bottom w:w="0" w:type="dxa"/>
              <w:right w:w="108" w:type="dxa"/>
            </w:tcMar>
            <w:vAlign w:val="center"/>
          </w:tcPr>
          <w:p w14:paraId="17BE8835" w14:textId="77777777" w:rsidR="00476E80" w:rsidRPr="00476E80" w:rsidRDefault="00476E80" w:rsidP="007F321E">
            <w:pPr>
              <w:pStyle w:val="TableField-Left"/>
              <w:jc w:val="center"/>
              <w:rPr>
                <w:noProof/>
                <w:szCs w:val="24"/>
              </w:rPr>
            </w:pPr>
          </w:p>
        </w:tc>
      </w:tr>
    </w:tbl>
    <w:p w14:paraId="4C2BCF23" w14:textId="77777777" w:rsidR="009649F6" w:rsidRPr="001413DB" w:rsidRDefault="00B46CF0" w:rsidP="00114CB8">
      <w:pPr>
        <w:pStyle w:val="Heading2"/>
      </w:pPr>
      <w:bookmarkStart w:id="87" w:name="_Toc406588314"/>
      <w:bookmarkStart w:id="88" w:name="_Toc491613822"/>
      <w:bookmarkStart w:id="89" w:name="_Toc512875796"/>
      <w:r>
        <w:t>Process Risks and Mitigation</w:t>
      </w:r>
      <w:bookmarkEnd w:id="87"/>
      <w:bookmarkEnd w:id="88"/>
      <w:bookmarkEnd w:id="89"/>
    </w:p>
    <w:p w14:paraId="47B63FDD" w14:textId="77777777" w:rsidR="00AB6573" w:rsidRDefault="00AB6573" w:rsidP="00AB6573">
      <w:pPr>
        <w:ind w:left="450"/>
        <w:rPr>
          <w:rFonts w:ascii="Calibri Light" w:eastAsia="MS Mincho" w:hAnsi="Calibri Light"/>
          <w:bCs/>
          <w:sz w:val="20"/>
          <w:szCs w:val="20"/>
          <w:lang w:eastAsia="ja-JP"/>
        </w:rPr>
      </w:pPr>
    </w:p>
    <w:tbl>
      <w:tblPr>
        <w:tblW w:w="9008" w:type="dxa"/>
        <w:tblInd w:w="427"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4017"/>
        <w:gridCol w:w="4991"/>
      </w:tblGrid>
      <w:tr w:rsidR="00AB6573" w:rsidRPr="00C548BF" w14:paraId="134CC5BF" w14:textId="77777777" w:rsidTr="13F65AE5">
        <w:trPr>
          <w:cantSplit/>
          <w:trHeight w:val="432"/>
          <w:tblHeader/>
        </w:trPr>
        <w:tc>
          <w:tcPr>
            <w:tcW w:w="4017" w:type="dxa"/>
            <w:tcBorders>
              <w:top w:val="threeDEmboss" w:sz="6" w:space="0" w:color="auto"/>
              <w:bottom w:val="threeDEmboss" w:sz="6" w:space="0" w:color="auto"/>
            </w:tcBorders>
            <w:shd w:val="clear" w:color="auto" w:fill="F9FBAF"/>
            <w:vAlign w:val="center"/>
          </w:tcPr>
          <w:p w14:paraId="35BCEC6F" w14:textId="77777777" w:rsidR="00AB6573" w:rsidRPr="00C548BF" w:rsidRDefault="00AB6573" w:rsidP="1B56C294">
            <w:pPr>
              <w:pStyle w:val="TableHeader-Left"/>
              <w:rPr>
                <w:rFonts w:ascii="Calibri Light,Arial" w:eastAsia="Calibri Light,Arial" w:hAnsi="Calibri Light,Arial" w:cs="Calibri Light,Arial"/>
                <w:sz w:val="18"/>
                <w:szCs w:val="18"/>
              </w:rPr>
            </w:pPr>
            <w:r w:rsidRPr="25B35239">
              <w:rPr>
                <w:rFonts w:ascii="Calibri Light" w:eastAsia="Calibri Light" w:hAnsi="Calibri Light" w:cs="Calibri Light"/>
                <w:sz w:val="18"/>
                <w:szCs w:val="18"/>
              </w:rPr>
              <w:t>Risk Statement</w:t>
            </w:r>
          </w:p>
        </w:tc>
        <w:tc>
          <w:tcPr>
            <w:tcW w:w="4991" w:type="dxa"/>
            <w:tcBorders>
              <w:top w:val="threeDEmboss" w:sz="6" w:space="0" w:color="auto"/>
              <w:bottom w:val="threeDEmboss" w:sz="6" w:space="0" w:color="auto"/>
            </w:tcBorders>
            <w:shd w:val="clear" w:color="auto" w:fill="F9FBAF"/>
          </w:tcPr>
          <w:p w14:paraId="2BC72E6D" w14:textId="77777777" w:rsidR="00AB6573" w:rsidRPr="00C548BF" w:rsidRDefault="00AB6573" w:rsidP="1B56C294">
            <w:pPr>
              <w:pStyle w:val="TableHeader-Left"/>
              <w:rPr>
                <w:rFonts w:ascii="Calibri Light,Arial" w:eastAsia="Calibri Light,Arial" w:hAnsi="Calibri Light,Arial" w:cs="Calibri Light,Arial"/>
                <w:sz w:val="18"/>
                <w:szCs w:val="18"/>
              </w:rPr>
            </w:pPr>
            <w:r w:rsidRPr="25B35239">
              <w:rPr>
                <w:rFonts w:ascii="Calibri Light" w:eastAsia="Calibri Light" w:hAnsi="Calibri Light" w:cs="Calibri Light"/>
                <w:sz w:val="18"/>
                <w:szCs w:val="18"/>
              </w:rPr>
              <w:t>Mitigation</w:t>
            </w:r>
          </w:p>
        </w:tc>
      </w:tr>
      <w:tr w:rsidR="00AB6573" w:rsidRPr="00C548BF" w14:paraId="3224B105" w14:textId="77777777" w:rsidTr="13F65AE5">
        <w:trPr>
          <w:cantSplit/>
          <w:trHeight w:val="432"/>
        </w:trPr>
        <w:tc>
          <w:tcPr>
            <w:tcW w:w="4017" w:type="dxa"/>
            <w:tcBorders>
              <w:top w:val="threeDEmboss" w:sz="6" w:space="0" w:color="auto"/>
              <w:bottom w:val="threeDEmboss" w:sz="6" w:space="0" w:color="auto"/>
            </w:tcBorders>
            <w:shd w:val="clear" w:color="auto" w:fill="auto"/>
            <w:vAlign w:val="center"/>
          </w:tcPr>
          <w:p w14:paraId="034AE211" w14:textId="0E7A4E63" w:rsidR="00AB6573" w:rsidRPr="00C548BF" w:rsidRDefault="00CC0676" w:rsidP="00D31F78">
            <w:pPr>
              <w:pStyle w:val="TableField-Left"/>
              <w:rPr>
                <w:rFonts w:ascii="Calibri Light,Arial" w:eastAsia="Calibri Light,Arial" w:hAnsi="Calibri Light,Arial" w:cs="Calibri Light,Arial"/>
                <w:sz w:val="18"/>
                <w:szCs w:val="18"/>
              </w:rPr>
            </w:pPr>
            <w:r>
              <w:rPr>
                <w:rFonts w:ascii="Calibri Light" w:eastAsia="Calibri Light" w:hAnsi="Calibri Light" w:cs="Calibri Light"/>
                <w:sz w:val="18"/>
                <w:szCs w:val="18"/>
              </w:rPr>
              <w:t>If a BP record is locked</w:t>
            </w:r>
            <w:r w:rsidR="00815DCA">
              <w:rPr>
                <w:rFonts w:ascii="Calibri Light" w:eastAsia="Calibri Light" w:hAnsi="Calibri Light" w:cs="Calibri Light"/>
                <w:sz w:val="18"/>
                <w:szCs w:val="18"/>
              </w:rPr>
              <w:t xml:space="preserve"> by a user when the system tries</w:t>
            </w:r>
            <w:r>
              <w:rPr>
                <w:rFonts w:ascii="Calibri Light" w:eastAsia="Calibri Light" w:hAnsi="Calibri Light" w:cs="Calibri Light"/>
                <w:sz w:val="18"/>
                <w:szCs w:val="18"/>
              </w:rPr>
              <w:t xml:space="preserve"> to remove a communication method due to hard error, the system will not be able to automatically remove the communication method</w:t>
            </w:r>
          </w:p>
        </w:tc>
        <w:tc>
          <w:tcPr>
            <w:tcW w:w="4991" w:type="dxa"/>
            <w:tcBorders>
              <w:top w:val="threeDEmboss" w:sz="6" w:space="0" w:color="auto"/>
              <w:bottom w:val="threeDEmboss" w:sz="6" w:space="0" w:color="auto"/>
            </w:tcBorders>
            <w:shd w:val="clear" w:color="auto" w:fill="auto"/>
            <w:vAlign w:val="center"/>
          </w:tcPr>
          <w:p w14:paraId="6ACF6A0F" w14:textId="6A770AFB" w:rsidR="00AB6573" w:rsidRPr="00C548BF" w:rsidRDefault="00CC0676" w:rsidP="006F1D0C">
            <w:pPr>
              <w:pStyle w:val="TableField-Left"/>
              <w:rPr>
                <w:rFonts w:ascii="Calibri Light" w:hAnsi="Calibri Light" w:cs="Arial"/>
                <w:sz w:val="18"/>
              </w:rPr>
            </w:pPr>
            <w:r>
              <w:rPr>
                <w:rFonts w:ascii="Calibri Light" w:hAnsi="Calibri Light" w:cs="Arial"/>
                <w:sz w:val="18"/>
              </w:rPr>
              <w:t xml:space="preserve">The system will create a </w:t>
            </w:r>
            <w:r w:rsidR="006F1D0C">
              <w:rPr>
                <w:rFonts w:ascii="Calibri Light" w:hAnsi="Calibri Light" w:cs="Arial"/>
                <w:sz w:val="18"/>
              </w:rPr>
              <w:t>Ticket</w:t>
            </w:r>
            <w:r>
              <w:rPr>
                <w:rFonts w:ascii="Calibri Light" w:hAnsi="Calibri Light" w:cs="Arial"/>
                <w:sz w:val="18"/>
              </w:rPr>
              <w:t xml:space="preserve"> for a user to manually make the update as needed.  </w:t>
            </w:r>
          </w:p>
        </w:tc>
      </w:tr>
      <w:tr w:rsidR="00AB6573" w:rsidRPr="00C548BF" w14:paraId="5B17EB48" w14:textId="77777777" w:rsidTr="13F65AE5">
        <w:trPr>
          <w:cantSplit/>
          <w:trHeight w:val="432"/>
        </w:trPr>
        <w:tc>
          <w:tcPr>
            <w:tcW w:w="4017" w:type="dxa"/>
            <w:tcBorders>
              <w:top w:val="threeDEmboss" w:sz="6" w:space="0" w:color="auto"/>
            </w:tcBorders>
            <w:shd w:val="clear" w:color="auto" w:fill="auto"/>
            <w:vAlign w:val="center"/>
          </w:tcPr>
          <w:p w14:paraId="44A7E90E" w14:textId="77777777" w:rsidR="00AB6573" w:rsidRPr="00665F43" w:rsidRDefault="00AB6573" w:rsidP="00AB6573">
            <w:pPr>
              <w:rPr>
                <w:rFonts w:ascii="Calibri Light" w:eastAsia="MS Mincho" w:hAnsi="Calibri Light"/>
                <w:bCs/>
                <w:sz w:val="20"/>
                <w:szCs w:val="20"/>
                <w:lang w:eastAsia="ja-JP"/>
              </w:rPr>
            </w:pPr>
          </w:p>
        </w:tc>
        <w:tc>
          <w:tcPr>
            <w:tcW w:w="4991" w:type="dxa"/>
            <w:tcBorders>
              <w:top w:val="threeDEmboss" w:sz="6" w:space="0" w:color="auto"/>
            </w:tcBorders>
            <w:shd w:val="clear" w:color="auto" w:fill="auto"/>
            <w:vAlign w:val="center"/>
          </w:tcPr>
          <w:p w14:paraId="78A48890" w14:textId="77777777" w:rsidR="00AB6573" w:rsidRPr="00C548BF" w:rsidRDefault="00AB6573" w:rsidP="00593024">
            <w:pPr>
              <w:pStyle w:val="TableField-Left"/>
              <w:rPr>
                <w:rFonts w:ascii="Calibri Light" w:hAnsi="Calibri Light" w:cs="Arial"/>
                <w:sz w:val="18"/>
              </w:rPr>
            </w:pPr>
          </w:p>
        </w:tc>
      </w:tr>
    </w:tbl>
    <w:p w14:paraId="3FAA0372" w14:textId="77777777" w:rsidR="00AB6573" w:rsidRDefault="00AB6573" w:rsidP="00AB6573">
      <w:pPr>
        <w:rPr>
          <w:rFonts w:ascii="Calibri Light" w:eastAsia="MS Mincho" w:hAnsi="Calibri Light"/>
          <w:bCs/>
          <w:sz w:val="20"/>
          <w:szCs w:val="20"/>
          <w:lang w:eastAsia="ja-JP"/>
        </w:rPr>
      </w:pPr>
    </w:p>
    <w:p w14:paraId="78530188" w14:textId="77777777" w:rsidR="00AB6573" w:rsidRPr="00AB6573" w:rsidRDefault="00AB6573" w:rsidP="00AB6573">
      <w:pPr>
        <w:ind w:left="1080"/>
        <w:rPr>
          <w:rFonts w:ascii="Calibri Light" w:eastAsia="MS Mincho" w:hAnsi="Calibri Light"/>
          <w:bCs/>
          <w:sz w:val="20"/>
          <w:szCs w:val="20"/>
          <w:lang w:eastAsia="ja-JP"/>
        </w:rPr>
      </w:pPr>
    </w:p>
    <w:p w14:paraId="236EA56F" w14:textId="77777777" w:rsidR="00E0118B" w:rsidRDefault="00665F43" w:rsidP="00114CB8">
      <w:pPr>
        <w:pStyle w:val="Heading2"/>
      </w:pPr>
      <w:bookmarkStart w:id="90" w:name="_Toc406588315"/>
      <w:bookmarkStart w:id="91" w:name="_Toc491613823"/>
      <w:bookmarkStart w:id="92" w:name="_Toc512875797"/>
      <w:r>
        <w:lastRenderedPageBreak/>
        <w:t>K</w:t>
      </w:r>
      <w:r w:rsidR="00B46CF0">
        <w:t>ey</w:t>
      </w:r>
      <w:r w:rsidR="00E0118B">
        <w:t xml:space="preserve"> Performance Indicators</w:t>
      </w:r>
      <w:bookmarkEnd w:id="90"/>
      <w:bookmarkEnd w:id="91"/>
      <w:bookmarkEnd w:id="92"/>
    </w:p>
    <w:p w14:paraId="66CD63DF" w14:textId="77777777" w:rsidR="00E0118B" w:rsidRPr="00665F43" w:rsidRDefault="00E0118B" w:rsidP="003A31A9">
      <w:pPr>
        <w:pStyle w:val="Heading2Text"/>
        <w:ind w:left="360"/>
        <w:rPr>
          <w:rFonts w:ascii="Calibri Light" w:eastAsia="Calibri Light" w:hAnsi="Calibri Light" w:cs="Calibri Light"/>
        </w:rPr>
      </w:pPr>
      <w:r w:rsidRPr="25B35239">
        <w:rPr>
          <w:rFonts w:ascii="Calibri Light" w:eastAsia="Calibri Light" w:hAnsi="Calibri Light" w:cs="Calibri Light"/>
        </w:rPr>
        <w:t xml:space="preserve">The following have been identified as KPI’s at </w:t>
      </w:r>
      <w:r w:rsidR="004B7224" w:rsidRPr="25B35239">
        <w:rPr>
          <w:rFonts w:ascii="Calibri Light" w:eastAsia="Calibri Light" w:hAnsi="Calibri Light" w:cs="Calibri Light"/>
        </w:rPr>
        <w:t>Southern California Edison</w:t>
      </w:r>
      <w:r w:rsidRPr="25B35239">
        <w:rPr>
          <w:rFonts w:ascii="Calibri Light" w:eastAsia="Calibri Light" w:hAnsi="Calibri Light" w:cs="Calibri Light"/>
        </w:rPr>
        <w:t>, along with the means of measuring each KPI and the current measurement statistic for each KPI:</w:t>
      </w:r>
    </w:p>
    <w:tbl>
      <w:tblPr>
        <w:tblW w:w="9576"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1818"/>
        <w:gridCol w:w="3211"/>
        <w:gridCol w:w="2556"/>
        <w:gridCol w:w="1991"/>
      </w:tblGrid>
      <w:tr w:rsidR="00D75481" w:rsidRPr="009E70B6" w14:paraId="1EFEDE62" w14:textId="77777777" w:rsidTr="13F65AE5">
        <w:trPr>
          <w:cantSplit/>
          <w:trHeight w:val="432"/>
          <w:tblHeader/>
        </w:trPr>
        <w:tc>
          <w:tcPr>
            <w:tcW w:w="1818" w:type="dxa"/>
            <w:tcBorders>
              <w:top w:val="threeDEmboss" w:sz="6" w:space="0" w:color="auto"/>
              <w:bottom w:val="threeDEmboss" w:sz="6" w:space="0" w:color="auto"/>
            </w:tcBorders>
            <w:shd w:val="clear" w:color="auto" w:fill="F9FBAF"/>
            <w:vAlign w:val="center"/>
          </w:tcPr>
          <w:p w14:paraId="707D45F7" w14:textId="77777777" w:rsidR="00D75481" w:rsidRPr="00665F43" w:rsidRDefault="00D75481" w:rsidP="0035091A">
            <w:pPr>
              <w:pStyle w:val="TableHeader-Left"/>
              <w:rPr>
                <w:rFonts w:ascii="Calibri Light" w:eastAsia="Calibri Light" w:hAnsi="Calibri Light" w:cs="Calibri Light"/>
              </w:rPr>
            </w:pPr>
            <w:r w:rsidRPr="25B35239">
              <w:rPr>
                <w:rFonts w:ascii="Calibri Light" w:eastAsia="Calibri Light" w:hAnsi="Calibri Light" w:cs="Calibri Light"/>
              </w:rPr>
              <w:t>Measured KPI</w:t>
            </w:r>
          </w:p>
        </w:tc>
        <w:tc>
          <w:tcPr>
            <w:tcW w:w="3211" w:type="dxa"/>
            <w:tcBorders>
              <w:top w:val="threeDEmboss" w:sz="6" w:space="0" w:color="auto"/>
              <w:bottom w:val="threeDEmboss" w:sz="6" w:space="0" w:color="auto"/>
            </w:tcBorders>
            <w:shd w:val="clear" w:color="auto" w:fill="F9FBAF"/>
            <w:vAlign w:val="center"/>
          </w:tcPr>
          <w:p w14:paraId="10F1FA69" w14:textId="77777777" w:rsidR="00D75481" w:rsidRPr="00665F43" w:rsidRDefault="00D75481" w:rsidP="0035091A">
            <w:pPr>
              <w:pStyle w:val="TableHeader-Left"/>
              <w:rPr>
                <w:rFonts w:ascii="Calibri Light" w:eastAsia="Calibri Light" w:hAnsi="Calibri Light" w:cs="Calibri Light"/>
              </w:rPr>
            </w:pPr>
            <w:r w:rsidRPr="25B35239">
              <w:rPr>
                <w:rFonts w:ascii="Calibri Light" w:eastAsia="Calibri Light" w:hAnsi="Calibri Light" w:cs="Calibri Light"/>
              </w:rPr>
              <w:t>Description</w:t>
            </w:r>
          </w:p>
        </w:tc>
        <w:tc>
          <w:tcPr>
            <w:tcW w:w="2556" w:type="dxa"/>
            <w:tcBorders>
              <w:top w:val="threeDEmboss" w:sz="6" w:space="0" w:color="auto"/>
              <w:bottom w:val="threeDEmboss" w:sz="6" w:space="0" w:color="auto"/>
            </w:tcBorders>
            <w:shd w:val="clear" w:color="auto" w:fill="F9FBAF"/>
            <w:vAlign w:val="center"/>
          </w:tcPr>
          <w:p w14:paraId="2E20545B" w14:textId="77777777" w:rsidR="00D75481" w:rsidRPr="00665F43" w:rsidRDefault="00D75481" w:rsidP="0035091A">
            <w:pPr>
              <w:pStyle w:val="TableHeader-Left"/>
              <w:rPr>
                <w:rFonts w:ascii="Calibri Light" w:eastAsia="Calibri Light" w:hAnsi="Calibri Light" w:cs="Calibri Light"/>
              </w:rPr>
            </w:pPr>
            <w:r w:rsidRPr="25B35239">
              <w:rPr>
                <w:rFonts w:ascii="Calibri Light" w:eastAsia="Calibri Light" w:hAnsi="Calibri Light" w:cs="Calibri Light"/>
              </w:rPr>
              <w:t>Measurement Method</w:t>
            </w:r>
          </w:p>
        </w:tc>
        <w:tc>
          <w:tcPr>
            <w:tcW w:w="1991" w:type="dxa"/>
            <w:tcBorders>
              <w:top w:val="threeDEmboss" w:sz="6" w:space="0" w:color="auto"/>
              <w:bottom w:val="threeDEmboss" w:sz="6" w:space="0" w:color="auto"/>
            </w:tcBorders>
            <w:shd w:val="clear" w:color="auto" w:fill="F9FBAF"/>
            <w:vAlign w:val="center"/>
          </w:tcPr>
          <w:p w14:paraId="2950E21B" w14:textId="77777777" w:rsidR="00D75481" w:rsidRPr="00665F43" w:rsidRDefault="00D75481" w:rsidP="0035091A">
            <w:pPr>
              <w:pStyle w:val="TableHeader-Left"/>
              <w:rPr>
                <w:rFonts w:ascii="Calibri Light" w:eastAsia="Calibri Light" w:hAnsi="Calibri Light" w:cs="Calibri Light"/>
              </w:rPr>
            </w:pPr>
            <w:r w:rsidRPr="25B35239">
              <w:rPr>
                <w:rFonts w:ascii="Calibri Light" w:eastAsia="Calibri Light" w:hAnsi="Calibri Light" w:cs="Calibri Light"/>
              </w:rPr>
              <w:t>Current Statistic</w:t>
            </w:r>
          </w:p>
        </w:tc>
      </w:tr>
      <w:tr w:rsidR="00D75481" w:rsidRPr="009E70B6" w14:paraId="3DD5E00E" w14:textId="77777777" w:rsidTr="13F65AE5">
        <w:trPr>
          <w:cantSplit/>
          <w:trHeight w:val="432"/>
        </w:trPr>
        <w:tc>
          <w:tcPr>
            <w:tcW w:w="1818" w:type="dxa"/>
            <w:tcBorders>
              <w:top w:val="threeDEmboss" w:sz="6" w:space="0" w:color="auto"/>
            </w:tcBorders>
            <w:vAlign w:val="center"/>
          </w:tcPr>
          <w:p w14:paraId="32A60E66" w14:textId="77777777" w:rsidR="00D75481" w:rsidRPr="002A2E69" w:rsidRDefault="00153219" w:rsidP="0035091A">
            <w:pPr>
              <w:pStyle w:val="TableField-Left"/>
              <w:rPr>
                <w:rFonts w:ascii="Calibri Light" w:eastAsia="Calibri Light" w:hAnsi="Calibri Light" w:cs="Calibri Light"/>
              </w:rPr>
            </w:pPr>
            <w:r w:rsidRPr="25B35239">
              <w:rPr>
                <w:rFonts w:ascii="Calibri Light" w:eastAsia="Calibri Light" w:hAnsi="Calibri Light" w:cs="Calibri Light"/>
              </w:rPr>
              <w:t>Correspondence Processing</w:t>
            </w:r>
          </w:p>
        </w:tc>
        <w:tc>
          <w:tcPr>
            <w:tcW w:w="3211" w:type="dxa"/>
            <w:tcBorders>
              <w:top w:val="threeDEmboss" w:sz="6" w:space="0" w:color="auto"/>
            </w:tcBorders>
          </w:tcPr>
          <w:p w14:paraId="27832CC2" w14:textId="68518DAB" w:rsidR="00153219" w:rsidRPr="002A2E69" w:rsidRDefault="00153219" w:rsidP="00153219">
            <w:pPr>
              <w:rPr>
                <w:rFonts w:ascii="Calibri Light,Calibri" w:eastAsia="Calibri Light,Calibri" w:hAnsi="Calibri Light,Calibri" w:cs="Calibri Light,Calibri"/>
                <w:color w:val="000000"/>
                <w:sz w:val="20"/>
                <w:szCs w:val="20"/>
                <w:lang w:val="en-IN" w:eastAsia="en-IN"/>
              </w:rPr>
            </w:pPr>
            <w:r w:rsidRPr="25B35239">
              <w:rPr>
                <w:rFonts w:ascii="Calibri Light" w:eastAsia="Calibri Light" w:hAnsi="Calibri Light" w:cs="Calibri Light"/>
                <w:color w:val="000000"/>
                <w:sz w:val="20"/>
                <w:szCs w:val="20"/>
              </w:rPr>
              <w:t xml:space="preserve">Percentage of correspondence items (mail, </w:t>
            </w:r>
            <w:r w:rsidR="00D05B07" w:rsidRPr="25B35239">
              <w:rPr>
                <w:rFonts w:ascii="Calibri Light" w:eastAsia="Calibri Light" w:hAnsi="Calibri Light" w:cs="Calibri Light"/>
                <w:color w:val="000000"/>
                <w:sz w:val="20"/>
                <w:szCs w:val="20"/>
              </w:rPr>
              <w:t>e-</w:t>
            </w:r>
            <w:r w:rsidRPr="25B35239">
              <w:rPr>
                <w:rFonts w:ascii="Calibri Light" w:eastAsia="Calibri Light" w:hAnsi="Calibri Light" w:cs="Calibri Light"/>
                <w:color w:val="000000"/>
                <w:sz w:val="20"/>
                <w:szCs w:val="20"/>
              </w:rPr>
              <w:t>fax, etc.) responded to within specified time frames.</w:t>
            </w:r>
            <w:r w:rsidR="009D3FDE">
              <w:rPr>
                <w:rFonts w:ascii="Calibri Light" w:eastAsia="Calibri Light" w:hAnsi="Calibri Light" w:cs="Calibri Light"/>
                <w:color w:val="000000"/>
                <w:sz w:val="20"/>
                <w:szCs w:val="20"/>
              </w:rPr>
              <w:t xml:space="preserve"> This is not a Control driven KPI.</w:t>
            </w:r>
          </w:p>
          <w:p w14:paraId="6E58CFD0" w14:textId="77777777" w:rsidR="00D75481" w:rsidRPr="002A2E69" w:rsidRDefault="00D75481" w:rsidP="0035091A">
            <w:pPr>
              <w:pStyle w:val="TableField-Left"/>
              <w:rPr>
                <w:rFonts w:ascii="Calibri Light" w:hAnsi="Calibri Light"/>
              </w:rPr>
            </w:pPr>
          </w:p>
        </w:tc>
        <w:tc>
          <w:tcPr>
            <w:tcW w:w="2556" w:type="dxa"/>
            <w:tcBorders>
              <w:top w:val="threeDEmboss" w:sz="6" w:space="0" w:color="auto"/>
            </w:tcBorders>
            <w:vAlign w:val="center"/>
          </w:tcPr>
          <w:p w14:paraId="60294763" w14:textId="77777777" w:rsidR="00153219" w:rsidRPr="002A2E69" w:rsidRDefault="00153219" w:rsidP="00153219">
            <w:pPr>
              <w:rPr>
                <w:rFonts w:ascii="Calibri Light,Calibri" w:eastAsia="Calibri Light,Calibri" w:hAnsi="Calibri Light,Calibri" w:cs="Calibri Light,Calibri"/>
                <w:color w:val="000000"/>
                <w:sz w:val="20"/>
                <w:szCs w:val="20"/>
                <w:lang w:val="en-IN" w:eastAsia="en-IN"/>
              </w:rPr>
            </w:pPr>
            <w:r w:rsidRPr="25B35239">
              <w:rPr>
                <w:rFonts w:ascii="Calibri Light" w:eastAsia="Calibri Light" w:hAnsi="Calibri Light" w:cs="Calibri Light"/>
                <w:color w:val="000000"/>
                <w:sz w:val="20"/>
                <w:szCs w:val="20"/>
              </w:rPr>
              <w:t>Report</w:t>
            </w:r>
          </w:p>
          <w:p w14:paraId="2AA47F4D" w14:textId="77777777" w:rsidR="00D75481" w:rsidRPr="002A2E69" w:rsidRDefault="00D75481" w:rsidP="0035091A">
            <w:pPr>
              <w:pStyle w:val="TableField-Left"/>
              <w:rPr>
                <w:rFonts w:ascii="Calibri Light" w:hAnsi="Calibri Light"/>
              </w:rPr>
            </w:pPr>
          </w:p>
        </w:tc>
        <w:tc>
          <w:tcPr>
            <w:tcW w:w="1991" w:type="dxa"/>
            <w:tcBorders>
              <w:top w:val="threeDEmboss" w:sz="6" w:space="0" w:color="auto"/>
            </w:tcBorders>
            <w:vAlign w:val="center"/>
          </w:tcPr>
          <w:p w14:paraId="03B47AC1" w14:textId="77777777" w:rsidR="00D75481" w:rsidRPr="002A2E69" w:rsidRDefault="00D75481" w:rsidP="0035091A">
            <w:pPr>
              <w:pStyle w:val="TableField-Left"/>
              <w:rPr>
                <w:rFonts w:ascii="Calibri Light" w:hAnsi="Calibri Light"/>
              </w:rPr>
            </w:pPr>
          </w:p>
        </w:tc>
      </w:tr>
    </w:tbl>
    <w:p w14:paraId="51015DCA" w14:textId="77777777" w:rsidR="00F23C29" w:rsidRDefault="00F23C29" w:rsidP="00F23C29">
      <w:pPr>
        <w:pStyle w:val="Heading2TextBulleted"/>
        <w:tabs>
          <w:tab w:val="clear" w:pos="360"/>
        </w:tabs>
        <w:ind w:firstLine="0"/>
        <w:rPr>
          <w:rFonts w:ascii="Calibri Light" w:hAnsi="Calibri Light" w:cs="Arial"/>
        </w:rPr>
      </w:pPr>
      <w:r>
        <w:rPr>
          <w:rFonts w:ascii="Calibri Light" w:hAnsi="Calibri Light" w:cs="Arial"/>
        </w:rPr>
        <w:t>(Refer to the general document in APSE -</w:t>
      </w:r>
      <w:hyperlink r:id="rId57" w:history="1">
        <w:r w:rsidRPr="00F23C29">
          <w:rPr>
            <w:rStyle w:val="Hyperlink"/>
            <w:rFonts w:ascii="Calibri Light" w:hAnsi="Calibri Light" w:cs="Arial"/>
          </w:rPr>
          <w:t>General Document #31</w:t>
        </w:r>
      </w:hyperlink>
      <w:r>
        <w:rPr>
          <w:rFonts w:ascii="Calibri Light" w:hAnsi="Calibri Light" w:cs="Arial"/>
        </w:rPr>
        <w:t>)</w:t>
      </w:r>
    </w:p>
    <w:p w14:paraId="3C77ED05" w14:textId="77777777" w:rsidR="00E0118B" w:rsidRDefault="00E0118B" w:rsidP="00E0118B"/>
    <w:p w14:paraId="5FCC9C1A" w14:textId="77777777" w:rsidR="00D175E2" w:rsidRPr="00750275" w:rsidRDefault="00D175E2" w:rsidP="00D175E2">
      <w:pPr>
        <w:pStyle w:val="Heading3"/>
        <w:keepNext/>
        <w:numPr>
          <w:ilvl w:val="2"/>
          <w:numId w:val="5"/>
        </w:numPr>
        <w:tabs>
          <w:tab w:val="left" w:pos="1440"/>
        </w:tabs>
        <w:spacing w:before="120" w:after="120"/>
        <w:ind w:left="1440" w:hanging="900"/>
      </w:pPr>
      <w:bookmarkStart w:id="93" w:name="_Toc512875798"/>
      <w:r w:rsidRPr="25B35239">
        <w:rPr>
          <w:rFonts w:ascii="Calibri Light" w:eastAsia="Calibri Light" w:hAnsi="Calibri Light" w:cs="Calibri Light"/>
        </w:rPr>
        <w:t>Key Metric Definition</w:t>
      </w:r>
      <w:bookmarkEnd w:id="93"/>
    </w:p>
    <w:p w14:paraId="478D6FA1" w14:textId="77777777" w:rsidR="00D75481" w:rsidRPr="00D175E2" w:rsidRDefault="00D75481" w:rsidP="00D75481">
      <w:pPr>
        <w:pStyle w:val="Heading2Text"/>
        <w:rPr>
          <w:rFonts w:ascii="Calibri Light" w:eastAsia="Calibri Light" w:hAnsi="Calibri Light" w:cs="Calibri Light"/>
        </w:rPr>
      </w:pPr>
      <w:r w:rsidRPr="25B35239">
        <w:rPr>
          <w:rFonts w:ascii="Calibri Light" w:eastAsia="Calibri Light" w:hAnsi="Calibri Light" w:cs="Calibri Light"/>
        </w:rPr>
        <w:t>The following have been identified as key metrics at Southern California Edison that require business rule for calculation:</w:t>
      </w:r>
    </w:p>
    <w:tbl>
      <w:tblPr>
        <w:tblW w:w="9576"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1818"/>
        <w:gridCol w:w="3211"/>
        <w:gridCol w:w="2556"/>
        <w:gridCol w:w="1991"/>
      </w:tblGrid>
      <w:tr w:rsidR="00D75481" w:rsidRPr="009E70B6" w14:paraId="51DB0C29" w14:textId="77777777" w:rsidTr="13F65AE5">
        <w:trPr>
          <w:cantSplit/>
          <w:trHeight w:val="432"/>
          <w:tblHeader/>
        </w:trPr>
        <w:tc>
          <w:tcPr>
            <w:tcW w:w="1818" w:type="dxa"/>
            <w:tcBorders>
              <w:top w:val="threeDEmboss" w:sz="6" w:space="0" w:color="auto"/>
              <w:bottom w:val="threeDEmboss" w:sz="6" w:space="0" w:color="auto"/>
            </w:tcBorders>
            <w:shd w:val="clear" w:color="auto" w:fill="F9FBAF"/>
            <w:vAlign w:val="center"/>
          </w:tcPr>
          <w:p w14:paraId="180059B1" w14:textId="77777777" w:rsidR="00D75481" w:rsidRPr="00665F43" w:rsidRDefault="00D75481" w:rsidP="13F65AE5">
            <w:pPr>
              <w:pStyle w:val="TableHeader-Left"/>
              <w:rPr>
                <w:rFonts w:asciiTheme="minorHAnsi" w:eastAsiaTheme="minorEastAsia" w:hAnsiTheme="minorHAnsi" w:cstheme="minorBidi"/>
              </w:rPr>
            </w:pPr>
            <w:r w:rsidRPr="25B35239">
              <w:rPr>
                <w:rFonts w:asciiTheme="minorHAnsi" w:eastAsiaTheme="minorEastAsia" w:hAnsiTheme="minorHAnsi" w:cstheme="minorBidi"/>
              </w:rPr>
              <w:t>Key Metric</w:t>
            </w:r>
          </w:p>
        </w:tc>
        <w:tc>
          <w:tcPr>
            <w:tcW w:w="3211" w:type="dxa"/>
            <w:tcBorders>
              <w:top w:val="threeDEmboss" w:sz="6" w:space="0" w:color="auto"/>
              <w:bottom w:val="threeDEmboss" w:sz="6" w:space="0" w:color="auto"/>
            </w:tcBorders>
            <w:shd w:val="clear" w:color="auto" w:fill="F9FBAF"/>
            <w:vAlign w:val="center"/>
          </w:tcPr>
          <w:p w14:paraId="607DABD9" w14:textId="77777777" w:rsidR="00D75481" w:rsidRPr="00665F43" w:rsidRDefault="00D75481" w:rsidP="13F65AE5">
            <w:pPr>
              <w:pStyle w:val="TableHeader-Left"/>
              <w:rPr>
                <w:rFonts w:asciiTheme="minorHAnsi" w:eastAsiaTheme="minorEastAsia" w:hAnsiTheme="minorHAnsi" w:cstheme="minorBidi"/>
              </w:rPr>
            </w:pPr>
            <w:r w:rsidRPr="25B35239">
              <w:rPr>
                <w:rFonts w:asciiTheme="minorHAnsi" w:eastAsiaTheme="minorEastAsia" w:hAnsiTheme="minorHAnsi" w:cstheme="minorBidi"/>
              </w:rPr>
              <w:t>Description</w:t>
            </w:r>
          </w:p>
        </w:tc>
        <w:tc>
          <w:tcPr>
            <w:tcW w:w="2556" w:type="dxa"/>
            <w:tcBorders>
              <w:top w:val="threeDEmboss" w:sz="6" w:space="0" w:color="auto"/>
              <w:bottom w:val="threeDEmboss" w:sz="6" w:space="0" w:color="auto"/>
            </w:tcBorders>
            <w:shd w:val="clear" w:color="auto" w:fill="F9FBAF"/>
            <w:vAlign w:val="center"/>
          </w:tcPr>
          <w:p w14:paraId="503687C9" w14:textId="77777777" w:rsidR="00D75481" w:rsidRPr="00665F43" w:rsidRDefault="00D75481" w:rsidP="13F65AE5">
            <w:pPr>
              <w:pStyle w:val="TableHeader-Left"/>
              <w:rPr>
                <w:rFonts w:asciiTheme="minorHAnsi" w:eastAsiaTheme="minorEastAsia" w:hAnsiTheme="minorHAnsi" w:cstheme="minorBidi"/>
              </w:rPr>
            </w:pPr>
            <w:r w:rsidRPr="25B35239">
              <w:rPr>
                <w:rFonts w:asciiTheme="minorHAnsi" w:eastAsiaTheme="minorEastAsia" w:hAnsiTheme="minorHAnsi" w:cstheme="minorBidi"/>
              </w:rPr>
              <w:t>Business Rule</w:t>
            </w:r>
          </w:p>
        </w:tc>
        <w:tc>
          <w:tcPr>
            <w:tcW w:w="1991" w:type="dxa"/>
            <w:tcBorders>
              <w:top w:val="threeDEmboss" w:sz="6" w:space="0" w:color="auto"/>
              <w:bottom w:val="threeDEmboss" w:sz="6" w:space="0" w:color="auto"/>
            </w:tcBorders>
            <w:shd w:val="clear" w:color="auto" w:fill="F9FBAF"/>
            <w:vAlign w:val="center"/>
          </w:tcPr>
          <w:p w14:paraId="57040FB2" w14:textId="77777777" w:rsidR="00D75481" w:rsidRPr="00665F43" w:rsidRDefault="00D75481" w:rsidP="13F65AE5">
            <w:pPr>
              <w:pStyle w:val="TableHeader-Left"/>
              <w:rPr>
                <w:rFonts w:asciiTheme="minorHAnsi" w:eastAsiaTheme="minorEastAsia" w:hAnsiTheme="minorHAnsi" w:cstheme="minorBidi"/>
              </w:rPr>
            </w:pPr>
            <w:r w:rsidRPr="25B35239">
              <w:rPr>
                <w:rFonts w:asciiTheme="minorHAnsi" w:eastAsiaTheme="minorEastAsia" w:hAnsiTheme="minorHAnsi" w:cstheme="minorBidi"/>
              </w:rPr>
              <w:t>Reference</w:t>
            </w:r>
          </w:p>
        </w:tc>
      </w:tr>
      <w:tr w:rsidR="00D75481" w:rsidRPr="009E70B6" w14:paraId="3674C123" w14:textId="77777777" w:rsidTr="13F65AE5">
        <w:trPr>
          <w:cantSplit/>
          <w:trHeight w:val="432"/>
        </w:trPr>
        <w:tc>
          <w:tcPr>
            <w:tcW w:w="1818" w:type="dxa"/>
            <w:tcBorders>
              <w:top w:val="threeDEmboss" w:sz="6" w:space="0" w:color="auto"/>
            </w:tcBorders>
            <w:vAlign w:val="center"/>
          </w:tcPr>
          <w:p w14:paraId="5B6E5B55" w14:textId="77777777" w:rsidR="00D75481" w:rsidRPr="00D175E2" w:rsidRDefault="00D8563E" w:rsidP="00CC5627">
            <w:pPr>
              <w:pStyle w:val="TableField-Left"/>
              <w:rPr>
                <w:rFonts w:ascii="Calibri Light" w:eastAsia="Calibri Light" w:hAnsi="Calibri Light" w:cs="Calibri Light"/>
              </w:rPr>
            </w:pPr>
            <w:r w:rsidRPr="25B35239">
              <w:rPr>
                <w:rFonts w:ascii="Calibri Light" w:eastAsia="Calibri Light" w:hAnsi="Calibri Light" w:cs="Calibri Light"/>
              </w:rPr>
              <w:t xml:space="preserve"> </w:t>
            </w:r>
            <w:r w:rsidR="00CC5627" w:rsidRPr="25B35239">
              <w:rPr>
                <w:rFonts w:ascii="Calibri Light" w:eastAsia="Calibri Light" w:hAnsi="Calibri Light" w:cs="Calibri Light"/>
              </w:rPr>
              <w:t>N/A</w:t>
            </w:r>
          </w:p>
        </w:tc>
        <w:tc>
          <w:tcPr>
            <w:tcW w:w="3211" w:type="dxa"/>
            <w:tcBorders>
              <w:top w:val="threeDEmboss" w:sz="6" w:space="0" w:color="auto"/>
            </w:tcBorders>
          </w:tcPr>
          <w:p w14:paraId="33B2AEEF" w14:textId="77777777" w:rsidR="00D75481" w:rsidRPr="00665F43" w:rsidRDefault="00D75481" w:rsidP="00613D1D">
            <w:pPr>
              <w:pStyle w:val="TableField-Left"/>
              <w:rPr>
                <w:rFonts w:asciiTheme="minorHAnsi" w:hAnsiTheme="minorHAnsi"/>
              </w:rPr>
            </w:pPr>
          </w:p>
        </w:tc>
        <w:tc>
          <w:tcPr>
            <w:tcW w:w="2556" w:type="dxa"/>
            <w:tcBorders>
              <w:top w:val="threeDEmboss" w:sz="6" w:space="0" w:color="auto"/>
            </w:tcBorders>
            <w:vAlign w:val="center"/>
          </w:tcPr>
          <w:p w14:paraId="68EDE59B" w14:textId="77777777" w:rsidR="00D75481" w:rsidRPr="00665F43" w:rsidRDefault="00D75481" w:rsidP="00613D1D">
            <w:pPr>
              <w:pStyle w:val="TableField-Left"/>
              <w:rPr>
                <w:rFonts w:asciiTheme="minorHAnsi" w:hAnsiTheme="minorHAnsi"/>
              </w:rPr>
            </w:pPr>
          </w:p>
        </w:tc>
        <w:tc>
          <w:tcPr>
            <w:tcW w:w="1991" w:type="dxa"/>
            <w:tcBorders>
              <w:top w:val="threeDEmboss" w:sz="6" w:space="0" w:color="auto"/>
            </w:tcBorders>
            <w:vAlign w:val="center"/>
          </w:tcPr>
          <w:p w14:paraId="098E62E6" w14:textId="77777777" w:rsidR="00D75481" w:rsidRPr="00665F43" w:rsidRDefault="00D75481" w:rsidP="00613D1D">
            <w:pPr>
              <w:pStyle w:val="TableField-Left"/>
              <w:rPr>
                <w:rFonts w:asciiTheme="minorHAnsi" w:hAnsiTheme="minorHAnsi"/>
              </w:rPr>
            </w:pPr>
          </w:p>
        </w:tc>
      </w:tr>
      <w:tr w:rsidR="00D75481" w:rsidRPr="009E70B6" w14:paraId="46D2A647" w14:textId="77777777" w:rsidTr="13F65AE5">
        <w:trPr>
          <w:cantSplit/>
          <w:trHeight w:val="432"/>
        </w:trPr>
        <w:tc>
          <w:tcPr>
            <w:tcW w:w="1818" w:type="dxa"/>
            <w:vAlign w:val="center"/>
          </w:tcPr>
          <w:p w14:paraId="38221C4E" w14:textId="77777777" w:rsidR="00D75481" w:rsidRPr="00665F43" w:rsidRDefault="00D75481" w:rsidP="00613D1D">
            <w:pPr>
              <w:pStyle w:val="TableField-Left"/>
              <w:rPr>
                <w:rFonts w:asciiTheme="minorHAnsi" w:hAnsiTheme="minorHAnsi"/>
              </w:rPr>
            </w:pPr>
          </w:p>
        </w:tc>
        <w:tc>
          <w:tcPr>
            <w:tcW w:w="3211" w:type="dxa"/>
          </w:tcPr>
          <w:p w14:paraId="0FA4A5D8" w14:textId="77777777" w:rsidR="00D75481" w:rsidRPr="00665F43" w:rsidRDefault="00D75481" w:rsidP="00613D1D">
            <w:pPr>
              <w:pStyle w:val="TableField-Left"/>
              <w:rPr>
                <w:rFonts w:asciiTheme="minorHAnsi" w:hAnsiTheme="minorHAnsi"/>
              </w:rPr>
            </w:pPr>
          </w:p>
        </w:tc>
        <w:tc>
          <w:tcPr>
            <w:tcW w:w="2556" w:type="dxa"/>
            <w:vAlign w:val="center"/>
          </w:tcPr>
          <w:p w14:paraId="3A7B0A37" w14:textId="77777777" w:rsidR="00D75481" w:rsidRPr="00665F43" w:rsidRDefault="00D75481" w:rsidP="00613D1D">
            <w:pPr>
              <w:pStyle w:val="TableField-Left"/>
              <w:rPr>
                <w:rFonts w:asciiTheme="minorHAnsi" w:hAnsiTheme="minorHAnsi"/>
              </w:rPr>
            </w:pPr>
          </w:p>
        </w:tc>
        <w:tc>
          <w:tcPr>
            <w:tcW w:w="1991" w:type="dxa"/>
            <w:vAlign w:val="center"/>
          </w:tcPr>
          <w:p w14:paraId="1D43A30B" w14:textId="77777777" w:rsidR="00D75481" w:rsidRPr="00665F43" w:rsidRDefault="00D75481" w:rsidP="00613D1D">
            <w:pPr>
              <w:pStyle w:val="TableField-Left"/>
              <w:rPr>
                <w:rFonts w:asciiTheme="minorHAnsi" w:hAnsiTheme="minorHAnsi"/>
              </w:rPr>
            </w:pPr>
          </w:p>
        </w:tc>
      </w:tr>
    </w:tbl>
    <w:p w14:paraId="1A41BDFF" w14:textId="77777777" w:rsidR="00476E80" w:rsidRPr="00DD2DF8" w:rsidRDefault="00476E80" w:rsidP="00D75481"/>
    <w:p w14:paraId="6722AF0F" w14:textId="77777777" w:rsidR="00CB52A7" w:rsidRDefault="00CB52A7" w:rsidP="0012557A">
      <w:pPr>
        <w:pStyle w:val="Heading1"/>
      </w:pPr>
      <w:bookmarkStart w:id="94" w:name="_Toc506287855"/>
      <w:bookmarkStart w:id="95" w:name="_Toc512875799"/>
      <w:r w:rsidRPr="000C1703">
        <w:lastRenderedPageBreak/>
        <w:t>Controls, Regulatory Rules, and Security</w:t>
      </w:r>
      <w:bookmarkEnd w:id="94"/>
      <w:bookmarkEnd w:id="95"/>
    </w:p>
    <w:p w14:paraId="38A2C0F8" w14:textId="77777777" w:rsidR="00340826" w:rsidRPr="00D13533" w:rsidRDefault="00340826" w:rsidP="00340826">
      <w:pPr>
        <w:rPr>
          <w:rFonts w:ascii="Calibri" w:hAnsi="Calibri" w:cs="Calibri"/>
          <w:color w:val="000000"/>
        </w:rPr>
      </w:pPr>
    </w:p>
    <w:tbl>
      <w:tblPr>
        <w:tblStyle w:val="TableGrid"/>
        <w:tblW w:w="10080" w:type="dxa"/>
        <w:tblInd w:w="-23" w:type="dxa"/>
        <w:tblBorders>
          <w:top w:val="threeDEmboss" w:sz="6" w:space="0" w:color="auto"/>
          <w:left w:val="threeDEmboss" w:sz="6" w:space="0" w:color="auto"/>
          <w:bottom w:val="threeDEmboss" w:sz="6" w:space="0" w:color="auto"/>
          <w:right w:val="threeDEmboss" w:sz="6" w:space="0" w:color="auto"/>
          <w:insideH w:val="none" w:sz="0" w:space="0" w:color="auto"/>
          <w:insideV w:val="none" w:sz="0" w:space="0" w:color="auto"/>
        </w:tblBorders>
        <w:tblLayout w:type="fixed"/>
        <w:tblLook w:val="04A0" w:firstRow="1" w:lastRow="0" w:firstColumn="1" w:lastColumn="0" w:noHBand="0" w:noVBand="1"/>
      </w:tblPr>
      <w:tblGrid>
        <w:gridCol w:w="1374"/>
        <w:gridCol w:w="1557"/>
        <w:gridCol w:w="1100"/>
        <w:gridCol w:w="1833"/>
        <w:gridCol w:w="1833"/>
        <w:gridCol w:w="2383"/>
      </w:tblGrid>
      <w:tr w:rsidR="00340826" w:rsidRPr="0034372A" w14:paraId="6D994F29" w14:textId="77777777" w:rsidTr="13F65AE5">
        <w:trPr>
          <w:tblHeader/>
        </w:trPr>
        <w:tc>
          <w:tcPr>
            <w:tcW w:w="1374" w:type="dxa"/>
            <w:tcBorders>
              <w:top w:val="threeDEmboss" w:sz="6" w:space="0" w:color="auto"/>
              <w:bottom w:val="threeDEmboss" w:sz="6" w:space="0" w:color="auto"/>
              <w:right w:val="single" w:sz="4" w:space="0" w:color="auto"/>
            </w:tcBorders>
            <w:shd w:val="clear" w:color="auto" w:fill="FFFF99"/>
          </w:tcPr>
          <w:p w14:paraId="56D1C0DC" w14:textId="77777777" w:rsidR="00340826" w:rsidRPr="00862587" w:rsidRDefault="00340826" w:rsidP="00340826">
            <w:pPr>
              <w:rPr>
                <w:rFonts w:ascii="Calibri Light,Tahoma" w:eastAsia="Calibri Light,Tahoma" w:hAnsi="Calibri Light,Tahoma" w:cs="Calibri Light,Tahoma"/>
                <w:color w:val="000000"/>
                <w:sz w:val="20"/>
                <w:szCs w:val="20"/>
              </w:rPr>
            </w:pPr>
            <w:r w:rsidRPr="25B35239">
              <w:rPr>
                <w:rFonts w:ascii="Calibri Light" w:eastAsia="Calibri Light" w:hAnsi="Calibri Light" w:cs="Calibri Light"/>
                <w:color w:val="000000"/>
                <w:sz w:val="20"/>
                <w:szCs w:val="20"/>
              </w:rPr>
              <w:t xml:space="preserve">Requirement </w:t>
            </w:r>
          </w:p>
          <w:p w14:paraId="47E09ECC" w14:textId="77777777" w:rsidR="00340826" w:rsidRPr="00862587" w:rsidRDefault="00340826" w:rsidP="00340826">
            <w:pPr>
              <w:rPr>
                <w:rFonts w:ascii="Calibri Light,Tahoma" w:eastAsia="Calibri Light,Tahoma" w:hAnsi="Calibri Light,Tahoma" w:cs="Calibri Light,Tahoma"/>
                <w:color w:val="000000"/>
                <w:sz w:val="20"/>
                <w:szCs w:val="20"/>
              </w:rPr>
            </w:pPr>
            <w:r w:rsidRPr="25B35239">
              <w:rPr>
                <w:rFonts w:ascii="Calibri Light" w:eastAsia="Calibri Light" w:hAnsi="Calibri Light" w:cs="Calibri Light"/>
                <w:color w:val="000000"/>
                <w:sz w:val="20"/>
                <w:szCs w:val="20"/>
              </w:rPr>
              <w:t>ID (from RTM)</w:t>
            </w:r>
          </w:p>
        </w:tc>
        <w:tc>
          <w:tcPr>
            <w:tcW w:w="1557" w:type="dxa"/>
            <w:tcBorders>
              <w:top w:val="threeDEmboss" w:sz="6" w:space="0" w:color="auto"/>
              <w:bottom w:val="threeDEmboss" w:sz="6" w:space="0" w:color="auto"/>
              <w:right w:val="single" w:sz="4" w:space="0" w:color="auto"/>
            </w:tcBorders>
            <w:shd w:val="clear" w:color="auto" w:fill="FFFF99"/>
          </w:tcPr>
          <w:p w14:paraId="0F38E103" w14:textId="77777777" w:rsidR="00340826" w:rsidRPr="00862587" w:rsidRDefault="00340826" w:rsidP="00340826">
            <w:pPr>
              <w:rPr>
                <w:rFonts w:ascii="Calibri Light,Tahoma" w:eastAsia="Calibri Light,Tahoma" w:hAnsi="Calibri Light,Tahoma" w:cs="Calibri Light,Tahoma"/>
                <w:color w:val="000000"/>
                <w:sz w:val="20"/>
                <w:szCs w:val="20"/>
              </w:rPr>
            </w:pPr>
            <w:r w:rsidRPr="25B35239">
              <w:rPr>
                <w:rFonts w:ascii="Calibri Light" w:eastAsia="Calibri Light" w:hAnsi="Calibri Light" w:cs="Calibri Light"/>
                <w:color w:val="000000"/>
                <w:sz w:val="20"/>
                <w:szCs w:val="20"/>
              </w:rPr>
              <w:t>“As-Is” Control Requirement</w:t>
            </w:r>
          </w:p>
        </w:tc>
        <w:tc>
          <w:tcPr>
            <w:tcW w:w="1100" w:type="dxa"/>
            <w:tcBorders>
              <w:top w:val="threeDEmboss" w:sz="6" w:space="0" w:color="auto"/>
              <w:left w:val="single" w:sz="4" w:space="0" w:color="auto"/>
              <w:bottom w:val="threeDEmboss" w:sz="6" w:space="0" w:color="auto"/>
              <w:right w:val="single" w:sz="4" w:space="0" w:color="auto"/>
            </w:tcBorders>
            <w:shd w:val="clear" w:color="auto" w:fill="FFFF99"/>
          </w:tcPr>
          <w:p w14:paraId="141CEEF5" w14:textId="77777777" w:rsidR="00340826" w:rsidRPr="00862587" w:rsidRDefault="00340826" w:rsidP="00340826">
            <w:pPr>
              <w:rPr>
                <w:rFonts w:ascii="Calibri Light,Tahoma" w:eastAsia="Calibri Light,Tahoma" w:hAnsi="Calibri Light,Tahoma" w:cs="Calibri Light,Tahoma"/>
                <w:color w:val="000000"/>
                <w:sz w:val="20"/>
                <w:szCs w:val="20"/>
              </w:rPr>
            </w:pPr>
            <w:r w:rsidRPr="25B35239">
              <w:rPr>
                <w:rFonts w:ascii="Calibri Light" w:eastAsia="Calibri Light" w:hAnsi="Calibri Light" w:cs="Calibri Light"/>
                <w:color w:val="000000"/>
                <w:sz w:val="20"/>
                <w:szCs w:val="20"/>
              </w:rPr>
              <w:t>“To Be” Risk Statement</w:t>
            </w:r>
          </w:p>
        </w:tc>
        <w:tc>
          <w:tcPr>
            <w:tcW w:w="1833" w:type="dxa"/>
            <w:tcBorders>
              <w:top w:val="threeDEmboss" w:sz="6" w:space="0" w:color="auto"/>
              <w:left w:val="single" w:sz="4" w:space="0" w:color="auto"/>
              <w:bottom w:val="threeDEmboss" w:sz="6" w:space="0" w:color="auto"/>
              <w:right w:val="single" w:sz="4" w:space="0" w:color="auto"/>
            </w:tcBorders>
            <w:shd w:val="clear" w:color="auto" w:fill="FFFF99"/>
          </w:tcPr>
          <w:p w14:paraId="3507EFB1" w14:textId="77777777" w:rsidR="00340826" w:rsidRPr="00862587" w:rsidRDefault="00340826" w:rsidP="00340826">
            <w:pPr>
              <w:rPr>
                <w:rFonts w:ascii="Calibri Light,Tahoma" w:eastAsia="Calibri Light,Tahoma" w:hAnsi="Calibri Light,Tahoma" w:cs="Calibri Light,Tahoma"/>
                <w:color w:val="000000"/>
                <w:sz w:val="20"/>
                <w:szCs w:val="20"/>
              </w:rPr>
            </w:pPr>
            <w:r w:rsidRPr="25B35239">
              <w:rPr>
                <w:rFonts w:ascii="Calibri Light" w:eastAsia="Calibri Light" w:hAnsi="Calibri Light" w:cs="Calibri Light"/>
                <w:color w:val="000000"/>
                <w:sz w:val="20"/>
                <w:szCs w:val="20"/>
              </w:rPr>
              <w:t>“To-Be” Control Activity”</w:t>
            </w:r>
          </w:p>
        </w:tc>
        <w:tc>
          <w:tcPr>
            <w:tcW w:w="1833" w:type="dxa"/>
            <w:tcBorders>
              <w:top w:val="threeDEmboss" w:sz="6" w:space="0" w:color="auto"/>
              <w:left w:val="single" w:sz="4" w:space="0" w:color="auto"/>
              <w:bottom w:val="threeDEmboss" w:sz="6" w:space="0" w:color="auto"/>
              <w:right w:val="single" w:sz="4" w:space="0" w:color="auto"/>
            </w:tcBorders>
            <w:shd w:val="clear" w:color="auto" w:fill="FFFF99"/>
          </w:tcPr>
          <w:p w14:paraId="0C83261B" w14:textId="77777777" w:rsidR="00340826" w:rsidRPr="00862587" w:rsidRDefault="00340826" w:rsidP="00340826">
            <w:pPr>
              <w:rPr>
                <w:rFonts w:ascii="Calibri Light,Tahoma" w:eastAsia="Calibri Light,Tahoma" w:hAnsi="Calibri Light,Tahoma" w:cs="Calibri Light,Tahoma"/>
                <w:color w:val="000000"/>
                <w:sz w:val="20"/>
                <w:szCs w:val="20"/>
              </w:rPr>
            </w:pPr>
            <w:r w:rsidRPr="25B35239">
              <w:rPr>
                <w:rFonts w:ascii="Calibri Light" w:eastAsia="Calibri Light" w:hAnsi="Calibri Light" w:cs="Calibri Light"/>
                <w:color w:val="000000"/>
                <w:sz w:val="20"/>
                <w:szCs w:val="20"/>
              </w:rPr>
              <w:t>Control Automation (manual, IT dependent- manual, automated</w:t>
            </w:r>
          </w:p>
        </w:tc>
        <w:tc>
          <w:tcPr>
            <w:tcW w:w="2383" w:type="dxa"/>
            <w:tcBorders>
              <w:top w:val="threeDEmboss" w:sz="6" w:space="0" w:color="auto"/>
              <w:left w:val="single" w:sz="4" w:space="0" w:color="auto"/>
              <w:bottom w:val="threeDEmboss" w:sz="6" w:space="0" w:color="auto"/>
            </w:tcBorders>
            <w:shd w:val="clear" w:color="auto" w:fill="FFFF99"/>
          </w:tcPr>
          <w:p w14:paraId="1E599441" w14:textId="77777777" w:rsidR="00340826" w:rsidRPr="00862587" w:rsidRDefault="00340826" w:rsidP="00340826">
            <w:pPr>
              <w:rPr>
                <w:rFonts w:ascii="Calibri Light,Tahoma" w:eastAsia="Calibri Light,Tahoma" w:hAnsi="Calibri Light,Tahoma" w:cs="Calibri Light,Tahoma"/>
                <w:color w:val="000000"/>
                <w:sz w:val="20"/>
                <w:szCs w:val="20"/>
              </w:rPr>
            </w:pPr>
            <w:r w:rsidRPr="25B35239">
              <w:rPr>
                <w:rFonts w:ascii="Calibri Light" w:eastAsia="Calibri Light" w:hAnsi="Calibri Light" w:cs="Calibri Light"/>
                <w:color w:val="000000"/>
                <w:sz w:val="20"/>
                <w:szCs w:val="20"/>
              </w:rPr>
              <w:t>Relevant technical identifier or RICEFW reference</w:t>
            </w:r>
          </w:p>
        </w:tc>
      </w:tr>
      <w:tr w:rsidR="00340826" w:rsidRPr="0034372A" w14:paraId="68612283" w14:textId="77777777" w:rsidTr="13F65AE5">
        <w:trPr>
          <w:tblHeader/>
        </w:trPr>
        <w:tc>
          <w:tcPr>
            <w:tcW w:w="1374" w:type="dxa"/>
            <w:tcBorders>
              <w:top w:val="single" w:sz="4" w:space="0" w:color="auto"/>
              <w:bottom w:val="single" w:sz="4" w:space="0" w:color="auto"/>
              <w:right w:val="single" w:sz="4" w:space="0" w:color="auto"/>
            </w:tcBorders>
          </w:tcPr>
          <w:p w14:paraId="2D7ED806" w14:textId="77777777" w:rsidR="00340826" w:rsidRPr="00862587" w:rsidRDefault="00F1049B" w:rsidP="00D13533">
            <w:pPr>
              <w:overflowPunct/>
              <w:autoSpaceDE/>
              <w:autoSpaceDN/>
              <w:adjustRightInd/>
              <w:textAlignment w:val="auto"/>
              <w:rPr>
                <w:rFonts w:ascii="Calibri Light,Tahoma" w:eastAsia="Calibri Light,Tahoma" w:hAnsi="Calibri Light,Tahoma" w:cs="Calibri Light,Tahoma"/>
                <w:color w:val="000000"/>
                <w:sz w:val="20"/>
                <w:szCs w:val="20"/>
              </w:rPr>
            </w:pPr>
            <w:r w:rsidRPr="25B35239">
              <w:rPr>
                <w:rFonts w:ascii="Calibri Light" w:eastAsia="Calibri Light" w:hAnsi="Calibri Light" w:cs="Calibri Light"/>
                <w:color w:val="000000"/>
                <w:sz w:val="20"/>
                <w:szCs w:val="20"/>
              </w:rPr>
              <w:t>N/A</w:t>
            </w:r>
          </w:p>
        </w:tc>
        <w:tc>
          <w:tcPr>
            <w:tcW w:w="1557" w:type="dxa"/>
            <w:tcBorders>
              <w:top w:val="single" w:sz="4" w:space="0" w:color="auto"/>
              <w:bottom w:val="single" w:sz="4" w:space="0" w:color="auto"/>
              <w:right w:val="single" w:sz="4" w:space="0" w:color="auto"/>
            </w:tcBorders>
          </w:tcPr>
          <w:p w14:paraId="76322908" w14:textId="77777777" w:rsidR="00340826" w:rsidRPr="00862587" w:rsidRDefault="00340826" w:rsidP="00D13533">
            <w:pPr>
              <w:overflowPunct/>
              <w:autoSpaceDE/>
              <w:autoSpaceDN/>
              <w:adjustRightInd/>
              <w:textAlignment w:val="auto"/>
              <w:rPr>
                <w:rFonts w:ascii="Calibri Light" w:hAnsi="Calibri Light" w:cs="Tahoma"/>
                <w:color w:val="000000"/>
                <w:sz w:val="20"/>
                <w:szCs w:val="20"/>
              </w:rPr>
            </w:pPr>
          </w:p>
        </w:tc>
        <w:tc>
          <w:tcPr>
            <w:tcW w:w="1100" w:type="dxa"/>
            <w:tcBorders>
              <w:top w:val="single" w:sz="4" w:space="0" w:color="auto"/>
              <w:left w:val="single" w:sz="4" w:space="0" w:color="auto"/>
              <w:bottom w:val="single" w:sz="4" w:space="0" w:color="auto"/>
              <w:right w:val="single" w:sz="4" w:space="0" w:color="auto"/>
            </w:tcBorders>
          </w:tcPr>
          <w:p w14:paraId="7D5D035A" w14:textId="77777777" w:rsidR="00340826" w:rsidRPr="00862587" w:rsidRDefault="00340826" w:rsidP="00D13533">
            <w:pPr>
              <w:overflowPunct/>
              <w:autoSpaceDE/>
              <w:autoSpaceDN/>
              <w:adjustRightInd/>
              <w:textAlignment w:val="auto"/>
              <w:rPr>
                <w:rFonts w:ascii="Calibri Light" w:hAnsi="Calibri Light" w:cs="Tahoma"/>
                <w:color w:val="000000"/>
                <w:sz w:val="20"/>
                <w:szCs w:val="20"/>
              </w:rPr>
            </w:pPr>
          </w:p>
        </w:tc>
        <w:tc>
          <w:tcPr>
            <w:tcW w:w="1833" w:type="dxa"/>
            <w:tcBorders>
              <w:top w:val="single" w:sz="4" w:space="0" w:color="auto"/>
              <w:left w:val="single" w:sz="4" w:space="0" w:color="auto"/>
              <w:bottom w:val="single" w:sz="4" w:space="0" w:color="auto"/>
              <w:right w:val="single" w:sz="4" w:space="0" w:color="auto"/>
            </w:tcBorders>
          </w:tcPr>
          <w:p w14:paraId="74567FD0" w14:textId="77777777" w:rsidR="00340826" w:rsidRPr="00862587" w:rsidRDefault="00340826" w:rsidP="00D13533">
            <w:pPr>
              <w:overflowPunct/>
              <w:autoSpaceDE/>
              <w:autoSpaceDN/>
              <w:adjustRightInd/>
              <w:textAlignment w:val="auto"/>
              <w:rPr>
                <w:rFonts w:ascii="Calibri Light" w:hAnsi="Calibri Light" w:cs="Tahoma"/>
                <w:color w:val="000000"/>
                <w:sz w:val="20"/>
                <w:szCs w:val="20"/>
              </w:rPr>
            </w:pPr>
          </w:p>
        </w:tc>
        <w:tc>
          <w:tcPr>
            <w:tcW w:w="1833" w:type="dxa"/>
            <w:tcBorders>
              <w:top w:val="single" w:sz="4" w:space="0" w:color="auto"/>
              <w:left w:val="single" w:sz="4" w:space="0" w:color="auto"/>
              <w:bottom w:val="single" w:sz="4" w:space="0" w:color="auto"/>
              <w:right w:val="single" w:sz="4" w:space="0" w:color="auto"/>
            </w:tcBorders>
          </w:tcPr>
          <w:p w14:paraId="357252F6" w14:textId="77777777" w:rsidR="00340826" w:rsidRPr="00862587" w:rsidRDefault="00340826" w:rsidP="00D13533">
            <w:pPr>
              <w:overflowPunct/>
              <w:autoSpaceDE/>
              <w:autoSpaceDN/>
              <w:adjustRightInd/>
              <w:textAlignment w:val="auto"/>
              <w:rPr>
                <w:rFonts w:ascii="Calibri Light" w:hAnsi="Calibri Light" w:cs="Tahoma"/>
                <w:color w:val="000000"/>
                <w:sz w:val="20"/>
                <w:szCs w:val="20"/>
              </w:rPr>
            </w:pPr>
          </w:p>
        </w:tc>
        <w:tc>
          <w:tcPr>
            <w:tcW w:w="2383" w:type="dxa"/>
            <w:tcBorders>
              <w:top w:val="single" w:sz="4" w:space="0" w:color="auto"/>
              <w:left w:val="single" w:sz="4" w:space="0" w:color="auto"/>
              <w:bottom w:val="single" w:sz="4" w:space="0" w:color="auto"/>
            </w:tcBorders>
          </w:tcPr>
          <w:p w14:paraId="7DE57FB4" w14:textId="77777777" w:rsidR="00340826" w:rsidRPr="00862587" w:rsidRDefault="00340826" w:rsidP="00D13533">
            <w:pPr>
              <w:overflowPunct/>
              <w:autoSpaceDE/>
              <w:autoSpaceDN/>
              <w:adjustRightInd/>
              <w:textAlignment w:val="auto"/>
              <w:rPr>
                <w:rFonts w:ascii="Calibri Light" w:hAnsi="Calibri Light" w:cs="Tahoma"/>
                <w:color w:val="000000"/>
                <w:sz w:val="20"/>
                <w:szCs w:val="20"/>
              </w:rPr>
            </w:pPr>
          </w:p>
        </w:tc>
      </w:tr>
      <w:tr w:rsidR="00340826" w:rsidRPr="0034372A" w14:paraId="32FBF9D9" w14:textId="77777777" w:rsidTr="13F65AE5">
        <w:trPr>
          <w:tblHeader/>
        </w:trPr>
        <w:tc>
          <w:tcPr>
            <w:tcW w:w="1374" w:type="dxa"/>
            <w:tcBorders>
              <w:top w:val="single" w:sz="4" w:space="0" w:color="auto"/>
              <w:bottom w:val="single" w:sz="4" w:space="0" w:color="auto"/>
              <w:right w:val="single" w:sz="4" w:space="0" w:color="auto"/>
            </w:tcBorders>
          </w:tcPr>
          <w:p w14:paraId="7175DAD2" w14:textId="77777777" w:rsidR="00340826" w:rsidRPr="00862587" w:rsidRDefault="00340826" w:rsidP="00D13533">
            <w:pPr>
              <w:overflowPunct/>
              <w:autoSpaceDE/>
              <w:autoSpaceDN/>
              <w:adjustRightInd/>
              <w:textAlignment w:val="auto"/>
              <w:rPr>
                <w:rFonts w:ascii="Calibri Light" w:hAnsi="Calibri Light" w:cs="Tahoma"/>
                <w:color w:val="000000"/>
                <w:sz w:val="20"/>
                <w:szCs w:val="20"/>
              </w:rPr>
            </w:pPr>
          </w:p>
        </w:tc>
        <w:tc>
          <w:tcPr>
            <w:tcW w:w="1557" w:type="dxa"/>
            <w:tcBorders>
              <w:top w:val="single" w:sz="4" w:space="0" w:color="auto"/>
              <w:bottom w:val="single" w:sz="4" w:space="0" w:color="auto"/>
              <w:right w:val="single" w:sz="4" w:space="0" w:color="auto"/>
            </w:tcBorders>
          </w:tcPr>
          <w:p w14:paraId="5158A552" w14:textId="77777777" w:rsidR="00340826" w:rsidRPr="00862587" w:rsidRDefault="00340826" w:rsidP="00D13533">
            <w:pPr>
              <w:overflowPunct/>
              <w:autoSpaceDE/>
              <w:autoSpaceDN/>
              <w:adjustRightInd/>
              <w:textAlignment w:val="auto"/>
              <w:rPr>
                <w:rFonts w:ascii="Calibri Light" w:hAnsi="Calibri Light" w:cs="Tahoma"/>
                <w:color w:val="000000"/>
                <w:sz w:val="20"/>
                <w:szCs w:val="20"/>
              </w:rPr>
            </w:pPr>
          </w:p>
        </w:tc>
        <w:tc>
          <w:tcPr>
            <w:tcW w:w="1100" w:type="dxa"/>
            <w:tcBorders>
              <w:top w:val="single" w:sz="4" w:space="0" w:color="auto"/>
              <w:left w:val="single" w:sz="4" w:space="0" w:color="auto"/>
              <w:bottom w:val="single" w:sz="4" w:space="0" w:color="auto"/>
              <w:right w:val="single" w:sz="4" w:space="0" w:color="auto"/>
            </w:tcBorders>
          </w:tcPr>
          <w:p w14:paraId="50CB1E85" w14:textId="77777777" w:rsidR="00340826" w:rsidRPr="00862587" w:rsidRDefault="00340826" w:rsidP="00D13533">
            <w:pPr>
              <w:overflowPunct/>
              <w:autoSpaceDE/>
              <w:autoSpaceDN/>
              <w:adjustRightInd/>
              <w:textAlignment w:val="auto"/>
              <w:rPr>
                <w:rFonts w:ascii="Calibri Light" w:hAnsi="Calibri Light" w:cs="Tahoma"/>
                <w:color w:val="000000"/>
                <w:sz w:val="20"/>
                <w:szCs w:val="20"/>
              </w:rPr>
            </w:pPr>
          </w:p>
        </w:tc>
        <w:tc>
          <w:tcPr>
            <w:tcW w:w="1833" w:type="dxa"/>
            <w:tcBorders>
              <w:top w:val="single" w:sz="4" w:space="0" w:color="auto"/>
              <w:left w:val="single" w:sz="4" w:space="0" w:color="auto"/>
              <w:bottom w:val="single" w:sz="4" w:space="0" w:color="auto"/>
              <w:right w:val="single" w:sz="4" w:space="0" w:color="auto"/>
            </w:tcBorders>
          </w:tcPr>
          <w:p w14:paraId="1B5EA517" w14:textId="77777777" w:rsidR="00340826" w:rsidRPr="00862587" w:rsidRDefault="00340826" w:rsidP="00D13533">
            <w:pPr>
              <w:overflowPunct/>
              <w:autoSpaceDE/>
              <w:autoSpaceDN/>
              <w:adjustRightInd/>
              <w:textAlignment w:val="auto"/>
              <w:rPr>
                <w:rFonts w:ascii="Calibri Light" w:hAnsi="Calibri Light" w:cs="Tahoma"/>
                <w:color w:val="000000"/>
                <w:sz w:val="20"/>
                <w:szCs w:val="20"/>
              </w:rPr>
            </w:pPr>
          </w:p>
        </w:tc>
        <w:tc>
          <w:tcPr>
            <w:tcW w:w="1833" w:type="dxa"/>
            <w:tcBorders>
              <w:top w:val="single" w:sz="4" w:space="0" w:color="auto"/>
              <w:left w:val="single" w:sz="4" w:space="0" w:color="auto"/>
              <w:bottom w:val="single" w:sz="4" w:space="0" w:color="auto"/>
              <w:right w:val="single" w:sz="4" w:space="0" w:color="auto"/>
            </w:tcBorders>
          </w:tcPr>
          <w:p w14:paraId="18F035DB" w14:textId="77777777" w:rsidR="00340826" w:rsidRPr="00862587" w:rsidRDefault="00340826" w:rsidP="00D13533">
            <w:pPr>
              <w:overflowPunct/>
              <w:autoSpaceDE/>
              <w:autoSpaceDN/>
              <w:adjustRightInd/>
              <w:textAlignment w:val="auto"/>
              <w:rPr>
                <w:rFonts w:ascii="Calibri Light" w:hAnsi="Calibri Light" w:cs="Tahoma"/>
                <w:color w:val="000000"/>
                <w:sz w:val="20"/>
                <w:szCs w:val="20"/>
              </w:rPr>
            </w:pPr>
          </w:p>
        </w:tc>
        <w:tc>
          <w:tcPr>
            <w:tcW w:w="2383" w:type="dxa"/>
            <w:tcBorders>
              <w:top w:val="single" w:sz="4" w:space="0" w:color="auto"/>
              <w:left w:val="single" w:sz="4" w:space="0" w:color="auto"/>
              <w:bottom w:val="single" w:sz="4" w:space="0" w:color="auto"/>
            </w:tcBorders>
          </w:tcPr>
          <w:p w14:paraId="524EC582" w14:textId="77777777" w:rsidR="00340826" w:rsidRPr="00862587" w:rsidRDefault="00340826" w:rsidP="00D13533">
            <w:pPr>
              <w:overflowPunct/>
              <w:autoSpaceDE/>
              <w:autoSpaceDN/>
              <w:adjustRightInd/>
              <w:textAlignment w:val="auto"/>
              <w:rPr>
                <w:rFonts w:ascii="Calibri Light" w:hAnsi="Calibri Light" w:cs="Tahoma"/>
                <w:color w:val="000000"/>
                <w:sz w:val="20"/>
                <w:szCs w:val="20"/>
              </w:rPr>
            </w:pPr>
          </w:p>
        </w:tc>
      </w:tr>
      <w:tr w:rsidR="004C4CBF" w:rsidRPr="0034372A" w14:paraId="5C8A0964" w14:textId="77777777" w:rsidTr="13F65AE5">
        <w:trPr>
          <w:tblHeader/>
        </w:trPr>
        <w:tc>
          <w:tcPr>
            <w:tcW w:w="1374" w:type="dxa"/>
            <w:tcBorders>
              <w:top w:val="single" w:sz="4" w:space="0" w:color="auto"/>
              <w:bottom w:val="single" w:sz="4" w:space="0" w:color="auto"/>
              <w:right w:val="single" w:sz="4" w:space="0" w:color="auto"/>
            </w:tcBorders>
          </w:tcPr>
          <w:p w14:paraId="07ACC9B6" w14:textId="77777777" w:rsidR="004C4CBF" w:rsidRPr="00862587" w:rsidRDefault="004C4CBF" w:rsidP="00D13533">
            <w:pPr>
              <w:overflowPunct/>
              <w:autoSpaceDE/>
              <w:autoSpaceDN/>
              <w:adjustRightInd/>
              <w:textAlignment w:val="auto"/>
              <w:rPr>
                <w:rFonts w:ascii="Calibri Light" w:hAnsi="Calibri Light" w:cs="Tahoma"/>
                <w:color w:val="000000"/>
                <w:sz w:val="20"/>
                <w:szCs w:val="20"/>
              </w:rPr>
            </w:pPr>
          </w:p>
        </w:tc>
        <w:tc>
          <w:tcPr>
            <w:tcW w:w="1557" w:type="dxa"/>
            <w:tcBorders>
              <w:top w:val="single" w:sz="4" w:space="0" w:color="auto"/>
              <w:bottom w:val="single" w:sz="4" w:space="0" w:color="auto"/>
              <w:right w:val="single" w:sz="4" w:space="0" w:color="auto"/>
            </w:tcBorders>
          </w:tcPr>
          <w:p w14:paraId="0AC2F05C" w14:textId="77777777" w:rsidR="004C4CBF" w:rsidRPr="00862587" w:rsidRDefault="004C4CBF" w:rsidP="00D13533">
            <w:pPr>
              <w:overflowPunct/>
              <w:autoSpaceDE/>
              <w:autoSpaceDN/>
              <w:adjustRightInd/>
              <w:textAlignment w:val="auto"/>
              <w:rPr>
                <w:rFonts w:ascii="Calibri Light" w:hAnsi="Calibri Light" w:cs="Tahoma"/>
                <w:color w:val="000000"/>
                <w:sz w:val="20"/>
                <w:szCs w:val="20"/>
              </w:rPr>
            </w:pPr>
          </w:p>
        </w:tc>
        <w:tc>
          <w:tcPr>
            <w:tcW w:w="1100" w:type="dxa"/>
            <w:tcBorders>
              <w:top w:val="single" w:sz="4" w:space="0" w:color="auto"/>
              <w:left w:val="single" w:sz="4" w:space="0" w:color="auto"/>
              <w:bottom w:val="single" w:sz="4" w:space="0" w:color="auto"/>
              <w:right w:val="single" w:sz="4" w:space="0" w:color="auto"/>
            </w:tcBorders>
          </w:tcPr>
          <w:p w14:paraId="738BB776" w14:textId="77777777" w:rsidR="004C4CBF" w:rsidRPr="00862587" w:rsidRDefault="004C4CBF" w:rsidP="00D13533">
            <w:pPr>
              <w:overflowPunct/>
              <w:autoSpaceDE/>
              <w:autoSpaceDN/>
              <w:adjustRightInd/>
              <w:textAlignment w:val="auto"/>
              <w:rPr>
                <w:rFonts w:ascii="Calibri Light" w:hAnsi="Calibri Light" w:cs="Tahoma"/>
                <w:color w:val="000000"/>
                <w:sz w:val="20"/>
                <w:szCs w:val="20"/>
              </w:rPr>
            </w:pPr>
          </w:p>
        </w:tc>
        <w:tc>
          <w:tcPr>
            <w:tcW w:w="1833" w:type="dxa"/>
            <w:tcBorders>
              <w:top w:val="single" w:sz="4" w:space="0" w:color="auto"/>
              <w:left w:val="single" w:sz="4" w:space="0" w:color="auto"/>
              <w:bottom w:val="single" w:sz="4" w:space="0" w:color="auto"/>
              <w:right w:val="single" w:sz="4" w:space="0" w:color="auto"/>
            </w:tcBorders>
          </w:tcPr>
          <w:p w14:paraId="520A12FE" w14:textId="77777777" w:rsidR="004C4CBF" w:rsidRPr="00862587" w:rsidRDefault="004C4CBF" w:rsidP="00D13533">
            <w:pPr>
              <w:overflowPunct/>
              <w:autoSpaceDE/>
              <w:autoSpaceDN/>
              <w:adjustRightInd/>
              <w:textAlignment w:val="auto"/>
              <w:rPr>
                <w:rFonts w:ascii="Calibri Light" w:hAnsi="Calibri Light" w:cs="Tahoma"/>
                <w:color w:val="000000"/>
                <w:sz w:val="20"/>
                <w:szCs w:val="20"/>
              </w:rPr>
            </w:pPr>
          </w:p>
        </w:tc>
        <w:tc>
          <w:tcPr>
            <w:tcW w:w="1833" w:type="dxa"/>
            <w:tcBorders>
              <w:top w:val="single" w:sz="4" w:space="0" w:color="auto"/>
              <w:left w:val="single" w:sz="4" w:space="0" w:color="auto"/>
              <w:bottom w:val="single" w:sz="4" w:space="0" w:color="auto"/>
              <w:right w:val="single" w:sz="4" w:space="0" w:color="auto"/>
            </w:tcBorders>
          </w:tcPr>
          <w:p w14:paraId="67876E1E" w14:textId="77777777" w:rsidR="004C4CBF" w:rsidRPr="00862587" w:rsidDel="00B34603" w:rsidRDefault="004C4CBF" w:rsidP="00D13533">
            <w:pPr>
              <w:overflowPunct/>
              <w:autoSpaceDE/>
              <w:autoSpaceDN/>
              <w:adjustRightInd/>
              <w:textAlignment w:val="auto"/>
              <w:rPr>
                <w:rFonts w:ascii="Calibri Light" w:hAnsi="Calibri Light" w:cs="Tahoma"/>
                <w:color w:val="000000"/>
                <w:sz w:val="20"/>
                <w:szCs w:val="20"/>
              </w:rPr>
            </w:pPr>
          </w:p>
        </w:tc>
        <w:tc>
          <w:tcPr>
            <w:tcW w:w="2383" w:type="dxa"/>
            <w:tcBorders>
              <w:top w:val="single" w:sz="4" w:space="0" w:color="auto"/>
              <w:left w:val="single" w:sz="4" w:space="0" w:color="auto"/>
              <w:bottom w:val="single" w:sz="4" w:space="0" w:color="auto"/>
            </w:tcBorders>
          </w:tcPr>
          <w:p w14:paraId="5198588D" w14:textId="77777777" w:rsidR="004C4CBF" w:rsidRPr="00862587" w:rsidDel="00B34603" w:rsidRDefault="004C4CBF" w:rsidP="00D13533">
            <w:pPr>
              <w:overflowPunct/>
              <w:autoSpaceDE/>
              <w:autoSpaceDN/>
              <w:adjustRightInd/>
              <w:textAlignment w:val="auto"/>
              <w:rPr>
                <w:rFonts w:ascii="Calibri Light" w:hAnsi="Calibri Light" w:cs="Tahoma"/>
                <w:color w:val="000000"/>
                <w:sz w:val="20"/>
                <w:szCs w:val="20"/>
              </w:rPr>
            </w:pPr>
          </w:p>
        </w:tc>
      </w:tr>
      <w:tr w:rsidR="00340826" w:rsidRPr="0034372A" w14:paraId="7B8258CD" w14:textId="77777777" w:rsidTr="13F65AE5">
        <w:trPr>
          <w:tblHeader/>
        </w:trPr>
        <w:tc>
          <w:tcPr>
            <w:tcW w:w="1374" w:type="dxa"/>
            <w:tcBorders>
              <w:top w:val="single" w:sz="4" w:space="0" w:color="auto"/>
              <w:bottom w:val="single" w:sz="4" w:space="0" w:color="auto"/>
              <w:right w:val="single" w:sz="4" w:space="0" w:color="auto"/>
            </w:tcBorders>
          </w:tcPr>
          <w:p w14:paraId="369717F2" w14:textId="77777777" w:rsidR="00340826" w:rsidRPr="00862587" w:rsidRDefault="00340826" w:rsidP="00D13533">
            <w:pPr>
              <w:overflowPunct/>
              <w:autoSpaceDE/>
              <w:autoSpaceDN/>
              <w:adjustRightInd/>
              <w:textAlignment w:val="auto"/>
              <w:rPr>
                <w:rFonts w:ascii="Calibri Light" w:hAnsi="Calibri Light" w:cs="Tahoma"/>
                <w:color w:val="000000"/>
                <w:sz w:val="20"/>
                <w:szCs w:val="20"/>
              </w:rPr>
            </w:pPr>
          </w:p>
        </w:tc>
        <w:tc>
          <w:tcPr>
            <w:tcW w:w="1557" w:type="dxa"/>
            <w:tcBorders>
              <w:top w:val="single" w:sz="4" w:space="0" w:color="auto"/>
              <w:bottom w:val="single" w:sz="4" w:space="0" w:color="auto"/>
              <w:right w:val="single" w:sz="4" w:space="0" w:color="auto"/>
            </w:tcBorders>
          </w:tcPr>
          <w:p w14:paraId="5D7E77DA" w14:textId="77777777" w:rsidR="00340826" w:rsidRPr="00862587" w:rsidRDefault="00340826" w:rsidP="00D13533">
            <w:pPr>
              <w:overflowPunct/>
              <w:autoSpaceDE/>
              <w:autoSpaceDN/>
              <w:adjustRightInd/>
              <w:textAlignment w:val="auto"/>
              <w:rPr>
                <w:rFonts w:ascii="Calibri Light" w:hAnsi="Calibri Light" w:cs="Tahoma"/>
                <w:color w:val="000000"/>
                <w:sz w:val="20"/>
                <w:szCs w:val="20"/>
              </w:rPr>
            </w:pPr>
          </w:p>
        </w:tc>
        <w:tc>
          <w:tcPr>
            <w:tcW w:w="1100" w:type="dxa"/>
            <w:tcBorders>
              <w:top w:val="single" w:sz="4" w:space="0" w:color="auto"/>
              <w:left w:val="single" w:sz="4" w:space="0" w:color="auto"/>
              <w:bottom w:val="single" w:sz="4" w:space="0" w:color="auto"/>
              <w:right w:val="single" w:sz="4" w:space="0" w:color="auto"/>
            </w:tcBorders>
          </w:tcPr>
          <w:p w14:paraId="57C8D756" w14:textId="77777777" w:rsidR="00340826" w:rsidRPr="00862587" w:rsidRDefault="00340826" w:rsidP="00D13533">
            <w:pPr>
              <w:overflowPunct/>
              <w:autoSpaceDE/>
              <w:autoSpaceDN/>
              <w:adjustRightInd/>
              <w:textAlignment w:val="auto"/>
              <w:rPr>
                <w:rFonts w:ascii="Calibri Light" w:hAnsi="Calibri Light" w:cs="Tahoma"/>
                <w:color w:val="000000"/>
                <w:sz w:val="20"/>
                <w:szCs w:val="20"/>
              </w:rPr>
            </w:pPr>
          </w:p>
        </w:tc>
        <w:tc>
          <w:tcPr>
            <w:tcW w:w="1833" w:type="dxa"/>
            <w:tcBorders>
              <w:top w:val="single" w:sz="4" w:space="0" w:color="auto"/>
              <w:left w:val="single" w:sz="4" w:space="0" w:color="auto"/>
              <w:bottom w:val="single" w:sz="4" w:space="0" w:color="auto"/>
              <w:right w:val="single" w:sz="4" w:space="0" w:color="auto"/>
            </w:tcBorders>
          </w:tcPr>
          <w:p w14:paraId="4EF9E2B8" w14:textId="77777777" w:rsidR="00340826" w:rsidRPr="00862587" w:rsidRDefault="00340826" w:rsidP="00D13533">
            <w:pPr>
              <w:overflowPunct/>
              <w:autoSpaceDE/>
              <w:autoSpaceDN/>
              <w:adjustRightInd/>
              <w:textAlignment w:val="auto"/>
              <w:rPr>
                <w:rFonts w:ascii="Calibri Light" w:hAnsi="Calibri Light" w:cs="Tahoma"/>
                <w:color w:val="000000"/>
                <w:sz w:val="20"/>
                <w:szCs w:val="20"/>
              </w:rPr>
            </w:pPr>
          </w:p>
        </w:tc>
        <w:tc>
          <w:tcPr>
            <w:tcW w:w="1833" w:type="dxa"/>
            <w:tcBorders>
              <w:top w:val="single" w:sz="4" w:space="0" w:color="auto"/>
              <w:left w:val="single" w:sz="4" w:space="0" w:color="auto"/>
              <w:bottom w:val="single" w:sz="4" w:space="0" w:color="auto"/>
              <w:right w:val="single" w:sz="4" w:space="0" w:color="auto"/>
            </w:tcBorders>
          </w:tcPr>
          <w:p w14:paraId="637B9CEF" w14:textId="77777777" w:rsidR="00340826" w:rsidRPr="00862587" w:rsidRDefault="00340826" w:rsidP="00D13533">
            <w:pPr>
              <w:overflowPunct/>
              <w:autoSpaceDE/>
              <w:autoSpaceDN/>
              <w:adjustRightInd/>
              <w:textAlignment w:val="auto"/>
              <w:rPr>
                <w:rFonts w:ascii="Calibri Light" w:hAnsi="Calibri Light" w:cs="Tahoma"/>
                <w:color w:val="000000"/>
                <w:sz w:val="20"/>
                <w:szCs w:val="20"/>
              </w:rPr>
            </w:pPr>
          </w:p>
        </w:tc>
        <w:tc>
          <w:tcPr>
            <w:tcW w:w="2383" w:type="dxa"/>
            <w:tcBorders>
              <w:top w:val="single" w:sz="4" w:space="0" w:color="auto"/>
              <w:left w:val="single" w:sz="4" w:space="0" w:color="auto"/>
              <w:bottom w:val="single" w:sz="4" w:space="0" w:color="auto"/>
            </w:tcBorders>
          </w:tcPr>
          <w:p w14:paraId="184072D7" w14:textId="77777777" w:rsidR="00340826" w:rsidRPr="00862587" w:rsidRDefault="00340826" w:rsidP="00D13533">
            <w:pPr>
              <w:overflowPunct/>
              <w:autoSpaceDE/>
              <w:autoSpaceDN/>
              <w:adjustRightInd/>
              <w:textAlignment w:val="auto"/>
              <w:rPr>
                <w:rFonts w:ascii="Calibri Light" w:hAnsi="Calibri Light" w:cs="Tahoma"/>
                <w:color w:val="000000"/>
                <w:sz w:val="20"/>
                <w:szCs w:val="20"/>
              </w:rPr>
            </w:pPr>
          </w:p>
        </w:tc>
      </w:tr>
      <w:tr w:rsidR="004C4CBF" w:rsidRPr="0034372A" w14:paraId="3F927C3B" w14:textId="77777777" w:rsidTr="13F65AE5">
        <w:trPr>
          <w:tblHeader/>
        </w:trPr>
        <w:tc>
          <w:tcPr>
            <w:tcW w:w="1374" w:type="dxa"/>
            <w:tcBorders>
              <w:top w:val="single" w:sz="4" w:space="0" w:color="auto"/>
              <w:bottom w:val="single" w:sz="4" w:space="0" w:color="auto"/>
              <w:right w:val="single" w:sz="4" w:space="0" w:color="auto"/>
            </w:tcBorders>
          </w:tcPr>
          <w:p w14:paraId="5295A13D" w14:textId="77777777" w:rsidR="004C4CBF" w:rsidRPr="00862587" w:rsidRDefault="004C4CBF" w:rsidP="00D13533">
            <w:pPr>
              <w:overflowPunct/>
              <w:autoSpaceDE/>
              <w:autoSpaceDN/>
              <w:adjustRightInd/>
              <w:textAlignment w:val="auto"/>
              <w:rPr>
                <w:rFonts w:ascii="Calibri Light" w:hAnsi="Calibri Light" w:cs="Tahoma"/>
                <w:color w:val="000000"/>
                <w:sz w:val="20"/>
                <w:szCs w:val="20"/>
              </w:rPr>
            </w:pPr>
          </w:p>
        </w:tc>
        <w:tc>
          <w:tcPr>
            <w:tcW w:w="1557" w:type="dxa"/>
            <w:tcBorders>
              <w:top w:val="single" w:sz="4" w:space="0" w:color="auto"/>
              <w:bottom w:val="single" w:sz="4" w:space="0" w:color="auto"/>
              <w:right w:val="single" w:sz="4" w:space="0" w:color="auto"/>
            </w:tcBorders>
          </w:tcPr>
          <w:p w14:paraId="5157893C" w14:textId="77777777" w:rsidR="004C4CBF" w:rsidRPr="00862587" w:rsidRDefault="004C4CBF" w:rsidP="00D13533">
            <w:pPr>
              <w:overflowPunct/>
              <w:autoSpaceDE/>
              <w:autoSpaceDN/>
              <w:adjustRightInd/>
              <w:textAlignment w:val="auto"/>
              <w:rPr>
                <w:rFonts w:ascii="Calibri Light" w:hAnsi="Calibri Light" w:cs="Tahoma"/>
                <w:color w:val="000000"/>
                <w:sz w:val="20"/>
                <w:szCs w:val="20"/>
              </w:rPr>
            </w:pPr>
          </w:p>
        </w:tc>
        <w:tc>
          <w:tcPr>
            <w:tcW w:w="1100" w:type="dxa"/>
            <w:tcBorders>
              <w:top w:val="single" w:sz="4" w:space="0" w:color="auto"/>
              <w:left w:val="single" w:sz="4" w:space="0" w:color="auto"/>
              <w:bottom w:val="single" w:sz="4" w:space="0" w:color="auto"/>
              <w:right w:val="single" w:sz="4" w:space="0" w:color="auto"/>
            </w:tcBorders>
          </w:tcPr>
          <w:p w14:paraId="2638A81A" w14:textId="77777777" w:rsidR="004C4CBF" w:rsidRPr="00862587" w:rsidRDefault="004C4CBF" w:rsidP="00D13533">
            <w:pPr>
              <w:overflowPunct/>
              <w:autoSpaceDE/>
              <w:autoSpaceDN/>
              <w:adjustRightInd/>
              <w:textAlignment w:val="auto"/>
              <w:rPr>
                <w:rFonts w:ascii="Calibri Light" w:hAnsi="Calibri Light" w:cs="Tahoma"/>
                <w:color w:val="000000"/>
                <w:sz w:val="20"/>
                <w:szCs w:val="20"/>
              </w:rPr>
            </w:pPr>
          </w:p>
        </w:tc>
        <w:tc>
          <w:tcPr>
            <w:tcW w:w="1833" w:type="dxa"/>
            <w:tcBorders>
              <w:top w:val="single" w:sz="4" w:space="0" w:color="auto"/>
              <w:left w:val="single" w:sz="4" w:space="0" w:color="auto"/>
              <w:bottom w:val="single" w:sz="4" w:space="0" w:color="auto"/>
              <w:right w:val="single" w:sz="4" w:space="0" w:color="auto"/>
            </w:tcBorders>
          </w:tcPr>
          <w:p w14:paraId="6695B719" w14:textId="77777777" w:rsidR="004C4CBF" w:rsidRPr="00862587" w:rsidDel="00B34603" w:rsidRDefault="004C4CBF" w:rsidP="00D13533">
            <w:pPr>
              <w:overflowPunct/>
              <w:autoSpaceDE/>
              <w:autoSpaceDN/>
              <w:adjustRightInd/>
              <w:textAlignment w:val="auto"/>
              <w:rPr>
                <w:rFonts w:ascii="Calibri Light" w:hAnsi="Calibri Light" w:cs="Tahoma"/>
                <w:color w:val="000000"/>
                <w:sz w:val="20"/>
                <w:szCs w:val="20"/>
              </w:rPr>
            </w:pPr>
          </w:p>
        </w:tc>
        <w:tc>
          <w:tcPr>
            <w:tcW w:w="1833" w:type="dxa"/>
            <w:tcBorders>
              <w:top w:val="single" w:sz="4" w:space="0" w:color="auto"/>
              <w:left w:val="single" w:sz="4" w:space="0" w:color="auto"/>
              <w:bottom w:val="single" w:sz="4" w:space="0" w:color="auto"/>
              <w:right w:val="single" w:sz="4" w:space="0" w:color="auto"/>
            </w:tcBorders>
          </w:tcPr>
          <w:p w14:paraId="189E2921" w14:textId="77777777" w:rsidR="004C4CBF" w:rsidRPr="00862587" w:rsidDel="00B34603" w:rsidRDefault="004C4CBF" w:rsidP="00D13533">
            <w:pPr>
              <w:overflowPunct/>
              <w:autoSpaceDE/>
              <w:autoSpaceDN/>
              <w:adjustRightInd/>
              <w:textAlignment w:val="auto"/>
              <w:rPr>
                <w:rFonts w:ascii="Calibri Light" w:hAnsi="Calibri Light" w:cs="Tahoma"/>
                <w:color w:val="000000"/>
                <w:sz w:val="20"/>
                <w:szCs w:val="20"/>
              </w:rPr>
            </w:pPr>
          </w:p>
        </w:tc>
        <w:tc>
          <w:tcPr>
            <w:tcW w:w="2383" w:type="dxa"/>
            <w:tcBorders>
              <w:top w:val="single" w:sz="4" w:space="0" w:color="auto"/>
              <w:left w:val="single" w:sz="4" w:space="0" w:color="auto"/>
              <w:bottom w:val="single" w:sz="4" w:space="0" w:color="auto"/>
            </w:tcBorders>
          </w:tcPr>
          <w:p w14:paraId="069C91D0" w14:textId="77777777" w:rsidR="004C4CBF" w:rsidRPr="00862587" w:rsidDel="00B34603" w:rsidRDefault="004C4CBF" w:rsidP="00D13533">
            <w:pPr>
              <w:overflowPunct/>
              <w:autoSpaceDE/>
              <w:autoSpaceDN/>
              <w:adjustRightInd/>
              <w:textAlignment w:val="auto"/>
              <w:rPr>
                <w:rFonts w:ascii="Calibri Light" w:hAnsi="Calibri Light" w:cs="Tahoma"/>
                <w:color w:val="000000"/>
                <w:sz w:val="20"/>
                <w:szCs w:val="20"/>
              </w:rPr>
            </w:pPr>
          </w:p>
        </w:tc>
      </w:tr>
      <w:tr w:rsidR="004C4CBF" w:rsidRPr="0034372A" w14:paraId="1885C810" w14:textId="77777777" w:rsidTr="13F65AE5">
        <w:trPr>
          <w:tblHeader/>
        </w:trPr>
        <w:tc>
          <w:tcPr>
            <w:tcW w:w="1374" w:type="dxa"/>
            <w:tcBorders>
              <w:top w:val="single" w:sz="4" w:space="0" w:color="auto"/>
              <w:bottom w:val="single" w:sz="4" w:space="0" w:color="auto"/>
              <w:right w:val="single" w:sz="4" w:space="0" w:color="auto"/>
            </w:tcBorders>
          </w:tcPr>
          <w:p w14:paraId="71B4A897" w14:textId="77777777" w:rsidR="004C4CBF" w:rsidRPr="00862587" w:rsidRDefault="004C4CBF" w:rsidP="00D13533">
            <w:pPr>
              <w:overflowPunct/>
              <w:autoSpaceDE/>
              <w:autoSpaceDN/>
              <w:adjustRightInd/>
              <w:textAlignment w:val="auto"/>
              <w:rPr>
                <w:rFonts w:ascii="Calibri Light" w:hAnsi="Calibri Light" w:cs="Tahoma"/>
                <w:color w:val="000000"/>
                <w:sz w:val="20"/>
                <w:szCs w:val="20"/>
              </w:rPr>
            </w:pPr>
          </w:p>
        </w:tc>
        <w:tc>
          <w:tcPr>
            <w:tcW w:w="1557" w:type="dxa"/>
            <w:tcBorders>
              <w:top w:val="single" w:sz="4" w:space="0" w:color="auto"/>
              <w:bottom w:val="single" w:sz="4" w:space="0" w:color="auto"/>
              <w:right w:val="single" w:sz="4" w:space="0" w:color="auto"/>
            </w:tcBorders>
          </w:tcPr>
          <w:p w14:paraId="3AB49BCC" w14:textId="77777777" w:rsidR="004C4CBF" w:rsidRPr="00862587" w:rsidRDefault="004C4CBF" w:rsidP="00D13533">
            <w:pPr>
              <w:overflowPunct/>
              <w:autoSpaceDE/>
              <w:autoSpaceDN/>
              <w:adjustRightInd/>
              <w:textAlignment w:val="auto"/>
              <w:rPr>
                <w:rFonts w:ascii="Calibri Light" w:hAnsi="Calibri Light" w:cs="Tahoma"/>
                <w:color w:val="000000"/>
                <w:sz w:val="20"/>
                <w:szCs w:val="20"/>
              </w:rPr>
            </w:pPr>
          </w:p>
        </w:tc>
        <w:tc>
          <w:tcPr>
            <w:tcW w:w="1100" w:type="dxa"/>
            <w:tcBorders>
              <w:top w:val="single" w:sz="4" w:space="0" w:color="auto"/>
              <w:left w:val="single" w:sz="4" w:space="0" w:color="auto"/>
              <w:bottom w:val="single" w:sz="4" w:space="0" w:color="auto"/>
              <w:right w:val="single" w:sz="4" w:space="0" w:color="auto"/>
            </w:tcBorders>
          </w:tcPr>
          <w:p w14:paraId="3DC9AD29" w14:textId="77777777" w:rsidR="004C4CBF" w:rsidRPr="00862587" w:rsidRDefault="004C4CBF" w:rsidP="00D13533">
            <w:pPr>
              <w:overflowPunct/>
              <w:autoSpaceDE/>
              <w:autoSpaceDN/>
              <w:adjustRightInd/>
              <w:textAlignment w:val="auto"/>
              <w:rPr>
                <w:rFonts w:ascii="Calibri Light" w:hAnsi="Calibri Light" w:cs="Tahoma"/>
                <w:color w:val="000000"/>
                <w:sz w:val="20"/>
                <w:szCs w:val="20"/>
              </w:rPr>
            </w:pPr>
          </w:p>
        </w:tc>
        <w:tc>
          <w:tcPr>
            <w:tcW w:w="1833" w:type="dxa"/>
            <w:tcBorders>
              <w:top w:val="single" w:sz="4" w:space="0" w:color="auto"/>
              <w:left w:val="single" w:sz="4" w:space="0" w:color="auto"/>
              <w:bottom w:val="single" w:sz="4" w:space="0" w:color="auto"/>
              <w:right w:val="single" w:sz="4" w:space="0" w:color="auto"/>
            </w:tcBorders>
          </w:tcPr>
          <w:p w14:paraId="7D04E5BE" w14:textId="77777777" w:rsidR="004C4CBF" w:rsidRPr="00862587" w:rsidDel="00B34603" w:rsidRDefault="004C4CBF" w:rsidP="00D13533">
            <w:pPr>
              <w:overflowPunct/>
              <w:autoSpaceDE/>
              <w:autoSpaceDN/>
              <w:adjustRightInd/>
              <w:textAlignment w:val="auto"/>
              <w:rPr>
                <w:rFonts w:ascii="Calibri Light" w:hAnsi="Calibri Light" w:cs="Tahoma"/>
                <w:color w:val="000000"/>
                <w:sz w:val="20"/>
                <w:szCs w:val="20"/>
              </w:rPr>
            </w:pPr>
          </w:p>
        </w:tc>
        <w:tc>
          <w:tcPr>
            <w:tcW w:w="1833" w:type="dxa"/>
            <w:tcBorders>
              <w:top w:val="single" w:sz="4" w:space="0" w:color="auto"/>
              <w:left w:val="single" w:sz="4" w:space="0" w:color="auto"/>
              <w:bottom w:val="single" w:sz="4" w:space="0" w:color="auto"/>
              <w:right w:val="single" w:sz="4" w:space="0" w:color="auto"/>
            </w:tcBorders>
          </w:tcPr>
          <w:p w14:paraId="3FEEA0C9" w14:textId="77777777" w:rsidR="004C4CBF" w:rsidRPr="00862587" w:rsidDel="00B34603" w:rsidRDefault="004C4CBF" w:rsidP="00D13533">
            <w:pPr>
              <w:overflowPunct/>
              <w:autoSpaceDE/>
              <w:autoSpaceDN/>
              <w:adjustRightInd/>
              <w:textAlignment w:val="auto"/>
              <w:rPr>
                <w:rFonts w:ascii="Calibri Light" w:hAnsi="Calibri Light" w:cs="Tahoma"/>
                <w:color w:val="000000"/>
                <w:sz w:val="20"/>
                <w:szCs w:val="20"/>
              </w:rPr>
            </w:pPr>
          </w:p>
        </w:tc>
        <w:tc>
          <w:tcPr>
            <w:tcW w:w="2383" w:type="dxa"/>
            <w:tcBorders>
              <w:top w:val="single" w:sz="4" w:space="0" w:color="auto"/>
              <w:left w:val="single" w:sz="4" w:space="0" w:color="auto"/>
              <w:bottom w:val="single" w:sz="4" w:space="0" w:color="auto"/>
            </w:tcBorders>
          </w:tcPr>
          <w:p w14:paraId="409B151D" w14:textId="77777777" w:rsidR="004C4CBF" w:rsidRPr="00862587" w:rsidDel="00B34603" w:rsidRDefault="004C4CBF" w:rsidP="00D13533">
            <w:pPr>
              <w:overflowPunct/>
              <w:autoSpaceDE/>
              <w:autoSpaceDN/>
              <w:adjustRightInd/>
              <w:textAlignment w:val="auto"/>
              <w:rPr>
                <w:rFonts w:ascii="Calibri Light" w:hAnsi="Calibri Light" w:cs="Tahoma"/>
                <w:color w:val="000000"/>
                <w:sz w:val="20"/>
                <w:szCs w:val="20"/>
              </w:rPr>
            </w:pPr>
          </w:p>
        </w:tc>
      </w:tr>
    </w:tbl>
    <w:p w14:paraId="5F58CF13" w14:textId="77777777" w:rsidR="001375DC" w:rsidRDefault="001375DC" w:rsidP="001375DC">
      <w:pPr>
        <w:pStyle w:val="Heading2TextBulleted"/>
        <w:tabs>
          <w:tab w:val="clear" w:pos="360"/>
        </w:tabs>
        <w:ind w:left="720"/>
      </w:pPr>
    </w:p>
    <w:p w14:paraId="6D0CEDC2" w14:textId="77777777" w:rsidR="00B0790E" w:rsidRPr="00750275" w:rsidRDefault="00C13F0F" w:rsidP="00114CB8">
      <w:pPr>
        <w:pStyle w:val="Heading2"/>
      </w:pPr>
      <w:bookmarkStart w:id="96" w:name="_Toc501707338"/>
      <w:bookmarkStart w:id="97" w:name="_Toc512875800"/>
      <w:r>
        <w:t>S</w:t>
      </w:r>
      <w:r w:rsidR="00B0790E" w:rsidRPr="00750275">
        <w:t>ecurity Considerations</w:t>
      </w:r>
      <w:bookmarkEnd w:id="96"/>
      <w:bookmarkEnd w:id="97"/>
    </w:p>
    <w:tbl>
      <w:tblPr>
        <w:tblW w:w="9810" w:type="dxa"/>
        <w:tblInd w:w="157"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ayout w:type="fixed"/>
        <w:tblLook w:val="01E0" w:firstRow="1" w:lastRow="1" w:firstColumn="1" w:lastColumn="1" w:noHBand="0" w:noVBand="0"/>
      </w:tblPr>
      <w:tblGrid>
        <w:gridCol w:w="1800"/>
        <w:gridCol w:w="1530"/>
        <w:gridCol w:w="1620"/>
        <w:gridCol w:w="2340"/>
        <w:gridCol w:w="2520"/>
      </w:tblGrid>
      <w:tr w:rsidR="00B0790E" w:rsidRPr="006B24F0" w14:paraId="3BDDF17D" w14:textId="77777777" w:rsidTr="13F65AE5">
        <w:trPr>
          <w:cantSplit/>
          <w:trHeight w:val="432"/>
          <w:tblHeader/>
        </w:trPr>
        <w:tc>
          <w:tcPr>
            <w:tcW w:w="1800" w:type="dxa"/>
            <w:tcBorders>
              <w:top w:val="threeDEmboss" w:sz="6" w:space="0" w:color="auto"/>
              <w:bottom w:val="threeDEmboss" w:sz="6" w:space="0" w:color="auto"/>
            </w:tcBorders>
            <w:shd w:val="clear" w:color="auto" w:fill="F9FBAF"/>
            <w:vAlign w:val="center"/>
          </w:tcPr>
          <w:p w14:paraId="240A0DDC" w14:textId="77777777" w:rsidR="00B0790E" w:rsidRPr="006B24F0" w:rsidRDefault="00B0790E" w:rsidP="00B0790E">
            <w:pPr>
              <w:pStyle w:val="TableHeader-Left"/>
              <w:rPr>
                <w:rFonts w:ascii="Calibri Light,Arial" w:eastAsia="Calibri Light,Arial" w:hAnsi="Calibri Light,Arial" w:cs="Calibri Light,Arial"/>
              </w:rPr>
            </w:pPr>
            <w:r w:rsidRPr="25B35239">
              <w:rPr>
                <w:rFonts w:ascii="Calibri Light" w:eastAsia="Calibri Light" w:hAnsi="Calibri Light" w:cs="Calibri Light"/>
              </w:rPr>
              <w:t xml:space="preserve">Role </w:t>
            </w:r>
          </w:p>
        </w:tc>
        <w:tc>
          <w:tcPr>
            <w:tcW w:w="1530" w:type="dxa"/>
            <w:tcBorders>
              <w:top w:val="threeDEmboss" w:sz="6" w:space="0" w:color="auto"/>
              <w:bottom w:val="threeDEmboss" w:sz="6" w:space="0" w:color="auto"/>
            </w:tcBorders>
            <w:shd w:val="clear" w:color="auto" w:fill="F9FBAF"/>
            <w:vAlign w:val="center"/>
          </w:tcPr>
          <w:p w14:paraId="30C2776E" w14:textId="77777777" w:rsidR="00B0790E" w:rsidRPr="006B24F0" w:rsidRDefault="00B0790E" w:rsidP="00B0790E">
            <w:pPr>
              <w:pStyle w:val="TableHeader-Left"/>
              <w:rPr>
                <w:rFonts w:ascii="Calibri Light,Arial" w:eastAsia="Calibri Light,Arial" w:hAnsi="Calibri Light,Arial" w:cs="Calibri Light,Arial"/>
              </w:rPr>
            </w:pPr>
            <w:r w:rsidRPr="25B35239">
              <w:rPr>
                <w:rFonts w:ascii="Calibri Light" w:eastAsia="Calibri Light" w:hAnsi="Calibri Light" w:cs="Calibri Light"/>
              </w:rPr>
              <w:t xml:space="preserve">Transaction Code (T-Code) </w:t>
            </w:r>
          </w:p>
        </w:tc>
        <w:tc>
          <w:tcPr>
            <w:tcW w:w="1620" w:type="dxa"/>
            <w:tcBorders>
              <w:top w:val="threeDEmboss" w:sz="6" w:space="0" w:color="auto"/>
              <w:bottom w:val="threeDEmboss" w:sz="6" w:space="0" w:color="auto"/>
            </w:tcBorders>
            <w:shd w:val="clear" w:color="auto" w:fill="F9FBAF"/>
            <w:vAlign w:val="center"/>
          </w:tcPr>
          <w:p w14:paraId="2F6C8DE1" w14:textId="77777777" w:rsidR="00B0790E" w:rsidRPr="006B24F0" w:rsidRDefault="00B0790E" w:rsidP="00B0790E">
            <w:pPr>
              <w:pStyle w:val="TableHeader-Left"/>
              <w:rPr>
                <w:rFonts w:ascii="Calibri Light,Arial" w:eastAsia="Calibri Light,Arial" w:hAnsi="Calibri Light,Arial" w:cs="Calibri Light,Arial"/>
              </w:rPr>
            </w:pPr>
            <w:r w:rsidRPr="25B35239">
              <w:rPr>
                <w:rFonts w:ascii="Calibri Light" w:eastAsia="Calibri Light" w:hAnsi="Calibri Light" w:cs="Calibri Light"/>
              </w:rPr>
              <w:t>T-Code Description</w:t>
            </w:r>
          </w:p>
        </w:tc>
        <w:tc>
          <w:tcPr>
            <w:tcW w:w="2340" w:type="dxa"/>
            <w:tcBorders>
              <w:top w:val="threeDEmboss" w:sz="6" w:space="0" w:color="auto"/>
              <w:bottom w:val="threeDEmboss" w:sz="6" w:space="0" w:color="auto"/>
            </w:tcBorders>
            <w:shd w:val="clear" w:color="auto" w:fill="F9FBAF"/>
            <w:vAlign w:val="center"/>
          </w:tcPr>
          <w:p w14:paraId="728BBF2F" w14:textId="77777777" w:rsidR="00B0790E" w:rsidRPr="006B24F0" w:rsidRDefault="00B0790E" w:rsidP="00B0790E">
            <w:pPr>
              <w:pStyle w:val="TableHeader-Left"/>
              <w:rPr>
                <w:rFonts w:ascii="Calibri Light,Arial" w:eastAsia="Calibri Light,Arial" w:hAnsi="Calibri Light,Arial" w:cs="Calibri Light,Arial"/>
              </w:rPr>
            </w:pPr>
            <w:r w:rsidRPr="25B35239">
              <w:rPr>
                <w:rFonts w:ascii="Calibri Light" w:eastAsia="Calibri Light" w:hAnsi="Calibri Light" w:cs="Calibri Light"/>
              </w:rPr>
              <w:t>Authorization Attributes</w:t>
            </w:r>
          </w:p>
        </w:tc>
        <w:tc>
          <w:tcPr>
            <w:tcW w:w="2520" w:type="dxa"/>
            <w:tcBorders>
              <w:top w:val="threeDEmboss" w:sz="6" w:space="0" w:color="auto"/>
              <w:bottom w:val="threeDEmboss" w:sz="6" w:space="0" w:color="auto"/>
            </w:tcBorders>
            <w:shd w:val="clear" w:color="auto" w:fill="F9FBAF"/>
            <w:vAlign w:val="center"/>
          </w:tcPr>
          <w:p w14:paraId="76327518" w14:textId="77777777" w:rsidR="00B0790E" w:rsidRPr="006B24F0" w:rsidRDefault="00B0790E" w:rsidP="00B0790E">
            <w:pPr>
              <w:pStyle w:val="TableHeader-Left"/>
              <w:rPr>
                <w:rFonts w:ascii="Calibri Light,Arial" w:eastAsia="Calibri Light,Arial" w:hAnsi="Calibri Light,Arial" w:cs="Calibri Light,Arial"/>
              </w:rPr>
            </w:pPr>
            <w:r w:rsidRPr="25B35239">
              <w:rPr>
                <w:rFonts w:ascii="Calibri Light" w:eastAsia="Calibri Light" w:hAnsi="Calibri Light" w:cs="Calibri Light"/>
              </w:rPr>
              <w:t xml:space="preserve">SOD Conflicts (Yes/No) </w:t>
            </w:r>
          </w:p>
          <w:p w14:paraId="08C2FFDA" w14:textId="77777777" w:rsidR="00B0790E" w:rsidRPr="006B24F0" w:rsidRDefault="00B0790E" w:rsidP="00B0790E">
            <w:pPr>
              <w:pStyle w:val="TableHeader-Left"/>
              <w:rPr>
                <w:rFonts w:ascii="Calibri Light,Arial" w:eastAsia="Calibri Light,Arial" w:hAnsi="Calibri Light,Arial" w:cs="Calibri Light,Arial"/>
              </w:rPr>
            </w:pPr>
            <w:r w:rsidRPr="25B35239">
              <w:rPr>
                <w:rFonts w:ascii="Calibri Light" w:eastAsia="Calibri Light" w:hAnsi="Calibri Light" w:cs="Calibri Light"/>
              </w:rPr>
              <w:t>If SOD Conflicts Yes. Identify the 2 conflicting t-codes</w:t>
            </w:r>
          </w:p>
        </w:tc>
      </w:tr>
      <w:tr w:rsidR="00426746" w:rsidRPr="006B24F0" w14:paraId="7AB6D0AD" w14:textId="77777777" w:rsidTr="13F65AE5">
        <w:trPr>
          <w:cantSplit/>
          <w:trHeight w:val="432"/>
          <w:tblHeader/>
        </w:trPr>
        <w:tc>
          <w:tcPr>
            <w:tcW w:w="1800" w:type="dxa"/>
            <w:tcBorders>
              <w:top w:val="threeDEmboss" w:sz="6" w:space="0" w:color="auto"/>
              <w:bottom w:val="threeDEmboss" w:sz="6" w:space="0" w:color="auto"/>
            </w:tcBorders>
            <w:shd w:val="clear" w:color="auto" w:fill="auto"/>
            <w:vAlign w:val="center"/>
          </w:tcPr>
          <w:p w14:paraId="4C861117" w14:textId="77777777" w:rsidR="00426746" w:rsidRPr="00C13F0F" w:rsidRDefault="00F1272F" w:rsidP="005E6DFF">
            <w:pPr>
              <w:pStyle w:val="TableField-Left"/>
              <w:rPr>
                <w:rFonts w:ascii="Calibri Light" w:eastAsia="Calibri Light" w:hAnsi="Calibri Light" w:cs="Calibri Light"/>
              </w:rPr>
            </w:pPr>
            <w:r w:rsidRPr="25B35239">
              <w:rPr>
                <w:rFonts w:ascii="Calibri Light" w:eastAsia="Calibri Light" w:hAnsi="Calibri Light" w:cs="Calibri Light"/>
              </w:rPr>
              <w:t>Inbound Correspondence</w:t>
            </w:r>
          </w:p>
        </w:tc>
        <w:tc>
          <w:tcPr>
            <w:tcW w:w="1530" w:type="dxa"/>
            <w:tcBorders>
              <w:top w:val="threeDEmboss" w:sz="6" w:space="0" w:color="auto"/>
              <w:bottom w:val="threeDEmboss" w:sz="6" w:space="0" w:color="auto"/>
            </w:tcBorders>
            <w:shd w:val="clear" w:color="auto" w:fill="auto"/>
            <w:vAlign w:val="center"/>
          </w:tcPr>
          <w:p w14:paraId="4E4A8089" w14:textId="77777777" w:rsidR="00426746" w:rsidRPr="00C13F0F" w:rsidRDefault="00C13F0F" w:rsidP="005E6DFF">
            <w:pPr>
              <w:pStyle w:val="TableField-Left"/>
              <w:rPr>
                <w:rFonts w:ascii="Calibri Light" w:eastAsia="Calibri Light" w:hAnsi="Calibri Light" w:cs="Calibri Light"/>
              </w:rPr>
            </w:pPr>
            <w:r w:rsidRPr="25B35239">
              <w:rPr>
                <w:rFonts w:ascii="Calibri Light" w:eastAsia="Calibri Light" w:hAnsi="Calibri Light" w:cs="Calibri Light"/>
              </w:rPr>
              <w:t>OpenText xECM</w:t>
            </w:r>
          </w:p>
        </w:tc>
        <w:tc>
          <w:tcPr>
            <w:tcW w:w="1620" w:type="dxa"/>
            <w:tcBorders>
              <w:top w:val="threeDEmboss" w:sz="6" w:space="0" w:color="auto"/>
              <w:bottom w:val="threeDEmboss" w:sz="6" w:space="0" w:color="auto"/>
            </w:tcBorders>
            <w:shd w:val="clear" w:color="auto" w:fill="auto"/>
            <w:vAlign w:val="center"/>
          </w:tcPr>
          <w:p w14:paraId="1B31F82A" w14:textId="77777777" w:rsidR="00426746" w:rsidRPr="00C13F0F" w:rsidRDefault="00C13F0F" w:rsidP="005E6DFF">
            <w:pPr>
              <w:pStyle w:val="TableField-Left"/>
              <w:rPr>
                <w:rFonts w:ascii="Calibri Light" w:eastAsia="Calibri Light" w:hAnsi="Calibri Light" w:cs="Calibri Light"/>
              </w:rPr>
            </w:pPr>
            <w:r w:rsidRPr="25B35239">
              <w:rPr>
                <w:rFonts w:ascii="Calibri Light" w:eastAsia="Calibri Light" w:hAnsi="Calibri Light" w:cs="Calibri Light"/>
              </w:rPr>
              <w:t>Open</w:t>
            </w:r>
            <w:r w:rsidR="006B1095" w:rsidRPr="25B35239">
              <w:rPr>
                <w:rFonts w:ascii="Calibri Light" w:eastAsia="Calibri Light" w:hAnsi="Calibri Light" w:cs="Calibri Light"/>
              </w:rPr>
              <w:t xml:space="preserve"> </w:t>
            </w:r>
            <w:r w:rsidRPr="25B35239">
              <w:rPr>
                <w:rFonts w:ascii="Calibri Light" w:eastAsia="Calibri Light" w:hAnsi="Calibri Light" w:cs="Calibri Light"/>
              </w:rPr>
              <w:t xml:space="preserve">Text </w:t>
            </w:r>
            <w:r w:rsidR="006B1095" w:rsidRPr="25B35239">
              <w:rPr>
                <w:rFonts w:ascii="Calibri Light" w:eastAsia="Calibri Light" w:hAnsi="Calibri Light" w:cs="Calibri Light"/>
              </w:rPr>
              <w:t>repository</w:t>
            </w:r>
            <w:r w:rsidRPr="25B35239">
              <w:rPr>
                <w:rFonts w:ascii="Calibri Light" w:eastAsia="Calibri Light" w:hAnsi="Calibri Light" w:cs="Calibri Light"/>
              </w:rPr>
              <w:t xml:space="preserve"> system</w:t>
            </w:r>
          </w:p>
        </w:tc>
        <w:tc>
          <w:tcPr>
            <w:tcW w:w="2340" w:type="dxa"/>
            <w:tcBorders>
              <w:top w:val="threeDEmboss" w:sz="6" w:space="0" w:color="auto"/>
              <w:bottom w:val="threeDEmboss" w:sz="6" w:space="0" w:color="auto"/>
            </w:tcBorders>
            <w:shd w:val="clear" w:color="auto" w:fill="auto"/>
            <w:vAlign w:val="center"/>
          </w:tcPr>
          <w:p w14:paraId="670A286A" w14:textId="77777777" w:rsidR="00426746" w:rsidRPr="00C13F0F" w:rsidRDefault="00C13F0F" w:rsidP="00426746">
            <w:pPr>
              <w:pStyle w:val="TableField-Left"/>
              <w:rPr>
                <w:rFonts w:ascii="Calibri Light" w:eastAsia="Calibri Light" w:hAnsi="Calibri Light" w:cs="Calibri Light"/>
              </w:rPr>
            </w:pPr>
            <w:r w:rsidRPr="25B35239">
              <w:rPr>
                <w:rFonts w:ascii="Calibri Light" w:eastAsia="Calibri Light" w:hAnsi="Calibri Light" w:cs="Calibri Light"/>
              </w:rPr>
              <w:t>Able to view correspondence image</w:t>
            </w:r>
          </w:p>
        </w:tc>
        <w:tc>
          <w:tcPr>
            <w:tcW w:w="2520" w:type="dxa"/>
            <w:tcBorders>
              <w:top w:val="threeDEmboss" w:sz="6" w:space="0" w:color="auto"/>
              <w:bottom w:val="threeDEmboss" w:sz="6" w:space="0" w:color="auto"/>
            </w:tcBorders>
            <w:shd w:val="clear" w:color="auto" w:fill="auto"/>
            <w:vAlign w:val="center"/>
          </w:tcPr>
          <w:p w14:paraId="0BBD5D74" w14:textId="77777777" w:rsidR="00426746" w:rsidRPr="00C13F0F" w:rsidRDefault="00C13F0F" w:rsidP="00426746">
            <w:pPr>
              <w:pStyle w:val="TableHeader-Left"/>
              <w:rPr>
                <w:rFonts w:ascii="Calibri Light,Arial" w:eastAsia="Calibri Light,Arial" w:hAnsi="Calibri Light,Arial" w:cs="Calibri Light,Arial"/>
                <w:b w:val="0"/>
              </w:rPr>
            </w:pPr>
            <w:r w:rsidRPr="25B35239">
              <w:rPr>
                <w:rFonts w:ascii="Calibri Light" w:eastAsia="Calibri Light" w:hAnsi="Calibri Light" w:cs="Calibri Light"/>
                <w:b w:val="0"/>
              </w:rPr>
              <w:t>No</w:t>
            </w:r>
          </w:p>
        </w:tc>
      </w:tr>
      <w:tr w:rsidR="00C13F0F" w:rsidRPr="006B24F0" w14:paraId="5F9188F2" w14:textId="77777777" w:rsidTr="13F65AE5">
        <w:trPr>
          <w:cantSplit/>
          <w:trHeight w:val="432"/>
          <w:tblHeader/>
        </w:trPr>
        <w:tc>
          <w:tcPr>
            <w:tcW w:w="1800" w:type="dxa"/>
            <w:tcBorders>
              <w:top w:val="threeDEmboss" w:sz="6" w:space="0" w:color="auto"/>
              <w:bottom w:val="threeDEmboss" w:sz="6" w:space="0" w:color="auto"/>
            </w:tcBorders>
            <w:shd w:val="clear" w:color="auto" w:fill="auto"/>
            <w:vAlign w:val="center"/>
          </w:tcPr>
          <w:p w14:paraId="52707D20" w14:textId="77777777" w:rsidR="00C13F0F" w:rsidRPr="00C13F0F" w:rsidRDefault="00F1272F" w:rsidP="00C13F0F">
            <w:pPr>
              <w:pStyle w:val="TableField-Left"/>
              <w:rPr>
                <w:rFonts w:ascii="Calibri Light" w:eastAsia="Calibri Light" w:hAnsi="Calibri Light" w:cs="Calibri Light"/>
              </w:rPr>
            </w:pPr>
            <w:r w:rsidRPr="25B35239">
              <w:rPr>
                <w:rFonts w:ascii="Calibri Light" w:eastAsia="Calibri Light" w:hAnsi="Calibri Light" w:cs="Calibri Light"/>
              </w:rPr>
              <w:t>Inbound Correspondence</w:t>
            </w:r>
          </w:p>
        </w:tc>
        <w:tc>
          <w:tcPr>
            <w:tcW w:w="1530" w:type="dxa"/>
            <w:tcBorders>
              <w:top w:val="threeDEmboss" w:sz="6" w:space="0" w:color="auto"/>
              <w:bottom w:val="threeDEmboss" w:sz="6" w:space="0" w:color="auto"/>
            </w:tcBorders>
            <w:shd w:val="clear" w:color="auto" w:fill="auto"/>
            <w:vAlign w:val="center"/>
          </w:tcPr>
          <w:p w14:paraId="407D0D44" w14:textId="77777777" w:rsidR="00C13F0F" w:rsidRPr="00C13F0F" w:rsidRDefault="00C13F0F" w:rsidP="00C13F0F">
            <w:pPr>
              <w:pStyle w:val="TableField-Left"/>
              <w:rPr>
                <w:rFonts w:ascii="Calibri Light" w:eastAsia="Calibri Light" w:hAnsi="Calibri Light" w:cs="Calibri Light"/>
              </w:rPr>
            </w:pPr>
            <w:r w:rsidRPr="25B35239">
              <w:rPr>
                <w:rFonts w:ascii="Calibri Light" w:eastAsia="Calibri Light" w:hAnsi="Calibri Light" w:cs="Calibri Light"/>
              </w:rPr>
              <w:t>OpenText xECM</w:t>
            </w:r>
          </w:p>
        </w:tc>
        <w:tc>
          <w:tcPr>
            <w:tcW w:w="1620" w:type="dxa"/>
            <w:tcBorders>
              <w:top w:val="threeDEmboss" w:sz="6" w:space="0" w:color="auto"/>
              <w:bottom w:val="threeDEmboss" w:sz="6" w:space="0" w:color="auto"/>
            </w:tcBorders>
            <w:shd w:val="clear" w:color="auto" w:fill="auto"/>
            <w:vAlign w:val="center"/>
          </w:tcPr>
          <w:p w14:paraId="1872BEF9" w14:textId="77777777" w:rsidR="00C13F0F" w:rsidRPr="00C13F0F" w:rsidRDefault="00C13F0F" w:rsidP="00C13F0F">
            <w:pPr>
              <w:pStyle w:val="TableField-Left"/>
              <w:rPr>
                <w:rFonts w:ascii="Calibri Light" w:eastAsia="Calibri Light" w:hAnsi="Calibri Light" w:cs="Calibri Light"/>
              </w:rPr>
            </w:pPr>
            <w:r w:rsidRPr="25B35239">
              <w:rPr>
                <w:rFonts w:ascii="Calibri Light" w:eastAsia="Calibri Light" w:hAnsi="Calibri Light" w:cs="Calibri Light"/>
              </w:rPr>
              <w:t>Open</w:t>
            </w:r>
            <w:r w:rsidR="006B1095" w:rsidRPr="25B35239">
              <w:rPr>
                <w:rFonts w:ascii="Calibri Light" w:eastAsia="Calibri Light" w:hAnsi="Calibri Light" w:cs="Calibri Light"/>
              </w:rPr>
              <w:t xml:space="preserve"> </w:t>
            </w:r>
            <w:r w:rsidRPr="25B35239">
              <w:rPr>
                <w:rFonts w:ascii="Calibri Light" w:eastAsia="Calibri Light" w:hAnsi="Calibri Light" w:cs="Calibri Light"/>
              </w:rPr>
              <w:t xml:space="preserve">Text </w:t>
            </w:r>
            <w:r w:rsidR="006B1095" w:rsidRPr="25B35239">
              <w:rPr>
                <w:rFonts w:ascii="Calibri Light" w:eastAsia="Calibri Light" w:hAnsi="Calibri Light" w:cs="Calibri Light"/>
              </w:rPr>
              <w:t>repository</w:t>
            </w:r>
            <w:r w:rsidRPr="25B35239">
              <w:rPr>
                <w:rFonts w:ascii="Calibri Light" w:eastAsia="Calibri Light" w:hAnsi="Calibri Light" w:cs="Calibri Light"/>
              </w:rPr>
              <w:t xml:space="preserve"> system</w:t>
            </w:r>
          </w:p>
        </w:tc>
        <w:tc>
          <w:tcPr>
            <w:tcW w:w="2340" w:type="dxa"/>
            <w:tcBorders>
              <w:top w:val="threeDEmboss" w:sz="6" w:space="0" w:color="auto"/>
              <w:bottom w:val="threeDEmboss" w:sz="6" w:space="0" w:color="auto"/>
            </w:tcBorders>
            <w:shd w:val="clear" w:color="auto" w:fill="auto"/>
            <w:vAlign w:val="center"/>
          </w:tcPr>
          <w:p w14:paraId="05152510" w14:textId="77777777" w:rsidR="00C13F0F" w:rsidRPr="00C13F0F" w:rsidRDefault="00C13F0F" w:rsidP="00C13F0F">
            <w:pPr>
              <w:pStyle w:val="TableField-Left"/>
              <w:rPr>
                <w:rFonts w:ascii="Calibri Light" w:eastAsia="Calibri Light" w:hAnsi="Calibri Light" w:cs="Calibri Light"/>
              </w:rPr>
            </w:pPr>
            <w:r w:rsidRPr="25B35239">
              <w:rPr>
                <w:rFonts w:ascii="Calibri Light" w:eastAsia="Calibri Light" w:hAnsi="Calibri Light" w:cs="Calibri Light"/>
              </w:rPr>
              <w:t>Able to delete correspondence image</w:t>
            </w:r>
          </w:p>
        </w:tc>
        <w:tc>
          <w:tcPr>
            <w:tcW w:w="2520" w:type="dxa"/>
            <w:tcBorders>
              <w:top w:val="threeDEmboss" w:sz="6" w:space="0" w:color="auto"/>
              <w:bottom w:val="threeDEmboss" w:sz="6" w:space="0" w:color="auto"/>
            </w:tcBorders>
            <w:shd w:val="clear" w:color="auto" w:fill="auto"/>
            <w:vAlign w:val="center"/>
          </w:tcPr>
          <w:p w14:paraId="173B78AF" w14:textId="77777777" w:rsidR="00C13F0F" w:rsidRPr="00C13F0F" w:rsidRDefault="00C13F0F" w:rsidP="00C13F0F">
            <w:pPr>
              <w:pStyle w:val="TableHeader-Left"/>
              <w:rPr>
                <w:rFonts w:ascii="Calibri Light,Arial" w:eastAsia="Calibri Light,Arial" w:hAnsi="Calibri Light,Arial" w:cs="Calibri Light,Arial"/>
                <w:b w:val="0"/>
              </w:rPr>
            </w:pPr>
            <w:r w:rsidRPr="25B35239">
              <w:rPr>
                <w:rFonts w:ascii="Calibri Light" w:eastAsia="Calibri Light" w:hAnsi="Calibri Light" w:cs="Calibri Light"/>
                <w:b w:val="0"/>
              </w:rPr>
              <w:t>No</w:t>
            </w:r>
          </w:p>
        </w:tc>
      </w:tr>
      <w:tr w:rsidR="00F1272F" w:rsidRPr="006B24F0" w14:paraId="357CFAAF" w14:textId="77777777" w:rsidTr="13F65AE5">
        <w:trPr>
          <w:cantSplit/>
          <w:trHeight w:val="432"/>
          <w:tblHeader/>
        </w:trPr>
        <w:tc>
          <w:tcPr>
            <w:tcW w:w="1800" w:type="dxa"/>
            <w:tcBorders>
              <w:top w:val="threeDEmboss" w:sz="6" w:space="0" w:color="auto"/>
              <w:bottom w:val="threeDEmboss" w:sz="6" w:space="0" w:color="auto"/>
            </w:tcBorders>
            <w:shd w:val="clear" w:color="auto" w:fill="auto"/>
            <w:vAlign w:val="center"/>
          </w:tcPr>
          <w:p w14:paraId="309CD090" w14:textId="77777777" w:rsidR="00F1272F" w:rsidRDefault="00F1272F" w:rsidP="00C13F0F">
            <w:pPr>
              <w:pStyle w:val="TableHeader-Left"/>
              <w:rPr>
                <w:rFonts w:ascii="Calibri Light" w:eastAsia="Calibri Light" w:hAnsi="Calibri Light" w:cs="Calibri Light"/>
                <w:b w:val="0"/>
              </w:rPr>
            </w:pPr>
            <w:r w:rsidRPr="25B35239">
              <w:rPr>
                <w:rFonts w:ascii="Calibri Light" w:eastAsia="Calibri Light" w:hAnsi="Calibri Light" w:cs="Calibri Light"/>
                <w:b w:val="0"/>
              </w:rPr>
              <w:t>Inbound Correspondence</w:t>
            </w:r>
          </w:p>
        </w:tc>
        <w:tc>
          <w:tcPr>
            <w:tcW w:w="1530" w:type="dxa"/>
            <w:tcBorders>
              <w:top w:val="threeDEmboss" w:sz="6" w:space="0" w:color="auto"/>
              <w:bottom w:val="threeDEmboss" w:sz="6" w:space="0" w:color="auto"/>
            </w:tcBorders>
            <w:shd w:val="clear" w:color="auto" w:fill="auto"/>
            <w:vAlign w:val="center"/>
          </w:tcPr>
          <w:p w14:paraId="0AF9EE58" w14:textId="634E2940" w:rsidR="00F1272F" w:rsidRDefault="00F1272F" w:rsidP="00C13F0F">
            <w:pPr>
              <w:pStyle w:val="TableHeader-Left"/>
              <w:rPr>
                <w:rFonts w:ascii="Calibri Light" w:eastAsia="Calibri Light" w:hAnsi="Calibri Light" w:cs="Calibri Light"/>
                <w:b w:val="0"/>
                <w:lang w:val="de-CH"/>
              </w:rPr>
            </w:pPr>
            <w:r w:rsidRPr="25B35239">
              <w:rPr>
                <w:rFonts w:ascii="Calibri Light" w:eastAsia="Calibri Light" w:hAnsi="Calibri Light" w:cs="Calibri Light"/>
                <w:b w:val="0"/>
                <w:lang w:val="de-CH"/>
              </w:rPr>
              <w:t>S/4HANA</w:t>
            </w:r>
            <w:r w:rsidR="00451F6F" w:rsidRPr="25B35239">
              <w:rPr>
                <w:rFonts w:ascii="Calibri Light" w:eastAsia="Calibri Light" w:hAnsi="Calibri Light" w:cs="Calibri Light"/>
                <w:b w:val="0"/>
                <w:lang w:val="de-CH"/>
              </w:rPr>
              <w:t xml:space="preserve"> xECM</w:t>
            </w:r>
          </w:p>
        </w:tc>
        <w:tc>
          <w:tcPr>
            <w:tcW w:w="1620" w:type="dxa"/>
            <w:tcBorders>
              <w:top w:val="threeDEmboss" w:sz="6" w:space="0" w:color="auto"/>
              <w:bottom w:val="threeDEmboss" w:sz="6" w:space="0" w:color="auto"/>
            </w:tcBorders>
            <w:shd w:val="clear" w:color="auto" w:fill="auto"/>
            <w:vAlign w:val="center"/>
          </w:tcPr>
          <w:p w14:paraId="31396B21" w14:textId="77777777" w:rsidR="00F1272F" w:rsidRDefault="00F1272F" w:rsidP="00C13F0F">
            <w:pPr>
              <w:pStyle w:val="TableField-Left"/>
              <w:rPr>
                <w:rFonts w:ascii="Calibri Light" w:eastAsia="Calibri Light" w:hAnsi="Calibri Light" w:cs="Calibri Light"/>
                <w:lang w:val="de-CH"/>
              </w:rPr>
            </w:pPr>
            <w:r w:rsidRPr="25B35239">
              <w:rPr>
                <w:rFonts w:ascii="Calibri Light" w:eastAsia="Calibri Light" w:hAnsi="Calibri Light" w:cs="Calibri Light"/>
                <w:lang w:val="de-CH"/>
              </w:rPr>
              <w:t>Open Text repository system</w:t>
            </w:r>
          </w:p>
        </w:tc>
        <w:tc>
          <w:tcPr>
            <w:tcW w:w="2340" w:type="dxa"/>
            <w:tcBorders>
              <w:top w:val="threeDEmboss" w:sz="6" w:space="0" w:color="auto"/>
              <w:bottom w:val="threeDEmboss" w:sz="6" w:space="0" w:color="auto"/>
            </w:tcBorders>
            <w:shd w:val="clear" w:color="auto" w:fill="auto"/>
            <w:vAlign w:val="center"/>
          </w:tcPr>
          <w:p w14:paraId="02CF9D92" w14:textId="77777777" w:rsidR="00F1272F" w:rsidRDefault="00F1272F" w:rsidP="00C13F0F">
            <w:pPr>
              <w:pStyle w:val="TableHeader-Left"/>
              <w:rPr>
                <w:rFonts w:ascii="Calibri Light" w:eastAsia="Calibri Light" w:hAnsi="Calibri Light" w:cs="Calibri Light"/>
                <w:b w:val="0"/>
                <w:lang w:val="de-CH"/>
              </w:rPr>
            </w:pPr>
            <w:r w:rsidRPr="25B35239">
              <w:rPr>
                <w:rFonts w:ascii="Calibri Light" w:eastAsia="Calibri Light" w:hAnsi="Calibri Light" w:cs="Calibri Light"/>
                <w:b w:val="0"/>
                <w:lang w:val="de-CH"/>
              </w:rPr>
              <w:t>Able  to view correspondence image in S/4HANA</w:t>
            </w:r>
          </w:p>
        </w:tc>
        <w:tc>
          <w:tcPr>
            <w:tcW w:w="2520" w:type="dxa"/>
            <w:tcBorders>
              <w:top w:val="threeDEmboss" w:sz="6" w:space="0" w:color="auto"/>
              <w:bottom w:val="threeDEmboss" w:sz="6" w:space="0" w:color="auto"/>
            </w:tcBorders>
            <w:shd w:val="clear" w:color="auto" w:fill="auto"/>
            <w:vAlign w:val="center"/>
          </w:tcPr>
          <w:p w14:paraId="71DC8F93" w14:textId="77777777" w:rsidR="00F1272F" w:rsidRPr="00C13F0F" w:rsidRDefault="00F1272F" w:rsidP="00C13F0F">
            <w:pPr>
              <w:pStyle w:val="TableHeader-Left"/>
              <w:rPr>
                <w:rFonts w:ascii="Calibri Light,Arial" w:eastAsia="Calibri Light,Arial" w:hAnsi="Calibri Light,Arial" w:cs="Calibri Light,Arial"/>
                <w:b w:val="0"/>
              </w:rPr>
            </w:pPr>
            <w:r w:rsidRPr="25B35239">
              <w:rPr>
                <w:rFonts w:ascii="Calibri Light" w:eastAsia="Calibri Light" w:hAnsi="Calibri Light" w:cs="Calibri Light"/>
                <w:b w:val="0"/>
              </w:rPr>
              <w:t>No</w:t>
            </w:r>
          </w:p>
        </w:tc>
      </w:tr>
      <w:tr w:rsidR="00C13F0F" w:rsidRPr="006B24F0" w14:paraId="3D49B0B9" w14:textId="77777777" w:rsidTr="13F65AE5">
        <w:trPr>
          <w:cantSplit/>
          <w:trHeight w:val="432"/>
          <w:tblHeader/>
        </w:trPr>
        <w:tc>
          <w:tcPr>
            <w:tcW w:w="1800" w:type="dxa"/>
            <w:tcBorders>
              <w:top w:val="threeDEmboss" w:sz="6" w:space="0" w:color="auto"/>
              <w:bottom w:val="threeDEmboss" w:sz="6" w:space="0" w:color="auto"/>
            </w:tcBorders>
            <w:shd w:val="clear" w:color="auto" w:fill="auto"/>
            <w:vAlign w:val="center"/>
          </w:tcPr>
          <w:p w14:paraId="16A9D4EF" w14:textId="77777777" w:rsidR="00C13F0F" w:rsidRPr="00C13F0F" w:rsidRDefault="00F1272F" w:rsidP="00C13F0F">
            <w:pPr>
              <w:pStyle w:val="TableHeader-Left"/>
              <w:rPr>
                <w:rFonts w:ascii="Calibri Light" w:eastAsia="Calibri Light" w:hAnsi="Calibri Light" w:cs="Calibri Light"/>
                <w:b w:val="0"/>
                <w:lang w:val="de-CH"/>
              </w:rPr>
            </w:pPr>
            <w:r w:rsidRPr="25B35239">
              <w:rPr>
                <w:rFonts w:ascii="Calibri Light" w:eastAsia="Calibri Light" w:hAnsi="Calibri Light" w:cs="Calibri Light"/>
                <w:b w:val="0"/>
              </w:rPr>
              <w:t>Inbound Correspondence</w:t>
            </w:r>
          </w:p>
        </w:tc>
        <w:tc>
          <w:tcPr>
            <w:tcW w:w="1530" w:type="dxa"/>
            <w:tcBorders>
              <w:top w:val="threeDEmboss" w:sz="6" w:space="0" w:color="auto"/>
              <w:bottom w:val="threeDEmboss" w:sz="6" w:space="0" w:color="auto"/>
            </w:tcBorders>
            <w:shd w:val="clear" w:color="auto" w:fill="auto"/>
            <w:vAlign w:val="center"/>
          </w:tcPr>
          <w:p w14:paraId="0C5A81A3" w14:textId="77777777" w:rsidR="00C13F0F" w:rsidRPr="00C13F0F" w:rsidRDefault="00F1272F" w:rsidP="00C13F0F">
            <w:pPr>
              <w:pStyle w:val="TableHeader-Left"/>
              <w:rPr>
                <w:rFonts w:ascii="Calibri Light" w:eastAsia="Calibri Light" w:hAnsi="Calibri Light" w:cs="Calibri Light"/>
                <w:b w:val="0"/>
                <w:lang w:val="de-CH"/>
              </w:rPr>
            </w:pPr>
            <w:r w:rsidRPr="25B35239">
              <w:rPr>
                <w:rFonts w:ascii="Calibri Light" w:eastAsia="Calibri Light" w:hAnsi="Calibri Light" w:cs="Calibri Light"/>
                <w:b w:val="0"/>
                <w:lang w:val="de-CH"/>
              </w:rPr>
              <w:t xml:space="preserve">S/4HANA </w:t>
            </w:r>
            <w:r w:rsidR="00565429" w:rsidRPr="25B35239">
              <w:rPr>
                <w:rFonts w:ascii="Calibri Light" w:eastAsia="Calibri Light" w:hAnsi="Calibri Light" w:cs="Calibri Light"/>
                <w:b w:val="0"/>
                <w:lang w:val="de-CH"/>
              </w:rPr>
              <w:t>BCT0</w:t>
            </w:r>
          </w:p>
        </w:tc>
        <w:tc>
          <w:tcPr>
            <w:tcW w:w="1620" w:type="dxa"/>
            <w:tcBorders>
              <w:top w:val="threeDEmboss" w:sz="6" w:space="0" w:color="auto"/>
              <w:bottom w:val="threeDEmboss" w:sz="6" w:space="0" w:color="auto"/>
            </w:tcBorders>
            <w:shd w:val="clear" w:color="auto" w:fill="auto"/>
            <w:vAlign w:val="center"/>
          </w:tcPr>
          <w:p w14:paraId="072BEF29" w14:textId="77777777" w:rsidR="00C13F0F" w:rsidRPr="00C13F0F" w:rsidRDefault="00565429" w:rsidP="00C13F0F">
            <w:pPr>
              <w:pStyle w:val="TableField-Left"/>
              <w:rPr>
                <w:rFonts w:ascii="Calibri Light" w:eastAsia="Calibri Light" w:hAnsi="Calibri Light" w:cs="Calibri Light"/>
                <w:lang w:val="de-CH"/>
              </w:rPr>
            </w:pPr>
            <w:r w:rsidRPr="25B35239">
              <w:rPr>
                <w:rFonts w:ascii="Calibri Light" w:eastAsia="Calibri Light" w:hAnsi="Calibri Light" w:cs="Calibri Light"/>
                <w:lang w:val="de-CH"/>
              </w:rPr>
              <w:t>BP Contact</w:t>
            </w:r>
          </w:p>
        </w:tc>
        <w:tc>
          <w:tcPr>
            <w:tcW w:w="2340" w:type="dxa"/>
            <w:tcBorders>
              <w:top w:val="threeDEmboss" w:sz="6" w:space="0" w:color="auto"/>
              <w:bottom w:val="threeDEmboss" w:sz="6" w:space="0" w:color="auto"/>
            </w:tcBorders>
            <w:shd w:val="clear" w:color="auto" w:fill="auto"/>
            <w:vAlign w:val="center"/>
          </w:tcPr>
          <w:p w14:paraId="3B829A10" w14:textId="77777777" w:rsidR="00C13F0F" w:rsidRPr="00C13F0F" w:rsidRDefault="00565429" w:rsidP="00C13F0F">
            <w:pPr>
              <w:pStyle w:val="TableHeader-Left"/>
              <w:rPr>
                <w:rFonts w:ascii="Calibri Light" w:eastAsia="Calibri Light" w:hAnsi="Calibri Light" w:cs="Calibri Light"/>
                <w:b w:val="0"/>
                <w:lang w:val="de-CH"/>
              </w:rPr>
            </w:pPr>
            <w:r w:rsidRPr="25B35239">
              <w:rPr>
                <w:rFonts w:ascii="Calibri Light" w:eastAsia="Calibri Light" w:hAnsi="Calibri Light" w:cs="Calibri Light"/>
                <w:b w:val="0"/>
                <w:lang w:val="de-CH"/>
              </w:rPr>
              <w:t>Create</w:t>
            </w:r>
          </w:p>
        </w:tc>
        <w:tc>
          <w:tcPr>
            <w:tcW w:w="2520" w:type="dxa"/>
            <w:tcBorders>
              <w:top w:val="threeDEmboss" w:sz="6" w:space="0" w:color="auto"/>
              <w:bottom w:val="threeDEmboss" w:sz="6" w:space="0" w:color="auto"/>
            </w:tcBorders>
            <w:shd w:val="clear" w:color="auto" w:fill="auto"/>
            <w:vAlign w:val="center"/>
          </w:tcPr>
          <w:p w14:paraId="1C5D2B0F" w14:textId="77777777" w:rsidR="00C13F0F" w:rsidRPr="00C13F0F" w:rsidRDefault="00C13F0F" w:rsidP="00C13F0F">
            <w:pPr>
              <w:pStyle w:val="TableHeader-Left"/>
              <w:rPr>
                <w:rFonts w:ascii="Calibri Light,Arial" w:eastAsia="Calibri Light,Arial" w:hAnsi="Calibri Light,Arial" w:cs="Calibri Light,Arial"/>
                <w:b w:val="0"/>
              </w:rPr>
            </w:pPr>
            <w:r w:rsidRPr="25B35239">
              <w:rPr>
                <w:rFonts w:ascii="Calibri Light" w:eastAsia="Calibri Light" w:hAnsi="Calibri Light" w:cs="Calibri Light"/>
                <w:b w:val="0"/>
              </w:rPr>
              <w:t>No</w:t>
            </w:r>
          </w:p>
        </w:tc>
      </w:tr>
      <w:tr w:rsidR="00C13F0F" w:rsidRPr="006B24F0" w14:paraId="350457DF" w14:textId="77777777" w:rsidTr="13F65AE5">
        <w:trPr>
          <w:cantSplit/>
          <w:trHeight w:val="432"/>
          <w:tblHeader/>
        </w:trPr>
        <w:tc>
          <w:tcPr>
            <w:tcW w:w="1800" w:type="dxa"/>
            <w:tcBorders>
              <w:top w:val="threeDEmboss" w:sz="6" w:space="0" w:color="auto"/>
              <w:bottom w:val="threeDEmboss" w:sz="6" w:space="0" w:color="auto"/>
            </w:tcBorders>
            <w:shd w:val="clear" w:color="auto" w:fill="auto"/>
            <w:vAlign w:val="center"/>
          </w:tcPr>
          <w:p w14:paraId="4F0D6D9E" w14:textId="77777777" w:rsidR="00C13F0F" w:rsidRPr="00D05B07" w:rsidRDefault="00F1272F" w:rsidP="00C13F0F">
            <w:pPr>
              <w:pStyle w:val="TableField-Left"/>
              <w:rPr>
                <w:rFonts w:ascii="Calibri Light" w:eastAsia="Calibri Light" w:hAnsi="Calibri Light" w:cs="Calibri Light"/>
                <w:lang w:val="de-CH"/>
              </w:rPr>
            </w:pPr>
            <w:r w:rsidRPr="25B35239">
              <w:rPr>
                <w:rFonts w:ascii="Calibri Light" w:eastAsia="Calibri Light" w:hAnsi="Calibri Light" w:cs="Calibri Light"/>
              </w:rPr>
              <w:t>Inbound Correspondence</w:t>
            </w:r>
          </w:p>
        </w:tc>
        <w:tc>
          <w:tcPr>
            <w:tcW w:w="1530" w:type="dxa"/>
            <w:tcBorders>
              <w:top w:val="threeDEmboss" w:sz="6" w:space="0" w:color="auto"/>
              <w:bottom w:val="threeDEmboss" w:sz="6" w:space="0" w:color="auto"/>
            </w:tcBorders>
            <w:shd w:val="clear" w:color="auto" w:fill="auto"/>
            <w:vAlign w:val="center"/>
          </w:tcPr>
          <w:p w14:paraId="51331A05" w14:textId="77777777" w:rsidR="00C13F0F" w:rsidRPr="00C13F0F" w:rsidRDefault="00F1272F" w:rsidP="00C13F0F">
            <w:pPr>
              <w:pStyle w:val="TableHeader-Left"/>
              <w:rPr>
                <w:rFonts w:ascii="Calibri Light" w:eastAsia="Calibri Light" w:hAnsi="Calibri Light" w:cs="Calibri Light"/>
                <w:b w:val="0"/>
                <w:lang w:val="de-CH"/>
              </w:rPr>
            </w:pPr>
            <w:r w:rsidRPr="25B35239">
              <w:rPr>
                <w:rFonts w:ascii="Calibri Light" w:eastAsia="Calibri Light" w:hAnsi="Calibri Light" w:cs="Calibri Light"/>
                <w:b w:val="0"/>
                <w:lang w:val="de-CH"/>
              </w:rPr>
              <w:t xml:space="preserve">S/4HANA </w:t>
            </w:r>
            <w:r w:rsidR="00565429" w:rsidRPr="25B35239">
              <w:rPr>
                <w:rFonts w:ascii="Calibri Light" w:eastAsia="Calibri Light" w:hAnsi="Calibri Light" w:cs="Calibri Light"/>
                <w:b w:val="0"/>
                <w:lang w:val="de-CH"/>
              </w:rPr>
              <w:t>EMMAC1</w:t>
            </w:r>
          </w:p>
        </w:tc>
        <w:tc>
          <w:tcPr>
            <w:tcW w:w="1620" w:type="dxa"/>
            <w:tcBorders>
              <w:top w:val="threeDEmboss" w:sz="6" w:space="0" w:color="auto"/>
              <w:bottom w:val="threeDEmboss" w:sz="6" w:space="0" w:color="auto"/>
            </w:tcBorders>
            <w:shd w:val="clear" w:color="auto" w:fill="auto"/>
            <w:vAlign w:val="center"/>
          </w:tcPr>
          <w:p w14:paraId="307A0091" w14:textId="77777777" w:rsidR="00C13F0F" w:rsidRPr="00C13F0F" w:rsidRDefault="00565429" w:rsidP="00C13F0F">
            <w:pPr>
              <w:pStyle w:val="TableField-Left"/>
              <w:rPr>
                <w:rFonts w:ascii="Calibri Light" w:eastAsia="Calibri Light" w:hAnsi="Calibri Light" w:cs="Calibri Light"/>
                <w:lang w:val="de-CH"/>
              </w:rPr>
            </w:pPr>
            <w:r w:rsidRPr="25B35239">
              <w:rPr>
                <w:rFonts w:ascii="Calibri Light" w:eastAsia="Calibri Light" w:hAnsi="Calibri Light" w:cs="Calibri Light"/>
                <w:lang w:val="de-CH"/>
              </w:rPr>
              <w:t>BPEM case</w:t>
            </w:r>
          </w:p>
        </w:tc>
        <w:tc>
          <w:tcPr>
            <w:tcW w:w="2340" w:type="dxa"/>
            <w:tcBorders>
              <w:top w:val="threeDEmboss" w:sz="6" w:space="0" w:color="auto"/>
              <w:bottom w:val="threeDEmboss" w:sz="6" w:space="0" w:color="auto"/>
            </w:tcBorders>
            <w:shd w:val="clear" w:color="auto" w:fill="auto"/>
            <w:vAlign w:val="center"/>
          </w:tcPr>
          <w:p w14:paraId="537490D8" w14:textId="77777777" w:rsidR="00C13F0F" w:rsidRPr="00C13F0F" w:rsidRDefault="00565429" w:rsidP="00C13F0F">
            <w:pPr>
              <w:pStyle w:val="TableHeader-Left"/>
              <w:rPr>
                <w:rFonts w:ascii="Calibri Light" w:eastAsia="Calibri Light" w:hAnsi="Calibri Light" w:cs="Calibri Light"/>
                <w:b w:val="0"/>
                <w:lang w:val="de-CH"/>
              </w:rPr>
            </w:pPr>
            <w:r w:rsidRPr="25B35239">
              <w:rPr>
                <w:rFonts w:ascii="Calibri Light" w:eastAsia="Calibri Light" w:hAnsi="Calibri Light" w:cs="Calibri Light"/>
                <w:b w:val="0"/>
                <w:lang w:val="de-CH"/>
              </w:rPr>
              <w:t>Create</w:t>
            </w:r>
          </w:p>
        </w:tc>
        <w:tc>
          <w:tcPr>
            <w:tcW w:w="2520" w:type="dxa"/>
            <w:tcBorders>
              <w:top w:val="threeDEmboss" w:sz="6" w:space="0" w:color="auto"/>
              <w:bottom w:val="threeDEmboss" w:sz="6" w:space="0" w:color="auto"/>
            </w:tcBorders>
            <w:shd w:val="clear" w:color="auto" w:fill="auto"/>
            <w:vAlign w:val="center"/>
          </w:tcPr>
          <w:p w14:paraId="39E583F6" w14:textId="77777777" w:rsidR="00C13F0F" w:rsidRPr="00C13F0F" w:rsidRDefault="00C13F0F" w:rsidP="00C13F0F">
            <w:pPr>
              <w:pStyle w:val="TableHeader-Left"/>
              <w:rPr>
                <w:rFonts w:ascii="Calibri Light,Arial" w:eastAsia="Calibri Light,Arial" w:hAnsi="Calibri Light,Arial" w:cs="Calibri Light,Arial"/>
                <w:b w:val="0"/>
              </w:rPr>
            </w:pPr>
            <w:r w:rsidRPr="25B35239">
              <w:rPr>
                <w:rFonts w:ascii="Calibri Light" w:eastAsia="Calibri Light" w:hAnsi="Calibri Light" w:cs="Calibri Light"/>
                <w:b w:val="0"/>
              </w:rPr>
              <w:t>No</w:t>
            </w:r>
          </w:p>
        </w:tc>
      </w:tr>
      <w:tr w:rsidR="00451F6F" w:rsidRPr="006B24F0" w14:paraId="43D0E505" w14:textId="77777777" w:rsidTr="13F65AE5">
        <w:trPr>
          <w:cantSplit/>
          <w:trHeight w:val="432"/>
          <w:tblHeader/>
        </w:trPr>
        <w:tc>
          <w:tcPr>
            <w:tcW w:w="1800" w:type="dxa"/>
            <w:tcBorders>
              <w:top w:val="threeDEmboss" w:sz="6" w:space="0" w:color="auto"/>
              <w:bottom w:val="threeDEmboss" w:sz="6" w:space="0" w:color="auto"/>
            </w:tcBorders>
            <w:shd w:val="clear" w:color="auto" w:fill="auto"/>
            <w:vAlign w:val="center"/>
          </w:tcPr>
          <w:p w14:paraId="49DB050E" w14:textId="41D8593A" w:rsidR="00451F6F" w:rsidRDefault="00451F6F" w:rsidP="00C13F0F">
            <w:pPr>
              <w:pStyle w:val="TableField-Left"/>
              <w:rPr>
                <w:rFonts w:ascii="Calibri Light" w:eastAsia="Calibri Light" w:hAnsi="Calibri Light" w:cs="Calibri Light"/>
              </w:rPr>
            </w:pPr>
            <w:r w:rsidRPr="25B35239">
              <w:rPr>
                <w:rFonts w:ascii="Calibri Light" w:eastAsia="Calibri Light" w:hAnsi="Calibri Light" w:cs="Calibri Light"/>
              </w:rPr>
              <w:t>Inbound Correspondence</w:t>
            </w:r>
          </w:p>
        </w:tc>
        <w:tc>
          <w:tcPr>
            <w:tcW w:w="1530" w:type="dxa"/>
            <w:tcBorders>
              <w:top w:val="threeDEmboss" w:sz="6" w:space="0" w:color="auto"/>
              <w:bottom w:val="threeDEmboss" w:sz="6" w:space="0" w:color="auto"/>
            </w:tcBorders>
            <w:shd w:val="clear" w:color="auto" w:fill="auto"/>
            <w:vAlign w:val="center"/>
          </w:tcPr>
          <w:p w14:paraId="725DB460" w14:textId="49999272" w:rsidR="00451F6F" w:rsidRDefault="00451F6F" w:rsidP="00C13F0F">
            <w:pPr>
              <w:pStyle w:val="TableHeader-Left"/>
              <w:rPr>
                <w:rFonts w:ascii="Calibri Light" w:eastAsia="Calibri Light" w:hAnsi="Calibri Light" w:cs="Calibri Light"/>
                <w:b w:val="0"/>
                <w:lang w:val="de-CH"/>
              </w:rPr>
            </w:pPr>
            <w:r w:rsidRPr="25B35239">
              <w:rPr>
                <w:rFonts w:ascii="Calibri Light" w:eastAsia="Calibri Light" w:hAnsi="Calibri Light" w:cs="Calibri Light"/>
                <w:b w:val="0"/>
                <w:lang w:val="de-CH"/>
              </w:rPr>
              <w:t>Hy</w:t>
            </w:r>
            <w:r w:rsidR="009D3FDE">
              <w:rPr>
                <w:rFonts w:ascii="Calibri Light" w:eastAsia="Calibri Light" w:hAnsi="Calibri Light" w:cs="Calibri Light"/>
                <w:b w:val="0"/>
                <w:lang w:val="de-CH"/>
              </w:rPr>
              <w:t>b</w:t>
            </w:r>
            <w:r w:rsidRPr="25B35239">
              <w:rPr>
                <w:rFonts w:ascii="Calibri Light" w:eastAsia="Calibri Light" w:hAnsi="Calibri Light" w:cs="Calibri Light"/>
                <w:b w:val="0"/>
                <w:lang w:val="de-CH"/>
              </w:rPr>
              <w:t>ris C4C Business Partner</w:t>
            </w:r>
          </w:p>
        </w:tc>
        <w:tc>
          <w:tcPr>
            <w:tcW w:w="1620" w:type="dxa"/>
            <w:tcBorders>
              <w:top w:val="threeDEmboss" w:sz="6" w:space="0" w:color="auto"/>
              <w:bottom w:val="threeDEmboss" w:sz="6" w:space="0" w:color="auto"/>
            </w:tcBorders>
            <w:shd w:val="clear" w:color="auto" w:fill="auto"/>
            <w:vAlign w:val="center"/>
          </w:tcPr>
          <w:p w14:paraId="0FDDB792" w14:textId="775407D9" w:rsidR="00451F6F" w:rsidRDefault="00451F6F" w:rsidP="00C13F0F">
            <w:pPr>
              <w:pStyle w:val="TableField-Left"/>
              <w:rPr>
                <w:rFonts w:ascii="Calibri Light" w:eastAsia="Calibri Light" w:hAnsi="Calibri Light" w:cs="Calibri Light"/>
                <w:lang w:val="de-CH"/>
              </w:rPr>
            </w:pPr>
            <w:r w:rsidRPr="25B35239">
              <w:rPr>
                <w:rFonts w:ascii="Calibri Light" w:eastAsia="Calibri Light" w:hAnsi="Calibri Light" w:cs="Calibri Light"/>
                <w:lang w:val="de-CH"/>
              </w:rPr>
              <w:t>Business Partner master</w:t>
            </w:r>
          </w:p>
        </w:tc>
        <w:tc>
          <w:tcPr>
            <w:tcW w:w="2340" w:type="dxa"/>
            <w:tcBorders>
              <w:top w:val="threeDEmboss" w:sz="6" w:space="0" w:color="auto"/>
              <w:bottom w:val="threeDEmboss" w:sz="6" w:space="0" w:color="auto"/>
            </w:tcBorders>
            <w:shd w:val="clear" w:color="auto" w:fill="auto"/>
            <w:vAlign w:val="center"/>
          </w:tcPr>
          <w:p w14:paraId="47D816B5" w14:textId="0AC2CD94" w:rsidR="00451F6F" w:rsidRDefault="00451F6F" w:rsidP="00C13F0F">
            <w:pPr>
              <w:pStyle w:val="TableHeader-Left"/>
              <w:rPr>
                <w:rFonts w:ascii="Calibri Light" w:eastAsia="Calibri Light" w:hAnsi="Calibri Light" w:cs="Calibri Light"/>
                <w:b w:val="0"/>
                <w:lang w:val="de-CH"/>
              </w:rPr>
            </w:pPr>
            <w:r w:rsidRPr="25B35239">
              <w:rPr>
                <w:rFonts w:ascii="Calibri Light" w:eastAsia="Calibri Light" w:hAnsi="Calibri Light" w:cs="Calibri Light"/>
                <w:b w:val="0"/>
                <w:lang w:val="de-CH"/>
              </w:rPr>
              <w:t>Update/Delete customer contact information</w:t>
            </w:r>
          </w:p>
        </w:tc>
        <w:tc>
          <w:tcPr>
            <w:tcW w:w="2520" w:type="dxa"/>
            <w:tcBorders>
              <w:top w:val="threeDEmboss" w:sz="6" w:space="0" w:color="auto"/>
              <w:bottom w:val="threeDEmboss" w:sz="6" w:space="0" w:color="auto"/>
            </w:tcBorders>
            <w:shd w:val="clear" w:color="auto" w:fill="auto"/>
            <w:vAlign w:val="center"/>
          </w:tcPr>
          <w:p w14:paraId="47EC0036" w14:textId="094765E7" w:rsidR="00451F6F" w:rsidRPr="00C13F0F" w:rsidRDefault="00451F6F" w:rsidP="00C13F0F">
            <w:pPr>
              <w:pStyle w:val="TableHeader-Left"/>
              <w:rPr>
                <w:rFonts w:ascii="Calibri Light,Arial" w:eastAsia="Calibri Light,Arial" w:hAnsi="Calibri Light,Arial" w:cs="Calibri Light,Arial"/>
                <w:b w:val="0"/>
              </w:rPr>
            </w:pPr>
            <w:r w:rsidRPr="25B35239">
              <w:rPr>
                <w:rFonts w:ascii="Calibri Light" w:eastAsia="Calibri Light" w:hAnsi="Calibri Light" w:cs="Calibri Light"/>
                <w:b w:val="0"/>
              </w:rPr>
              <w:t>No</w:t>
            </w:r>
          </w:p>
        </w:tc>
      </w:tr>
      <w:tr w:rsidR="00451F6F" w:rsidRPr="006B24F0" w14:paraId="0147C2A6" w14:textId="77777777" w:rsidTr="13F65AE5">
        <w:trPr>
          <w:cantSplit/>
          <w:trHeight w:val="432"/>
          <w:tblHeader/>
        </w:trPr>
        <w:tc>
          <w:tcPr>
            <w:tcW w:w="1800" w:type="dxa"/>
            <w:tcBorders>
              <w:top w:val="threeDEmboss" w:sz="6" w:space="0" w:color="auto"/>
              <w:bottom w:val="threeDEmboss" w:sz="6" w:space="0" w:color="auto"/>
            </w:tcBorders>
            <w:shd w:val="clear" w:color="auto" w:fill="auto"/>
            <w:vAlign w:val="center"/>
          </w:tcPr>
          <w:p w14:paraId="1969E3EC" w14:textId="51A487EA" w:rsidR="00451F6F" w:rsidRDefault="00451F6F" w:rsidP="00C13F0F">
            <w:pPr>
              <w:pStyle w:val="TableField-Left"/>
              <w:rPr>
                <w:rFonts w:ascii="Calibri Light" w:eastAsia="Calibri Light" w:hAnsi="Calibri Light" w:cs="Calibri Light"/>
              </w:rPr>
            </w:pPr>
            <w:r w:rsidRPr="25B35239">
              <w:rPr>
                <w:rFonts w:ascii="Calibri Light" w:eastAsia="Calibri Light" w:hAnsi="Calibri Light" w:cs="Calibri Light"/>
              </w:rPr>
              <w:t>Inbound Correspondence</w:t>
            </w:r>
          </w:p>
        </w:tc>
        <w:tc>
          <w:tcPr>
            <w:tcW w:w="1530" w:type="dxa"/>
            <w:tcBorders>
              <w:top w:val="threeDEmboss" w:sz="6" w:space="0" w:color="auto"/>
              <w:bottom w:val="threeDEmboss" w:sz="6" w:space="0" w:color="auto"/>
            </w:tcBorders>
            <w:shd w:val="clear" w:color="auto" w:fill="auto"/>
            <w:vAlign w:val="center"/>
          </w:tcPr>
          <w:p w14:paraId="0E5983B8" w14:textId="2FFEEEBB" w:rsidR="00451F6F" w:rsidRDefault="00451F6F" w:rsidP="00C13F0F">
            <w:pPr>
              <w:pStyle w:val="TableHeader-Left"/>
              <w:rPr>
                <w:rFonts w:ascii="Calibri Light" w:eastAsia="Calibri Light" w:hAnsi="Calibri Light" w:cs="Calibri Light"/>
                <w:b w:val="0"/>
                <w:lang w:val="de-CH"/>
              </w:rPr>
            </w:pPr>
            <w:r w:rsidRPr="25B35239">
              <w:rPr>
                <w:rFonts w:ascii="Calibri Light" w:eastAsia="Calibri Light" w:hAnsi="Calibri Light" w:cs="Calibri Light"/>
                <w:b w:val="0"/>
                <w:lang w:val="de-CH"/>
              </w:rPr>
              <w:t>S/4HANA BP</w:t>
            </w:r>
          </w:p>
        </w:tc>
        <w:tc>
          <w:tcPr>
            <w:tcW w:w="1620" w:type="dxa"/>
            <w:tcBorders>
              <w:top w:val="threeDEmboss" w:sz="6" w:space="0" w:color="auto"/>
              <w:bottom w:val="threeDEmboss" w:sz="6" w:space="0" w:color="auto"/>
            </w:tcBorders>
            <w:shd w:val="clear" w:color="auto" w:fill="auto"/>
            <w:vAlign w:val="center"/>
          </w:tcPr>
          <w:p w14:paraId="1B1ED90D" w14:textId="621943CA" w:rsidR="00451F6F" w:rsidRDefault="00451F6F" w:rsidP="00C13F0F">
            <w:pPr>
              <w:pStyle w:val="TableField-Left"/>
              <w:rPr>
                <w:rFonts w:ascii="Calibri Light" w:eastAsia="Calibri Light" w:hAnsi="Calibri Light" w:cs="Calibri Light"/>
                <w:lang w:val="de-CH"/>
              </w:rPr>
            </w:pPr>
            <w:r w:rsidRPr="25B35239">
              <w:rPr>
                <w:rFonts w:ascii="Calibri Light" w:eastAsia="Calibri Light" w:hAnsi="Calibri Light" w:cs="Calibri Light"/>
                <w:lang w:val="de-CH"/>
              </w:rPr>
              <w:t>Business Partner master</w:t>
            </w:r>
          </w:p>
        </w:tc>
        <w:tc>
          <w:tcPr>
            <w:tcW w:w="2340" w:type="dxa"/>
            <w:tcBorders>
              <w:top w:val="threeDEmboss" w:sz="6" w:space="0" w:color="auto"/>
              <w:bottom w:val="threeDEmboss" w:sz="6" w:space="0" w:color="auto"/>
            </w:tcBorders>
            <w:shd w:val="clear" w:color="auto" w:fill="auto"/>
            <w:vAlign w:val="center"/>
          </w:tcPr>
          <w:p w14:paraId="09798BD6" w14:textId="7E4A7DA3" w:rsidR="00451F6F" w:rsidRDefault="00451F6F" w:rsidP="00C13F0F">
            <w:pPr>
              <w:pStyle w:val="TableHeader-Left"/>
              <w:rPr>
                <w:rFonts w:ascii="Calibri Light" w:eastAsia="Calibri Light" w:hAnsi="Calibri Light" w:cs="Calibri Light"/>
                <w:b w:val="0"/>
                <w:lang w:val="de-CH"/>
              </w:rPr>
            </w:pPr>
            <w:r w:rsidRPr="25B35239">
              <w:rPr>
                <w:rFonts w:ascii="Calibri Light" w:eastAsia="Calibri Light" w:hAnsi="Calibri Light" w:cs="Calibri Light"/>
                <w:b w:val="0"/>
                <w:lang w:val="de-CH"/>
              </w:rPr>
              <w:t>Update/Delete customer contact information</w:t>
            </w:r>
          </w:p>
        </w:tc>
        <w:tc>
          <w:tcPr>
            <w:tcW w:w="2520" w:type="dxa"/>
            <w:tcBorders>
              <w:top w:val="threeDEmboss" w:sz="6" w:space="0" w:color="auto"/>
              <w:bottom w:val="threeDEmboss" w:sz="6" w:space="0" w:color="auto"/>
            </w:tcBorders>
            <w:shd w:val="clear" w:color="auto" w:fill="auto"/>
            <w:vAlign w:val="center"/>
          </w:tcPr>
          <w:p w14:paraId="16F6487E" w14:textId="6E5567E0" w:rsidR="00451F6F" w:rsidRDefault="00451F6F" w:rsidP="00C13F0F">
            <w:pPr>
              <w:pStyle w:val="TableHeader-Left"/>
              <w:rPr>
                <w:rFonts w:ascii="Calibri Light,Arial" w:eastAsia="Calibri Light,Arial" w:hAnsi="Calibri Light,Arial" w:cs="Calibri Light,Arial"/>
                <w:b w:val="0"/>
              </w:rPr>
            </w:pPr>
            <w:r w:rsidRPr="25B35239">
              <w:rPr>
                <w:rFonts w:ascii="Calibri Light" w:eastAsia="Calibri Light" w:hAnsi="Calibri Light" w:cs="Calibri Light"/>
                <w:b w:val="0"/>
              </w:rPr>
              <w:t>No</w:t>
            </w:r>
          </w:p>
        </w:tc>
      </w:tr>
      <w:tr w:rsidR="009D3FDE" w:rsidRPr="006B24F0" w14:paraId="41B1A1BB" w14:textId="77777777" w:rsidTr="13F65AE5">
        <w:trPr>
          <w:cantSplit/>
          <w:trHeight w:val="432"/>
          <w:tblHeader/>
        </w:trPr>
        <w:tc>
          <w:tcPr>
            <w:tcW w:w="1800" w:type="dxa"/>
            <w:tcBorders>
              <w:top w:val="threeDEmboss" w:sz="6" w:space="0" w:color="auto"/>
              <w:bottom w:val="threeDEmboss" w:sz="6" w:space="0" w:color="auto"/>
            </w:tcBorders>
            <w:shd w:val="clear" w:color="auto" w:fill="auto"/>
            <w:vAlign w:val="center"/>
          </w:tcPr>
          <w:p w14:paraId="03F44B05" w14:textId="13244DA4" w:rsidR="009D3FDE" w:rsidRPr="25B35239" w:rsidRDefault="009D3FDE" w:rsidP="00C13F0F">
            <w:pPr>
              <w:pStyle w:val="TableField-Left"/>
              <w:rPr>
                <w:rFonts w:ascii="Calibri Light" w:eastAsia="Calibri Light" w:hAnsi="Calibri Light" w:cs="Calibri Light"/>
              </w:rPr>
            </w:pPr>
            <w:r>
              <w:rPr>
                <w:rFonts w:ascii="Calibri Light" w:eastAsia="Calibri Light" w:hAnsi="Calibri Light" w:cs="Calibri Light"/>
              </w:rPr>
              <w:t>Inbound Correspondence</w:t>
            </w:r>
          </w:p>
        </w:tc>
        <w:tc>
          <w:tcPr>
            <w:tcW w:w="1530" w:type="dxa"/>
            <w:tcBorders>
              <w:top w:val="threeDEmboss" w:sz="6" w:space="0" w:color="auto"/>
              <w:bottom w:val="threeDEmboss" w:sz="6" w:space="0" w:color="auto"/>
            </w:tcBorders>
            <w:shd w:val="clear" w:color="auto" w:fill="auto"/>
            <w:vAlign w:val="center"/>
          </w:tcPr>
          <w:p w14:paraId="4DEEBAFC" w14:textId="72C34E23" w:rsidR="009D3FDE" w:rsidRPr="25B35239" w:rsidRDefault="009D3FDE" w:rsidP="00C13F0F">
            <w:pPr>
              <w:pStyle w:val="TableHeader-Left"/>
              <w:rPr>
                <w:rFonts w:ascii="Calibri Light" w:eastAsia="Calibri Light" w:hAnsi="Calibri Light" w:cs="Calibri Light"/>
                <w:b w:val="0"/>
                <w:lang w:val="de-CH"/>
              </w:rPr>
            </w:pPr>
            <w:r>
              <w:rPr>
                <w:rFonts w:ascii="Calibri Light" w:eastAsia="Calibri Light" w:hAnsi="Calibri Light" w:cs="Calibri Light"/>
                <w:b w:val="0"/>
                <w:lang w:val="de-CH"/>
              </w:rPr>
              <w:t>Hybris C4C</w:t>
            </w:r>
          </w:p>
        </w:tc>
        <w:tc>
          <w:tcPr>
            <w:tcW w:w="1620" w:type="dxa"/>
            <w:tcBorders>
              <w:top w:val="threeDEmboss" w:sz="6" w:space="0" w:color="auto"/>
              <w:bottom w:val="threeDEmboss" w:sz="6" w:space="0" w:color="auto"/>
            </w:tcBorders>
            <w:shd w:val="clear" w:color="auto" w:fill="auto"/>
            <w:vAlign w:val="center"/>
          </w:tcPr>
          <w:p w14:paraId="5A8829EA" w14:textId="6C625DDB" w:rsidR="009D3FDE" w:rsidRPr="25B35239" w:rsidRDefault="003959CA" w:rsidP="00C13F0F">
            <w:pPr>
              <w:pStyle w:val="TableField-Left"/>
              <w:rPr>
                <w:rFonts w:ascii="Calibri Light" w:eastAsia="Calibri Light" w:hAnsi="Calibri Light" w:cs="Calibri Light"/>
                <w:lang w:val="de-CH"/>
              </w:rPr>
            </w:pPr>
            <w:r>
              <w:rPr>
                <w:rFonts w:ascii="Calibri Light" w:eastAsia="Calibri Light" w:hAnsi="Calibri Light" w:cs="Calibri Light"/>
                <w:lang w:val="de-CH"/>
              </w:rPr>
              <w:t>Ticket</w:t>
            </w:r>
          </w:p>
        </w:tc>
        <w:tc>
          <w:tcPr>
            <w:tcW w:w="2340" w:type="dxa"/>
            <w:tcBorders>
              <w:top w:val="threeDEmboss" w:sz="6" w:space="0" w:color="auto"/>
              <w:bottom w:val="threeDEmboss" w:sz="6" w:space="0" w:color="auto"/>
            </w:tcBorders>
            <w:shd w:val="clear" w:color="auto" w:fill="auto"/>
            <w:vAlign w:val="center"/>
          </w:tcPr>
          <w:p w14:paraId="34BCE414" w14:textId="14B7876F" w:rsidR="009D3FDE" w:rsidRPr="25B35239" w:rsidRDefault="003959CA" w:rsidP="00C13F0F">
            <w:pPr>
              <w:pStyle w:val="TableHeader-Left"/>
              <w:rPr>
                <w:rFonts w:ascii="Calibri Light" w:eastAsia="Calibri Light" w:hAnsi="Calibri Light" w:cs="Calibri Light"/>
                <w:b w:val="0"/>
                <w:lang w:val="de-CH"/>
              </w:rPr>
            </w:pPr>
            <w:r>
              <w:rPr>
                <w:rFonts w:ascii="Calibri Light" w:eastAsia="Calibri Light" w:hAnsi="Calibri Light" w:cs="Calibri Light"/>
                <w:b w:val="0"/>
                <w:lang w:val="de-CH"/>
              </w:rPr>
              <w:t>Able to Create/Update/View Ticket</w:t>
            </w:r>
          </w:p>
        </w:tc>
        <w:tc>
          <w:tcPr>
            <w:tcW w:w="2520" w:type="dxa"/>
            <w:tcBorders>
              <w:top w:val="threeDEmboss" w:sz="6" w:space="0" w:color="auto"/>
              <w:bottom w:val="threeDEmboss" w:sz="6" w:space="0" w:color="auto"/>
            </w:tcBorders>
            <w:shd w:val="clear" w:color="auto" w:fill="auto"/>
            <w:vAlign w:val="center"/>
          </w:tcPr>
          <w:p w14:paraId="4D86A696" w14:textId="5FD35DF3" w:rsidR="009D3FDE" w:rsidRPr="25B35239" w:rsidRDefault="003959CA" w:rsidP="00C13F0F">
            <w:pPr>
              <w:pStyle w:val="TableHeader-Left"/>
              <w:rPr>
                <w:rFonts w:ascii="Calibri Light" w:eastAsia="Calibri Light" w:hAnsi="Calibri Light" w:cs="Calibri Light"/>
                <w:b w:val="0"/>
              </w:rPr>
            </w:pPr>
            <w:r>
              <w:rPr>
                <w:rFonts w:ascii="Calibri Light" w:eastAsia="Calibri Light" w:hAnsi="Calibri Light" w:cs="Calibri Light"/>
                <w:b w:val="0"/>
              </w:rPr>
              <w:t>No</w:t>
            </w:r>
          </w:p>
        </w:tc>
      </w:tr>
    </w:tbl>
    <w:p w14:paraId="40F1A430" w14:textId="77777777" w:rsidR="00B0790E" w:rsidRDefault="00B0790E" w:rsidP="00B0790E"/>
    <w:p w14:paraId="113499A9" w14:textId="77777777" w:rsidR="00C561CD" w:rsidRDefault="00C561CD">
      <w:r>
        <w:br w:type="page"/>
      </w:r>
    </w:p>
    <w:p w14:paraId="29F7A22A" w14:textId="77777777" w:rsidR="00B0790E" w:rsidRPr="00750275" w:rsidRDefault="00B0790E" w:rsidP="00114CB8">
      <w:pPr>
        <w:pStyle w:val="Heading2"/>
      </w:pPr>
      <w:bookmarkStart w:id="98" w:name="_Toc501707339"/>
      <w:bookmarkStart w:id="99" w:name="_Toc512875801"/>
      <w:r w:rsidRPr="00750275">
        <w:lastRenderedPageBreak/>
        <w:t>Custom Program/Transaction Codes</w:t>
      </w:r>
      <w:bookmarkEnd w:id="98"/>
      <w:bookmarkEnd w:id="99"/>
    </w:p>
    <w:p w14:paraId="1C1500D3" w14:textId="77777777" w:rsidR="00B0790E" w:rsidRPr="00B0790E" w:rsidRDefault="00B0790E" w:rsidP="00B0790E"/>
    <w:tbl>
      <w:tblPr>
        <w:tblW w:w="9427" w:type="dxa"/>
        <w:tblInd w:w="262" w:type="dxa"/>
        <w:tblBorders>
          <w:top w:val="threeDEmboss" w:sz="6" w:space="0" w:color="auto"/>
          <w:left w:val="threeDEmboss" w:sz="6" w:space="0" w:color="auto"/>
          <w:bottom w:val="threeDEmboss" w:sz="6" w:space="0" w:color="auto"/>
          <w:right w:val="threeDEmboss" w:sz="6" w:space="0" w:color="auto"/>
          <w:insideH w:val="threeDEmboss" w:sz="6" w:space="0" w:color="auto"/>
          <w:insideV w:val="single" w:sz="6" w:space="0" w:color="auto"/>
        </w:tblBorders>
        <w:tblLayout w:type="fixed"/>
        <w:tblLook w:val="01E0" w:firstRow="1" w:lastRow="1" w:firstColumn="1" w:lastColumn="1" w:noHBand="0" w:noVBand="0"/>
      </w:tblPr>
      <w:tblGrid>
        <w:gridCol w:w="1916"/>
        <w:gridCol w:w="2291"/>
        <w:gridCol w:w="1718"/>
        <w:gridCol w:w="3502"/>
      </w:tblGrid>
      <w:tr w:rsidR="00B0790E" w:rsidRPr="006B24F0" w14:paraId="05507E00" w14:textId="77777777" w:rsidTr="17BB63CF">
        <w:trPr>
          <w:cantSplit/>
          <w:trHeight w:val="432"/>
          <w:tblHeader/>
        </w:trPr>
        <w:tc>
          <w:tcPr>
            <w:tcW w:w="1916" w:type="dxa"/>
            <w:tcBorders>
              <w:bottom w:val="threeDEmboss" w:sz="6" w:space="0" w:color="auto"/>
            </w:tcBorders>
            <w:shd w:val="clear" w:color="auto" w:fill="F9FBAF"/>
            <w:vAlign w:val="center"/>
          </w:tcPr>
          <w:p w14:paraId="6CCD50C7" w14:textId="77777777" w:rsidR="00B0790E" w:rsidRPr="006B24F0" w:rsidRDefault="00B0790E" w:rsidP="00B0790E">
            <w:pPr>
              <w:pStyle w:val="TableHeader-Left"/>
              <w:rPr>
                <w:rFonts w:ascii="Calibri Light,Arial" w:eastAsia="Calibri Light,Arial" w:hAnsi="Calibri Light,Arial" w:cs="Calibri Light,Arial"/>
              </w:rPr>
            </w:pPr>
            <w:r w:rsidRPr="25B35239">
              <w:rPr>
                <w:rFonts w:ascii="Calibri Light" w:eastAsia="Calibri Light" w:hAnsi="Calibri Light" w:cs="Calibri Light"/>
              </w:rPr>
              <w:t>Custom Program</w:t>
            </w:r>
          </w:p>
        </w:tc>
        <w:tc>
          <w:tcPr>
            <w:tcW w:w="2291" w:type="dxa"/>
            <w:tcBorders>
              <w:bottom w:val="threeDEmboss" w:sz="6" w:space="0" w:color="auto"/>
            </w:tcBorders>
            <w:shd w:val="clear" w:color="auto" w:fill="F9FBAF"/>
            <w:vAlign w:val="center"/>
          </w:tcPr>
          <w:p w14:paraId="1BA0CFFE" w14:textId="77777777" w:rsidR="00B0790E" w:rsidRPr="006B24F0" w:rsidRDefault="00B0790E" w:rsidP="00B0790E">
            <w:pPr>
              <w:pStyle w:val="TableHeader-Left"/>
              <w:rPr>
                <w:rFonts w:ascii="Calibri Light,Arial" w:eastAsia="Calibri Light,Arial" w:hAnsi="Calibri Light,Arial" w:cs="Calibri Light,Arial"/>
              </w:rPr>
            </w:pPr>
            <w:r w:rsidRPr="25B35239">
              <w:rPr>
                <w:rFonts w:ascii="Calibri Light" w:eastAsia="Calibri Light" w:hAnsi="Calibri Light" w:cs="Calibri Light"/>
              </w:rPr>
              <w:t xml:space="preserve">Authorization Grp </w:t>
            </w:r>
          </w:p>
        </w:tc>
        <w:tc>
          <w:tcPr>
            <w:tcW w:w="1718" w:type="dxa"/>
            <w:tcBorders>
              <w:bottom w:val="threeDEmboss" w:sz="6" w:space="0" w:color="auto"/>
            </w:tcBorders>
            <w:shd w:val="clear" w:color="auto" w:fill="F9FBAF"/>
            <w:vAlign w:val="center"/>
          </w:tcPr>
          <w:p w14:paraId="0357F3C2" w14:textId="77777777" w:rsidR="00B0790E" w:rsidRPr="006B24F0" w:rsidRDefault="00B0790E" w:rsidP="00B0790E">
            <w:pPr>
              <w:pStyle w:val="TableHeader-Left"/>
              <w:rPr>
                <w:rFonts w:ascii="Calibri Light,Arial" w:eastAsia="Calibri Light,Arial" w:hAnsi="Calibri Light,Arial" w:cs="Calibri Light,Arial"/>
              </w:rPr>
            </w:pPr>
            <w:r w:rsidRPr="25B35239">
              <w:rPr>
                <w:rFonts w:ascii="Calibri Light" w:eastAsia="Calibri Light" w:hAnsi="Calibri Light" w:cs="Calibri Light"/>
              </w:rPr>
              <w:t>Custom T-code</w:t>
            </w:r>
          </w:p>
        </w:tc>
        <w:tc>
          <w:tcPr>
            <w:tcW w:w="3502" w:type="dxa"/>
            <w:tcBorders>
              <w:bottom w:val="threeDEmboss" w:sz="6" w:space="0" w:color="auto"/>
            </w:tcBorders>
            <w:shd w:val="clear" w:color="auto" w:fill="F9FBAF"/>
            <w:vAlign w:val="center"/>
          </w:tcPr>
          <w:p w14:paraId="602EFA98" w14:textId="77777777" w:rsidR="00B0790E" w:rsidRPr="006B24F0" w:rsidRDefault="00B0790E" w:rsidP="00B0790E">
            <w:pPr>
              <w:pStyle w:val="TableHeader-Left"/>
              <w:rPr>
                <w:rFonts w:ascii="Calibri Light,Arial" w:eastAsia="Calibri Light,Arial" w:hAnsi="Calibri Light,Arial" w:cs="Calibri Light,Arial"/>
              </w:rPr>
            </w:pPr>
            <w:r w:rsidRPr="25B35239">
              <w:rPr>
                <w:rFonts w:ascii="Calibri Light" w:eastAsia="Calibri Light" w:hAnsi="Calibri Light" w:cs="Calibri Light"/>
              </w:rPr>
              <w:t>Authorization Object used in the authorization check statement</w:t>
            </w:r>
          </w:p>
        </w:tc>
      </w:tr>
      <w:tr w:rsidR="00B0790E" w:rsidRPr="006B24F0" w14:paraId="1922EFFF" w14:textId="77777777" w:rsidTr="17BB63CF">
        <w:trPr>
          <w:cantSplit/>
          <w:trHeight w:val="54"/>
        </w:trPr>
        <w:tc>
          <w:tcPr>
            <w:tcW w:w="1916" w:type="dxa"/>
            <w:tcBorders>
              <w:bottom w:val="single" w:sz="4" w:space="0" w:color="auto"/>
            </w:tcBorders>
            <w:vAlign w:val="center"/>
          </w:tcPr>
          <w:p w14:paraId="7BFE853C" w14:textId="77777777" w:rsidR="00B0790E" w:rsidRPr="006B24F0" w:rsidRDefault="00B0790E" w:rsidP="00B0790E">
            <w:pPr>
              <w:pStyle w:val="TableField-Left"/>
              <w:rPr>
                <w:rFonts w:ascii="Calibri Light,Arial" w:eastAsia="Calibri Light,Arial" w:hAnsi="Calibri Light,Arial" w:cs="Calibri Light,Arial"/>
              </w:rPr>
            </w:pPr>
            <w:r w:rsidRPr="25B35239">
              <w:rPr>
                <w:rFonts w:ascii="Calibri Light" w:eastAsia="Calibri Light" w:hAnsi="Calibri Light" w:cs="Calibri Light"/>
              </w:rPr>
              <w:t>N/A</w:t>
            </w:r>
          </w:p>
        </w:tc>
        <w:tc>
          <w:tcPr>
            <w:tcW w:w="2291" w:type="dxa"/>
            <w:tcBorders>
              <w:bottom w:val="single" w:sz="4" w:space="0" w:color="auto"/>
            </w:tcBorders>
            <w:vAlign w:val="center"/>
          </w:tcPr>
          <w:p w14:paraId="6E4A5AAF" w14:textId="77777777" w:rsidR="00B0790E" w:rsidRPr="006B24F0" w:rsidRDefault="00B0790E" w:rsidP="00B0790E">
            <w:pPr>
              <w:pStyle w:val="TableField-Left"/>
              <w:rPr>
                <w:rFonts w:ascii="Calibri Light" w:hAnsi="Calibri Light" w:cs="Arial"/>
              </w:rPr>
            </w:pPr>
          </w:p>
        </w:tc>
        <w:tc>
          <w:tcPr>
            <w:tcW w:w="1718" w:type="dxa"/>
            <w:tcBorders>
              <w:bottom w:val="single" w:sz="4" w:space="0" w:color="auto"/>
            </w:tcBorders>
            <w:vAlign w:val="center"/>
          </w:tcPr>
          <w:p w14:paraId="3585F093" w14:textId="77777777" w:rsidR="00B0790E" w:rsidRPr="006B24F0" w:rsidRDefault="00B0790E" w:rsidP="00B0790E">
            <w:pPr>
              <w:pStyle w:val="TableField-Left"/>
              <w:rPr>
                <w:rFonts w:ascii="Calibri Light" w:hAnsi="Calibri Light" w:cs="Arial"/>
              </w:rPr>
            </w:pPr>
          </w:p>
        </w:tc>
        <w:tc>
          <w:tcPr>
            <w:tcW w:w="3502" w:type="dxa"/>
            <w:tcBorders>
              <w:bottom w:val="single" w:sz="4" w:space="0" w:color="auto"/>
            </w:tcBorders>
            <w:vAlign w:val="center"/>
          </w:tcPr>
          <w:p w14:paraId="6E6AFAC3" w14:textId="77777777" w:rsidR="00B0790E" w:rsidRPr="006B24F0" w:rsidRDefault="00B0790E" w:rsidP="00B0790E">
            <w:pPr>
              <w:pStyle w:val="TableField-Left"/>
              <w:rPr>
                <w:rFonts w:ascii="Calibri Light" w:hAnsi="Calibri Light" w:cs="Arial"/>
              </w:rPr>
            </w:pPr>
          </w:p>
        </w:tc>
      </w:tr>
      <w:tr w:rsidR="00B0790E" w:rsidRPr="006B24F0" w14:paraId="7CFD6B7B" w14:textId="77777777" w:rsidTr="17BB63CF">
        <w:trPr>
          <w:cantSplit/>
          <w:trHeight w:val="54"/>
        </w:trPr>
        <w:tc>
          <w:tcPr>
            <w:tcW w:w="1916" w:type="dxa"/>
            <w:tcBorders>
              <w:top w:val="single" w:sz="4" w:space="0" w:color="auto"/>
            </w:tcBorders>
            <w:vAlign w:val="center"/>
          </w:tcPr>
          <w:p w14:paraId="6C5DC581" w14:textId="77777777" w:rsidR="00B0790E" w:rsidRPr="006B24F0" w:rsidRDefault="00B0790E" w:rsidP="00B0790E">
            <w:pPr>
              <w:pStyle w:val="TableField-Left"/>
              <w:rPr>
                <w:rFonts w:ascii="Calibri Light" w:hAnsi="Calibri Light" w:cs="Arial"/>
              </w:rPr>
            </w:pPr>
          </w:p>
        </w:tc>
        <w:tc>
          <w:tcPr>
            <w:tcW w:w="2291" w:type="dxa"/>
            <w:tcBorders>
              <w:top w:val="single" w:sz="4" w:space="0" w:color="auto"/>
            </w:tcBorders>
            <w:vAlign w:val="center"/>
          </w:tcPr>
          <w:p w14:paraId="646EC4B8" w14:textId="77777777" w:rsidR="00B0790E" w:rsidRPr="006B24F0" w:rsidRDefault="00B0790E" w:rsidP="00B0790E">
            <w:pPr>
              <w:pStyle w:val="TableField-Left"/>
              <w:rPr>
                <w:rFonts w:ascii="Calibri Light" w:hAnsi="Calibri Light" w:cs="Arial"/>
              </w:rPr>
            </w:pPr>
          </w:p>
        </w:tc>
        <w:tc>
          <w:tcPr>
            <w:tcW w:w="1718" w:type="dxa"/>
            <w:tcBorders>
              <w:top w:val="single" w:sz="4" w:space="0" w:color="auto"/>
            </w:tcBorders>
            <w:vAlign w:val="center"/>
          </w:tcPr>
          <w:p w14:paraId="087DC58D" w14:textId="77777777" w:rsidR="00B0790E" w:rsidRPr="006B24F0" w:rsidRDefault="00B0790E" w:rsidP="00B0790E">
            <w:pPr>
              <w:pStyle w:val="TableField-Left"/>
              <w:rPr>
                <w:rFonts w:ascii="Calibri Light" w:hAnsi="Calibri Light" w:cs="Arial"/>
              </w:rPr>
            </w:pPr>
          </w:p>
        </w:tc>
        <w:tc>
          <w:tcPr>
            <w:tcW w:w="3502" w:type="dxa"/>
            <w:tcBorders>
              <w:top w:val="single" w:sz="4" w:space="0" w:color="auto"/>
            </w:tcBorders>
            <w:vAlign w:val="center"/>
          </w:tcPr>
          <w:p w14:paraId="5C106B9E" w14:textId="77777777" w:rsidR="00B0790E" w:rsidRPr="006B24F0" w:rsidRDefault="00B0790E" w:rsidP="00B0790E">
            <w:pPr>
              <w:pStyle w:val="TableField-Left"/>
              <w:rPr>
                <w:rFonts w:ascii="Calibri Light" w:hAnsi="Calibri Light" w:cs="Arial"/>
              </w:rPr>
            </w:pPr>
          </w:p>
        </w:tc>
      </w:tr>
    </w:tbl>
    <w:p w14:paraId="21113AC8" w14:textId="77777777" w:rsidR="00B0790E" w:rsidRDefault="00B0790E" w:rsidP="001375DC">
      <w:pPr>
        <w:pStyle w:val="Heading2TextBulleted"/>
        <w:tabs>
          <w:tab w:val="clear" w:pos="360"/>
        </w:tabs>
        <w:ind w:left="720"/>
      </w:pPr>
    </w:p>
    <w:p w14:paraId="2D08D01E" w14:textId="77777777" w:rsidR="00C31A99" w:rsidRDefault="00B0790E" w:rsidP="00114CB8">
      <w:pPr>
        <w:pStyle w:val="Heading2"/>
      </w:pPr>
      <w:bookmarkStart w:id="100" w:name="_Toc501707340"/>
      <w:bookmarkStart w:id="101" w:name="_Toc512875802"/>
      <w:r w:rsidRPr="00750275">
        <w:t>Custom Table/Transaction Codes</w:t>
      </w:r>
      <w:bookmarkEnd w:id="100"/>
      <w:bookmarkEnd w:id="101"/>
    </w:p>
    <w:tbl>
      <w:tblPr>
        <w:tblW w:w="9427" w:type="dxa"/>
        <w:tblInd w:w="262" w:type="dxa"/>
        <w:tblBorders>
          <w:top w:val="threeDEmboss" w:sz="6" w:space="0" w:color="auto"/>
          <w:left w:val="threeDEmboss" w:sz="6" w:space="0" w:color="auto"/>
          <w:bottom w:val="threeDEmboss" w:sz="6" w:space="0" w:color="auto"/>
          <w:right w:val="threeDEmboss" w:sz="6" w:space="0" w:color="auto"/>
          <w:insideH w:val="threeDEmboss" w:sz="6" w:space="0" w:color="auto"/>
          <w:insideV w:val="single" w:sz="6" w:space="0" w:color="auto"/>
        </w:tblBorders>
        <w:tblLayout w:type="fixed"/>
        <w:tblLook w:val="01E0" w:firstRow="1" w:lastRow="1" w:firstColumn="1" w:lastColumn="1" w:noHBand="0" w:noVBand="0"/>
      </w:tblPr>
      <w:tblGrid>
        <w:gridCol w:w="1916"/>
        <w:gridCol w:w="2291"/>
        <w:gridCol w:w="2610"/>
        <w:gridCol w:w="2610"/>
      </w:tblGrid>
      <w:tr w:rsidR="00B0790E" w:rsidRPr="006B24F0" w14:paraId="370FAC1A" w14:textId="77777777" w:rsidTr="17BB63CF">
        <w:trPr>
          <w:cantSplit/>
          <w:trHeight w:val="432"/>
          <w:tblHeader/>
        </w:trPr>
        <w:tc>
          <w:tcPr>
            <w:tcW w:w="1916" w:type="dxa"/>
            <w:tcBorders>
              <w:bottom w:val="threeDEmboss" w:sz="6" w:space="0" w:color="auto"/>
            </w:tcBorders>
            <w:shd w:val="clear" w:color="auto" w:fill="F9FBAF"/>
            <w:vAlign w:val="center"/>
          </w:tcPr>
          <w:p w14:paraId="4624D0FC" w14:textId="77777777" w:rsidR="00B0790E" w:rsidRPr="006B24F0" w:rsidRDefault="00B0790E" w:rsidP="00B0790E">
            <w:pPr>
              <w:pStyle w:val="TableHeader-Left"/>
              <w:rPr>
                <w:rFonts w:ascii="Calibri Light,Arial" w:eastAsia="Calibri Light,Arial" w:hAnsi="Calibri Light,Arial" w:cs="Calibri Light,Arial"/>
              </w:rPr>
            </w:pPr>
            <w:r w:rsidRPr="25B35239">
              <w:rPr>
                <w:rFonts w:ascii="Calibri Light" w:eastAsia="Calibri Light" w:hAnsi="Calibri Light" w:cs="Calibri Light"/>
              </w:rPr>
              <w:t>Custom Table</w:t>
            </w:r>
          </w:p>
        </w:tc>
        <w:tc>
          <w:tcPr>
            <w:tcW w:w="2291" w:type="dxa"/>
            <w:tcBorders>
              <w:bottom w:val="threeDEmboss" w:sz="6" w:space="0" w:color="auto"/>
            </w:tcBorders>
            <w:shd w:val="clear" w:color="auto" w:fill="F9FBAF"/>
            <w:vAlign w:val="center"/>
          </w:tcPr>
          <w:p w14:paraId="0D723555" w14:textId="77777777" w:rsidR="00B0790E" w:rsidRPr="006B24F0" w:rsidRDefault="00B0790E" w:rsidP="00B0790E">
            <w:pPr>
              <w:pStyle w:val="TableHeader-Left"/>
              <w:rPr>
                <w:rFonts w:ascii="Calibri Light,Arial" w:eastAsia="Calibri Light,Arial" w:hAnsi="Calibri Light,Arial" w:cs="Calibri Light,Arial"/>
              </w:rPr>
            </w:pPr>
            <w:r w:rsidRPr="25B35239">
              <w:rPr>
                <w:rFonts w:ascii="Calibri Light" w:eastAsia="Calibri Light" w:hAnsi="Calibri Light" w:cs="Calibri Light"/>
              </w:rPr>
              <w:t>Authorization Grp Assigned</w:t>
            </w:r>
          </w:p>
        </w:tc>
        <w:tc>
          <w:tcPr>
            <w:tcW w:w="2610" w:type="dxa"/>
            <w:tcBorders>
              <w:bottom w:val="threeDEmboss" w:sz="6" w:space="0" w:color="auto"/>
            </w:tcBorders>
            <w:shd w:val="clear" w:color="auto" w:fill="F9FBAF"/>
            <w:vAlign w:val="center"/>
          </w:tcPr>
          <w:p w14:paraId="7174B2ED" w14:textId="77777777" w:rsidR="00B0790E" w:rsidRPr="006B24F0" w:rsidRDefault="00B0790E" w:rsidP="00B0790E">
            <w:pPr>
              <w:pStyle w:val="TableHeader-Left"/>
              <w:rPr>
                <w:rFonts w:ascii="Calibri Light,Arial" w:eastAsia="Calibri Light,Arial" w:hAnsi="Calibri Light,Arial" w:cs="Calibri Light,Arial"/>
              </w:rPr>
            </w:pPr>
            <w:r w:rsidRPr="25B35239">
              <w:rPr>
                <w:rFonts w:ascii="Calibri Light" w:eastAsia="Calibri Light" w:hAnsi="Calibri Light" w:cs="Calibri Light"/>
              </w:rPr>
              <w:t>Custom T-code for the Table</w:t>
            </w:r>
          </w:p>
        </w:tc>
        <w:tc>
          <w:tcPr>
            <w:tcW w:w="2610" w:type="dxa"/>
            <w:tcBorders>
              <w:bottom w:val="threeDEmboss" w:sz="6" w:space="0" w:color="auto"/>
            </w:tcBorders>
            <w:shd w:val="clear" w:color="auto" w:fill="F9FBAF"/>
            <w:vAlign w:val="center"/>
          </w:tcPr>
          <w:p w14:paraId="25011F04" w14:textId="77777777" w:rsidR="00B0790E" w:rsidRPr="006B24F0" w:rsidRDefault="00B0790E" w:rsidP="00B0790E">
            <w:pPr>
              <w:pStyle w:val="TableHeader-Left"/>
              <w:rPr>
                <w:rFonts w:ascii="Calibri Light,Arial" w:eastAsia="Calibri Light,Arial" w:hAnsi="Calibri Light,Arial" w:cs="Calibri Light,Arial"/>
              </w:rPr>
            </w:pPr>
            <w:r w:rsidRPr="25B35239">
              <w:rPr>
                <w:rFonts w:ascii="Calibri Light" w:eastAsia="Calibri Light" w:hAnsi="Calibri Light" w:cs="Calibri Light"/>
              </w:rPr>
              <w:t>Table Access (display/update)</w:t>
            </w:r>
          </w:p>
        </w:tc>
      </w:tr>
      <w:tr w:rsidR="00B0790E" w:rsidRPr="006B24F0" w14:paraId="4AB3AB0D" w14:textId="77777777" w:rsidTr="17BB63CF">
        <w:trPr>
          <w:cantSplit/>
          <w:trHeight w:val="108"/>
        </w:trPr>
        <w:tc>
          <w:tcPr>
            <w:tcW w:w="1916" w:type="dxa"/>
            <w:tcBorders>
              <w:bottom w:val="single" w:sz="4" w:space="0" w:color="auto"/>
            </w:tcBorders>
            <w:vAlign w:val="center"/>
          </w:tcPr>
          <w:p w14:paraId="6F4A3E81" w14:textId="77777777" w:rsidR="00B0790E" w:rsidRPr="006B24F0" w:rsidRDefault="00B0790E" w:rsidP="00B0790E">
            <w:pPr>
              <w:pStyle w:val="TableField-Left"/>
              <w:rPr>
                <w:rFonts w:ascii="Calibri Light,Arial" w:eastAsia="Calibri Light,Arial" w:hAnsi="Calibri Light,Arial" w:cs="Calibri Light,Arial"/>
              </w:rPr>
            </w:pPr>
            <w:r w:rsidRPr="25B35239">
              <w:rPr>
                <w:rFonts w:ascii="Calibri Light" w:eastAsia="Calibri Light" w:hAnsi="Calibri Light" w:cs="Calibri Light"/>
              </w:rPr>
              <w:t>N/A</w:t>
            </w:r>
          </w:p>
        </w:tc>
        <w:tc>
          <w:tcPr>
            <w:tcW w:w="2291" w:type="dxa"/>
            <w:tcBorders>
              <w:bottom w:val="single" w:sz="4" w:space="0" w:color="auto"/>
            </w:tcBorders>
            <w:vAlign w:val="center"/>
          </w:tcPr>
          <w:p w14:paraId="0E4CCBA2" w14:textId="77777777" w:rsidR="00B0790E" w:rsidRPr="006B24F0" w:rsidRDefault="00B0790E" w:rsidP="00B0790E">
            <w:pPr>
              <w:pStyle w:val="TableField-Left"/>
              <w:rPr>
                <w:rFonts w:ascii="Calibri Light" w:hAnsi="Calibri Light" w:cs="Arial"/>
              </w:rPr>
            </w:pPr>
          </w:p>
        </w:tc>
        <w:tc>
          <w:tcPr>
            <w:tcW w:w="2610" w:type="dxa"/>
            <w:tcBorders>
              <w:bottom w:val="single" w:sz="4" w:space="0" w:color="auto"/>
            </w:tcBorders>
            <w:vAlign w:val="center"/>
          </w:tcPr>
          <w:p w14:paraId="332CC791" w14:textId="77777777" w:rsidR="00B0790E" w:rsidRPr="006B24F0" w:rsidRDefault="00B0790E" w:rsidP="00B0790E">
            <w:pPr>
              <w:pStyle w:val="TableField-Left"/>
              <w:rPr>
                <w:rFonts w:ascii="Calibri Light" w:hAnsi="Calibri Light" w:cs="Arial"/>
              </w:rPr>
            </w:pPr>
          </w:p>
        </w:tc>
        <w:tc>
          <w:tcPr>
            <w:tcW w:w="2610" w:type="dxa"/>
            <w:tcBorders>
              <w:bottom w:val="single" w:sz="4" w:space="0" w:color="auto"/>
            </w:tcBorders>
            <w:vAlign w:val="center"/>
          </w:tcPr>
          <w:p w14:paraId="57F0C49D" w14:textId="77777777" w:rsidR="00B0790E" w:rsidRPr="006B24F0" w:rsidRDefault="00B0790E" w:rsidP="00B0790E">
            <w:pPr>
              <w:pStyle w:val="TableField-Left"/>
              <w:rPr>
                <w:rFonts w:ascii="Calibri Light" w:hAnsi="Calibri Light" w:cs="Arial"/>
              </w:rPr>
            </w:pPr>
          </w:p>
        </w:tc>
      </w:tr>
      <w:tr w:rsidR="00B0790E" w:rsidRPr="006B24F0" w14:paraId="2D6EA4B0" w14:textId="77777777" w:rsidTr="17BB63CF">
        <w:trPr>
          <w:cantSplit/>
          <w:trHeight w:val="108"/>
        </w:trPr>
        <w:tc>
          <w:tcPr>
            <w:tcW w:w="1916" w:type="dxa"/>
            <w:tcBorders>
              <w:top w:val="single" w:sz="4" w:space="0" w:color="auto"/>
            </w:tcBorders>
            <w:vAlign w:val="center"/>
          </w:tcPr>
          <w:p w14:paraId="69B600C4" w14:textId="77777777" w:rsidR="00B0790E" w:rsidRPr="006B24F0" w:rsidRDefault="00B0790E" w:rsidP="00B0790E">
            <w:pPr>
              <w:pStyle w:val="TableField-Left"/>
              <w:rPr>
                <w:rFonts w:ascii="Calibri Light" w:hAnsi="Calibri Light" w:cs="Arial"/>
              </w:rPr>
            </w:pPr>
          </w:p>
        </w:tc>
        <w:tc>
          <w:tcPr>
            <w:tcW w:w="2291" w:type="dxa"/>
            <w:tcBorders>
              <w:top w:val="single" w:sz="4" w:space="0" w:color="auto"/>
            </w:tcBorders>
            <w:vAlign w:val="center"/>
          </w:tcPr>
          <w:p w14:paraId="06484064" w14:textId="77777777" w:rsidR="00B0790E" w:rsidRPr="006B24F0" w:rsidRDefault="00B0790E" w:rsidP="00B0790E">
            <w:pPr>
              <w:pStyle w:val="TableField-Left"/>
              <w:rPr>
                <w:rFonts w:ascii="Calibri Light" w:hAnsi="Calibri Light" w:cs="Arial"/>
              </w:rPr>
            </w:pPr>
          </w:p>
        </w:tc>
        <w:tc>
          <w:tcPr>
            <w:tcW w:w="2610" w:type="dxa"/>
            <w:tcBorders>
              <w:top w:val="single" w:sz="4" w:space="0" w:color="auto"/>
            </w:tcBorders>
            <w:vAlign w:val="center"/>
          </w:tcPr>
          <w:p w14:paraId="1CDADFFF" w14:textId="77777777" w:rsidR="00B0790E" w:rsidRPr="006B24F0" w:rsidRDefault="00B0790E" w:rsidP="00B0790E">
            <w:pPr>
              <w:pStyle w:val="TableField-Left"/>
              <w:rPr>
                <w:rFonts w:ascii="Calibri Light" w:hAnsi="Calibri Light" w:cs="Arial"/>
              </w:rPr>
            </w:pPr>
          </w:p>
        </w:tc>
        <w:tc>
          <w:tcPr>
            <w:tcW w:w="2610" w:type="dxa"/>
            <w:tcBorders>
              <w:top w:val="single" w:sz="4" w:space="0" w:color="auto"/>
            </w:tcBorders>
            <w:vAlign w:val="center"/>
          </w:tcPr>
          <w:p w14:paraId="13CFFECC" w14:textId="77777777" w:rsidR="00B0790E" w:rsidRPr="006B24F0" w:rsidRDefault="00B0790E" w:rsidP="00B0790E">
            <w:pPr>
              <w:pStyle w:val="TableField-Left"/>
              <w:rPr>
                <w:rFonts w:ascii="Calibri Light" w:hAnsi="Calibri Light" w:cs="Arial"/>
              </w:rPr>
            </w:pPr>
          </w:p>
        </w:tc>
      </w:tr>
    </w:tbl>
    <w:p w14:paraId="08B0BFD8" w14:textId="77777777" w:rsidR="00340826" w:rsidRDefault="00340826" w:rsidP="00114CB8">
      <w:pPr>
        <w:pStyle w:val="Heading2"/>
      </w:pPr>
      <w:bookmarkStart w:id="102" w:name="_Toc506287859"/>
      <w:bookmarkStart w:id="103" w:name="_Toc512875803"/>
      <w:r>
        <w:t>Data Criticality and Cybersecurity Baseline Risks</w:t>
      </w:r>
      <w:bookmarkEnd w:id="102"/>
      <w:bookmarkEnd w:id="103"/>
    </w:p>
    <w:p w14:paraId="7FBC7504" w14:textId="77777777" w:rsidR="00340826" w:rsidRDefault="00340826" w:rsidP="00340826"/>
    <w:tbl>
      <w:tblPr>
        <w:tblW w:w="0" w:type="auto"/>
        <w:shd w:val="clear" w:color="auto" w:fill="FFFFFF"/>
        <w:tblCellMar>
          <w:left w:w="0" w:type="dxa"/>
          <w:right w:w="0" w:type="dxa"/>
        </w:tblCellMar>
        <w:tblLook w:val="04A0" w:firstRow="1" w:lastRow="0" w:firstColumn="1" w:lastColumn="0" w:noHBand="0" w:noVBand="1"/>
      </w:tblPr>
      <w:tblGrid>
        <w:gridCol w:w="3948"/>
        <w:gridCol w:w="5392"/>
      </w:tblGrid>
      <w:tr w:rsidR="00340826" w:rsidRPr="00AE5F37" w14:paraId="6D3FCDBC" w14:textId="77777777" w:rsidTr="009A6741">
        <w:tc>
          <w:tcPr>
            <w:tcW w:w="3948"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FFFFF" w:themeFill="background1"/>
            <w:tcMar>
              <w:top w:w="0" w:type="dxa"/>
              <w:left w:w="108" w:type="dxa"/>
              <w:bottom w:w="0" w:type="dxa"/>
              <w:right w:w="108" w:type="dxa"/>
            </w:tcMar>
            <w:hideMark/>
          </w:tcPr>
          <w:p w14:paraId="22E1BB31" w14:textId="77777777" w:rsidR="00340826" w:rsidRPr="00AE5F37" w:rsidRDefault="00340826" w:rsidP="00340826">
            <w:pPr>
              <w:pStyle w:val="Heading2TextBulleted"/>
              <w:tabs>
                <w:tab w:val="clear" w:pos="360"/>
                <w:tab w:val="left" w:pos="720"/>
              </w:tabs>
              <w:ind w:left="0" w:firstLine="0"/>
              <w:rPr>
                <w:rFonts w:ascii="Calibri Light" w:hAnsi="Calibri Light"/>
                <w:sz w:val="18"/>
                <w:szCs w:val="18"/>
              </w:rPr>
            </w:pPr>
            <w:r w:rsidRPr="00AE5F37">
              <w:rPr>
                <w:rFonts w:ascii="Calibri Light" w:hAnsi="Calibri Light"/>
                <w:sz w:val="18"/>
                <w:szCs w:val="18"/>
              </w:rPr>
              <w:t>Specify Access Classification /Special Handling or Regulatory Requirement</w:t>
            </w:r>
          </w:p>
        </w:tc>
        <w:tc>
          <w:tcPr>
            <w:tcW w:w="5392" w:type="dxa"/>
            <w:tcBorders>
              <w:top w:val="single" w:sz="8" w:space="0" w:color="BFBFBF" w:themeColor="background1" w:themeShade="BF"/>
              <w:left w:val="nil"/>
              <w:bottom w:val="single" w:sz="8" w:space="0" w:color="BFBFBF" w:themeColor="background1" w:themeShade="BF"/>
              <w:right w:val="single" w:sz="8" w:space="0" w:color="BFBFBF" w:themeColor="background1" w:themeShade="BF"/>
            </w:tcBorders>
            <w:shd w:val="clear" w:color="auto" w:fill="FFFFFF" w:themeFill="background1"/>
            <w:tcMar>
              <w:top w:w="0" w:type="dxa"/>
              <w:left w:w="108" w:type="dxa"/>
              <w:bottom w:w="0" w:type="dxa"/>
              <w:right w:w="108" w:type="dxa"/>
            </w:tcMar>
          </w:tcPr>
          <w:p w14:paraId="48D716E6" w14:textId="77777777" w:rsidR="00340826" w:rsidRPr="00AE5F37" w:rsidRDefault="00340826" w:rsidP="00340826">
            <w:pPr>
              <w:rPr>
                <w:rFonts w:ascii="Calibri Light" w:eastAsia="MS Mincho" w:hAnsi="Calibri Light"/>
                <w:noProof/>
                <w:sz w:val="18"/>
                <w:szCs w:val="18"/>
                <w:lang w:eastAsia="ja-JP"/>
              </w:rPr>
            </w:pPr>
            <w:r w:rsidRPr="00AE5F37">
              <w:rPr>
                <w:rFonts w:ascii="Calibri Light" w:eastAsia="MS Mincho" w:hAnsi="Calibri Light"/>
                <w:noProof/>
                <w:sz w:val="18"/>
                <w:szCs w:val="18"/>
                <w:lang w:eastAsia="ja-JP"/>
              </w:rPr>
              <w:t>&lt;Select all that apply&gt;</w:t>
            </w:r>
          </w:p>
          <w:p w14:paraId="7E96560F" w14:textId="0644A061" w:rsidR="00340826" w:rsidRPr="00AE5F37" w:rsidRDefault="00052363" w:rsidP="00340826">
            <w:pPr>
              <w:rPr>
                <w:rFonts w:ascii="Calibri Light" w:eastAsia="MS Mincho" w:hAnsi="Calibri Light"/>
                <w:noProof/>
                <w:sz w:val="18"/>
                <w:szCs w:val="18"/>
                <w:lang w:eastAsia="ja-JP"/>
              </w:rPr>
            </w:pPr>
            <w:sdt>
              <w:sdtPr>
                <w:rPr>
                  <w:rFonts w:ascii="Calibri Light" w:eastAsia="MS Mincho" w:hAnsi="Calibri Light"/>
                  <w:noProof/>
                  <w:sz w:val="18"/>
                  <w:szCs w:val="18"/>
                  <w:lang w:eastAsia="ja-JP"/>
                </w:rPr>
                <w:id w:val="1920680875"/>
                <w14:checkbox>
                  <w14:checked w14:val="1"/>
                  <w14:checkedState w14:val="2612" w14:font="MS Gothic"/>
                  <w14:uncheckedState w14:val="2610" w14:font="MS Gothic"/>
                </w14:checkbox>
              </w:sdtPr>
              <w:sdtEndPr/>
              <w:sdtContent>
                <w:r w:rsidR="007941FB">
                  <w:rPr>
                    <w:rFonts w:ascii="MS Gothic" w:eastAsia="MS Gothic" w:hAnsi="MS Gothic" w:cs="Segoe UI Symbol" w:hint="eastAsia"/>
                    <w:noProof/>
                    <w:sz w:val="18"/>
                    <w:szCs w:val="18"/>
                    <w:lang w:eastAsia="ja-JP"/>
                  </w:rPr>
                  <w:t>☒</w:t>
                </w:r>
              </w:sdtContent>
            </w:sdt>
            <w:r w:rsidR="00340826" w:rsidRPr="00AE5F37">
              <w:rPr>
                <w:rFonts w:ascii="Calibri Light" w:eastAsia="MS Mincho" w:hAnsi="Calibri Light"/>
                <w:noProof/>
                <w:sz w:val="18"/>
                <w:szCs w:val="18"/>
                <w:lang w:eastAsia="ja-JP"/>
              </w:rPr>
              <w:t xml:space="preserve"> PII - Personal Identifiable Information / Privacy Law</w:t>
            </w:r>
          </w:p>
          <w:p w14:paraId="68707BDA" w14:textId="77777777" w:rsidR="00340826" w:rsidRPr="00AE5F37" w:rsidRDefault="00052363" w:rsidP="00340826">
            <w:pPr>
              <w:rPr>
                <w:rFonts w:ascii="Calibri Light" w:eastAsia="MS Mincho" w:hAnsi="Calibri Light"/>
                <w:noProof/>
                <w:sz w:val="18"/>
                <w:szCs w:val="18"/>
                <w:lang w:eastAsia="ja-JP"/>
              </w:rPr>
            </w:pPr>
            <w:sdt>
              <w:sdtPr>
                <w:rPr>
                  <w:rFonts w:ascii="Calibri Light" w:eastAsia="MS Mincho" w:hAnsi="Calibri Light"/>
                  <w:noProof/>
                  <w:sz w:val="18"/>
                  <w:szCs w:val="18"/>
                  <w:lang w:eastAsia="ja-JP"/>
                </w:rPr>
                <w:id w:val="1505782686"/>
                <w14:checkbox>
                  <w14:checked w14:val="0"/>
                  <w14:checkedState w14:val="2612" w14:font="MS Gothic"/>
                  <w14:uncheckedState w14:val="2610" w14:font="MS Gothic"/>
                </w14:checkbox>
              </w:sdtPr>
              <w:sdtEndPr/>
              <w:sdtContent>
                <w:r w:rsidR="00340826" w:rsidRPr="00AE5F37">
                  <w:rPr>
                    <w:rFonts w:ascii="Segoe UI Symbol" w:eastAsia="MS Mincho" w:hAnsi="Segoe UI Symbol" w:cs="Segoe UI Symbol"/>
                    <w:noProof/>
                    <w:sz w:val="18"/>
                    <w:szCs w:val="18"/>
                    <w:lang w:eastAsia="ja-JP"/>
                  </w:rPr>
                  <w:t>☐</w:t>
                </w:r>
              </w:sdtContent>
            </w:sdt>
            <w:r w:rsidR="00340826" w:rsidRPr="00AE5F37">
              <w:rPr>
                <w:rFonts w:ascii="Calibri Light" w:eastAsia="MS Mincho" w:hAnsi="Calibri Light"/>
                <w:noProof/>
                <w:sz w:val="18"/>
                <w:szCs w:val="18"/>
                <w:lang w:eastAsia="ja-JP"/>
              </w:rPr>
              <w:t xml:space="preserve"> CEII - Critical Energy Infrastructure Information</w:t>
            </w:r>
          </w:p>
          <w:p w14:paraId="3E4C4485" w14:textId="77777777" w:rsidR="00340826" w:rsidRPr="00AE5F37" w:rsidRDefault="00052363" w:rsidP="00340826">
            <w:pPr>
              <w:rPr>
                <w:rFonts w:ascii="Calibri Light" w:eastAsia="MS Mincho" w:hAnsi="Calibri Light"/>
                <w:noProof/>
                <w:sz w:val="18"/>
                <w:szCs w:val="18"/>
                <w:lang w:eastAsia="ja-JP"/>
              </w:rPr>
            </w:pPr>
            <w:sdt>
              <w:sdtPr>
                <w:rPr>
                  <w:rFonts w:ascii="Calibri Light" w:eastAsia="MS Mincho" w:hAnsi="Calibri Light"/>
                  <w:noProof/>
                  <w:sz w:val="18"/>
                  <w:szCs w:val="18"/>
                  <w:lang w:eastAsia="ja-JP"/>
                </w:rPr>
                <w:id w:val="-612908069"/>
                <w14:checkbox>
                  <w14:checked w14:val="0"/>
                  <w14:checkedState w14:val="2612" w14:font="MS Gothic"/>
                  <w14:uncheckedState w14:val="2610" w14:font="MS Gothic"/>
                </w14:checkbox>
              </w:sdtPr>
              <w:sdtEndPr/>
              <w:sdtContent>
                <w:r w:rsidR="00340826" w:rsidRPr="00AE5F37">
                  <w:rPr>
                    <w:rFonts w:ascii="Segoe UI Symbol" w:eastAsia="MS Mincho" w:hAnsi="Segoe UI Symbol" w:cs="Segoe UI Symbol"/>
                    <w:noProof/>
                    <w:sz w:val="18"/>
                    <w:szCs w:val="18"/>
                    <w:lang w:eastAsia="ja-JP"/>
                  </w:rPr>
                  <w:t>☐</w:t>
                </w:r>
              </w:sdtContent>
            </w:sdt>
            <w:r w:rsidR="00340826" w:rsidRPr="00AE5F37">
              <w:rPr>
                <w:rFonts w:ascii="Calibri Light" w:eastAsia="MS Mincho" w:hAnsi="Calibri Light"/>
                <w:noProof/>
                <w:sz w:val="18"/>
                <w:szCs w:val="18"/>
                <w:lang w:eastAsia="ja-JP"/>
              </w:rPr>
              <w:t xml:space="preserve"> FERC SOC (Standards of Conduct)</w:t>
            </w:r>
          </w:p>
          <w:p w14:paraId="0EED727E" w14:textId="77777777" w:rsidR="00340826" w:rsidRPr="00AE5F37" w:rsidRDefault="00052363" w:rsidP="00340826">
            <w:pPr>
              <w:rPr>
                <w:rFonts w:ascii="Calibri Light" w:eastAsia="MS Mincho" w:hAnsi="Calibri Light"/>
                <w:noProof/>
                <w:sz w:val="18"/>
                <w:szCs w:val="18"/>
                <w:lang w:eastAsia="ja-JP"/>
              </w:rPr>
            </w:pPr>
            <w:sdt>
              <w:sdtPr>
                <w:rPr>
                  <w:rFonts w:ascii="Calibri Light" w:eastAsia="MS Mincho" w:hAnsi="Calibri Light"/>
                  <w:noProof/>
                  <w:sz w:val="18"/>
                  <w:szCs w:val="18"/>
                  <w:lang w:eastAsia="ja-JP"/>
                </w:rPr>
                <w:id w:val="72101584"/>
                <w14:checkbox>
                  <w14:checked w14:val="0"/>
                  <w14:checkedState w14:val="2612" w14:font="MS Gothic"/>
                  <w14:uncheckedState w14:val="2610" w14:font="MS Gothic"/>
                </w14:checkbox>
              </w:sdtPr>
              <w:sdtEndPr/>
              <w:sdtContent>
                <w:r w:rsidR="00340826" w:rsidRPr="00AE5F37">
                  <w:rPr>
                    <w:rFonts w:ascii="Segoe UI Symbol" w:eastAsia="MS Mincho" w:hAnsi="Segoe UI Symbol" w:cs="Segoe UI Symbol"/>
                    <w:noProof/>
                    <w:sz w:val="18"/>
                    <w:szCs w:val="18"/>
                    <w:lang w:eastAsia="ja-JP"/>
                  </w:rPr>
                  <w:t>☐</w:t>
                </w:r>
              </w:sdtContent>
            </w:sdt>
            <w:r w:rsidR="00340826" w:rsidRPr="00AE5F37">
              <w:rPr>
                <w:rFonts w:ascii="Calibri Light" w:eastAsia="MS Mincho" w:hAnsi="Calibri Light"/>
                <w:noProof/>
                <w:sz w:val="18"/>
                <w:szCs w:val="18"/>
                <w:lang w:eastAsia="ja-JP"/>
              </w:rPr>
              <w:t xml:space="preserve"> NERC CIP Confidential</w:t>
            </w:r>
          </w:p>
          <w:p w14:paraId="464E0CE3" w14:textId="77777777" w:rsidR="00340826" w:rsidRPr="00AE5F37" w:rsidRDefault="00052363" w:rsidP="00340826">
            <w:pPr>
              <w:rPr>
                <w:rFonts w:ascii="Calibri Light" w:eastAsia="MS Mincho" w:hAnsi="Calibri Light"/>
                <w:noProof/>
                <w:sz w:val="18"/>
                <w:szCs w:val="18"/>
                <w:lang w:eastAsia="ja-JP"/>
              </w:rPr>
            </w:pPr>
            <w:sdt>
              <w:sdtPr>
                <w:rPr>
                  <w:rFonts w:ascii="Calibri Light" w:eastAsia="MS Mincho" w:hAnsi="Calibri Light"/>
                  <w:noProof/>
                  <w:sz w:val="18"/>
                  <w:szCs w:val="18"/>
                  <w:lang w:eastAsia="ja-JP"/>
                </w:rPr>
                <w:id w:val="258883580"/>
                <w14:checkbox>
                  <w14:checked w14:val="0"/>
                  <w14:checkedState w14:val="2612" w14:font="MS Gothic"/>
                  <w14:uncheckedState w14:val="2610" w14:font="MS Gothic"/>
                </w14:checkbox>
              </w:sdtPr>
              <w:sdtEndPr/>
              <w:sdtContent>
                <w:r w:rsidR="00340826" w:rsidRPr="00AE5F37">
                  <w:rPr>
                    <w:rFonts w:ascii="Segoe UI Symbol" w:eastAsia="MS Mincho" w:hAnsi="Segoe UI Symbol" w:cs="Segoe UI Symbol"/>
                    <w:noProof/>
                    <w:sz w:val="18"/>
                    <w:szCs w:val="18"/>
                    <w:lang w:eastAsia="ja-JP"/>
                  </w:rPr>
                  <w:t>☐</w:t>
                </w:r>
              </w:sdtContent>
            </w:sdt>
            <w:r w:rsidR="00340826" w:rsidRPr="00AE5F37">
              <w:rPr>
                <w:rFonts w:ascii="Calibri Light" w:eastAsia="MS Mincho" w:hAnsi="Calibri Light"/>
                <w:noProof/>
                <w:sz w:val="18"/>
                <w:szCs w:val="18"/>
                <w:lang w:eastAsia="ja-JP"/>
              </w:rPr>
              <w:t xml:space="preserve"> Sarbanes-Oxley (SOX) financial reporting data</w:t>
            </w:r>
          </w:p>
          <w:p w14:paraId="3B513463" w14:textId="77777777" w:rsidR="00340826" w:rsidRPr="00AE5F37" w:rsidRDefault="00052363" w:rsidP="00340826">
            <w:pPr>
              <w:rPr>
                <w:rFonts w:ascii="Calibri Light" w:eastAsia="MS Mincho" w:hAnsi="Calibri Light"/>
                <w:noProof/>
                <w:sz w:val="18"/>
                <w:szCs w:val="18"/>
                <w:lang w:eastAsia="ja-JP"/>
              </w:rPr>
            </w:pPr>
            <w:sdt>
              <w:sdtPr>
                <w:rPr>
                  <w:rFonts w:ascii="Calibri Light" w:eastAsia="MS Mincho" w:hAnsi="Calibri Light"/>
                  <w:noProof/>
                  <w:sz w:val="18"/>
                  <w:szCs w:val="18"/>
                  <w:lang w:eastAsia="ja-JP"/>
                </w:rPr>
                <w:id w:val="26613592"/>
                <w14:checkbox>
                  <w14:checked w14:val="0"/>
                  <w14:checkedState w14:val="2612" w14:font="MS Gothic"/>
                  <w14:uncheckedState w14:val="2610" w14:font="MS Gothic"/>
                </w14:checkbox>
              </w:sdtPr>
              <w:sdtEndPr/>
              <w:sdtContent>
                <w:r w:rsidR="00340826" w:rsidRPr="00AE5F37">
                  <w:rPr>
                    <w:rFonts w:ascii="Segoe UI Symbol" w:eastAsia="MS Mincho" w:hAnsi="Segoe UI Symbol" w:cs="Segoe UI Symbol"/>
                    <w:noProof/>
                    <w:sz w:val="18"/>
                    <w:szCs w:val="18"/>
                    <w:lang w:eastAsia="ja-JP"/>
                  </w:rPr>
                  <w:t>☐</w:t>
                </w:r>
              </w:sdtContent>
            </w:sdt>
            <w:r w:rsidR="00340826" w:rsidRPr="00AE5F37">
              <w:rPr>
                <w:rFonts w:ascii="Calibri Light" w:eastAsia="MS Mincho" w:hAnsi="Calibri Light"/>
                <w:noProof/>
                <w:sz w:val="18"/>
                <w:szCs w:val="18"/>
                <w:lang w:eastAsia="ja-JP"/>
              </w:rPr>
              <w:t xml:space="preserve"> SCE utility data accessible by affiliate companies (CPUC)</w:t>
            </w:r>
          </w:p>
          <w:p w14:paraId="35537E3A" w14:textId="77777777" w:rsidR="00340826" w:rsidRPr="00AE5F37" w:rsidRDefault="00052363" w:rsidP="00340826">
            <w:pPr>
              <w:rPr>
                <w:rFonts w:ascii="Calibri Light" w:eastAsia="MS Mincho" w:hAnsi="Calibri Light"/>
                <w:noProof/>
                <w:sz w:val="18"/>
                <w:szCs w:val="18"/>
                <w:lang w:eastAsia="ja-JP"/>
              </w:rPr>
            </w:pPr>
            <w:sdt>
              <w:sdtPr>
                <w:rPr>
                  <w:rFonts w:ascii="Calibri Light" w:eastAsia="MS Mincho" w:hAnsi="Calibri Light"/>
                  <w:noProof/>
                  <w:sz w:val="18"/>
                  <w:szCs w:val="18"/>
                  <w:lang w:eastAsia="ja-JP"/>
                </w:rPr>
                <w:id w:val="-878621717"/>
                <w14:checkbox>
                  <w14:checked w14:val="0"/>
                  <w14:checkedState w14:val="2612" w14:font="MS Gothic"/>
                  <w14:uncheckedState w14:val="2610" w14:font="MS Gothic"/>
                </w14:checkbox>
              </w:sdtPr>
              <w:sdtEndPr/>
              <w:sdtContent>
                <w:r w:rsidR="00340826" w:rsidRPr="00AE5F37">
                  <w:rPr>
                    <w:rFonts w:ascii="Segoe UI Symbol" w:eastAsia="MS Mincho" w:hAnsi="Segoe UI Symbol" w:cs="Segoe UI Symbol"/>
                    <w:noProof/>
                    <w:sz w:val="18"/>
                    <w:szCs w:val="18"/>
                    <w:lang w:eastAsia="ja-JP"/>
                  </w:rPr>
                  <w:t>☐</w:t>
                </w:r>
              </w:sdtContent>
            </w:sdt>
            <w:r w:rsidR="00340826" w:rsidRPr="00AE5F37">
              <w:rPr>
                <w:rFonts w:ascii="Calibri Light" w:eastAsia="MS Mincho" w:hAnsi="Calibri Light"/>
                <w:noProof/>
                <w:sz w:val="18"/>
                <w:szCs w:val="18"/>
                <w:lang w:eastAsia="ja-JP"/>
              </w:rPr>
              <w:t xml:space="preserve"> PCI - Payment Card Industry Compliance</w:t>
            </w:r>
          </w:p>
          <w:p w14:paraId="5F1E3CC1" w14:textId="550097DD" w:rsidR="00340826" w:rsidRPr="00AE5F37" w:rsidRDefault="00052363" w:rsidP="00340826">
            <w:pPr>
              <w:rPr>
                <w:rFonts w:ascii="Calibri Light" w:eastAsia="MS Mincho" w:hAnsi="Calibri Light"/>
                <w:noProof/>
                <w:sz w:val="18"/>
                <w:szCs w:val="18"/>
                <w:lang w:eastAsia="ja-JP"/>
              </w:rPr>
            </w:pPr>
            <w:sdt>
              <w:sdtPr>
                <w:rPr>
                  <w:rFonts w:ascii="Calibri Light" w:eastAsia="MS Mincho" w:hAnsi="Calibri Light"/>
                  <w:noProof/>
                  <w:sz w:val="18"/>
                  <w:szCs w:val="18"/>
                  <w:lang w:eastAsia="ja-JP"/>
                </w:rPr>
                <w:id w:val="-1075742097"/>
                <w14:checkbox>
                  <w14:checked w14:val="1"/>
                  <w14:checkedState w14:val="2612" w14:font="MS Gothic"/>
                  <w14:uncheckedState w14:val="2610" w14:font="MS Gothic"/>
                </w14:checkbox>
              </w:sdtPr>
              <w:sdtEndPr/>
              <w:sdtContent>
                <w:r w:rsidR="007941FB">
                  <w:rPr>
                    <w:rFonts w:ascii="MS Gothic" w:eastAsia="MS Gothic" w:hAnsi="MS Gothic" w:cs="Segoe UI Symbol" w:hint="eastAsia"/>
                    <w:noProof/>
                    <w:sz w:val="18"/>
                    <w:szCs w:val="18"/>
                    <w:lang w:eastAsia="ja-JP"/>
                  </w:rPr>
                  <w:t>☒</w:t>
                </w:r>
              </w:sdtContent>
            </w:sdt>
            <w:r w:rsidR="00340826" w:rsidRPr="00AE5F37">
              <w:rPr>
                <w:rFonts w:ascii="Calibri Light" w:eastAsia="MS Mincho" w:hAnsi="Calibri Light"/>
                <w:noProof/>
                <w:sz w:val="18"/>
                <w:szCs w:val="18"/>
                <w:lang w:eastAsia="ja-JP"/>
              </w:rPr>
              <w:t xml:space="preserve"> Customer Information Service Request (CISR, CISR-DRP)</w:t>
            </w:r>
          </w:p>
          <w:p w14:paraId="260D8F1B" w14:textId="77777777" w:rsidR="00340826" w:rsidRPr="00AE5F37" w:rsidRDefault="00052363" w:rsidP="00340826">
            <w:pPr>
              <w:spacing w:after="60"/>
              <w:rPr>
                <w:rFonts w:ascii="Calibri Light" w:eastAsia="MS Mincho" w:hAnsi="Calibri Light"/>
                <w:noProof/>
                <w:sz w:val="18"/>
                <w:szCs w:val="18"/>
                <w:lang w:eastAsia="ja-JP"/>
              </w:rPr>
            </w:pPr>
            <w:sdt>
              <w:sdtPr>
                <w:rPr>
                  <w:rFonts w:ascii="Calibri Light" w:eastAsia="MS Mincho" w:hAnsi="Calibri Light"/>
                  <w:noProof/>
                  <w:sz w:val="18"/>
                  <w:szCs w:val="18"/>
                  <w:lang w:eastAsia="ja-JP"/>
                </w:rPr>
                <w:id w:val="1586797651"/>
                <w14:checkbox>
                  <w14:checked w14:val="0"/>
                  <w14:checkedState w14:val="2612" w14:font="MS Gothic"/>
                  <w14:uncheckedState w14:val="2610" w14:font="MS Gothic"/>
                </w14:checkbox>
              </w:sdtPr>
              <w:sdtEndPr/>
              <w:sdtContent>
                <w:r w:rsidR="00340826" w:rsidRPr="00AE5F37">
                  <w:rPr>
                    <w:rFonts w:ascii="Segoe UI Symbol" w:eastAsia="MS Mincho" w:hAnsi="Segoe UI Symbol" w:cs="Segoe UI Symbol"/>
                    <w:noProof/>
                    <w:sz w:val="18"/>
                    <w:szCs w:val="18"/>
                    <w:lang w:eastAsia="ja-JP"/>
                  </w:rPr>
                  <w:t>☐</w:t>
                </w:r>
              </w:sdtContent>
            </w:sdt>
            <w:r w:rsidR="00340826" w:rsidRPr="00AE5F37">
              <w:rPr>
                <w:rFonts w:ascii="Calibri Light" w:eastAsia="MS Mincho" w:hAnsi="Calibri Light"/>
                <w:noProof/>
                <w:sz w:val="18"/>
                <w:szCs w:val="18"/>
                <w:lang w:eastAsia="ja-JP"/>
              </w:rPr>
              <w:t xml:space="preserve"> Other _&lt;Please Specify&gt;_</w:t>
            </w:r>
          </w:p>
          <w:p w14:paraId="7137D439" w14:textId="78A79473" w:rsidR="00340826" w:rsidRPr="00AE5F37" w:rsidRDefault="00052363" w:rsidP="00340826">
            <w:pPr>
              <w:rPr>
                <w:rFonts w:ascii="Calibri Light" w:eastAsia="MS Mincho" w:hAnsi="Calibri Light"/>
                <w:noProof/>
                <w:sz w:val="18"/>
                <w:szCs w:val="18"/>
                <w:lang w:eastAsia="ja-JP"/>
              </w:rPr>
            </w:pPr>
            <w:sdt>
              <w:sdtPr>
                <w:rPr>
                  <w:rFonts w:ascii="Calibri Light" w:eastAsia="MS Mincho" w:hAnsi="Calibri Light"/>
                  <w:noProof/>
                  <w:sz w:val="18"/>
                  <w:szCs w:val="18"/>
                  <w:lang w:eastAsia="ja-JP"/>
                </w:rPr>
                <w:id w:val="1063602117"/>
                <w14:checkbox>
                  <w14:checked w14:val="1"/>
                  <w14:checkedState w14:val="2612" w14:font="MS Gothic"/>
                  <w14:uncheckedState w14:val="2610" w14:font="MS Gothic"/>
                </w14:checkbox>
              </w:sdtPr>
              <w:sdtEndPr/>
              <w:sdtContent>
                <w:r w:rsidR="007941FB">
                  <w:rPr>
                    <w:rFonts w:ascii="MS Gothic" w:eastAsia="MS Gothic" w:hAnsi="MS Gothic" w:cs="Segoe UI Symbol" w:hint="eastAsia"/>
                    <w:noProof/>
                    <w:sz w:val="18"/>
                    <w:szCs w:val="18"/>
                    <w:lang w:eastAsia="ja-JP"/>
                  </w:rPr>
                  <w:t>☒</w:t>
                </w:r>
              </w:sdtContent>
            </w:sdt>
            <w:r w:rsidR="00340826" w:rsidRPr="00AE5F37">
              <w:rPr>
                <w:rFonts w:ascii="Calibri Light" w:eastAsia="MS Mincho" w:hAnsi="Calibri Light"/>
                <w:noProof/>
                <w:sz w:val="18"/>
                <w:szCs w:val="18"/>
                <w:lang w:eastAsia="ja-JP"/>
              </w:rPr>
              <w:t xml:space="preserve"> Internal</w:t>
            </w:r>
          </w:p>
          <w:p w14:paraId="05D5919C" w14:textId="1B235507" w:rsidR="00340826" w:rsidRPr="00AE5F37" w:rsidRDefault="00052363" w:rsidP="00340826">
            <w:pPr>
              <w:rPr>
                <w:rFonts w:ascii="Calibri Light" w:hAnsi="Calibri Light"/>
                <w:sz w:val="18"/>
                <w:szCs w:val="18"/>
                <w:lang w:eastAsia="ja-JP"/>
              </w:rPr>
            </w:pPr>
            <w:sdt>
              <w:sdtPr>
                <w:rPr>
                  <w:rFonts w:ascii="Calibri Light" w:eastAsia="MS Mincho" w:hAnsi="Calibri Light"/>
                  <w:noProof/>
                  <w:sz w:val="18"/>
                  <w:szCs w:val="18"/>
                  <w:lang w:eastAsia="ja-JP"/>
                </w:rPr>
                <w:id w:val="-1356962578"/>
                <w14:checkbox>
                  <w14:checked w14:val="1"/>
                  <w14:checkedState w14:val="2612" w14:font="MS Gothic"/>
                  <w14:uncheckedState w14:val="2610" w14:font="MS Gothic"/>
                </w14:checkbox>
              </w:sdtPr>
              <w:sdtEndPr/>
              <w:sdtContent>
                <w:r w:rsidR="007941FB">
                  <w:rPr>
                    <w:rFonts w:ascii="MS Gothic" w:eastAsia="MS Gothic" w:hAnsi="MS Gothic" w:cs="Segoe UI Symbol" w:hint="eastAsia"/>
                    <w:noProof/>
                    <w:sz w:val="18"/>
                    <w:szCs w:val="18"/>
                    <w:lang w:eastAsia="ja-JP"/>
                  </w:rPr>
                  <w:t>☒</w:t>
                </w:r>
              </w:sdtContent>
            </w:sdt>
            <w:r w:rsidR="00340826" w:rsidRPr="00AE5F37">
              <w:rPr>
                <w:rFonts w:ascii="Calibri Light" w:eastAsia="MS Mincho" w:hAnsi="Calibri Light"/>
                <w:noProof/>
                <w:sz w:val="18"/>
                <w:szCs w:val="18"/>
                <w:lang w:eastAsia="ja-JP"/>
              </w:rPr>
              <w:t xml:space="preserve"> Public</w:t>
            </w:r>
          </w:p>
        </w:tc>
      </w:tr>
      <w:tr w:rsidR="00340826" w:rsidRPr="00AE5F37" w14:paraId="5F4ACFA4" w14:textId="77777777" w:rsidTr="46FA9180">
        <w:tc>
          <w:tcPr>
            <w:tcW w:w="3948" w:type="dxa"/>
            <w:tcBorders>
              <w:top w:val="nil"/>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FFFFF" w:themeFill="background1"/>
            <w:tcMar>
              <w:top w:w="0" w:type="dxa"/>
              <w:left w:w="108" w:type="dxa"/>
              <w:bottom w:w="0" w:type="dxa"/>
              <w:right w:w="108" w:type="dxa"/>
            </w:tcMar>
            <w:hideMark/>
          </w:tcPr>
          <w:p w14:paraId="43C48AC0" w14:textId="77777777" w:rsidR="00340826" w:rsidRPr="00AE5F37" w:rsidRDefault="00340826" w:rsidP="00340826">
            <w:pPr>
              <w:pStyle w:val="Heading2TextBulleted"/>
              <w:tabs>
                <w:tab w:val="clear" w:pos="360"/>
                <w:tab w:val="left" w:pos="720"/>
              </w:tabs>
              <w:ind w:left="0" w:firstLine="0"/>
              <w:rPr>
                <w:rFonts w:ascii="Calibri Light" w:hAnsi="Calibri Light"/>
                <w:sz w:val="18"/>
                <w:szCs w:val="18"/>
              </w:rPr>
            </w:pPr>
            <w:r w:rsidRPr="00AE5F37">
              <w:rPr>
                <w:rFonts w:ascii="Calibri Light" w:hAnsi="Calibri Light"/>
                <w:sz w:val="18"/>
                <w:szCs w:val="18"/>
              </w:rPr>
              <w:t>Please identify which business Group/Role will require access to the data and/or solution:</w:t>
            </w:r>
          </w:p>
        </w:tc>
        <w:tc>
          <w:tcPr>
            <w:tcW w:w="5392" w:type="dxa"/>
            <w:tcBorders>
              <w:top w:val="nil"/>
              <w:left w:val="nil"/>
              <w:bottom w:val="single" w:sz="8" w:space="0" w:color="BFBFBF" w:themeColor="background1" w:themeShade="BF"/>
              <w:right w:val="single" w:sz="8" w:space="0" w:color="BFBFBF" w:themeColor="background1" w:themeShade="BF"/>
            </w:tcBorders>
            <w:shd w:val="clear" w:color="auto" w:fill="FFFFFF" w:themeFill="background1"/>
            <w:tcMar>
              <w:top w:w="0" w:type="dxa"/>
              <w:left w:w="108" w:type="dxa"/>
              <w:bottom w:w="0" w:type="dxa"/>
              <w:right w:w="108" w:type="dxa"/>
            </w:tcMar>
          </w:tcPr>
          <w:p w14:paraId="660BBF7D" w14:textId="77777777" w:rsidR="00340826" w:rsidRPr="00AE5F37" w:rsidRDefault="00340826" w:rsidP="00340826">
            <w:pPr>
              <w:rPr>
                <w:rFonts w:ascii="Calibri Light" w:eastAsia="MS Mincho" w:hAnsi="Calibri Light"/>
                <w:noProof/>
                <w:sz w:val="18"/>
                <w:szCs w:val="18"/>
                <w:lang w:eastAsia="ja-JP"/>
              </w:rPr>
            </w:pPr>
            <w:r w:rsidRPr="00AE5F37">
              <w:rPr>
                <w:rFonts w:ascii="Calibri Light" w:eastAsia="MS Mincho" w:hAnsi="Calibri Light"/>
                <w:noProof/>
                <w:sz w:val="18"/>
                <w:szCs w:val="18"/>
                <w:lang w:eastAsia="ja-JP"/>
              </w:rPr>
              <w:t>&lt;Select all that apply&gt;</w:t>
            </w:r>
          </w:p>
          <w:p w14:paraId="6BBE1325" w14:textId="4B91CAB3" w:rsidR="00340826" w:rsidRPr="00AE5F37" w:rsidRDefault="00052363" w:rsidP="00340826">
            <w:pPr>
              <w:rPr>
                <w:rFonts w:ascii="Calibri Light" w:eastAsia="MS Mincho" w:hAnsi="Calibri Light"/>
                <w:noProof/>
                <w:sz w:val="18"/>
                <w:szCs w:val="18"/>
                <w:lang w:eastAsia="ja-JP"/>
              </w:rPr>
            </w:pPr>
            <w:sdt>
              <w:sdtPr>
                <w:rPr>
                  <w:rFonts w:ascii="Calibri Light" w:eastAsia="MS Mincho" w:hAnsi="Calibri Light"/>
                  <w:noProof/>
                  <w:sz w:val="18"/>
                  <w:szCs w:val="18"/>
                  <w:lang w:eastAsia="ja-JP"/>
                </w:rPr>
                <w:id w:val="816464431"/>
                <w14:checkbox>
                  <w14:checked w14:val="1"/>
                  <w14:checkedState w14:val="2612" w14:font="MS Gothic"/>
                  <w14:uncheckedState w14:val="2610" w14:font="MS Gothic"/>
                </w14:checkbox>
              </w:sdtPr>
              <w:sdtEndPr/>
              <w:sdtContent>
                <w:r w:rsidR="007941FB">
                  <w:rPr>
                    <w:rFonts w:ascii="MS Gothic" w:eastAsia="MS Gothic" w:hAnsi="MS Gothic" w:cs="Segoe UI Symbol" w:hint="eastAsia"/>
                    <w:noProof/>
                    <w:sz w:val="18"/>
                    <w:szCs w:val="18"/>
                    <w:lang w:eastAsia="ja-JP"/>
                  </w:rPr>
                  <w:t>☒</w:t>
                </w:r>
              </w:sdtContent>
            </w:sdt>
            <w:r w:rsidR="00340826" w:rsidRPr="00AE5F37">
              <w:rPr>
                <w:rFonts w:ascii="Calibri Light" w:eastAsia="MS Mincho" w:hAnsi="Calibri Light"/>
                <w:noProof/>
                <w:sz w:val="18"/>
                <w:szCs w:val="18"/>
                <w:lang w:eastAsia="ja-JP"/>
              </w:rPr>
              <w:t xml:space="preserve"> SCE Customer, Res./Comm. Customer;</w:t>
            </w:r>
          </w:p>
          <w:p w14:paraId="75F1727E" w14:textId="7BA7529C" w:rsidR="00340826" w:rsidRPr="00AE5F37" w:rsidRDefault="00052363" w:rsidP="00340826">
            <w:pPr>
              <w:rPr>
                <w:rFonts w:ascii="Calibri Light" w:eastAsia="MS Mincho" w:hAnsi="Calibri Light"/>
                <w:noProof/>
                <w:sz w:val="18"/>
                <w:szCs w:val="18"/>
                <w:lang w:eastAsia="ja-JP"/>
              </w:rPr>
            </w:pPr>
            <w:sdt>
              <w:sdtPr>
                <w:rPr>
                  <w:rFonts w:ascii="Calibri Light" w:eastAsia="MS Mincho" w:hAnsi="Calibri Light"/>
                  <w:noProof/>
                  <w:sz w:val="18"/>
                  <w:szCs w:val="18"/>
                  <w:lang w:eastAsia="ja-JP"/>
                </w:rPr>
                <w:id w:val="-1706086834"/>
                <w14:checkbox>
                  <w14:checked w14:val="1"/>
                  <w14:checkedState w14:val="2612" w14:font="MS Gothic"/>
                  <w14:uncheckedState w14:val="2610" w14:font="MS Gothic"/>
                </w14:checkbox>
              </w:sdtPr>
              <w:sdtEndPr/>
              <w:sdtContent>
                <w:r w:rsidR="007941FB">
                  <w:rPr>
                    <w:rFonts w:ascii="MS Gothic" w:eastAsia="MS Gothic" w:hAnsi="MS Gothic" w:cs="Segoe UI Symbol" w:hint="eastAsia"/>
                    <w:noProof/>
                    <w:sz w:val="18"/>
                    <w:szCs w:val="18"/>
                    <w:lang w:eastAsia="ja-JP"/>
                  </w:rPr>
                  <w:t>☒</w:t>
                </w:r>
              </w:sdtContent>
            </w:sdt>
            <w:r w:rsidR="00340826" w:rsidRPr="00AE5F37">
              <w:rPr>
                <w:rFonts w:ascii="Calibri Light" w:eastAsia="MS Mincho" w:hAnsi="Calibri Light"/>
                <w:noProof/>
                <w:sz w:val="18"/>
                <w:szCs w:val="18"/>
                <w:lang w:eastAsia="ja-JP"/>
              </w:rPr>
              <w:t xml:space="preserve"> SCE OU, Business Function Organization Name:   </w:t>
            </w:r>
            <w:r w:rsidR="009A6741">
              <w:rPr>
                <w:rFonts w:ascii="Calibri Light" w:eastAsia="MS Mincho" w:hAnsi="Calibri Light"/>
                <w:noProof/>
                <w:sz w:val="18"/>
                <w:szCs w:val="18"/>
                <w:lang w:eastAsia="ja-JP"/>
              </w:rPr>
              <w:t xml:space="preserve">CCC, BCD, </w:t>
            </w:r>
            <w:r w:rsidR="007941FB">
              <w:rPr>
                <w:rFonts w:ascii="Calibri Light" w:eastAsia="MS Mincho" w:hAnsi="Calibri Light"/>
                <w:noProof/>
                <w:sz w:val="18"/>
                <w:szCs w:val="18"/>
                <w:lang w:eastAsia="ja-JP"/>
              </w:rPr>
              <w:t>CP&amp;S; RSO-CAPS; RSO-CBO</w:t>
            </w:r>
            <w:r w:rsidR="00340826" w:rsidRPr="00AE5F37">
              <w:rPr>
                <w:rFonts w:ascii="Calibri Light" w:eastAsia="MS Mincho" w:hAnsi="Calibri Light"/>
                <w:noProof/>
                <w:sz w:val="18"/>
                <w:szCs w:val="18"/>
                <w:lang w:eastAsia="ja-JP"/>
              </w:rPr>
              <w:t xml:space="preserve">                </w:t>
            </w:r>
          </w:p>
          <w:p w14:paraId="4AC235F2" w14:textId="77777777" w:rsidR="00340826" w:rsidRPr="00AE5F37" w:rsidRDefault="00052363" w:rsidP="00340826">
            <w:pPr>
              <w:rPr>
                <w:rFonts w:ascii="Calibri Light" w:eastAsia="MS Mincho" w:hAnsi="Calibri Light"/>
                <w:noProof/>
                <w:sz w:val="18"/>
                <w:szCs w:val="18"/>
                <w:lang w:eastAsia="ja-JP"/>
              </w:rPr>
            </w:pPr>
            <w:sdt>
              <w:sdtPr>
                <w:rPr>
                  <w:rFonts w:ascii="Calibri Light" w:eastAsia="MS Mincho" w:hAnsi="Calibri Light"/>
                  <w:noProof/>
                  <w:sz w:val="18"/>
                  <w:szCs w:val="18"/>
                  <w:lang w:eastAsia="ja-JP"/>
                </w:rPr>
                <w:id w:val="307594161"/>
                <w14:checkbox>
                  <w14:checked w14:val="0"/>
                  <w14:checkedState w14:val="2612" w14:font="MS Gothic"/>
                  <w14:uncheckedState w14:val="2610" w14:font="MS Gothic"/>
                </w14:checkbox>
              </w:sdtPr>
              <w:sdtEndPr/>
              <w:sdtContent>
                <w:r w:rsidR="00340826" w:rsidRPr="00AE5F37">
                  <w:rPr>
                    <w:rFonts w:ascii="Segoe UI Symbol" w:eastAsia="MS Mincho" w:hAnsi="Segoe UI Symbol" w:cs="Segoe UI Symbol"/>
                    <w:noProof/>
                    <w:sz w:val="18"/>
                    <w:szCs w:val="18"/>
                    <w:lang w:eastAsia="ja-JP"/>
                  </w:rPr>
                  <w:t>☐</w:t>
                </w:r>
              </w:sdtContent>
            </w:sdt>
            <w:r w:rsidR="00340826" w:rsidRPr="00AE5F37">
              <w:rPr>
                <w:rFonts w:ascii="Calibri Light" w:eastAsia="MS Mincho" w:hAnsi="Calibri Light"/>
                <w:noProof/>
                <w:sz w:val="18"/>
                <w:szCs w:val="18"/>
                <w:lang w:eastAsia="ja-JP"/>
              </w:rPr>
              <w:t xml:space="preserve"> Vendor                                                         </w:t>
            </w:r>
          </w:p>
          <w:p w14:paraId="179C6D97" w14:textId="77777777" w:rsidR="00340826" w:rsidRPr="00AE5F37" w:rsidRDefault="00052363" w:rsidP="00340826">
            <w:pPr>
              <w:rPr>
                <w:rFonts w:ascii="Calibri Light" w:eastAsia="MS Mincho" w:hAnsi="Calibri Light"/>
                <w:noProof/>
                <w:sz w:val="18"/>
                <w:szCs w:val="18"/>
                <w:lang w:eastAsia="ja-JP"/>
              </w:rPr>
            </w:pPr>
            <w:sdt>
              <w:sdtPr>
                <w:rPr>
                  <w:rFonts w:ascii="Calibri Light" w:eastAsia="MS Mincho" w:hAnsi="Calibri Light"/>
                  <w:noProof/>
                  <w:sz w:val="18"/>
                  <w:szCs w:val="18"/>
                  <w:lang w:eastAsia="ja-JP"/>
                </w:rPr>
                <w:id w:val="630755079"/>
                <w14:checkbox>
                  <w14:checked w14:val="0"/>
                  <w14:checkedState w14:val="2612" w14:font="MS Gothic"/>
                  <w14:uncheckedState w14:val="2610" w14:font="MS Gothic"/>
                </w14:checkbox>
              </w:sdtPr>
              <w:sdtEndPr/>
              <w:sdtContent>
                <w:r w:rsidR="00340826" w:rsidRPr="00AE5F37">
                  <w:rPr>
                    <w:rFonts w:ascii="Segoe UI Symbol" w:eastAsia="MS Mincho" w:hAnsi="Segoe UI Symbol" w:cs="Segoe UI Symbol"/>
                    <w:noProof/>
                    <w:sz w:val="18"/>
                    <w:szCs w:val="18"/>
                    <w:lang w:eastAsia="ja-JP"/>
                  </w:rPr>
                  <w:t>☐</w:t>
                </w:r>
              </w:sdtContent>
            </w:sdt>
            <w:r w:rsidR="00340826" w:rsidRPr="00AE5F37">
              <w:rPr>
                <w:rFonts w:ascii="Calibri Light" w:eastAsia="MS Mincho" w:hAnsi="Calibri Light"/>
                <w:noProof/>
                <w:sz w:val="18"/>
                <w:szCs w:val="18"/>
                <w:lang w:eastAsia="ja-JP"/>
              </w:rPr>
              <w:t xml:space="preserve"> External business partner(s) &amp; SaaS providers</w:t>
            </w:r>
          </w:p>
          <w:p w14:paraId="67250A2D" w14:textId="77777777" w:rsidR="00340826" w:rsidRPr="00AE5F37" w:rsidRDefault="00052363" w:rsidP="00340826">
            <w:pPr>
              <w:rPr>
                <w:rFonts w:ascii="Calibri Light" w:eastAsia="MS Mincho" w:hAnsi="Calibri Light"/>
                <w:noProof/>
                <w:sz w:val="18"/>
                <w:szCs w:val="18"/>
                <w:lang w:eastAsia="ja-JP"/>
              </w:rPr>
            </w:pPr>
            <w:sdt>
              <w:sdtPr>
                <w:rPr>
                  <w:rFonts w:ascii="Calibri Light" w:eastAsia="MS Mincho" w:hAnsi="Calibri Light"/>
                  <w:noProof/>
                  <w:sz w:val="18"/>
                  <w:szCs w:val="18"/>
                  <w:lang w:eastAsia="ja-JP"/>
                </w:rPr>
                <w:id w:val="1550029781"/>
                <w14:checkbox>
                  <w14:checked w14:val="0"/>
                  <w14:checkedState w14:val="2612" w14:font="MS Gothic"/>
                  <w14:uncheckedState w14:val="2610" w14:font="MS Gothic"/>
                </w14:checkbox>
              </w:sdtPr>
              <w:sdtEndPr/>
              <w:sdtContent>
                <w:r w:rsidR="00340826" w:rsidRPr="00AE5F37">
                  <w:rPr>
                    <w:rFonts w:ascii="Segoe UI Symbol" w:eastAsia="MS Mincho" w:hAnsi="Segoe UI Symbol" w:cs="Segoe UI Symbol"/>
                    <w:noProof/>
                    <w:sz w:val="18"/>
                    <w:szCs w:val="18"/>
                    <w:lang w:eastAsia="ja-JP"/>
                  </w:rPr>
                  <w:t>☐</w:t>
                </w:r>
              </w:sdtContent>
            </w:sdt>
            <w:r w:rsidR="00340826" w:rsidRPr="00AE5F37">
              <w:rPr>
                <w:rFonts w:ascii="Calibri Light" w:eastAsia="MS Mincho" w:hAnsi="Calibri Light"/>
                <w:noProof/>
                <w:sz w:val="18"/>
                <w:szCs w:val="18"/>
                <w:lang w:eastAsia="ja-JP"/>
              </w:rPr>
              <w:t>  External on-shore contractors</w:t>
            </w:r>
          </w:p>
          <w:p w14:paraId="130455C3" w14:textId="77777777" w:rsidR="00340826" w:rsidRPr="00AE5F37" w:rsidRDefault="00052363" w:rsidP="00340826">
            <w:pPr>
              <w:rPr>
                <w:rFonts w:ascii="Calibri Light" w:eastAsia="MS Mincho" w:hAnsi="Calibri Light"/>
                <w:noProof/>
                <w:sz w:val="18"/>
                <w:szCs w:val="18"/>
                <w:lang w:eastAsia="ja-JP"/>
              </w:rPr>
            </w:pPr>
            <w:sdt>
              <w:sdtPr>
                <w:rPr>
                  <w:rFonts w:ascii="Calibri Light" w:eastAsia="MS Mincho" w:hAnsi="Calibri Light"/>
                  <w:noProof/>
                  <w:sz w:val="18"/>
                  <w:szCs w:val="18"/>
                  <w:lang w:eastAsia="ja-JP"/>
                </w:rPr>
                <w:id w:val="-1487165170"/>
                <w14:checkbox>
                  <w14:checked w14:val="0"/>
                  <w14:checkedState w14:val="2612" w14:font="MS Gothic"/>
                  <w14:uncheckedState w14:val="2610" w14:font="MS Gothic"/>
                </w14:checkbox>
              </w:sdtPr>
              <w:sdtEndPr/>
              <w:sdtContent>
                <w:r w:rsidR="00340826" w:rsidRPr="00AE5F37">
                  <w:rPr>
                    <w:rFonts w:ascii="Segoe UI Symbol" w:eastAsia="MS Mincho" w:hAnsi="Segoe UI Symbol" w:cs="Segoe UI Symbol"/>
                    <w:noProof/>
                    <w:sz w:val="18"/>
                    <w:szCs w:val="18"/>
                    <w:lang w:eastAsia="ja-JP"/>
                  </w:rPr>
                  <w:t>☐</w:t>
                </w:r>
              </w:sdtContent>
            </w:sdt>
            <w:r w:rsidR="00340826" w:rsidRPr="00AE5F37">
              <w:rPr>
                <w:rFonts w:ascii="Calibri Light" w:eastAsia="MS Mincho" w:hAnsi="Calibri Light"/>
                <w:noProof/>
                <w:sz w:val="18"/>
                <w:szCs w:val="18"/>
                <w:lang w:eastAsia="ja-JP"/>
              </w:rPr>
              <w:t>  External off-shore contractors</w:t>
            </w:r>
          </w:p>
          <w:p w14:paraId="285AE585" w14:textId="77777777" w:rsidR="00340826" w:rsidRPr="00AE5F37" w:rsidRDefault="00052363" w:rsidP="00340826">
            <w:pPr>
              <w:rPr>
                <w:rFonts w:ascii="Calibri Light" w:eastAsia="MS Mincho" w:hAnsi="Calibri Light"/>
                <w:noProof/>
                <w:sz w:val="18"/>
                <w:szCs w:val="18"/>
                <w:lang w:eastAsia="ja-JP"/>
              </w:rPr>
            </w:pPr>
            <w:sdt>
              <w:sdtPr>
                <w:rPr>
                  <w:rFonts w:ascii="Calibri Light" w:eastAsia="MS Mincho" w:hAnsi="Calibri Light"/>
                  <w:noProof/>
                  <w:sz w:val="18"/>
                  <w:szCs w:val="18"/>
                  <w:lang w:eastAsia="ja-JP"/>
                </w:rPr>
                <w:id w:val="-597018130"/>
                <w14:checkbox>
                  <w14:checked w14:val="0"/>
                  <w14:checkedState w14:val="2612" w14:font="MS Gothic"/>
                  <w14:uncheckedState w14:val="2610" w14:font="MS Gothic"/>
                </w14:checkbox>
              </w:sdtPr>
              <w:sdtEndPr/>
              <w:sdtContent>
                <w:r w:rsidR="00340826" w:rsidRPr="00AE5F37">
                  <w:rPr>
                    <w:rFonts w:ascii="Segoe UI Symbol" w:eastAsia="MS Mincho" w:hAnsi="Segoe UI Symbol" w:cs="Segoe UI Symbol"/>
                    <w:noProof/>
                    <w:sz w:val="18"/>
                    <w:szCs w:val="18"/>
                    <w:lang w:eastAsia="ja-JP"/>
                  </w:rPr>
                  <w:t>☐</w:t>
                </w:r>
              </w:sdtContent>
            </w:sdt>
            <w:r w:rsidR="00340826" w:rsidRPr="00AE5F37">
              <w:rPr>
                <w:rFonts w:ascii="Calibri Light" w:eastAsia="MS Mincho" w:hAnsi="Calibri Light"/>
                <w:noProof/>
                <w:sz w:val="18"/>
                <w:szCs w:val="18"/>
                <w:lang w:eastAsia="ja-JP"/>
              </w:rPr>
              <w:t xml:space="preserve">  SCE Affiliate Company Employees </w:t>
            </w:r>
          </w:p>
          <w:p w14:paraId="4223E453" w14:textId="0B8C7055" w:rsidR="00340826" w:rsidRPr="00AE5F37" w:rsidRDefault="00052363" w:rsidP="00340826">
            <w:pPr>
              <w:rPr>
                <w:rFonts w:ascii="Calibri Light" w:eastAsia="MS Mincho" w:hAnsi="Calibri Light"/>
                <w:noProof/>
                <w:sz w:val="18"/>
                <w:szCs w:val="18"/>
                <w:lang w:eastAsia="ja-JP"/>
              </w:rPr>
            </w:pPr>
            <w:sdt>
              <w:sdtPr>
                <w:rPr>
                  <w:rFonts w:ascii="Calibri Light" w:eastAsia="MS Mincho" w:hAnsi="Calibri Light"/>
                  <w:noProof/>
                  <w:sz w:val="18"/>
                  <w:szCs w:val="18"/>
                  <w:lang w:eastAsia="ja-JP"/>
                </w:rPr>
                <w:id w:val="-1285724078"/>
                <w14:checkbox>
                  <w14:checked w14:val="1"/>
                  <w14:checkedState w14:val="2612" w14:font="MS Gothic"/>
                  <w14:uncheckedState w14:val="2610" w14:font="MS Gothic"/>
                </w14:checkbox>
              </w:sdtPr>
              <w:sdtEndPr/>
              <w:sdtContent>
                <w:r w:rsidR="007941FB">
                  <w:rPr>
                    <w:rFonts w:ascii="MS Gothic" w:eastAsia="MS Gothic" w:hAnsi="MS Gothic" w:cs="Segoe UI Symbol" w:hint="eastAsia"/>
                    <w:noProof/>
                    <w:sz w:val="18"/>
                    <w:szCs w:val="18"/>
                    <w:lang w:eastAsia="ja-JP"/>
                  </w:rPr>
                  <w:t>☒</w:t>
                </w:r>
              </w:sdtContent>
            </w:sdt>
            <w:r w:rsidR="00340826" w:rsidRPr="00AE5F37">
              <w:rPr>
                <w:rFonts w:ascii="Calibri Light" w:eastAsia="MS Mincho" w:hAnsi="Calibri Light"/>
                <w:noProof/>
                <w:sz w:val="18"/>
                <w:szCs w:val="18"/>
                <w:lang w:eastAsia="ja-JP"/>
              </w:rPr>
              <w:t xml:space="preserve">  SCE Employees, specify if they have Marketing Function responsibilities (e.g., ES&amp;M) </w:t>
            </w:r>
          </w:p>
          <w:p w14:paraId="75FB2927" w14:textId="3D99DBA9" w:rsidR="00340826" w:rsidRPr="00AE5F37" w:rsidRDefault="00052363" w:rsidP="00340826">
            <w:pPr>
              <w:rPr>
                <w:rFonts w:ascii="Calibri Light" w:eastAsia="MS Mincho" w:hAnsi="Calibri Light"/>
                <w:noProof/>
                <w:sz w:val="18"/>
                <w:szCs w:val="18"/>
                <w:lang w:eastAsia="ja-JP"/>
              </w:rPr>
            </w:pPr>
            <w:sdt>
              <w:sdtPr>
                <w:rPr>
                  <w:rFonts w:ascii="Calibri Light" w:eastAsia="MS Mincho" w:hAnsi="Calibri Light"/>
                  <w:noProof/>
                  <w:sz w:val="18"/>
                  <w:szCs w:val="18"/>
                  <w:lang w:eastAsia="ja-JP"/>
                </w:rPr>
                <w:id w:val="1485055086"/>
                <w14:checkbox>
                  <w14:checked w14:val="1"/>
                  <w14:checkedState w14:val="2612" w14:font="MS Gothic"/>
                  <w14:uncheckedState w14:val="2610" w14:font="MS Gothic"/>
                </w14:checkbox>
              </w:sdtPr>
              <w:sdtEndPr/>
              <w:sdtContent>
                <w:r w:rsidR="007941FB">
                  <w:rPr>
                    <w:rFonts w:ascii="MS Gothic" w:eastAsia="MS Gothic" w:hAnsi="MS Gothic" w:cs="Segoe UI Symbol" w:hint="eastAsia"/>
                    <w:noProof/>
                    <w:sz w:val="18"/>
                    <w:szCs w:val="18"/>
                    <w:lang w:eastAsia="ja-JP"/>
                  </w:rPr>
                  <w:t>☒</w:t>
                </w:r>
              </w:sdtContent>
            </w:sdt>
            <w:r w:rsidR="00340826" w:rsidRPr="00AE5F37">
              <w:rPr>
                <w:rFonts w:ascii="Calibri Light" w:eastAsia="MS Mincho" w:hAnsi="Calibri Light"/>
                <w:noProof/>
                <w:sz w:val="18"/>
                <w:szCs w:val="18"/>
                <w:lang w:eastAsia="ja-JP"/>
              </w:rPr>
              <w:t>  SCE contract workers</w:t>
            </w:r>
          </w:p>
          <w:p w14:paraId="3F66B7AD" w14:textId="77777777" w:rsidR="00340826" w:rsidRPr="00AE5F37" w:rsidRDefault="00052363" w:rsidP="00340826">
            <w:pPr>
              <w:rPr>
                <w:rFonts w:ascii="Calibri Light" w:eastAsia="MS Mincho" w:hAnsi="Calibri Light"/>
                <w:noProof/>
                <w:sz w:val="18"/>
                <w:szCs w:val="18"/>
                <w:lang w:eastAsia="ja-JP"/>
              </w:rPr>
            </w:pPr>
            <w:sdt>
              <w:sdtPr>
                <w:rPr>
                  <w:rFonts w:ascii="Calibri Light" w:eastAsia="MS Mincho" w:hAnsi="Calibri Light"/>
                  <w:noProof/>
                  <w:sz w:val="18"/>
                  <w:szCs w:val="18"/>
                  <w:lang w:eastAsia="ja-JP"/>
                </w:rPr>
                <w:id w:val="-776876721"/>
                <w14:checkbox>
                  <w14:checked w14:val="0"/>
                  <w14:checkedState w14:val="2612" w14:font="MS Gothic"/>
                  <w14:uncheckedState w14:val="2610" w14:font="MS Gothic"/>
                </w14:checkbox>
              </w:sdtPr>
              <w:sdtEndPr/>
              <w:sdtContent>
                <w:r w:rsidR="00340826" w:rsidRPr="00AE5F37">
                  <w:rPr>
                    <w:rFonts w:ascii="Segoe UI Symbol" w:eastAsia="MS Mincho" w:hAnsi="Segoe UI Symbol" w:cs="Segoe UI Symbol"/>
                    <w:noProof/>
                    <w:sz w:val="18"/>
                    <w:szCs w:val="18"/>
                    <w:lang w:eastAsia="ja-JP"/>
                  </w:rPr>
                  <w:t>☐</w:t>
                </w:r>
              </w:sdtContent>
            </w:sdt>
            <w:r w:rsidR="00340826" w:rsidRPr="00AE5F37">
              <w:rPr>
                <w:rFonts w:ascii="Calibri Light" w:eastAsia="MS Mincho" w:hAnsi="Calibri Light"/>
                <w:noProof/>
                <w:sz w:val="18"/>
                <w:szCs w:val="18"/>
                <w:lang w:eastAsia="ja-JP"/>
              </w:rPr>
              <w:t xml:space="preserve">  Regulatory Agencies </w:t>
            </w:r>
          </w:p>
          <w:p w14:paraId="62A14116" w14:textId="77777777" w:rsidR="00340826" w:rsidRPr="00AE5F37" w:rsidRDefault="00052363" w:rsidP="00340826">
            <w:pPr>
              <w:rPr>
                <w:rFonts w:ascii="Calibri Light" w:hAnsi="Calibri Light"/>
                <w:sz w:val="18"/>
                <w:szCs w:val="18"/>
                <w:lang w:eastAsia="ja-JP"/>
              </w:rPr>
            </w:pPr>
            <w:sdt>
              <w:sdtPr>
                <w:rPr>
                  <w:rFonts w:ascii="Calibri Light" w:eastAsia="MS Mincho" w:hAnsi="Calibri Light"/>
                  <w:noProof/>
                  <w:sz w:val="18"/>
                  <w:szCs w:val="18"/>
                  <w:lang w:eastAsia="ja-JP"/>
                </w:rPr>
                <w:id w:val="-326907644"/>
                <w14:checkbox>
                  <w14:checked w14:val="0"/>
                  <w14:checkedState w14:val="2612" w14:font="MS Gothic"/>
                  <w14:uncheckedState w14:val="2610" w14:font="MS Gothic"/>
                </w14:checkbox>
              </w:sdtPr>
              <w:sdtEndPr/>
              <w:sdtContent>
                <w:r w:rsidR="00340826" w:rsidRPr="00AE5F37">
                  <w:rPr>
                    <w:rFonts w:ascii="Segoe UI Symbol" w:eastAsia="MS Mincho" w:hAnsi="Segoe UI Symbol" w:cs="Segoe UI Symbol"/>
                    <w:noProof/>
                    <w:sz w:val="18"/>
                    <w:szCs w:val="18"/>
                    <w:lang w:eastAsia="ja-JP"/>
                  </w:rPr>
                  <w:t>☐</w:t>
                </w:r>
              </w:sdtContent>
            </w:sdt>
            <w:r w:rsidR="00340826" w:rsidRPr="00AE5F37">
              <w:rPr>
                <w:rFonts w:ascii="Calibri Light" w:eastAsia="MS Mincho" w:hAnsi="Calibri Light"/>
                <w:noProof/>
                <w:sz w:val="18"/>
                <w:szCs w:val="18"/>
                <w:lang w:eastAsia="ja-JP"/>
              </w:rPr>
              <w:t>  Others _&lt;Please Specify&gt;_</w:t>
            </w:r>
          </w:p>
        </w:tc>
      </w:tr>
      <w:tr w:rsidR="00340826" w:rsidRPr="00AE5F37" w14:paraId="6062046F" w14:textId="77777777" w:rsidTr="46FA9180">
        <w:tc>
          <w:tcPr>
            <w:tcW w:w="3948" w:type="dxa"/>
            <w:tcBorders>
              <w:top w:val="nil"/>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FFFFF" w:themeFill="background1"/>
            <w:tcMar>
              <w:top w:w="0" w:type="dxa"/>
              <w:left w:w="108" w:type="dxa"/>
              <w:bottom w:w="0" w:type="dxa"/>
              <w:right w:w="108" w:type="dxa"/>
            </w:tcMar>
            <w:hideMark/>
          </w:tcPr>
          <w:p w14:paraId="540CC0EF" w14:textId="77777777" w:rsidR="00340826" w:rsidRPr="00AE5F37" w:rsidRDefault="00340826" w:rsidP="00340826">
            <w:pPr>
              <w:pStyle w:val="Heading2TextBulleted"/>
              <w:tabs>
                <w:tab w:val="clear" w:pos="360"/>
                <w:tab w:val="left" w:pos="720"/>
              </w:tabs>
              <w:ind w:left="0" w:firstLine="0"/>
              <w:rPr>
                <w:rFonts w:ascii="Calibri Light" w:hAnsi="Calibri Light"/>
                <w:sz w:val="18"/>
                <w:szCs w:val="18"/>
              </w:rPr>
            </w:pPr>
            <w:r w:rsidRPr="00AE5F37">
              <w:rPr>
                <w:rFonts w:ascii="Calibri Light" w:hAnsi="Calibri Light"/>
                <w:sz w:val="18"/>
                <w:szCs w:val="18"/>
              </w:rPr>
              <w:t>How many of the SCE Customer, Employee, Venodors will use or affected by the Business Process?</w:t>
            </w:r>
          </w:p>
        </w:tc>
        <w:tc>
          <w:tcPr>
            <w:tcW w:w="5392" w:type="dxa"/>
            <w:tcBorders>
              <w:top w:val="nil"/>
              <w:left w:val="nil"/>
              <w:bottom w:val="single" w:sz="8" w:space="0" w:color="BFBFBF" w:themeColor="background1" w:themeShade="BF"/>
              <w:right w:val="single" w:sz="8" w:space="0" w:color="BFBFBF" w:themeColor="background1" w:themeShade="BF"/>
            </w:tcBorders>
            <w:shd w:val="clear" w:color="auto" w:fill="FFFFFF" w:themeFill="background1"/>
            <w:tcMar>
              <w:top w:w="0" w:type="dxa"/>
              <w:left w:w="108" w:type="dxa"/>
              <w:bottom w:w="0" w:type="dxa"/>
              <w:right w:w="108" w:type="dxa"/>
            </w:tcMar>
            <w:hideMark/>
          </w:tcPr>
          <w:p w14:paraId="7AE875AC" w14:textId="77777777" w:rsidR="007941FB" w:rsidRDefault="00340826" w:rsidP="00340826">
            <w:pPr>
              <w:pStyle w:val="Heading2TextBulleted"/>
              <w:tabs>
                <w:tab w:val="clear" w:pos="360"/>
                <w:tab w:val="left" w:pos="720"/>
              </w:tabs>
              <w:ind w:left="0" w:firstLine="0"/>
              <w:rPr>
                <w:rFonts w:ascii="Calibri Light" w:hAnsi="Calibri Light"/>
                <w:sz w:val="18"/>
                <w:szCs w:val="18"/>
              </w:rPr>
            </w:pPr>
            <w:r w:rsidRPr="00AE5F37">
              <w:rPr>
                <w:rFonts w:ascii="Calibri Light" w:hAnsi="Calibri Light"/>
                <w:sz w:val="18"/>
                <w:szCs w:val="18"/>
              </w:rPr>
              <w:t>100;  100 – 1,000; …..</w:t>
            </w:r>
          </w:p>
          <w:p w14:paraId="0852826B" w14:textId="48534101" w:rsidR="00340826" w:rsidRPr="00AE5F37" w:rsidRDefault="009A6741" w:rsidP="009A6741">
            <w:pPr>
              <w:pStyle w:val="Heading2TextBulleted"/>
              <w:tabs>
                <w:tab w:val="clear" w:pos="360"/>
                <w:tab w:val="left" w:pos="720"/>
              </w:tabs>
              <w:ind w:left="0" w:firstLine="0"/>
              <w:rPr>
                <w:rFonts w:ascii="Calibri Light" w:hAnsi="Calibri Light"/>
                <w:sz w:val="18"/>
                <w:szCs w:val="18"/>
              </w:rPr>
            </w:pPr>
            <w:r>
              <w:rPr>
                <w:rFonts w:ascii="Calibri Light" w:hAnsi="Calibri Light"/>
                <w:sz w:val="18"/>
                <w:szCs w:val="18"/>
              </w:rPr>
              <w:t>100-1,000</w:t>
            </w:r>
          </w:p>
        </w:tc>
      </w:tr>
      <w:tr w:rsidR="00340826" w:rsidRPr="00AE5F37" w14:paraId="63F27975" w14:textId="77777777" w:rsidTr="46FA9180">
        <w:tc>
          <w:tcPr>
            <w:tcW w:w="3948" w:type="dxa"/>
            <w:tcBorders>
              <w:top w:val="nil"/>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FFFFF" w:themeFill="background1"/>
            <w:tcMar>
              <w:top w:w="0" w:type="dxa"/>
              <w:left w:w="108" w:type="dxa"/>
              <w:bottom w:w="0" w:type="dxa"/>
              <w:right w:w="108" w:type="dxa"/>
            </w:tcMar>
            <w:hideMark/>
          </w:tcPr>
          <w:p w14:paraId="2B50EDB1" w14:textId="77777777" w:rsidR="00340826" w:rsidRPr="00AE5F37" w:rsidRDefault="00340826" w:rsidP="00340826">
            <w:pPr>
              <w:pStyle w:val="Heading2TextBulleted"/>
              <w:tabs>
                <w:tab w:val="clear" w:pos="360"/>
                <w:tab w:val="left" w:pos="720"/>
              </w:tabs>
              <w:ind w:left="0" w:firstLine="0"/>
              <w:rPr>
                <w:rFonts w:ascii="Calibri Light" w:hAnsi="Calibri Light"/>
                <w:sz w:val="18"/>
                <w:szCs w:val="18"/>
              </w:rPr>
            </w:pPr>
            <w:r w:rsidRPr="00AE5F37">
              <w:rPr>
                <w:rFonts w:ascii="Calibri Light" w:hAnsi="Calibri Light"/>
                <w:sz w:val="18"/>
                <w:szCs w:val="18"/>
              </w:rPr>
              <w:t>How much Infomration/data would be processed, received or tramitted by the Business Process?</w:t>
            </w:r>
          </w:p>
        </w:tc>
        <w:tc>
          <w:tcPr>
            <w:tcW w:w="5392" w:type="dxa"/>
            <w:tcBorders>
              <w:top w:val="nil"/>
              <w:left w:val="nil"/>
              <w:bottom w:val="single" w:sz="8" w:space="0" w:color="BFBFBF" w:themeColor="background1" w:themeShade="BF"/>
              <w:right w:val="single" w:sz="8" w:space="0" w:color="BFBFBF" w:themeColor="background1" w:themeShade="BF"/>
            </w:tcBorders>
            <w:shd w:val="clear" w:color="auto" w:fill="FFFFFF" w:themeFill="background1"/>
            <w:tcMar>
              <w:top w:w="0" w:type="dxa"/>
              <w:left w:w="108" w:type="dxa"/>
              <w:bottom w:w="0" w:type="dxa"/>
              <w:right w:w="108" w:type="dxa"/>
            </w:tcMar>
            <w:hideMark/>
          </w:tcPr>
          <w:p w14:paraId="7189E320" w14:textId="77777777" w:rsidR="00340826" w:rsidRDefault="00340826" w:rsidP="00340826">
            <w:pPr>
              <w:pStyle w:val="Heading2TextBulleted"/>
              <w:tabs>
                <w:tab w:val="clear" w:pos="360"/>
                <w:tab w:val="left" w:pos="720"/>
              </w:tabs>
              <w:ind w:left="0" w:firstLine="0"/>
              <w:rPr>
                <w:rFonts w:ascii="Calibri Light" w:hAnsi="Calibri Light"/>
                <w:sz w:val="18"/>
                <w:szCs w:val="18"/>
              </w:rPr>
            </w:pPr>
            <w:r w:rsidRPr="00AE5F37">
              <w:rPr>
                <w:rFonts w:ascii="Calibri Light" w:hAnsi="Calibri Light"/>
                <w:sz w:val="18"/>
                <w:szCs w:val="18"/>
              </w:rPr>
              <w:t>100;  100 – 1,000; …..</w:t>
            </w:r>
          </w:p>
          <w:p w14:paraId="5ABB7132" w14:textId="1CA16022" w:rsidR="007941FB" w:rsidRPr="00AE5F37" w:rsidRDefault="007941FB" w:rsidP="00340826">
            <w:pPr>
              <w:pStyle w:val="Heading2TextBulleted"/>
              <w:tabs>
                <w:tab w:val="clear" w:pos="360"/>
                <w:tab w:val="left" w:pos="720"/>
              </w:tabs>
              <w:ind w:left="0" w:firstLine="0"/>
              <w:rPr>
                <w:rFonts w:ascii="Calibri Light" w:hAnsi="Calibri Light"/>
                <w:sz w:val="18"/>
                <w:szCs w:val="18"/>
              </w:rPr>
            </w:pPr>
          </w:p>
        </w:tc>
      </w:tr>
      <w:tr w:rsidR="00340826" w:rsidRPr="00AE5F37" w14:paraId="790683F9" w14:textId="77777777" w:rsidTr="46FA9180">
        <w:tc>
          <w:tcPr>
            <w:tcW w:w="3948" w:type="dxa"/>
            <w:tcBorders>
              <w:top w:val="nil"/>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FFFFF" w:themeFill="background1"/>
            <w:tcMar>
              <w:top w:w="0" w:type="dxa"/>
              <w:left w:w="108" w:type="dxa"/>
              <w:bottom w:w="0" w:type="dxa"/>
              <w:right w:w="108" w:type="dxa"/>
            </w:tcMar>
            <w:hideMark/>
          </w:tcPr>
          <w:p w14:paraId="682A65BA" w14:textId="77777777" w:rsidR="00340826" w:rsidRPr="00AE5F37" w:rsidRDefault="00340826" w:rsidP="00340826">
            <w:pPr>
              <w:pStyle w:val="Heading2TextBulleted"/>
              <w:tabs>
                <w:tab w:val="clear" w:pos="360"/>
                <w:tab w:val="left" w:pos="720"/>
              </w:tabs>
              <w:ind w:left="0" w:firstLine="0"/>
              <w:rPr>
                <w:rFonts w:ascii="Calibri Light" w:hAnsi="Calibri Light"/>
                <w:sz w:val="18"/>
                <w:szCs w:val="18"/>
              </w:rPr>
            </w:pPr>
            <w:r w:rsidRPr="00AE5F37">
              <w:rPr>
                <w:rFonts w:ascii="Calibri Light" w:hAnsi="Calibri Light"/>
                <w:sz w:val="18"/>
                <w:szCs w:val="18"/>
              </w:rPr>
              <w:lastRenderedPageBreak/>
              <w:t>Number of business transactions in average?</w:t>
            </w:r>
          </w:p>
        </w:tc>
        <w:tc>
          <w:tcPr>
            <w:tcW w:w="5392" w:type="dxa"/>
            <w:tcBorders>
              <w:top w:val="nil"/>
              <w:left w:val="nil"/>
              <w:bottom w:val="single" w:sz="8" w:space="0" w:color="BFBFBF" w:themeColor="background1" w:themeShade="BF"/>
              <w:right w:val="single" w:sz="8" w:space="0" w:color="BFBFBF" w:themeColor="background1" w:themeShade="BF"/>
            </w:tcBorders>
            <w:shd w:val="clear" w:color="auto" w:fill="FFFFFF" w:themeFill="background1"/>
            <w:tcMar>
              <w:top w:w="0" w:type="dxa"/>
              <w:left w:w="108" w:type="dxa"/>
              <w:bottom w:w="0" w:type="dxa"/>
              <w:right w:w="108" w:type="dxa"/>
            </w:tcMar>
          </w:tcPr>
          <w:p w14:paraId="3D8D83CF" w14:textId="14A18357" w:rsidR="00340826" w:rsidRPr="00AE5F37" w:rsidRDefault="007941FB" w:rsidP="00340826">
            <w:pPr>
              <w:pStyle w:val="Heading2TextBulleted"/>
              <w:tabs>
                <w:tab w:val="clear" w:pos="360"/>
                <w:tab w:val="left" w:pos="720"/>
              </w:tabs>
              <w:ind w:left="0" w:firstLine="0"/>
              <w:rPr>
                <w:rFonts w:ascii="Calibri Light" w:hAnsi="Calibri Light"/>
                <w:sz w:val="18"/>
                <w:szCs w:val="18"/>
              </w:rPr>
            </w:pPr>
            <w:r>
              <w:rPr>
                <w:rFonts w:ascii="Calibri Light" w:hAnsi="Calibri Light"/>
                <w:sz w:val="18"/>
                <w:szCs w:val="18"/>
              </w:rPr>
              <w:t>1,000+</w:t>
            </w:r>
          </w:p>
        </w:tc>
      </w:tr>
      <w:tr w:rsidR="00340826" w:rsidRPr="00AE5F37" w14:paraId="5F120100" w14:textId="77777777" w:rsidTr="46FA9180">
        <w:tc>
          <w:tcPr>
            <w:tcW w:w="3948" w:type="dxa"/>
            <w:tcBorders>
              <w:top w:val="nil"/>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FFFFF" w:themeFill="background1"/>
            <w:tcMar>
              <w:top w:w="0" w:type="dxa"/>
              <w:left w:w="108" w:type="dxa"/>
              <w:bottom w:w="0" w:type="dxa"/>
              <w:right w:w="108" w:type="dxa"/>
            </w:tcMar>
            <w:hideMark/>
          </w:tcPr>
          <w:p w14:paraId="1776DFE6" w14:textId="77777777" w:rsidR="00340826" w:rsidRPr="00AE5F37" w:rsidRDefault="00340826" w:rsidP="00340826">
            <w:pPr>
              <w:rPr>
                <w:rFonts w:ascii="Calibri Light" w:eastAsia="MS Mincho" w:hAnsi="Calibri Light"/>
                <w:noProof/>
                <w:sz w:val="18"/>
                <w:szCs w:val="18"/>
                <w:lang w:eastAsia="ja-JP"/>
              </w:rPr>
            </w:pPr>
            <w:r w:rsidRPr="00AE5F37">
              <w:rPr>
                <w:rFonts w:ascii="Calibri Light" w:eastAsia="MS Mincho" w:hAnsi="Calibri Light"/>
                <w:noProof/>
                <w:sz w:val="18"/>
                <w:szCs w:val="18"/>
                <w:lang w:eastAsia="ja-JP"/>
              </w:rPr>
              <w:t>Additional Security Consideration:</w:t>
            </w:r>
          </w:p>
        </w:tc>
        <w:tc>
          <w:tcPr>
            <w:tcW w:w="5392" w:type="dxa"/>
            <w:tcBorders>
              <w:top w:val="nil"/>
              <w:left w:val="nil"/>
              <w:bottom w:val="single" w:sz="8" w:space="0" w:color="BFBFBF" w:themeColor="background1" w:themeShade="BF"/>
              <w:right w:val="single" w:sz="8" w:space="0" w:color="BFBFBF" w:themeColor="background1" w:themeShade="BF"/>
            </w:tcBorders>
            <w:shd w:val="clear" w:color="auto" w:fill="FFFFFF" w:themeFill="background1"/>
            <w:tcMar>
              <w:top w:w="0" w:type="dxa"/>
              <w:left w:w="108" w:type="dxa"/>
              <w:bottom w:w="0" w:type="dxa"/>
              <w:right w:w="108" w:type="dxa"/>
            </w:tcMar>
            <w:hideMark/>
          </w:tcPr>
          <w:p w14:paraId="46782CC2" w14:textId="77777777" w:rsidR="00340826" w:rsidRPr="00AE5F37" w:rsidRDefault="00340826" w:rsidP="00340826">
            <w:pPr>
              <w:pStyle w:val="Heading2TextBulleted"/>
              <w:tabs>
                <w:tab w:val="clear" w:pos="360"/>
                <w:tab w:val="left" w:pos="720"/>
              </w:tabs>
              <w:ind w:left="0" w:firstLine="0"/>
              <w:rPr>
                <w:rFonts w:ascii="Calibri Light" w:hAnsi="Calibri Light"/>
                <w:sz w:val="18"/>
                <w:szCs w:val="18"/>
              </w:rPr>
            </w:pPr>
            <w:r w:rsidRPr="00AE5F37">
              <w:rPr>
                <w:rFonts w:ascii="Calibri Light" w:hAnsi="Calibri Light"/>
                <w:sz w:val="18"/>
                <w:szCs w:val="18"/>
              </w:rPr>
              <w:t>Any Cybersecurity impact in addition to SAP system security:</w:t>
            </w:r>
          </w:p>
          <w:p w14:paraId="0B59DCC8" w14:textId="5D4C84FB" w:rsidR="00340826" w:rsidRPr="00AE5F37" w:rsidRDefault="00340826" w:rsidP="005656E6">
            <w:pPr>
              <w:pStyle w:val="Heading2TextBulleted"/>
              <w:numPr>
                <w:ilvl w:val="0"/>
                <w:numId w:val="19"/>
              </w:numPr>
              <w:tabs>
                <w:tab w:val="left" w:pos="720"/>
              </w:tabs>
              <w:rPr>
                <w:rFonts w:ascii="Calibri Light" w:hAnsi="Calibri Light"/>
                <w:sz w:val="18"/>
                <w:szCs w:val="18"/>
              </w:rPr>
            </w:pPr>
            <w:r w:rsidRPr="00AE5F37">
              <w:rPr>
                <w:rFonts w:ascii="Calibri Light" w:hAnsi="Calibri Light"/>
                <w:sz w:val="18"/>
                <w:szCs w:val="18"/>
              </w:rPr>
              <w:t>Internet Facing Web Application? Yes/No, Detials:</w:t>
            </w:r>
            <w:r w:rsidR="009A6741">
              <w:rPr>
                <w:rFonts w:ascii="Calibri Light" w:hAnsi="Calibri Light"/>
                <w:sz w:val="18"/>
                <w:szCs w:val="18"/>
              </w:rPr>
              <w:t xml:space="preserve"> C4C is a cloud based application.</w:t>
            </w:r>
          </w:p>
          <w:p w14:paraId="11779104" w14:textId="3E642B4F" w:rsidR="00340826" w:rsidRPr="00AE5F37" w:rsidRDefault="00340826" w:rsidP="005656E6">
            <w:pPr>
              <w:pStyle w:val="Heading2TextBulleted"/>
              <w:numPr>
                <w:ilvl w:val="0"/>
                <w:numId w:val="19"/>
              </w:numPr>
              <w:tabs>
                <w:tab w:val="left" w:pos="720"/>
              </w:tabs>
              <w:rPr>
                <w:rFonts w:ascii="Calibri Light" w:hAnsi="Calibri Light"/>
                <w:sz w:val="18"/>
                <w:szCs w:val="18"/>
              </w:rPr>
            </w:pPr>
            <w:r w:rsidRPr="00AE5F37">
              <w:rPr>
                <w:rFonts w:ascii="Calibri Light" w:hAnsi="Calibri Light"/>
                <w:sz w:val="18"/>
                <w:szCs w:val="18"/>
              </w:rPr>
              <w:t>Internet Facing Application Programming Interface?</w:t>
            </w:r>
            <w:r w:rsidR="009A6741">
              <w:rPr>
                <w:rFonts w:ascii="Calibri Light" w:hAnsi="Calibri Light"/>
                <w:sz w:val="18"/>
                <w:szCs w:val="18"/>
              </w:rPr>
              <w:t xml:space="preserve"> Yes.</w:t>
            </w:r>
          </w:p>
          <w:p w14:paraId="1748CDF5" w14:textId="55D10338" w:rsidR="00340826" w:rsidRPr="009A6741" w:rsidRDefault="00340826" w:rsidP="009A6741">
            <w:pPr>
              <w:pStyle w:val="Heading2TextBulleted"/>
              <w:numPr>
                <w:ilvl w:val="0"/>
                <w:numId w:val="19"/>
              </w:numPr>
              <w:tabs>
                <w:tab w:val="left" w:pos="720"/>
              </w:tabs>
              <w:rPr>
                <w:rFonts w:ascii="Calibri Light" w:hAnsi="Calibri Light"/>
                <w:sz w:val="18"/>
                <w:szCs w:val="18"/>
              </w:rPr>
            </w:pPr>
            <w:r w:rsidRPr="00AE5F37">
              <w:rPr>
                <w:rFonts w:ascii="Calibri Light" w:hAnsi="Calibri Light"/>
                <w:sz w:val="18"/>
                <w:szCs w:val="18"/>
              </w:rPr>
              <w:t>3rd party Fedrated Authentication &amp; Authorization, Single Sign On?</w:t>
            </w:r>
            <w:r w:rsidR="009A6741">
              <w:rPr>
                <w:rFonts w:ascii="Calibri Light" w:hAnsi="Calibri Light"/>
                <w:sz w:val="18"/>
                <w:szCs w:val="18"/>
              </w:rPr>
              <w:t xml:space="preserve"> Yes.</w:t>
            </w:r>
          </w:p>
        </w:tc>
      </w:tr>
    </w:tbl>
    <w:p w14:paraId="50BD4466" w14:textId="77777777" w:rsidR="00C31A99" w:rsidRDefault="00C31A99" w:rsidP="001375DC">
      <w:pPr>
        <w:pStyle w:val="Heading2TextBulleted"/>
        <w:tabs>
          <w:tab w:val="clear" w:pos="360"/>
        </w:tabs>
        <w:ind w:left="720"/>
      </w:pPr>
    </w:p>
    <w:p w14:paraId="07F5F060" w14:textId="77777777" w:rsidR="00C13F0F" w:rsidRDefault="00C13F0F" w:rsidP="0012557A">
      <w:pPr>
        <w:pStyle w:val="Heading1"/>
      </w:pPr>
      <w:bookmarkStart w:id="104" w:name="_Toc512875804"/>
      <w:r>
        <w:lastRenderedPageBreak/>
        <w:t xml:space="preserve">Technical </w:t>
      </w:r>
      <w:r w:rsidR="004800CD">
        <w:t>Consideration</w:t>
      </w:r>
      <w:bookmarkEnd w:id="104"/>
    </w:p>
    <w:p w14:paraId="011334E6" w14:textId="77777777" w:rsidR="00E0118B" w:rsidRPr="000E6897" w:rsidRDefault="000F1011" w:rsidP="00114CB8">
      <w:pPr>
        <w:pStyle w:val="Heading2"/>
      </w:pPr>
      <w:bookmarkStart w:id="105" w:name="_Toc491613827"/>
      <w:bookmarkStart w:id="106" w:name="_Toc491695023"/>
      <w:bookmarkStart w:id="107" w:name="_Toc492907599"/>
      <w:bookmarkStart w:id="108" w:name="_Toc492907647"/>
      <w:bookmarkStart w:id="109" w:name="_Toc492909088"/>
      <w:bookmarkStart w:id="110" w:name="_Toc496187321"/>
      <w:bookmarkStart w:id="111" w:name="_Toc498627134"/>
      <w:bookmarkStart w:id="112" w:name="_Toc498627334"/>
      <w:bookmarkStart w:id="113" w:name="_Toc498627570"/>
      <w:bookmarkStart w:id="114" w:name="_Toc491613828"/>
      <w:bookmarkStart w:id="115" w:name="_Toc491695024"/>
      <w:bookmarkStart w:id="116" w:name="_Toc492907600"/>
      <w:bookmarkStart w:id="117" w:name="_Toc492907648"/>
      <w:bookmarkStart w:id="118" w:name="_Toc492909089"/>
      <w:bookmarkStart w:id="119" w:name="_Toc496187322"/>
      <w:bookmarkStart w:id="120" w:name="_Toc498627135"/>
      <w:bookmarkStart w:id="121" w:name="_Toc498627335"/>
      <w:bookmarkStart w:id="122" w:name="_Toc498627571"/>
      <w:bookmarkStart w:id="123" w:name="_Toc491613829"/>
      <w:bookmarkStart w:id="124" w:name="_Toc491695025"/>
      <w:bookmarkStart w:id="125" w:name="_Toc492907601"/>
      <w:bookmarkStart w:id="126" w:name="_Toc492907649"/>
      <w:bookmarkStart w:id="127" w:name="_Toc492909090"/>
      <w:bookmarkStart w:id="128" w:name="_Toc496187323"/>
      <w:bookmarkStart w:id="129" w:name="_Toc498627136"/>
      <w:bookmarkStart w:id="130" w:name="_Toc498627336"/>
      <w:bookmarkStart w:id="131" w:name="_Toc498627572"/>
      <w:bookmarkStart w:id="132" w:name="_Toc491613830"/>
      <w:bookmarkStart w:id="133" w:name="_Toc491695026"/>
      <w:bookmarkStart w:id="134" w:name="_Toc492907602"/>
      <w:bookmarkStart w:id="135" w:name="_Toc492907650"/>
      <w:bookmarkStart w:id="136" w:name="_Toc492909091"/>
      <w:bookmarkStart w:id="137" w:name="_Toc496187324"/>
      <w:bookmarkStart w:id="138" w:name="_Toc498627137"/>
      <w:bookmarkStart w:id="139" w:name="_Toc498627337"/>
      <w:bookmarkStart w:id="140" w:name="_Toc498627573"/>
      <w:bookmarkStart w:id="141" w:name="_Toc491613831"/>
      <w:bookmarkStart w:id="142" w:name="_Toc491695027"/>
      <w:bookmarkStart w:id="143" w:name="_Toc492907603"/>
      <w:bookmarkStart w:id="144" w:name="_Toc492907651"/>
      <w:bookmarkStart w:id="145" w:name="_Toc492909092"/>
      <w:bookmarkStart w:id="146" w:name="_Toc496187325"/>
      <w:bookmarkStart w:id="147" w:name="_Toc498627138"/>
      <w:bookmarkStart w:id="148" w:name="_Toc498627338"/>
      <w:bookmarkStart w:id="149" w:name="_Toc498627574"/>
      <w:bookmarkStart w:id="150" w:name="_Toc491613832"/>
      <w:bookmarkStart w:id="151" w:name="_Toc491695028"/>
      <w:bookmarkStart w:id="152" w:name="_Toc492907604"/>
      <w:bookmarkStart w:id="153" w:name="_Toc492907652"/>
      <w:bookmarkStart w:id="154" w:name="_Toc492909093"/>
      <w:bookmarkStart w:id="155" w:name="_Toc496187326"/>
      <w:bookmarkStart w:id="156" w:name="_Toc491613833"/>
      <w:bookmarkStart w:id="157" w:name="_Toc491695029"/>
      <w:bookmarkStart w:id="158" w:name="_Toc492907605"/>
      <w:bookmarkStart w:id="159" w:name="_Toc492907653"/>
      <w:bookmarkStart w:id="160" w:name="_Toc492909094"/>
      <w:bookmarkStart w:id="161" w:name="_Toc496187327"/>
      <w:bookmarkStart w:id="162" w:name="_Toc498627140"/>
      <w:bookmarkStart w:id="163" w:name="_Toc498627340"/>
      <w:bookmarkStart w:id="164" w:name="_Toc498627576"/>
      <w:bookmarkStart w:id="165" w:name="_Toc491613834"/>
      <w:bookmarkStart w:id="166" w:name="_Toc491695030"/>
      <w:bookmarkStart w:id="167" w:name="_Toc492907606"/>
      <w:bookmarkStart w:id="168" w:name="_Toc492907654"/>
      <w:bookmarkStart w:id="169" w:name="_Toc492909095"/>
      <w:bookmarkStart w:id="170" w:name="_Toc496187328"/>
      <w:bookmarkStart w:id="171" w:name="_Toc498627141"/>
      <w:bookmarkStart w:id="172" w:name="_Toc498627341"/>
      <w:bookmarkStart w:id="173" w:name="_Toc498627577"/>
      <w:bookmarkStart w:id="174" w:name="_Toc406588321"/>
      <w:bookmarkStart w:id="175" w:name="_Toc491613835"/>
      <w:bookmarkStart w:id="176" w:name="_Toc512875805"/>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r w:rsidRPr="000E6897">
        <w:t xml:space="preserve">RICEF-W </w:t>
      </w:r>
      <w:r w:rsidR="00E0118B" w:rsidRPr="000E6897">
        <w:t>Assessment</w:t>
      </w:r>
      <w:bookmarkEnd w:id="174"/>
      <w:bookmarkEnd w:id="175"/>
      <w:bookmarkEnd w:id="176"/>
    </w:p>
    <w:p w14:paraId="58E0FA80" w14:textId="77777777" w:rsidR="00E0118B" w:rsidRPr="00151AA1" w:rsidRDefault="00E0118B" w:rsidP="00E0118B">
      <w:pPr>
        <w:pStyle w:val="Heading2Text"/>
        <w:rPr>
          <w:rFonts w:ascii="Calibri Light" w:eastAsia="Calibri Light" w:hAnsi="Calibri Light" w:cs="Calibri Light"/>
        </w:rPr>
      </w:pPr>
      <w:r w:rsidRPr="25B35239">
        <w:rPr>
          <w:rFonts w:ascii="Calibri Light" w:eastAsia="Calibri Light" w:hAnsi="Calibri Light" w:cs="Calibri Light"/>
        </w:rPr>
        <w:t>All of the Forms, Reports, Interfaces, Conversion items, Enhancements and Workflows (</w:t>
      </w:r>
      <w:r w:rsidR="000F1011" w:rsidRPr="25B35239">
        <w:rPr>
          <w:rFonts w:ascii="Calibri Light" w:eastAsia="Calibri Light" w:hAnsi="Calibri Light" w:cs="Calibri Light"/>
        </w:rPr>
        <w:t>RICEF-W</w:t>
      </w:r>
      <w:r w:rsidRPr="25B35239">
        <w:rPr>
          <w:rFonts w:ascii="Calibri Light" w:eastAsia="Calibri Light" w:hAnsi="Calibri Light" w:cs="Calibri Light"/>
        </w:rPr>
        <w:t xml:space="preserve">) that have been identified for this BPD are detailed in the tables below and will represent the totality of all </w:t>
      </w:r>
      <w:r w:rsidR="000F1011" w:rsidRPr="25B35239">
        <w:rPr>
          <w:rFonts w:ascii="Calibri Light" w:eastAsia="Calibri Light" w:hAnsi="Calibri Light" w:cs="Calibri Light"/>
        </w:rPr>
        <w:t xml:space="preserve">RICEF-W </w:t>
      </w:r>
      <w:r w:rsidRPr="25B35239">
        <w:rPr>
          <w:rFonts w:ascii="Calibri Light" w:eastAsia="Calibri Light" w:hAnsi="Calibri Light" w:cs="Calibri Light"/>
        </w:rPr>
        <w:t xml:space="preserve">items documented at the time of sign-off of this BPD.  Any </w:t>
      </w:r>
      <w:r w:rsidR="000F1011" w:rsidRPr="25B35239">
        <w:rPr>
          <w:rFonts w:ascii="Calibri Light" w:eastAsia="Calibri Light" w:hAnsi="Calibri Light" w:cs="Calibri Light"/>
        </w:rPr>
        <w:t xml:space="preserve">RICEF-W </w:t>
      </w:r>
      <w:r w:rsidRPr="25B35239">
        <w:rPr>
          <w:rFonts w:ascii="Calibri Light" w:eastAsia="Calibri Light" w:hAnsi="Calibri Light" w:cs="Calibri Light"/>
        </w:rPr>
        <w:t xml:space="preserve">items that are identified after this BPD receives final sign-off will only be managed within </w:t>
      </w:r>
      <w:r w:rsidR="00B751B0" w:rsidRPr="25B35239">
        <w:rPr>
          <w:rFonts w:ascii="Calibri Light" w:eastAsia="Calibri Light" w:hAnsi="Calibri Light" w:cs="Calibri Light"/>
        </w:rPr>
        <w:t>Southern California Edison</w:t>
      </w:r>
      <w:r w:rsidRPr="25B35239">
        <w:rPr>
          <w:rFonts w:ascii="Calibri Light" w:eastAsia="Calibri Light" w:hAnsi="Calibri Light" w:cs="Calibri Light"/>
        </w:rPr>
        <w:t>’s APSE environment and not within this document.</w:t>
      </w:r>
    </w:p>
    <w:p w14:paraId="49F6DB04" w14:textId="77777777" w:rsidR="00E0118B" w:rsidRDefault="00AF3E5C" w:rsidP="005656E6">
      <w:pPr>
        <w:pStyle w:val="Heading3"/>
        <w:keepNext/>
        <w:numPr>
          <w:ilvl w:val="2"/>
          <w:numId w:val="16"/>
        </w:numPr>
        <w:tabs>
          <w:tab w:val="left" w:pos="1440"/>
        </w:tabs>
        <w:spacing w:before="120" w:after="120"/>
      </w:pPr>
      <w:bookmarkStart w:id="177" w:name="_Toc406588323"/>
      <w:bookmarkStart w:id="178" w:name="_Toc491613836"/>
      <w:r>
        <w:t xml:space="preserve"> </w:t>
      </w:r>
      <w:bookmarkStart w:id="179" w:name="_Toc512875806"/>
      <w:r w:rsidR="00E0118B">
        <w:t>Reports</w:t>
      </w:r>
      <w:bookmarkEnd w:id="177"/>
      <w:bookmarkEnd w:id="178"/>
      <w:bookmarkEnd w:id="179"/>
    </w:p>
    <w:tbl>
      <w:tblPr>
        <w:tblW w:w="9468"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5868"/>
        <w:gridCol w:w="1710"/>
        <w:gridCol w:w="1890"/>
      </w:tblGrid>
      <w:tr w:rsidR="00E0118B" w:rsidRPr="00D87994" w14:paraId="27591212" w14:textId="77777777" w:rsidTr="17BB63CF">
        <w:trPr>
          <w:cantSplit/>
          <w:trHeight w:val="847"/>
          <w:tblHeader/>
        </w:trPr>
        <w:tc>
          <w:tcPr>
            <w:tcW w:w="5868" w:type="dxa"/>
            <w:tcBorders>
              <w:top w:val="threeDEmboss" w:sz="6" w:space="0" w:color="auto"/>
              <w:bottom w:val="threeDEmboss" w:sz="6" w:space="0" w:color="auto"/>
            </w:tcBorders>
            <w:shd w:val="clear" w:color="auto" w:fill="F9FBAF"/>
            <w:vAlign w:val="center"/>
          </w:tcPr>
          <w:p w14:paraId="1E3CF794" w14:textId="77777777" w:rsidR="00E0118B" w:rsidRPr="004800CD" w:rsidRDefault="00E0118B" w:rsidP="0035091A">
            <w:pPr>
              <w:pStyle w:val="TableHeader-Left"/>
              <w:rPr>
                <w:rFonts w:ascii="Calibri Light" w:eastAsia="Calibri Light" w:hAnsi="Calibri Light" w:cs="Calibri Light"/>
              </w:rPr>
            </w:pPr>
            <w:r w:rsidRPr="25B35239">
              <w:rPr>
                <w:rFonts w:ascii="Calibri Light" w:eastAsia="Calibri Light" w:hAnsi="Calibri Light" w:cs="Calibri Light"/>
              </w:rPr>
              <w:t>Description (include the Business Purpose)</w:t>
            </w:r>
          </w:p>
        </w:tc>
        <w:tc>
          <w:tcPr>
            <w:tcW w:w="1710" w:type="dxa"/>
            <w:tcBorders>
              <w:top w:val="threeDEmboss" w:sz="6" w:space="0" w:color="auto"/>
              <w:bottom w:val="threeDEmboss" w:sz="6" w:space="0" w:color="auto"/>
            </w:tcBorders>
            <w:shd w:val="clear" w:color="auto" w:fill="F9FBAF"/>
            <w:vAlign w:val="center"/>
          </w:tcPr>
          <w:p w14:paraId="23F2BB6A" w14:textId="77777777" w:rsidR="00E0118B" w:rsidRPr="004800CD" w:rsidRDefault="00E0118B" w:rsidP="0035091A">
            <w:pPr>
              <w:pStyle w:val="TableHeader-Left"/>
              <w:rPr>
                <w:rFonts w:ascii="Calibri Light" w:eastAsia="Calibri Light" w:hAnsi="Calibri Light" w:cs="Calibri Light"/>
              </w:rPr>
            </w:pPr>
            <w:r w:rsidRPr="25B35239">
              <w:rPr>
                <w:rFonts w:ascii="Calibri Light" w:eastAsia="Calibri Light" w:hAnsi="Calibri Light" w:cs="Calibri Light"/>
              </w:rPr>
              <w:t xml:space="preserve">Complexity </w:t>
            </w:r>
          </w:p>
        </w:tc>
        <w:tc>
          <w:tcPr>
            <w:tcW w:w="1890" w:type="dxa"/>
            <w:tcBorders>
              <w:top w:val="threeDEmboss" w:sz="6" w:space="0" w:color="auto"/>
              <w:bottom w:val="threeDEmboss" w:sz="6" w:space="0" w:color="auto"/>
            </w:tcBorders>
            <w:shd w:val="clear" w:color="auto" w:fill="F9FBAF"/>
            <w:vAlign w:val="center"/>
          </w:tcPr>
          <w:p w14:paraId="320C9266" w14:textId="77777777" w:rsidR="00E0118B" w:rsidRPr="004800CD" w:rsidRDefault="00E0118B" w:rsidP="0035091A">
            <w:pPr>
              <w:pStyle w:val="TableHeader-Left"/>
              <w:rPr>
                <w:rFonts w:ascii="Calibri Light" w:eastAsia="Calibri Light" w:hAnsi="Calibri Light" w:cs="Calibri Light"/>
              </w:rPr>
            </w:pPr>
            <w:r w:rsidRPr="25B35239">
              <w:rPr>
                <w:rFonts w:ascii="Calibri Light" w:eastAsia="Calibri Light" w:hAnsi="Calibri Light" w:cs="Calibri Light"/>
              </w:rPr>
              <w:t>Reference ID</w:t>
            </w:r>
          </w:p>
        </w:tc>
      </w:tr>
      <w:tr w:rsidR="00E0118B" w:rsidRPr="00D87994" w14:paraId="4888464C" w14:textId="77777777" w:rsidTr="17BB63CF">
        <w:trPr>
          <w:cantSplit/>
          <w:trHeight w:val="1229"/>
        </w:trPr>
        <w:tc>
          <w:tcPr>
            <w:tcW w:w="5868" w:type="dxa"/>
            <w:tcBorders>
              <w:top w:val="threeDEmboss" w:sz="6" w:space="0" w:color="auto"/>
              <w:bottom w:val="threeDEmboss" w:sz="6" w:space="0" w:color="auto"/>
            </w:tcBorders>
            <w:vAlign w:val="center"/>
          </w:tcPr>
          <w:p w14:paraId="1F170D2A" w14:textId="77777777" w:rsidR="007179A7" w:rsidRDefault="00F55782" w:rsidP="007179A7">
            <w:pPr>
              <w:rPr>
                <w:rFonts w:ascii="Calibri Light,MS Mincho" w:eastAsia="Calibri Light,MS Mincho" w:hAnsi="Calibri Light,MS Mincho" w:cs="Calibri Light,MS Mincho"/>
                <w:strike/>
                <w:sz w:val="20"/>
                <w:szCs w:val="20"/>
                <w:lang w:eastAsia="ja-JP"/>
              </w:rPr>
            </w:pPr>
            <w:r w:rsidRPr="25B35239">
              <w:rPr>
                <w:rFonts w:ascii="Calibri Light" w:eastAsia="Calibri Light" w:hAnsi="Calibri Light" w:cs="Calibri Light"/>
                <w:strike/>
                <w:sz w:val="20"/>
                <w:szCs w:val="20"/>
                <w:lang w:eastAsia="ja-JP"/>
              </w:rPr>
              <w:t>Ability to generate report with emails that bounce back, include Account Manager for Assigned Accounts with bounce back info, Customer Name, Contract Account, Contract, Contact Name email associated with.</w:t>
            </w:r>
          </w:p>
          <w:p w14:paraId="5260C8D1" w14:textId="77777777" w:rsidR="00F55782" w:rsidRDefault="00F55782" w:rsidP="007179A7">
            <w:pPr>
              <w:rPr>
                <w:rFonts w:ascii="Calibri Light" w:eastAsia="MS Mincho" w:hAnsi="Calibri Light"/>
                <w:strike/>
                <w:sz w:val="20"/>
                <w:szCs w:val="20"/>
                <w:lang w:eastAsia="ja-JP"/>
              </w:rPr>
            </w:pPr>
          </w:p>
          <w:p w14:paraId="6604DB7B" w14:textId="77777777" w:rsidR="00F55782" w:rsidRDefault="00F55782" w:rsidP="007179A7">
            <w:pPr>
              <w:rPr>
                <w:rFonts w:ascii="Calibri Light,MS Mincho" w:eastAsia="Calibri Light,MS Mincho" w:hAnsi="Calibri Light,MS Mincho" w:cs="Calibri Light,MS Mincho"/>
                <w:strike/>
                <w:sz w:val="20"/>
                <w:szCs w:val="20"/>
                <w:lang w:eastAsia="ja-JP"/>
              </w:rPr>
            </w:pPr>
            <w:r w:rsidRPr="25B35239">
              <w:rPr>
                <w:rFonts w:ascii="Calibri Light" w:eastAsia="Calibri Light" w:hAnsi="Calibri Light" w:cs="Calibri Light"/>
                <w:strike/>
                <w:sz w:val="20"/>
                <w:szCs w:val="20"/>
                <w:lang w:eastAsia="ja-JP"/>
              </w:rPr>
              <w:t>Ability to generate report with phone numbers that bounce back, include Account Manager for Assigned Accounts with bounce back info, Customer Name, Contract Account, Contract, Contact Name phone number associated with</w:t>
            </w:r>
          </w:p>
          <w:p w14:paraId="6364EA8D" w14:textId="77777777" w:rsidR="00CD03E8" w:rsidRDefault="00CD03E8" w:rsidP="007179A7">
            <w:pPr>
              <w:rPr>
                <w:rFonts w:ascii="Calibri Light" w:eastAsia="MS Mincho" w:hAnsi="Calibri Light"/>
                <w:strike/>
                <w:sz w:val="20"/>
                <w:szCs w:val="20"/>
                <w:lang w:eastAsia="ja-JP"/>
              </w:rPr>
            </w:pPr>
          </w:p>
          <w:p w14:paraId="31872081" w14:textId="77777777" w:rsidR="00CD03E8" w:rsidRPr="00AB6573" w:rsidRDefault="00CD03E8" w:rsidP="007179A7">
            <w:pPr>
              <w:rPr>
                <w:rFonts w:ascii="Calibri Light,MS Mincho" w:eastAsia="Calibri Light,MS Mincho" w:hAnsi="Calibri Light,MS Mincho" w:cs="Calibri Light,MS Mincho"/>
                <w:strike/>
                <w:sz w:val="20"/>
                <w:szCs w:val="20"/>
                <w:lang w:eastAsia="ja-JP"/>
              </w:rPr>
            </w:pPr>
            <w:r w:rsidRPr="25B35239">
              <w:rPr>
                <w:rFonts w:ascii="Calibri Light" w:eastAsia="Calibri Light" w:hAnsi="Calibri Light" w:cs="Calibri Light"/>
                <w:strike/>
                <w:sz w:val="20"/>
                <w:szCs w:val="20"/>
                <w:lang w:eastAsia="ja-JP"/>
              </w:rPr>
              <w:t>Ability to generate report with U.S. Mail returned, include Account Manager for Assigned Accounts with mailing address info, Customer Name, Contract Account, Contract, Contact Name AM associated with.</w:t>
            </w:r>
          </w:p>
        </w:tc>
        <w:tc>
          <w:tcPr>
            <w:tcW w:w="1710" w:type="dxa"/>
            <w:tcBorders>
              <w:top w:val="threeDEmboss" w:sz="6" w:space="0" w:color="auto"/>
              <w:bottom w:val="threeDEmboss" w:sz="6" w:space="0" w:color="auto"/>
            </w:tcBorders>
            <w:vAlign w:val="center"/>
          </w:tcPr>
          <w:p w14:paraId="27F6C351" w14:textId="77777777" w:rsidR="00E0118B" w:rsidRPr="004800CD" w:rsidRDefault="005A252D" w:rsidP="006408B1">
            <w:pPr>
              <w:pStyle w:val="TableField-Left"/>
              <w:jc w:val="center"/>
              <w:rPr>
                <w:rFonts w:ascii="Calibri Light" w:eastAsia="Calibri Light" w:hAnsi="Calibri Light" w:cs="Calibri Light"/>
                <w:strike/>
              </w:rPr>
            </w:pPr>
            <w:r w:rsidRPr="25B35239">
              <w:rPr>
                <w:rFonts w:ascii="Calibri Light" w:eastAsia="Calibri Light" w:hAnsi="Calibri Light" w:cs="Calibri Light"/>
                <w:strike/>
              </w:rPr>
              <w:t>M</w:t>
            </w:r>
            <w:r w:rsidR="00A95435" w:rsidRPr="25B35239">
              <w:rPr>
                <w:rFonts w:ascii="Calibri Light" w:eastAsia="Calibri Light" w:hAnsi="Calibri Light" w:cs="Calibri Light"/>
                <w:strike/>
              </w:rPr>
              <w:t>edium</w:t>
            </w:r>
          </w:p>
        </w:tc>
        <w:tc>
          <w:tcPr>
            <w:tcW w:w="1890" w:type="dxa"/>
            <w:tcBorders>
              <w:top w:val="threeDEmboss" w:sz="6" w:space="0" w:color="auto"/>
              <w:bottom w:val="threeDEmboss" w:sz="6" w:space="0" w:color="auto"/>
            </w:tcBorders>
            <w:vAlign w:val="center"/>
          </w:tcPr>
          <w:p w14:paraId="40AFB4B8" w14:textId="77777777" w:rsidR="005A252D" w:rsidRPr="004800CD" w:rsidRDefault="00A95435" w:rsidP="005A252D">
            <w:pPr>
              <w:rPr>
                <w:rFonts w:ascii="Calibri Light,MS Mincho" w:eastAsia="Calibri Light,MS Mincho" w:hAnsi="Calibri Light,MS Mincho" w:cs="Calibri Light,MS Mincho"/>
                <w:strike/>
                <w:sz w:val="20"/>
                <w:szCs w:val="20"/>
                <w:lang w:eastAsia="ja-JP"/>
              </w:rPr>
            </w:pPr>
            <w:r w:rsidRPr="25B35239">
              <w:rPr>
                <w:rFonts w:ascii="Calibri Light" w:eastAsia="Calibri Light" w:hAnsi="Calibri Light" w:cs="Calibri Light"/>
                <w:strike/>
                <w:sz w:val="20"/>
                <w:szCs w:val="20"/>
                <w:lang w:eastAsia="ja-JP"/>
              </w:rPr>
              <w:t>R</w:t>
            </w:r>
            <w:r w:rsidR="005A252D" w:rsidRPr="25B35239">
              <w:rPr>
                <w:rFonts w:ascii="Calibri Light" w:eastAsia="Calibri Light" w:hAnsi="Calibri Light" w:cs="Calibri Light"/>
                <w:strike/>
                <w:sz w:val="20"/>
                <w:szCs w:val="20"/>
                <w:lang w:eastAsia="ja-JP"/>
              </w:rPr>
              <w:t>-CS-09 -Report on accounts having email bounce back</w:t>
            </w:r>
          </w:p>
          <w:p w14:paraId="2FB4DCD3" w14:textId="77777777" w:rsidR="00E0118B" w:rsidRPr="004800CD" w:rsidRDefault="00E0118B" w:rsidP="0035091A">
            <w:pPr>
              <w:pStyle w:val="TableField-Left"/>
              <w:rPr>
                <w:rFonts w:ascii="Calibri Light" w:hAnsi="Calibri Light"/>
                <w:strike/>
              </w:rPr>
            </w:pPr>
          </w:p>
        </w:tc>
      </w:tr>
      <w:tr w:rsidR="005A252D" w:rsidRPr="00D87994" w14:paraId="0016325D" w14:textId="77777777" w:rsidTr="17BB63CF">
        <w:trPr>
          <w:cantSplit/>
          <w:trHeight w:val="432"/>
        </w:trPr>
        <w:tc>
          <w:tcPr>
            <w:tcW w:w="5868" w:type="dxa"/>
            <w:tcBorders>
              <w:top w:val="threeDEmboss" w:sz="6" w:space="0" w:color="auto"/>
              <w:bottom w:val="threeDEmboss" w:sz="6" w:space="0" w:color="auto"/>
            </w:tcBorders>
            <w:vAlign w:val="center"/>
          </w:tcPr>
          <w:p w14:paraId="2EFD9B91" w14:textId="77777777" w:rsidR="005A252D" w:rsidRPr="004800CD" w:rsidRDefault="00CD03E8" w:rsidP="00821996">
            <w:pPr>
              <w:rPr>
                <w:rFonts w:ascii="Calibri Light,MS Mincho" w:eastAsia="Calibri Light,MS Mincho" w:hAnsi="Calibri Light,MS Mincho" w:cs="Calibri Light,MS Mincho"/>
                <w:strike/>
                <w:sz w:val="20"/>
                <w:szCs w:val="20"/>
                <w:lang w:eastAsia="ja-JP"/>
              </w:rPr>
            </w:pPr>
            <w:r w:rsidRPr="25B35239">
              <w:rPr>
                <w:rFonts w:ascii="Calibri Light" w:eastAsia="Calibri Light" w:hAnsi="Calibri Light" w:cs="Calibri Light"/>
                <w:strike/>
                <w:sz w:val="20"/>
                <w:szCs w:val="20"/>
                <w:lang w:eastAsia="ja-JP"/>
              </w:rPr>
              <w:t>Ability to report on attachments (inbound/outbound)  at any SAP Object level showing BP number/name, attachment name, added by, added date and time (This will be useful to track customer profile word documents attached by Account Managers to Business Partner)</w:t>
            </w:r>
          </w:p>
        </w:tc>
        <w:tc>
          <w:tcPr>
            <w:tcW w:w="1710" w:type="dxa"/>
            <w:tcBorders>
              <w:top w:val="threeDEmboss" w:sz="6" w:space="0" w:color="auto"/>
              <w:bottom w:val="threeDEmboss" w:sz="6" w:space="0" w:color="auto"/>
            </w:tcBorders>
            <w:vAlign w:val="center"/>
          </w:tcPr>
          <w:p w14:paraId="5245C7DE" w14:textId="77777777" w:rsidR="005A252D" w:rsidRPr="004800CD" w:rsidRDefault="005A252D" w:rsidP="006408B1">
            <w:pPr>
              <w:pStyle w:val="TableField-Left"/>
              <w:jc w:val="center"/>
              <w:rPr>
                <w:rFonts w:ascii="Calibri Light" w:eastAsia="Calibri Light" w:hAnsi="Calibri Light" w:cs="Calibri Light"/>
                <w:strike/>
              </w:rPr>
            </w:pPr>
            <w:r w:rsidRPr="25B35239">
              <w:rPr>
                <w:rFonts w:ascii="Calibri Light" w:eastAsia="Calibri Light" w:hAnsi="Calibri Light" w:cs="Calibri Light"/>
                <w:strike/>
              </w:rPr>
              <w:t>M</w:t>
            </w:r>
            <w:r w:rsidR="00A95435" w:rsidRPr="25B35239">
              <w:rPr>
                <w:rFonts w:ascii="Calibri Light" w:eastAsia="Calibri Light" w:hAnsi="Calibri Light" w:cs="Calibri Light"/>
                <w:strike/>
              </w:rPr>
              <w:t>edium</w:t>
            </w:r>
          </w:p>
        </w:tc>
        <w:tc>
          <w:tcPr>
            <w:tcW w:w="1890" w:type="dxa"/>
            <w:tcBorders>
              <w:top w:val="threeDEmboss" w:sz="6" w:space="0" w:color="auto"/>
              <w:bottom w:val="threeDEmboss" w:sz="6" w:space="0" w:color="auto"/>
            </w:tcBorders>
            <w:vAlign w:val="center"/>
          </w:tcPr>
          <w:p w14:paraId="5A116058" w14:textId="77777777" w:rsidR="005A252D" w:rsidRPr="004800CD" w:rsidRDefault="005A252D" w:rsidP="005A252D">
            <w:pPr>
              <w:rPr>
                <w:rFonts w:ascii="Calibri Light,MS Mincho" w:eastAsia="Calibri Light,MS Mincho" w:hAnsi="Calibri Light,MS Mincho" w:cs="Calibri Light,MS Mincho"/>
                <w:strike/>
                <w:sz w:val="20"/>
                <w:szCs w:val="20"/>
                <w:lang w:eastAsia="ja-JP"/>
              </w:rPr>
            </w:pPr>
            <w:r w:rsidRPr="25B35239">
              <w:rPr>
                <w:rFonts w:ascii="Calibri Light" w:eastAsia="Calibri Light" w:hAnsi="Calibri Light" w:cs="Calibri Light"/>
                <w:strike/>
                <w:sz w:val="20"/>
                <w:szCs w:val="20"/>
                <w:lang w:eastAsia="ja-JP"/>
              </w:rPr>
              <w:t>R-CS-09- Report for list of inbound and outbound communication to a BP</w:t>
            </w:r>
          </w:p>
          <w:p w14:paraId="67AA01DC" w14:textId="77777777" w:rsidR="005A252D" w:rsidRPr="004800CD" w:rsidRDefault="005A252D" w:rsidP="0035091A">
            <w:pPr>
              <w:pStyle w:val="TableField-Left"/>
              <w:rPr>
                <w:rFonts w:ascii="Calibri Light" w:hAnsi="Calibri Light"/>
                <w:strike/>
              </w:rPr>
            </w:pPr>
          </w:p>
        </w:tc>
      </w:tr>
      <w:tr w:rsidR="005A252D" w:rsidRPr="00D87994" w14:paraId="6F48B12E" w14:textId="77777777" w:rsidTr="17BB63CF">
        <w:trPr>
          <w:cantSplit/>
          <w:trHeight w:val="432"/>
        </w:trPr>
        <w:tc>
          <w:tcPr>
            <w:tcW w:w="5868" w:type="dxa"/>
            <w:tcBorders>
              <w:top w:val="threeDEmboss" w:sz="6" w:space="0" w:color="auto"/>
              <w:bottom w:val="single" w:sz="6" w:space="0" w:color="auto"/>
            </w:tcBorders>
            <w:vAlign w:val="center"/>
          </w:tcPr>
          <w:p w14:paraId="6E96BA4D" w14:textId="77777777" w:rsidR="005A252D" w:rsidRPr="004800CD" w:rsidRDefault="00CD03E8" w:rsidP="00821996">
            <w:pPr>
              <w:rPr>
                <w:rFonts w:ascii="Calibri Light,MS Mincho" w:eastAsia="Calibri Light,MS Mincho" w:hAnsi="Calibri Light,MS Mincho" w:cs="Calibri Light,MS Mincho"/>
                <w:strike/>
                <w:sz w:val="20"/>
                <w:szCs w:val="20"/>
                <w:lang w:eastAsia="ja-JP"/>
              </w:rPr>
            </w:pPr>
            <w:r w:rsidRPr="25B35239">
              <w:rPr>
                <w:rFonts w:ascii="Calibri Light" w:eastAsia="Calibri Light" w:hAnsi="Calibri Light" w:cs="Calibri Light"/>
                <w:strike/>
                <w:sz w:val="20"/>
                <w:szCs w:val="20"/>
                <w:lang w:eastAsia="ja-JP"/>
              </w:rPr>
              <w:t>Ability to generate report with campaign information for successful- unsuccessful communication sent.</w:t>
            </w:r>
          </w:p>
        </w:tc>
        <w:tc>
          <w:tcPr>
            <w:tcW w:w="1710" w:type="dxa"/>
            <w:tcBorders>
              <w:top w:val="threeDEmboss" w:sz="6" w:space="0" w:color="auto"/>
              <w:bottom w:val="single" w:sz="6" w:space="0" w:color="auto"/>
            </w:tcBorders>
            <w:vAlign w:val="center"/>
          </w:tcPr>
          <w:p w14:paraId="277615BC" w14:textId="77777777" w:rsidR="005A252D" w:rsidRPr="004800CD" w:rsidRDefault="005A252D" w:rsidP="006408B1">
            <w:pPr>
              <w:pStyle w:val="TableField-Left"/>
              <w:jc w:val="center"/>
              <w:rPr>
                <w:rFonts w:ascii="Calibri Light" w:eastAsia="Calibri Light" w:hAnsi="Calibri Light" w:cs="Calibri Light"/>
                <w:strike/>
              </w:rPr>
            </w:pPr>
            <w:r w:rsidRPr="25B35239">
              <w:rPr>
                <w:rFonts w:ascii="Calibri Light" w:eastAsia="Calibri Light" w:hAnsi="Calibri Light" w:cs="Calibri Light"/>
                <w:strike/>
              </w:rPr>
              <w:t>M</w:t>
            </w:r>
            <w:r w:rsidR="00A95435" w:rsidRPr="25B35239">
              <w:rPr>
                <w:rFonts w:ascii="Calibri Light" w:eastAsia="Calibri Light" w:hAnsi="Calibri Light" w:cs="Calibri Light"/>
                <w:strike/>
              </w:rPr>
              <w:t>edium</w:t>
            </w:r>
          </w:p>
        </w:tc>
        <w:tc>
          <w:tcPr>
            <w:tcW w:w="1890" w:type="dxa"/>
            <w:tcBorders>
              <w:top w:val="threeDEmboss" w:sz="6" w:space="0" w:color="auto"/>
              <w:bottom w:val="single" w:sz="6" w:space="0" w:color="auto"/>
            </w:tcBorders>
            <w:vAlign w:val="center"/>
          </w:tcPr>
          <w:p w14:paraId="782C94DA" w14:textId="77777777" w:rsidR="005A252D" w:rsidRPr="004800CD" w:rsidRDefault="005A252D" w:rsidP="005A252D">
            <w:pPr>
              <w:rPr>
                <w:rFonts w:ascii="Calibri Light,MS Mincho" w:eastAsia="Calibri Light,MS Mincho" w:hAnsi="Calibri Light,MS Mincho" w:cs="Calibri Light,MS Mincho"/>
                <w:strike/>
                <w:sz w:val="20"/>
                <w:szCs w:val="20"/>
                <w:lang w:eastAsia="ja-JP"/>
              </w:rPr>
            </w:pPr>
            <w:r w:rsidRPr="25B35239">
              <w:rPr>
                <w:rFonts w:ascii="Calibri Light" w:eastAsia="Calibri Light" w:hAnsi="Calibri Light" w:cs="Calibri Light"/>
                <w:strike/>
                <w:sz w:val="20"/>
                <w:szCs w:val="20"/>
                <w:lang w:eastAsia="ja-JP"/>
              </w:rPr>
              <w:t xml:space="preserve">R-CS-09-Report on campaign </w:t>
            </w:r>
          </w:p>
          <w:p w14:paraId="61575AF1" w14:textId="77777777" w:rsidR="005A252D" w:rsidRPr="004800CD" w:rsidRDefault="005A252D" w:rsidP="0035091A">
            <w:pPr>
              <w:pStyle w:val="TableField-Left"/>
              <w:rPr>
                <w:rFonts w:ascii="Calibri Light" w:hAnsi="Calibri Light"/>
                <w:strike/>
              </w:rPr>
            </w:pPr>
          </w:p>
        </w:tc>
      </w:tr>
    </w:tbl>
    <w:p w14:paraId="52C2258D" w14:textId="77777777" w:rsidR="00E0118B" w:rsidRDefault="00E0118B" w:rsidP="005656E6">
      <w:pPr>
        <w:pStyle w:val="Heading3"/>
        <w:keepNext/>
        <w:numPr>
          <w:ilvl w:val="2"/>
          <w:numId w:val="16"/>
        </w:numPr>
        <w:tabs>
          <w:tab w:val="left" w:pos="1440"/>
        </w:tabs>
        <w:spacing w:before="120" w:after="120"/>
      </w:pPr>
      <w:bookmarkStart w:id="180" w:name="_Toc406588324"/>
      <w:bookmarkStart w:id="181" w:name="_Toc491613837"/>
      <w:bookmarkStart w:id="182" w:name="_Toc512875807"/>
      <w:r>
        <w:t>Interfaces</w:t>
      </w:r>
      <w:bookmarkEnd w:id="180"/>
      <w:bookmarkEnd w:id="181"/>
      <w:bookmarkEnd w:id="182"/>
    </w:p>
    <w:tbl>
      <w:tblPr>
        <w:tblW w:w="9468"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5868"/>
        <w:gridCol w:w="1710"/>
        <w:gridCol w:w="1890"/>
      </w:tblGrid>
      <w:tr w:rsidR="00E0118B" w:rsidRPr="00D87994" w14:paraId="3627C513" w14:textId="77777777" w:rsidTr="17BB63CF">
        <w:trPr>
          <w:cantSplit/>
          <w:trHeight w:val="432"/>
          <w:tblHeader/>
        </w:trPr>
        <w:tc>
          <w:tcPr>
            <w:tcW w:w="5868" w:type="dxa"/>
            <w:tcBorders>
              <w:top w:val="threeDEmboss" w:sz="6" w:space="0" w:color="auto"/>
              <w:bottom w:val="threeDEmboss" w:sz="6" w:space="0" w:color="auto"/>
            </w:tcBorders>
            <w:shd w:val="clear" w:color="auto" w:fill="F9FBAF"/>
            <w:vAlign w:val="center"/>
          </w:tcPr>
          <w:p w14:paraId="7D27652A" w14:textId="77777777" w:rsidR="00E0118B" w:rsidRPr="004800CD" w:rsidRDefault="00E0118B" w:rsidP="0035091A">
            <w:pPr>
              <w:pStyle w:val="TableHeader-Left"/>
              <w:rPr>
                <w:rFonts w:ascii="Calibri Light" w:eastAsia="Calibri Light" w:hAnsi="Calibri Light" w:cs="Calibri Light"/>
              </w:rPr>
            </w:pPr>
            <w:r w:rsidRPr="25B35239">
              <w:rPr>
                <w:rFonts w:ascii="Calibri Light" w:eastAsia="Calibri Light" w:hAnsi="Calibri Light" w:cs="Calibri Light"/>
              </w:rPr>
              <w:t>Description (include the Business Purpose)</w:t>
            </w:r>
          </w:p>
        </w:tc>
        <w:tc>
          <w:tcPr>
            <w:tcW w:w="1710" w:type="dxa"/>
            <w:tcBorders>
              <w:top w:val="threeDEmboss" w:sz="6" w:space="0" w:color="auto"/>
              <w:bottom w:val="threeDEmboss" w:sz="6" w:space="0" w:color="auto"/>
            </w:tcBorders>
            <w:shd w:val="clear" w:color="auto" w:fill="F9FBAF"/>
            <w:vAlign w:val="center"/>
          </w:tcPr>
          <w:p w14:paraId="6B60FF61" w14:textId="77777777" w:rsidR="00E0118B" w:rsidRPr="004800CD" w:rsidRDefault="00E0118B" w:rsidP="0035091A">
            <w:pPr>
              <w:pStyle w:val="TableHeader-Left"/>
              <w:rPr>
                <w:rFonts w:ascii="Calibri Light" w:eastAsia="Calibri Light" w:hAnsi="Calibri Light" w:cs="Calibri Light"/>
              </w:rPr>
            </w:pPr>
            <w:r w:rsidRPr="25B35239">
              <w:rPr>
                <w:rFonts w:ascii="Calibri Light" w:eastAsia="Calibri Light" w:hAnsi="Calibri Light" w:cs="Calibri Light"/>
              </w:rPr>
              <w:t xml:space="preserve">Complexity </w:t>
            </w:r>
          </w:p>
        </w:tc>
        <w:tc>
          <w:tcPr>
            <w:tcW w:w="1890" w:type="dxa"/>
            <w:tcBorders>
              <w:top w:val="threeDEmboss" w:sz="6" w:space="0" w:color="auto"/>
              <w:bottom w:val="threeDEmboss" w:sz="6" w:space="0" w:color="auto"/>
            </w:tcBorders>
            <w:shd w:val="clear" w:color="auto" w:fill="F9FBAF"/>
            <w:vAlign w:val="center"/>
          </w:tcPr>
          <w:p w14:paraId="033227A6" w14:textId="77777777" w:rsidR="00E0118B" w:rsidRPr="004800CD" w:rsidRDefault="00E0118B" w:rsidP="0035091A">
            <w:pPr>
              <w:pStyle w:val="TableHeader-Left"/>
              <w:rPr>
                <w:rFonts w:ascii="Calibri Light" w:eastAsia="Calibri Light" w:hAnsi="Calibri Light" w:cs="Calibri Light"/>
              </w:rPr>
            </w:pPr>
            <w:r w:rsidRPr="25B35239">
              <w:rPr>
                <w:rFonts w:ascii="Calibri Light" w:eastAsia="Calibri Light" w:hAnsi="Calibri Light" w:cs="Calibri Light"/>
              </w:rPr>
              <w:t>Reference ID</w:t>
            </w:r>
          </w:p>
        </w:tc>
      </w:tr>
      <w:tr w:rsidR="00DD55AA" w:rsidRPr="00D87994" w14:paraId="394C052B" w14:textId="77777777" w:rsidTr="17BB63CF">
        <w:trPr>
          <w:cantSplit/>
          <w:trHeight w:val="432"/>
        </w:trPr>
        <w:tc>
          <w:tcPr>
            <w:tcW w:w="5868" w:type="dxa"/>
            <w:tcBorders>
              <w:top w:val="threeDEmboss" w:sz="6" w:space="0" w:color="auto"/>
              <w:bottom w:val="threeDEmboss" w:sz="6" w:space="0" w:color="auto"/>
            </w:tcBorders>
            <w:vAlign w:val="center"/>
          </w:tcPr>
          <w:p w14:paraId="53A5C6FE" w14:textId="77777777" w:rsidR="00DD55AA" w:rsidRPr="00B6406F" w:rsidRDefault="00DD55AA" w:rsidP="00DD55AA">
            <w:pPr>
              <w:spacing w:line="360" w:lineRule="auto"/>
              <w:rPr>
                <w:rFonts w:ascii="Calibri Light,MS Mincho" w:eastAsia="Calibri Light,MS Mincho" w:hAnsi="Calibri Light,MS Mincho" w:cs="Calibri Light,MS Mincho"/>
                <w:strike/>
                <w:sz w:val="20"/>
                <w:szCs w:val="20"/>
                <w:lang w:eastAsia="ja-JP"/>
              </w:rPr>
            </w:pPr>
            <w:r w:rsidRPr="00B6406F">
              <w:rPr>
                <w:rFonts w:ascii="Calibri Light" w:eastAsia="Calibri Light" w:hAnsi="Calibri Light" w:cs="Calibri Light"/>
                <w:strike/>
                <w:sz w:val="20"/>
                <w:szCs w:val="20"/>
                <w:lang w:eastAsia="ja-JP"/>
              </w:rPr>
              <w:t>Interface between Kofax and Open Text xECM</w:t>
            </w:r>
          </w:p>
        </w:tc>
        <w:tc>
          <w:tcPr>
            <w:tcW w:w="1710" w:type="dxa"/>
            <w:tcBorders>
              <w:top w:val="threeDEmboss" w:sz="6" w:space="0" w:color="auto"/>
              <w:bottom w:val="threeDEmboss" w:sz="6" w:space="0" w:color="auto"/>
            </w:tcBorders>
            <w:vAlign w:val="center"/>
          </w:tcPr>
          <w:p w14:paraId="19CFE993" w14:textId="77777777" w:rsidR="00DD55AA" w:rsidRPr="00B6406F" w:rsidRDefault="00DD55AA" w:rsidP="004800CD">
            <w:pPr>
              <w:pStyle w:val="TableField-Left"/>
              <w:jc w:val="center"/>
              <w:rPr>
                <w:rFonts w:ascii="Calibri Light" w:eastAsia="Calibri Light" w:hAnsi="Calibri Light" w:cs="Calibri Light"/>
                <w:strike/>
              </w:rPr>
            </w:pPr>
            <w:r w:rsidRPr="00B6406F">
              <w:rPr>
                <w:rFonts w:ascii="Calibri Light" w:eastAsia="Calibri Light" w:hAnsi="Calibri Light" w:cs="Calibri Light"/>
                <w:strike/>
              </w:rPr>
              <w:t>Medium</w:t>
            </w:r>
          </w:p>
        </w:tc>
        <w:tc>
          <w:tcPr>
            <w:tcW w:w="1890" w:type="dxa"/>
            <w:tcBorders>
              <w:top w:val="threeDEmboss" w:sz="6" w:space="0" w:color="auto"/>
              <w:bottom w:val="threeDEmboss" w:sz="6" w:space="0" w:color="auto"/>
            </w:tcBorders>
            <w:vAlign w:val="center"/>
          </w:tcPr>
          <w:p w14:paraId="56715CC5" w14:textId="4D7BE388" w:rsidR="00A3410F" w:rsidRPr="00B6406F" w:rsidRDefault="00A3410F" w:rsidP="005A252D">
            <w:pPr>
              <w:rPr>
                <w:rFonts w:ascii="Calibri Light,MS Mincho" w:eastAsia="Calibri Light,MS Mincho" w:hAnsi="Calibri Light,MS Mincho" w:cs="Calibri Light,MS Mincho"/>
                <w:strike/>
                <w:sz w:val="20"/>
                <w:szCs w:val="20"/>
                <w:lang w:eastAsia="ja-JP"/>
              </w:rPr>
            </w:pPr>
            <w:r w:rsidRPr="00B6406F">
              <w:rPr>
                <w:rFonts w:ascii="Calibri Light" w:eastAsia="Calibri Light" w:hAnsi="Calibri Light" w:cs="Calibri Light"/>
                <w:strike/>
                <w:sz w:val="20"/>
                <w:szCs w:val="20"/>
                <w:lang w:eastAsia="ja-JP"/>
              </w:rPr>
              <w:t>I-CIM-CS-09 Interface between Kofax and OpenText xECM</w:t>
            </w:r>
          </w:p>
          <w:p w14:paraId="58406413" w14:textId="5CB7B545" w:rsidR="00DD55AA" w:rsidRPr="00B6406F" w:rsidRDefault="00A3410F" w:rsidP="005A252D">
            <w:pPr>
              <w:rPr>
                <w:rFonts w:ascii="Calibri Light,MS Mincho" w:eastAsia="Calibri Light,MS Mincho" w:hAnsi="Calibri Light,MS Mincho" w:cs="Calibri Light,MS Mincho"/>
                <w:strike/>
                <w:sz w:val="20"/>
                <w:szCs w:val="20"/>
                <w:lang w:eastAsia="ja-JP"/>
              </w:rPr>
            </w:pPr>
            <w:r w:rsidRPr="00B6406F">
              <w:rPr>
                <w:rFonts w:ascii="Calibri Light" w:eastAsia="Calibri Light" w:hAnsi="Calibri Light" w:cs="Calibri Light"/>
                <w:strike/>
                <w:sz w:val="20"/>
                <w:szCs w:val="20"/>
                <w:lang w:eastAsia="ja-JP"/>
              </w:rPr>
              <w:t xml:space="preserve">** This is a new </w:t>
            </w:r>
            <w:r w:rsidR="00220DD3" w:rsidRPr="00B6406F">
              <w:rPr>
                <w:rFonts w:ascii="Calibri Light" w:eastAsia="Calibri Light" w:hAnsi="Calibri Light" w:cs="Calibri Light"/>
                <w:strike/>
                <w:sz w:val="20"/>
                <w:szCs w:val="20"/>
                <w:lang w:eastAsia="ja-JP"/>
              </w:rPr>
              <w:t xml:space="preserve">TIER 1 </w:t>
            </w:r>
            <w:r w:rsidRPr="00B6406F">
              <w:rPr>
                <w:rFonts w:ascii="Calibri Light" w:eastAsia="Calibri Light" w:hAnsi="Calibri Light" w:cs="Calibri Light"/>
                <w:strike/>
                <w:sz w:val="20"/>
                <w:szCs w:val="20"/>
                <w:lang w:eastAsia="ja-JP"/>
              </w:rPr>
              <w:t>RICEFW</w:t>
            </w:r>
          </w:p>
        </w:tc>
      </w:tr>
      <w:tr w:rsidR="00C44C5F" w:rsidRPr="00D87994" w14:paraId="79AA9710" w14:textId="77777777" w:rsidTr="17BB63CF">
        <w:trPr>
          <w:cantSplit/>
          <w:trHeight w:val="432"/>
        </w:trPr>
        <w:tc>
          <w:tcPr>
            <w:tcW w:w="5868" w:type="dxa"/>
            <w:tcBorders>
              <w:top w:val="threeDEmboss" w:sz="6" w:space="0" w:color="auto"/>
              <w:bottom w:val="threeDEmboss" w:sz="6" w:space="0" w:color="auto"/>
            </w:tcBorders>
            <w:vAlign w:val="center"/>
          </w:tcPr>
          <w:p w14:paraId="346F1B6A" w14:textId="665FE1F0" w:rsidR="00C44C5F" w:rsidRPr="00B6406F" w:rsidRDefault="00C44C5F" w:rsidP="00DD55AA">
            <w:pPr>
              <w:spacing w:line="360" w:lineRule="auto"/>
              <w:rPr>
                <w:rFonts w:ascii="Calibri Light,MS Mincho" w:eastAsia="Calibri Light,MS Mincho" w:hAnsi="Calibri Light,MS Mincho" w:cs="Calibri Light,MS Mincho"/>
                <w:strike/>
                <w:sz w:val="20"/>
                <w:szCs w:val="20"/>
                <w:lang w:eastAsia="ja-JP"/>
              </w:rPr>
            </w:pPr>
            <w:r w:rsidRPr="00B6406F">
              <w:rPr>
                <w:rFonts w:ascii="Calibri Light" w:eastAsia="Calibri Light" w:hAnsi="Calibri Light" w:cs="Calibri Light"/>
                <w:strike/>
                <w:sz w:val="20"/>
                <w:szCs w:val="20"/>
                <w:lang w:eastAsia="ja-JP"/>
              </w:rPr>
              <w:lastRenderedPageBreak/>
              <w:t>Interface between MS Outlook and Open Text xECM</w:t>
            </w:r>
          </w:p>
        </w:tc>
        <w:tc>
          <w:tcPr>
            <w:tcW w:w="1710" w:type="dxa"/>
            <w:tcBorders>
              <w:top w:val="threeDEmboss" w:sz="6" w:space="0" w:color="auto"/>
              <w:bottom w:val="threeDEmboss" w:sz="6" w:space="0" w:color="auto"/>
            </w:tcBorders>
            <w:vAlign w:val="center"/>
          </w:tcPr>
          <w:p w14:paraId="257B6E5A" w14:textId="77777777" w:rsidR="00C44C5F" w:rsidRPr="00B6406F" w:rsidRDefault="00C44C5F" w:rsidP="004800CD">
            <w:pPr>
              <w:pStyle w:val="TableField-Left"/>
              <w:jc w:val="center"/>
              <w:rPr>
                <w:rFonts w:ascii="Calibri Light" w:eastAsia="Calibri Light" w:hAnsi="Calibri Light" w:cs="Calibri Light"/>
                <w:strike/>
              </w:rPr>
            </w:pPr>
            <w:r w:rsidRPr="00B6406F">
              <w:rPr>
                <w:rFonts w:ascii="Calibri Light" w:eastAsia="Calibri Light" w:hAnsi="Calibri Light" w:cs="Calibri Light"/>
                <w:strike/>
              </w:rPr>
              <w:t>Medium</w:t>
            </w:r>
          </w:p>
        </w:tc>
        <w:tc>
          <w:tcPr>
            <w:tcW w:w="1890" w:type="dxa"/>
            <w:tcBorders>
              <w:top w:val="threeDEmboss" w:sz="6" w:space="0" w:color="auto"/>
              <w:bottom w:val="threeDEmboss" w:sz="6" w:space="0" w:color="auto"/>
            </w:tcBorders>
            <w:vAlign w:val="center"/>
          </w:tcPr>
          <w:p w14:paraId="486D4397" w14:textId="4A6DF063" w:rsidR="00A3410F" w:rsidRPr="00B6406F" w:rsidRDefault="00DE7681" w:rsidP="00C44C5F">
            <w:pPr>
              <w:rPr>
                <w:rFonts w:ascii="Calibri Light,MS Mincho" w:eastAsia="Calibri Light,MS Mincho" w:hAnsi="Calibri Light,MS Mincho" w:cs="Calibri Light,MS Mincho"/>
                <w:strike/>
                <w:sz w:val="20"/>
                <w:szCs w:val="20"/>
                <w:lang w:eastAsia="ja-JP"/>
              </w:rPr>
            </w:pPr>
            <w:r w:rsidRPr="00B6406F">
              <w:rPr>
                <w:rFonts w:ascii="Calibri Light" w:eastAsia="Calibri Light" w:hAnsi="Calibri Light" w:cs="Calibri Light"/>
                <w:strike/>
                <w:sz w:val="20"/>
                <w:szCs w:val="20"/>
                <w:lang w:eastAsia="ja-JP"/>
              </w:rPr>
              <w:t>I</w:t>
            </w:r>
            <w:r w:rsidR="00122799" w:rsidRPr="00B6406F">
              <w:rPr>
                <w:rFonts w:ascii="Calibri Light" w:eastAsia="Calibri Light" w:hAnsi="Calibri Light" w:cs="Calibri Light"/>
                <w:strike/>
                <w:sz w:val="20"/>
                <w:szCs w:val="20"/>
                <w:lang w:eastAsia="ja-JP"/>
              </w:rPr>
              <w:t xml:space="preserve">-CIM-CS-09 </w:t>
            </w:r>
            <w:r w:rsidR="00A3410F" w:rsidRPr="00B6406F">
              <w:rPr>
                <w:rFonts w:ascii="Calibri Light" w:eastAsia="Calibri Light" w:hAnsi="Calibri Light" w:cs="Calibri Light"/>
                <w:strike/>
                <w:sz w:val="20"/>
                <w:szCs w:val="20"/>
                <w:lang w:eastAsia="ja-JP"/>
              </w:rPr>
              <w:t>Interface between MS Outlook and OpenText xECM</w:t>
            </w:r>
          </w:p>
          <w:p w14:paraId="0B45390E" w14:textId="391AB122" w:rsidR="00C44C5F" w:rsidRPr="00B6406F" w:rsidRDefault="00A3410F" w:rsidP="00C44C5F">
            <w:pPr>
              <w:rPr>
                <w:rFonts w:ascii="Calibri Light,MS Mincho" w:eastAsia="Calibri Light,MS Mincho" w:hAnsi="Calibri Light,MS Mincho" w:cs="Calibri Light,MS Mincho"/>
                <w:strike/>
                <w:sz w:val="20"/>
                <w:szCs w:val="20"/>
                <w:lang w:eastAsia="ja-JP"/>
              </w:rPr>
            </w:pPr>
            <w:r w:rsidRPr="00B6406F">
              <w:rPr>
                <w:rFonts w:ascii="Calibri Light" w:eastAsia="Calibri Light" w:hAnsi="Calibri Light" w:cs="Calibri Light"/>
                <w:strike/>
                <w:sz w:val="20"/>
                <w:szCs w:val="20"/>
                <w:lang w:eastAsia="ja-JP"/>
              </w:rPr>
              <w:t xml:space="preserve">** This is a new </w:t>
            </w:r>
            <w:r w:rsidR="00220DD3" w:rsidRPr="00B6406F">
              <w:rPr>
                <w:rFonts w:ascii="Calibri Light" w:eastAsia="Calibri Light" w:hAnsi="Calibri Light" w:cs="Calibri Light"/>
                <w:strike/>
                <w:sz w:val="20"/>
                <w:szCs w:val="20"/>
                <w:lang w:eastAsia="ja-JP"/>
              </w:rPr>
              <w:t xml:space="preserve">TIER 1 </w:t>
            </w:r>
            <w:r w:rsidRPr="00B6406F">
              <w:rPr>
                <w:rFonts w:ascii="Calibri Light" w:eastAsia="Calibri Light" w:hAnsi="Calibri Light" w:cs="Calibri Light"/>
                <w:strike/>
                <w:sz w:val="20"/>
                <w:szCs w:val="20"/>
                <w:lang w:eastAsia="ja-JP"/>
              </w:rPr>
              <w:t>RICEFW</w:t>
            </w:r>
          </w:p>
        </w:tc>
      </w:tr>
      <w:tr w:rsidR="00273803" w:rsidRPr="00D87994" w14:paraId="6540E20D" w14:textId="77777777" w:rsidTr="17BB63CF">
        <w:trPr>
          <w:cantSplit/>
          <w:trHeight w:val="432"/>
        </w:trPr>
        <w:tc>
          <w:tcPr>
            <w:tcW w:w="5868" w:type="dxa"/>
            <w:tcBorders>
              <w:top w:val="threeDEmboss" w:sz="6" w:space="0" w:color="auto"/>
              <w:bottom w:val="threeDEmboss" w:sz="6" w:space="0" w:color="auto"/>
            </w:tcBorders>
            <w:vAlign w:val="center"/>
          </w:tcPr>
          <w:p w14:paraId="20723DDF" w14:textId="3FA1C02E" w:rsidR="00273803" w:rsidRDefault="00273803" w:rsidP="00A3410F">
            <w:pPr>
              <w:spacing w:line="360" w:lineRule="auto"/>
              <w:rPr>
                <w:rFonts w:ascii="Calibri Light,MS Mincho" w:eastAsia="Calibri Light,MS Mincho" w:hAnsi="Calibri Light,MS Mincho" w:cs="Calibri Light,MS Mincho"/>
                <w:sz w:val="20"/>
                <w:szCs w:val="20"/>
                <w:lang w:eastAsia="ja-JP"/>
              </w:rPr>
            </w:pPr>
            <w:r w:rsidRPr="1CCAE337">
              <w:rPr>
                <w:rFonts w:ascii="Calibri Light" w:eastAsia="Calibri Light" w:hAnsi="Calibri Light" w:cs="Calibri Light"/>
                <w:sz w:val="20"/>
                <w:szCs w:val="20"/>
                <w:lang w:eastAsia="ja-JP"/>
              </w:rPr>
              <w:t xml:space="preserve">Interface between </w:t>
            </w:r>
            <w:r w:rsidR="00B547D6" w:rsidRPr="1CCAE337">
              <w:rPr>
                <w:rFonts w:ascii="Calibri Light" w:eastAsia="Calibri Light" w:hAnsi="Calibri Light" w:cs="Calibri Light"/>
                <w:sz w:val="20"/>
                <w:szCs w:val="20"/>
                <w:lang w:eastAsia="ja-JP"/>
              </w:rPr>
              <w:t>3</w:t>
            </w:r>
            <w:r w:rsidR="00B547D6" w:rsidRPr="1CCAE337">
              <w:rPr>
                <w:rFonts w:ascii="Calibri Light" w:eastAsia="Calibri Light" w:hAnsi="Calibri Light" w:cs="Calibri Light"/>
                <w:sz w:val="20"/>
                <w:szCs w:val="20"/>
                <w:vertAlign w:val="superscript"/>
                <w:lang w:eastAsia="ja-JP"/>
              </w:rPr>
              <w:t>rd</w:t>
            </w:r>
            <w:r w:rsidR="00B547D6" w:rsidRPr="1CCAE337">
              <w:rPr>
                <w:rFonts w:ascii="Calibri Light" w:eastAsia="Calibri Light" w:hAnsi="Calibri Light" w:cs="Calibri Light"/>
                <w:sz w:val="20"/>
                <w:szCs w:val="20"/>
                <w:lang w:eastAsia="ja-JP"/>
              </w:rPr>
              <w:t xml:space="preserve"> party notification system </w:t>
            </w:r>
            <w:r w:rsidRPr="1CCAE337">
              <w:rPr>
                <w:rFonts w:ascii="Calibri Light" w:eastAsia="Calibri Light" w:hAnsi="Calibri Light" w:cs="Calibri Light"/>
                <w:sz w:val="20"/>
                <w:szCs w:val="20"/>
                <w:lang w:eastAsia="ja-JP"/>
              </w:rPr>
              <w:t xml:space="preserve">and </w:t>
            </w:r>
            <w:r w:rsidR="00C56587">
              <w:rPr>
                <w:rFonts w:ascii="Calibri Light" w:eastAsia="Calibri Light" w:hAnsi="Calibri Light" w:cs="Calibri Light"/>
                <w:sz w:val="20"/>
                <w:szCs w:val="20"/>
                <w:lang w:eastAsia="ja-JP"/>
              </w:rPr>
              <w:t>S/4</w:t>
            </w:r>
            <w:r w:rsidR="005C6331">
              <w:rPr>
                <w:rFonts w:ascii="Calibri Light" w:eastAsia="Calibri Light" w:hAnsi="Calibri Light" w:cs="Calibri Light"/>
                <w:sz w:val="20"/>
                <w:szCs w:val="20"/>
                <w:lang w:eastAsia="ja-JP"/>
              </w:rPr>
              <w:t xml:space="preserve"> </w:t>
            </w:r>
          </w:p>
        </w:tc>
        <w:tc>
          <w:tcPr>
            <w:tcW w:w="1710" w:type="dxa"/>
            <w:tcBorders>
              <w:top w:val="threeDEmboss" w:sz="6" w:space="0" w:color="auto"/>
              <w:bottom w:val="threeDEmboss" w:sz="6" w:space="0" w:color="auto"/>
            </w:tcBorders>
            <w:vAlign w:val="center"/>
          </w:tcPr>
          <w:p w14:paraId="59BC4DA1" w14:textId="77777777" w:rsidR="00273803" w:rsidRDefault="00273803" w:rsidP="004800CD">
            <w:pPr>
              <w:pStyle w:val="TableField-Left"/>
              <w:jc w:val="center"/>
              <w:rPr>
                <w:rFonts w:ascii="Calibri Light" w:eastAsia="Calibri Light" w:hAnsi="Calibri Light" w:cs="Calibri Light"/>
              </w:rPr>
            </w:pPr>
            <w:r w:rsidRPr="1CCAE337">
              <w:rPr>
                <w:rFonts w:ascii="Calibri Light" w:eastAsia="Calibri Light" w:hAnsi="Calibri Light" w:cs="Calibri Light"/>
              </w:rPr>
              <w:t>Medium</w:t>
            </w:r>
          </w:p>
        </w:tc>
        <w:tc>
          <w:tcPr>
            <w:tcW w:w="1890" w:type="dxa"/>
            <w:tcBorders>
              <w:top w:val="threeDEmboss" w:sz="6" w:space="0" w:color="auto"/>
              <w:bottom w:val="threeDEmboss" w:sz="6" w:space="0" w:color="auto"/>
            </w:tcBorders>
            <w:vAlign w:val="center"/>
          </w:tcPr>
          <w:p w14:paraId="6CD6D101" w14:textId="1E01B291" w:rsidR="00A3410F" w:rsidRDefault="00DE7681" w:rsidP="007F3D07">
            <w:pPr>
              <w:rPr>
                <w:rFonts w:ascii="Calibri Light,MS Mincho" w:eastAsia="Calibri Light,MS Mincho" w:hAnsi="Calibri Light,MS Mincho" w:cs="Calibri Light,MS Mincho"/>
                <w:sz w:val="20"/>
                <w:szCs w:val="20"/>
                <w:lang w:eastAsia="ja-JP"/>
              </w:rPr>
            </w:pPr>
            <w:r w:rsidRPr="770BDB59">
              <w:rPr>
                <w:rFonts w:ascii="Calibri Light" w:eastAsia="Calibri Light" w:hAnsi="Calibri Light" w:cs="Calibri Light"/>
                <w:sz w:val="20"/>
                <w:szCs w:val="20"/>
                <w:lang w:eastAsia="ja-JP"/>
              </w:rPr>
              <w:t>I</w:t>
            </w:r>
            <w:r w:rsidR="00A3410F" w:rsidRPr="770BDB59">
              <w:rPr>
                <w:rFonts w:ascii="Calibri Light" w:eastAsia="Calibri Light" w:hAnsi="Calibri Light" w:cs="Calibri Light"/>
                <w:sz w:val="20"/>
                <w:szCs w:val="20"/>
                <w:lang w:eastAsia="ja-JP"/>
              </w:rPr>
              <w:t>-CIM-CS-09 Interface between 3</w:t>
            </w:r>
            <w:r w:rsidR="00A3410F" w:rsidRPr="770BDB59">
              <w:rPr>
                <w:rFonts w:ascii="Calibri Light" w:eastAsia="Calibri Light" w:hAnsi="Calibri Light" w:cs="Calibri Light"/>
                <w:sz w:val="20"/>
                <w:szCs w:val="20"/>
                <w:vertAlign w:val="superscript"/>
                <w:lang w:eastAsia="ja-JP"/>
              </w:rPr>
              <w:t>rd</w:t>
            </w:r>
            <w:r w:rsidR="00A3410F" w:rsidRPr="770BDB59">
              <w:rPr>
                <w:rFonts w:ascii="Calibri Light" w:eastAsia="Calibri Light" w:hAnsi="Calibri Light" w:cs="Calibri Light"/>
                <w:sz w:val="20"/>
                <w:szCs w:val="20"/>
                <w:lang w:eastAsia="ja-JP"/>
              </w:rPr>
              <w:t xml:space="preserve"> party notification and </w:t>
            </w:r>
            <w:r w:rsidR="00C56587">
              <w:rPr>
                <w:rFonts w:ascii="Calibri Light" w:eastAsia="Calibri Light" w:hAnsi="Calibri Light" w:cs="Calibri Light"/>
                <w:sz w:val="20"/>
                <w:szCs w:val="20"/>
                <w:lang w:eastAsia="ja-JP"/>
              </w:rPr>
              <w:t>S/4</w:t>
            </w:r>
          </w:p>
          <w:p w14:paraId="27FB0D7B" w14:textId="243A156C" w:rsidR="00273803" w:rsidRDefault="00A3410F" w:rsidP="007F3D07">
            <w:pPr>
              <w:rPr>
                <w:rFonts w:ascii="Calibri Light,MS Mincho" w:eastAsia="Calibri Light,MS Mincho" w:hAnsi="Calibri Light,MS Mincho" w:cs="Calibri Light,MS Mincho"/>
                <w:sz w:val="20"/>
                <w:szCs w:val="20"/>
                <w:lang w:eastAsia="ja-JP"/>
              </w:rPr>
            </w:pPr>
            <w:r w:rsidRPr="770BDB59">
              <w:rPr>
                <w:rFonts w:ascii="Calibri Light" w:eastAsia="Calibri Light" w:hAnsi="Calibri Light" w:cs="Calibri Light"/>
                <w:sz w:val="20"/>
                <w:szCs w:val="20"/>
                <w:lang w:eastAsia="ja-JP"/>
              </w:rPr>
              <w:t xml:space="preserve">** This is a new </w:t>
            </w:r>
            <w:r w:rsidR="00220DD3" w:rsidRPr="770BDB59">
              <w:rPr>
                <w:rFonts w:ascii="Calibri Light" w:eastAsia="Calibri Light" w:hAnsi="Calibri Light" w:cs="Calibri Light"/>
                <w:sz w:val="20"/>
                <w:szCs w:val="20"/>
                <w:lang w:eastAsia="ja-JP"/>
              </w:rPr>
              <w:t xml:space="preserve">TIER 1 </w:t>
            </w:r>
            <w:r w:rsidRPr="770BDB59">
              <w:rPr>
                <w:rFonts w:ascii="Calibri Light" w:eastAsia="Calibri Light" w:hAnsi="Calibri Light" w:cs="Calibri Light"/>
                <w:sz w:val="20"/>
                <w:szCs w:val="20"/>
                <w:lang w:eastAsia="ja-JP"/>
              </w:rPr>
              <w:t>RICEFW</w:t>
            </w:r>
          </w:p>
        </w:tc>
      </w:tr>
      <w:tr w:rsidR="001355FA" w:rsidRPr="00D87994" w14:paraId="60A694D0" w14:textId="77777777" w:rsidTr="17BB63CF">
        <w:trPr>
          <w:cantSplit/>
          <w:trHeight w:val="432"/>
        </w:trPr>
        <w:tc>
          <w:tcPr>
            <w:tcW w:w="5868" w:type="dxa"/>
            <w:tcBorders>
              <w:top w:val="threeDEmboss" w:sz="6" w:space="0" w:color="auto"/>
              <w:bottom w:val="threeDEmboss" w:sz="6" w:space="0" w:color="auto"/>
            </w:tcBorders>
            <w:vAlign w:val="center"/>
          </w:tcPr>
          <w:p w14:paraId="1B1B8745" w14:textId="7CA81B4B" w:rsidR="001355FA" w:rsidDel="00A3410F" w:rsidRDefault="001355FA" w:rsidP="001355FA">
            <w:pPr>
              <w:rPr>
                <w:rFonts w:ascii="Calibri Light,MS Mincho" w:eastAsia="Calibri Light,MS Mincho" w:hAnsi="Calibri Light,MS Mincho" w:cs="Calibri Light,MS Mincho"/>
                <w:sz w:val="20"/>
                <w:szCs w:val="20"/>
                <w:lang w:eastAsia="ja-JP"/>
              </w:rPr>
            </w:pPr>
            <w:r w:rsidRPr="770BDB59">
              <w:rPr>
                <w:rFonts w:ascii="Calibri Light" w:eastAsia="Calibri Light" w:hAnsi="Calibri Light" w:cs="Calibri Light"/>
                <w:sz w:val="20"/>
                <w:szCs w:val="20"/>
                <w:lang w:eastAsia="ja-JP"/>
              </w:rPr>
              <w:t>Ability for system to opt out a customer from receiving a or all future email</w:t>
            </w:r>
          </w:p>
        </w:tc>
        <w:tc>
          <w:tcPr>
            <w:tcW w:w="1710" w:type="dxa"/>
            <w:tcBorders>
              <w:top w:val="threeDEmboss" w:sz="6" w:space="0" w:color="auto"/>
              <w:bottom w:val="threeDEmboss" w:sz="6" w:space="0" w:color="auto"/>
            </w:tcBorders>
            <w:vAlign w:val="center"/>
          </w:tcPr>
          <w:p w14:paraId="0A211FF6" w14:textId="48EF462E" w:rsidR="001355FA" w:rsidDel="00A3410F" w:rsidRDefault="001355FA" w:rsidP="001355FA">
            <w:pPr>
              <w:pStyle w:val="TableField-Left"/>
              <w:jc w:val="center"/>
              <w:rPr>
                <w:rFonts w:ascii="Calibri Light" w:eastAsia="Calibri Light" w:hAnsi="Calibri Light" w:cs="Calibri Light"/>
              </w:rPr>
            </w:pPr>
            <w:r w:rsidRPr="770BDB59">
              <w:rPr>
                <w:rFonts w:ascii="Calibri Light" w:eastAsia="Calibri Light" w:hAnsi="Calibri Light" w:cs="Calibri Light"/>
              </w:rPr>
              <w:t>Medium</w:t>
            </w:r>
          </w:p>
        </w:tc>
        <w:tc>
          <w:tcPr>
            <w:tcW w:w="1890" w:type="dxa"/>
            <w:tcBorders>
              <w:top w:val="threeDEmboss" w:sz="6" w:space="0" w:color="auto"/>
              <w:bottom w:val="threeDEmboss" w:sz="6" w:space="0" w:color="auto"/>
            </w:tcBorders>
            <w:vAlign w:val="center"/>
          </w:tcPr>
          <w:p w14:paraId="3CDB46B1" w14:textId="528DF6A2" w:rsidR="001355FA" w:rsidRPr="001355FA" w:rsidRDefault="002445ED" w:rsidP="001355FA">
            <w:pPr>
              <w:rPr>
                <w:rFonts w:ascii="Calibri Light,MS Mincho" w:eastAsia="Calibri Light,MS Mincho" w:hAnsi="Calibri Light,MS Mincho" w:cs="Calibri Light,MS Mincho"/>
                <w:sz w:val="20"/>
                <w:szCs w:val="20"/>
                <w:lang w:eastAsia="ja-JP"/>
              </w:rPr>
            </w:pPr>
            <w:r w:rsidRPr="1CCAE337">
              <w:rPr>
                <w:rFonts w:ascii="Calibri Light" w:eastAsia="Calibri Light" w:hAnsi="Calibri Light" w:cs="Calibri Light"/>
                <w:sz w:val="20"/>
                <w:szCs w:val="20"/>
                <w:lang w:eastAsia="ja-JP"/>
              </w:rPr>
              <w:t>I</w:t>
            </w:r>
            <w:r w:rsidR="001355FA" w:rsidRPr="1CCAE337">
              <w:rPr>
                <w:rFonts w:ascii="Calibri Light" w:eastAsia="Calibri Light" w:hAnsi="Calibri Light" w:cs="Calibri Light"/>
                <w:sz w:val="20"/>
                <w:szCs w:val="20"/>
                <w:lang w:eastAsia="ja-JP"/>
              </w:rPr>
              <w:t>-CIM-CS-09 Web Service for Opt Out Correspondence Request via email</w:t>
            </w:r>
          </w:p>
          <w:p w14:paraId="33D3D531" w14:textId="5C9FE1D9" w:rsidR="001355FA" w:rsidRPr="00A95435" w:rsidRDefault="001355FA" w:rsidP="001355FA">
            <w:pPr>
              <w:rPr>
                <w:rFonts w:ascii="Calibri Light,MS Mincho" w:eastAsia="Calibri Light,MS Mincho" w:hAnsi="Calibri Light,MS Mincho" w:cs="Calibri Light,MS Mincho"/>
                <w:sz w:val="20"/>
                <w:szCs w:val="20"/>
                <w:lang w:eastAsia="ja-JP"/>
              </w:rPr>
            </w:pPr>
            <w:r w:rsidRPr="770BDB59">
              <w:rPr>
                <w:rFonts w:ascii="Calibri Light" w:eastAsia="Calibri Light" w:hAnsi="Calibri Light" w:cs="Calibri Light"/>
                <w:sz w:val="20"/>
                <w:szCs w:val="20"/>
                <w:lang w:eastAsia="ja-JP"/>
              </w:rPr>
              <w:t>** This is a new Tier 1 RICEFW</w:t>
            </w:r>
          </w:p>
        </w:tc>
      </w:tr>
      <w:tr w:rsidR="001355FA" w:rsidRPr="00D87994" w14:paraId="5F6D2BFD" w14:textId="77777777" w:rsidTr="17BB63CF">
        <w:trPr>
          <w:cantSplit/>
          <w:trHeight w:val="432"/>
        </w:trPr>
        <w:tc>
          <w:tcPr>
            <w:tcW w:w="5868" w:type="dxa"/>
            <w:tcBorders>
              <w:top w:val="threeDEmboss" w:sz="6" w:space="0" w:color="auto"/>
              <w:bottom w:val="threeDEmboss" w:sz="6" w:space="0" w:color="auto"/>
            </w:tcBorders>
            <w:vAlign w:val="center"/>
          </w:tcPr>
          <w:p w14:paraId="5AC3E9D0" w14:textId="6BE15DB2" w:rsidR="001355FA" w:rsidDel="00A3410F" w:rsidRDefault="002445ED" w:rsidP="002445ED">
            <w:pPr>
              <w:rPr>
                <w:rFonts w:ascii="Calibri Light,MS Mincho" w:eastAsia="Calibri Light,MS Mincho" w:hAnsi="Calibri Light,MS Mincho" w:cs="Calibri Light,MS Mincho"/>
                <w:sz w:val="20"/>
                <w:szCs w:val="20"/>
                <w:lang w:eastAsia="ja-JP"/>
              </w:rPr>
            </w:pPr>
            <w:r w:rsidRPr="770BDB59">
              <w:rPr>
                <w:rFonts w:ascii="Calibri Light" w:eastAsia="Calibri Light" w:hAnsi="Calibri Light" w:cs="Calibri Light"/>
                <w:sz w:val="20"/>
                <w:szCs w:val="20"/>
                <w:lang w:eastAsia="ja-JP"/>
              </w:rPr>
              <w:t>The system shall enable a recipient of a email Maintenance Outage Restoration Alert to indicate their power is still out via the alert (e.g., reply NO POWER or land on webpage to indicate no power) which will automatically create a TO for the premise.</w:t>
            </w:r>
          </w:p>
        </w:tc>
        <w:tc>
          <w:tcPr>
            <w:tcW w:w="1710" w:type="dxa"/>
            <w:tcBorders>
              <w:top w:val="threeDEmboss" w:sz="6" w:space="0" w:color="auto"/>
              <w:bottom w:val="threeDEmboss" w:sz="6" w:space="0" w:color="auto"/>
            </w:tcBorders>
            <w:vAlign w:val="center"/>
          </w:tcPr>
          <w:p w14:paraId="28EDBE1C" w14:textId="32DEA5F3" w:rsidR="001355FA" w:rsidDel="00A3410F" w:rsidRDefault="001355FA" w:rsidP="001355FA">
            <w:pPr>
              <w:pStyle w:val="TableField-Left"/>
              <w:jc w:val="center"/>
              <w:rPr>
                <w:rFonts w:ascii="Calibri Light" w:eastAsia="Calibri Light" w:hAnsi="Calibri Light" w:cs="Calibri Light"/>
              </w:rPr>
            </w:pPr>
            <w:r w:rsidRPr="770BDB59">
              <w:rPr>
                <w:rFonts w:ascii="Calibri Light" w:eastAsia="Calibri Light" w:hAnsi="Calibri Light" w:cs="Calibri Light"/>
              </w:rPr>
              <w:t>Medium</w:t>
            </w:r>
          </w:p>
        </w:tc>
        <w:tc>
          <w:tcPr>
            <w:tcW w:w="1890" w:type="dxa"/>
            <w:tcBorders>
              <w:top w:val="threeDEmboss" w:sz="6" w:space="0" w:color="auto"/>
              <w:bottom w:val="threeDEmboss" w:sz="6" w:space="0" w:color="auto"/>
            </w:tcBorders>
            <w:vAlign w:val="center"/>
          </w:tcPr>
          <w:p w14:paraId="500E8D68" w14:textId="77777777" w:rsidR="001355FA" w:rsidRDefault="001355FA" w:rsidP="001355FA">
            <w:pPr>
              <w:rPr>
                <w:rFonts w:ascii="Calibri Light" w:eastAsia="Calibri Light" w:hAnsi="Calibri Light" w:cs="Calibri Light"/>
                <w:sz w:val="20"/>
                <w:szCs w:val="20"/>
                <w:lang w:eastAsia="ja-JP"/>
              </w:rPr>
            </w:pPr>
            <w:r w:rsidRPr="770BDB59">
              <w:rPr>
                <w:rFonts w:ascii="Calibri Light" w:eastAsia="Calibri Light" w:hAnsi="Calibri Light" w:cs="Calibri Light"/>
                <w:sz w:val="20"/>
                <w:szCs w:val="20"/>
                <w:lang w:eastAsia="ja-JP"/>
              </w:rPr>
              <w:t>I-CIM-CS-09 Web Service for Outage Alert Response via email</w:t>
            </w:r>
          </w:p>
          <w:p w14:paraId="43A30114" w14:textId="02935E1B" w:rsidR="000C45A4" w:rsidRPr="001355FA" w:rsidRDefault="000C45A4" w:rsidP="001355FA">
            <w:pPr>
              <w:rPr>
                <w:rFonts w:ascii="Calibri Light,MS Mincho" w:eastAsia="Calibri Light,MS Mincho" w:hAnsi="Calibri Light,MS Mincho" w:cs="Calibri Light,MS Mincho"/>
                <w:sz w:val="20"/>
                <w:szCs w:val="20"/>
                <w:lang w:eastAsia="ja-JP"/>
              </w:rPr>
            </w:pPr>
            <w:r>
              <w:rPr>
                <w:rFonts w:ascii="Calibri Light" w:eastAsia="Calibri Light" w:hAnsi="Calibri Light" w:cs="Calibri Light"/>
                <w:sz w:val="20"/>
                <w:szCs w:val="20"/>
                <w:lang w:eastAsia="ja-JP"/>
              </w:rPr>
              <w:t>** This is a new Tier 1 RICEFW</w:t>
            </w:r>
          </w:p>
        </w:tc>
      </w:tr>
    </w:tbl>
    <w:p w14:paraId="1EF7015B" w14:textId="77777777" w:rsidR="00E0118B" w:rsidRDefault="00E0118B" w:rsidP="005656E6">
      <w:pPr>
        <w:pStyle w:val="Heading3"/>
        <w:keepNext/>
        <w:numPr>
          <w:ilvl w:val="2"/>
          <w:numId w:val="16"/>
        </w:numPr>
        <w:tabs>
          <w:tab w:val="left" w:pos="1440"/>
        </w:tabs>
        <w:spacing w:before="120" w:after="120"/>
        <w:ind w:left="1440" w:hanging="900"/>
      </w:pPr>
      <w:bookmarkStart w:id="183" w:name="_Toc406588325"/>
      <w:bookmarkStart w:id="184" w:name="_Toc491613838"/>
      <w:bookmarkStart w:id="185" w:name="_Toc512875808"/>
      <w:r>
        <w:t>Conversion</w:t>
      </w:r>
      <w:bookmarkEnd w:id="183"/>
      <w:bookmarkEnd w:id="184"/>
      <w:bookmarkEnd w:id="185"/>
    </w:p>
    <w:tbl>
      <w:tblPr>
        <w:tblW w:w="9468"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5868"/>
        <w:gridCol w:w="1710"/>
        <w:gridCol w:w="1890"/>
      </w:tblGrid>
      <w:tr w:rsidR="00E0118B" w:rsidRPr="00D87994" w14:paraId="6E6A2B6E" w14:textId="77777777" w:rsidTr="17BB63CF">
        <w:trPr>
          <w:cantSplit/>
          <w:trHeight w:val="432"/>
          <w:tblHeader/>
        </w:trPr>
        <w:tc>
          <w:tcPr>
            <w:tcW w:w="5868" w:type="dxa"/>
            <w:tcBorders>
              <w:top w:val="threeDEmboss" w:sz="6" w:space="0" w:color="auto"/>
              <w:bottom w:val="threeDEmboss" w:sz="6" w:space="0" w:color="auto"/>
            </w:tcBorders>
            <w:shd w:val="clear" w:color="auto" w:fill="F9FBAF"/>
            <w:vAlign w:val="center"/>
          </w:tcPr>
          <w:p w14:paraId="04FBCD77" w14:textId="77777777" w:rsidR="00E0118B" w:rsidRPr="004800CD" w:rsidRDefault="00E0118B" w:rsidP="0035091A">
            <w:pPr>
              <w:pStyle w:val="TableHeader-Left"/>
              <w:rPr>
                <w:rFonts w:ascii="Calibri Light" w:eastAsia="Calibri Light" w:hAnsi="Calibri Light" w:cs="Calibri Light"/>
              </w:rPr>
            </w:pPr>
            <w:r w:rsidRPr="1CCAE337">
              <w:rPr>
                <w:rFonts w:ascii="Calibri Light" w:eastAsia="Calibri Light" w:hAnsi="Calibri Light" w:cs="Calibri Light"/>
              </w:rPr>
              <w:t>Description (include the Business Purpose)</w:t>
            </w:r>
          </w:p>
        </w:tc>
        <w:tc>
          <w:tcPr>
            <w:tcW w:w="1710" w:type="dxa"/>
            <w:tcBorders>
              <w:top w:val="threeDEmboss" w:sz="6" w:space="0" w:color="auto"/>
              <w:bottom w:val="threeDEmboss" w:sz="6" w:space="0" w:color="auto"/>
            </w:tcBorders>
            <w:shd w:val="clear" w:color="auto" w:fill="F9FBAF"/>
            <w:vAlign w:val="center"/>
          </w:tcPr>
          <w:p w14:paraId="4B05F3B2" w14:textId="77777777" w:rsidR="00E0118B" w:rsidRPr="004800CD" w:rsidRDefault="00E0118B" w:rsidP="0035091A">
            <w:pPr>
              <w:pStyle w:val="TableHeader-Left"/>
              <w:rPr>
                <w:rFonts w:ascii="Calibri Light" w:eastAsia="Calibri Light" w:hAnsi="Calibri Light" w:cs="Calibri Light"/>
              </w:rPr>
            </w:pPr>
            <w:r w:rsidRPr="1CCAE337">
              <w:rPr>
                <w:rFonts w:ascii="Calibri Light" w:eastAsia="Calibri Light" w:hAnsi="Calibri Light" w:cs="Calibri Light"/>
              </w:rPr>
              <w:t xml:space="preserve">Complexity </w:t>
            </w:r>
          </w:p>
        </w:tc>
        <w:tc>
          <w:tcPr>
            <w:tcW w:w="1890" w:type="dxa"/>
            <w:tcBorders>
              <w:top w:val="threeDEmboss" w:sz="6" w:space="0" w:color="auto"/>
              <w:bottom w:val="threeDEmboss" w:sz="6" w:space="0" w:color="auto"/>
            </w:tcBorders>
            <w:shd w:val="clear" w:color="auto" w:fill="F9FBAF"/>
            <w:vAlign w:val="center"/>
          </w:tcPr>
          <w:p w14:paraId="3E62C69C" w14:textId="77777777" w:rsidR="00E0118B" w:rsidRPr="004800CD" w:rsidRDefault="00E0118B" w:rsidP="0035091A">
            <w:pPr>
              <w:pStyle w:val="TableHeader-Left"/>
              <w:rPr>
                <w:rFonts w:ascii="Calibri Light" w:eastAsia="Calibri Light" w:hAnsi="Calibri Light" w:cs="Calibri Light"/>
              </w:rPr>
            </w:pPr>
            <w:r w:rsidRPr="1CCAE337">
              <w:rPr>
                <w:rFonts w:ascii="Calibri Light" w:eastAsia="Calibri Light" w:hAnsi="Calibri Light" w:cs="Calibri Light"/>
              </w:rPr>
              <w:t>Reference ID</w:t>
            </w:r>
          </w:p>
        </w:tc>
      </w:tr>
      <w:tr w:rsidR="00E0118B" w:rsidRPr="00D87994" w14:paraId="05F62FE1" w14:textId="77777777" w:rsidTr="17BB63CF">
        <w:trPr>
          <w:cantSplit/>
          <w:trHeight w:val="432"/>
        </w:trPr>
        <w:tc>
          <w:tcPr>
            <w:tcW w:w="5868" w:type="dxa"/>
            <w:tcBorders>
              <w:top w:val="threeDEmboss" w:sz="6" w:space="0" w:color="auto"/>
              <w:bottom w:val="single" w:sz="6" w:space="0" w:color="auto"/>
            </w:tcBorders>
            <w:vAlign w:val="center"/>
          </w:tcPr>
          <w:p w14:paraId="7A111637" w14:textId="77777777" w:rsidR="00E0118B" w:rsidRPr="004800CD" w:rsidRDefault="00E0118B" w:rsidP="0035091A">
            <w:pPr>
              <w:pStyle w:val="TableField-Left"/>
              <w:rPr>
                <w:rFonts w:ascii="Calibri Light" w:hAnsi="Calibri Light"/>
                <w:szCs w:val="24"/>
              </w:rPr>
            </w:pPr>
          </w:p>
        </w:tc>
        <w:tc>
          <w:tcPr>
            <w:tcW w:w="1710" w:type="dxa"/>
            <w:tcBorders>
              <w:top w:val="threeDEmboss" w:sz="6" w:space="0" w:color="auto"/>
              <w:bottom w:val="single" w:sz="6" w:space="0" w:color="auto"/>
            </w:tcBorders>
            <w:vAlign w:val="center"/>
          </w:tcPr>
          <w:p w14:paraId="7C8E3489" w14:textId="77777777" w:rsidR="00E0118B" w:rsidRPr="004800CD" w:rsidRDefault="00E0118B" w:rsidP="006408B1">
            <w:pPr>
              <w:pStyle w:val="TableField-Left"/>
              <w:jc w:val="center"/>
              <w:rPr>
                <w:rFonts w:ascii="Calibri Light" w:hAnsi="Calibri Light"/>
                <w:szCs w:val="24"/>
              </w:rPr>
            </w:pPr>
          </w:p>
        </w:tc>
        <w:tc>
          <w:tcPr>
            <w:tcW w:w="1890" w:type="dxa"/>
            <w:tcBorders>
              <w:top w:val="threeDEmboss" w:sz="6" w:space="0" w:color="auto"/>
              <w:bottom w:val="single" w:sz="6" w:space="0" w:color="auto"/>
            </w:tcBorders>
            <w:vAlign w:val="center"/>
          </w:tcPr>
          <w:p w14:paraId="76827602" w14:textId="77777777" w:rsidR="00E0118B" w:rsidRPr="004800CD" w:rsidRDefault="00E0118B" w:rsidP="0035091A">
            <w:pPr>
              <w:pStyle w:val="TableField-Left"/>
              <w:rPr>
                <w:rFonts w:ascii="Calibri Light" w:hAnsi="Calibri Light"/>
                <w:szCs w:val="24"/>
              </w:rPr>
            </w:pPr>
          </w:p>
        </w:tc>
      </w:tr>
    </w:tbl>
    <w:p w14:paraId="509775AC" w14:textId="77777777" w:rsidR="00E0118B" w:rsidRDefault="00E0118B" w:rsidP="005656E6">
      <w:pPr>
        <w:pStyle w:val="Heading3"/>
        <w:keepNext/>
        <w:numPr>
          <w:ilvl w:val="2"/>
          <w:numId w:val="16"/>
        </w:numPr>
        <w:tabs>
          <w:tab w:val="left" w:pos="1440"/>
        </w:tabs>
        <w:spacing w:before="120" w:after="120"/>
      </w:pPr>
      <w:bookmarkStart w:id="186" w:name="_Toc503801732"/>
      <w:bookmarkStart w:id="187" w:name="_Toc406588326"/>
      <w:bookmarkStart w:id="188" w:name="_Toc491613839"/>
      <w:bookmarkStart w:id="189" w:name="_Toc512875809"/>
      <w:bookmarkEnd w:id="186"/>
      <w:r>
        <w:t>Enhancements</w:t>
      </w:r>
      <w:bookmarkEnd w:id="187"/>
      <w:bookmarkEnd w:id="188"/>
      <w:bookmarkEnd w:id="189"/>
    </w:p>
    <w:tbl>
      <w:tblPr>
        <w:tblW w:w="9468"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4997"/>
        <w:gridCol w:w="1577"/>
        <w:gridCol w:w="2894"/>
      </w:tblGrid>
      <w:tr w:rsidR="00E0118B" w:rsidRPr="00D87994" w14:paraId="3D246697" w14:textId="77777777" w:rsidTr="17BB63CF">
        <w:trPr>
          <w:cantSplit/>
          <w:trHeight w:val="432"/>
          <w:tblHeader/>
        </w:trPr>
        <w:tc>
          <w:tcPr>
            <w:tcW w:w="4997" w:type="dxa"/>
            <w:tcBorders>
              <w:top w:val="threeDEmboss" w:sz="6" w:space="0" w:color="auto"/>
              <w:bottom w:val="threeDEmboss" w:sz="6" w:space="0" w:color="auto"/>
            </w:tcBorders>
            <w:shd w:val="clear" w:color="auto" w:fill="F9FBAF"/>
            <w:vAlign w:val="center"/>
          </w:tcPr>
          <w:p w14:paraId="5D8A2465" w14:textId="77777777" w:rsidR="00E0118B" w:rsidRPr="004800CD" w:rsidRDefault="00E0118B" w:rsidP="0035091A">
            <w:pPr>
              <w:pStyle w:val="TableHeader-Left"/>
              <w:rPr>
                <w:rFonts w:ascii="Calibri Light" w:eastAsia="Calibri Light" w:hAnsi="Calibri Light" w:cs="Calibri Light"/>
              </w:rPr>
            </w:pPr>
            <w:r w:rsidRPr="1CCAE337">
              <w:rPr>
                <w:rFonts w:ascii="Calibri Light" w:eastAsia="Calibri Light" w:hAnsi="Calibri Light" w:cs="Calibri Light"/>
              </w:rPr>
              <w:t>Description (include the Business Purpose)</w:t>
            </w:r>
          </w:p>
        </w:tc>
        <w:tc>
          <w:tcPr>
            <w:tcW w:w="1577" w:type="dxa"/>
            <w:tcBorders>
              <w:top w:val="threeDEmboss" w:sz="6" w:space="0" w:color="auto"/>
              <w:bottom w:val="threeDEmboss" w:sz="6" w:space="0" w:color="auto"/>
            </w:tcBorders>
            <w:shd w:val="clear" w:color="auto" w:fill="F9FBAF"/>
            <w:vAlign w:val="center"/>
          </w:tcPr>
          <w:p w14:paraId="17A31986" w14:textId="77777777" w:rsidR="00E0118B" w:rsidRPr="004800CD" w:rsidRDefault="00E0118B" w:rsidP="0035091A">
            <w:pPr>
              <w:pStyle w:val="TableHeader-Left"/>
              <w:rPr>
                <w:rFonts w:ascii="Calibri Light" w:eastAsia="Calibri Light" w:hAnsi="Calibri Light" w:cs="Calibri Light"/>
              </w:rPr>
            </w:pPr>
            <w:r w:rsidRPr="1CCAE337">
              <w:rPr>
                <w:rFonts w:ascii="Calibri Light" w:eastAsia="Calibri Light" w:hAnsi="Calibri Light" w:cs="Calibri Light"/>
              </w:rPr>
              <w:t xml:space="preserve">Complexity </w:t>
            </w:r>
          </w:p>
          <w:p w14:paraId="6716F38F" w14:textId="77777777" w:rsidR="00E0118B" w:rsidRPr="004800CD" w:rsidRDefault="00E0118B" w:rsidP="0035091A">
            <w:pPr>
              <w:pStyle w:val="TableHeader-Left"/>
              <w:rPr>
                <w:rFonts w:ascii="Calibri Light" w:hAnsi="Calibri Light"/>
              </w:rPr>
            </w:pPr>
          </w:p>
        </w:tc>
        <w:tc>
          <w:tcPr>
            <w:tcW w:w="2894" w:type="dxa"/>
            <w:tcBorders>
              <w:top w:val="threeDEmboss" w:sz="6" w:space="0" w:color="auto"/>
              <w:bottom w:val="threeDEmboss" w:sz="6" w:space="0" w:color="auto"/>
            </w:tcBorders>
            <w:shd w:val="clear" w:color="auto" w:fill="F9FBAF"/>
            <w:vAlign w:val="center"/>
          </w:tcPr>
          <w:p w14:paraId="768A9288" w14:textId="77777777" w:rsidR="00E0118B" w:rsidRPr="004800CD" w:rsidRDefault="00E0118B" w:rsidP="0035091A">
            <w:pPr>
              <w:pStyle w:val="TableHeader-Left"/>
              <w:rPr>
                <w:rFonts w:ascii="Calibri Light" w:eastAsia="Calibri Light" w:hAnsi="Calibri Light" w:cs="Calibri Light"/>
              </w:rPr>
            </w:pPr>
            <w:r w:rsidRPr="1CCAE337">
              <w:rPr>
                <w:rFonts w:ascii="Calibri Light" w:eastAsia="Calibri Light" w:hAnsi="Calibri Light" w:cs="Calibri Light"/>
              </w:rPr>
              <w:t>Reference ID</w:t>
            </w:r>
          </w:p>
        </w:tc>
      </w:tr>
      <w:tr w:rsidR="00DB539B" w:rsidRPr="00D87994" w14:paraId="57C38F55" w14:textId="77777777" w:rsidTr="17BB63CF">
        <w:trPr>
          <w:cantSplit/>
          <w:trHeight w:val="567"/>
        </w:trPr>
        <w:tc>
          <w:tcPr>
            <w:tcW w:w="4997" w:type="dxa"/>
            <w:tcBorders>
              <w:top w:val="single" w:sz="6" w:space="0" w:color="auto"/>
              <w:bottom w:val="single" w:sz="6" w:space="0" w:color="auto"/>
            </w:tcBorders>
            <w:vAlign w:val="center"/>
          </w:tcPr>
          <w:p w14:paraId="38807A02" w14:textId="77777777" w:rsidR="0011154E" w:rsidRPr="00DB539B" w:rsidRDefault="00DB539B" w:rsidP="001A2980">
            <w:pPr>
              <w:rPr>
                <w:rFonts w:ascii="Calibri Light,MS Mincho" w:eastAsia="Calibri Light,MS Mincho" w:hAnsi="Calibri Light,MS Mincho" w:cs="Calibri Light,MS Mincho"/>
                <w:sz w:val="20"/>
                <w:szCs w:val="20"/>
                <w:lang w:eastAsia="ja-JP"/>
              </w:rPr>
            </w:pPr>
            <w:r w:rsidRPr="1CCAE337">
              <w:rPr>
                <w:rFonts w:ascii="Calibri Light" w:eastAsia="Calibri Light" w:hAnsi="Calibri Light" w:cs="Calibri Light"/>
                <w:sz w:val="20"/>
                <w:szCs w:val="20"/>
                <w:lang w:eastAsia="ja-JP"/>
              </w:rPr>
              <w:t>Create a BP Contact whenever a correspondence is uploaded to xECM</w:t>
            </w:r>
          </w:p>
        </w:tc>
        <w:tc>
          <w:tcPr>
            <w:tcW w:w="1577" w:type="dxa"/>
            <w:tcBorders>
              <w:top w:val="single" w:sz="6" w:space="0" w:color="auto"/>
              <w:bottom w:val="single" w:sz="6" w:space="0" w:color="auto"/>
            </w:tcBorders>
            <w:vAlign w:val="center"/>
          </w:tcPr>
          <w:p w14:paraId="33D57FAF" w14:textId="77777777" w:rsidR="00DB539B" w:rsidRPr="00DB539B" w:rsidRDefault="00DB539B" w:rsidP="00DB539B">
            <w:pPr>
              <w:pStyle w:val="TableField-Left"/>
              <w:spacing w:line="360" w:lineRule="auto"/>
              <w:jc w:val="center"/>
              <w:rPr>
                <w:rFonts w:ascii="Calibri Light" w:eastAsia="Calibri Light" w:hAnsi="Calibri Light" w:cs="Calibri Light"/>
              </w:rPr>
            </w:pPr>
            <w:r w:rsidRPr="1CCAE337">
              <w:rPr>
                <w:rFonts w:ascii="Calibri Light" w:eastAsia="Calibri Light" w:hAnsi="Calibri Light" w:cs="Calibri Light"/>
              </w:rPr>
              <w:t>Medium</w:t>
            </w:r>
          </w:p>
        </w:tc>
        <w:tc>
          <w:tcPr>
            <w:tcW w:w="2894" w:type="dxa"/>
            <w:tcBorders>
              <w:top w:val="single" w:sz="6" w:space="0" w:color="auto"/>
              <w:bottom w:val="single" w:sz="6" w:space="0" w:color="auto"/>
            </w:tcBorders>
            <w:vAlign w:val="center"/>
          </w:tcPr>
          <w:p w14:paraId="24C46667" w14:textId="77777777" w:rsidR="00DB539B" w:rsidRDefault="00A95435" w:rsidP="0035091A">
            <w:pPr>
              <w:pStyle w:val="TableField-Left"/>
              <w:rPr>
                <w:rFonts w:ascii="Calibri Light,Arial" w:eastAsia="Calibri Light,Arial" w:hAnsi="Calibri Light,Arial" w:cs="Calibri Light,Arial"/>
              </w:rPr>
            </w:pPr>
            <w:r w:rsidRPr="1CCAE337">
              <w:rPr>
                <w:rFonts w:ascii="Calibri Light" w:eastAsia="Calibri Light" w:hAnsi="Calibri Light" w:cs="Calibri Light"/>
              </w:rPr>
              <w:t>E-CIM-CS-11 - Auto IR creation for Inbound &amp; Outbound Correspondence/Communication</w:t>
            </w:r>
          </w:p>
          <w:p w14:paraId="20903810" w14:textId="72EA5FDC" w:rsidR="008300E9" w:rsidRPr="00DB539B" w:rsidRDefault="008300E9" w:rsidP="0035091A">
            <w:pPr>
              <w:pStyle w:val="TableField-Left"/>
              <w:rPr>
                <w:rFonts w:ascii="Calibri Light" w:eastAsia="Calibri Light" w:hAnsi="Calibri Light" w:cs="Calibri Light"/>
                <w:strike/>
              </w:rPr>
            </w:pPr>
            <w:r w:rsidRPr="1CCAE337">
              <w:rPr>
                <w:rFonts w:ascii="Calibri Light" w:eastAsia="Calibri Light" w:hAnsi="Calibri Light" w:cs="Calibri Light"/>
              </w:rPr>
              <w:t>** This will be changed to a Tier 1 RICEFW</w:t>
            </w:r>
          </w:p>
        </w:tc>
      </w:tr>
      <w:tr w:rsidR="00F460BE" w:rsidRPr="00D87994" w14:paraId="09A9ED15" w14:textId="77777777" w:rsidTr="17BB63CF">
        <w:trPr>
          <w:cantSplit/>
          <w:trHeight w:val="567"/>
        </w:trPr>
        <w:tc>
          <w:tcPr>
            <w:tcW w:w="4997" w:type="dxa"/>
            <w:tcBorders>
              <w:top w:val="single" w:sz="6" w:space="0" w:color="auto"/>
              <w:bottom w:val="single" w:sz="6" w:space="0" w:color="auto"/>
            </w:tcBorders>
            <w:vAlign w:val="center"/>
          </w:tcPr>
          <w:p w14:paraId="045EA1B3" w14:textId="77777777" w:rsidR="00F460BE" w:rsidRPr="00B6406F" w:rsidRDefault="007D7628" w:rsidP="00A86DE4">
            <w:pPr>
              <w:rPr>
                <w:rFonts w:ascii="Calibri Light,MS Mincho" w:eastAsia="Calibri Light,MS Mincho" w:hAnsi="Calibri Light,MS Mincho" w:cs="Calibri Light,MS Mincho"/>
                <w:strike/>
                <w:sz w:val="20"/>
                <w:szCs w:val="20"/>
                <w:lang w:eastAsia="ja-JP"/>
              </w:rPr>
            </w:pPr>
            <w:r w:rsidRPr="00B6406F">
              <w:rPr>
                <w:rFonts w:ascii="Calibri Light" w:eastAsia="Calibri Light" w:hAnsi="Calibri Light" w:cs="Calibri Light"/>
                <w:strike/>
                <w:sz w:val="20"/>
                <w:szCs w:val="20"/>
                <w:lang w:eastAsia="ja-JP"/>
              </w:rPr>
              <w:t>Ability for system to send acknowledgement automatically for certain transactions/activities to customer that message/reply from customer is received by SCE. This shall be configurable.</w:t>
            </w:r>
          </w:p>
        </w:tc>
        <w:tc>
          <w:tcPr>
            <w:tcW w:w="1577" w:type="dxa"/>
            <w:tcBorders>
              <w:top w:val="single" w:sz="6" w:space="0" w:color="auto"/>
              <w:bottom w:val="single" w:sz="6" w:space="0" w:color="auto"/>
            </w:tcBorders>
            <w:vAlign w:val="center"/>
          </w:tcPr>
          <w:p w14:paraId="3D6E0022" w14:textId="77777777" w:rsidR="00F460BE" w:rsidRPr="00B6406F" w:rsidRDefault="001A2980" w:rsidP="006F7FAC">
            <w:pPr>
              <w:pStyle w:val="TableField-Left"/>
              <w:jc w:val="center"/>
              <w:rPr>
                <w:rFonts w:ascii="Calibri Light" w:eastAsia="Calibri Light" w:hAnsi="Calibri Light" w:cs="Calibri Light"/>
                <w:strike/>
              </w:rPr>
            </w:pPr>
            <w:r w:rsidRPr="00B6406F">
              <w:rPr>
                <w:rFonts w:ascii="Calibri Light" w:eastAsia="Calibri Light" w:hAnsi="Calibri Light" w:cs="Calibri Light"/>
                <w:strike/>
              </w:rPr>
              <w:t>M</w:t>
            </w:r>
            <w:r w:rsidR="00DB539B" w:rsidRPr="00B6406F">
              <w:rPr>
                <w:rFonts w:ascii="Calibri Light" w:eastAsia="Calibri Light" w:hAnsi="Calibri Light" w:cs="Calibri Light"/>
                <w:strike/>
              </w:rPr>
              <w:t>edium</w:t>
            </w:r>
          </w:p>
        </w:tc>
        <w:tc>
          <w:tcPr>
            <w:tcW w:w="2894" w:type="dxa"/>
            <w:tcBorders>
              <w:top w:val="single" w:sz="6" w:space="0" w:color="auto"/>
              <w:bottom w:val="single" w:sz="6" w:space="0" w:color="auto"/>
            </w:tcBorders>
            <w:vAlign w:val="center"/>
          </w:tcPr>
          <w:p w14:paraId="4007E35B" w14:textId="77777777" w:rsidR="00F460BE" w:rsidRPr="00B6406F" w:rsidRDefault="007D7628" w:rsidP="0035091A">
            <w:pPr>
              <w:pStyle w:val="TableField-Left"/>
              <w:rPr>
                <w:rFonts w:ascii="Calibri Light" w:eastAsia="Calibri Light" w:hAnsi="Calibri Light" w:cs="Calibri Light"/>
                <w:strike/>
              </w:rPr>
            </w:pPr>
            <w:r w:rsidRPr="00B6406F">
              <w:rPr>
                <w:rFonts w:ascii="Calibri Light" w:eastAsia="Calibri Light" w:hAnsi="Calibri Light" w:cs="Calibri Light"/>
                <w:strike/>
              </w:rPr>
              <w:t>E</w:t>
            </w:r>
            <w:r w:rsidR="001A2980" w:rsidRPr="00B6406F">
              <w:rPr>
                <w:rFonts w:ascii="Calibri Light" w:eastAsia="Calibri Light" w:hAnsi="Calibri Light" w:cs="Calibri Light"/>
                <w:strike/>
              </w:rPr>
              <w:t xml:space="preserve">-CIM-CS-09- </w:t>
            </w:r>
            <w:r w:rsidRPr="00B6406F">
              <w:rPr>
                <w:rFonts w:ascii="Calibri Light" w:eastAsia="Calibri Light" w:hAnsi="Calibri Light" w:cs="Calibri Light"/>
                <w:strike/>
              </w:rPr>
              <w:t xml:space="preserve">Send </w:t>
            </w:r>
            <w:r w:rsidR="001A2980" w:rsidRPr="00B6406F">
              <w:rPr>
                <w:rFonts w:ascii="Calibri Light" w:eastAsia="Calibri Light" w:hAnsi="Calibri Light" w:cs="Calibri Light"/>
                <w:strike/>
              </w:rPr>
              <w:t>automatic outbound acknowledgement</w:t>
            </w:r>
          </w:p>
        </w:tc>
      </w:tr>
      <w:tr w:rsidR="001A2980" w:rsidRPr="00D87994" w14:paraId="2C8BFA8B" w14:textId="77777777" w:rsidTr="17BB63CF">
        <w:trPr>
          <w:cantSplit/>
          <w:trHeight w:val="567"/>
        </w:trPr>
        <w:tc>
          <w:tcPr>
            <w:tcW w:w="4997" w:type="dxa"/>
            <w:tcBorders>
              <w:top w:val="single" w:sz="6" w:space="0" w:color="auto"/>
              <w:bottom w:val="single" w:sz="6" w:space="0" w:color="auto"/>
            </w:tcBorders>
            <w:vAlign w:val="center"/>
          </w:tcPr>
          <w:p w14:paraId="56F8FBFE" w14:textId="77777777" w:rsidR="001A2980" w:rsidRDefault="007D7628" w:rsidP="00D86793">
            <w:pPr>
              <w:rPr>
                <w:rFonts w:ascii="Calibri Light,MS Mincho" w:eastAsia="Calibri Light,MS Mincho" w:hAnsi="Calibri Light,MS Mincho" w:cs="Calibri Light,MS Mincho"/>
                <w:sz w:val="20"/>
                <w:szCs w:val="20"/>
                <w:lang w:eastAsia="ja-JP"/>
              </w:rPr>
            </w:pPr>
            <w:r w:rsidRPr="1CCAE337">
              <w:rPr>
                <w:rFonts w:ascii="Calibri Light" w:eastAsia="Calibri Light" w:hAnsi="Calibri Light" w:cs="Calibri Light"/>
                <w:sz w:val="20"/>
                <w:szCs w:val="20"/>
                <w:lang w:eastAsia="ja-JP"/>
              </w:rPr>
              <w:lastRenderedPageBreak/>
              <w:t>Ability for system or mass update to mark email address as inactive along with the reason after received a hard bounce back for the email. A log file will be generated</w:t>
            </w:r>
          </w:p>
          <w:p w14:paraId="28E83669" w14:textId="77777777" w:rsidR="007D7628" w:rsidRDefault="007D7628" w:rsidP="00D86793">
            <w:pPr>
              <w:rPr>
                <w:rFonts w:ascii="Calibri Light" w:eastAsia="MS Mincho" w:hAnsi="Calibri Light"/>
                <w:sz w:val="20"/>
                <w:szCs w:val="20"/>
                <w:lang w:eastAsia="ja-JP"/>
              </w:rPr>
            </w:pPr>
          </w:p>
          <w:p w14:paraId="6F7C2CA3" w14:textId="77777777" w:rsidR="007D7628" w:rsidRPr="007D7628" w:rsidRDefault="007D7628" w:rsidP="00D86793">
            <w:pPr>
              <w:rPr>
                <w:rFonts w:ascii="Calibri Light,MS Mincho" w:eastAsia="Calibri Light,MS Mincho" w:hAnsi="Calibri Light,MS Mincho" w:cs="Calibri Light,MS Mincho"/>
                <w:strike/>
                <w:sz w:val="20"/>
                <w:szCs w:val="20"/>
                <w:lang w:eastAsia="ja-JP"/>
              </w:rPr>
            </w:pPr>
            <w:r w:rsidRPr="1CCAE337">
              <w:rPr>
                <w:rFonts w:ascii="Calibri Light" w:eastAsia="Calibri Light" w:hAnsi="Calibri Light" w:cs="Calibri Light"/>
                <w:strike/>
                <w:sz w:val="20"/>
                <w:szCs w:val="20"/>
                <w:lang w:eastAsia="ja-JP"/>
              </w:rPr>
              <w:t>Ability for system or mass update to mark email address as inactive along with a reason after received x times of soft bounce (configurable number of time). A log file will be generated</w:t>
            </w:r>
          </w:p>
          <w:p w14:paraId="09C968E5" w14:textId="77777777" w:rsidR="007D7628" w:rsidRDefault="007D7628" w:rsidP="00D86793">
            <w:pPr>
              <w:rPr>
                <w:rFonts w:ascii="Calibri Light" w:eastAsia="MS Mincho" w:hAnsi="Calibri Light"/>
                <w:sz w:val="20"/>
                <w:szCs w:val="20"/>
                <w:lang w:eastAsia="ja-JP"/>
              </w:rPr>
            </w:pPr>
          </w:p>
          <w:p w14:paraId="0EC9E074" w14:textId="77777777" w:rsidR="007D7628" w:rsidRDefault="007D7628" w:rsidP="00D86793">
            <w:pPr>
              <w:rPr>
                <w:rFonts w:ascii="Calibri Light,MS Mincho" w:eastAsia="Calibri Light,MS Mincho" w:hAnsi="Calibri Light,MS Mincho" w:cs="Calibri Light,MS Mincho"/>
                <w:sz w:val="20"/>
                <w:szCs w:val="20"/>
                <w:lang w:eastAsia="ja-JP"/>
              </w:rPr>
            </w:pPr>
            <w:r w:rsidRPr="1CCAE337">
              <w:rPr>
                <w:rFonts w:ascii="Calibri Light" w:eastAsia="Calibri Light" w:hAnsi="Calibri Light" w:cs="Calibri Light"/>
                <w:sz w:val="20"/>
                <w:szCs w:val="20"/>
                <w:lang w:eastAsia="ja-JP"/>
              </w:rPr>
              <w:t>Ability for system or mass update to indicate phone number as inactive with a reason due to undelivered text/phone because phone is inactive. A log file will be generated</w:t>
            </w:r>
          </w:p>
          <w:p w14:paraId="71B46BA6" w14:textId="77777777" w:rsidR="007D7628" w:rsidRDefault="007D7628" w:rsidP="00D86793">
            <w:pPr>
              <w:rPr>
                <w:rFonts w:ascii="Calibri Light" w:eastAsia="MS Mincho" w:hAnsi="Calibri Light"/>
                <w:sz w:val="20"/>
                <w:szCs w:val="20"/>
                <w:lang w:eastAsia="ja-JP"/>
              </w:rPr>
            </w:pPr>
          </w:p>
          <w:p w14:paraId="3192B146" w14:textId="77777777" w:rsidR="007D7628" w:rsidRDefault="007D7628" w:rsidP="00D86793">
            <w:pPr>
              <w:rPr>
                <w:rFonts w:ascii="Calibri Light,MS Mincho" w:eastAsia="Calibri Light,MS Mincho" w:hAnsi="Calibri Light,MS Mincho" w:cs="Calibri Light,MS Mincho"/>
                <w:sz w:val="20"/>
                <w:szCs w:val="20"/>
                <w:lang w:eastAsia="ja-JP"/>
              </w:rPr>
            </w:pPr>
            <w:r w:rsidRPr="1CCAE337">
              <w:rPr>
                <w:rFonts w:ascii="Calibri Light" w:eastAsia="Calibri Light" w:hAnsi="Calibri Light" w:cs="Calibri Light"/>
                <w:sz w:val="20"/>
                <w:szCs w:val="20"/>
                <w:lang w:eastAsia="ja-JP"/>
              </w:rPr>
              <w:t>Ability for system or mass update to indicate phone number as inactive with a reason due to user blocking SCE text messages.</w:t>
            </w:r>
          </w:p>
          <w:p w14:paraId="63A7888B" w14:textId="77777777" w:rsidR="007D7628" w:rsidRPr="007D7628" w:rsidRDefault="007D7628" w:rsidP="00D86793">
            <w:pPr>
              <w:rPr>
                <w:rFonts w:ascii="Calibri Light" w:eastAsia="MS Mincho" w:hAnsi="Calibri Light"/>
                <w:strike/>
                <w:sz w:val="20"/>
                <w:szCs w:val="20"/>
                <w:lang w:eastAsia="ja-JP"/>
              </w:rPr>
            </w:pPr>
          </w:p>
          <w:p w14:paraId="2D2E2C97" w14:textId="77777777" w:rsidR="007D7628" w:rsidRPr="00327EC5" w:rsidRDefault="007D7628" w:rsidP="00D86793">
            <w:pPr>
              <w:rPr>
                <w:rFonts w:ascii="Calibri Light,MS Mincho" w:eastAsia="Calibri Light,MS Mincho" w:hAnsi="Calibri Light,MS Mincho" w:cs="Calibri Light,MS Mincho"/>
                <w:sz w:val="20"/>
                <w:szCs w:val="20"/>
                <w:lang w:eastAsia="ja-JP"/>
              </w:rPr>
            </w:pPr>
            <w:r w:rsidRPr="1CCAE337">
              <w:rPr>
                <w:rFonts w:ascii="Calibri Light" w:eastAsia="Calibri Light" w:hAnsi="Calibri Light" w:cs="Calibri Light"/>
                <w:sz w:val="20"/>
                <w:szCs w:val="20"/>
                <w:lang w:eastAsia="ja-JP"/>
              </w:rPr>
              <w:t>Ability for system or mass update to indicate phone number as inactive with a reason due to user blocking SCE voice calls. A log file will be generated</w:t>
            </w:r>
          </w:p>
          <w:p w14:paraId="5F716C81" w14:textId="77777777" w:rsidR="007D7628" w:rsidRDefault="007D7628" w:rsidP="00D86793">
            <w:pPr>
              <w:rPr>
                <w:rFonts w:ascii="Calibri Light" w:eastAsia="MS Mincho" w:hAnsi="Calibri Light"/>
                <w:sz w:val="20"/>
                <w:szCs w:val="20"/>
                <w:lang w:eastAsia="ja-JP"/>
              </w:rPr>
            </w:pPr>
          </w:p>
          <w:p w14:paraId="1D5C6DED" w14:textId="77777777" w:rsidR="007D7628" w:rsidRDefault="007D7628" w:rsidP="00D86793">
            <w:pPr>
              <w:rPr>
                <w:rFonts w:ascii="Calibri Light,MS Mincho" w:eastAsia="Calibri Light,MS Mincho" w:hAnsi="Calibri Light,MS Mincho" w:cs="Calibri Light,MS Mincho"/>
                <w:sz w:val="20"/>
                <w:szCs w:val="20"/>
                <w:lang w:eastAsia="ja-JP"/>
              </w:rPr>
            </w:pPr>
            <w:r w:rsidRPr="1CCAE337">
              <w:rPr>
                <w:rFonts w:ascii="Calibri Light" w:eastAsia="Calibri Light" w:hAnsi="Calibri Light" w:cs="Calibri Light"/>
                <w:sz w:val="20"/>
                <w:szCs w:val="20"/>
                <w:lang w:eastAsia="ja-JP"/>
              </w:rPr>
              <w:t>Ability for user manually to indicate phone number as inactive with a reason due to user blocking SCE text messages. A log file will be generated</w:t>
            </w:r>
          </w:p>
          <w:p w14:paraId="7DF1E77F" w14:textId="77777777" w:rsidR="007D7628" w:rsidRDefault="007D7628" w:rsidP="00D86793">
            <w:pPr>
              <w:rPr>
                <w:rFonts w:ascii="Calibri Light" w:eastAsia="MS Mincho" w:hAnsi="Calibri Light"/>
                <w:sz w:val="20"/>
                <w:szCs w:val="20"/>
                <w:lang w:eastAsia="ja-JP"/>
              </w:rPr>
            </w:pPr>
          </w:p>
          <w:p w14:paraId="444B0180" w14:textId="77777777" w:rsidR="007D7628" w:rsidRPr="00327EC5" w:rsidRDefault="007D7628" w:rsidP="00D86793">
            <w:pPr>
              <w:rPr>
                <w:rFonts w:ascii="Calibri Light,MS Mincho" w:eastAsia="Calibri Light,MS Mincho" w:hAnsi="Calibri Light,MS Mincho" w:cs="Calibri Light,MS Mincho"/>
                <w:sz w:val="20"/>
                <w:szCs w:val="20"/>
                <w:lang w:eastAsia="ja-JP"/>
              </w:rPr>
            </w:pPr>
            <w:r w:rsidRPr="1CCAE337">
              <w:rPr>
                <w:rFonts w:ascii="Calibri Light" w:eastAsia="Calibri Light" w:hAnsi="Calibri Light" w:cs="Calibri Light"/>
                <w:sz w:val="20"/>
                <w:szCs w:val="20"/>
                <w:lang w:eastAsia="ja-JP"/>
              </w:rPr>
              <w:t>Ability for user manually to indicate phone number as inactive with a reason due to user blocking SCE voice calls.</w:t>
            </w:r>
          </w:p>
        </w:tc>
        <w:tc>
          <w:tcPr>
            <w:tcW w:w="1577" w:type="dxa"/>
            <w:tcBorders>
              <w:top w:val="single" w:sz="6" w:space="0" w:color="auto"/>
              <w:bottom w:val="single" w:sz="6" w:space="0" w:color="auto"/>
            </w:tcBorders>
            <w:vAlign w:val="center"/>
          </w:tcPr>
          <w:p w14:paraId="0C8569D7" w14:textId="77777777" w:rsidR="001A2980" w:rsidRPr="00F2469F" w:rsidRDefault="00F2469F" w:rsidP="006F7FAC">
            <w:pPr>
              <w:pStyle w:val="TableField-Left"/>
              <w:jc w:val="center"/>
              <w:rPr>
                <w:rFonts w:ascii="Calibri Light" w:eastAsia="Calibri Light" w:hAnsi="Calibri Light" w:cs="Calibri Light"/>
              </w:rPr>
            </w:pPr>
            <w:r w:rsidRPr="1CCAE337">
              <w:rPr>
                <w:rFonts w:ascii="Calibri Light" w:eastAsia="Calibri Light" w:hAnsi="Calibri Light" w:cs="Calibri Light"/>
              </w:rPr>
              <w:t>Complex</w:t>
            </w:r>
          </w:p>
        </w:tc>
        <w:tc>
          <w:tcPr>
            <w:tcW w:w="2894" w:type="dxa"/>
            <w:tcBorders>
              <w:top w:val="single" w:sz="6" w:space="0" w:color="auto"/>
              <w:bottom w:val="single" w:sz="6" w:space="0" w:color="auto"/>
            </w:tcBorders>
            <w:vAlign w:val="center"/>
          </w:tcPr>
          <w:p w14:paraId="753A0484" w14:textId="77777777" w:rsidR="001A2980" w:rsidRPr="00F2469F" w:rsidRDefault="001A2980" w:rsidP="001A2980">
            <w:pPr>
              <w:rPr>
                <w:rFonts w:ascii="Calibri Light,MS Mincho" w:eastAsia="Calibri Light,MS Mincho" w:hAnsi="Calibri Light,MS Mincho" w:cs="Calibri Light,MS Mincho"/>
                <w:sz w:val="20"/>
                <w:szCs w:val="20"/>
                <w:lang w:eastAsia="ja-JP"/>
              </w:rPr>
            </w:pPr>
            <w:r w:rsidRPr="1CCAE337">
              <w:rPr>
                <w:rFonts w:ascii="Calibri Light" w:eastAsia="Calibri Light" w:hAnsi="Calibri Light" w:cs="Calibri Light"/>
                <w:sz w:val="20"/>
                <w:szCs w:val="20"/>
                <w:lang w:eastAsia="ja-JP"/>
              </w:rPr>
              <w:t>E-CIM-CS-09- Update contact detail as bad and update with a reason</w:t>
            </w:r>
          </w:p>
          <w:p w14:paraId="4DCC2A9F" w14:textId="77777777" w:rsidR="001A2980" w:rsidRPr="00F2469F" w:rsidRDefault="001A2980" w:rsidP="0035091A">
            <w:pPr>
              <w:pStyle w:val="TableField-Left"/>
              <w:rPr>
                <w:rFonts w:ascii="Calibri Light" w:hAnsi="Calibri Light"/>
              </w:rPr>
            </w:pPr>
          </w:p>
        </w:tc>
      </w:tr>
      <w:tr w:rsidR="001A2980" w:rsidRPr="00D87994" w14:paraId="1DDC06EB" w14:textId="77777777" w:rsidTr="17BB63CF">
        <w:trPr>
          <w:cantSplit/>
          <w:trHeight w:val="567"/>
        </w:trPr>
        <w:tc>
          <w:tcPr>
            <w:tcW w:w="4997" w:type="dxa"/>
            <w:tcBorders>
              <w:top w:val="single" w:sz="6" w:space="0" w:color="auto"/>
              <w:bottom w:val="single" w:sz="6" w:space="0" w:color="auto"/>
            </w:tcBorders>
            <w:vAlign w:val="center"/>
          </w:tcPr>
          <w:p w14:paraId="111765BD" w14:textId="77777777" w:rsidR="001A2980" w:rsidRPr="004800CD" w:rsidRDefault="001A2980" w:rsidP="001A2980">
            <w:pPr>
              <w:rPr>
                <w:rFonts w:ascii="Calibri Light,MS Mincho" w:eastAsia="Calibri Light,MS Mincho" w:hAnsi="Calibri Light,MS Mincho" w:cs="Calibri Light,MS Mincho"/>
                <w:strike/>
                <w:sz w:val="20"/>
                <w:szCs w:val="20"/>
                <w:lang w:eastAsia="ja-JP"/>
              </w:rPr>
            </w:pPr>
            <w:r w:rsidRPr="1CCAE337">
              <w:rPr>
                <w:rFonts w:ascii="Calibri Light" w:eastAsia="Calibri Light" w:hAnsi="Calibri Light" w:cs="Calibri Light"/>
                <w:strike/>
                <w:sz w:val="20"/>
                <w:szCs w:val="20"/>
                <w:lang w:eastAsia="ja-JP"/>
              </w:rPr>
              <w:t>Customization required for system to auto create BPEM case when customer does not have any active contact.</w:t>
            </w:r>
          </w:p>
          <w:p w14:paraId="49A6C2D3" w14:textId="77777777" w:rsidR="001A2980" w:rsidRPr="004800CD" w:rsidRDefault="001A2980" w:rsidP="001A2980">
            <w:pPr>
              <w:rPr>
                <w:rFonts w:ascii="Calibri Light" w:eastAsia="MS Mincho" w:hAnsi="Calibri Light"/>
                <w:strike/>
                <w:sz w:val="20"/>
                <w:szCs w:val="20"/>
                <w:lang w:eastAsia="ja-JP"/>
              </w:rPr>
            </w:pPr>
          </w:p>
        </w:tc>
        <w:tc>
          <w:tcPr>
            <w:tcW w:w="1577" w:type="dxa"/>
            <w:tcBorders>
              <w:top w:val="single" w:sz="6" w:space="0" w:color="auto"/>
              <w:bottom w:val="single" w:sz="6" w:space="0" w:color="auto"/>
            </w:tcBorders>
            <w:vAlign w:val="center"/>
          </w:tcPr>
          <w:p w14:paraId="1D8CF737" w14:textId="77777777" w:rsidR="001A2980" w:rsidRPr="004800CD" w:rsidRDefault="001A2980" w:rsidP="006F7FAC">
            <w:pPr>
              <w:pStyle w:val="TableField-Left"/>
              <w:jc w:val="center"/>
              <w:rPr>
                <w:rFonts w:ascii="Calibri Light" w:eastAsia="Calibri Light" w:hAnsi="Calibri Light" w:cs="Calibri Light"/>
                <w:strike/>
              </w:rPr>
            </w:pPr>
            <w:r w:rsidRPr="1CCAE337">
              <w:rPr>
                <w:rFonts w:ascii="Calibri Light" w:eastAsia="Calibri Light" w:hAnsi="Calibri Light" w:cs="Calibri Light"/>
                <w:strike/>
              </w:rPr>
              <w:t>M</w:t>
            </w:r>
            <w:r w:rsidR="00DB539B" w:rsidRPr="1CCAE337">
              <w:rPr>
                <w:rFonts w:ascii="Calibri Light" w:eastAsia="Calibri Light" w:hAnsi="Calibri Light" w:cs="Calibri Light"/>
                <w:strike/>
              </w:rPr>
              <w:t>edium</w:t>
            </w:r>
          </w:p>
        </w:tc>
        <w:tc>
          <w:tcPr>
            <w:tcW w:w="2894" w:type="dxa"/>
            <w:tcBorders>
              <w:top w:val="single" w:sz="6" w:space="0" w:color="auto"/>
              <w:bottom w:val="single" w:sz="6" w:space="0" w:color="auto"/>
            </w:tcBorders>
            <w:vAlign w:val="center"/>
          </w:tcPr>
          <w:p w14:paraId="43F4B54C" w14:textId="77777777" w:rsidR="001A2980" w:rsidRPr="004800CD" w:rsidRDefault="001A2980" w:rsidP="001E707D">
            <w:pPr>
              <w:pStyle w:val="TableField-Left"/>
              <w:rPr>
                <w:rFonts w:ascii="Calibri Light" w:eastAsia="Calibri Light" w:hAnsi="Calibri Light" w:cs="Calibri Light"/>
                <w:strike/>
              </w:rPr>
            </w:pPr>
            <w:r w:rsidRPr="1CCAE337">
              <w:rPr>
                <w:rFonts w:ascii="Calibri Light" w:eastAsia="Calibri Light" w:hAnsi="Calibri Light" w:cs="Calibri Light"/>
                <w:strike/>
              </w:rPr>
              <w:t>E-CIM-CS-09- Auto create BPEM when customer does not have active contact</w:t>
            </w:r>
          </w:p>
        </w:tc>
      </w:tr>
      <w:tr w:rsidR="001A2980" w:rsidRPr="00D87994" w14:paraId="6D3A8CD1" w14:textId="77777777" w:rsidTr="17BB63CF">
        <w:trPr>
          <w:cantSplit/>
          <w:trHeight w:val="567"/>
        </w:trPr>
        <w:tc>
          <w:tcPr>
            <w:tcW w:w="4997" w:type="dxa"/>
            <w:tcBorders>
              <w:top w:val="single" w:sz="6" w:space="0" w:color="auto"/>
              <w:bottom w:val="single" w:sz="6" w:space="0" w:color="auto"/>
            </w:tcBorders>
            <w:vAlign w:val="center"/>
          </w:tcPr>
          <w:p w14:paraId="1D0224D6" w14:textId="77777777" w:rsidR="001A2980" w:rsidRDefault="00F55782" w:rsidP="001A2980">
            <w:pPr>
              <w:rPr>
                <w:rFonts w:ascii="Calibri Light,MS Mincho" w:eastAsia="Calibri Light,MS Mincho" w:hAnsi="Calibri Light,MS Mincho" w:cs="Calibri Light,MS Mincho"/>
                <w:strike/>
                <w:sz w:val="20"/>
                <w:szCs w:val="20"/>
                <w:lang w:eastAsia="ja-JP"/>
              </w:rPr>
            </w:pPr>
            <w:r w:rsidRPr="1CCAE337">
              <w:rPr>
                <w:rFonts w:ascii="Calibri Light" w:eastAsia="Calibri Light" w:hAnsi="Calibri Light" w:cs="Calibri Light"/>
                <w:strike/>
                <w:sz w:val="20"/>
                <w:szCs w:val="20"/>
                <w:lang w:eastAsia="ja-JP"/>
              </w:rPr>
              <w:t>If return mail (US mail) is received, user should mark the mailing address as invalid with reason and record should be updated so mailing address does not continue to be sent to the customer at the incorrect destination (e.g., mark address inactive if appropriate for BP)</w:t>
            </w:r>
          </w:p>
          <w:p w14:paraId="764BF9CF" w14:textId="161AF456" w:rsidR="00F55782" w:rsidRPr="00F55782" w:rsidRDefault="00327EC5" w:rsidP="001A2980">
            <w:pPr>
              <w:rPr>
                <w:rFonts w:ascii="Calibri Light,MS Mincho" w:eastAsia="Calibri Light,MS Mincho" w:hAnsi="Calibri Light,MS Mincho" w:cs="Calibri Light,MS Mincho"/>
                <w:sz w:val="20"/>
                <w:szCs w:val="20"/>
                <w:lang w:eastAsia="ja-JP"/>
              </w:rPr>
            </w:pPr>
            <w:r w:rsidRPr="1CCAE337">
              <w:rPr>
                <w:rFonts w:ascii="Calibri Light" w:eastAsia="Calibri Light" w:hAnsi="Calibri Light" w:cs="Calibri Light"/>
                <w:sz w:val="20"/>
                <w:szCs w:val="20"/>
                <w:lang w:eastAsia="ja-JP"/>
              </w:rPr>
              <w:t xml:space="preserve">Note: </w:t>
            </w:r>
            <w:r w:rsidR="00F55782" w:rsidRPr="1CCAE337">
              <w:rPr>
                <w:rFonts w:ascii="Calibri Light" w:eastAsia="Calibri Light" w:hAnsi="Calibri Light" w:cs="Calibri Light"/>
                <w:sz w:val="20"/>
                <w:szCs w:val="20"/>
                <w:lang w:eastAsia="ja-JP"/>
              </w:rPr>
              <w:t>Enhancement is not required as standard SAP is able to handle this requirement.</w:t>
            </w:r>
          </w:p>
        </w:tc>
        <w:tc>
          <w:tcPr>
            <w:tcW w:w="1577" w:type="dxa"/>
            <w:tcBorders>
              <w:top w:val="single" w:sz="6" w:space="0" w:color="auto"/>
              <w:bottom w:val="single" w:sz="6" w:space="0" w:color="auto"/>
            </w:tcBorders>
            <w:vAlign w:val="center"/>
          </w:tcPr>
          <w:p w14:paraId="5BBB72C2" w14:textId="77777777" w:rsidR="001A2980" w:rsidRPr="004800CD" w:rsidRDefault="00D86793" w:rsidP="006F7FAC">
            <w:pPr>
              <w:pStyle w:val="TableField-Left"/>
              <w:jc w:val="center"/>
              <w:rPr>
                <w:rFonts w:ascii="Calibri Light" w:eastAsia="Calibri Light" w:hAnsi="Calibri Light" w:cs="Calibri Light"/>
                <w:strike/>
              </w:rPr>
            </w:pPr>
            <w:r w:rsidRPr="1CCAE337">
              <w:rPr>
                <w:rFonts w:ascii="Calibri Light" w:eastAsia="Calibri Light" w:hAnsi="Calibri Light" w:cs="Calibri Light"/>
                <w:strike/>
              </w:rPr>
              <w:t>M</w:t>
            </w:r>
            <w:r w:rsidR="00DB539B" w:rsidRPr="1CCAE337">
              <w:rPr>
                <w:rFonts w:ascii="Calibri Light" w:eastAsia="Calibri Light" w:hAnsi="Calibri Light" w:cs="Calibri Light"/>
                <w:strike/>
              </w:rPr>
              <w:t>edium</w:t>
            </w:r>
          </w:p>
        </w:tc>
        <w:tc>
          <w:tcPr>
            <w:tcW w:w="2894" w:type="dxa"/>
            <w:tcBorders>
              <w:top w:val="single" w:sz="6" w:space="0" w:color="auto"/>
              <w:bottom w:val="single" w:sz="6" w:space="0" w:color="auto"/>
            </w:tcBorders>
            <w:vAlign w:val="center"/>
          </w:tcPr>
          <w:p w14:paraId="412E605B" w14:textId="77777777" w:rsidR="00D86793" w:rsidRPr="004800CD" w:rsidRDefault="00D86793" w:rsidP="00D86793">
            <w:pPr>
              <w:rPr>
                <w:rFonts w:ascii="Calibri Light,MS Mincho" w:eastAsia="Calibri Light,MS Mincho" w:hAnsi="Calibri Light,MS Mincho" w:cs="Calibri Light,MS Mincho"/>
                <w:strike/>
                <w:sz w:val="20"/>
                <w:szCs w:val="20"/>
                <w:lang w:eastAsia="ja-JP"/>
              </w:rPr>
            </w:pPr>
            <w:r w:rsidRPr="1CCAE337">
              <w:rPr>
                <w:rFonts w:ascii="Calibri Light" w:eastAsia="Calibri Light" w:hAnsi="Calibri Light" w:cs="Calibri Light"/>
                <w:strike/>
                <w:sz w:val="20"/>
                <w:szCs w:val="20"/>
                <w:lang w:eastAsia="ja-JP"/>
              </w:rPr>
              <w:t>E-CIM-CS-09 Update BP contact info as invalid</w:t>
            </w:r>
          </w:p>
          <w:p w14:paraId="2B3361C5" w14:textId="77777777" w:rsidR="001A2980" w:rsidRPr="004800CD" w:rsidRDefault="001A2980" w:rsidP="0035091A">
            <w:pPr>
              <w:pStyle w:val="TableField-Left"/>
              <w:rPr>
                <w:rFonts w:ascii="Calibri Light" w:hAnsi="Calibri Light"/>
                <w:strike/>
              </w:rPr>
            </w:pPr>
          </w:p>
        </w:tc>
      </w:tr>
      <w:tr w:rsidR="001A2980" w:rsidRPr="00D87994" w14:paraId="5FF6AEE9" w14:textId="77777777" w:rsidTr="17BB63CF">
        <w:trPr>
          <w:cantSplit/>
          <w:trHeight w:val="567"/>
        </w:trPr>
        <w:tc>
          <w:tcPr>
            <w:tcW w:w="4997" w:type="dxa"/>
            <w:tcBorders>
              <w:top w:val="single" w:sz="6" w:space="0" w:color="auto"/>
              <w:bottom w:val="single" w:sz="6" w:space="0" w:color="auto"/>
            </w:tcBorders>
            <w:vAlign w:val="center"/>
          </w:tcPr>
          <w:p w14:paraId="7A392E5A" w14:textId="77777777" w:rsidR="001A2980" w:rsidRPr="004800CD" w:rsidRDefault="00F55782" w:rsidP="001A2980">
            <w:pPr>
              <w:rPr>
                <w:rFonts w:ascii="Calibri Light,MS Mincho" w:eastAsia="Calibri Light,MS Mincho" w:hAnsi="Calibri Light,MS Mincho" w:cs="Calibri Light,MS Mincho"/>
                <w:strike/>
                <w:sz w:val="20"/>
                <w:szCs w:val="20"/>
                <w:lang w:eastAsia="ja-JP"/>
              </w:rPr>
            </w:pPr>
            <w:r w:rsidRPr="1CCAE337">
              <w:rPr>
                <w:rFonts w:ascii="Calibri Light" w:eastAsia="Calibri Light" w:hAnsi="Calibri Light" w:cs="Calibri Light"/>
                <w:strike/>
                <w:sz w:val="20"/>
                <w:szCs w:val="20"/>
                <w:lang w:eastAsia="ja-JP"/>
              </w:rPr>
              <w:t>Ability to report on number of replies/touches with the customer on each interaction record</w:t>
            </w:r>
          </w:p>
        </w:tc>
        <w:tc>
          <w:tcPr>
            <w:tcW w:w="1577" w:type="dxa"/>
            <w:tcBorders>
              <w:top w:val="single" w:sz="6" w:space="0" w:color="auto"/>
              <w:bottom w:val="single" w:sz="6" w:space="0" w:color="auto"/>
            </w:tcBorders>
            <w:vAlign w:val="center"/>
          </w:tcPr>
          <w:p w14:paraId="7EB4196B" w14:textId="77777777" w:rsidR="001A2980" w:rsidRPr="004800CD" w:rsidRDefault="00D86793" w:rsidP="006F7FAC">
            <w:pPr>
              <w:pStyle w:val="TableField-Left"/>
              <w:jc w:val="center"/>
              <w:rPr>
                <w:rFonts w:ascii="Calibri Light" w:eastAsia="Calibri Light" w:hAnsi="Calibri Light" w:cs="Calibri Light"/>
                <w:strike/>
              </w:rPr>
            </w:pPr>
            <w:r w:rsidRPr="1CCAE337">
              <w:rPr>
                <w:rFonts w:ascii="Calibri Light" w:eastAsia="Calibri Light" w:hAnsi="Calibri Light" w:cs="Calibri Light"/>
                <w:strike/>
              </w:rPr>
              <w:t>M</w:t>
            </w:r>
            <w:r w:rsidR="00DB539B" w:rsidRPr="1CCAE337">
              <w:rPr>
                <w:rFonts w:ascii="Calibri Light" w:eastAsia="Calibri Light" w:hAnsi="Calibri Light" w:cs="Calibri Light"/>
                <w:strike/>
              </w:rPr>
              <w:t>edium</w:t>
            </w:r>
          </w:p>
        </w:tc>
        <w:tc>
          <w:tcPr>
            <w:tcW w:w="2894" w:type="dxa"/>
            <w:tcBorders>
              <w:top w:val="single" w:sz="6" w:space="0" w:color="auto"/>
              <w:bottom w:val="single" w:sz="6" w:space="0" w:color="auto"/>
            </w:tcBorders>
            <w:vAlign w:val="center"/>
          </w:tcPr>
          <w:p w14:paraId="5E401F45" w14:textId="77777777" w:rsidR="00D86793" w:rsidRPr="004800CD" w:rsidRDefault="00D86793" w:rsidP="00D86793">
            <w:pPr>
              <w:rPr>
                <w:rFonts w:ascii="Calibri Light,MS Mincho" w:eastAsia="Calibri Light,MS Mincho" w:hAnsi="Calibri Light,MS Mincho" w:cs="Calibri Light,MS Mincho"/>
                <w:strike/>
                <w:sz w:val="20"/>
                <w:szCs w:val="20"/>
                <w:lang w:eastAsia="ja-JP"/>
              </w:rPr>
            </w:pPr>
            <w:r w:rsidRPr="1CCAE337">
              <w:rPr>
                <w:rFonts w:ascii="Calibri Light" w:eastAsia="Calibri Light" w:hAnsi="Calibri Light" w:cs="Calibri Light"/>
                <w:strike/>
                <w:sz w:val="20"/>
                <w:szCs w:val="20"/>
                <w:lang w:eastAsia="ja-JP"/>
              </w:rPr>
              <w:t>E-CS-09- Capture number of replies on an IR</w:t>
            </w:r>
          </w:p>
          <w:p w14:paraId="5CFC8E94" w14:textId="77777777" w:rsidR="001A2980" w:rsidRPr="004800CD" w:rsidRDefault="001A2980" w:rsidP="0035091A">
            <w:pPr>
              <w:pStyle w:val="TableField-Left"/>
              <w:rPr>
                <w:rFonts w:ascii="Calibri Light" w:hAnsi="Calibri Light"/>
                <w:strike/>
              </w:rPr>
            </w:pPr>
          </w:p>
        </w:tc>
      </w:tr>
      <w:tr w:rsidR="00D86793" w:rsidRPr="00D87994" w14:paraId="1F0A10E4" w14:textId="77777777" w:rsidTr="17BB63CF">
        <w:trPr>
          <w:cantSplit/>
          <w:trHeight w:val="567"/>
        </w:trPr>
        <w:tc>
          <w:tcPr>
            <w:tcW w:w="4997" w:type="dxa"/>
            <w:tcBorders>
              <w:top w:val="single" w:sz="6" w:space="0" w:color="auto"/>
              <w:bottom w:val="single" w:sz="6" w:space="0" w:color="auto"/>
            </w:tcBorders>
            <w:vAlign w:val="center"/>
          </w:tcPr>
          <w:p w14:paraId="15A1171C" w14:textId="54975115" w:rsidR="00D86793" w:rsidRPr="001E707D" w:rsidRDefault="00F55782" w:rsidP="00D86793">
            <w:pPr>
              <w:rPr>
                <w:rFonts w:ascii="Calibri Light,MS Mincho" w:eastAsia="Calibri Light,MS Mincho" w:hAnsi="Calibri Light,MS Mincho" w:cs="Calibri Light,MS Mincho"/>
                <w:sz w:val="20"/>
                <w:szCs w:val="20"/>
                <w:lang w:eastAsia="ja-JP"/>
              </w:rPr>
            </w:pPr>
            <w:r w:rsidRPr="1CCAE337">
              <w:rPr>
                <w:rFonts w:ascii="Calibri Light" w:eastAsia="Calibri Light" w:hAnsi="Calibri Light" w:cs="Calibri Light"/>
                <w:sz w:val="20"/>
                <w:szCs w:val="20"/>
                <w:lang w:eastAsia="ja-JP"/>
              </w:rPr>
              <w:t xml:space="preserve">Ability for system to opt out a customer from receiving </w:t>
            </w:r>
            <w:r w:rsidR="00240DA9" w:rsidRPr="1CCAE337">
              <w:rPr>
                <w:rFonts w:ascii="Calibri Light" w:eastAsia="Calibri Light" w:hAnsi="Calibri Light" w:cs="Calibri Light"/>
                <w:sz w:val="20"/>
                <w:szCs w:val="20"/>
                <w:lang w:eastAsia="ja-JP"/>
              </w:rPr>
              <w:t xml:space="preserve">a or all </w:t>
            </w:r>
            <w:r w:rsidRPr="1CCAE337">
              <w:rPr>
                <w:rFonts w:ascii="Calibri Light" w:eastAsia="Calibri Light" w:hAnsi="Calibri Light" w:cs="Calibri Light"/>
                <w:sz w:val="20"/>
                <w:szCs w:val="20"/>
                <w:lang w:eastAsia="ja-JP"/>
              </w:rPr>
              <w:t>future mail correspondence, phone, etc.</w:t>
            </w:r>
          </w:p>
        </w:tc>
        <w:tc>
          <w:tcPr>
            <w:tcW w:w="1577" w:type="dxa"/>
            <w:tcBorders>
              <w:top w:val="single" w:sz="6" w:space="0" w:color="auto"/>
              <w:bottom w:val="single" w:sz="6" w:space="0" w:color="auto"/>
            </w:tcBorders>
            <w:vAlign w:val="center"/>
          </w:tcPr>
          <w:p w14:paraId="60004751" w14:textId="77777777" w:rsidR="00D86793" w:rsidRPr="001E707D" w:rsidRDefault="00D86793" w:rsidP="006F7FAC">
            <w:pPr>
              <w:pStyle w:val="TableField-Left"/>
              <w:jc w:val="center"/>
              <w:rPr>
                <w:rFonts w:ascii="Calibri Light" w:eastAsia="Calibri Light" w:hAnsi="Calibri Light" w:cs="Calibri Light"/>
              </w:rPr>
            </w:pPr>
            <w:r w:rsidRPr="1CCAE337">
              <w:rPr>
                <w:rFonts w:ascii="Calibri Light" w:eastAsia="Calibri Light" w:hAnsi="Calibri Light" w:cs="Calibri Light"/>
              </w:rPr>
              <w:t>M</w:t>
            </w:r>
            <w:r w:rsidR="00DB539B" w:rsidRPr="1CCAE337">
              <w:rPr>
                <w:rFonts w:ascii="Calibri Light" w:eastAsia="Calibri Light" w:hAnsi="Calibri Light" w:cs="Calibri Light"/>
              </w:rPr>
              <w:t>edium</w:t>
            </w:r>
          </w:p>
        </w:tc>
        <w:tc>
          <w:tcPr>
            <w:tcW w:w="2894" w:type="dxa"/>
            <w:tcBorders>
              <w:top w:val="single" w:sz="6" w:space="0" w:color="auto"/>
              <w:bottom w:val="single" w:sz="6" w:space="0" w:color="auto"/>
            </w:tcBorders>
            <w:vAlign w:val="center"/>
          </w:tcPr>
          <w:p w14:paraId="05BCC678" w14:textId="77777777" w:rsidR="00D86793" w:rsidRDefault="00D86793" w:rsidP="00D86793">
            <w:pPr>
              <w:rPr>
                <w:rFonts w:ascii="Calibri Light" w:eastAsia="Calibri Light" w:hAnsi="Calibri Light" w:cs="Calibri Light"/>
                <w:sz w:val="20"/>
                <w:szCs w:val="20"/>
                <w:lang w:eastAsia="ja-JP"/>
              </w:rPr>
            </w:pPr>
            <w:r w:rsidRPr="1CCAE337">
              <w:rPr>
                <w:rFonts w:ascii="Calibri Light" w:eastAsia="Calibri Light" w:hAnsi="Calibri Light" w:cs="Calibri Light"/>
                <w:sz w:val="20"/>
                <w:szCs w:val="20"/>
                <w:lang w:eastAsia="ja-JP"/>
              </w:rPr>
              <w:t>E-CS-09-Opt out correspondence indicator for the customer</w:t>
            </w:r>
          </w:p>
          <w:p w14:paraId="295AE689" w14:textId="1225FAFB" w:rsidR="0045083D" w:rsidRPr="0045083D" w:rsidRDefault="0045083D" w:rsidP="00D86793">
            <w:pPr>
              <w:rPr>
                <w:rFonts w:ascii="Calibri Light" w:eastAsia="Calibri Light" w:hAnsi="Calibri Light" w:cs="Calibri Light"/>
                <w:sz w:val="20"/>
                <w:szCs w:val="20"/>
                <w:lang w:eastAsia="ja-JP"/>
              </w:rPr>
            </w:pPr>
            <w:r w:rsidRPr="0045083D">
              <w:rPr>
                <w:rFonts w:ascii="Calibri Light" w:eastAsia="Calibri Light" w:hAnsi="Calibri Light" w:cs="Calibri Light"/>
                <w:sz w:val="20"/>
                <w:szCs w:val="20"/>
                <w:lang w:eastAsia="ja-JP"/>
              </w:rPr>
              <w:t>** This is a new Tier 1 RICEFW</w:t>
            </w:r>
          </w:p>
          <w:p w14:paraId="3616AD7B" w14:textId="77777777" w:rsidR="00D86793" w:rsidRPr="001E707D" w:rsidRDefault="00D86793" w:rsidP="00D86793">
            <w:pPr>
              <w:rPr>
                <w:rFonts w:ascii="Calibri Light" w:eastAsia="MS Mincho" w:hAnsi="Calibri Light"/>
                <w:sz w:val="20"/>
                <w:szCs w:val="20"/>
                <w:lang w:eastAsia="ja-JP"/>
              </w:rPr>
            </w:pPr>
          </w:p>
        </w:tc>
      </w:tr>
      <w:tr w:rsidR="00D86793" w:rsidRPr="00D87994" w14:paraId="27855279" w14:textId="77777777" w:rsidTr="17BB63CF">
        <w:trPr>
          <w:cantSplit/>
          <w:trHeight w:val="567"/>
        </w:trPr>
        <w:tc>
          <w:tcPr>
            <w:tcW w:w="4997" w:type="dxa"/>
            <w:tcBorders>
              <w:top w:val="single" w:sz="6" w:space="0" w:color="auto"/>
              <w:bottom w:val="single" w:sz="6" w:space="0" w:color="auto"/>
            </w:tcBorders>
            <w:vAlign w:val="center"/>
          </w:tcPr>
          <w:p w14:paraId="6036C00F" w14:textId="77777777" w:rsidR="00D86793" w:rsidRDefault="007D7628" w:rsidP="00D86793">
            <w:pPr>
              <w:rPr>
                <w:rFonts w:ascii="Calibri Light,MS Mincho" w:eastAsia="Calibri Light,MS Mincho" w:hAnsi="Calibri Light,MS Mincho" w:cs="Calibri Light,MS Mincho"/>
                <w:strike/>
                <w:sz w:val="20"/>
                <w:szCs w:val="20"/>
                <w:lang w:eastAsia="ja-JP"/>
              </w:rPr>
            </w:pPr>
            <w:r w:rsidRPr="1CCAE337">
              <w:rPr>
                <w:rFonts w:ascii="Calibri Light" w:eastAsia="Calibri Light" w:hAnsi="Calibri Light" w:cs="Calibri Light"/>
                <w:strike/>
                <w:sz w:val="20"/>
                <w:szCs w:val="20"/>
                <w:lang w:eastAsia="ja-JP"/>
              </w:rPr>
              <w:lastRenderedPageBreak/>
              <w:t>Ability for the system to recognize and prohibit communications to emails that have been identified as bad or undeliverable emails</w:t>
            </w:r>
          </w:p>
          <w:p w14:paraId="2F72F95C" w14:textId="77777777" w:rsidR="007D7628" w:rsidRDefault="007D7628" w:rsidP="00D86793">
            <w:pPr>
              <w:rPr>
                <w:rFonts w:ascii="Calibri Light" w:eastAsia="MS Mincho" w:hAnsi="Calibri Light"/>
                <w:strike/>
                <w:sz w:val="20"/>
                <w:szCs w:val="20"/>
                <w:lang w:eastAsia="ja-JP"/>
              </w:rPr>
            </w:pPr>
          </w:p>
          <w:p w14:paraId="696BF625" w14:textId="77777777" w:rsidR="007D7628" w:rsidRDefault="007D7628" w:rsidP="00D86793">
            <w:pPr>
              <w:rPr>
                <w:rFonts w:ascii="Calibri Light,MS Mincho" w:eastAsia="Calibri Light,MS Mincho" w:hAnsi="Calibri Light,MS Mincho" w:cs="Calibri Light,MS Mincho"/>
                <w:strike/>
                <w:sz w:val="20"/>
                <w:szCs w:val="20"/>
                <w:lang w:eastAsia="ja-JP"/>
              </w:rPr>
            </w:pPr>
            <w:r w:rsidRPr="1CCAE337">
              <w:rPr>
                <w:rFonts w:ascii="Calibri Light" w:eastAsia="Calibri Light" w:hAnsi="Calibri Light" w:cs="Calibri Light"/>
                <w:strike/>
                <w:sz w:val="20"/>
                <w:szCs w:val="20"/>
                <w:lang w:eastAsia="ja-JP"/>
              </w:rPr>
              <w:t>Ability for the system to recognize and prohibit communications to phone; voice/text that have been identified as bad or undeliverable message/text.</w:t>
            </w:r>
          </w:p>
          <w:p w14:paraId="4D363CBB" w14:textId="77777777" w:rsidR="00327EC5" w:rsidRDefault="00327EC5" w:rsidP="00D86793">
            <w:pPr>
              <w:rPr>
                <w:rFonts w:ascii="Calibri Light" w:eastAsia="MS Mincho" w:hAnsi="Calibri Light"/>
                <w:strike/>
                <w:sz w:val="20"/>
                <w:szCs w:val="20"/>
                <w:lang w:eastAsia="ja-JP"/>
              </w:rPr>
            </w:pPr>
          </w:p>
          <w:p w14:paraId="68D50633" w14:textId="7AD1CB55" w:rsidR="00327EC5" w:rsidRPr="00327EC5" w:rsidRDefault="00327EC5" w:rsidP="00ED2D2A">
            <w:pPr>
              <w:rPr>
                <w:rFonts w:ascii="Calibri Light,MS Mincho" w:eastAsia="Calibri Light,MS Mincho" w:hAnsi="Calibri Light,MS Mincho" w:cs="Calibri Light,MS Mincho"/>
                <w:sz w:val="20"/>
                <w:szCs w:val="20"/>
                <w:lang w:eastAsia="ja-JP"/>
              </w:rPr>
            </w:pPr>
            <w:r w:rsidRPr="1CCAE337">
              <w:rPr>
                <w:rFonts w:ascii="Calibri Light" w:eastAsia="Calibri Light" w:hAnsi="Calibri Light" w:cs="Calibri Light"/>
                <w:sz w:val="20"/>
                <w:szCs w:val="20"/>
                <w:lang w:eastAsia="ja-JP"/>
              </w:rPr>
              <w:t xml:space="preserve">Note: </w:t>
            </w:r>
            <w:r w:rsidR="00ED2D2A" w:rsidRPr="1CCAE337">
              <w:rPr>
                <w:rFonts w:ascii="Calibri Light" w:eastAsia="Calibri Light" w:hAnsi="Calibri Light" w:cs="Calibri Light"/>
                <w:sz w:val="20"/>
                <w:szCs w:val="20"/>
                <w:lang w:eastAsia="ja-JP"/>
              </w:rPr>
              <w:t>The RICEFW for the requirement is reassigned to CIM-CS-11.</w:t>
            </w:r>
          </w:p>
        </w:tc>
        <w:tc>
          <w:tcPr>
            <w:tcW w:w="1577" w:type="dxa"/>
            <w:tcBorders>
              <w:top w:val="single" w:sz="6" w:space="0" w:color="auto"/>
              <w:bottom w:val="single" w:sz="6" w:space="0" w:color="auto"/>
            </w:tcBorders>
            <w:vAlign w:val="center"/>
          </w:tcPr>
          <w:p w14:paraId="4F5BD32E" w14:textId="77777777" w:rsidR="00D86793" w:rsidRPr="004800CD" w:rsidRDefault="00D86793" w:rsidP="006F7FAC">
            <w:pPr>
              <w:pStyle w:val="TableField-Left"/>
              <w:jc w:val="center"/>
              <w:rPr>
                <w:rFonts w:ascii="Calibri Light" w:eastAsia="Calibri Light" w:hAnsi="Calibri Light" w:cs="Calibri Light"/>
                <w:strike/>
              </w:rPr>
            </w:pPr>
            <w:r w:rsidRPr="1CCAE337">
              <w:rPr>
                <w:rFonts w:ascii="Calibri Light" w:eastAsia="Calibri Light" w:hAnsi="Calibri Light" w:cs="Calibri Light"/>
                <w:strike/>
              </w:rPr>
              <w:t>M</w:t>
            </w:r>
            <w:r w:rsidR="00DB539B" w:rsidRPr="1CCAE337">
              <w:rPr>
                <w:rFonts w:ascii="Calibri Light" w:eastAsia="Calibri Light" w:hAnsi="Calibri Light" w:cs="Calibri Light"/>
                <w:strike/>
              </w:rPr>
              <w:t>edium</w:t>
            </w:r>
          </w:p>
        </w:tc>
        <w:tc>
          <w:tcPr>
            <w:tcW w:w="2894" w:type="dxa"/>
            <w:tcBorders>
              <w:top w:val="single" w:sz="6" w:space="0" w:color="auto"/>
              <w:bottom w:val="single" w:sz="6" w:space="0" w:color="auto"/>
            </w:tcBorders>
            <w:vAlign w:val="center"/>
          </w:tcPr>
          <w:p w14:paraId="10C160D5" w14:textId="77777777" w:rsidR="00D86793" w:rsidRPr="004800CD" w:rsidRDefault="00D86793" w:rsidP="00D86793">
            <w:pPr>
              <w:rPr>
                <w:rFonts w:ascii="Calibri Light,MS Mincho" w:eastAsia="Calibri Light,MS Mincho" w:hAnsi="Calibri Light,MS Mincho" w:cs="Calibri Light,MS Mincho"/>
                <w:strike/>
                <w:sz w:val="20"/>
                <w:szCs w:val="20"/>
                <w:lang w:eastAsia="ja-JP"/>
              </w:rPr>
            </w:pPr>
            <w:r w:rsidRPr="1CCAE337">
              <w:rPr>
                <w:rFonts w:ascii="Calibri Light" w:eastAsia="Calibri Light" w:hAnsi="Calibri Light" w:cs="Calibri Light"/>
                <w:strike/>
                <w:sz w:val="20"/>
                <w:szCs w:val="20"/>
                <w:lang w:eastAsia="ja-JP"/>
              </w:rPr>
              <w:t>E-CS-09-10 Not to send communication to bad email address</w:t>
            </w:r>
          </w:p>
          <w:p w14:paraId="65AC8C0A" w14:textId="77777777" w:rsidR="00D86793" w:rsidRPr="004800CD" w:rsidRDefault="00D86793" w:rsidP="00D86793">
            <w:pPr>
              <w:rPr>
                <w:rFonts w:ascii="Calibri Light" w:eastAsia="MS Mincho" w:hAnsi="Calibri Light"/>
                <w:strike/>
                <w:sz w:val="20"/>
                <w:szCs w:val="20"/>
                <w:lang w:eastAsia="ja-JP"/>
              </w:rPr>
            </w:pPr>
          </w:p>
        </w:tc>
      </w:tr>
      <w:tr w:rsidR="00D86793" w:rsidRPr="00D87994" w14:paraId="4AC876D1" w14:textId="77777777" w:rsidTr="17BB63CF">
        <w:trPr>
          <w:cantSplit/>
          <w:trHeight w:val="567"/>
        </w:trPr>
        <w:tc>
          <w:tcPr>
            <w:tcW w:w="4997" w:type="dxa"/>
            <w:tcBorders>
              <w:top w:val="single" w:sz="6" w:space="0" w:color="auto"/>
              <w:bottom w:val="single" w:sz="6" w:space="0" w:color="auto"/>
            </w:tcBorders>
            <w:vAlign w:val="center"/>
          </w:tcPr>
          <w:p w14:paraId="40B9A294" w14:textId="77777777" w:rsidR="00D86793" w:rsidRPr="00151AA1" w:rsidRDefault="00F55782" w:rsidP="00D86793">
            <w:pPr>
              <w:rPr>
                <w:rFonts w:ascii="Calibri Light,MS Mincho" w:eastAsia="Calibri Light,MS Mincho" w:hAnsi="Calibri Light,MS Mincho" w:cs="Calibri Light,MS Mincho"/>
                <w:strike/>
                <w:sz w:val="20"/>
                <w:szCs w:val="20"/>
                <w:lang w:eastAsia="ja-JP"/>
              </w:rPr>
            </w:pPr>
            <w:r w:rsidRPr="1CCAE337">
              <w:rPr>
                <w:rFonts w:ascii="Calibri Light" w:eastAsia="Calibri Light" w:hAnsi="Calibri Light" w:cs="Calibri Light"/>
                <w:strike/>
                <w:sz w:val="20"/>
                <w:szCs w:val="20"/>
                <w:lang w:eastAsia="ja-JP"/>
              </w:rPr>
              <w:t>Ability for the system to send an alert to the assigned Account Manager if customer has an undeliverable/unsuccessful outbound communication. Alert to include the communication method that failed.</w:t>
            </w:r>
          </w:p>
        </w:tc>
        <w:tc>
          <w:tcPr>
            <w:tcW w:w="1577" w:type="dxa"/>
            <w:tcBorders>
              <w:top w:val="single" w:sz="6" w:space="0" w:color="auto"/>
              <w:bottom w:val="single" w:sz="6" w:space="0" w:color="auto"/>
            </w:tcBorders>
            <w:vAlign w:val="center"/>
          </w:tcPr>
          <w:p w14:paraId="2C9EF191" w14:textId="77777777" w:rsidR="00D86793" w:rsidRPr="00151AA1" w:rsidRDefault="00D86793" w:rsidP="006F7FAC">
            <w:pPr>
              <w:pStyle w:val="TableField-Left"/>
              <w:jc w:val="center"/>
              <w:rPr>
                <w:rFonts w:ascii="Calibri Light" w:eastAsia="Calibri Light" w:hAnsi="Calibri Light" w:cs="Calibri Light"/>
                <w:strike/>
              </w:rPr>
            </w:pPr>
            <w:r w:rsidRPr="1CCAE337">
              <w:rPr>
                <w:rFonts w:ascii="Calibri Light" w:eastAsia="Calibri Light" w:hAnsi="Calibri Light" w:cs="Calibri Light"/>
                <w:strike/>
              </w:rPr>
              <w:t>M</w:t>
            </w:r>
            <w:r w:rsidR="00DB539B" w:rsidRPr="1CCAE337">
              <w:rPr>
                <w:rFonts w:ascii="Calibri Light" w:eastAsia="Calibri Light" w:hAnsi="Calibri Light" w:cs="Calibri Light"/>
                <w:strike/>
              </w:rPr>
              <w:t>edium</w:t>
            </w:r>
          </w:p>
        </w:tc>
        <w:tc>
          <w:tcPr>
            <w:tcW w:w="2894" w:type="dxa"/>
            <w:tcBorders>
              <w:top w:val="single" w:sz="6" w:space="0" w:color="auto"/>
              <w:bottom w:val="single" w:sz="6" w:space="0" w:color="auto"/>
            </w:tcBorders>
            <w:vAlign w:val="center"/>
          </w:tcPr>
          <w:p w14:paraId="68A60D6F" w14:textId="77777777" w:rsidR="00D86793" w:rsidRPr="00151AA1" w:rsidRDefault="00D86793" w:rsidP="00D86793">
            <w:pPr>
              <w:rPr>
                <w:rFonts w:ascii="Calibri Light,MS Mincho" w:eastAsia="Calibri Light,MS Mincho" w:hAnsi="Calibri Light,MS Mincho" w:cs="Calibri Light,MS Mincho"/>
                <w:strike/>
                <w:sz w:val="20"/>
                <w:szCs w:val="20"/>
                <w:lang w:eastAsia="ja-JP"/>
              </w:rPr>
            </w:pPr>
            <w:r w:rsidRPr="1CCAE337">
              <w:rPr>
                <w:rFonts w:ascii="Calibri Light" w:eastAsia="Calibri Light" w:hAnsi="Calibri Light" w:cs="Calibri Light"/>
                <w:strike/>
                <w:sz w:val="20"/>
                <w:szCs w:val="20"/>
                <w:lang w:eastAsia="ja-JP"/>
              </w:rPr>
              <w:t>E-CS-09-Sent email alert to Account Manager for undelivered/unsuccessful outbound communication</w:t>
            </w:r>
          </w:p>
          <w:p w14:paraId="455E3949" w14:textId="77777777" w:rsidR="00D86793" w:rsidRPr="00151AA1" w:rsidRDefault="00D86793" w:rsidP="00D86793">
            <w:pPr>
              <w:rPr>
                <w:rFonts w:ascii="Calibri Light" w:eastAsia="MS Mincho" w:hAnsi="Calibri Light"/>
                <w:strike/>
                <w:sz w:val="20"/>
                <w:szCs w:val="20"/>
                <w:lang w:eastAsia="ja-JP"/>
              </w:rPr>
            </w:pPr>
          </w:p>
        </w:tc>
      </w:tr>
      <w:tr w:rsidR="00EE4022" w:rsidRPr="00D87994" w14:paraId="11BBABA6" w14:textId="77777777" w:rsidTr="17BB63CF">
        <w:trPr>
          <w:cantSplit/>
          <w:trHeight w:val="567"/>
        </w:trPr>
        <w:tc>
          <w:tcPr>
            <w:tcW w:w="4997" w:type="dxa"/>
            <w:tcBorders>
              <w:top w:val="single" w:sz="6" w:space="0" w:color="auto"/>
              <w:bottom w:val="single" w:sz="6" w:space="0" w:color="auto"/>
            </w:tcBorders>
            <w:vAlign w:val="center"/>
          </w:tcPr>
          <w:p w14:paraId="7EC906F2" w14:textId="6A77DB35" w:rsidR="00EE4022" w:rsidRPr="00EE4022" w:rsidRDefault="00EE4022" w:rsidP="00D86793">
            <w:pPr>
              <w:rPr>
                <w:rFonts w:ascii="Calibri Light,MS Mincho" w:eastAsia="Calibri Light,MS Mincho" w:hAnsi="Calibri Light,MS Mincho" w:cs="Calibri Light,MS Mincho"/>
                <w:sz w:val="20"/>
                <w:szCs w:val="20"/>
                <w:lang w:eastAsia="ja-JP"/>
              </w:rPr>
            </w:pPr>
            <w:r w:rsidRPr="770BDB59">
              <w:rPr>
                <w:rFonts w:ascii="Calibri Light" w:eastAsia="Calibri Light" w:hAnsi="Calibri Light" w:cs="Calibri Light"/>
                <w:sz w:val="20"/>
                <w:szCs w:val="20"/>
                <w:lang w:eastAsia="ja-JP"/>
              </w:rPr>
              <w:t>Response of the outbound correspondence such as delivery status, opt-out request, power on/off status is to be updated to the original BP Contact created for the outbound correspondence</w:t>
            </w:r>
          </w:p>
        </w:tc>
        <w:tc>
          <w:tcPr>
            <w:tcW w:w="1577" w:type="dxa"/>
            <w:tcBorders>
              <w:top w:val="single" w:sz="6" w:space="0" w:color="auto"/>
              <w:bottom w:val="single" w:sz="6" w:space="0" w:color="auto"/>
            </w:tcBorders>
            <w:vAlign w:val="center"/>
          </w:tcPr>
          <w:p w14:paraId="011C60AA" w14:textId="3082A08D" w:rsidR="00EE4022" w:rsidRPr="00EE4022" w:rsidRDefault="00EE4022" w:rsidP="006F7FAC">
            <w:pPr>
              <w:pStyle w:val="TableField-Left"/>
              <w:jc w:val="center"/>
              <w:rPr>
                <w:rFonts w:ascii="Calibri Light" w:eastAsia="Calibri Light" w:hAnsi="Calibri Light" w:cs="Calibri Light"/>
              </w:rPr>
            </w:pPr>
            <w:r w:rsidRPr="770BDB59">
              <w:rPr>
                <w:rFonts w:ascii="Calibri Light" w:eastAsia="Calibri Light" w:hAnsi="Calibri Light" w:cs="Calibri Light"/>
              </w:rPr>
              <w:t>Medium</w:t>
            </w:r>
          </w:p>
        </w:tc>
        <w:tc>
          <w:tcPr>
            <w:tcW w:w="2894" w:type="dxa"/>
            <w:tcBorders>
              <w:top w:val="single" w:sz="6" w:space="0" w:color="auto"/>
              <w:bottom w:val="single" w:sz="6" w:space="0" w:color="auto"/>
            </w:tcBorders>
            <w:vAlign w:val="center"/>
          </w:tcPr>
          <w:p w14:paraId="402300D1" w14:textId="77777777" w:rsidR="00EE4022" w:rsidRDefault="00EE4022" w:rsidP="00D86793">
            <w:pPr>
              <w:rPr>
                <w:rFonts w:ascii="Calibri Light" w:eastAsia="Calibri Light" w:hAnsi="Calibri Light" w:cs="Calibri Light"/>
                <w:sz w:val="20"/>
                <w:szCs w:val="20"/>
                <w:lang w:eastAsia="ja-JP"/>
              </w:rPr>
            </w:pPr>
            <w:r w:rsidRPr="770BDB59">
              <w:rPr>
                <w:rFonts w:ascii="Calibri Light" w:eastAsia="Calibri Light" w:hAnsi="Calibri Light" w:cs="Calibri Light"/>
                <w:sz w:val="20"/>
                <w:szCs w:val="20"/>
                <w:lang w:eastAsia="ja-JP"/>
              </w:rPr>
              <w:t>E-CIM-CS-09 – Update Response to Original BP Contact</w:t>
            </w:r>
          </w:p>
          <w:p w14:paraId="38B4F8DB" w14:textId="080E5837" w:rsidR="0045083D" w:rsidRPr="00EE4022" w:rsidRDefault="0045083D" w:rsidP="00D86793">
            <w:pPr>
              <w:rPr>
                <w:rFonts w:ascii="Calibri Light,MS Mincho" w:eastAsia="Calibri Light,MS Mincho" w:hAnsi="Calibri Light,MS Mincho" w:cs="Calibri Light,MS Mincho"/>
                <w:sz w:val="20"/>
                <w:szCs w:val="20"/>
                <w:lang w:eastAsia="ja-JP"/>
              </w:rPr>
            </w:pPr>
            <w:r>
              <w:rPr>
                <w:rFonts w:ascii="Calibri Light" w:eastAsia="Calibri Light" w:hAnsi="Calibri Light" w:cs="Calibri Light"/>
                <w:sz w:val="20"/>
                <w:szCs w:val="20"/>
                <w:lang w:eastAsia="ja-JP"/>
              </w:rPr>
              <w:t>** This is a new Tier 1 RICEFW</w:t>
            </w:r>
          </w:p>
        </w:tc>
      </w:tr>
      <w:tr w:rsidR="00ED782B" w:rsidRPr="00D87994" w14:paraId="0AD70EEE" w14:textId="77777777" w:rsidTr="17BB63CF">
        <w:trPr>
          <w:cantSplit/>
          <w:trHeight w:val="567"/>
        </w:trPr>
        <w:tc>
          <w:tcPr>
            <w:tcW w:w="4997" w:type="dxa"/>
            <w:tcBorders>
              <w:top w:val="single" w:sz="6" w:space="0" w:color="auto"/>
              <w:bottom w:val="single" w:sz="6" w:space="0" w:color="auto"/>
            </w:tcBorders>
            <w:vAlign w:val="center"/>
          </w:tcPr>
          <w:p w14:paraId="1960E7B5" w14:textId="77777777" w:rsidR="00ED782B" w:rsidRDefault="00ED782B" w:rsidP="00D86793">
            <w:pPr>
              <w:rPr>
                <w:rFonts w:ascii="Calibri Light" w:eastAsia="Calibri Light" w:hAnsi="Calibri Light" w:cs="Calibri Light"/>
                <w:sz w:val="20"/>
                <w:szCs w:val="20"/>
                <w:lang w:eastAsia="ja-JP"/>
              </w:rPr>
            </w:pPr>
            <w:r w:rsidRPr="00ED782B">
              <w:rPr>
                <w:rFonts w:ascii="Calibri Light" w:eastAsia="Calibri Light" w:hAnsi="Calibri Light" w:cs="Calibri Light"/>
                <w:sz w:val="20"/>
                <w:szCs w:val="20"/>
                <w:lang w:eastAsia="ja-JP"/>
              </w:rPr>
              <w:lastRenderedPageBreak/>
              <w:t>The system shall enable a recipient of a email "Emergency Maintenance Outage Power Restoration Alert" to indicate their power is still out via the alert (e.g., reply NO POWER or land on webpage to indicate no power) which will automatically create a TO for the premise.</w:t>
            </w:r>
          </w:p>
          <w:p w14:paraId="35A5C653" w14:textId="77777777" w:rsidR="00ED782B" w:rsidRDefault="00ED782B" w:rsidP="00D86793">
            <w:pPr>
              <w:rPr>
                <w:rFonts w:ascii="Calibri Light" w:eastAsia="Calibri Light" w:hAnsi="Calibri Light" w:cs="Calibri Light"/>
                <w:sz w:val="20"/>
                <w:szCs w:val="20"/>
                <w:lang w:eastAsia="ja-JP"/>
              </w:rPr>
            </w:pPr>
          </w:p>
          <w:p w14:paraId="54E935B7" w14:textId="77777777" w:rsidR="00ED782B" w:rsidRDefault="00ED782B" w:rsidP="00D86793">
            <w:pPr>
              <w:rPr>
                <w:rFonts w:ascii="Calibri Light" w:eastAsia="Calibri Light" w:hAnsi="Calibri Light" w:cs="Calibri Light"/>
                <w:sz w:val="20"/>
                <w:szCs w:val="20"/>
                <w:lang w:eastAsia="ja-JP"/>
              </w:rPr>
            </w:pPr>
            <w:r w:rsidRPr="00ED782B">
              <w:rPr>
                <w:rFonts w:ascii="Calibri Light" w:eastAsia="Calibri Light" w:hAnsi="Calibri Light" w:cs="Calibri Light"/>
                <w:sz w:val="20"/>
                <w:szCs w:val="20"/>
                <w:lang w:eastAsia="ja-JP"/>
              </w:rPr>
              <w:t>The system shall enable a recipient of a SMS Repair "Emergency Maintenance Outage Power Restoration Alert" to indicate their power is still out via the alert (e.g., text reply NO POWER) which will automatically create a TO for the premise.</w:t>
            </w:r>
          </w:p>
          <w:p w14:paraId="11BE9F86" w14:textId="77777777" w:rsidR="00ED782B" w:rsidRDefault="00ED782B" w:rsidP="00D86793">
            <w:pPr>
              <w:rPr>
                <w:rFonts w:ascii="Calibri Light" w:eastAsia="Calibri Light" w:hAnsi="Calibri Light" w:cs="Calibri Light"/>
                <w:sz w:val="20"/>
                <w:szCs w:val="20"/>
                <w:lang w:eastAsia="ja-JP"/>
              </w:rPr>
            </w:pPr>
          </w:p>
          <w:p w14:paraId="0BE730F6" w14:textId="38E73C70" w:rsidR="007B4970" w:rsidRDefault="007B4970" w:rsidP="00D86793">
            <w:pPr>
              <w:rPr>
                <w:rFonts w:ascii="Calibri Light" w:eastAsia="Calibri Light" w:hAnsi="Calibri Light" w:cs="Calibri Light"/>
                <w:sz w:val="20"/>
                <w:szCs w:val="20"/>
                <w:lang w:eastAsia="ja-JP"/>
              </w:rPr>
            </w:pPr>
            <w:r w:rsidRPr="007B4970">
              <w:rPr>
                <w:rFonts w:ascii="Calibri Light" w:eastAsia="Calibri Light" w:hAnsi="Calibri Light" w:cs="Calibri Light"/>
                <w:sz w:val="20"/>
                <w:szCs w:val="20"/>
                <w:lang w:eastAsia="ja-JP"/>
              </w:rPr>
              <w:t>The system shall enable a recipient of a voice "Emergency Maintenance Outage Power Restoration Alert" to indicate their power is still out via the alert (e.g., press 1) which will automatically create a TO for the premise.</w:t>
            </w:r>
          </w:p>
          <w:p w14:paraId="1A065C2C" w14:textId="77777777" w:rsidR="007B4970" w:rsidRDefault="007B4970" w:rsidP="00D86793">
            <w:pPr>
              <w:rPr>
                <w:rFonts w:ascii="Calibri Light" w:eastAsia="Calibri Light" w:hAnsi="Calibri Light" w:cs="Calibri Light"/>
                <w:sz w:val="20"/>
                <w:szCs w:val="20"/>
                <w:lang w:eastAsia="ja-JP"/>
              </w:rPr>
            </w:pPr>
          </w:p>
          <w:p w14:paraId="010AC267" w14:textId="5A7ECA02" w:rsidR="007B4970" w:rsidRDefault="007B4970" w:rsidP="00D86793">
            <w:pPr>
              <w:rPr>
                <w:rFonts w:ascii="Calibri Light" w:eastAsia="Calibri Light" w:hAnsi="Calibri Light" w:cs="Calibri Light"/>
                <w:sz w:val="20"/>
                <w:szCs w:val="20"/>
                <w:lang w:eastAsia="ja-JP"/>
              </w:rPr>
            </w:pPr>
            <w:r w:rsidRPr="007B4970">
              <w:rPr>
                <w:rFonts w:ascii="Calibri Light" w:eastAsia="Calibri Light" w:hAnsi="Calibri Light" w:cs="Calibri Light"/>
                <w:sz w:val="20"/>
                <w:szCs w:val="20"/>
                <w:lang w:eastAsia="ja-JP"/>
              </w:rPr>
              <w:t>The system shall enable a recipient of a SMS Repair Outage Restoration Alert to indicate their power is still out via the alert (e.g., text reply NO POWER) which will automatically create a TO for the premise.</w:t>
            </w:r>
          </w:p>
          <w:p w14:paraId="4D18A00E" w14:textId="77777777" w:rsidR="007B4970" w:rsidRDefault="007B4970" w:rsidP="00D86793">
            <w:pPr>
              <w:rPr>
                <w:rFonts w:ascii="Calibri Light" w:eastAsia="Calibri Light" w:hAnsi="Calibri Light" w:cs="Calibri Light"/>
                <w:sz w:val="20"/>
                <w:szCs w:val="20"/>
                <w:lang w:eastAsia="ja-JP"/>
              </w:rPr>
            </w:pPr>
          </w:p>
          <w:p w14:paraId="44C11BD7" w14:textId="428C0A5C" w:rsidR="007B4970" w:rsidRDefault="007B4970" w:rsidP="00D86793">
            <w:pPr>
              <w:rPr>
                <w:rFonts w:ascii="Calibri Light" w:eastAsia="Calibri Light" w:hAnsi="Calibri Light" w:cs="Calibri Light"/>
                <w:sz w:val="20"/>
                <w:szCs w:val="20"/>
                <w:lang w:eastAsia="ja-JP"/>
              </w:rPr>
            </w:pPr>
            <w:r w:rsidRPr="007B4970">
              <w:rPr>
                <w:rFonts w:ascii="Calibri Light" w:eastAsia="Calibri Light" w:hAnsi="Calibri Light" w:cs="Calibri Light"/>
                <w:sz w:val="20"/>
                <w:szCs w:val="20"/>
                <w:lang w:eastAsia="ja-JP"/>
              </w:rPr>
              <w:t>The system shall enable a recipient of a voice Repair Outage Restoration Alert to indicate their power is still out via the alert (e.g., press 1) which will automatically create a TO for the premise</w:t>
            </w:r>
          </w:p>
          <w:p w14:paraId="11763A1A" w14:textId="77777777" w:rsidR="007B4970" w:rsidRDefault="007B4970" w:rsidP="00D86793">
            <w:pPr>
              <w:rPr>
                <w:rFonts w:ascii="Calibri Light" w:eastAsia="Calibri Light" w:hAnsi="Calibri Light" w:cs="Calibri Light"/>
                <w:sz w:val="20"/>
                <w:szCs w:val="20"/>
                <w:lang w:eastAsia="ja-JP"/>
              </w:rPr>
            </w:pPr>
          </w:p>
          <w:p w14:paraId="7F9FA047" w14:textId="2E03756B" w:rsidR="007B4970" w:rsidRDefault="007B4970" w:rsidP="00D86793">
            <w:pPr>
              <w:rPr>
                <w:rFonts w:ascii="Calibri Light" w:eastAsia="Calibri Light" w:hAnsi="Calibri Light" w:cs="Calibri Light"/>
                <w:sz w:val="20"/>
                <w:szCs w:val="20"/>
                <w:lang w:eastAsia="ja-JP"/>
              </w:rPr>
            </w:pPr>
            <w:r w:rsidRPr="007B4970">
              <w:rPr>
                <w:rFonts w:ascii="Calibri Light" w:eastAsia="Calibri Light" w:hAnsi="Calibri Light" w:cs="Calibri Light"/>
                <w:sz w:val="20"/>
                <w:szCs w:val="20"/>
                <w:lang w:eastAsia="ja-JP"/>
              </w:rPr>
              <w:t>The system shall enable a recipient of a TTY Maintenance Outage Restoration Alert to indicate their power is still out via the alert (e.g., by replying NO POWER) which will automatically create a TO for the premise.</w:t>
            </w:r>
          </w:p>
          <w:p w14:paraId="55BC56F9" w14:textId="77777777" w:rsidR="007B4970" w:rsidRDefault="007B4970" w:rsidP="00D86793">
            <w:pPr>
              <w:rPr>
                <w:rFonts w:ascii="Calibri Light" w:eastAsia="Calibri Light" w:hAnsi="Calibri Light" w:cs="Calibri Light"/>
                <w:sz w:val="20"/>
                <w:szCs w:val="20"/>
                <w:lang w:eastAsia="ja-JP"/>
              </w:rPr>
            </w:pPr>
          </w:p>
          <w:p w14:paraId="356164C7" w14:textId="6630EBB4" w:rsidR="007B4970" w:rsidRDefault="007B4970" w:rsidP="00D86793">
            <w:pPr>
              <w:rPr>
                <w:rFonts w:ascii="Calibri Light" w:eastAsia="Calibri Light" w:hAnsi="Calibri Light" w:cs="Calibri Light"/>
                <w:sz w:val="20"/>
                <w:szCs w:val="20"/>
                <w:lang w:eastAsia="ja-JP"/>
              </w:rPr>
            </w:pPr>
            <w:r w:rsidRPr="007B4970">
              <w:rPr>
                <w:rFonts w:ascii="Calibri Light" w:eastAsia="Calibri Light" w:hAnsi="Calibri Light" w:cs="Calibri Light"/>
                <w:sz w:val="20"/>
                <w:szCs w:val="20"/>
                <w:lang w:eastAsia="ja-JP"/>
              </w:rPr>
              <w:t>The system shall enable a recipient of a email Maintenance Outage Restoration Alert to indicate their power is still out via the alert (e.g., reply NO POWER or land on webpage to indicate no power) which will automatically create a TO for the premise.</w:t>
            </w:r>
          </w:p>
          <w:p w14:paraId="7DCF3E24" w14:textId="77777777" w:rsidR="007B4970" w:rsidRDefault="007B4970" w:rsidP="00D86793">
            <w:pPr>
              <w:rPr>
                <w:rFonts w:ascii="Calibri Light" w:eastAsia="Calibri Light" w:hAnsi="Calibri Light" w:cs="Calibri Light"/>
                <w:sz w:val="20"/>
                <w:szCs w:val="20"/>
                <w:lang w:eastAsia="ja-JP"/>
              </w:rPr>
            </w:pPr>
          </w:p>
          <w:p w14:paraId="128FDE8C" w14:textId="2CBE3B6E" w:rsidR="007B4970" w:rsidRDefault="007B4970" w:rsidP="00D86793">
            <w:pPr>
              <w:rPr>
                <w:rFonts w:ascii="Calibri Light" w:eastAsia="Calibri Light" w:hAnsi="Calibri Light" w:cs="Calibri Light"/>
                <w:sz w:val="20"/>
                <w:szCs w:val="20"/>
                <w:lang w:eastAsia="ja-JP"/>
              </w:rPr>
            </w:pPr>
            <w:r w:rsidRPr="007B4970">
              <w:rPr>
                <w:rFonts w:ascii="Calibri Light" w:eastAsia="Calibri Light" w:hAnsi="Calibri Light" w:cs="Calibri Light"/>
                <w:sz w:val="20"/>
                <w:szCs w:val="20"/>
                <w:lang w:eastAsia="ja-JP"/>
              </w:rPr>
              <w:t>The system shall enable a recipient of a SMS Maintenance Outage Restoration Alert to indicate their power is still out via the alert (e.g., text reply NO POWER) which will automatically create a TO for the premise.</w:t>
            </w:r>
          </w:p>
          <w:p w14:paraId="24ED36AB" w14:textId="51DAE0A7" w:rsidR="00ED782B" w:rsidRPr="770BDB59" w:rsidRDefault="00ED782B" w:rsidP="00D86793">
            <w:pPr>
              <w:rPr>
                <w:rFonts w:ascii="Calibri Light" w:eastAsia="Calibri Light" w:hAnsi="Calibri Light" w:cs="Calibri Light"/>
                <w:sz w:val="20"/>
                <w:szCs w:val="20"/>
                <w:lang w:eastAsia="ja-JP"/>
              </w:rPr>
            </w:pPr>
          </w:p>
        </w:tc>
        <w:tc>
          <w:tcPr>
            <w:tcW w:w="1577" w:type="dxa"/>
            <w:tcBorders>
              <w:top w:val="single" w:sz="6" w:space="0" w:color="auto"/>
              <w:bottom w:val="single" w:sz="6" w:space="0" w:color="auto"/>
            </w:tcBorders>
            <w:vAlign w:val="center"/>
          </w:tcPr>
          <w:p w14:paraId="3B56F305" w14:textId="76407C35" w:rsidR="00ED782B" w:rsidRPr="770BDB59" w:rsidRDefault="00ED782B" w:rsidP="006F7FAC">
            <w:pPr>
              <w:pStyle w:val="TableField-Left"/>
              <w:jc w:val="center"/>
              <w:rPr>
                <w:rFonts w:ascii="Calibri Light" w:eastAsia="Calibri Light" w:hAnsi="Calibri Light" w:cs="Calibri Light"/>
              </w:rPr>
            </w:pPr>
            <w:r>
              <w:rPr>
                <w:rFonts w:ascii="Calibri Light" w:eastAsia="Calibri Light" w:hAnsi="Calibri Light" w:cs="Calibri Light"/>
              </w:rPr>
              <w:t>Medium</w:t>
            </w:r>
          </w:p>
        </w:tc>
        <w:tc>
          <w:tcPr>
            <w:tcW w:w="2894" w:type="dxa"/>
            <w:tcBorders>
              <w:top w:val="single" w:sz="6" w:space="0" w:color="auto"/>
              <w:bottom w:val="single" w:sz="6" w:space="0" w:color="auto"/>
            </w:tcBorders>
            <w:vAlign w:val="center"/>
          </w:tcPr>
          <w:p w14:paraId="1A1AC34C" w14:textId="77777777" w:rsidR="00ED782B" w:rsidRDefault="00ED782B" w:rsidP="00D86793">
            <w:pPr>
              <w:rPr>
                <w:rFonts w:ascii="Calibri Light" w:eastAsia="Calibri Light" w:hAnsi="Calibri Light" w:cs="Calibri Light"/>
                <w:sz w:val="20"/>
                <w:szCs w:val="20"/>
                <w:lang w:eastAsia="ja-JP"/>
              </w:rPr>
            </w:pPr>
            <w:r w:rsidRPr="00ED782B">
              <w:rPr>
                <w:rFonts w:ascii="Calibri Light" w:eastAsia="Calibri Light" w:hAnsi="Calibri Light" w:cs="Calibri Light"/>
                <w:sz w:val="20"/>
                <w:szCs w:val="20"/>
                <w:lang w:eastAsia="ja-JP"/>
              </w:rPr>
              <w:t>E-CIM-CS-09 – Manage Outage Alert Response</w:t>
            </w:r>
          </w:p>
          <w:p w14:paraId="0FC2FFB2" w14:textId="77777777" w:rsidR="00ED782B" w:rsidRDefault="00ED782B" w:rsidP="00D86793">
            <w:pPr>
              <w:rPr>
                <w:rFonts w:ascii="Calibri Light" w:eastAsia="Calibri Light" w:hAnsi="Calibri Light" w:cs="Calibri Light"/>
                <w:sz w:val="20"/>
                <w:szCs w:val="20"/>
                <w:lang w:eastAsia="ja-JP"/>
              </w:rPr>
            </w:pPr>
          </w:p>
          <w:p w14:paraId="11B5E9CD" w14:textId="5FA93C5F" w:rsidR="00ED782B" w:rsidRPr="770BDB59" w:rsidRDefault="00ED782B" w:rsidP="00D86793">
            <w:pPr>
              <w:rPr>
                <w:rFonts w:ascii="Calibri Light" w:eastAsia="Calibri Light" w:hAnsi="Calibri Light" w:cs="Calibri Light"/>
                <w:sz w:val="20"/>
                <w:szCs w:val="20"/>
                <w:lang w:eastAsia="ja-JP"/>
              </w:rPr>
            </w:pPr>
            <w:r>
              <w:rPr>
                <w:rFonts w:ascii="Calibri Light" w:eastAsia="Calibri Light" w:hAnsi="Calibri Light" w:cs="Calibri Light"/>
                <w:sz w:val="20"/>
                <w:szCs w:val="20"/>
                <w:lang w:eastAsia="ja-JP"/>
              </w:rPr>
              <w:t>** This is a new Tier 1 RICEFW</w:t>
            </w:r>
          </w:p>
        </w:tc>
      </w:tr>
      <w:tr w:rsidR="00654BF3" w:rsidRPr="00D87994" w14:paraId="75F879CB" w14:textId="77777777" w:rsidTr="17BB63CF">
        <w:trPr>
          <w:cantSplit/>
          <w:trHeight w:val="567"/>
        </w:trPr>
        <w:tc>
          <w:tcPr>
            <w:tcW w:w="4997" w:type="dxa"/>
            <w:tcBorders>
              <w:top w:val="single" w:sz="6" w:space="0" w:color="auto"/>
              <w:bottom w:val="single" w:sz="6" w:space="0" w:color="auto"/>
            </w:tcBorders>
            <w:vAlign w:val="center"/>
          </w:tcPr>
          <w:p w14:paraId="0780AAF0" w14:textId="09F56048" w:rsidR="007F0349" w:rsidRDefault="007F0349" w:rsidP="00D86793">
            <w:pPr>
              <w:rPr>
                <w:rFonts w:ascii="Calibri Light,MS Mincho" w:eastAsia="Calibri Light,MS Mincho" w:hAnsi="Calibri Light,MS Mincho" w:cs="Calibri Light,MS Mincho"/>
                <w:sz w:val="20"/>
                <w:szCs w:val="20"/>
                <w:lang w:eastAsia="ja-JP"/>
              </w:rPr>
            </w:pPr>
            <w:r w:rsidRPr="1CCAE337">
              <w:rPr>
                <w:rFonts w:ascii="Calibri Light" w:eastAsia="Calibri Light" w:hAnsi="Calibri Light" w:cs="Calibri Light"/>
                <w:sz w:val="20"/>
                <w:szCs w:val="20"/>
                <w:lang w:eastAsia="ja-JP"/>
              </w:rPr>
              <w:lastRenderedPageBreak/>
              <w:t>The system shall enable a user to view the delivery result of all outage alerts sent to a BP (repair, maint, emergency maint, macros and outage trouble order alerts), such as busy, voice mail, bad device (which means not active), etc</w:t>
            </w:r>
          </w:p>
          <w:p w14:paraId="6DC279FA" w14:textId="77777777" w:rsidR="007F0349" w:rsidRDefault="007F0349" w:rsidP="00D86793">
            <w:pPr>
              <w:rPr>
                <w:rFonts w:ascii="Calibri Light" w:eastAsia="MS Mincho" w:hAnsi="Calibri Light"/>
                <w:sz w:val="20"/>
                <w:szCs w:val="20"/>
                <w:lang w:eastAsia="ja-JP"/>
              </w:rPr>
            </w:pPr>
          </w:p>
          <w:p w14:paraId="638FDF5A" w14:textId="52FD528B" w:rsidR="007F0349" w:rsidRDefault="007F0349" w:rsidP="00D86793">
            <w:pPr>
              <w:rPr>
                <w:rFonts w:ascii="Calibri Light,MS Mincho" w:eastAsia="Calibri Light,MS Mincho" w:hAnsi="Calibri Light,MS Mincho" w:cs="Calibri Light,MS Mincho"/>
                <w:sz w:val="20"/>
                <w:szCs w:val="20"/>
                <w:lang w:eastAsia="ja-JP"/>
              </w:rPr>
            </w:pPr>
            <w:r w:rsidRPr="770BDB59">
              <w:rPr>
                <w:rFonts w:ascii="Calibri Light" w:eastAsia="Calibri Light" w:hAnsi="Calibri Light" w:cs="Calibri Light"/>
                <w:sz w:val="20"/>
                <w:szCs w:val="20"/>
                <w:lang w:eastAsia="ja-JP"/>
              </w:rPr>
              <w:t xml:space="preserve">The system shall enable a recipient of a email "Emergency Maintenance </w:t>
            </w:r>
            <w:r w:rsidR="008130C6" w:rsidRPr="770BDB59">
              <w:rPr>
                <w:rFonts w:ascii="Calibri Light" w:eastAsia="Calibri Light" w:hAnsi="Calibri Light" w:cs="Calibri Light"/>
                <w:sz w:val="20"/>
                <w:szCs w:val="20"/>
                <w:lang w:eastAsia="ja-JP"/>
              </w:rPr>
              <w:t>Outage Power Restoration Alert"</w:t>
            </w:r>
            <w:r w:rsidR="008130C6" w:rsidRPr="770BDB59">
              <w:rPr>
                <w:rFonts w:ascii="Calibri Light,MS Mincho" w:eastAsia="Calibri Light,MS Mincho" w:hAnsi="Calibri Light,MS Mincho" w:cs="Calibri Light,MS Mincho"/>
                <w:sz w:val="20"/>
                <w:szCs w:val="20"/>
                <w:lang w:eastAsia="ja-JP"/>
              </w:rPr>
              <w:t xml:space="preserve"> </w:t>
            </w:r>
            <w:r w:rsidRPr="770BDB59">
              <w:rPr>
                <w:rFonts w:ascii="Calibri Light" w:eastAsia="Calibri Light" w:hAnsi="Calibri Light" w:cs="Calibri Light"/>
                <w:sz w:val="20"/>
                <w:szCs w:val="20"/>
                <w:lang w:eastAsia="ja-JP"/>
              </w:rPr>
              <w:t>to indicate their power is still out via the alert (e.g., reply NO POWER or land on webpage to indicate no power) which will automatically create a TO for the premise.</w:t>
            </w:r>
          </w:p>
          <w:p w14:paraId="2306B7D0" w14:textId="77777777" w:rsidR="007F0349" w:rsidRDefault="007F0349" w:rsidP="00D86793">
            <w:pPr>
              <w:rPr>
                <w:rFonts w:ascii="Calibri Light" w:eastAsia="MS Mincho" w:hAnsi="Calibri Light"/>
                <w:sz w:val="20"/>
                <w:szCs w:val="20"/>
                <w:lang w:eastAsia="ja-JP"/>
              </w:rPr>
            </w:pPr>
          </w:p>
          <w:p w14:paraId="5D8D319D" w14:textId="77777777" w:rsidR="007F0349" w:rsidRDefault="007F0349" w:rsidP="00D86793">
            <w:pPr>
              <w:rPr>
                <w:rFonts w:ascii="Calibri Light,MS Mincho" w:eastAsia="Calibri Light,MS Mincho" w:hAnsi="Calibri Light,MS Mincho" w:cs="Calibri Light,MS Mincho"/>
                <w:sz w:val="20"/>
                <w:szCs w:val="20"/>
                <w:lang w:eastAsia="ja-JP"/>
              </w:rPr>
            </w:pPr>
            <w:r w:rsidRPr="770BDB59">
              <w:rPr>
                <w:rFonts w:ascii="Calibri Light" w:eastAsia="Calibri Light" w:hAnsi="Calibri Light" w:cs="Calibri Light"/>
                <w:sz w:val="20"/>
                <w:szCs w:val="20"/>
                <w:lang w:eastAsia="ja-JP"/>
              </w:rPr>
              <w:t>The system shall enable a recipient of a SMS Repair "Emergency Maintenance Outage Power Restoration Alert" to indicate their power is still out via the alert (e.g., text reply NO POWER) which will automatically create a TO for the premise.</w:t>
            </w:r>
          </w:p>
          <w:p w14:paraId="1E34D5F9" w14:textId="77777777" w:rsidR="007F0349" w:rsidRDefault="007F0349" w:rsidP="00D86793">
            <w:pPr>
              <w:rPr>
                <w:rFonts w:ascii="Calibri Light" w:eastAsia="MS Mincho" w:hAnsi="Calibri Light"/>
                <w:sz w:val="20"/>
                <w:szCs w:val="20"/>
                <w:lang w:eastAsia="ja-JP"/>
              </w:rPr>
            </w:pPr>
          </w:p>
          <w:p w14:paraId="07D115DB" w14:textId="77777777" w:rsidR="007F0349" w:rsidRDefault="007F0349" w:rsidP="00D86793">
            <w:pPr>
              <w:rPr>
                <w:rFonts w:ascii="Calibri Light,MS Mincho" w:eastAsia="Calibri Light,MS Mincho" w:hAnsi="Calibri Light,MS Mincho" w:cs="Calibri Light,MS Mincho"/>
                <w:sz w:val="20"/>
                <w:szCs w:val="20"/>
                <w:lang w:eastAsia="ja-JP"/>
              </w:rPr>
            </w:pPr>
            <w:r w:rsidRPr="770BDB59">
              <w:rPr>
                <w:rFonts w:ascii="Calibri Light" w:eastAsia="Calibri Light" w:hAnsi="Calibri Light" w:cs="Calibri Light"/>
                <w:sz w:val="20"/>
                <w:szCs w:val="20"/>
                <w:lang w:eastAsia="ja-JP"/>
              </w:rPr>
              <w:t>The system shall enable a recipient of a voice "Emergency Maintenance Outage Power Restoration Alert" to indicate their power is still out via the alert (e.g., press 1) which will automatically create a TO for the premise.</w:t>
            </w:r>
          </w:p>
          <w:p w14:paraId="6922205E" w14:textId="77777777" w:rsidR="007F0349" w:rsidRDefault="007F0349" w:rsidP="00D86793">
            <w:pPr>
              <w:rPr>
                <w:rFonts w:ascii="Calibri Light" w:eastAsia="MS Mincho" w:hAnsi="Calibri Light"/>
                <w:sz w:val="20"/>
                <w:szCs w:val="20"/>
                <w:lang w:eastAsia="ja-JP"/>
              </w:rPr>
            </w:pPr>
          </w:p>
          <w:p w14:paraId="72B16F8F" w14:textId="77777777" w:rsidR="007F0349" w:rsidRDefault="007F0349" w:rsidP="00D86793">
            <w:pPr>
              <w:rPr>
                <w:rFonts w:ascii="Calibri Light,MS Mincho" w:eastAsia="Calibri Light,MS Mincho" w:hAnsi="Calibri Light,MS Mincho" w:cs="Calibri Light,MS Mincho"/>
                <w:sz w:val="20"/>
                <w:szCs w:val="20"/>
                <w:lang w:eastAsia="ja-JP"/>
              </w:rPr>
            </w:pPr>
            <w:r w:rsidRPr="770BDB59">
              <w:rPr>
                <w:rFonts w:ascii="Calibri Light" w:eastAsia="Calibri Light" w:hAnsi="Calibri Light" w:cs="Calibri Light"/>
                <w:sz w:val="20"/>
                <w:szCs w:val="20"/>
                <w:lang w:eastAsia="ja-JP"/>
              </w:rPr>
              <w:t>The system shall enable a recipient of a TTY Repair Outage Restoration Alert to indicate their power is still out via the alert (e.g., by replying NO POWER) which will automatically create a TO for the premise.</w:t>
            </w:r>
          </w:p>
          <w:p w14:paraId="6D126A9B" w14:textId="77777777" w:rsidR="007F0349" w:rsidRDefault="007F0349" w:rsidP="00D86793">
            <w:pPr>
              <w:rPr>
                <w:rFonts w:ascii="Calibri Light" w:eastAsia="MS Mincho" w:hAnsi="Calibri Light"/>
                <w:sz w:val="20"/>
                <w:szCs w:val="20"/>
                <w:lang w:eastAsia="ja-JP"/>
              </w:rPr>
            </w:pPr>
          </w:p>
          <w:p w14:paraId="6816D2F4" w14:textId="5B548645" w:rsidR="007F0349" w:rsidRDefault="007F0349" w:rsidP="00D86793">
            <w:pPr>
              <w:rPr>
                <w:rFonts w:ascii="Calibri Light,MS Mincho" w:eastAsia="Calibri Light,MS Mincho" w:hAnsi="Calibri Light,MS Mincho" w:cs="Calibri Light,MS Mincho"/>
                <w:sz w:val="20"/>
                <w:szCs w:val="20"/>
                <w:lang w:eastAsia="ja-JP"/>
              </w:rPr>
            </w:pPr>
            <w:r w:rsidRPr="770BDB59">
              <w:rPr>
                <w:rFonts w:ascii="Calibri Light" w:eastAsia="Calibri Light" w:hAnsi="Calibri Light" w:cs="Calibri Light"/>
                <w:sz w:val="20"/>
                <w:szCs w:val="20"/>
                <w:lang w:eastAsia="ja-JP"/>
              </w:rPr>
              <w:t>The system shall enable a recipient of a</w:t>
            </w:r>
            <w:r w:rsidR="008130C6" w:rsidRPr="770BDB59">
              <w:rPr>
                <w:rFonts w:ascii="Calibri Light" w:eastAsia="Calibri Light" w:hAnsi="Calibri Light" w:cs="Calibri Light"/>
                <w:sz w:val="20"/>
                <w:szCs w:val="20"/>
                <w:lang w:eastAsia="ja-JP"/>
              </w:rPr>
              <w:t>n</w:t>
            </w:r>
            <w:r w:rsidRPr="770BDB59">
              <w:rPr>
                <w:rFonts w:ascii="Calibri Light" w:eastAsia="Calibri Light" w:hAnsi="Calibri Light" w:cs="Calibri Light"/>
                <w:sz w:val="20"/>
                <w:szCs w:val="20"/>
                <w:lang w:eastAsia="ja-JP"/>
              </w:rPr>
              <w:t xml:space="preserve"> email Repair Outage Restoration Alert to indicate their power is still out via the alert (e.g., reply NO POWER or land on webpage to indicate no power) which will automatically create a TO for the premise.</w:t>
            </w:r>
          </w:p>
          <w:p w14:paraId="13421EAB" w14:textId="77777777" w:rsidR="007F0349" w:rsidRDefault="007F0349" w:rsidP="00D86793">
            <w:pPr>
              <w:rPr>
                <w:rFonts w:ascii="Calibri Light" w:eastAsia="MS Mincho" w:hAnsi="Calibri Light"/>
                <w:sz w:val="20"/>
                <w:szCs w:val="20"/>
                <w:lang w:eastAsia="ja-JP"/>
              </w:rPr>
            </w:pPr>
          </w:p>
          <w:p w14:paraId="2F55DED6" w14:textId="77777777" w:rsidR="007F0349" w:rsidRDefault="007F0349" w:rsidP="00D86793">
            <w:pPr>
              <w:rPr>
                <w:rFonts w:ascii="Calibri Light,MS Mincho" w:eastAsia="Calibri Light,MS Mincho" w:hAnsi="Calibri Light,MS Mincho" w:cs="Calibri Light,MS Mincho"/>
                <w:sz w:val="20"/>
                <w:szCs w:val="20"/>
                <w:lang w:eastAsia="ja-JP"/>
              </w:rPr>
            </w:pPr>
            <w:r w:rsidRPr="770BDB59">
              <w:rPr>
                <w:rFonts w:ascii="Calibri Light" w:eastAsia="Calibri Light" w:hAnsi="Calibri Light" w:cs="Calibri Light"/>
                <w:sz w:val="20"/>
                <w:szCs w:val="20"/>
                <w:lang w:eastAsia="ja-JP"/>
              </w:rPr>
              <w:t>The system shall enable a recipient of a SMS Repair Outage Restoration Alert to indicate their power is still out via the alert (e.g., text reply NO POWER) which will automatically create a TO for the premise.</w:t>
            </w:r>
          </w:p>
          <w:p w14:paraId="53DC1301" w14:textId="77777777" w:rsidR="007F0349" w:rsidRDefault="007F0349" w:rsidP="00D86793">
            <w:pPr>
              <w:rPr>
                <w:rFonts w:ascii="Calibri Light" w:eastAsia="MS Mincho" w:hAnsi="Calibri Light"/>
                <w:sz w:val="20"/>
                <w:szCs w:val="20"/>
                <w:lang w:eastAsia="ja-JP"/>
              </w:rPr>
            </w:pPr>
          </w:p>
          <w:p w14:paraId="54AFF4DC" w14:textId="77777777" w:rsidR="008130C6" w:rsidRDefault="007F0349" w:rsidP="00D86793">
            <w:pPr>
              <w:rPr>
                <w:rFonts w:ascii="Calibri Light,MS Mincho" w:eastAsia="Calibri Light,MS Mincho" w:hAnsi="Calibri Light,MS Mincho" w:cs="Calibri Light,MS Mincho"/>
                <w:sz w:val="20"/>
                <w:szCs w:val="20"/>
                <w:lang w:eastAsia="ja-JP"/>
              </w:rPr>
            </w:pPr>
            <w:r w:rsidRPr="770BDB59">
              <w:rPr>
                <w:rFonts w:ascii="Calibri Light" w:eastAsia="Calibri Light" w:hAnsi="Calibri Light" w:cs="Calibri Light"/>
                <w:sz w:val="20"/>
                <w:szCs w:val="20"/>
                <w:lang w:eastAsia="ja-JP"/>
              </w:rPr>
              <w:t>The system shall enable a recipient of a voice Repair Outage Restoration Alert to indicate their power is still out via the alert (e.g., press 1) which will automatically create a TO for the premise.</w:t>
            </w:r>
          </w:p>
          <w:p w14:paraId="392B0AFF" w14:textId="77777777" w:rsidR="008130C6" w:rsidRDefault="008130C6" w:rsidP="00D86793">
            <w:pPr>
              <w:rPr>
                <w:rFonts w:ascii="Calibri Light" w:eastAsia="MS Mincho" w:hAnsi="Calibri Light"/>
                <w:sz w:val="20"/>
                <w:szCs w:val="20"/>
                <w:lang w:eastAsia="ja-JP"/>
              </w:rPr>
            </w:pPr>
          </w:p>
          <w:p w14:paraId="69FCDA90" w14:textId="77777777" w:rsidR="008130C6" w:rsidRDefault="008130C6" w:rsidP="00D86793">
            <w:pPr>
              <w:rPr>
                <w:rFonts w:ascii="Calibri Light,MS Mincho" w:eastAsia="Calibri Light,MS Mincho" w:hAnsi="Calibri Light,MS Mincho" w:cs="Calibri Light,MS Mincho"/>
                <w:sz w:val="20"/>
                <w:szCs w:val="20"/>
                <w:lang w:eastAsia="ja-JP"/>
              </w:rPr>
            </w:pPr>
            <w:r w:rsidRPr="770BDB59">
              <w:rPr>
                <w:rFonts w:ascii="Calibri Light" w:eastAsia="Calibri Light" w:hAnsi="Calibri Light" w:cs="Calibri Light"/>
                <w:sz w:val="20"/>
                <w:szCs w:val="20"/>
                <w:lang w:eastAsia="ja-JP"/>
              </w:rPr>
              <w:t>The system shall enable a recipient of a TTY Maintenance Outage Restoration Alert to indicate their power is still out via the alert (e.g., by replying NO POWER) which will automatically create a TO for the premise.</w:t>
            </w:r>
          </w:p>
          <w:p w14:paraId="1E813CE9" w14:textId="77777777" w:rsidR="008130C6" w:rsidRDefault="008130C6" w:rsidP="00D86793">
            <w:pPr>
              <w:rPr>
                <w:rFonts w:ascii="Calibri Light" w:eastAsia="MS Mincho" w:hAnsi="Calibri Light"/>
                <w:sz w:val="20"/>
                <w:szCs w:val="20"/>
                <w:lang w:eastAsia="ja-JP"/>
              </w:rPr>
            </w:pPr>
          </w:p>
          <w:p w14:paraId="5F65FFC1" w14:textId="77777777" w:rsidR="008130C6" w:rsidRDefault="008130C6" w:rsidP="00D86793">
            <w:pPr>
              <w:rPr>
                <w:rFonts w:ascii="Calibri Light,MS Mincho" w:eastAsia="Calibri Light,MS Mincho" w:hAnsi="Calibri Light,MS Mincho" w:cs="Calibri Light,MS Mincho"/>
                <w:sz w:val="20"/>
                <w:szCs w:val="20"/>
                <w:lang w:eastAsia="ja-JP"/>
              </w:rPr>
            </w:pPr>
            <w:r w:rsidRPr="770BDB59">
              <w:rPr>
                <w:rFonts w:ascii="Calibri Light" w:eastAsia="Calibri Light" w:hAnsi="Calibri Light" w:cs="Calibri Light"/>
                <w:sz w:val="20"/>
                <w:szCs w:val="20"/>
                <w:lang w:eastAsia="ja-JP"/>
              </w:rPr>
              <w:t xml:space="preserve">The system shall enable a recipient of a email Maintenance Outage Restoration Alert to indicate their power is still out via the alert (e.g., reply NO POWER or land on webpage to </w:t>
            </w:r>
            <w:r w:rsidRPr="770BDB59">
              <w:rPr>
                <w:rFonts w:ascii="Calibri Light" w:eastAsia="Calibri Light" w:hAnsi="Calibri Light" w:cs="Calibri Light"/>
                <w:sz w:val="20"/>
                <w:szCs w:val="20"/>
                <w:lang w:eastAsia="ja-JP"/>
              </w:rPr>
              <w:lastRenderedPageBreak/>
              <w:t>indicate no power) which will automatically create a TO for the premise.</w:t>
            </w:r>
          </w:p>
          <w:p w14:paraId="2255E5EB" w14:textId="77777777" w:rsidR="008130C6" w:rsidRDefault="008130C6" w:rsidP="00D86793">
            <w:pPr>
              <w:rPr>
                <w:rFonts w:ascii="Calibri Light" w:eastAsia="MS Mincho" w:hAnsi="Calibri Light"/>
                <w:sz w:val="20"/>
                <w:szCs w:val="20"/>
                <w:lang w:eastAsia="ja-JP"/>
              </w:rPr>
            </w:pPr>
          </w:p>
          <w:p w14:paraId="78FA31B6" w14:textId="77777777" w:rsidR="008130C6" w:rsidRDefault="008130C6" w:rsidP="00D86793">
            <w:pPr>
              <w:rPr>
                <w:rFonts w:ascii="Calibri Light,MS Mincho" w:eastAsia="Calibri Light,MS Mincho" w:hAnsi="Calibri Light,MS Mincho" w:cs="Calibri Light,MS Mincho"/>
                <w:sz w:val="20"/>
                <w:szCs w:val="20"/>
                <w:lang w:eastAsia="ja-JP"/>
              </w:rPr>
            </w:pPr>
            <w:r w:rsidRPr="770BDB59">
              <w:rPr>
                <w:rFonts w:ascii="Calibri Light" w:eastAsia="Calibri Light" w:hAnsi="Calibri Light" w:cs="Calibri Light"/>
                <w:sz w:val="20"/>
                <w:szCs w:val="20"/>
                <w:lang w:eastAsia="ja-JP"/>
              </w:rPr>
              <w:t>The system shall enable a recipient of a SMS Maintenance Outage Restoration Alert to indicate their power is still out via the alert (e.g., text reply NO POWER) which will automatically create a TO for the premise.</w:t>
            </w:r>
          </w:p>
          <w:p w14:paraId="33D60CE2" w14:textId="77777777" w:rsidR="008130C6" w:rsidRDefault="008130C6" w:rsidP="00D86793">
            <w:pPr>
              <w:rPr>
                <w:rFonts w:ascii="Calibri Light" w:eastAsia="MS Mincho" w:hAnsi="Calibri Light"/>
                <w:sz w:val="20"/>
                <w:szCs w:val="20"/>
                <w:lang w:eastAsia="ja-JP"/>
              </w:rPr>
            </w:pPr>
          </w:p>
          <w:p w14:paraId="69D990CD" w14:textId="1E651554" w:rsidR="00654BF3" w:rsidRPr="007F0349" w:rsidRDefault="008130C6" w:rsidP="00D86793">
            <w:pPr>
              <w:rPr>
                <w:rFonts w:ascii="Calibri Light,MS Mincho" w:eastAsia="Calibri Light,MS Mincho" w:hAnsi="Calibri Light,MS Mincho" w:cs="Calibri Light,MS Mincho"/>
                <w:sz w:val="20"/>
                <w:szCs w:val="20"/>
                <w:lang w:eastAsia="ja-JP"/>
              </w:rPr>
            </w:pPr>
            <w:r w:rsidRPr="770BDB59">
              <w:rPr>
                <w:rFonts w:ascii="Calibri Light" w:eastAsia="Calibri Light" w:hAnsi="Calibri Light" w:cs="Calibri Light"/>
                <w:sz w:val="20"/>
                <w:szCs w:val="20"/>
                <w:lang w:eastAsia="ja-JP"/>
              </w:rPr>
              <w:t>The system shall enable a recipient of a voice Maintenance Outage Restoration Alert to indicate their power is still out via the alert (e.g., press 1) which will automatically create a TO for the premise.</w:t>
            </w:r>
          </w:p>
        </w:tc>
        <w:tc>
          <w:tcPr>
            <w:tcW w:w="1577" w:type="dxa"/>
            <w:tcBorders>
              <w:top w:val="single" w:sz="6" w:space="0" w:color="auto"/>
              <w:bottom w:val="single" w:sz="6" w:space="0" w:color="auto"/>
            </w:tcBorders>
            <w:vAlign w:val="center"/>
          </w:tcPr>
          <w:p w14:paraId="5A950321" w14:textId="2AE053D4" w:rsidR="00654BF3" w:rsidRPr="00654BF3" w:rsidRDefault="00654BF3" w:rsidP="006F7FAC">
            <w:pPr>
              <w:pStyle w:val="TableField-Left"/>
              <w:jc w:val="center"/>
              <w:rPr>
                <w:rFonts w:ascii="Calibri Light" w:eastAsia="Calibri Light" w:hAnsi="Calibri Light" w:cs="Calibri Light"/>
              </w:rPr>
            </w:pPr>
            <w:r w:rsidRPr="1CCAE337">
              <w:rPr>
                <w:rFonts w:ascii="Calibri Light" w:eastAsia="Calibri Light" w:hAnsi="Calibri Light" w:cs="Calibri Light"/>
              </w:rPr>
              <w:lastRenderedPageBreak/>
              <w:t>Complex</w:t>
            </w:r>
          </w:p>
        </w:tc>
        <w:tc>
          <w:tcPr>
            <w:tcW w:w="2894" w:type="dxa"/>
            <w:tcBorders>
              <w:top w:val="single" w:sz="6" w:space="0" w:color="auto"/>
              <w:bottom w:val="single" w:sz="6" w:space="0" w:color="auto"/>
            </w:tcBorders>
            <w:vAlign w:val="center"/>
          </w:tcPr>
          <w:p w14:paraId="16CF0CAE" w14:textId="77777777" w:rsidR="00220DD3" w:rsidRDefault="00654BF3" w:rsidP="00220DD3">
            <w:pPr>
              <w:rPr>
                <w:rFonts w:ascii="Calibri Light,MS Mincho" w:eastAsia="Calibri Light,MS Mincho" w:hAnsi="Calibri Light,MS Mincho" w:cs="Calibri Light,MS Mincho"/>
                <w:sz w:val="20"/>
                <w:szCs w:val="20"/>
                <w:lang w:eastAsia="ja-JP"/>
              </w:rPr>
            </w:pPr>
            <w:r w:rsidRPr="770BDB59">
              <w:rPr>
                <w:rFonts w:ascii="Calibri Light" w:eastAsia="Calibri Light" w:hAnsi="Calibri Light" w:cs="Calibri Light"/>
                <w:sz w:val="20"/>
                <w:szCs w:val="20"/>
                <w:lang w:eastAsia="ja-JP"/>
              </w:rPr>
              <w:t>E-CS-</w:t>
            </w:r>
            <w:r w:rsidR="00220DD3" w:rsidRPr="770BDB59">
              <w:rPr>
                <w:rFonts w:ascii="Calibri Light" w:eastAsia="Calibri Light" w:hAnsi="Calibri Light" w:cs="Calibri Light"/>
                <w:sz w:val="20"/>
                <w:szCs w:val="20"/>
                <w:lang w:eastAsia="ja-JP"/>
              </w:rPr>
              <w:t>09</w:t>
            </w:r>
            <w:r w:rsidRPr="770BDB59">
              <w:rPr>
                <w:rFonts w:ascii="Calibri Light,MS Mincho" w:eastAsia="Calibri Light,MS Mincho" w:hAnsi="Calibri Light,MS Mincho" w:cs="Calibri Light,MS Mincho"/>
                <w:sz w:val="20"/>
                <w:szCs w:val="20"/>
                <w:lang w:eastAsia="ja-JP"/>
              </w:rPr>
              <w:t xml:space="preserve"> – </w:t>
            </w:r>
            <w:r w:rsidR="00220DD3" w:rsidRPr="770BDB59">
              <w:rPr>
                <w:rFonts w:ascii="Calibri Light" w:eastAsia="Calibri Light" w:hAnsi="Calibri Light" w:cs="Calibri Light"/>
                <w:sz w:val="20"/>
                <w:szCs w:val="20"/>
                <w:lang w:eastAsia="ja-JP"/>
              </w:rPr>
              <w:t>Manage</w:t>
            </w:r>
            <w:r w:rsidRPr="770BDB59">
              <w:rPr>
                <w:rFonts w:ascii="Calibri Light" w:eastAsia="Calibri Light" w:hAnsi="Calibri Light" w:cs="Calibri Light"/>
                <w:sz w:val="20"/>
                <w:szCs w:val="20"/>
                <w:lang w:eastAsia="ja-JP"/>
              </w:rPr>
              <w:t xml:space="preserve"> Outage Alert Response</w:t>
            </w:r>
          </w:p>
          <w:p w14:paraId="21A5F017" w14:textId="7277E6D2" w:rsidR="00654BF3" w:rsidRPr="00654BF3" w:rsidRDefault="00220DD3" w:rsidP="00220DD3">
            <w:pPr>
              <w:rPr>
                <w:rFonts w:ascii="Calibri Light,MS Mincho" w:eastAsia="Calibri Light,MS Mincho" w:hAnsi="Calibri Light,MS Mincho" w:cs="Calibri Light,MS Mincho"/>
                <w:sz w:val="20"/>
                <w:szCs w:val="20"/>
                <w:lang w:eastAsia="ja-JP"/>
              </w:rPr>
            </w:pPr>
            <w:r w:rsidRPr="770BDB59">
              <w:rPr>
                <w:rFonts w:ascii="Calibri Light" w:eastAsia="Calibri Light" w:hAnsi="Calibri Light" w:cs="Calibri Light"/>
                <w:sz w:val="20"/>
                <w:szCs w:val="20"/>
                <w:lang w:eastAsia="ja-JP"/>
              </w:rPr>
              <w:t>** This is a new Tier 1 RICEFW</w:t>
            </w:r>
          </w:p>
        </w:tc>
      </w:tr>
    </w:tbl>
    <w:p w14:paraId="057FA1D9" w14:textId="77777777" w:rsidR="000F1011" w:rsidRDefault="000F1011" w:rsidP="005656E6">
      <w:pPr>
        <w:pStyle w:val="Heading3"/>
        <w:keepNext/>
        <w:numPr>
          <w:ilvl w:val="2"/>
          <w:numId w:val="16"/>
        </w:numPr>
        <w:tabs>
          <w:tab w:val="left" w:pos="1440"/>
        </w:tabs>
        <w:spacing w:before="120" w:after="120"/>
        <w:ind w:left="1440" w:hanging="900"/>
      </w:pPr>
      <w:bookmarkStart w:id="190" w:name="_Toc406588322"/>
      <w:bookmarkStart w:id="191" w:name="_Toc491613840"/>
      <w:bookmarkStart w:id="192" w:name="_Toc512875810"/>
      <w:bookmarkStart w:id="193" w:name="_Toc406588327"/>
      <w:r>
        <w:t>Forms</w:t>
      </w:r>
      <w:bookmarkEnd w:id="190"/>
      <w:bookmarkEnd w:id="191"/>
      <w:bookmarkEnd w:id="192"/>
    </w:p>
    <w:tbl>
      <w:tblPr>
        <w:tblW w:w="9468"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5467"/>
        <w:gridCol w:w="1710"/>
        <w:gridCol w:w="2291"/>
      </w:tblGrid>
      <w:tr w:rsidR="000F1011" w:rsidRPr="00D87994" w14:paraId="3FB61667" w14:textId="77777777" w:rsidTr="17BB63CF">
        <w:trPr>
          <w:cantSplit/>
          <w:trHeight w:val="432"/>
          <w:tblHeader/>
        </w:trPr>
        <w:tc>
          <w:tcPr>
            <w:tcW w:w="5467" w:type="dxa"/>
            <w:tcBorders>
              <w:top w:val="threeDEmboss" w:sz="6" w:space="0" w:color="auto"/>
              <w:bottom w:val="threeDEmboss" w:sz="6" w:space="0" w:color="auto"/>
            </w:tcBorders>
            <w:shd w:val="clear" w:color="auto" w:fill="F9FBAF"/>
            <w:vAlign w:val="center"/>
          </w:tcPr>
          <w:p w14:paraId="0C70A6A0" w14:textId="77777777" w:rsidR="000F1011" w:rsidRPr="00151AA1" w:rsidRDefault="000F1011" w:rsidP="00613D1D">
            <w:pPr>
              <w:pStyle w:val="TableHeader-Left"/>
              <w:rPr>
                <w:rFonts w:ascii="Calibri Light" w:eastAsia="Calibri Light" w:hAnsi="Calibri Light" w:cs="Calibri Light"/>
              </w:rPr>
            </w:pPr>
            <w:r w:rsidRPr="1CCAE337">
              <w:rPr>
                <w:rFonts w:ascii="Calibri Light" w:eastAsia="Calibri Light" w:hAnsi="Calibri Light" w:cs="Calibri Light"/>
              </w:rPr>
              <w:t>Description (include the Business Purpose)</w:t>
            </w:r>
          </w:p>
        </w:tc>
        <w:tc>
          <w:tcPr>
            <w:tcW w:w="1710" w:type="dxa"/>
            <w:tcBorders>
              <w:top w:val="threeDEmboss" w:sz="6" w:space="0" w:color="auto"/>
              <w:bottom w:val="threeDEmboss" w:sz="6" w:space="0" w:color="auto"/>
            </w:tcBorders>
            <w:shd w:val="clear" w:color="auto" w:fill="F9FBAF"/>
            <w:vAlign w:val="center"/>
          </w:tcPr>
          <w:p w14:paraId="58B502B8" w14:textId="77777777" w:rsidR="000F1011" w:rsidRPr="00151AA1" w:rsidRDefault="000F1011" w:rsidP="00151AA1">
            <w:pPr>
              <w:pStyle w:val="TableHeader-Left"/>
              <w:rPr>
                <w:rFonts w:ascii="Calibri Light" w:eastAsia="Calibri Light" w:hAnsi="Calibri Light" w:cs="Calibri Light"/>
              </w:rPr>
            </w:pPr>
            <w:r w:rsidRPr="1CCAE337">
              <w:rPr>
                <w:rFonts w:ascii="Calibri Light" w:eastAsia="Calibri Light" w:hAnsi="Calibri Light" w:cs="Calibri Light"/>
              </w:rPr>
              <w:t xml:space="preserve">Complexity </w:t>
            </w:r>
          </w:p>
        </w:tc>
        <w:tc>
          <w:tcPr>
            <w:tcW w:w="2291" w:type="dxa"/>
            <w:tcBorders>
              <w:top w:val="threeDEmboss" w:sz="6" w:space="0" w:color="auto"/>
              <w:bottom w:val="threeDEmboss" w:sz="6" w:space="0" w:color="auto"/>
            </w:tcBorders>
            <w:shd w:val="clear" w:color="auto" w:fill="F9FBAF"/>
            <w:vAlign w:val="center"/>
          </w:tcPr>
          <w:p w14:paraId="33362855" w14:textId="77777777" w:rsidR="000F1011" w:rsidRPr="00151AA1" w:rsidRDefault="000F1011" w:rsidP="00613D1D">
            <w:pPr>
              <w:pStyle w:val="TableHeader-Left"/>
              <w:rPr>
                <w:rFonts w:ascii="Calibri Light" w:eastAsia="Calibri Light" w:hAnsi="Calibri Light" w:cs="Calibri Light"/>
              </w:rPr>
            </w:pPr>
            <w:r w:rsidRPr="1CCAE337">
              <w:rPr>
                <w:rFonts w:ascii="Calibri Light" w:eastAsia="Calibri Light" w:hAnsi="Calibri Light" w:cs="Calibri Light"/>
              </w:rPr>
              <w:t>Reference ID</w:t>
            </w:r>
          </w:p>
        </w:tc>
      </w:tr>
      <w:tr w:rsidR="00B72FBE" w:rsidRPr="00D87994" w14:paraId="7DA208F5" w14:textId="77777777" w:rsidTr="17BB63CF">
        <w:trPr>
          <w:cantSplit/>
          <w:trHeight w:val="432"/>
        </w:trPr>
        <w:tc>
          <w:tcPr>
            <w:tcW w:w="5467" w:type="dxa"/>
            <w:tcBorders>
              <w:top w:val="threeDEmboss" w:sz="6" w:space="0" w:color="auto"/>
              <w:bottom w:val="single" w:sz="6" w:space="0" w:color="auto"/>
            </w:tcBorders>
            <w:vAlign w:val="center"/>
          </w:tcPr>
          <w:p w14:paraId="478638DF" w14:textId="77777777" w:rsidR="00B72FBE" w:rsidRPr="00151AA1" w:rsidRDefault="005A252D" w:rsidP="00B72FBE">
            <w:pPr>
              <w:rPr>
                <w:rFonts w:ascii="Calibri Light,MS Mincho" w:eastAsia="Calibri Light,MS Mincho" w:hAnsi="Calibri Light,MS Mincho" w:cs="Calibri Light,MS Mincho"/>
                <w:sz w:val="20"/>
                <w:szCs w:val="20"/>
                <w:lang w:eastAsia="ja-JP"/>
              </w:rPr>
            </w:pPr>
            <w:r w:rsidRPr="1CCAE337">
              <w:rPr>
                <w:rFonts w:ascii="Calibri Light" w:eastAsia="Calibri Light" w:hAnsi="Calibri Light" w:cs="Calibri Light"/>
                <w:sz w:val="20"/>
                <w:szCs w:val="20"/>
                <w:lang w:eastAsia="ja-JP"/>
              </w:rPr>
              <w:t>N/A</w:t>
            </w:r>
          </w:p>
        </w:tc>
        <w:tc>
          <w:tcPr>
            <w:tcW w:w="1710" w:type="dxa"/>
            <w:tcBorders>
              <w:top w:val="threeDEmboss" w:sz="6" w:space="0" w:color="auto"/>
              <w:bottom w:val="single" w:sz="6" w:space="0" w:color="auto"/>
            </w:tcBorders>
            <w:vAlign w:val="center"/>
          </w:tcPr>
          <w:p w14:paraId="0340997C" w14:textId="77777777" w:rsidR="00B72FBE" w:rsidRPr="00151AA1" w:rsidRDefault="00B72FBE" w:rsidP="00CC385F">
            <w:pPr>
              <w:pStyle w:val="TableField-Left"/>
              <w:jc w:val="center"/>
              <w:rPr>
                <w:rFonts w:ascii="Calibri Light" w:hAnsi="Calibri Light"/>
                <w:szCs w:val="24"/>
              </w:rPr>
            </w:pPr>
          </w:p>
        </w:tc>
        <w:tc>
          <w:tcPr>
            <w:tcW w:w="2291" w:type="dxa"/>
            <w:tcBorders>
              <w:top w:val="threeDEmboss" w:sz="6" w:space="0" w:color="auto"/>
              <w:bottom w:val="single" w:sz="6" w:space="0" w:color="auto"/>
            </w:tcBorders>
            <w:vAlign w:val="center"/>
          </w:tcPr>
          <w:p w14:paraId="604CCEAF" w14:textId="77777777" w:rsidR="00B72FBE" w:rsidRPr="00151AA1" w:rsidRDefault="00B72FBE" w:rsidP="00B72FBE">
            <w:pPr>
              <w:pStyle w:val="TableField-Left"/>
              <w:rPr>
                <w:rFonts w:ascii="Calibri Light" w:hAnsi="Calibri Light"/>
                <w:szCs w:val="24"/>
              </w:rPr>
            </w:pPr>
          </w:p>
        </w:tc>
      </w:tr>
    </w:tbl>
    <w:p w14:paraId="4C3E99BC" w14:textId="77777777" w:rsidR="00E0118B" w:rsidRDefault="00E0118B" w:rsidP="005656E6">
      <w:pPr>
        <w:pStyle w:val="Heading3"/>
        <w:keepNext/>
        <w:numPr>
          <w:ilvl w:val="2"/>
          <w:numId w:val="16"/>
        </w:numPr>
        <w:tabs>
          <w:tab w:val="left" w:pos="1440"/>
        </w:tabs>
        <w:spacing w:before="120" w:after="120"/>
        <w:ind w:left="1440" w:hanging="900"/>
      </w:pPr>
      <w:bookmarkStart w:id="194" w:name="_Toc491613841"/>
      <w:bookmarkStart w:id="195" w:name="_Toc512875811"/>
      <w:r>
        <w:t>Workflows</w:t>
      </w:r>
      <w:bookmarkEnd w:id="193"/>
      <w:bookmarkEnd w:id="194"/>
      <w:bookmarkEnd w:id="195"/>
    </w:p>
    <w:tbl>
      <w:tblPr>
        <w:tblW w:w="9468"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5557"/>
        <w:gridCol w:w="1620"/>
        <w:gridCol w:w="2291"/>
      </w:tblGrid>
      <w:tr w:rsidR="00E0118B" w:rsidRPr="00D87994" w14:paraId="2D5DD270" w14:textId="77777777" w:rsidTr="17BB63CF">
        <w:trPr>
          <w:cantSplit/>
          <w:trHeight w:val="432"/>
          <w:tblHeader/>
        </w:trPr>
        <w:tc>
          <w:tcPr>
            <w:tcW w:w="5557" w:type="dxa"/>
            <w:tcBorders>
              <w:top w:val="threeDEmboss" w:sz="6" w:space="0" w:color="auto"/>
              <w:bottom w:val="threeDEmboss" w:sz="6" w:space="0" w:color="auto"/>
            </w:tcBorders>
            <w:shd w:val="clear" w:color="auto" w:fill="F9FBAF"/>
            <w:vAlign w:val="center"/>
          </w:tcPr>
          <w:p w14:paraId="189CAF85" w14:textId="77777777" w:rsidR="00E0118B" w:rsidRPr="00151AA1" w:rsidRDefault="00E0118B" w:rsidP="0035091A">
            <w:pPr>
              <w:pStyle w:val="TableHeader-Left"/>
              <w:rPr>
                <w:rFonts w:ascii="Calibri Light" w:eastAsia="Calibri Light" w:hAnsi="Calibri Light" w:cs="Calibri Light"/>
              </w:rPr>
            </w:pPr>
            <w:r w:rsidRPr="1CCAE337">
              <w:rPr>
                <w:rFonts w:ascii="Calibri Light" w:eastAsia="Calibri Light" w:hAnsi="Calibri Light" w:cs="Calibri Light"/>
              </w:rPr>
              <w:t>Description (include the Business Purpose)</w:t>
            </w:r>
          </w:p>
        </w:tc>
        <w:tc>
          <w:tcPr>
            <w:tcW w:w="1620" w:type="dxa"/>
            <w:tcBorders>
              <w:top w:val="threeDEmboss" w:sz="6" w:space="0" w:color="auto"/>
              <w:bottom w:val="threeDEmboss" w:sz="6" w:space="0" w:color="auto"/>
            </w:tcBorders>
            <w:shd w:val="clear" w:color="auto" w:fill="F9FBAF"/>
            <w:vAlign w:val="center"/>
          </w:tcPr>
          <w:p w14:paraId="4E063C36" w14:textId="77777777" w:rsidR="00E0118B" w:rsidRPr="00151AA1" w:rsidRDefault="00E0118B" w:rsidP="0035091A">
            <w:pPr>
              <w:pStyle w:val="TableHeader-Left"/>
              <w:rPr>
                <w:rFonts w:ascii="Calibri Light" w:eastAsia="Calibri Light" w:hAnsi="Calibri Light" w:cs="Calibri Light"/>
              </w:rPr>
            </w:pPr>
            <w:r w:rsidRPr="1CCAE337">
              <w:rPr>
                <w:rFonts w:ascii="Calibri Light" w:eastAsia="Calibri Light" w:hAnsi="Calibri Light" w:cs="Calibri Light"/>
              </w:rPr>
              <w:t xml:space="preserve">Complexity </w:t>
            </w:r>
          </w:p>
        </w:tc>
        <w:tc>
          <w:tcPr>
            <w:tcW w:w="2291" w:type="dxa"/>
            <w:tcBorders>
              <w:top w:val="threeDEmboss" w:sz="6" w:space="0" w:color="auto"/>
              <w:bottom w:val="threeDEmboss" w:sz="6" w:space="0" w:color="auto"/>
            </w:tcBorders>
            <w:shd w:val="clear" w:color="auto" w:fill="F9FBAF"/>
            <w:vAlign w:val="center"/>
          </w:tcPr>
          <w:p w14:paraId="6040B49D" w14:textId="77777777" w:rsidR="00E0118B" w:rsidRPr="00151AA1" w:rsidRDefault="00E0118B" w:rsidP="0035091A">
            <w:pPr>
              <w:pStyle w:val="TableHeader-Left"/>
              <w:rPr>
                <w:rFonts w:ascii="Calibri Light" w:eastAsia="Calibri Light" w:hAnsi="Calibri Light" w:cs="Calibri Light"/>
              </w:rPr>
            </w:pPr>
            <w:r w:rsidRPr="1CCAE337">
              <w:rPr>
                <w:rFonts w:ascii="Calibri Light" w:eastAsia="Calibri Light" w:hAnsi="Calibri Light" w:cs="Calibri Light"/>
              </w:rPr>
              <w:t>Reference ID</w:t>
            </w:r>
          </w:p>
        </w:tc>
      </w:tr>
      <w:tr w:rsidR="00B72FBE" w:rsidRPr="00D87994" w14:paraId="1FD06F5D" w14:textId="77777777" w:rsidTr="17BB63CF">
        <w:trPr>
          <w:cantSplit/>
          <w:trHeight w:val="432"/>
        </w:trPr>
        <w:tc>
          <w:tcPr>
            <w:tcW w:w="5557" w:type="dxa"/>
            <w:tcBorders>
              <w:top w:val="threeDEmboss" w:sz="6" w:space="0" w:color="auto"/>
              <w:bottom w:val="threeDEmboss" w:sz="6" w:space="0" w:color="auto"/>
            </w:tcBorders>
            <w:vAlign w:val="center"/>
          </w:tcPr>
          <w:p w14:paraId="035EDFA5" w14:textId="77777777" w:rsidR="00B72FBE" w:rsidRPr="00151AA1" w:rsidRDefault="006F4757" w:rsidP="00B72FBE">
            <w:pPr>
              <w:pStyle w:val="TableHeader-Left"/>
              <w:rPr>
                <w:rFonts w:ascii="Calibri Light" w:eastAsia="Calibri Light" w:hAnsi="Calibri Light" w:cs="Calibri Light"/>
                <w:b w:val="0"/>
              </w:rPr>
            </w:pPr>
            <w:r w:rsidRPr="1CCAE337">
              <w:rPr>
                <w:rFonts w:ascii="Calibri Light" w:eastAsia="Calibri Light" w:hAnsi="Calibri Light" w:cs="Calibri Light"/>
                <w:b w:val="0"/>
              </w:rPr>
              <w:t>Workflow to create BPEM case whenever a correspondence is uploaded to Open Text xECM</w:t>
            </w:r>
          </w:p>
        </w:tc>
        <w:tc>
          <w:tcPr>
            <w:tcW w:w="1620" w:type="dxa"/>
            <w:tcBorders>
              <w:top w:val="threeDEmboss" w:sz="6" w:space="0" w:color="auto"/>
              <w:bottom w:val="threeDEmboss" w:sz="6" w:space="0" w:color="auto"/>
            </w:tcBorders>
            <w:vAlign w:val="center"/>
          </w:tcPr>
          <w:p w14:paraId="69B65EF5" w14:textId="77777777" w:rsidR="00B72FBE" w:rsidRPr="00151AA1" w:rsidRDefault="00C44C5F" w:rsidP="006F7FAC">
            <w:pPr>
              <w:pStyle w:val="TableHeader-Left"/>
              <w:jc w:val="center"/>
              <w:rPr>
                <w:rFonts w:ascii="Calibri Light" w:eastAsia="Calibri Light" w:hAnsi="Calibri Light" w:cs="Calibri Light"/>
                <w:b w:val="0"/>
              </w:rPr>
            </w:pPr>
            <w:r w:rsidRPr="1CCAE337">
              <w:rPr>
                <w:rFonts w:ascii="Calibri Light" w:eastAsia="Calibri Light" w:hAnsi="Calibri Light" w:cs="Calibri Light"/>
                <w:b w:val="0"/>
              </w:rPr>
              <w:t>Medium</w:t>
            </w:r>
          </w:p>
        </w:tc>
        <w:tc>
          <w:tcPr>
            <w:tcW w:w="2291" w:type="dxa"/>
            <w:tcBorders>
              <w:top w:val="threeDEmboss" w:sz="6" w:space="0" w:color="auto"/>
              <w:bottom w:val="threeDEmboss" w:sz="6" w:space="0" w:color="auto"/>
            </w:tcBorders>
            <w:vAlign w:val="center"/>
          </w:tcPr>
          <w:p w14:paraId="5172F6BB" w14:textId="77777777" w:rsidR="007A22F7" w:rsidRDefault="00DB539B" w:rsidP="007A22F7">
            <w:pPr>
              <w:pStyle w:val="TableField-Left"/>
              <w:rPr>
                <w:rFonts w:ascii="Calibri Light" w:eastAsia="Calibri Light" w:hAnsi="Calibri Light" w:cs="Calibri Light"/>
              </w:rPr>
            </w:pPr>
            <w:r w:rsidRPr="1CCAE337">
              <w:rPr>
                <w:rFonts w:ascii="Calibri Light" w:eastAsia="Calibri Light" w:hAnsi="Calibri Light" w:cs="Calibri Light"/>
              </w:rPr>
              <w:t>W-CIM-CS-0</w:t>
            </w:r>
            <w:r w:rsidR="007A22F7">
              <w:rPr>
                <w:rFonts w:ascii="Calibri Light" w:eastAsia="Calibri Light" w:hAnsi="Calibri Light" w:cs="Calibri Light"/>
              </w:rPr>
              <w:t>9</w:t>
            </w:r>
            <w:r w:rsidRPr="1CCAE337">
              <w:rPr>
                <w:rFonts w:ascii="Calibri Light" w:eastAsia="Calibri Light" w:hAnsi="Calibri Light" w:cs="Calibri Light"/>
              </w:rPr>
              <w:t xml:space="preserve"> Create BPEM case</w:t>
            </w:r>
          </w:p>
          <w:p w14:paraId="1465C8AE" w14:textId="6754E2B8" w:rsidR="00B72FBE" w:rsidRPr="00151AA1" w:rsidRDefault="007A22F7" w:rsidP="007A22F7">
            <w:pPr>
              <w:pStyle w:val="TableField-Left"/>
              <w:rPr>
                <w:rFonts w:ascii="Calibri Light" w:eastAsia="Calibri Light" w:hAnsi="Calibri Light" w:cs="Calibri Light"/>
              </w:rPr>
            </w:pPr>
            <w:r>
              <w:rPr>
                <w:rFonts w:ascii="Calibri Light" w:eastAsia="Calibri Light" w:hAnsi="Calibri Light" w:cs="Calibri Light"/>
              </w:rPr>
              <w:t>** This is a new Tier1 RICEFW</w:t>
            </w:r>
          </w:p>
        </w:tc>
      </w:tr>
    </w:tbl>
    <w:p w14:paraId="1A4D0673" w14:textId="77777777" w:rsidR="0035091A" w:rsidRPr="006025D4" w:rsidRDefault="0035091A" w:rsidP="0035091A">
      <w:pPr>
        <w:pStyle w:val="Heading2TextBulleted"/>
        <w:tabs>
          <w:tab w:val="clear" w:pos="360"/>
        </w:tabs>
      </w:pPr>
    </w:p>
    <w:p w14:paraId="17FD1E14" w14:textId="77777777" w:rsidR="00E0118B" w:rsidRDefault="00AF3E5C" w:rsidP="00114CB8">
      <w:pPr>
        <w:pStyle w:val="Heading2"/>
      </w:pPr>
      <w:bookmarkStart w:id="196" w:name="_Toc406588329"/>
      <w:bookmarkStart w:id="197" w:name="_Toc491613843"/>
      <w:r>
        <w:t xml:space="preserve"> </w:t>
      </w:r>
      <w:bookmarkStart w:id="198" w:name="_Toc512875812"/>
      <w:r w:rsidR="00E0118B">
        <w:t>IDEX Considerations</w:t>
      </w:r>
      <w:bookmarkEnd w:id="196"/>
      <w:bookmarkEnd w:id="197"/>
      <w:bookmarkEnd w:id="198"/>
    </w:p>
    <w:p w14:paraId="6477B6DC" w14:textId="77777777" w:rsidR="005A252D" w:rsidRPr="00151AA1" w:rsidRDefault="005A252D" w:rsidP="005A252D">
      <w:pPr>
        <w:rPr>
          <w:rFonts w:ascii="Calibri Light" w:eastAsia="Calibri Light" w:hAnsi="Calibri Light" w:cs="Calibri Light"/>
          <w:sz w:val="20"/>
          <w:szCs w:val="20"/>
        </w:rPr>
      </w:pPr>
      <w:r>
        <w:t xml:space="preserve">       </w:t>
      </w:r>
      <w:r w:rsidRPr="1CCAE337">
        <w:rPr>
          <w:rFonts w:ascii="Calibri Light" w:eastAsia="Calibri Light" w:hAnsi="Calibri Light" w:cs="Calibri Light"/>
          <w:sz w:val="20"/>
          <w:szCs w:val="20"/>
        </w:rPr>
        <w:t>N/A</w:t>
      </w:r>
    </w:p>
    <w:p w14:paraId="5FAF0EB4" w14:textId="77777777" w:rsidR="00E0118B" w:rsidRDefault="00FD6459" w:rsidP="00114CB8">
      <w:pPr>
        <w:pStyle w:val="Heading2"/>
      </w:pPr>
      <w:bookmarkStart w:id="199" w:name="_Toc406588330"/>
      <w:bookmarkStart w:id="200" w:name="_Toc491613844"/>
      <w:r>
        <w:t xml:space="preserve"> </w:t>
      </w:r>
      <w:bookmarkStart w:id="201" w:name="_Toc512875813"/>
      <w:r w:rsidR="00B0790E">
        <w:t xml:space="preserve">Production System </w:t>
      </w:r>
      <w:r w:rsidR="00E0118B">
        <w:t>Cut-over Considerations</w:t>
      </w:r>
      <w:bookmarkEnd w:id="199"/>
      <w:bookmarkEnd w:id="200"/>
      <w:bookmarkEnd w:id="201"/>
    </w:p>
    <w:p w14:paraId="59D40819" w14:textId="7A68823F" w:rsidR="00151AA1" w:rsidRDefault="00151AA1" w:rsidP="00FD6459">
      <w:pPr>
        <w:pStyle w:val="Heading2TextBulleted"/>
        <w:numPr>
          <w:ilvl w:val="0"/>
          <w:numId w:val="21"/>
        </w:numPr>
        <w:rPr>
          <w:rFonts w:ascii="Calibri Light" w:hAnsi="Calibri Light"/>
        </w:rPr>
      </w:pPr>
      <w:r>
        <w:rPr>
          <w:rFonts w:ascii="Calibri Light" w:hAnsi="Calibri Light"/>
        </w:rPr>
        <w:t>Invoice image from OpenText will continue to be available in OpenText and available in xECM after go live</w:t>
      </w:r>
    </w:p>
    <w:p w14:paraId="364798D3" w14:textId="77777777" w:rsidR="00CC1E6B" w:rsidRDefault="00FD6459" w:rsidP="00FD6459">
      <w:pPr>
        <w:pStyle w:val="Heading2TextBulleted"/>
        <w:numPr>
          <w:ilvl w:val="0"/>
          <w:numId w:val="21"/>
        </w:numPr>
        <w:rPr>
          <w:rFonts w:ascii="Calibri Light" w:hAnsi="Calibri Light"/>
        </w:rPr>
      </w:pPr>
      <w:r w:rsidRPr="00151AA1">
        <w:rPr>
          <w:rFonts w:ascii="Calibri Light" w:hAnsi="Calibri Light"/>
        </w:rPr>
        <w:t>Document image or hard copy of the docum</w:t>
      </w:r>
      <w:r w:rsidR="00151AA1">
        <w:rPr>
          <w:rFonts w:ascii="Calibri Light" w:hAnsi="Calibri Light"/>
        </w:rPr>
        <w:t>ent will not be migrating to xECM</w:t>
      </w:r>
    </w:p>
    <w:p w14:paraId="7B04020D" w14:textId="01AA3965" w:rsidR="009945EC" w:rsidRPr="00407E1E" w:rsidRDefault="00407E1E" w:rsidP="00407E1E">
      <w:pPr>
        <w:pStyle w:val="Heading2TextBulleted"/>
        <w:numPr>
          <w:ilvl w:val="0"/>
          <w:numId w:val="21"/>
        </w:numPr>
        <w:rPr>
          <w:rFonts w:ascii="Calibri Light" w:hAnsi="Calibri Light"/>
        </w:rPr>
      </w:pPr>
      <w:r w:rsidRPr="00407E1E">
        <w:rPr>
          <w:rFonts w:ascii="Calibri Light" w:hAnsi="Calibri Light"/>
        </w:rPr>
        <w:t xml:space="preserve">Legacy Bill Statement that stores in Open Text will undergo conversion. The metadata for legacy Bill Statement image is Contract number (Service Account). Metadata for legacy Bill Statement image will be mapped to new SAP Contract number. This will be done using enhancement </w:t>
      </w:r>
      <w:hyperlink r:id="rId58" w:history="1">
        <w:r w:rsidRPr="00407E1E">
          <w:rPr>
            <w:rStyle w:val="Hyperlink"/>
            <w:rFonts w:ascii="Calibri Light" w:hAnsi="Calibri Light"/>
            <w:i/>
          </w:rPr>
          <w:t>C-UB-BI-09 - Bill image PDF migrated to Open text</w:t>
        </w:r>
      </w:hyperlink>
      <w:r w:rsidRPr="00407E1E">
        <w:rPr>
          <w:rFonts w:ascii="Calibri Light" w:hAnsi="Calibri Light"/>
        </w:rPr>
        <w:t>.</w:t>
      </w:r>
    </w:p>
    <w:p w14:paraId="73BEA626" w14:textId="77777777" w:rsidR="00151AA1" w:rsidRPr="00151AA1" w:rsidRDefault="00151AA1" w:rsidP="00151AA1">
      <w:pPr>
        <w:pStyle w:val="Heading2TextBulleted"/>
        <w:tabs>
          <w:tab w:val="clear" w:pos="360"/>
        </w:tabs>
        <w:ind w:left="1446" w:firstLine="0"/>
        <w:rPr>
          <w:rFonts w:ascii="Calibri Light" w:hAnsi="Calibri Light"/>
        </w:rPr>
      </w:pPr>
    </w:p>
    <w:p w14:paraId="73F8F54A" w14:textId="77777777" w:rsidR="00E0118B" w:rsidRDefault="00FD6459" w:rsidP="00114CB8">
      <w:pPr>
        <w:pStyle w:val="Heading2"/>
      </w:pPr>
      <w:bookmarkStart w:id="202" w:name="_Toc406588331"/>
      <w:bookmarkStart w:id="203" w:name="_Toc491613845"/>
      <w:r>
        <w:t xml:space="preserve"> </w:t>
      </w:r>
      <w:bookmarkStart w:id="204" w:name="_Toc512875814"/>
      <w:r w:rsidR="00E0118B" w:rsidRPr="00032761">
        <w:t>Other Considerations</w:t>
      </w:r>
      <w:bookmarkEnd w:id="202"/>
      <w:bookmarkEnd w:id="203"/>
      <w:bookmarkEnd w:id="204"/>
    </w:p>
    <w:p w14:paraId="30E710E5" w14:textId="77777777" w:rsidR="00151AA1" w:rsidRPr="00151AA1" w:rsidRDefault="00151AA1" w:rsidP="00151AA1">
      <w:pPr>
        <w:ind w:left="1208"/>
        <w:rPr>
          <w:rFonts w:ascii="Calibri Light,MS Mincho" w:eastAsia="Calibri Light,MS Mincho" w:hAnsi="Calibri Light,MS Mincho" w:cs="Calibri Light,MS Mincho"/>
          <w:sz w:val="20"/>
          <w:szCs w:val="20"/>
          <w:lang w:eastAsia="ja-JP"/>
        </w:rPr>
      </w:pPr>
      <w:r w:rsidRPr="1CCAE337">
        <w:rPr>
          <w:rFonts w:ascii="Calibri Light" w:eastAsia="Calibri Light" w:hAnsi="Calibri Light" w:cs="Calibri Light"/>
          <w:sz w:val="20"/>
          <w:szCs w:val="20"/>
          <w:lang w:eastAsia="ja-JP"/>
        </w:rPr>
        <w:t>N/A</w:t>
      </w:r>
    </w:p>
    <w:p w14:paraId="2B7FE228" w14:textId="77777777" w:rsidR="005A252D" w:rsidRPr="005A252D" w:rsidRDefault="005A252D" w:rsidP="005A252D"/>
    <w:p w14:paraId="6413DE83" w14:textId="77777777" w:rsidR="00E0118B" w:rsidRPr="00032761" w:rsidRDefault="00E0118B" w:rsidP="0012557A">
      <w:pPr>
        <w:pStyle w:val="Heading1"/>
        <w:numPr>
          <w:ilvl w:val="0"/>
          <w:numId w:val="16"/>
        </w:numPr>
      </w:pPr>
      <w:bookmarkStart w:id="205" w:name="_Toc406588332"/>
      <w:bookmarkStart w:id="206" w:name="_Toc491613846"/>
      <w:bookmarkStart w:id="207" w:name="_Toc512875815"/>
      <w:r w:rsidRPr="00032761">
        <w:lastRenderedPageBreak/>
        <w:t>Change Management</w:t>
      </w:r>
      <w:bookmarkEnd w:id="205"/>
      <w:bookmarkEnd w:id="206"/>
      <w:bookmarkEnd w:id="207"/>
    </w:p>
    <w:p w14:paraId="694C3A74" w14:textId="77777777" w:rsidR="00E0118B" w:rsidRPr="00032761" w:rsidRDefault="00032761" w:rsidP="1B56C294">
      <w:pPr>
        <w:pStyle w:val="Heading2TextBulleted"/>
        <w:tabs>
          <w:tab w:val="clear" w:pos="360"/>
        </w:tabs>
        <w:ind w:firstLine="0"/>
        <w:rPr>
          <w:rFonts w:ascii="Arial,Times New Roman" w:eastAsia="Arial,Times New Roman" w:hAnsi="Arial,Times New Roman" w:cs="Arial,Times New Roman"/>
          <w:b/>
          <w:sz w:val="32"/>
          <w:szCs w:val="32"/>
          <w:lang w:eastAsia="en-US"/>
        </w:rPr>
      </w:pPr>
      <w:bookmarkStart w:id="208" w:name="_Toc406588333"/>
      <w:bookmarkStart w:id="209" w:name="_Toc491613847"/>
      <w:r w:rsidRPr="1CCAE337">
        <w:rPr>
          <w:rFonts w:ascii="Arial" w:eastAsia="Arial" w:hAnsi="Arial" w:cs="Arial"/>
          <w:b/>
          <w:sz w:val="32"/>
          <w:szCs w:val="32"/>
          <w:lang w:eastAsia="en-US"/>
        </w:rPr>
        <w:t xml:space="preserve">5.1 </w:t>
      </w:r>
      <w:r w:rsidR="00E0118B" w:rsidRPr="1CCAE337">
        <w:rPr>
          <w:rFonts w:ascii="Arial" w:eastAsia="Arial" w:hAnsi="Arial" w:cs="Arial"/>
          <w:b/>
          <w:sz w:val="32"/>
          <w:szCs w:val="32"/>
          <w:lang w:eastAsia="en-US"/>
        </w:rPr>
        <w:t>Change Impacts</w:t>
      </w:r>
      <w:bookmarkEnd w:id="208"/>
      <w:bookmarkEnd w:id="209"/>
    </w:p>
    <w:tbl>
      <w:tblPr>
        <w:tblW w:w="9183" w:type="dxa"/>
        <w:tblInd w:w="131"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ayout w:type="fixed"/>
        <w:tblLook w:val="01E0" w:firstRow="1" w:lastRow="1" w:firstColumn="1" w:lastColumn="1" w:noHBand="0" w:noVBand="0"/>
      </w:tblPr>
      <w:tblGrid>
        <w:gridCol w:w="3536"/>
        <w:gridCol w:w="2070"/>
        <w:gridCol w:w="1670"/>
        <w:gridCol w:w="954"/>
        <w:gridCol w:w="953"/>
      </w:tblGrid>
      <w:tr w:rsidR="00D379CE" w:rsidRPr="006B24F0" w14:paraId="6AA45F93" w14:textId="77777777" w:rsidTr="00BF7FEC">
        <w:trPr>
          <w:cantSplit/>
          <w:trHeight w:val="432"/>
          <w:tblHeader/>
        </w:trPr>
        <w:tc>
          <w:tcPr>
            <w:tcW w:w="3536" w:type="dxa"/>
            <w:tcBorders>
              <w:top w:val="threeDEmboss" w:sz="6" w:space="0" w:color="auto"/>
              <w:bottom w:val="single" w:sz="6" w:space="0" w:color="auto"/>
            </w:tcBorders>
            <w:shd w:val="clear" w:color="auto" w:fill="F9FBAF"/>
            <w:vAlign w:val="center"/>
          </w:tcPr>
          <w:p w14:paraId="2C6B5F71" w14:textId="77777777" w:rsidR="00D379CE" w:rsidRPr="006B24F0" w:rsidRDefault="00D379CE" w:rsidP="00ED623E">
            <w:pPr>
              <w:pStyle w:val="TableHeader-Left"/>
              <w:rPr>
                <w:rFonts w:ascii="Calibri Light,Arial" w:eastAsia="Calibri Light,Arial" w:hAnsi="Calibri Light,Arial" w:cs="Calibri Light,Arial"/>
              </w:rPr>
            </w:pPr>
            <w:r w:rsidRPr="1CCAE337">
              <w:rPr>
                <w:rFonts w:ascii="Calibri Light" w:eastAsia="Calibri Light" w:hAnsi="Calibri Light" w:cs="Calibri Light"/>
              </w:rPr>
              <w:t>Change Element Short Description</w:t>
            </w:r>
          </w:p>
        </w:tc>
        <w:tc>
          <w:tcPr>
            <w:tcW w:w="2070" w:type="dxa"/>
            <w:tcBorders>
              <w:top w:val="threeDEmboss" w:sz="6" w:space="0" w:color="auto"/>
              <w:bottom w:val="single" w:sz="6" w:space="0" w:color="auto"/>
            </w:tcBorders>
            <w:shd w:val="clear" w:color="auto" w:fill="F9FBAF"/>
            <w:vAlign w:val="center"/>
          </w:tcPr>
          <w:p w14:paraId="2E3929B9" w14:textId="77777777" w:rsidR="00D379CE" w:rsidRPr="006B24F0" w:rsidRDefault="00D379CE" w:rsidP="00ED623E">
            <w:pPr>
              <w:pStyle w:val="TableHeader-Left"/>
              <w:rPr>
                <w:rFonts w:ascii="Calibri Light,Arial" w:eastAsia="Calibri Light,Arial" w:hAnsi="Calibri Light,Arial" w:cs="Calibri Light,Arial"/>
              </w:rPr>
            </w:pPr>
            <w:r w:rsidRPr="1CCAE337">
              <w:rPr>
                <w:rFonts w:ascii="Calibri Light" w:eastAsia="Calibri Light" w:hAnsi="Calibri Light" w:cs="Calibri Light"/>
              </w:rPr>
              <w:t>Change Impact Category</w:t>
            </w:r>
          </w:p>
        </w:tc>
        <w:tc>
          <w:tcPr>
            <w:tcW w:w="1670" w:type="dxa"/>
            <w:tcBorders>
              <w:top w:val="threeDEmboss" w:sz="6" w:space="0" w:color="auto"/>
              <w:bottom w:val="single" w:sz="6" w:space="0" w:color="auto"/>
            </w:tcBorders>
            <w:shd w:val="clear" w:color="auto" w:fill="F9FBAF"/>
            <w:vAlign w:val="center"/>
          </w:tcPr>
          <w:p w14:paraId="62027679" w14:textId="77777777" w:rsidR="00D379CE" w:rsidRPr="006B24F0" w:rsidRDefault="00D379CE" w:rsidP="00ED623E">
            <w:pPr>
              <w:pStyle w:val="TableHeader-Left"/>
              <w:rPr>
                <w:rFonts w:ascii="Calibri Light,Arial" w:eastAsia="Calibri Light,Arial" w:hAnsi="Calibri Light,Arial" w:cs="Calibri Light,Arial"/>
              </w:rPr>
            </w:pPr>
            <w:r w:rsidRPr="1CCAE337">
              <w:rPr>
                <w:rFonts w:ascii="Calibri Light" w:eastAsia="Calibri Light" w:hAnsi="Calibri Light" w:cs="Calibri Light"/>
              </w:rPr>
              <w:t>Audience Group(s)</w:t>
            </w:r>
          </w:p>
        </w:tc>
        <w:tc>
          <w:tcPr>
            <w:tcW w:w="954" w:type="dxa"/>
            <w:tcBorders>
              <w:top w:val="threeDEmboss" w:sz="6" w:space="0" w:color="auto"/>
              <w:bottom w:val="single" w:sz="6" w:space="0" w:color="auto"/>
            </w:tcBorders>
            <w:shd w:val="clear" w:color="auto" w:fill="F9FBAF"/>
            <w:vAlign w:val="center"/>
          </w:tcPr>
          <w:p w14:paraId="1387D8C0" w14:textId="77777777" w:rsidR="00D379CE" w:rsidRPr="006B24F0" w:rsidRDefault="00D379CE" w:rsidP="00ED623E">
            <w:pPr>
              <w:pStyle w:val="TableHeader-Left"/>
              <w:rPr>
                <w:rFonts w:ascii="Calibri Light,Arial" w:eastAsia="Calibri Light,Arial" w:hAnsi="Calibri Light,Arial" w:cs="Calibri Light,Arial"/>
              </w:rPr>
            </w:pPr>
            <w:r w:rsidRPr="1CCAE337">
              <w:rPr>
                <w:rFonts w:ascii="Calibri Light" w:eastAsia="Calibri Light" w:hAnsi="Calibri Light" w:cs="Calibri Light"/>
              </w:rPr>
              <w:t>Impact</w:t>
            </w:r>
          </w:p>
        </w:tc>
        <w:tc>
          <w:tcPr>
            <w:tcW w:w="953" w:type="dxa"/>
            <w:tcBorders>
              <w:top w:val="threeDEmboss" w:sz="6" w:space="0" w:color="auto"/>
              <w:bottom w:val="single" w:sz="6" w:space="0" w:color="auto"/>
            </w:tcBorders>
            <w:shd w:val="clear" w:color="auto" w:fill="F9FBAF"/>
            <w:vAlign w:val="center"/>
          </w:tcPr>
          <w:p w14:paraId="5D92FA97" w14:textId="77777777" w:rsidR="00D379CE" w:rsidRPr="006B24F0" w:rsidRDefault="00D379CE" w:rsidP="00ED623E">
            <w:pPr>
              <w:pStyle w:val="TableHeader-Left"/>
              <w:rPr>
                <w:rFonts w:ascii="Calibri Light,Arial" w:eastAsia="Calibri Light,Arial" w:hAnsi="Calibri Light,Arial" w:cs="Calibri Light,Arial"/>
              </w:rPr>
            </w:pPr>
            <w:r w:rsidRPr="1CCAE337">
              <w:rPr>
                <w:rFonts w:ascii="Calibri Light" w:eastAsia="Calibri Light" w:hAnsi="Calibri Light" w:cs="Calibri Light"/>
              </w:rPr>
              <w:t>Business Effort</w:t>
            </w:r>
          </w:p>
        </w:tc>
      </w:tr>
      <w:tr w:rsidR="00D379CE" w:rsidRPr="006B24F0" w14:paraId="17643140" w14:textId="77777777" w:rsidTr="00BF7FEC">
        <w:trPr>
          <w:cantSplit/>
          <w:trHeight w:val="432"/>
        </w:trPr>
        <w:tc>
          <w:tcPr>
            <w:tcW w:w="3536" w:type="dxa"/>
            <w:tcBorders>
              <w:top w:val="threeDEmboss" w:sz="6" w:space="0" w:color="auto"/>
              <w:bottom w:val="threeDEmboss" w:sz="6" w:space="0" w:color="auto"/>
            </w:tcBorders>
            <w:vAlign w:val="center"/>
          </w:tcPr>
          <w:p w14:paraId="3EF379BF" w14:textId="4E18E020" w:rsidR="00D379CE" w:rsidRPr="00CB52A7" w:rsidRDefault="004454E5" w:rsidP="00D5311D">
            <w:pPr>
              <w:pStyle w:val="TableField-Left"/>
              <w:rPr>
                <w:rFonts w:ascii="Calibri Light,Arial" w:eastAsia="Calibri Light,Arial" w:hAnsi="Calibri Light,Arial" w:cs="Calibri Light,Arial"/>
              </w:rPr>
            </w:pPr>
            <w:r w:rsidRPr="1CCAE337">
              <w:rPr>
                <w:rFonts w:ascii="Calibri Light" w:eastAsia="Calibri Light" w:hAnsi="Calibri Light" w:cs="Calibri Light"/>
                <w:sz w:val="22"/>
                <w:szCs w:val="22"/>
              </w:rPr>
              <w:t xml:space="preserve"> </w:t>
            </w:r>
            <w:r w:rsidR="000970EC" w:rsidRPr="1CCAE337">
              <w:rPr>
                <w:rFonts w:ascii="Calibri Light" w:eastAsia="Calibri Light" w:hAnsi="Calibri Light" w:cs="Calibri Light"/>
              </w:rPr>
              <w:t>All documents will be stored in one repository system (e.g. Open Text). The centralized repository system will allow authorized users access to all documents electronically and can be found in one location creating efficiencies in searching for data and research of customer concerns/issues.  Currently each department will store documents in multiple ways. Some are stored in multiple systems such as Legacy </w:t>
            </w:r>
            <w:r w:rsidR="00D5311D" w:rsidRPr="1CCAE337">
              <w:rPr>
                <w:rFonts w:ascii="Calibri Light" w:eastAsia="Calibri Light" w:hAnsi="Calibri Light" w:cs="Calibri Light"/>
              </w:rPr>
              <w:t>system</w:t>
            </w:r>
            <w:r w:rsidR="000970EC" w:rsidRPr="1CCAE337">
              <w:rPr>
                <w:rFonts w:ascii="Calibri Light" w:eastAsia="Calibri Light" w:hAnsi="Calibri Light" w:cs="Calibri Light"/>
              </w:rPr>
              <w:t xml:space="preserve"> or SharePoint. Others are hard files stored in filing cabinets (e.g. CCC OLS and OTA team).</w:t>
            </w:r>
          </w:p>
        </w:tc>
        <w:tc>
          <w:tcPr>
            <w:tcW w:w="2070" w:type="dxa"/>
            <w:tcBorders>
              <w:top w:val="threeDEmboss" w:sz="6" w:space="0" w:color="auto"/>
              <w:bottom w:val="threeDEmboss" w:sz="6" w:space="0" w:color="auto"/>
            </w:tcBorders>
            <w:vAlign w:val="center"/>
          </w:tcPr>
          <w:p w14:paraId="1D926B15" w14:textId="77777777" w:rsidR="00151AA1" w:rsidRDefault="000970EC" w:rsidP="00ED623E">
            <w:pPr>
              <w:pStyle w:val="TableField-Left"/>
              <w:rPr>
                <w:rFonts w:ascii="Calibri Light" w:eastAsia="Calibri Light" w:hAnsi="Calibri Light" w:cs="Calibri Light"/>
              </w:rPr>
            </w:pPr>
            <w:r w:rsidRPr="1CCAE337">
              <w:rPr>
                <w:rFonts w:ascii="Calibri Light" w:eastAsia="Calibri Light" w:hAnsi="Calibri Light" w:cs="Calibri Light"/>
              </w:rPr>
              <w:t xml:space="preserve">Benefit/Improvement; </w:t>
            </w:r>
          </w:p>
          <w:p w14:paraId="1522BE2D" w14:textId="77777777" w:rsidR="00151AA1" w:rsidRDefault="000970EC" w:rsidP="00ED623E">
            <w:pPr>
              <w:pStyle w:val="TableField-Left"/>
              <w:rPr>
                <w:rFonts w:ascii="Calibri Light" w:eastAsia="Calibri Light" w:hAnsi="Calibri Light" w:cs="Calibri Light"/>
              </w:rPr>
            </w:pPr>
            <w:r w:rsidRPr="1CCAE337">
              <w:rPr>
                <w:rFonts w:ascii="Calibri Light" w:eastAsia="Calibri Light" w:hAnsi="Calibri Light" w:cs="Calibri Light"/>
              </w:rPr>
              <w:t>Decision Making;</w:t>
            </w:r>
          </w:p>
          <w:p w14:paraId="70E68B01" w14:textId="77777777" w:rsidR="00151AA1" w:rsidRDefault="000970EC" w:rsidP="00ED623E">
            <w:pPr>
              <w:pStyle w:val="TableField-Left"/>
              <w:rPr>
                <w:rFonts w:ascii="Calibri Light" w:eastAsia="Calibri Light" w:hAnsi="Calibri Light" w:cs="Calibri Light"/>
              </w:rPr>
            </w:pPr>
            <w:r w:rsidRPr="1CCAE337">
              <w:rPr>
                <w:rFonts w:ascii="Calibri Light" w:eastAsia="Calibri Light" w:hAnsi="Calibri Light" w:cs="Calibri Light"/>
              </w:rPr>
              <w:t>Process;</w:t>
            </w:r>
          </w:p>
          <w:p w14:paraId="576F8A37" w14:textId="733ACB90" w:rsidR="00D379CE" w:rsidRPr="00CB52A7" w:rsidRDefault="000970EC" w:rsidP="00ED623E">
            <w:pPr>
              <w:pStyle w:val="TableField-Left"/>
              <w:rPr>
                <w:rFonts w:ascii="Calibri Light,Arial" w:eastAsia="Calibri Light,Arial" w:hAnsi="Calibri Light,Arial" w:cs="Calibri Light,Arial"/>
              </w:rPr>
            </w:pPr>
            <w:r w:rsidRPr="1CCAE337">
              <w:rPr>
                <w:rFonts w:ascii="Calibri Light" w:eastAsia="Calibri Light" w:hAnsi="Calibri Light" w:cs="Calibri Light"/>
              </w:rPr>
              <w:t>Technology</w:t>
            </w:r>
            <w:r w:rsidR="00961121" w:rsidRPr="1CCAE337">
              <w:rPr>
                <w:rFonts w:ascii="Calibri Light" w:eastAsia="Calibri Light" w:hAnsi="Calibri Light" w:cs="Calibri Light"/>
              </w:rPr>
              <w:t xml:space="preserve"> (484)</w:t>
            </w:r>
          </w:p>
        </w:tc>
        <w:tc>
          <w:tcPr>
            <w:tcW w:w="1670" w:type="dxa"/>
            <w:tcBorders>
              <w:top w:val="threeDEmboss" w:sz="6" w:space="0" w:color="auto"/>
              <w:bottom w:val="threeDEmboss" w:sz="6" w:space="0" w:color="auto"/>
            </w:tcBorders>
            <w:vAlign w:val="center"/>
          </w:tcPr>
          <w:p w14:paraId="6D164CB3" w14:textId="77777777" w:rsidR="00151AA1" w:rsidRDefault="000970EC" w:rsidP="00ED623E">
            <w:pPr>
              <w:pStyle w:val="TableField-Left"/>
              <w:rPr>
                <w:rFonts w:ascii="Calibri Light" w:eastAsia="Calibri Light" w:hAnsi="Calibri Light" w:cs="Calibri Light"/>
              </w:rPr>
            </w:pPr>
            <w:r w:rsidRPr="1CCAE337">
              <w:rPr>
                <w:rFonts w:ascii="Calibri Light" w:eastAsia="Calibri Light" w:hAnsi="Calibri Light" w:cs="Calibri Light"/>
              </w:rPr>
              <w:t>CS-BCD-All;</w:t>
            </w:r>
          </w:p>
          <w:p w14:paraId="0B895E60" w14:textId="77777777" w:rsidR="00151AA1" w:rsidRDefault="000970EC" w:rsidP="00ED623E">
            <w:pPr>
              <w:pStyle w:val="TableField-Left"/>
              <w:rPr>
                <w:rFonts w:ascii="Calibri Light" w:eastAsia="Calibri Light" w:hAnsi="Calibri Light" w:cs="Calibri Light"/>
              </w:rPr>
            </w:pPr>
            <w:r w:rsidRPr="1CCAE337">
              <w:rPr>
                <w:rFonts w:ascii="Calibri Light" w:eastAsia="Calibri Light" w:hAnsi="Calibri Light" w:cs="Calibri Light"/>
              </w:rPr>
              <w:t>CS-CP&amp;S-All;</w:t>
            </w:r>
          </w:p>
          <w:p w14:paraId="2FF6395B" w14:textId="77777777" w:rsidR="00D379CE" w:rsidRPr="00CB52A7" w:rsidRDefault="000970EC" w:rsidP="00ED623E">
            <w:pPr>
              <w:pStyle w:val="TableField-Left"/>
              <w:rPr>
                <w:rFonts w:ascii="Calibri Light,Arial" w:eastAsia="Calibri Light,Arial" w:hAnsi="Calibri Light,Arial" w:cs="Calibri Light,Arial"/>
              </w:rPr>
            </w:pPr>
            <w:r w:rsidRPr="1CCAE337">
              <w:rPr>
                <w:rFonts w:ascii="Calibri Light" w:eastAsia="Calibri Light" w:hAnsi="Calibri Light" w:cs="Calibri Light"/>
              </w:rPr>
              <w:t>CS-CSOD-All</w:t>
            </w:r>
          </w:p>
        </w:tc>
        <w:tc>
          <w:tcPr>
            <w:tcW w:w="954" w:type="dxa"/>
            <w:tcBorders>
              <w:top w:val="threeDEmboss" w:sz="6" w:space="0" w:color="auto"/>
              <w:bottom w:val="threeDEmboss" w:sz="6" w:space="0" w:color="auto"/>
            </w:tcBorders>
            <w:vAlign w:val="center"/>
          </w:tcPr>
          <w:p w14:paraId="14031F8B" w14:textId="77777777" w:rsidR="00D379CE" w:rsidRPr="00CB52A7" w:rsidRDefault="000970EC" w:rsidP="00ED623E">
            <w:pPr>
              <w:pStyle w:val="TableField-Left"/>
              <w:rPr>
                <w:rFonts w:ascii="Calibri Light,Arial" w:eastAsia="Calibri Light,Arial" w:hAnsi="Calibri Light,Arial" w:cs="Calibri Light,Arial"/>
              </w:rPr>
            </w:pPr>
            <w:r w:rsidRPr="1CCAE337">
              <w:rPr>
                <w:rFonts w:ascii="Calibri Light" w:eastAsia="Calibri Light" w:hAnsi="Calibri Light" w:cs="Calibri Light"/>
              </w:rPr>
              <w:t>High</w:t>
            </w:r>
          </w:p>
        </w:tc>
        <w:tc>
          <w:tcPr>
            <w:tcW w:w="953" w:type="dxa"/>
            <w:tcBorders>
              <w:top w:val="threeDEmboss" w:sz="6" w:space="0" w:color="auto"/>
              <w:bottom w:val="threeDEmboss" w:sz="6" w:space="0" w:color="auto"/>
            </w:tcBorders>
            <w:vAlign w:val="center"/>
          </w:tcPr>
          <w:p w14:paraId="56DDD5E9" w14:textId="77777777" w:rsidR="00D379CE" w:rsidRPr="00CB52A7" w:rsidRDefault="000970EC" w:rsidP="00ED623E">
            <w:pPr>
              <w:pStyle w:val="TableField-Left"/>
              <w:rPr>
                <w:rFonts w:ascii="Calibri Light,Arial" w:eastAsia="Calibri Light,Arial" w:hAnsi="Calibri Light,Arial" w:cs="Calibri Light,Arial"/>
              </w:rPr>
            </w:pPr>
            <w:r w:rsidRPr="1CCAE337">
              <w:rPr>
                <w:rFonts w:ascii="Calibri Light" w:eastAsia="Calibri Light" w:hAnsi="Calibri Light" w:cs="Calibri Light"/>
              </w:rPr>
              <w:t>High</w:t>
            </w:r>
          </w:p>
        </w:tc>
      </w:tr>
      <w:tr w:rsidR="00D379CE" w:rsidRPr="006B24F0" w14:paraId="2A389CAE" w14:textId="77777777" w:rsidTr="00BF7FEC">
        <w:trPr>
          <w:cantSplit/>
          <w:trHeight w:val="432"/>
        </w:trPr>
        <w:tc>
          <w:tcPr>
            <w:tcW w:w="3536" w:type="dxa"/>
            <w:tcBorders>
              <w:top w:val="threeDEmboss" w:sz="6" w:space="0" w:color="auto"/>
              <w:bottom w:val="threeDEmboss" w:sz="6" w:space="0" w:color="auto"/>
            </w:tcBorders>
            <w:vAlign w:val="center"/>
          </w:tcPr>
          <w:p w14:paraId="79C22369" w14:textId="42425C1B" w:rsidR="00D379CE" w:rsidRPr="00CB52A7" w:rsidRDefault="000970EC" w:rsidP="00D379CE">
            <w:pPr>
              <w:pStyle w:val="TableField-Left"/>
              <w:rPr>
                <w:rFonts w:ascii="Calibri Light" w:eastAsia="Calibri Light" w:hAnsi="Calibri Light" w:cs="Calibri Light"/>
              </w:rPr>
            </w:pPr>
            <w:r w:rsidRPr="1CCAE337">
              <w:rPr>
                <w:rFonts w:ascii="Calibri Light" w:eastAsia="Calibri Light" w:hAnsi="Calibri Light" w:cs="Calibri Light"/>
              </w:rPr>
              <w:t xml:space="preserve">Users will have the ability to attach documents to the different business partner levels </w:t>
            </w:r>
            <w:r w:rsidR="00EF08AB" w:rsidRPr="1CCAE337">
              <w:rPr>
                <w:rFonts w:ascii="Calibri Light" w:eastAsia="Calibri Light" w:hAnsi="Calibri Light" w:cs="Calibri Light"/>
              </w:rPr>
              <w:t>(based on metadata entered</w:t>
            </w:r>
            <w:r w:rsidR="00522B9F" w:rsidRPr="1CCAE337">
              <w:rPr>
                <w:rFonts w:ascii="Calibri Light" w:eastAsia="Calibri Light" w:hAnsi="Calibri Light" w:cs="Calibri Light"/>
              </w:rPr>
              <w:t xml:space="preserve"> via Kofax or MS Outlook</w:t>
            </w:r>
            <w:r w:rsidR="00EF08AB" w:rsidRPr="1CCAE337">
              <w:rPr>
                <w:rFonts w:ascii="Calibri Light" w:eastAsia="Calibri Light" w:hAnsi="Calibri Light" w:cs="Calibri Light"/>
              </w:rPr>
              <w:t>)</w:t>
            </w:r>
            <w:r w:rsidRPr="1CCAE337">
              <w:rPr>
                <w:rFonts w:ascii="Calibri Light" w:eastAsia="Calibri Light" w:hAnsi="Calibri Light" w:cs="Calibri Light"/>
              </w:rPr>
              <w:t xml:space="preserve"> which allows users to respond to customer inquiries more efficiently. Users will need to know which level to add documents to and where to look for depending on the document type so similar types of documents are stored accordingly. A job aid may be required to advise users on which level to add documents</w:t>
            </w:r>
          </w:p>
        </w:tc>
        <w:tc>
          <w:tcPr>
            <w:tcW w:w="2070" w:type="dxa"/>
            <w:tcBorders>
              <w:top w:val="threeDEmboss" w:sz="6" w:space="0" w:color="auto"/>
              <w:bottom w:val="threeDEmboss" w:sz="6" w:space="0" w:color="auto"/>
            </w:tcBorders>
            <w:vAlign w:val="center"/>
          </w:tcPr>
          <w:p w14:paraId="27D57812" w14:textId="77777777" w:rsidR="00151AA1" w:rsidRDefault="000970EC" w:rsidP="00D379CE">
            <w:pPr>
              <w:pStyle w:val="TableField-Left"/>
              <w:rPr>
                <w:rFonts w:ascii="Calibri Light" w:eastAsia="Calibri Light" w:hAnsi="Calibri Light" w:cs="Calibri Light"/>
              </w:rPr>
            </w:pPr>
            <w:r w:rsidRPr="1CCAE337">
              <w:rPr>
                <w:rFonts w:ascii="Calibri Light" w:eastAsia="Calibri Light" w:hAnsi="Calibri Light" w:cs="Calibri Light"/>
              </w:rPr>
              <w:t xml:space="preserve">Benefit/Improvement; </w:t>
            </w:r>
          </w:p>
          <w:p w14:paraId="436C0702" w14:textId="77777777" w:rsidR="00151AA1" w:rsidRDefault="000970EC" w:rsidP="00D379CE">
            <w:pPr>
              <w:pStyle w:val="TableField-Left"/>
              <w:rPr>
                <w:rFonts w:ascii="Calibri Light" w:eastAsia="Calibri Light" w:hAnsi="Calibri Light" w:cs="Calibri Light"/>
              </w:rPr>
            </w:pPr>
            <w:r w:rsidRPr="1CCAE337">
              <w:rPr>
                <w:rFonts w:ascii="Calibri Light" w:eastAsia="Calibri Light" w:hAnsi="Calibri Light" w:cs="Calibri Light"/>
              </w:rPr>
              <w:t>Decision Making;</w:t>
            </w:r>
          </w:p>
          <w:p w14:paraId="2255A19C" w14:textId="77777777" w:rsidR="00151AA1" w:rsidRDefault="000970EC" w:rsidP="00D379CE">
            <w:pPr>
              <w:pStyle w:val="TableField-Left"/>
              <w:rPr>
                <w:rFonts w:ascii="Calibri Light" w:eastAsia="Calibri Light" w:hAnsi="Calibri Light" w:cs="Calibri Light"/>
              </w:rPr>
            </w:pPr>
            <w:r w:rsidRPr="1CCAE337">
              <w:rPr>
                <w:rFonts w:ascii="Calibri Light" w:eastAsia="Calibri Light" w:hAnsi="Calibri Light" w:cs="Calibri Light"/>
              </w:rPr>
              <w:t>Process;</w:t>
            </w:r>
          </w:p>
          <w:p w14:paraId="4A2594E5" w14:textId="63E5B501" w:rsidR="00D379CE" w:rsidRPr="00CB52A7" w:rsidRDefault="000970EC" w:rsidP="00D379CE">
            <w:pPr>
              <w:pStyle w:val="TableField-Left"/>
              <w:rPr>
                <w:rFonts w:ascii="Calibri Light,Arial" w:eastAsia="Calibri Light,Arial" w:hAnsi="Calibri Light,Arial" w:cs="Calibri Light,Arial"/>
              </w:rPr>
            </w:pPr>
            <w:r w:rsidRPr="1CCAE337">
              <w:rPr>
                <w:rFonts w:ascii="Calibri Light" w:eastAsia="Calibri Light" w:hAnsi="Calibri Light" w:cs="Calibri Light"/>
              </w:rPr>
              <w:t>Technology</w:t>
            </w:r>
            <w:r w:rsidR="00961121" w:rsidRPr="1CCAE337">
              <w:rPr>
                <w:rFonts w:ascii="Calibri Light" w:eastAsia="Calibri Light" w:hAnsi="Calibri Light" w:cs="Calibri Light"/>
              </w:rPr>
              <w:t xml:space="preserve"> (486)</w:t>
            </w:r>
          </w:p>
        </w:tc>
        <w:tc>
          <w:tcPr>
            <w:tcW w:w="1670" w:type="dxa"/>
            <w:tcBorders>
              <w:top w:val="threeDEmboss" w:sz="6" w:space="0" w:color="auto"/>
              <w:bottom w:val="threeDEmboss" w:sz="6" w:space="0" w:color="auto"/>
            </w:tcBorders>
            <w:vAlign w:val="center"/>
          </w:tcPr>
          <w:p w14:paraId="1ECDEA03" w14:textId="77777777" w:rsidR="00151AA1" w:rsidRDefault="000970EC" w:rsidP="00D379CE">
            <w:pPr>
              <w:pStyle w:val="TableField-Left"/>
              <w:rPr>
                <w:rFonts w:ascii="Calibri Light" w:eastAsia="Calibri Light" w:hAnsi="Calibri Light" w:cs="Calibri Light"/>
              </w:rPr>
            </w:pPr>
            <w:r w:rsidRPr="1CCAE337">
              <w:rPr>
                <w:rFonts w:ascii="Calibri Light" w:eastAsia="Calibri Light" w:hAnsi="Calibri Light" w:cs="Calibri Light"/>
              </w:rPr>
              <w:t>CS-BCD-All;</w:t>
            </w:r>
          </w:p>
          <w:p w14:paraId="5C97403E" w14:textId="77777777" w:rsidR="00151AA1" w:rsidRDefault="000970EC" w:rsidP="00D379CE">
            <w:pPr>
              <w:pStyle w:val="TableField-Left"/>
              <w:rPr>
                <w:rFonts w:ascii="Calibri Light" w:eastAsia="Calibri Light" w:hAnsi="Calibri Light" w:cs="Calibri Light"/>
              </w:rPr>
            </w:pPr>
            <w:r w:rsidRPr="1CCAE337">
              <w:rPr>
                <w:rFonts w:ascii="Calibri Light" w:eastAsia="Calibri Light" w:hAnsi="Calibri Light" w:cs="Calibri Light"/>
              </w:rPr>
              <w:t>CS-CP&amp;S-All;</w:t>
            </w:r>
          </w:p>
          <w:p w14:paraId="31886B7B" w14:textId="77777777" w:rsidR="00D379CE" w:rsidRPr="00CB52A7" w:rsidRDefault="000970EC" w:rsidP="00D379CE">
            <w:pPr>
              <w:pStyle w:val="TableField-Left"/>
              <w:rPr>
                <w:rFonts w:ascii="Calibri Light,Arial" w:eastAsia="Calibri Light,Arial" w:hAnsi="Calibri Light,Arial" w:cs="Calibri Light,Arial"/>
              </w:rPr>
            </w:pPr>
            <w:r w:rsidRPr="1CCAE337">
              <w:rPr>
                <w:rFonts w:ascii="Calibri Light" w:eastAsia="Calibri Light" w:hAnsi="Calibri Light" w:cs="Calibri Light"/>
              </w:rPr>
              <w:t>CS-CSOD-All</w:t>
            </w:r>
          </w:p>
        </w:tc>
        <w:tc>
          <w:tcPr>
            <w:tcW w:w="954" w:type="dxa"/>
            <w:tcBorders>
              <w:top w:val="threeDEmboss" w:sz="6" w:space="0" w:color="auto"/>
              <w:bottom w:val="threeDEmboss" w:sz="6" w:space="0" w:color="auto"/>
            </w:tcBorders>
            <w:vAlign w:val="center"/>
          </w:tcPr>
          <w:p w14:paraId="5990292B" w14:textId="77777777" w:rsidR="00D379CE" w:rsidRPr="00CB52A7" w:rsidRDefault="000970EC" w:rsidP="00D379CE">
            <w:pPr>
              <w:pStyle w:val="TableField-Left"/>
              <w:rPr>
                <w:rFonts w:ascii="Calibri Light,Arial" w:eastAsia="Calibri Light,Arial" w:hAnsi="Calibri Light,Arial" w:cs="Calibri Light,Arial"/>
              </w:rPr>
            </w:pPr>
            <w:r w:rsidRPr="1CCAE337">
              <w:rPr>
                <w:rFonts w:ascii="Calibri Light" w:eastAsia="Calibri Light" w:hAnsi="Calibri Light" w:cs="Calibri Light"/>
              </w:rPr>
              <w:t>Medium</w:t>
            </w:r>
          </w:p>
        </w:tc>
        <w:tc>
          <w:tcPr>
            <w:tcW w:w="953" w:type="dxa"/>
            <w:tcBorders>
              <w:top w:val="threeDEmboss" w:sz="6" w:space="0" w:color="auto"/>
              <w:bottom w:val="threeDEmboss" w:sz="6" w:space="0" w:color="auto"/>
            </w:tcBorders>
            <w:vAlign w:val="center"/>
          </w:tcPr>
          <w:p w14:paraId="0A884E83" w14:textId="77777777" w:rsidR="00D379CE" w:rsidRPr="00CB52A7" w:rsidRDefault="000970EC" w:rsidP="00D379CE">
            <w:pPr>
              <w:pStyle w:val="TableField-Left"/>
              <w:rPr>
                <w:rFonts w:ascii="Calibri Light,Arial" w:eastAsia="Calibri Light,Arial" w:hAnsi="Calibri Light,Arial" w:cs="Calibri Light,Arial"/>
              </w:rPr>
            </w:pPr>
            <w:r w:rsidRPr="1CCAE337">
              <w:rPr>
                <w:rFonts w:ascii="Calibri Light" w:eastAsia="Calibri Light" w:hAnsi="Calibri Light" w:cs="Calibri Light"/>
              </w:rPr>
              <w:t>Medium</w:t>
            </w:r>
          </w:p>
        </w:tc>
      </w:tr>
      <w:tr w:rsidR="00D379CE" w:rsidRPr="006B24F0" w14:paraId="4E917F28" w14:textId="77777777" w:rsidTr="00BF7FEC">
        <w:trPr>
          <w:cantSplit/>
          <w:trHeight w:val="432"/>
        </w:trPr>
        <w:tc>
          <w:tcPr>
            <w:tcW w:w="3536" w:type="dxa"/>
            <w:tcBorders>
              <w:top w:val="threeDEmboss" w:sz="6" w:space="0" w:color="auto"/>
              <w:bottom w:val="threeDEmboss" w:sz="6" w:space="0" w:color="auto"/>
            </w:tcBorders>
            <w:vAlign w:val="center"/>
          </w:tcPr>
          <w:p w14:paraId="6CBCA8DA" w14:textId="77777777" w:rsidR="00D379CE" w:rsidRPr="00CB52A7" w:rsidRDefault="000970EC" w:rsidP="00D379CE">
            <w:pPr>
              <w:pStyle w:val="TableField-Left"/>
              <w:rPr>
                <w:rFonts w:ascii="Calibri Light" w:eastAsia="Calibri Light" w:hAnsi="Calibri Light" w:cs="Calibri Light"/>
              </w:rPr>
            </w:pPr>
            <w:r w:rsidRPr="1CCAE337">
              <w:rPr>
                <w:rFonts w:ascii="Calibri Light" w:eastAsia="Calibri Light" w:hAnsi="Calibri Light" w:cs="Calibri Light"/>
              </w:rPr>
              <w:t>Front office users should validate standard information during interactions with the customer when they see an alert for an incorrect communication channel. Users will be able to update the records based on the validation so that future communications can be sent with minimal issues. This will help minimize returned mail, and bounce backs on emails or texts. Currently there is no alert functionality that is available to advise the agent if there is an incorrect address, phone number etc.</w:t>
            </w:r>
          </w:p>
        </w:tc>
        <w:tc>
          <w:tcPr>
            <w:tcW w:w="2070" w:type="dxa"/>
            <w:tcBorders>
              <w:top w:val="threeDEmboss" w:sz="6" w:space="0" w:color="auto"/>
              <w:bottom w:val="threeDEmboss" w:sz="6" w:space="0" w:color="auto"/>
            </w:tcBorders>
            <w:vAlign w:val="center"/>
          </w:tcPr>
          <w:p w14:paraId="1CA6A7C9" w14:textId="77777777" w:rsidR="00151AA1" w:rsidRDefault="000970EC" w:rsidP="00CB52A7">
            <w:pPr>
              <w:pStyle w:val="TableField-Left"/>
              <w:rPr>
                <w:rFonts w:ascii="Calibri Light" w:eastAsia="Calibri Light" w:hAnsi="Calibri Light" w:cs="Calibri Light"/>
              </w:rPr>
            </w:pPr>
            <w:r w:rsidRPr="00CB52A7">
              <w:rPr>
                <w:rFonts w:ascii="Calibri Light" w:hAnsi="Calibri Light"/>
              </w:rPr>
              <w:br/>
            </w:r>
            <w:r w:rsidRPr="1CCAE337">
              <w:rPr>
                <w:rFonts w:ascii="Calibri Light" w:eastAsia="Calibri Light" w:hAnsi="Calibri Light" w:cs="Calibri Light"/>
              </w:rPr>
              <w:t>Decision</w:t>
            </w:r>
            <w:r w:rsidR="00CB52A7" w:rsidRPr="1CCAE337">
              <w:rPr>
                <w:rFonts w:ascii="Calibri Light" w:eastAsia="Calibri Light" w:hAnsi="Calibri Light" w:cs="Calibri Light"/>
              </w:rPr>
              <w:t xml:space="preserve"> M</w:t>
            </w:r>
            <w:r w:rsidRPr="1CCAE337">
              <w:rPr>
                <w:rFonts w:ascii="Calibri Light" w:eastAsia="Calibri Light" w:hAnsi="Calibri Light" w:cs="Calibri Light"/>
              </w:rPr>
              <w:t>aking;</w:t>
            </w:r>
            <w:r w:rsidR="00CB52A7" w:rsidRPr="1CCAE337">
              <w:rPr>
                <w:rFonts w:ascii="Calibri Light" w:eastAsia="Calibri Light" w:hAnsi="Calibri Light" w:cs="Calibri Light"/>
              </w:rPr>
              <w:t xml:space="preserve"> </w:t>
            </w:r>
          </w:p>
          <w:p w14:paraId="407F95C6" w14:textId="77777777" w:rsidR="00151AA1" w:rsidRDefault="000970EC" w:rsidP="00CB52A7">
            <w:pPr>
              <w:pStyle w:val="TableField-Left"/>
              <w:rPr>
                <w:rFonts w:ascii="Calibri Light" w:eastAsia="Calibri Light" w:hAnsi="Calibri Light" w:cs="Calibri Light"/>
              </w:rPr>
            </w:pPr>
            <w:r w:rsidRPr="1CCAE337">
              <w:rPr>
                <w:rFonts w:ascii="Calibri Light" w:eastAsia="Calibri Light" w:hAnsi="Calibri Light" w:cs="Calibri Light"/>
              </w:rPr>
              <w:t>Process;</w:t>
            </w:r>
            <w:r w:rsidR="00151AA1" w:rsidRPr="1CCAE337">
              <w:rPr>
                <w:rFonts w:ascii="Calibri Light" w:eastAsia="Calibri Light" w:hAnsi="Calibri Light" w:cs="Calibri Light"/>
              </w:rPr>
              <w:t xml:space="preserve"> </w:t>
            </w:r>
          </w:p>
          <w:p w14:paraId="79A198E7" w14:textId="083849E2" w:rsidR="00D379CE" w:rsidRPr="00CB52A7" w:rsidRDefault="000970EC" w:rsidP="00CB52A7">
            <w:pPr>
              <w:pStyle w:val="TableField-Left"/>
              <w:rPr>
                <w:rFonts w:ascii="Calibri Light,Arial" w:eastAsia="Calibri Light,Arial" w:hAnsi="Calibri Light,Arial" w:cs="Calibri Light,Arial"/>
              </w:rPr>
            </w:pPr>
            <w:r w:rsidRPr="1CCAE337">
              <w:rPr>
                <w:rFonts w:ascii="Calibri Light" w:eastAsia="Calibri Light" w:hAnsi="Calibri Light" w:cs="Calibri Light"/>
              </w:rPr>
              <w:t>Benefit/Improvement</w:t>
            </w:r>
            <w:r w:rsidR="00961121" w:rsidRPr="1CCAE337">
              <w:rPr>
                <w:rFonts w:ascii="Calibri Light" w:eastAsia="Calibri Light" w:hAnsi="Calibri Light" w:cs="Calibri Light"/>
              </w:rPr>
              <w:t xml:space="preserve"> (488)</w:t>
            </w:r>
          </w:p>
        </w:tc>
        <w:tc>
          <w:tcPr>
            <w:tcW w:w="1670" w:type="dxa"/>
            <w:tcBorders>
              <w:top w:val="threeDEmboss" w:sz="6" w:space="0" w:color="auto"/>
              <w:bottom w:val="threeDEmboss" w:sz="6" w:space="0" w:color="auto"/>
            </w:tcBorders>
            <w:vAlign w:val="center"/>
          </w:tcPr>
          <w:p w14:paraId="4773DD2A" w14:textId="77777777" w:rsidR="00D379CE" w:rsidRPr="00CB52A7" w:rsidRDefault="0045461A" w:rsidP="00D379CE">
            <w:pPr>
              <w:pStyle w:val="TableField-Left"/>
              <w:rPr>
                <w:rFonts w:ascii="Calibri Light,Arial" w:eastAsia="Calibri Light,Arial" w:hAnsi="Calibri Light,Arial" w:cs="Calibri Light,Arial"/>
              </w:rPr>
            </w:pPr>
            <w:r w:rsidRPr="1CCAE337">
              <w:rPr>
                <w:rFonts w:ascii="Calibri Light" w:eastAsia="Calibri Light" w:hAnsi="Calibri Light" w:cs="Calibri Light"/>
              </w:rPr>
              <w:t>CS-CSOD-CCC All</w:t>
            </w:r>
          </w:p>
        </w:tc>
        <w:tc>
          <w:tcPr>
            <w:tcW w:w="954" w:type="dxa"/>
            <w:tcBorders>
              <w:top w:val="threeDEmboss" w:sz="6" w:space="0" w:color="auto"/>
              <w:bottom w:val="threeDEmboss" w:sz="6" w:space="0" w:color="auto"/>
            </w:tcBorders>
            <w:vAlign w:val="center"/>
          </w:tcPr>
          <w:p w14:paraId="42F868DA" w14:textId="77777777" w:rsidR="00D379CE" w:rsidRPr="00CB52A7" w:rsidRDefault="0045461A" w:rsidP="00D379CE">
            <w:pPr>
              <w:pStyle w:val="TableField-Left"/>
              <w:rPr>
                <w:rFonts w:ascii="Calibri Light,Arial" w:eastAsia="Calibri Light,Arial" w:hAnsi="Calibri Light,Arial" w:cs="Calibri Light,Arial"/>
              </w:rPr>
            </w:pPr>
            <w:r w:rsidRPr="1CCAE337">
              <w:rPr>
                <w:rFonts w:ascii="Calibri Light" w:eastAsia="Calibri Light" w:hAnsi="Calibri Light" w:cs="Calibri Light"/>
              </w:rPr>
              <w:t>Medium</w:t>
            </w:r>
          </w:p>
        </w:tc>
        <w:tc>
          <w:tcPr>
            <w:tcW w:w="953" w:type="dxa"/>
            <w:tcBorders>
              <w:top w:val="threeDEmboss" w:sz="6" w:space="0" w:color="auto"/>
              <w:bottom w:val="threeDEmboss" w:sz="6" w:space="0" w:color="auto"/>
            </w:tcBorders>
            <w:vAlign w:val="center"/>
          </w:tcPr>
          <w:p w14:paraId="4EDB4FCE" w14:textId="77777777" w:rsidR="00D379CE" w:rsidRPr="00CB52A7" w:rsidRDefault="0045461A" w:rsidP="00D379CE">
            <w:pPr>
              <w:pStyle w:val="TableField-Left"/>
              <w:rPr>
                <w:rFonts w:ascii="Calibri Light,Arial" w:eastAsia="Calibri Light,Arial" w:hAnsi="Calibri Light,Arial" w:cs="Calibri Light,Arial"/>
              </w:rPr>
            </w:pPr>
            <w:r w:rsidRPr="1CCAE337">
              <w:rPr>
                <w:rFonts w:ascii="Calibri Light" w:eastAsia="Calibri Light" w:hAnsi="Calibri Light" w:cs="Calibri Light"/>
              </w:rPr>
              <w:t>Medium</w:t>
            </w:r>
          </w:p>
        </w:tc>
      </w:tr>
      <w:tr w:rsidR="00D966D6" w:rsidRPr="006B24F0" w14:paraId="1A1578A5" w14:textId="77777777" w:rsidTr="00BF7FEC">
        <w:trPr>
          <w:cantSplit/>
          <w:trHeight w:val="432"/>
        </w:trPr>
        <w:tc>
          <w:tcPr>
            <w:tcW w:w="3536" w:type="dxa"/>
            <w:tcBorders>
              <w:top w:val="threeDEmboss" w:sz="6" w:space="0" w:color="auto"/>
              <w:bottom w:val="threeDEmboss" w:sz="6" w:space="0" w:color="auto"/>
            </w:tcBorders>
            <w:vAlign w:val="center"/>
          </w:tcPr>
          <w:p w14:paraId="609FDD4E" w14:textId="05DC7BEB" w:rsidR="00D966D6" w:rsidRPr="00D966D6" w:rsidRDefault="00D966D6" w:rsidP="00D379CE">
            <w:pPr>
              <w:pStyle w:val="TableField-Left"/>
              <w:rPr>
                <w:rFonts w:ascii="Calibri Light" w:eastAsia="Calibri Light" w:hAnsi="Calibri Light" w:cs="Calibri Light"/>
              </w:rPr>
            </w:pPr>
            <w:r w:rsidRPr="1CCAE337">
              <w:rPr>
                <w:rFonts w:ascii="Calibri Light" w:eastAsia="Calibri Light" w:hAnsi="Calibri Light" w:cs="Calibri Light"/>
                <w:color w:val="222222"/>
                <w:lang w:val="en"/>
              </w:rPr>
              <w:lastRenderedPageBreak/>
              <w:t>In the new system, agents will be able to view On Bill Financing (OBF) on invoice. Agents will need to click on a hyperlink to pull up a copy of the customers most recent bill in Open Text. This is currently a low volume program at SCE.</w:t>
            </w:r>
          </w:p>
        </w:tc>
        <w:tc>
          <w:tcPr>
            <w:tcW w:w="2070" w:type="dxa"/>
            <w:tcBorders>
              <w:top w:val="threeDEmboss" w:sz="6" w:space="0" w:color="auto"/>
              <w:bottom w:val="threeDEmboss" w:sz="6" w:space="0" w:color="auto"/>
            </w:tcBorders>
            <w:vAlign w:val="center"/>
          </w:tcPr>
          <w:p w14:paraId="6FF9DA24" w14:textId="1352331D" w:rsidR="00D966D6" w:rsidRPr="00D966D6" w:rsidRDefault="00D966D6" w:rsidP="00CB52A7">
            <w:pPr>
              <w:pStyle w:val="TableField-Left"/>
              <w:rPr>
                <w:rFonts w:ascii="Calibri Light,Arial" w:eastAsia="Calibri Light,Arial" w:hAnsi="Calibri Light,Arial" w:cs="Calibri Light,Arial"/>
                <w:color w:val="222222"/>
                <w:lang w:val="en"/>
              </w:rPr>
            </w:pPr>
            <w:r w:rsidRPr="1CCAE337">
              <w:rPr>
                <w:rFonts w:ascii="Calibri Light" w:eastAsia="Calibri Light" w:hAnsi="Calibri Light" w:cs="Calibri Light"/>
                <w:color w:val="222222"/>
                <w:lang w:val="en"/>
              </w:rPr>
              <w:t>Process</w:t>
            </w:r>
            <w:r w:rsidRPr="00D966D6">
              <w:rPr>
                <w:rFonts w:ascii="Calibri Light" w:hAnsi="Calibri Light" w:cs="Arial"/>
                <w:color w:val="222222"/>
                <w:lang w:val="en"/>
              </w:rPr>
              <w:br/>
            </w:r>
            <w:r w:rsidRPr="1CCAE337">
              <w:rPr>
                <w:rFonts w:ascii="Calibri Light" w:eastAsia="Calibri Light" w:hAnsi="Calibri Light" w:cs="Calibri Light"/>
                <w:color w:val="222222"/>
                <w:lang w:val="en"/>
              </w:rPr>
              <w:t>Decision Making (964)</w:t>
            </w:r>
          </w:p>
        </w:tc>
        <w:tc>
          <w:tcPr>
            <w:tcW w:w="1670" w:type="dxa"/>
            <w:tcBorders>
              <w:top w:val="threeDEmboss" w:sz="6" w:space="0" w:color="auto"/>
              <w:bottom w:val="threeDEmboss" w:sz="6" w:space="0" w:color="auto"/>
            </w:tcBorders>
            <w:vAlign w:val="center"/>
          </w:tcPr>
          <w:p w14:paraId="5F328AFE" w14:textId="0B4D9EB0" w:rsidR="00D966D6" w:rsidRPr="00D966D6" w:rsidRDefault="00D966D6" w:rsidP="00D379CE">
            <w:pPr>
              <w:pStyle w:val="TableField-Left"/>
              <w:rPr>
                <w:rFonts w:ascii="Calibri Light,Arial" w:eastAsia="Calibri Light,Arial" w:hAnsi="Calibri Light,Arial" w:cs="Calibri Light,Arial"/>
                <w:color w:val="222222"/>
                <w:lang w:val="en"/>
              </w:rPr>
            </w:pPr>
            <w:r w:rsidRPr="1CCAE337">
              <w:rPr>
                <w:rFonts w:ascii="Calibri Light" w:eastAsia="Calibri Light" w:hAnsi="Calibri Light" w:cs="Calibri Light"/>
                <w:color w:val="222222"/>
                <w:lang w:val="en"/>
              </w:rPr>
              <w:t>CS-CSOD-CCC All</w:t>
            </w:r>
            <w:r w:rsidRPr="00D966D6">
              <w:rPr>
                <w:rFonts w:ascii="Calibri Light" w:hAnsi="Calibri Light" w:cs="Arial"/>
                <w:color w:val="222222"/>
                <w:lang w:val="en"/>
              </w:rPr>
              <w:br/>
            </w:r>
            <w:r w:rsidRPr="1CCAE337">
              <w:rPr>
                <w:rFonts w:ascii="Calibri Light" w:eastAsia="Calibri Light" w:hAnsi="Calibri Light" w:cs="Calibri Light"/>
                <w:color w:val="222222"/>
                <w:lang w:val="en"/>
              </w:rPr>
              <w:t>CS-BCD-All</w:t>
            </w:r>
            <w:r w:rsidRPr="00D966D6">
              <w:rPr>
                <w:rFonts w:ascii="Calibri Light" w:hAnsi="Calibri Light" w:cs="Arial"/>
                <w:color w:val="222222"/>
                <w:lang w:val="en"/>
              </w:rPr>
              <w:br/>
            </w:r>
            <w:r w:rsidRPr="1CCAE337">
              <w:rPr>
                <w:rFonts w:ascii="Calibri Light" w:eastAsia="Calibri Light" w:hAnsi="Calibri Light" w:cs="Calibri Light"/>
                <w:color w:val="222222"/>
                <w:lang w:val="en"/>
              </w:rPr>
              <w:t>CS-CP&amp;S-All</w:t>
            </w:r>
          </w:p>
        </w:tc>
        <w:tc>
          <w:tcPr>
            <w:tcW w:w="954" w:type="dxa"/>
            <w:tcBorders>
              <w:top w:val="threeDEmboss" w:sz="6" w:space="0" w:color="auto"/>
              <w:bottom w:val="threeDEmboss" w:sz="6" w:space="0" w:color="auto"/>
            </w:tcBorders>
            <w:vAlign w:val="center"/>
          </w:tcPr>
          <w:p w14:paraId="310B0C1D" w14:textId="537F9260" w:rsidR="00D966D6" w:rsidRPr="00CB52A7" w:rsidRDefault="00D966D6" w:rsidP="00D379CE">
            <w:pPr>
              <w:pStyle w:val="TableField-Left"/>
              <w:rPr>
                <w:rFonts w:ascii="Calibri Light,Arial" w:eastAsia="Calibri Light,Arial" w:hAnsi="Calibri Light,Arial" w:cs="Calibri Light,Arial"/>
              </w:rPr>
            </w:pPr>
            <w:r w:rsidRPr="1CCAE337">
              <w:rPr>
                <w:rFonts w:ascii="Calibri Light" w:eastAsia="Calibri Light" w:hAnsi="Calibri Light" w:cs="Calibri Light"/>
              </w:rPr>
              <w:t>Low</w:t>
            </w:r>
          </w:p>
        </w:tc>
        <w:tc>
          <w:tcPr>
            <w:tcW w:w="953" w:type="dxa"/>
            <w:tcBorders>
              <w:top w:val="threeDEmboss" w:sz="6" w:space="0" w:color="auto"/>
              <w:bottom w:val="threeDEmboss" w:sz="6" w:space="0" w:color="auto"/>
            </w:tcBorders>
            <w:vAlign w:val="center"/>
          </w:tcPr>
          <w:p w14:paraId="0FDC8636" w14:textId="601F3CDC" w:rsidR="00D966D6" w:rsidRPr="00CB52A7" w:rsidRDefault="00D966D6" w:rsidP="00D379CE">
            <w:pPr>
              <w:pStyle w:val="TableField-Left"/>
              <w:rPr>
                <w:rFonts w:ascii="Calibri Light,Arial" w:eastAsia="Calibri Light,Arial" w:hAnsi="Calibri Light,Arial" w:cs="Calibri Light,Arial"/>
              </w:rPr>
            </w:pPr>
            <w:r w:rsidRPr="1CCAE337">
              <w:rPr>
                <w:rFonts w:ascii="Calibri Light" w:eastAsia="Calibri Light" w:hAnsi="Calibri Light" w:cs="Calibri Light"/>
              </w:rPr>
              <w:t>Low</w:t>
            </w:r>
          </w:p>
        </w:tc>
      </w:tr>
      <w:tr w:rsidR="003B1C67" w:rsidRPr="006B24F0" w14:paraId="5ADD54F8" w14:textId="77777777" w:rsidTr="00BF7FEC">
        <w:trPr>
          <w:cantSplit/>
          <w:trHeight w:val="432"/>
        </w:trPr>
        <w:tc>
          <w:tcPr>
            <w:tcW w:w="3536" w:type="dxa"/>
            <w:tcBorders>
              <w:top w:val="threeDEmboss" w:sz="6" w:space="0" w:color="auto"/>
              <w:bottom w:val="threeDEmboss" w:sz="6" w:space="0" w:color="auto"/>
            </w:tcBorders>
            <w:vAlign w:val="center"/>
          </w:tcPr>
          <w:p w14:paraId="1D0488D6" w14:textId="7E8ABDBD" w:rsidR="003B1C67" w:rsidRPr="003B1C67" w:rsidRDefault="003B1C67" w:rsidP="00D379CE">
            <w:pPr>
              <w:pStyle w:val="TableField-Left"/>
              <w:rPr>
                <w:rFonts w:ascii="Calibri Light,Arial" w:eastAsia="Calibri Light,Arial" w:hAnsi="Calibri Light,Arial" w:cs="Calibri Light,Arial"/>
              </w:rPr>
            </w:pPr>
            <w:r w:rsidRPr="1CCAE337">
              <w:rPr>
                <w:rFonts w:ascii="Calibri Light" w:eastAsia="Calibri Light" w:hAnsi="Calibri Light" w:cs="Calibri Light"/>
              </w:rPr>
              <w:t>A BP contact is automatically created when a document is uploaded to xECM content server. This would be new functionality for users as we do not upload documents to the system for users to view. They are stored in sharepoint or hard copies are stored. No disposition is created currently. The disposition would allow users to know if a document has been added and can lead them to view based on their interaction with the customer</w:t>
            </w:r>
          </w:p>
        </w:tc>
        <w:tc>
          <w:tcPr>
            <w:tcW w:w="2070" w:type="dxa"/>
            <w:tcBorders>
              <w:top w:val="threeDEmboss" w:sz="6" w:space="0" w:color="auto"/>
              <w:bottom w:val="threeDEmboss" w:sz="6" w:space="0" w:color="auto"/>
            </w:tcBorders>
            <w:vAlign w:val="center"/>
          </w:tcPr>
          <w:p w14:paraId="5202457E" w14:textId="34802E7E" w:rsidR="003B1C67" w:rsidRPr="003B1C67" w:rsidRDefault="003B1C67" w:rsidP="00CB52A7">
            <w:pPr>
              <w:pStyle w:val="TableField-Left"/>
              <w:rPr>
                <w:rFonts w:ascii="Calibri Light,Arial" w:eastAsia="Calibri Light,Arial" w:hAnsi="Calibri Light,Arial" w:cs="Calibri Light,Arial"/>
              </w:rPr>
            </w:pPr>
            <w:r w:rsidRPr="003B1C67">
              <w:rPr>
                <w:rFonts w:ascii="Calibri Light" w:hAnsi="Calibri Light" w:cs="Arial"/>
                <w:noProof/>
                <w:lang w:eastAsia="en-US"/>
              </w:rPr>
              <w:drawing>
                <wp:inline distT="0" distB="0" distL="0" distR="0" wp14:anchorId="03E48F7C" wp14:editId="419A5AA7">
                  <wp:extent cx="7620" cy="7620"/>
                  <wp:effectExtent l="0" t="0" r="0" b="0"/>
                  <wp:docPr id="22" name="Picture 22" descr="https://us-apps2.hcl-axon.com/icons/ecblan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us-apps2.hcl-axon.com/icons/ecblank.gif"/>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sidRPr="003B1C67">
              <w:rPr>
                <w:rFonts w:ascii="Calibri Light" w:hAnsi="Calibri Light" w:cs="Arial"/>
              </w:rPr>
              <w:br/>
            </w:r>
            <w:r w:rsidRPr="1CCAE337">
              <w:rPr>
                <w:rFonts w:ascii="Calibri Light" w:eastAsia="Calibri Light" w:hAnsi="Calibri Light" w:cs="Calibri Light"/>
              </w:rPr>
              <w:t>Benefit/Improvement;Process (1016)</w:t>
            </w:r>
          </w:p>
        </w:tc>
        <w:tc>
          <w:tcPr>
            <w:tcW w:w="1670" w:type="dxa"/>
            <w:tcBorders>
              <w:top w:val="threeDEmboss" w:sz="6" w:space="0" w:color="auto"/>
              <w:bottom w:val="threeDEmboss" w:sz="6" w:space="0" w:color="auto"/>
            </w:tcBorders>
            <w:vAlign w:val="center"/>
          </w:tcPr>
          <w:p w14:paraId="3C30E51D" w14:textId="36B7AEAB" w:rsidR="003B1C67" w:rsidRPr="003B1C67" w:rsidRDefault="003B1C67" w:rsidP="00D379CE">
            <w:pPr>
              <w:pStyle w:val="TableField-Left"/>
              <w:rPr>
                <w:rFonts w:ascii="Calibri Light,Arial" w:eastAsia="Calibri Light,Arial" w:hAnsi="Calibri Light,Arial" w:cs="Calibri Light,Arial"/>
              </w:rPr>
            </w:pPr>
            <w:r w:rsidRPr="1CCAE337">
              <w:rPr>
                <w:rFonts w:ascii="Calibri Light" w:eastAsia="Calibri Light" w:hAnsi="Calibri Light" w:cs="Calibri Light"/>
              </w:rPr>
              <w:t>CS-BCD-All;CS-CSOD-CCC All;CS-CSOD-RSO All;CS-CSOD-Consumer Affairs</w:t>
            </w:r>
          </w:p>
        </w:tc>
        <w:tc>
          <w:tcPr>
            <w:tcW w:w="954" w:type="dxa"/>
            <w:tcBorders>
              <w:top w:val="threeDEmboss" w:sz="6" w:space="0" w:color="auto"/>
              <w:bottom w:val="threeDEmboss" w:sz="6" w:space="0" w:color="auto"/>
            </w:tcBorders>
            <w:vAlign w:val="center"/>
          </w:tcPr>
          <w:p w14:paraId="3AD26A6B" w14:textId="3FB4B667" w:rsidR="003B1C67" w:rsidRPr="00CB52A7" w:rsidRDefault="003B1C67" w:rsidP="00D379CE">
            <w:pPr>
              <w:pStyle w:val="TableField-Left"/>
              <w:rPr>
                <w:rFonts w:ascii="Calibri Light,Arial" w:eastAsia="Calibri Light,Arial" w:hAnsi="Calibri Light,Arial" w:cs="Calibri Light,Arial"/>
              </w:rPr>
            </w:pPr>
            <w:r w:rsidRPr="1CCAE337">
              <w:rPr>
                <w:rFonts w:ascii="Calibri Light" w:eastAsia="Calibri Light" w:hAnsi="Calibri Light" w:cs="Calibri Light"/>
              </w:rPr>
              <w:t>Medium</w:t>
            </w:r>
          </w:p>
        </w:tc>
        <w:tc>
          <w:tcPr>
            <w:tcW w:w="953" w:type="dxa"/>
            <w:tcBorders>
              <w:top w:val="threeDEmboss" w:sz="6" w:space="0" w:color="auto"/>
              <w:bottom w:val="threeDEmboss" w:sz="6" w:space="0" w:color="auto"/>
            </w:tcBorders>
            <w:vAlign w:val="center"/>
          </w:tcPr>
          <w:p w14:paraId="35495F64" w14:textId="12C676EC" w:rsidR="003B1C67" w:rsidRPr="00CB52A7" w:rsidRDefault="003B1C67" w:rsidP="00D379CE">
            <w:pPr>
              <w:pStyle w:val="TableField-Left"/>
              <w:rPr>
                <w:rFonts w:ascii="Calibri Light,Arial" w:eastAsia="Calibri Light,Arial" w:hAnsi="Calibri Light,Arial" w:cs="Calibri Light,Arial"/>
              </w:rPr>
            </w:pPr>
            <w:r w:rsidRPr="1CCAE337">
              <w:rPr>
                <w:rFonts w:ascii="Calibri Light" w:eastAsia="Calibri Light" w:hAnsi="Calibri Light" w:cs="Calibri Light"/>
              </w:rPr>
              <w:t>Medium</w:t>
            </w:r>
          </w:p>
        </w:tc>
      </w:tr>
      <w:tr w:rsidR="003B1C67" w:rsidRPr="006B24F0" w14:paraId="02B51B7C" w14:textId="77777777" w:rsidTr="00BF7FEC">
        <w:trPr>
          <w:cantSplit/>
          <w:trHeight w:val="432"/>
        </w:trPr>
        <w:tc>
          <w:tcPr>
            <w:tcW w:w="3536" w:type="dxa"/>
            <w:tcBorders>
              <w:top w:val="threeDEmboss" w:sz="6" w:space="0" w:color="auto"/>
              <w:bottom w:val="threeDEmboss" w:sz="6" w:space="0" w:color="auto"/>
            </w:tcBorders>
            <w:vAlign w:val="center"/>
          </w:tcPr>
          <w:p w14:paraId="774F4B8F" w14:textId="1525BC40" w:rsidR="003B1C67" w:rsidRPr="003B1C67" w:rsidRDefault="003B1C67" w:rsidP="00D379CE">
            <w:pPr>
              <w:pStyle w:val="TableField-Left"/>
              <w:rPr>
                <w:rFonts w:ascii="Calibri Light,Arial" w:eastAsia="Calibri Light,Arial" w:hAnsi="Calibri Light,Arial" w:cs="Calibri Light,Arial"/>
              </w:rPr>
            </w:pPr>
            <w:r w:rsidRPr="1CCAE337">
              <w:rPr>
                <w:rFonts w:ascii="Calibri Light" w:eastAsia="Calibri Light" w:hAnsi="Calibri Light" w:cs="Calibri Light"/>
              </w:rPr>
              <w:t>Users will be able to view invoices as well as issue duplicate bills via Open Text. Open Text will begin storing invoices in 2018 and these invoices will be stored as part of conversion in a Legacy invoice folder. Currently users do not have visibility to the invoices. They have a window in CWO that has the breakdown of charges but it is not a view of the bill itself. This will allow users to view the same information that the customer is viewing.</w:t>
            </w:r>
          </w:p>
        </w:tc>
        <w:tc>
          <w:tcPr>
            <w:tcW w:w="2070" w:type="dxa"/>
            <w:tcBorders>
              <w:top w:val="threeDEmboss" w:sz="6" w:space="0" w:color="auto"/>
              <w:bottom w:val="threeDEmboss" w:sz="6" w:space="0" w:color="auto"/>
            </w:tcBorders>
            <w:vAlign w:val="center"/>
          </w:tcPr>
          <w:p w14:paraId="3812AC54" w14:textId="6C9508D2" w:rsidR="003B1C67" w:rsidRPr="003B1C67" w:rsidRDefault="003B1C67" w:rsidP="00CB52A7">
            <w:pPr>
              <w:pStyle w:val="TableField-Left"/>
              <w:rPr>
                <w:rFonts w:ascii="Calibri Light,Arial" w:eastAsia="Calibri Light,Arial" w:hAnsi="Calibri Light,Arial" w:cs="Calibri Light,Arial"/>
              </w:rPr>
            </w:pPr>
            <w:r w:rsidRPr="1CCAE337">
              <w:rPr>
                <w:rFonts w:ascii="Calibri Light" w:eastAsia="Calibri Light" w:hAnsi="Calibri Light" w:cs="Calibri Light"/>
              </w:rPr>
              <w:t>Benefit/Improvement;Process (1017)</w:t>
            </w:r>
          </w:p>
        </w:tc>
        <w:tc>
          <w:tcPr>
            <w:tcW w:w="1670" w:type="dxa"/>
            <w:tcBorders>
              <w:top w:val="threeDEmboss" w:sz="6" w:space="0" w:color="auto"/>
              <w:bottom w:val="threeDEmboss" w:sz="6" w:space="0" w:color="auto"/>
            </w:tcBorders>
            <w:vAlign w:val="center"/>
          </w:tcPr>
          <w:p w14:paraId="3F69E443" w14:textId="28DB1558" w:rsidR="003B1C67" w:rsidRPr="003B1C67" w:rsidRDefault="003B1C67" w:rsidP="00D379CE">
            <w:pPr>
              <w:pStyle w:val="TableField-Left"/>
              <w:rPr>
                <w:rFonts w:ascii="Calibri Light,Arial" w:eastAsia="Calibri Light,Arial" w:hAnsi="Calibri Light,Arial" w:cs="Calibri Light,Arial"/>
              </w:rPr>
            </w:pPr>
            <w:r w:rsidRPr="003B1C67">
              <w:rPr>
                <w:rFonts w:ascii="Calibri Light" w:hAnsi="Calibri Light" w:cs="Arial"/>
              </w:rPr>
              <w:br/>
            </w:r>
            <w:r w:rsidRPr="1CCAE337">
              <w:rPr>
                <w:rFonts w:ascii="Calibri Light" w:eastAsia="Calibri Light" w:hAnsi="Calibri Light" w:cs="Calibri Light"/>
              </w:rPr>
              <w:t>CS-BCD-All;CS-CSOD-CCC All;CS-CSOD-Consumer Affairs;CS-CSOD-RSO All</w:t>
            </w:r>
          </w:p>
        </w:tc>
        <w:tc>
          <w:tcPr>
            <w:tcW w:w="954" w:type="dxa"/>
            <w:tcBorders>
              <w:top w:val="threeDEmboss" w:sz="6" w:space="0" w:color="auto"/>
              <w:bottom w:val="threeDEmboss" w:sz="6" w:space="0" w:color="auto"/>
            </w:tcBorders>
            <w:vAlign w:val="center"/>
          </w:tcPr>
          <w:p w14:paraId="5C66BEB2" w14:textId="77CE9167" w:rsidR="003B1C67" w:rsidRPr="00CB52A7" w:rsidRDefault="003B1C67" w:rsidP="00D379CE">
            <w:pPr>
              <w:pStyle w:val="TableField-Left"/>
              <w:rPr>
                <w:rFonts w:ascii="Calibri Light,Arial" w:eastAsia="Calibri Light,Arial" w:hAnsi="Calibri Light,Arial" w:cs="Calibri Light,Arial"/>
              </w:rPr>
            </w:pPr>
            <w:r w:rsidRPr="1CCAE337">
              <w:rPr>
                <w:rFonts w:ascii="Calibri Light" w:eastAsia="Calibri Light" w:hAnsi="Calibri Light" w:cs="Calibri Light"/>
              </w:rPr>
              <w:t>Medium</w:t>
            </w:r>
          </w:p>
        </w:tc>
        <w:tc>
          <w:tcPr>
            <w:tcW w:w="953" w:type="dxa"/>
            <w:tcBorders>
              <w:top w:val="threeDEmboss" w:sz="6" w:space="0" w:color="auto"/>
              <w:bottom w:val="threeDEmboss" w:sz="6" w:space="0" w:color="auto"/>
            </w:tcBorders>
            <w:vAlign w:val="center"/>
          </w:tcPr>
          <w:p w14:paraId="6CAEA321" w14:textId="4AAD24B6" w:rsidR="003B1C67" w:rsidRPr="00CB52A7" w:rsidRDefault="003B1C67" w:rsidP="00D379CE">
            <w:pPr>
              <w:pStyle w:val="TableField-Left"/>
              <w:rPr>
                <w:rFonts w:ascii="Calibri Light,Arial" w:eastAsia="Calibri Light,Arial" w:hAnsi="Calibri Light,Arial" w:cs="Calibri Light,Arial"/>
              </w:rPr>
            </w:pPr>
            <w:r w:rsidRPr="1CCAE337">
              <w:rPr>
                <w:rFonts w:ascii="Calibri Light" w:eastAsia="Calibri Light" w:hAnsi="Calibri Light" w:cs="Calibri Light"/>
              </w:rPr>
              <w:t>Low</w:t>
            </w:r>
          </w:p>
        </w:tc>
      </w:tr>
      <w:tr w:rsidR="003B1C67" w:rsidRPr="006B24F0" w14:paraId="0DA6F9FD" w14:textId="77777777" w:rsidTr="00BF7FEC">
        <w:trPr>
          <w:cantSplit/>
          <w:trHeight w:val="432"/>
        </w:trPr>
        <w:tc>
          <w:tcPr>
            <w:tcW w:w="3536" w:type="dxa"/>
            <w:tcBorders>
              <w:top w:val="threeDEmboss" w:sz="6" w:space="0" w:color="auto"/>
              <w:bottom w:val="threeDEmboss" w:sz="6" w:space="0" w:color="auto"/>
            </w:tcBorders>
            <w:vAlign w:val="center"/>
          </w:tcPr>
          <w:p w14:paraId="6E643E6B" w14:textId="4682DB0C" w:rsidR="003B1C67" w:rsidRPr="003B1C67" w:rsidRDefault="003B1C67" w:rsidP="00D379CE">
            <w:pPr>
              <w:pStyle w:val="TableField-Left"/>
              <w:rPr>
                <w:rFonts w:ascii="Calibri Light,Arial" w:eastAsia="Calibri Light,Arial" w:hAnsi="Calibri Light,Arial" w:cs="Calibri Light,Arial"/>
              </w:rPr>
            </w:pPr>
            <w:r w:rsidRPr="1CCAE337">
              <w:rPr>
                <w:rFonts w:ascii="Calibri Light" w:eastAsia="Calibri Light" w:hAnsi="Calibri Light" w:cs="Calibri Light"/>
              </w:rPr>
              <w:t xml:space="preserve">The delivery status of the correspondence sent (mail, email, SMS, voice) will tracked and an indicator </w:t>
            </w:r>
            <w:r w:rsidR="000C14BF" w:rsidRPr="1CCAE337">
              <w:rPr>
                <w:rFonts w:ascii="Calibri Light" w:eastAsia="Calibri Light" w:hAnsi="Calibri Light" w:cs="Calibri Light"/>
              </w:rPr>
              <w:t>(email or phone number may be deleted)</w:t>
            </w:r>
            <w:r w:rsidRPr="1CCAE337">
              <w:rPr>
                <w:rFonts w:ascii="Calibri Light" w:eastAsia="Calibri Light" w:hAnsi="Calibri Light" w:cs="Calibri Light"/>
              </w:rPr>
              <w:t xml:space="preserve"> will be visible for the user that states the contact email, phone number or address is undeliverable with a reason code. A BP contact will automatically </w:t>
            </w:r>
            <w:r w:rsidR="000F3652" w:rsidRPr="1CCAE337">
              <w:rPr>
                <w:rFonts w:ascii="Calibri Light" w:eastAsia="Calibri Light" w:hAnsi="Calibri Light" w:cs="Calibri Light"/>
              </w:rPr>
              <w:t xml:space="preserve">be </w:t>
            </w:r>
            <w:r w:rsidRPr="1CCAE337">
              <w:rPr>
                <w:rFonts w:ascii="Calibri Light" w:eastAsia="Calibri Light" w:hAnsi="Calibri Light" w:cs="Calibri Light"/>
              </w:rPr>
              <w:t>created for undeliverable correspondence. This will allow users to discuss the appropriate address or contact information to use for any new correspondence.</w:t>
            </w:r>
          </w:p>
        </w:tc>
        <w:tc>
          <w:tcPr>
            <w:tcW w:w="2070" w:type="dxa"/>
            <w:tcBorders>
              <w:top w:val="threeDEmboss" w:sz="6" w:space="0" w:color="auto"/>
              <w:bottom w:val="threeDEmboss" w:sz="6" w:space="0" w:color="auto"/>
            </w:tcBorders>
            <w:vAlign w:val="center"/>
          </w:tcPr>
          <w:p w14:paraId="16BB8E2D" w14:textId="695A7005" w:rsidR="003B1C67" w:rsidRPr="003B1C67" w:rsidRDefault="003B1C67" w:rsidP="00CB52A7">
            <w:pPr>
              <w:pStyle w:val="TableField-Left"/>
              <w:rPr>
                <w:rFonts w:ascii="Calibri Light,Arial" w:eastAsia="Calibri Light,Arial" w:hAnsi="Calibri Light,Arial" w:cs="Calibri Light,Arial"/>
              </w:rPr>
            </w:pPr>
            <w:r w:rsidRPr="1CCAE337">
              <w:rPr>
                <w:rFonts w:ascii="Calibri Light" w:eastAsia="Calibri Light" w:hAnsi="Calibri Light" w:cs="Calibri Light"/>
              </w:rPr>
              <w:t>Benefit/Improvement;Decision Making;Process (1018)</w:t>
            </w:r>
          </w:p>
        </w:tc>
        <w:tc>
          <w:tcPr>
            <w:tcW w:w="1670" w:type="dxa"/>
            <w:tcBorders>
              <w:top w:val="threeDEmboss" w:sz="6" w:space="0" w:color="auto"/>
              <w:bottom w:val="threeDEmboss" w:sz="6" w:space="0" w:color="auto"/>
            </w:tcBorders>
            <w:vAlign w:val="center"/>
          </w:tcPr>
          <w:p w14:paraId="344A1F34" w14:textId="7392E6F1" w:rsidR="003B1C67" w:rsidRPr="003B1C67" w:rsidRDefault="003B1C67" w:rsidP="00D379CE">
            <w:pPr>
              <w:pStyle w:val="TableField-Left"/>
              <w:rPr>
                <w:rFonts w:ascii="Calibri Light,Arial" w:eastAsia="Calibri Light,Arial" w:hAnsi="Calibri Light,Arial" w:cs="Calibri Light,Arial"/>
              </w:rPr>
            </w:pPr>
            <w:r w:rsidRPr="003B1C67">
              <w:rPr>
                <w:rFonts w:ascii="Calibri Light" w:hAnsi="Calibri Light" w:cs="Arial"/>
                <w:noProof/>
                <w:lang w:eastAsia="en-US"/>
              </w:rPr>
              <w:drawing>
                <wp:inline distT="0" distB="0" distL="0" distR="0" wp14:anchorId="637C55C0" wp14:editId="0FBD7DE1">
                  <wp:extent cx="7620" cy="7620"/>
                  <wp:effectExtent l="0" t="0" r="0" b="0"/>
                  <wp:docPr id="23" name="Picture 23" descr="https://us-apps2.hcl-axon.com/icons/ecblan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us-apps2.hcl-axon.com/icons/ecblank.gif"/>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sidRPr="003B1C67">
              <w:rPr>
                <w:rFonts w:ascii="Calibri Light" w:hAnsi="Calibri Light" w:cs="Arial"/>
              </w:rPr>
              <w:br/>
            </w:r>
            <w:r w:rsidRPr="1CCAE337">
              <w:rPr>
                <w:rFonts w:ascii="Calibri Light" w:eastAsia="Calibri Light" w:hAnsi="Calibri Light" w:cs="Calibri Light"/>
              </w:rPr>
              <w:t>CS-BCD-All;CS-CSOD-CCC All;CS-CSOD-Consumer Affairs;CS-CSOD-RSO All</w:t>
            </w:r>
          </w:p>
        </w:tc>
        <w:tc>
          <w:tcPr>
            <w:tcW w:w="954" w:type="dxa"/>
            <w:tcBorders>
              <w:top w:val="threeDEmboss" w:sz="6" w:space="0" w:color="auto"/>
              <w:bottom w:val="threeDEmboss" w:sz="6" w:space="0" w:color="auto"/>
            </w:tcBorders>
            <w:vAlign w:val="center"/>
          </w:tcPr>
          <w:p w14:paraId="1A9BD2FA" w14:textId="65B2B352" w:rsidR="003B1C67" w:rsidRPr="00CB52A7" w:rsidRDefault="003B1C67" w:rsidP="00D379CE">
            <w:pPr>
              <w:pStyle w:val="TableField-Left"/>
              <w:rPr>
                <w:rFonts w:ascii="Calibri Light,Arial" w:eastAsia="Calibri Light,Arial" w:hAnsi="Calibri Light,Arial" w:cs="Calibri Light,Arial"/>
              </w:rPr>
            </w:pPr>
            <w:r w:rsidRPr="1CCAE337">
              <w:rPr>
                <w:rFonts w:ascii="Calibri Light" w:eastAsia="Calibri Light" w:hAnsi="Calibri Light" w:cs="Calibri Light"/>
              </w:rPr>
              <w:t>Medium</w:t>
            </w:r>
          </w:p>
        </w:tc>
        <w:tc>
          <w:tcPr>
            <w:tcW w:w="953" w:type="dxa"/>
            <w:tcBorders>
              <w:top w:val="threeDEmboss" w:sz="6" w:space="0" w:color="auto"/>
              <w:bottom w:val="threeDEmboss" w:sz="6" w:space="0" w:color="auto"/>
            </w:tcBorders>
            <w:vAlign w:val="center"/>
          </w:tcPr>
          <w:p w14:paraId="66F9866D" w14:textId="13962FBA" w:rsidR="003B1C67" w:rsidRDefault="003B1C67" w:rsidP="00D379CE">
            <w:pPr>
              <w:pStyle w:val="TableField-Left"/>
              <w:rPr>
                <w:rFonts w:ascii="Calibri Light,Arial" w:eastAsia="Calibri Light,Arial" w:hAnsi="Calibri Light,Arial" w:cs="Calibri Light,Arial"/>
              </w:rPr>
            </w:pPr>
            <w:r w:rsidRPr="1CCAE337">
              <w:rPr>
                <w:rFonts w:ascii="Calibri Light" w:eastAsia="Calibri Light" w:hAnsi="Calibri Light" w:cs="Calibri Light"/>
              </w:rPr>
              <w:t>Medium</w:t>
            </w:r>
          </w:p>
        </w:tc>
      </w:tr>
      <w:tr w:rsidR="00961121" w:rsidRPr="006B24F0" w14:paraId="25DB205C" w14:textId="77777777" w:rsidTr="00BF7FEC">
        <w:trPr>
          <w:cantSplit/>
          <w:trHeight w:val="432"/>
        </w:trPr>
        <w:tc>
          <w:tcPr>
            <w:tcW w:w="3536" w:type="dxa"/>
            <w:tcBorders>
              <w:top w:val="threeDEmboss" w:sz="6" w:space="0" w:color="auto"/>
              <w:bottom w:val="threeDEmboss" w:sz="6" w:space="0" w:color="auto"/>
            </w:tcBorders>
            <w:vAlign w:val="center"/>
          </w:tcPr>
          <w:p w14:paraId="6A622A5D" w14:textId="55FB2A42" w:rsidR="00961121" w:rsidRPr="00CB52A7" w:rsidRDefault="00961121" w:rsidP="00D379CE">
            <w:pPr>
              <w:pStyle w:val="TableField-Left"/>
              <w:rPr>
                <w:rFonts w:ascii="Calibri Light" w:eastAsia="Calibri Light" w:hAnsi="Calibri Light" w:cs="Calibri Light"/>
              </w:rPr>
            </w:pPr>
            <w:r w:rsidRPr="1CCAE337">
              <w:rPr>
                <w:rFonts w:ascii="Calibri Light" w:eastAsia="Calibri Light" w:hAnsi="Calibri Light" w:cs="Calibri Light"/>
              </w:rPr>
              <w:t>BPEM cases may be created for campaign cards received by CP&amp;S and CCC Specialty Operations. This will allow for tracking of cards received and create visibility to the interaction. Currently we do not have a process on how to track these types of responses.</w:t>
            </w:r>
          </w:p>
        </w:tc>
        <w:tc>
          <w:tcPr>
            <w:tcW w:w="2070" w:type="dxa"/>
            <w:tcBorders>
              <w:top w:val="threeDEmboss" w:sz="6" w:space="0" w:color="auto"/>
              <w:bottom w:val="threeDEmboss" w:sz="6" w:space="0" w:color="auto"/>
            </w:tcBorders>
            <w:vAlign w:val="center"/>
          </w:tcPr>
          <w:p w14:paraId="53000FE5" w14:textId="4F855749" w:rsidR="00961121" w:rsidRPr="00CB52A7" w:rsidRDefault="00961121" w:rsidP="00CB52A7">
            <w:pPr>
              <w:pStyle w:val="TableField-Left"/>
              <w:rPr>
                <w:rFonts w:ascii="Calibri Light" w:eastAsia="Calibri Light" w:hAnsi="Calibri Light" w:cs="Calibri Light"/>
              </w:rPr>
            </w:pPr>
            <w:r w:rsidRPr="1CCAE337">
              <w:rPr>
                <w:rFonts w:ascii="Calibri Light" w:eastAsia="Calibri Light" w:hAnsi="Calibri Light" w:cs="Calibri Light"/>
              </w:rPr>
              <w:t>Benefit/Improvement;Culture Shift;Decision Making;Job Roles;Staffing Levels (515)</w:t>
            </w:r>
          </w:p>
        </w:tc>
        <w:tc>
          <w:tcPr>
            <w:tcW w:w="1670" w:type="dxa"/>
            <w:tcBorders>
              <w:top w:val="threeDEmboss" w:sz="6" w:space="0" w:color="auto"/>
              <w:bottom w:val="threeDEmboss" w:sz="6" w:space="0" w:color="auto"/>
            </w:tcBorders>
            <w:vAlign w:val="center"/>
          </w:tcPr>
          <w:p w14:paraId="446EA36D" w14:textId="1ECCBF5C" w:rsidR="00961121" w:rsidRPr="00CB52A7" w:rsidRDefault="00961121" w:rsidP="00D379CE">
            <w:pPr>
              <w:pStyle w:val="TableField-Left"/>
              <w:rPr>
                <w:rFonts w:ascii="Calibri Light" w:eastAsia="Calibri Light" w:hAnsi="Calibri Light" w:cs="Calibri Light"/>
              </w:rPr>
            </w:pPr>
            <w:r w:rsidRPr="00961121">
              <w:rPr>
                <w:rFonts w:ascii="Calibri Light" w:hAnsi="Calibri Light"/>
                <w:noProof/>
                <w:lang w:eastAsia="en-US"/>
              </w:rPr>
              <w:drawing>
                <wp:inline distT="0" distB="0" distL="0" distR="0" wp14:anchorId="62AEFF6C" wp14:editId="4CEF98FB">
                  <wp:extent cx="7620" cy="7620"/>
                  <wp:effectExtent l="0" t="0" r="0" b="0"/>
                  <wp:docPr id="21" name="Picture 21" descr="https://us-apps2.hcl-axon.com/icons/ecblan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us-apps2.hcl-axon.com/icons/ecblank.gif"/>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sidRPr="00961121">
              <w:rPr>
                <w:rFonts w:ascii="Calibri Light" w:hAnsi="Calibri Light"/>
              </w:rPr>
              <w:br/>
            </w:r>
            <w:r w:rsidRPr="1CCAE337">
              <w:rPr>
                <w:rFonts w:ascii="Calibri Light" w:eastAsia="Calibri Light" w:hAnsi="Calibri Light" w:cs="Calibri Light"/>
              </w:rPr>
              <w:t>CS-CP&amp;S-All;CS-CSOD-CCC-PS</w:t>
            </w:r>
          </w:p>
        </w:tc>
        <w:tc>
          <w:tcPr>
            <w:tcW w:w="954" w:type="dxa"/>
            <w:tcBorders>
              <w:top w:val="threeDEmboss" w:sz="6" w:space="0" w:color="auto"/>
              <w:bottom w:val="threeDEmboss" w:sz="6" w:space="0" w:color="auto"/>
            </w:tcBorders>
            <w:vAlign w:val="center"/>
          </w:tcPr>
          <w:p w14:paraId="63806144" w14:textId="2FD5EEA9" w:rsidR="00961121" w:rsidRPr="00961121" w:rsidRDefault="00961121" w:rsidP="00D379CE">
            <w:pPr>
              <w:pStyle w:val="TableField-Left"/>
              <w:rPr>
                <w:rFonts w:ascii="Calibri Light" w:eastAsia="Calibri Light" w:hAnsi="Calibri Light" w:cs="Calibri Light"/>
              </w:rPr>
            </w:pPr>
            <w:r w:rsidRPr="1CCAE337">
              <w:rPr>
                <w:rFonts w:ascii="Calibri Light" w:eastAsia="Calibri Light" w:hAnsi="Calibri Light" w:cs="Calibri Light"/>
              </w:rPr>
              <w:t>Medium</w:t>
            </w:r>
          </w:p>
        </w:tc>
        <w:tc>
          <w:tcPr>
            <w:tcW w:w="953" w:type="dxa"/>
            <w:tcBorders>
              <w:top w:val="threeDEmboss" w:sz="6" w:space="0" w:color="auto"/>
              <w:bottom w:val="threeDEmboss" w:sz="6" w:space="0" w:color="auto"/>
            </w:tcBorders>
            <w:vAlign w:val="center"/>
          </w:tcPr>
          <w:p w14:paraId="4F205148" w14:textId="3D3192C0" w:rsidR="00961121" w:rsidRPr="00CB52A7" w:rsidRDefault="00961121" w:rsidP="00D379CE">
            <w:pPr>
              <w:pStyle w:val="TableField-Left"/>
              <w:rPr>
                <w:rFonts w:ascii="Calibri Light,Arial" w:eastAsia="Calibri Light,Arial" w:hAnsi="Calibri Light,Arial" w:cs="Calibri Light,Arial"/>
              </w:rPr>
            </w:pPr>
            <w:r w:rsidRPr="1CCAE337">
              <w:rPr>
                <w:rFonts w:ascii="Calibri Light" w:eastAsia="Calibri Light" w:hAnsi="Calibri Light" w:cs="Calibri Light"/>
              </w:rPr>
              <w:t>High</w:t>
            </w:r>
          </w:p>
        </w:tc>
      </w:tr>
      <w:tr w:rsidR="000C14BF" w:rsidRPr="006B24F0" w14:paraId="67FCEDD4" w14:textId="77777777" w:rsidTr="00BF7FEC">
        <w:trPr>
          <w:cantSplit/>
          <w:trHeight w:val="432"/>
        </w:trPr>
        <w:tc>
          <w:tcPr>
            <w:tcW w:w="3536" w:type="dxa"/>
            <w:tcBorders>
              <w:top w:val="threeDEmboss" w:sz="6" w:space="0" w:color="auto"/>
              <w:bottom w:val="threeDEmboss" w:sz="6" w:space="0" w:color="auto"/>
            </w:tcBorders>
            <w:vAlign w:val="center"/>
          </w:tcPr>
          <w:p w14:paraId="06C40413" w14:textId="68B0417B" w:rsidR="000C14BF" w:rsidRPr="00961121" w:rsidRDefault="000C14BF" w:rsidP="00D379CE">
            <w:pPr>
              <w:pStyle w:val="TableField-Left"/>
              <w:rPr>
                <w:rFonts w:ascii="Calibri Light" w:eastAsia="Calibri Light" w:hAnsi="Calibri Light" w:cs="Calibri Light"/>
              </w:rPr>
            </w:pPr>
            <w:r w:rsidRPr="1CCAE337">
              <w:rPr>
                <w:rFonts w:ascii="Calibri Light" w:eastAsia="Calibri Light" w:hAnsi="Calibri Light" w:cs="Calibri Light"/>
              </w:rPr>
              <w:lastRenderedPageBreak/>
              <w:t xml:space="preserve">Authorized users will have the capability to run undeliverable communications reports that will let the organization know and correct any channels that were returned as undeliverable. </w:t>
            </w:r>
          </w:p>
        </w:tc>
        <w:tc>
          <w:tcPr>
            <w:tcW w:w="2070" w:type="dxa"/>
            <w:tcBorders>
              <w:top w:val="threeDEmboss" w:sz="6" w:space="0" w:color="auto"/>
              <w:bottom w:val="threeDEmboss" w:sz="6" w:space="0" w:color="auto"/>
            </w:tcBorders>
            <w:vAlign w:val="center"/>
          </w:tcPr>
          <w:p w14:paraId="28DCF9A3" w14:textId="03EBE9ED" w:rsidR="000C14BF" w:rsidRPr="00961121" w:rsidRDefault="000C14BF" w:rsidP="00CB52A7">
            <w:pPr>
              <w:pStyle w:val="TableField-Left"/>
              <w:rPr>
                <w:rFonts w:ascii="Calibri Light" w:eastAsia="Calibri Light" w:hAnsi="Calibri Light" w:cs="Calibri Light"/>
              </w:rPr>
            </w:pPr>
            <w:r w:rsidRPr="1CCAE337">
              <w:rPr>
                <w:rFonts w:ascii="Calibri Light" w:eastAsia="Calibri Light" w:hAnsi="Calibri Light" w:cs="Calibri Light"/>
              </w:rPr>
              <w:t>Benefit/Improvement; Job Roles; Staffing Levels</w:t>
            </w:r>
            <w:r w:rsidR="00C13285" w:rsidRPr="1CCAE337">
              <w:rPr>
                <w:rFonts w:ascii="Calibri Light" w:eastAsia="Calibri Light" w:hAnsi="Calibri Light" w:cs="Calibri Light"/>
              </w:rPr>
              <w:t>; Process (1042)</w:t>
            </w:r>
          </w:p>
        </w:tc>
        <w:tc>
          <w:tcPr>
            <w:tcW w:w="1670" w:type="dxa"/>
            <w:tcBorders>
              <w:top w:val="threeDEmboss" w:sz="6" w:space="0" w:color="auto"/>
              <w:bottom w:val="threeDEmboss" w:sz="6" w:space="0" w:color="auto"/>
            </w:tcBorders>
            <w:vAlign w:val="center"/>
          </w:tcPr>
          <w:p w14:paraId="4061A68D" w14:textId="6896AD4F" w:rsidR="000C14BF" w:rsidRPr="00961121" w:rsidRDefault="000C14BF" w:rsidP="00D379CE">
            <w:pPr>
              <w:pStyle w:val="TableField-Left"/>
              <w:rPr>
                <w:rFonts w:ascii="Calibri Light" w:eastAsia="Calibri Light" w:hAnsi="Calibri Light" w:cs="Calibri Light"/>
                <w:lang w:eastAsia="en-US"/>
              </w:rPr>
            </w:pPr>
            <w:r w:rsidRPr="1CCAE337">
              <w:rPr>
                <w:rFonts w:ascii="Calibri Light" w:eastAsia="Calibri Light" w:hAnsi="Calibri Light" w:cs="Calibri Light"/>
              </w:rPr>
              <w:t>CS-BCD-All;CS-CSOD-CCC All;CS-CSOD-Consumer Affairs;CS-CSOD-RSO All</w:t>
            </w:r>
          </w:p>
        </w:tc>
        <w:tc>
          <w:tcPr>
            <w:tcW w:w="954" w:type="dxa"/>
            <w:tcBorders>
              <w:top w:val="threeDEmboss" w:sz="6" w:space="0" w:color="auto"/>
              <w:bottom w:val="threeDEmboss" w:sz="6" w:space="0" w:color="auto"/>
            </w:tcBorders>
            <w:vAlign w:val="center"/>
          </w:tcPr>
          <w:p w14:paraId="7D3F3BDF" w14:textId="7783911A" w:rsidR="000C14BF" w:rsidRPr="00961121" w:rsidRDefault="000C14BF" w:rsidP="00D379CE">
            <w:pPr>
              <w:pStyle w:val="TableField-Left"/>
              <w:rPr>
                <w:rFonts w:ascii="Calibri Light" w:eastAsia="Calibri Light" w:hAnsi="Calibri Light" w:cs="Calibri Light"/>
              </w:rPr>
            </w:pPr>
            <w:r w:rsidRPr="1CCAE337">
              <w:rPr>
                <w:rFonts w:ascii="Calibri Light" w:eastAsia="Calibri Light" w:hAnsi="Calibri Light" w:cs="Calibri Light"/>
              </w:rPr>
              <w:t>Medium</w:t>
            </w:r>
          </w:p>
        </w:tc>
        <w:tc>
          <w:tcPr>
            <w:tcW w:w="953" w:type="dxa"/>
            <w:tcBorders>
              <w:top w:val="threeDEmboss" w:sz="6" w:space="0" w:color="auto"/>
              <w:bottom w:val="threeDEmboss" w:sz="6" w:space="0" w:color="auto"/>
            </w:tcBorders>
            <w:vAlign w:val="center"/>
          </w:tcPr>
          <w:p w14:paraId="7DE8D33E" w14:textId="0D6297BF" w:rsidR="000C14BF" w:rsidRDefault="000C14BF" w:rsidP="00D379CE">
            <w:pPr>
              <w:pStyle w:val="TableField-Left"/>
              <w:rPr>
                <w:rFonts w:ascii="Calibri Light,Arial" w:eastAsia="Calibri Light,Arial" w:hAnsi="Calibri Light,Arial" w:cs="Calibri Light,Arial"/>
              </w:rPr>
            </w:pPr>
            <w:r w:rsidRPr="1CCAE337">
              <w:rPr>
                <w:rFonts w:ascii="Calibri Light" w:eastAsia="Calibri Light" w:hAnsi="Calibri Light" w:cs="Calibri Light"/>
              </w:rPr>
              <w:t>Medium</w:t>
            </w:r>
          </w:p>
        </w:tc>
      </w:tr>
      <w:tr w:rsidR="008A1BFF" w:rsidRPr="006B24F0" w14:paraId="2A54B12E" w14:textId="77777777" w:rsidTr="00BF7FEC">
        <w:trPr>
          <w:cantSplit/>
          <w:trHeight w:val="432"/>
        </w:trPr>
        <w:tc>
          <w:tcPr>
            <w:tcW w:w="3536" w:type="dxa"/>
            <w:tcBorders>
              <w:top w:val="threeDEmboss" w:sz="6" w:space="0" w:color="auto"/>
              <w:bottom w:val="threeDEmboss" w:sz="6" w:space="0" w:color="auto"/>
            </w:tcBorders>
            <w:vAlign w:val="center"/>
          </w:tcPr>
          <w:p w14:paraId="31DF5459" w14:textId="0596F582" w:rsidR="008A1BFF" w:rsidRDefault="008A1BFF" w:rsidP="00D379CE">
            <w:pPr>
              <w:pStyle w:val="TableField-Left"/>
              <w:rPr>
                <w:rFonts w:ascii="Calibri Light" w:eastAsia="Calibri Light" w:hAnsi="Calibri Light" w:cs="Calibri Light"/>
              </w:rPr>
            </w:pPr>
            <w:r w:rsidRPr="1CCAE337">
              <w:rPr>
                <w:rFonts w:ascii="Calibri Light" w:eastAsia="Calibri Light" w:hAnsi="Calibri Light" w:cs="Calibri Light"/>
              </w:rPr>
              <w:t>Front office users will access Open Text window via a mash up window to view correspondence related to the business partner. There will be multiple folders available for the users including one for invoices and confidential information (authorized users only). The Mash up window creates a single sign on process for the users. This is new functionality as we currently do not have a system that houses all documents in one repository. They are stored in multiple sharefolders, sharepoint sites or paper documents. This is a process improvement as it allows users visibility to documents while retaining a single sign on process.</w:t>
            </w:r>
          </w:p>
        </w:tc>
        <w:tc>
          <w:tcPr>
            <w:tcW w:w="2070" w:type="dxa"/>
            <w:tcBorders>
              <w:top w:val="threeDEmboss" w:sz="6" w:space="0" w:color="auto"/>
              <w:bottom w:val="threeDEmboss" w:sz="6" w:space="0" w:color="auto"/>
            </w:tcBorders>
            <w:vAlign w:val="center"/>
          </w:tcPr>
          <w:p w14:paraId="5FB3B824" w14:textId="4923B533" w:rsidR="008A1BFF" w:rsidRPr="00961121" w:rsidRDefault="008A1BFF" w:rsidP="00CB52A7">
            <w:pPr>
              <w:pStyle w:val="TableField-Left"/>
              <w:rPr>
                <w:rFonts w:ascii="Calibri Light" w:eastAsia="Calibri Light" w:hAnsi="Calibri Light" w:cs="Calibri Light"/>
              </w:rPr>
            </w:pPr>
            <w:r w:rsidRPr="1CCAE337">
              <w:rPr>
                <w:rFonts w:ascii="Calibri Light" w:eastAsia="Calibri Light" w:hAnsi="Calibri Light" w:cs="Calibri Light"/>
              </w:rPr>
              <w:t>Benefit/Improvement;Process;Culture Shift;Decision Making (1048)</w:t>
            </w:r>
          </w:p>
        </w:tc>
        <w:tc>
          <w:tcPr>
            <w:tcW w:w="1670" w:type="dxa"/>
            <w:tcBorders>
              <w:top w:val="threeDEmboss" w:sz="6" w:space="0" w:color="auto"/>
              <w:bottom w:val="threeDEmboss" w:sz="6" w:space="0" w:color="auto"/>
            </w:tcBorders>
            <w:vAlign w:val="center"/>
          </w:tcPr>
          <w:p w14:paraId="0CAC26CE" w14:textId="38FFD1E3" w:rsidR="008A1BFF" w:rsidRPr="008A1BFF" w:rsidRDefault="008A1BFF" w:rsidP="00D379CE">
            <w:pPr>
              <w:pStyle w:val="TableField-Left"/>
              <w:rPr>
                <w:rFonts w:ascii="Calibri Light" w:eastAsia="Calibri Light" w:hAnsi="Calibri Light" w:cs="Calibri Light"/>
              </w:rPr>
            </w:pPr>
            <w:r w:rsidRPr="1CCAE337">
              <w:rPr>
                <w:rFonts w:ascii="Calibri Light" w:eastAsia="Calibri Light" w:hAnsi="Calibri Light" w:cs="Calibri Light"/>
              </w:rPr>
              <w:t>CS-BCD-All;CS-CSOD-CCC All;CS-CSOD-Consumer Affairs;CS-CSOD-RSO All</w:t>
            </w:r>
          </w:p>
        </w:tc>
        <w:tc>
          <w:tcPr>
            <w:tcW w:w="954" w:type="dxa"/>
            <w:tcBorders>
              <w:top w:val="threeDEmboss" w:sz="6" w:space="0" w:color="auto"/>
              <w:bottom w:val="threeDEmboss" w:sz="6" w:space="0" w:color="auto"/>
            </w:tcBorders>
            <w:vAlign w:val="center"/>
          </w:tcPr>
          <w:p w14:paraId="43596BA0" w14:textId="79EB4728" w:rsidR="008A1BFF" w:rsidRDefault="008A1BFF" w:rsidP="00D379CE">
            <w:pPr>
              <w:pStyle w:val="TableField-Left"/>
              <w:rPr>
                <w:rFonts w:ascii="Calibri Light" w:eastAsia="Calibri Light" w:hAnsi="Calibri Light" w:cs="Calibri Light"/>
              </w:rPr>
            </w:pPr>
            <w:r w:rsidRPr="770BDB59">
              <w:rPr>
                <w:rFonts w:ascii="Calibri Light" w:eastAsia="Calibri Light" w:hAnsi="Calibri Light" w:cs="Calibri Light"/>
              </w:rPr>
              <w:t>High</w:t>
            </w:r>
          </w:p>
        </w:tc>
        <w:tc>
          <w:tcPr>
            <w:tcW w:w="953" w:type="dxa"/>
            <w:tcBorders>
              <w:top w:val="threeDEmboss" w:sz="6" w:space="0" w:color="auto"/>
              <w:bottom w:val="threeDEmboss" w:sz="6" w:space="0" w:color="auto"/>
            </w:tcBorders>
            <w:vAlign w:val="center"/>
          </w:tcPr>
          <w:p w14:paraId="5882BB34" w14:textId="5215BD5F" w:rsidR="008A1BFF" w:rsidRPr="008A1BFF" w:rsidRDefault="008A1BFF" w:rsidP="00D379CE">
            <w:pPr>
              <w:pStyle w:val="TableField-Left"/>
              <w:rPr>
                <w:rFonts w:ascii="Calibri Light" w:eastAsia="Calibri Light" w:hAnsi="Calibri Light" w:cs="Calibri Light"/>
              </w:rPr>
            </w:pPr>
            <w:r w:rsidRPr="770BDB59">
              <w:rPr>
                <w:rFonts w:ascii="Calibri Light" w:eastAsia="Calibri Light" w:hAnsi="Calibri Light" w:cs="Calibri Light"/>
              </w:rPr>
              <w:t>Medium</w:t>
            </w:r>
          </w:p>
        </w:tc>
      </w:tr>
      <w:tr w:rsidR="00F13198" w:rsidRPr="006B24F0" w14:paraId="6188A5E4" w14:textId="77777777" w:rsidTr="00BF7FEC">
        <w:trPr>
          <w:cantSplit/>
          <w:trHeight w:val="432"/>
        </w:trPr>
        <w:tc>
          <w:tcPr>
            <w:tcW w:w="3536" w:type="dxa"/>
            <w:tcBorders>
              <w:top w:val="threeDEmboss" w:sz="6" w:space="0" w:color="auto"/>
              <w:bottom w:val="threeDEmboss" w:sz="6" w:space="0" w:color="auto"/>
            </w:tcBorders>
            <w:vAlign w:val="center"/>
          </w:tcPr>
          <w:p w14:paraId="79ED461D" w14:textId="72DE5818" w:rsidR="00F13198" w:rsidRDefault="00F13198" w:rsidP="00D379CE">
            <w:pPr>
              <w:pStyle w:val="TableField-Left"/>
              <w:rPr>
                <w:rFonts w:ascii="Calibri Light" w:eastAsia="Calibri Light" w:hAnsi="Calibri Light" w:cs="Calibri Light"/>
              </w:rPr>
            </w:pPr>
            <w:r>
              <w:rPr>
                <w:rFonts w:ascii="Calibri Light" w:eastAsia="Calibri Light" w:hAnsi="Calibri Light" w:cs="Calibri Light"/>
              </w:rPr>
              <w:t xml:space="preserve">Customers will be able to reply their power is still out after receiving an Outage Restoration alert via email, voice, SMS or TTY.  Today, we only offer this feature for a limited number of voice outage alerts via IVR.  </w:t>
            </w:r>
            <w:del w:id="210" w:author="Cathy Arianpour" w:date="2018-06-27T08:58:00Z">
              <w:r w:rsidDel="00B521C6">
                <w:rPr>
                  <w:rFonts w:ascii="Calibri Light" w:eastAsia="Calibri Light" w:hAnsi="Calibri Light" w:cs="Calibri Light"/>
                </w:rPr>
                <w:delText xml:space="preserve">The system will auto validate the connection status at the meter auto generate a new trouble order if needed, </w:delText>
              </w:r>
            </w:del>
          </w:p>
          <w:p w14:paraId="1EA7C7DD" w14:textId="77777777" w:rsidR="00F13198" w:rsidRDefault="00F13198" w:rsidP="00D379CE">
            <w:pPr>
              <w:pStyle w:val="TableField-Left"/>
              <w:rPr>
                <w:rFonts w:ascii="Calibri Light" w:eastAsia="Calibri Light" w:hAnsi="Calibri Light" w:cs="Calibri Light"/>
              </w:rPr>
            </w:pPr>
          </w:p>
          <w:p w14:paraId="3447321B" w14:textId="7A8B82A9" w:rsidR="00F13198" w:rsidRPr="1CCAE337" w:rsidRDefault="002F7FEB" w:rsidP="00D379CE">
            <w:pPr>
              <w:pStyle w:val="TableField-Left"/>
              <w:rPr>
                <w:rFonts w:ascii="Calibri Light" w:eastAsia="Calibri Light" w:hAnsi="Calibri Light" w:cs="Calibri Light"/>
              </w:rPr>
            </w:pPr>
            <w:r>
              <w:rPr>
                <w:rFonts w:ascii="Calibri Light" w:hAnsi="Calibri Light" w:cs="Arial"/>
                <w:color w:val="222222"/>
                <w:sz w:val="22"/>
                <w:szCs w:val="22"/>
                <w:lang w:val="en"/>
              </w:rPr>
              <w:t>Customer Impact: Customer can respond to outage alert via multiple channels if the power is still out therefore improving customer satisfaction and reduce the number of call backs to the CCC.</w:t>
            </w:r>
          </w:p>
        </w:tc>
        <w:tc>
          <w:tcPr>
            <w:tcW w:w="2070" w:type="dxa"/>
            <w:tcBorders>
              <w:top w:val="threeDEmboss" w:sz="6" w:space="0" w:color="auto"/>
              <w:bottom w:val="threeDEmboss" w:sz="6" w:space="0" w:color="auto"/>
            </w:tcBorders>
            <w:vAlign w:val="center"/>
          </w:tcPr>
          <w:p w14:paraId="2A5A0742" w14:textId="043AE85B" w:rsidR="00F13198" w:rsidRPr="1CCAE337" w:rsidRDefault="002F7FEB" w:rsidP="00CB52A7">
            <w:pPr>
              <w:pStyle w:val="TableField-Left"/>
              <w:rPr>
                <w:rFonts w:ascii="Calibri Light" w:eastAsia="Calibri Light" w:hAnsi="Calibri Light" w:cs="Calibri Light"/>
              </w:rPr>
            </w:pPr>
            <w:r w:rsidRPr="002F7FEB">
              <w:rPr>
                <w:rFonts w:ascii="Calibri Light" w:eastAsia="Calibri Light" w:hAnsi="Calibri Light" w:cs="Calibri Light"/>
              </w:rPr>
              <w:t>Improvement;Staffing Levels;Technology;Process</w:t>
            </w:r>
            <w:r>
              <w:rPr>
                <w:rFonts w:ascii="Calibri Light" w:eastAsia="Calibri Light" w:hAnsi="Calibri Light" w:cs="Calibri Light"/>
              </w:rPr>
              <w:t xml:space="preserve">  (1143)</w:t>
            </w:r>
          </w:p>
        </w:tc>
        <w:tc>
          <w:tcPr>
            <w:tcW w:w="1670" w:type="dxa"/>
            <w:tcBorders>
              <w:top w:val="threeDEmboss" w:sz="6" w:space="0" w:color="auto"/>
              <w:bottom w:val="threeDEmboss" w:sz="6" w:space="0" w:color="auto"/>
            </w:tcBorders>
            <w:vAlign w:val="center"/>
          </w:tcPr>
          <w:p w14:paraId="5AD53376" w14:textId="5EE76206" w:rsidR="00F13198" w:rsidRPr="1CCAE337" w:rsidRDefault="002F7FEB" w:rsidP="00D379CE">
            <w:pPr>
              <w:pStyle w:val="TableField-Left"/>
              <w:rPr>
                <w:rFonts w:ascii="Calibri Light" w:eastAsia="Calibri Light" w:hAnsi="Calibri Light" w:cs="Calibri Light"/>
              </w:rPr>
            </w:pPr>
            <w:r w:rsidRPr="002F7FEB">
              <w:rPr>
                <w:rFonts w:ascii="Calibri Light" w:eastAsia="Calibri Light" w:hAnsi="Calibri Light" w:cs="Calibri Light"/>
              </w:rPr>
              <w:t>CS-BCD-All;CS-CSOD-CCC All;CS-CSOD-Consumer Affairs</w:t>
            </w:r>
            <w:r w:rsidR="00BF7FEC">
              <w:rPr>
                <w:rFonts w:ascii="Calibri Light" w:eastAsia="Calibri Light" w:hAnsi="Calibri Light" w:cs="Calibri Light"/>
              </w:rPr>
              <w:t>; Ext-Customers-all</w:t>
            </w:r>
          </w:p>
        </w:tc>
        <w:tc>
          <w:tcPr>
            <w:tcW w:w="954" w:type="dxa"/>
            <w:tcBorders>
              <w:top w:val="threeDEmboss" w:sz="6" w:space="0" w:color="auto"/>
              <w:bottom w:val="threeDEmboss" w:sz="6" w:space="0" w:color="auto"/>
            </w:tcBorders>
            <w:vAlign w:val="center"/>
          </w:tcPr>
          <w:p w14:paraId="40241075" w14:textId="58DD0460" w:rsidR="00F13198" w:rsidRPr="770BDB59" w:rsidRDefault="002F7FEB" w:rsidP="00D379CE">
            <w:pPr>
              <w:pStyle w:val="TableField-Left"/>
              <w:rPr>
                <w:rFonts w:ascii="Calibri Light" w:eastAsia="Calibri Light" w:hAnsi="Calibri Light" w:cs="Calibri Light"/>
              </w:rPr>
            </w:pPr>
            <w:r>
              <w:rPr>
                <w:rFonts w:ascii="Calibri Light" w:eastAsia="Calibri Light" w:hAnsi="Calibri Light" w:cs="Calibri Light"/>
              </w:rPr>
              <w:t>High</w:t>
            </w:r>
          </w:p>
        </w:tc>
        <w:tc>
          <w:tcPr>
            <w:tcW w:w="953" w:type="dxa"/>
            <w:tcBorders>
              <w:top w:val="threeDEmboss" w:sz="6" w:space="0" w:color="auto"/>
              <w:bottom w:val="threeDEmboss" w:sz="6" w:space="0" w:color="auto"/>
            </w:tcBorders>
            <w:vAlign w:val="center"/>
          </w:tcPr>
          <w:p w14:paraId="42982322" w14:textId="5948D0AB" w:rsidR="00F13198" w:rsidRPr="770BDB59" w:rsidRDefault="002F7FEB" w:rsidP="00D379CE">
            <w:pPr>
              <w:pStyle w:val="TableField-Left"/>
              <w:rPr>
                <w:rFonts w:ascii="Calibri Light" w:eastAsia="Calibri Light" w:hAnsi="Calibri Light" w:cs="Calibri Light"/>
              </w:rPr>
            </w:pPr>
            <w:r>
              <w:rPr>
                <w:rFonts w:ascii="Calibri Light" w:eastAsia="Calibri Light" w:hAnsi="Calibri Light" w:cs="Calibri Light"/>
              </w:rPr>
              <w:t>Medium</w:t>
            </w:r>
          </w:p>
        </w:tc>
      </w:tr>
      <w:tr w:rsidR="00F13198" w:rsidRPr="006B24F0" w14:paraId="35580E12" w14:textId="77777777" w:rsidTr="00BF7FEC">
        <w:trPr>
          <w:cantSplit/>
          <w:trHeight w:val="432"/>
        </w:trPr>
        <w:tc>
          <w:tcPr>
            <w:tcW w:w="3536" w:type="dxa"/>
            <w:tcBorders>
              <w:top w:val="threeDEmboss" w:sz="6" w:space="0" w:color="auto"/>
              <w:bottom w:val="threeDEmboss" w:sz="6" w:space="0" w:color="auto"/>
            </w:tcBorders>
            <w:vAlign w:val="center"/>
          </w:tcPr>
          <w:p w14:paraId="407E38BA" w14:textId="05FBC813" w:rsidR="00F13198" w:rsidRDefault="00F13198" w:rsidP="00D379CE">
            <w:pPr>
              <w:pStyle w:val="TableField-Left"/>
              <w:rPr>
                <w:rFonts w:ascii="Calibri Light" w:eastAsia="Calibri Light" w:hAnsi="Calibri Light" w:cs="Calibri Light"/>
              </w:rPr>
            </w:pPr>
            <w:r>
              <w:rPr>
                <w:rFonts w:ascii="Calibri Light" w:eastAsia="Calibri Light" w:hAnsi="Calibri Light" w:cs="Calibri Light"/>
              </w:rPr>
              <w:lastRenderedPageBreak/>
              <w:t>The system will auto delete bad phones and email addresses based on the delivery result of the communication.  Today, this is only automated for the outage alert process.</w:t>
            </w:r>
            <w:r w:rsidR="00BF7FEC">
              <w:rPr>
                <w:rFonts w:ascii="Calibri Light" w:eastAsia="Calibri Light" w:hAnsi="Calibri Light" w:cs="Calibri Light"/>
              </w:rPr>
              <w:t xml:space="preserve"> </w:t>
            </w:r>
            <w:r w:rsidR="00BF7FEC">
              <w:rPr>
                <w:rFonts w:ascii="Calibri Light" w:hAnsi="Calibri Light"/>
              </w:rPr>
              <w:t>Currently bad phone numbers and email addresses remain in the system unless it is manually removed by a user.</w:t>
            </w:r>
          </w:p>
          <w:p w14:paraId="45530FB0" w14:textId="77777777" w:rsidR="00F13198" w:rsidRDefault="00F13198" w:rsidP="00D379CE">
            <w:pPr>
              <w:pStyle w:val="TableField-Left"/>
              <w:rPr>
                <w:rFonts w:ascii="Calibri Light" w:eastAsia="Calibri Light" w:hAnsi="Calibri Light" w:cs="Calibri Light"/>
              </w:rPr>
            </w:pPr>
          </w:p>
          <w:p w14:paraId="239C7E74" w14:textId="587E159E" w:rsidR="00F13198" w:rsidRDefault="00F13198" w:rsidP="00D379CE">
            <w:pPr>
              <w:pStyle w:val="TableField-Left"/>
              <w:rPr>
                <w:rFonts w:ascii="Calibri Light" w:eastAsia="Calibri Light" w:hAnsi="Calibri Light" w:cs="Calibri Light"/>
              </w:rPr>
            </w:pPr>
            <w:r>
              <w:rPr>
                <w:rFonts w:ascii="Calibri Light" w:eastAsia="Calibri Light" w:hAnsi="Calibri Light" w:cs="Calibri Light"/>
              </w:rPr>
              <w:t>Process improvement to maintain better contact information for our customers and will prompt the ENAs and BCD to ask for updated contact information</w:t>
            </w:r>
            <w:r w:rsidR="00BF7FEC">
              <w:rPr>
                <w:rFonts w:ascii="Calibri Light" w:eastAsia="Calibri Light" w:hAnsi="Calibri Light" w:cs="Calibri Light"/>
              </w:rPr>
              <w:t xml:space="preserve"> and </w:t>
            </w:r>
            <w:r w:rsidR="00BF7FEC">
              <w:rPr>
                <w:rFonts w:ascii="Calibri Light" w:hAnsi="Calibri Light"/>
                <w:sz w:val="22"/>
                <w:szCs w:val="22"/>
              </w:rPr>
              <w:t>will minimize the amount of bad data we have in the system.</w:t>
            </w:r>
          </w:p>
        </w:tc>
        <w:tc>
          <w:tcPr>
            <w:tcW w:w="2070" w:type="dxa"/>
            <w:tcBorders>
              <w:top w:val="threeDEmboss" w:sz="6" w:space="0" w:color="auto"/>
              <w:bottom w:val="threeDEmboss" w:sz="6" w:space="0" w:color="auto"/>
            </w:tcBorders>
            <w:vAlign w:val="center"/>
          </w:tcPr>
          <w:p w14:paraId="45ABF145" w14:textId="6557B800" w:rsidR="00F13198" w:rsidRPr="1CCAE337" w:rsidRDefault="00BF7FEC" w:rsidP="00CB52A7">
            <w:pPr>
              <w:pStyle w:val="TableField-Left"/>
              <w:rPr>
                <w:rFonts w:ascii="Calibri Light" w:eastAsia="Calibri Light" w:hAnsi="Calibri Light" w:cs="Calibri Light"/>
              </w:rPr>
            </w:pPr>
            <w:r w:rsidRPr="00BF7FEC">
              <w:rPr>
                <w:rFonts w:ascii="Calibri Light" w:eastAsia="Calibri Light" w:hAnsi="Calibri Light" w:cs="Calibri Light"/>
              </w:rPr>
              <w:t>Improvement;Process;Technology (1144)</w:t>
            </w:r>
          </w:p>
        </w:tc>
        <w:tc>
          <w:tcPr>
            <w:tcW w:w="1670" w:type="dxa"/>
            <w:tcBorders>
              <w:top w:val="threeDEmboss" w:sz="6" w:space="0" w:color="auto"/>
              <w:bottom w:val="threeDEmboss" w:sz="6" w:space="0" w:color="auto"/>
            </w:tcBorders>
            <w:vAlign w:val="center"/>
          </w:tcPr>
          <w:p w14:paraId="7053C8B1" w14:textId="6A4627B2" w:rsidR="00F13198" w:rsidRPr="1CCAE337" w:rsidRDefault="00BF7FEC" w:rsidP="00D379CE">
            <w:pPr>
              <w:pStyle w:val="TableField-Left"/>
              <w:rPr>
                <w:rFonts w:ascii="Calibri Light" w:eastAsia="Calibri Light" w:hAnsi="Calibri Light" w:cs="Calibri Light"/>
              </w:rPr>
            </w:pPr>
            <w:r w:rsidRPr="00BF7FEC">
              <w:rPr>
                <w:rFonts w:ascii="Calibri Light" w:eastAsia="Calibri Light" w:hAnsi="Calibri Light" w:cs="Calibri Light"/>
              </w:rPr>
              <w:t>CS-BCD-All;CS-CSOD-CCC All;CS-CSOD-Consumer Affairs;CS-CSOD-RSO All</w:t>
            </w:r>
          </w:p>
        </w:tc>
        <w:tc>
          <w:tcPr>
            <w:tcW w:w="954" w:type="dxa"/>
            <w:tcBorders>
              <w:top w:val="threeDEmboss" w:sz="6" w:space="0" w:color="auto"/>
              <w:bottom w:val="threeDEmboss" w:sz="6" w:space="0" w:color="auto"/>
            </w:tcBorders>
            <w:vAlign w:val="center"/>
          </w:tcPr>
          <w:p w14:paraId="59472C54" w14:textId="4D158DDC" w:rsidR="00F13198" w:rsidRPr="770BDB59" w:rsidRDefault="00BF7FEC" w:rsidP="00D379CE">
            <w:pPr>
              <w:pStyle w:val="TableField-Left"/>
              <w:rPr>
                <w:rFonts w:ascii="Calibri Light" w:eastAsia="Calibri Light" w:hAnsi="Calibri Light" w:cs="Calibri Light"/>
              </w:rPr>
            </w:pPr>
            <w:r>
              <w:rPr>
                <w:rFonts w:ascii="Calibri Light" w:eastAsia="Calibri Light" w:hAnsi="Calibri Light" w:cs="Calibri Light"/>
              </w:rPr>
              <w:t>Medium</w:t>
            </w:r>
          </w:p>
        </w:tc>
        <w:tc>
          <w:tcPr>
            <w:tcW w:w="953" w:type="dxa"/>
            <w:tcBorders>
              <w:top w:val="threeDEmboss" w:sz="6" w:space="0" w:color="auto"/>
              <w:bottom w:val="threeDEmboss" w:sz="6" w:space="0" w:color="auto"/>
            </w:tcBorders>
            <w:vAlign w:val="center"/>
          </w:tcPr>
          <w:p w14:paraId="1A7C8070" w14:textId="7362DA62" w:rsidR="00F13198" w:rsidRPr="770BDB59" w:rsidRDefault="00BF7FEC" w:rsidP="00D379CE">
            <w:pPr>
              <w:pStyle w:val="TableField-Left"/>
              <w:rPr>
                <w:rFonts w:ascii="Calibri Light" w:eastAsia="Calibri Light" w:hAnsi="Calibri Light" w:cs="Calibri Light"/>
              </w:rPr>
            </w:pPr>
            <w:r>
              <w:rPr>
                <w:rFonts w:ascii="Calibri Light" w:eastAsia="Calibri Light" w:hAnsi="Calibri Light" w:cs="Calibri Light"/>
              </w:rPr>
              <w:t>Low</w:t>
            </w:r>
          </w:p>
        </w:tc>
      </w:tr>
      <w:tr w:rsidR="00F13198" w:rsidRPr="006B24F0" w14:paraId="1860E0B6" w14:textId="77777777" w:rsidTr="00BF7FEC">
        <w:trPr>
          <w:cantSplit/>
          <w:trHeight w:val="432"/>
        </w:trPr>
        <w:tc>
          <w:tcPr>
            <w:tcW w:w="3536" w:type="dxa"/>
            <w:tcBorders>
              <w:top w:val="threeDEmboss" w:sz="6" w:space="0" w:color="auto"/>
              <w:bottom w:val="threeDEmboss" w:sz="6" w:space="0" w:color="auto"/>
            </w:tcBorders>
            <w:vAlign w:val="center"/>
          </w:tcPr>
          <w:p w14:paraId="504AB1F8" w14:textId="2326DD62" w:rsidR="00F13198" w:rsidDel="00B521C6" w:rsidRDefault="00F13198" w:rsidP="00D379CE">
            <w:pPr>
              <w:pStyle w:val="TableField-Left"/>
              <w:rPr>
                <w:del w:id="211" w:author="Cathy Arianpour" w:date="2018-06-27T09:00:00Z"/>
                <w:rFonts w:ascii="Calibri Light" w:eastAsia="Calibri Light" w:hAnsi="Calibri Light" w:cs="Calibri Light"/>
              </w:rPr>
            </w:pPr>
            <w:del w:id="212" w:author="Cathy Arianpour" w:date="2018-06-27T09:00:00Z">
              <w:r w:rsidDel="00B521C6">
                <w:rPr>
                  <w:rFonts w:ascii="Calibri Light" w:eastAsia="Calibri Light" w:hAnsi="Calibri Light" w:cs="Calibri Light"/>
                </w:rPr>
                <w:delText>If the system isn’t able to automatically create a new trouble order because the customer advise their power is still out</w:delText>
              </w:r>
              <w:r w:rsidR="005512E3" w:rsidDel="00B521C6">
                <w:rPr>
                  <w:rFonts w:ascii="Calibri Light" w:eastAsia="Calibri Light" w:hAnsi="Calibri Light" w:cs="Calibri Light"/>
                </w:rPr>
                <w:delText xml:space="preserve"> </w:delText>
              </w:r>
              <w:commentRangeStart w:id="213"/>
              <w:r w:rsidR="005512E3" w:rsidDel="00B521C6">
                <w:rPr>
                  <w:rFonts w:ascii="Calibri Light" w:eastAsia="Calibri Light" w:hAnsi="Calibri Light" w:cs="Calibri Light"/>
                </w:rPr>
                <w:delText>after</w:delText>
              </w:r>
              <w:commentRangeEnd w:id="213"/>
              <w:r w:rsidR="00B521C6" w:rsidDel="00B521C6">
                <w:rPr>
                  <w:rStyle w:val="CommentReference"/>
                  <w:rFonts w:ascii="Arial" w:eastAsia="Times New Roman" w:hAnsi="Arial"/>
                  <w:lang w:eastAsia="en-US"/>
                </w:rPr>
                <w:commentReference w:id="213"/>
              </w:r>
              <w:r w:rsidR="005512E3" w:rsidDel="00B521C6">
                <w:rPr>
                  <w:rFonts w:ascii="Calibri Light" w:eastAsia="Calibri Light" w:hAnsi="Calibri Light" w:cs="Calibri Light"/>
                </w:rPr>
                <w:delText xml:space="preserve"> receiving an restoration alert</w:delText>
              </w:r>
              <w:r w:rsidDel="00B521C6">
                <w:rPr>
                  <w:rFonts w:ascii="Calibri Light" w:eastAsia="Calibri Light" w:hAnsi="Calibri Light" w:cs="Calibri Light"/>
                </w:rPr>
                <w:delText>, the system will auto create a BPEM to Grid Ops Dispatch to create the trouble order for the customer.</w:delText>
              </w:r>
            </w:del>
          </w:p>
          <w:p w14:paraId="29B4D4C1" w14:textId="2507B05A" w:rsidR="00F13198" w:rsidDel="00B521C6" w:rsidRDefault="00F13198" w:rsidP="00D379CE">
            <w:pPr>
              <w:pStyle w:val="TableField-Left"/>
              <w:rPr>
                <w:del w:id="214" w:author="Cathy Arianpour" w:date="2018-06-27T09:00:00Z"/>
                <w:rFonts w:ascii="Calibri Light" w:eastAsia="Calibri Light" w:hAnsi="Calibri Light" w:cs="Calibri Light"/>
              </w:rPr>
            </w:pPr>
          </w:p>
          <w:p w14:paraId="6726BC22" w14:textId="33052591" w:rsidR="00F13198" w:rsidDel="00B521C6" w:rsidRDefault="00F13198" w:rsidP="00D379CE">
            <w:pPr>
              <w:pStyle w:val="TableField-Left"/>
              <w:rPr>
                <w:del w:id="215" w:author="Cathy Arianpour" w:date="2018-06-27T09:00:00Z"/>
                <w:rFonts w:ascii="Calibri Light" w:eastAsia="Calibri Light" w:hAnsi="Calibri Light" w:cs="Calibri Light"/>
              </w:rPr>
            </w:pPr>
            <w:del w:id="216" w:author="Cathy Arianpour" w:date="2018-06-27T09:00:00Z">
              <w:r w:rsidDel="00B521C6">
                <w:rPr>
                  <w:rFonts w:ascii="Calibri Light" w:eastAsia="Calibri Light" w:hAnsi="Calibri Light" w:cs="Calibri Light"/>
                </w:rPr>
                <w:delText>This is a process improvement and can positively improve customer satisfaction as well.</w:delText>
              </w:r>
            </w:del>
          </w:p>
          <w:p w14:paraId="540C5558" w14:textId="677F0058" w:rsidR="00BF7FEC" w:rsidDel="00B521C6" w:rsidRDefault="00BF7FEC" w:rsidP="00D379CE">
            <w:pPr>
              <w:pStyle w:val="TableField-Left"/>
              <w:rPr>
                <w:del w:id="217" w:author="Cathy Arianpour" w:date="2018-06-27T09:00:00Z"/>
                <w:rFonts w:ascii="Calibri Light" w:eastAsia="Calibri Light" w:hAnsi="Calibri Light" w:cs="Calibri Light"/>
              </w:rPr>
            </w:pPr>
          </w:p>
          <w:p w14:paraId="0D19E849" w14:textId="5823CB0F" w:rsidR="00BF7FEC" w:rsidRDefault="00BF7FEC" w:rsidP="00D379CE">
            <w:pPr>
              <w:pStyle w:val="TableField-Left"/>
              <w:rPr>
                <w:rFonts w:ascii="Calibri Light" w:eastAsia="Calibri Light" w:hAnsi="Calibri Light" w:cs="Calibri Light"/>
              </w:rPr>
            </w:pPr>
            <w:del w:id="218" w:author="Cathy Arianpour" w:date="2018-06-27T09:00:00Z">
              <w:r w:rsidDel="00B521C6">
                <w:rPr>
                  <w:rFonts w:ascii="Calibri Light" w:eastAsia="Calibri Light" w:hAnsi="Calibri Light" w:cs="Calibri Light"/>
                  <w:color w:val="000000"/>
                  <w:sz w:val="22"/>
                  <w:szCs w:val="22"/>
                </w:rPr>
                <w:delText>Customer impact: Customers will not need to call multiple times to re-issue a trouble order if their power is still off.</w:delText>
              </w:r>
            </w:del>
          </w:p>
        </w:tc>
        <w:tc>
          <w:tcPr>
            <w:tcW w:w="2070" w:type="dxa"/>
            <w:tcBorders>
              <w:top w:val="threeDEmboss" w:sz="6" w:space="0" w:color="auto"/>
              <w:bottom w:val="threeDEmboss" w:sz="6" w:space="0" w:color="auto"/>
            </w:tcBorders>
            <w:vAlign w:val="center"/>
          </w:tcPr>
          <w:p w14:paraId="35F0E960" w14:textId="7029E6E2" w:rsidR="00F13198" w:rsidRPr="1CCAE337" w:rsidRDefault="001D09EE" w:rsidP="00CB52A7">
            <w:pPr>
              <w:pStyle w:val="TableField-Left"/>
              <w:rPr>
                <w:rFonts w:ascii="Calibri Light" w:eastAsia="Calibri Light" w:hAnsi="Calibri Light" w:cs="Calibri Light"/>
              </w:rPr>
            </w:pPr>
            <w:r w:rsidRPr="00D926C8">
              <w:rPr>
                <w:rFonts w:ascii="Calibri Light" w:eastAsia="Calibri Light" w:hAnsi="Calibri Light" w:cs="Calibri Light"/>
              </w:rPr>
              <w:t>Improvement;Staffing Levels;Process;Technology</w:t>
            </w:r>
            <w:r w:rsidR="00D926C8" w:rsidRPr="00D926C8">
              <w:rPr>
                <w:rFonts w:ascii="Calibri Light" w:eastAsia="Calibri Light" w:hAnsi="Calibri Light" w:cs="Calibri Light"/>
              </w:rPr>
              <w:t xml:space="preserve">; Job Roles (Negative) </w:t>
            </w:r>
            <w:r w:rsidRPr="00D926C8">
              <w:rPr>
                <w:rFonts w:ascii="Calibri Light" w:eastAsia="Calibri Light" w:hAnsi="Calibri Light" w:cs="Calibri Light"/>
              </w:rPr>
              <w:t xml:space="preserve"> (1145)</w:t>
            </w:r>
          </w:p>
        </w:tc>
        <w:tc>
          <w:tcPr>
            <w:tcW w:w="1670" w:type="dxa"/>
            <w:tcBorders>
              <w:top w:val="threeDEmboss" w:sz="6" w:space="0" w:color="auto"/>
              <w:bottom w:val="threeDEmboss" w:sz="6" w:space="0" w:color="auto"/>
            </w:tcBorders>
            <w:vAlign w:val="center"/>
          </w:tcPr>
          <w:p w14:paraId="7635CBD5" w14:textId="48FA63CD" w:rsidR="00F13198" w:rsidRPr="1CCAE337" w:rsidRDefault="00D926C8" w:rsidP="00D379CE">
            <w:pPr>
              <w:pStyle w:val="TableField-Left"/>
              <w:rPr>
                <w:rFonts w:ascii="Calibri Light" w:eastAsia="Calibri Light" w:hAnsi="Calibri Light" w:cs="Calibri Light"/>
              </w:rPr>
            </w:pPr>
            <w:r w:rsidRPr="00D926C8">
              <w:rPr>
                <w:rFonts w:ascii="Calibri Light" w:eastAsia="Calibri Light" w:hAnsi="Calibri Light" w:cs="Calibri Light"/>
              </w:rPr>
              <w:t>CS-BCD-All;CS-CSOD-CCC All;CS-CSOD-Consumer Affairs;Ext-Customers-All;T&amp;D-TS&amp;O-GridOps-Dispatch</w:t>
            </w:r>
          </w:p>
        </w:tc>
        <w:tc>
          <w:tcPr>
            <w:tcW w:w="954" w:type="dxa"/>
            <w:tcBorders>
              <w:top w:val="threeDEmboss" w:sz="6" w:space="0" w:color="auto"/>
              <w:bottom w:val="threeDEmboss" w:sz="6" w:space="0" w:color="auto"/>
            </w:tcBorders>
            <w:vAlign w:val="center"/>
          </w:tcPr>
          <w:p w14:paraId="08D9A0EB" w14:textId="6C7A28C2" w:rsidR="00F13198" w:rsidRPr="770BDB59" w:rsidRDefault="00D926C8" w:rsidP="00D379CE">
            <w:pPr>
              <w:pStyle w:val="TableField-Left"/>
              <w:rPr>
                <w:rFonts w:ascii="Calibri Light" w:eastAsia="Calibri Light" w:hAnsi="Calibri Light" w:cs="Calibri Light"/>
              </w:rPr>
            </w:pPr>
            <w:r>
              <w:rPr>
                <w:rFonts w:ascii="Calibri Light" w:eastAsia="Calibri Light" w:hAnsi="Calibri Light" w:cs="Calibri Light"/>
              </w:rPr>
              <w:t>Medium</w:t>
            </w:r>
          </w:p>
        </w:tc>
        <w:tc>
          <w:tcPr>
            <w:tcW w:w="953" w:type="dxa"/>
            <w:tcBorders>
              <w:top w:val="threeDEmboss" w:sz="6" w:space="0" w:color="auto"/>
              <w:bottom w:val="threeDEmboss" w:sz="6" w:space="0" w:color="auto"/>
            </w:tcBorders>
            <w:vAlign w:val="center"/>
          </w:tcPr>
          <w:p w14:paraId="1FFF18A3" w14:textId="070D0977" w:rsidR="00F13198" w:rsidRPr="770BDB59" w:rsidRDefault="00D926C8" w:rsidP="00D379CE">
            <w:pPr>
              <w:pStyle w:val="TableField-Left"/>
              <w:rPr>
                <w:rFonts w:ascii="Calibri Light" w:eastAsia="Calibri Light" w:hAnsi="Calibri Light" w:cs="Calibri Light"/>
              </w:rPr>
            </w:pPr>
            <w:r>
              <w:rPr>
                <w:rFonts w:ascii="Calibri Light" w:eastAsia="Calibri Light" w:hAnsi="Calibri Light" w:cs="Calibri Light"/>
              </w:rPr>
              <w:t>Medium</w:t>
            </w:r>
          </w:p>
        </w:tc>
      </w:tr>
      <w:tr w:rsidR="00F13198" w:rsidRPr="006B24F0" w14:paraId="12AA3FAB" w14:textId="77777777" w:rsidTr="00BF7FEC">
        <w:trPr>
          <w:cantSplit/>
          <w:trHeight w:val="432"/>
        </w:trPr>
        <w:tc>
          <w:tcPr>
            <w:tcW w:w="3536" w:type="dxa"/>
            <w:tcBorders>
              <w:top w:val="threeDEmboss" w:sz="6" w:space="0" w:color="auto"/>
              <w:bottom w:val="threeDEmboss" w:sz="6" w:space="0" w:color="auto"/>
            </w:tcBorders>
            <w:vAlign w:val="center"/>
          </w:tcPr>
          <w:p w14:paraId="08C94AA2" w14:textId="0B38298B" w:rsidR="00F13198" w:rsidDel="00B521C6" w:rsidRDefault="00F13198" w:rsidP="00D379CE">
            <w:pPr>
              <w:pStyle w:val="TableField-Left"/>
              <w:rPr>
                <w:del w:id="219" w:author="Cathy Arianpour" w:date="2018-06-27T09:00:00Z"/>
                <w:rFonts w:ascii="Calibri Light" w:eastAsia="Calibri Light" w:hAnsi="Calibri Light" w:cs="Calibri Light"/>
              </w:rPr>
            </w:pPr>
            <w:del w:id="220" w:author="Cathy Arianpour" w:date="2018-06-27T09:00:00Z">
              <w:r w:rsidDel="00B521C6">
                <w:rPr>
                  <w:rFonts w:ascii="Calibri Light" w:eastAsia="Calibri Light" w:hAnsi="Calibri Light" w:cs="Calibri Light"/>
                </w:rPr>
                <w:lastRenderedPageBreak/>
                <w:delText xml:space="preserve">If a customer advises their power is still out via the restoration alert, but the meter indicate they are energized, the system will auto create a BPEM to Grid </w:delText>
              </w:r>
              <w:commentRangeStart w:id="221"/>
              <w:r w:rsidDel="00B521C6">
                <w:rPr>
                  <w:rFonts w:ascii="Calibri Light" w:eastAsia="Calibri Light" w:hAnsi="Calibri Light" w:cs="Calibri Light"/>
                </w:rPr>
                <w:delText>Ops</w:delText>
              </w:r>
            </w:del>
            <w:commentRangeEnd w:id="221"/>
            <w:r w:rsidR="00B521C6">
              <w:rPr>
                <w:rStyle w:val="CommentReference"/>
                <w:rFonts w:ascii="Arial" w:eastAsia="Times New Roman" w:hAnsi="Arial"/>
                <w:lang w:eastAsia="en-US"/>
              </w:rPr>
              <w:commentReference w:id="221"/>
            </w:r>
            <w:del w:id="222" w:author="Cathy Arianpour" w:date="2018-06-27T09:00:00Z">
              <w:r w:rsidDel="00B521C6">
                <w:rPr>
                  <w:rFonts w:ascii="Calibri Light" w:eastAsia="Calibri Light" w:hAnsi="Calibri Light" w:cs="Calibri Light"/>
                </w:rPr>
                <w:delText xml:space="preserve"> Dispatch to call the customer to walk them through the breaker reset process.</w:delText>
              </w:r>
              <w:r w:rsidR="00D926C8" w:rsidDel="00B521C6">
                <w:rPr>
                  <w:rFonts w:ascii="Calibri Light" w:eastAsia="Calibri Light" w:hAnsi="Calibri Light" w:cs="Calibri Light"/>
                </w:rPr>
                <w:delText xml:space="preserve"> </w:delText>
              </w:r>
              <w:r w:rsidR="00D926C8" w:rsidDel="00B521C6">
                <w:rPr>
                  <w:rFonts w:ascii="Calibri Light" w:eastAsia="Calibri Light" w:hAnsi="Calibri Light" w:cs="Calibri Light"/>
                  <w:color w:val="000000"/>
                  <w:lang w:val="en"/>
                </w:rPr>
                <w:delText>Currently customers will contact the call center if their power has not been restored and the agents will advise the customer to go through the breaker procedures.</w:delText>
              </w:r>
            </w:del>
          </w:p>
          <w:p w14:paraId="082A1DF8" w14:textId="049E8135" w:rsidR="00D926C8" w:rsidDel="00B521C6" w:rsidRDefault="00D926C8" w:rsidP="00D379CE">
            <w:pPr>
              <w:pStyle w:val="TableField-Left"/>
              <w:rPr>
                <w:del w:id="223" w:author="Cathy Arianpour" w:date="2018-06-27T09:00:00Z"/>
                <w:rFonts w:ascii="Calibri Light" w:eastAsia="Calibri Light" w:hAnsi="Calibri Light" w:cs="Calibri Light"/>
              </w:rPr>
            </w:pPr>
          </w:p>
          <w:p w14:paraId="1FF9E1DE" w14:textId="65B69FDB" w:rsidR="00D926C8" w:rsidRDefault="00D926C8" w:rsidP="00D379CE">
            <w:pPr>
              <w:pStyle w:val="TableField-Left"/>
              <w:rPr>
                <w:rFonts w:ascii="Calibri Light" w:eastAsia="Calibri Light" w:hAnsi="Calibri Light" w:cs="Calibri Light"/>
              </w:rPr>
            </w:pPr>
            <w:del w:id="224" w:author="Cathy Arianpour" w:date="2018-06-27T09:00:00Z">
              <w:r w:rsidDel="00B521C6">
                <w:rPr>
                  <w:rFonts w:ascii="Calibri Light" w:eastAsia="Calibri Light" w:hAnsi="Calibri Light" w:cs="Calibri Light"/>
                  <w:color w:val="000000"/>
                  <w:sz w:val="22"/>
                  <w:szCs w:val="22"/>
                </w:rPr>
                <w:delText>Customer impact: customers will no longer need to contact the call center. If the power is not on the system will automatically create the appropriate orders or SCE will proactively contact the customer.</w:delText>
              </w:r>
            </w:del>
          </w:p>
        </w:tc>
        <w:tc>
          <w:tcPr>
            <w:tcW w:w="2070" w:type="dxa"/>
            <w:tcBorders>
              <w:top w:val="threeDEmboss" w:sz="6" w:space="0" w:color="auto"/>
              <w:bottom w:val="threeDEmboss" w:sz="6" w:space="0" w:color="auto"/>
            </w:tcBorders>
            <w:vAlign w:val="center"/>
          </w:tcPr>
          <w:p w14:paraId="505AC9CE" w14:textId="4FFBD05C" w:rsidR="00F13198" w:rsidRPr="1CCAE337" w:rsidRDefault="00D926C8" w:rsidP="00CB52A7">
            <w:pPr>
              <w:pStyle w:val="TableField-Left"/>
              <w:rPr>
                <w:rFonts w:ascii="Calibri Light" w:eastAsia="Calibri Light" w:hAnsi="Calibri Light" w:cs="Calibri Light"/>
              </w:rPr>
            </w:pPr>
            <w:del w:id="225" w:author="Cathy Arianpour" w:date="2018-06-27T09:00:00Z">
              <w:r w:rsidRPr="00D926C8" w:rsidDel="00B521C6">
                <w:rPr>
                  <w:rFonts w:ascii="Calibri Light" w:eastAsia="Calibri Light" w:hAnsi="Calibri Light" w:cs="Calibri Light"/>
                </w:rPr>
                <w:delText>Improvement;Culture Shift;Job Roles (Negative);Process;Staffing Levels (1146</w:delText>
              </w:r>
              <w:r w:rsidDel="00B521C6">
                <w:rPr>
                  <w:rFonts w:ascii="Calibri Light" w:eastAsia="Calibri Light" w:hAnsi="Calibri Light" w:cs="Calibri Light"/>
                </w:rPr>
                <w:delText>)</w:delText>
              </w:r>
            </w:del>
          </w:p>
        </w:tc>
        <w:tc>
          <w:tcPr>
            <w:tcW w:w="1670" w:type="dxa"/>
            <w:tcBorders>
              <w:top w:val="threeDEmboss" w:sz="6" w:space="0" w:color="auto"/>
              <w:bottom w:val="threeDEmboss" w:sz="6" w:space="0" w:color="auto"/>
            </w:tcBorders>
            <w:vAlign w:val="center"/>
          </w:tcPr>
          <w:p w14:paraId="45FCBA9A" w14:textId="08402013" w:rsidR="00F13198" w:rsidRPr="1CCAE337" w:rsidRDefault="00D926C8" w:rsidP="00D379CE">
            <w:pPr>
              <w:pStyle w:val="TableField-Left"/>
              <w:rPr>
                <w:rFonts w:ascii="Calibri Light" w:eastAsia="Calibri Light" w:hAnsi="Calibri Light" w:cs="Calibri Light"/>
              </w:rPr>
            </w:pPr>
            <w:r w:rsidRPr="00D926C8">
              <w:rPr>
                <w:rFonts w:ascii="Calibri Light" w:eastAsia="Calibri Light" w:hAnsi="Calibri Light" w:cs="Calibri Light"/>
              </w:rPr>
              <w:t>CS-BCD-All;CS-CSOD-CCC All;CS-CSOD-Consumer Affairs;Ext-Customers-All;T&amp;D-TS&amp;O-GridOps-Dispatch</w:t>
            </w:r>
          </w:p>
        </w:tc>
        <w:tc>
          <w:tcPr>
            <w:tcW w:w="954" w:type="dxa"/>
            <w:tcBorders>
              <w:top w:val="threeDEmboss" w:sz="6" w:space="0" w:color="auto"/>
              <w:bottom w:val="threeDEmboss" w:sz="6" w:space="0" w:color="auto"/>
            </w:tcBorders>
            <w:vAlign w:val="center"/>
          </w:tcPr>
          <w:p w14:paraId="0B8F8CD3" w14:textId="7F737C0B" w:rsidR="00F13198" w:rsidRPr="770BDB59" w:rsidRDefault="00D926C8" w:rsidP="00D379CE">
            <w:pPr>
              <w:pStyle w:val="TableField-Left"/>
              <w:rPr>
                <w:rFonts w:ascii="Calibri Light" w:eastAsia="Calibri Light" w:hAnsi="Calibri Light" w:cs="Calibri Light"/>
              </w:rPr>
            </w:pPr>
            <w:r>
              <w:rPr>
                <w:rFonts w:ascii="Calibri Light" w:eastAsia="Calibri Light" w:hAnsi="Calibri Light" w:cs="Calibri Light"/>
              </w:rPr>
              <w:t>Medium</w:t>
            </w:r>
          </w:p>
        </w:tc>
        <w:tc>
          <w:tcPr>
            <w:tcW w:w="953" w:type="dxa"/>
            <w:tcBorders>
              <w:top w:val="threeDEmboss" w:sz="6" w:space="0" w:color="auto"/>
              <w:bottom w:val="threeDEmboss" w:sz="6" w:space="0" w:color="auto"/>
            </w:tcBorders>
            <w:vAlign w:val="center"/>
          </w:tcPr>
          <w:p w14:paraId="1D1A3D31" w14:textId="36CFDEF3" w:rsidR="00F13198" w:rsidRPr="770BDB59" w:rsidRDefault="00D926C8" w:rsidP="00D379CE">
            <w:pPr>
              <w:pStyle w:val="TableField-Left"/>
              <w:rPr>
                <w:rFonts w:ascii="Calibri Light" w:eastAsia="Calibri Light" w:hAnsi="Calibri Light" w:cs="Calibri Light"/>
              </w:rPr>
            </w:pPr>
            <w:r>
              <w:rPr>
                <w:rFonts w:ascii="Calibri Light" w:eastAsia="Calibri Light" w:hAnsi="Calibri Light" w:cs="Calibri Light"/>
              </w:rPr>
              <w:t>Medium</w:t>
            </w:r>
          </w:p>
        </w:tc>
      </w:tr>
      <w:tr w:rsidR="005512E3" w:rsidRPr="006B24F0" w14:paraId="7DBBB8F3" w14:textId="77777777" w:rsidTr="00BF7FEC">
        <w:trPr>
          <w:cantSplit/>
          <w:trHeight w:val="432"/>
        </w:trPr>
        <w:tc>
          <w:tcPr>
            <w:tcW w:w="3536" w:type="dxa"/>
            <w:tcBorders>
              <w:top w:val="threeDEmboss" w:sz="6" w:space="0" w:color="auto"/>
              <w:bottom w:val="threeDEmboss" w:sz="6" w:space="0" w:color="auto"/>
            </w:tcBorders>
            <w:vAlign w:val="center"/>
          </w:tcPr>
          <w:p w14:paraId="44191303" w14:textId="13ADA43F" w:rsidR="005512E3" w:rsidRDefault="005512E3" w:rsidP="00D379CE">
            <w:pPr>
              <w:pStyle w:val="TableField-Left"/>
              <w:rPr>
                <w:rFonts w:ascii="Calibri Light" w:eastAsia="Calibri Light" w:hAnsi="Calibri Light" w:cs="Calibri Light"/>
              </w:rPr>
            </w:pPr>
            <w:r>
              <w:rPr>
                <w:rFonts w:ascii="Calibri Light" w:eastAsia="Calibri Light" w:hAnsi="Calibri Light" w:cs="Calibri Light"/>
              </w:rPr>
              <w:t>By enabling the ability for customers to easily opt out of any SCE digital communications, it will reduce the risk of TCPA and CAN-SPAM non-compliance and potentially reduce complaint calls to the CCC.</w:t>
            </w:r>
            <w:r w:rsidR="00D926C8">
              <w:rPr>
                <w:rFonts w:ascii="Calibri Light" w:eastAsia="Calibri Light" w:hAnsi="Calibri Light" w:cs="Calibri Light"/>
              </w:rPr>
              <w:t xml:space="preserve"> </w:t>
            </w:r>
            <w:r w:rsidR="00D926C8">
              <w:rPr>
                <w:rFonts w:ascii="Calibri Light" w:eastAsia="Calibri Light" w:hAnsi="Calibri Light" w:cs="Calibri Light"/>
                <w:color w:val="000000"/>
                <w:sz w:val="22"/>
                <w:szCs w:val="22"/>
              </w:rPr>
              <w:t>This will be a new process for SCE today. Users will need to be trained on the process and advise customers if needed.</w:t>
            </w:r>
          </w:p>
          <w:p w14:paraId="10FB2E3D" w14:textId="77777777" w:rsidR="00D926C8" w:rsidRDefault="00D926C8" w:rsidP="00D379CE">
            <w:pPr>
              <w:pStyle w:val="TableField-Left"/>
              <w:rPr>
                <w:rFonts w:ascii="Calibri Light" w:eastAsia="Calibri Light" w:hAnsi="Calibri Light" w:cs="Calibri Light"/>
              </w:rPr>
            </w:pPr>
          </w:p>
          <w:p w14:paraId="4BAA1DBE" w14:textId="1A0814FD" w:rsidR="00D926C8" w:rsidRDefault="00D926C8" w:rsidP="00D379CE">
            <w:pPr>
              <w:pStyle w:val="TableField-Left"/>
              <w:rPr>
                <w:rFonts w:ascii="Calibri Light" w:eastAsia="Calibri Light" w:hAnsi="Calibri Light" w:cs="Calibri Light"/>
              </w:rPr>
            </w:pPr>
            <w:r>
              <w:rPr>
                <w:rFonts w:ascii="Calibri Light" w:eastAsia="Calibri Light" w:hAnsi="Calibri Light" w:cs="Calibri Light"/>
                <w:color w:val="000000"/>
                <w:sz w:val="22"/>
                <w:szCs w:val="22"/>
              </w:rPr>
              <w:t>Customer impact: Customers will have a choice if they do not want to receive communications. They can opt out using self service options and will not need to call anyone to remove them</w:t>
            </w:r>
          </w:p>
        </w:tc>
        <w:tc>
          <w:tcPr>
            <w:tcW w:w="2070" w:type="dxa"/>
            <w:tcBorders>
              <w:top w:val="threeDEmboss" w:sz="6" w:space="0" w:color="auto"/>
              <w:bottom w:val="threeDEmboss" w:sz="6" w:space="0" w:color="auto"/>
            </w:tcBorders>
            <w:vAlign w:val="center"/>
          </w:tcPr>
          <w:p w14:paraId="5843D724" w14:textId="67826F69" w:rsidR="005512E3" w:rsidRPr="1CCAE337" w:rsidRDefault="00D926C8" w:rsidP="00CB52A7">
            <w:pPr>
              <w:pStyle w:val="TableField-Left"/>
              <w:rPr>
                <w:rFonts w:ascii="Calibri Light" w:eastAsia="Calibri Light" w:hAnsi="Calibri Light" w:cs="Calibri Light"/>
              </w:rPr>
            </w:pPr>
            <w:r>
              <w:t>Improvement;Culture Shift;Process;Technology (1147)</w:t>
            </w:r>
          </w:p>
        </w:tc>
        <w:tc>
          <w:tcPr>
            <w:tcW w:w="1670" w:type="dxa"/>
            <w:tcBorders>
              <w:top w:val="threeDEmboss" w:sz="6" w:space="0" w:color="auto"/>
              <w:bottom w:val="threeDEmboss" w:sz="6" w:space="0" w:color="auto"/>
            </w:tcBorders>
            <w:vAlign w:val="center"/>
          </w:tcPr>
          <w:p w14:paraId="3DA1671B" w14:textId="769E316D" w:rsidR="005512E3" w:rsidRPr="1CCAE337" w:rsidRDefault="00D926C8" w:rsidP="00D379CE">
            <w:pPr>
              <w:pStyle w:val="TableField-Left"/>
              <w:rPr>
                <w:rFonts w:ascii="Calibri Light" w:eastAsia="Calibri Light" w:hAnsi="Calibri Light" w:cs="Calibri Light"/>
              </w:rPr>
            </w:pPr>
            <w:r>
              <w:br/>
              <w:t>CS-BCD-All;CS-CSOD-CCC All;CS-CSOD-Consumer Affairs;CS-CP&amp;S-All;Ext-Customers-All</w:t>
            </w:r>
          </w:p>
        </w:tc>
        <w:tc>
          <w:tcPr>
            <w:tcW w:w="954" w:type="dxa"/>
            <w:tcBorders>
              <w:top w:val="threeDEmboss" w:sz="6" w:space="0" w:color="auto"/>
              <w:bottom w:val="threeDEmboss" w:sz="6" w:space="0" w:color="auto"/>
            </w:tcBorders>
            <w:vAlign w:val="center"/>
          </w:tcPr>
          <w:p w14:paraId="73FD4747" w14:textId="244A2DED" w:rsidR="005512E3" w:rsidRPr="770BDB59" w:rsidRDefault="00D926C8" w:rsidP="00D379CE">
            <w:pPr>
              <w:pStyle w:val="TableField-Left"/>
              <w:rPr>
                <w:rFonts w:ascii="Calibri Light" w:eastAsia="Calibri Light" w:hAnsi="Calibri Light" w:cs="Calibri Light"/>
              </w:rPr>
            </w:pPr>
            <w:r>
              <w:rPr>
                <w:rFonts w:ascii="Calibri Light" w:eastAsia="Calibri Light" w:hAnsi="Calibri Light" w:cs="Calibri Light"/>
              </w:rPr>
              <w:t>Medium</w:t>
            </w:r>
          </w:p>
        </w:tc>
        <w:tc>
          <w:tcPr>
            <w:tcW w:w="953" w:type="dxa"/>
            <w:tcBorders>
              <w:top w:val="threeDEmboss" w:sz="6" w:space="0" w:color="auto"/>
              <w:bottom w:val="threeDEmboss" w:sz="6" w:space="0" w:color="auto"/>
            </w:tcBorders>
            <w:vAlign w:val="center"/>
          </w:tcPr>
          <w:p w14:paraId="56A47224" w14:textId="709F0FF7" w:rsidR="005512E3" w:rsidRPr="770BDB59" w:rsidRDefault="00D926C8" w:rsidP="00D379CE">
            <w:pPr>
              <w:pStyle w:val="TableField-Left"/>
              <w:rPr>
                <w:rFonts w:ascii="Calibri Light" w:eastAsia="Calibri Light" w:hAnsi="Calibri Light" w:cs="Calibri Light"/>
              </w:rPr>
            </w:pPr>
            <w:r>
              <w:rPr>
                <w:rFonts w:ascii="Calibri Light" w:eastAsia="Calibri Light" w:hAnsi="Calibri Light" w:cs="Calibri Light"/>
              </w:rPr>
              <w:t>Medium</w:t>
            </w:r>
          </w:p>
        </w:tc>
      </w:tr>
    </w:tbl>
    <w:p w14:paraId="3EC7FBE5" w14:textId="77777777" w:rsidR="00D379CE" w:rsidRPr="006B24F0" w:rsidRDefault="00D379CE" w:rsidP="00D379CE">
      <w:pPr>
        <w:pStyle w:val="Heading2Text"/>
        <w:rPr>
          <w:rFonts w:ascii="Calibri Light" w:hAnsi="Calibri Light" w:cs="Arial"/>
        </w:rPr>
      </w:pPr>
    </w:p>
    <w:p w14:paraId="19175C48" w14:textId="77777777" w:rsidR="00D379CE" w:rsidRPr="006B24F0" w:rsidRDefault="00D379CE" w:rsidP="00D379CE">
      <w:pPr>
        <w:pStyle w:val="Heading2Text"/>
        <w:ind w:left="0"/>
        <w:rPr>
          <w:rFonts w:ascii="Calibri Light,Arial" w:eastAsia="Calibri Light,Arial" w:hAnsi="Calibri Light,Arial" w:cs="Calibri Light,Arial"/>
        </w:rPr>
      </w:pPr>
      <w:r w:rsidRPr="1CCAE337">
        <w:rPr>
          <w:rFonts w:ascii="Calibri Light" w:eastAsia="Calibri Light" w:hAnsi="Calibri Light" w:cs="Calibri Light"/>
        </w:rPr>
        <w:t xml:space="preserve"> Below is a description of each:</w:t>
      </w:r>
    </w:p>
    <w:p w14:paraId="303BF2B3" w14:textId="77777777" w:rsidR="00D379CE" w:rsidRPr="006B24F0" w:rsidRDefault="00D379CE" w:rsidP="00D379CE">
      <w:pPr>
        <w:pStyle w:val="Heading2TextBulleted"/>
        <w:tabs>
          <w:tab w:val="clear" w:pos="360"/>
          <w:tab w:val="num" w:pos="3150"/>
        </w:tabs>
        <w:ind w:left="900"/>
        <w:rPr>
          <w:rFonts w:ascii="Calibri Light" w:hAnsi="Calibri Light" w:cs="Arial"/>
        </w:rPr>
      </w:pPr>
      <w:r w:rsidRPr="00435441">
        <w:rPr>
          <w:rFonts w:ascii="Calibri Light" w:hAnsi="Calibri Light" w:cs="Arial"/>
          <w:b/>
        </w:rPr>
        <w:t>Change Element Short Description:</w:t>
      </w:r>
      <w:r>
        <w:rPr>
          <w:rFonts w:ascii="Calibri Light" w:hAnsi="Calibri Light" w:cs="Arial"/>
        </w:rPr>
        <w:t xml:space="preserve"> </w:t>
      </w:r>
      <w:r w:rsidRPr="006B24F0">
        <w:rPr>
          <w:rFonts w:ascii="Calibri Light" w:hAnsi="Calibri Light" w:cs="Arial"/>
        </w:rPr>
        <w:t>Describes the ‘As-Is’ scenario and what is changing.</w:t>
      </w:r>
    </w:p>
    <w:p w14:paraId="06DA8DE1" w14:textId="77777777" w:rsidR="00D379CE" w:rsidRPr="006B24F0" w:rsidRDefault="00D379CE" w:rsidP="00D379CE">
      <w:pPr>
        <w:pStyle w:val="Heading2TextBulleted"/>
        <w:tabs>
          <w:tab w:val="clear" w:pos="360"/>
          <w:tab w:val="num" w:pos="3150"/>
        </w:tabs>
        <w:ind w:left="540" w:firstLine="0"/>
        <w:rPr>
          <w:rFonts w:ascii="Calibri Light" w:hAnsi="Calibri Light" w:cs="Arial"/>
        </w:rPr>
      </w:pPr>
      <w:r w:rsidRPr="00435441">
        <w:rPr>
          <w:rFonts w:ascii="Calibri Light" w:hAnsi="Calibri Light" w:cs="Arial"/>
          <w:b/>
        </w:rPr>
        <w:t>Change Impact Category:</w:t>
      </w:r>
      <w:r w:rsidRPr="006B24F0">
        <w:rPr>
          <w:rFonts w:ascii="Calibri Light" w:hAnsi="Calibri Light" w:cs="Arial"/>
        </w:rPr>
        <w:t xml:space="preserve"> Determined by asking the questions below.</w:t>
      </w:r>
    </w:p>
    <w:p w14:paraId="0981A3D8" w14:textId="77777777" w:rsidR="00D379CE" w:rsidRPr="006B24F0" w:rsidRDefault="00D379CE" w:rsidP="005656E6">
      <w:pPr>
        <w:pStyle w:val="Heading2TextSubsetNumbered"/>
        <w:numPr>
          <w:ilvl w:val="0"/>
          <w:numId w:val="6"/>
        </w:numPr>
        <w:tabs>
          <w:tab w:val="clear" w:pos="1800"/>
          <w:tab w:val="num" w:pos="1080"/>
          <w:tab w:val="num" w:pos="2160"/>
        </w:tabs>
        <w:ind w:left="1440"/>
        <w:rPr>
          <w:rFonts w:ascii="Calibri Light" w:eastAsia="Calibri Light" w:hAnsi="Calibri Light" w:cs="Calibri Light"/>
        </w:rPr>
      </w:pPr>
      <w:r w:rsidRPr="1CCAE337">
        <w:rPr>
          <w:rFonts w:ascii="Calibri Light" w:eastAsia="Calibri Light" w:hAnsi="Calibri Light" w:cs="Calibri Light"/>
          <w:b/>
        </w:rPr>
        <w:t>Staffing Levels</w:t>
      </w:r>
      <w:r w:rsidRPr="1CCAE337">
        <w:rPr>
          <w:rFonts w:ascii="Calibri Light" w:eastAsia="Calibri Light" w:hAnsi="Calibri Light" w:cs="Calibri Light"/>
        </w:rPr>
        <w:t xml:space="preserve"> - Is the work effort increasing or decreasing (staffing levels), and how (e.g., task automation, new process/tasks)?</w:t>
      </w:r>
    </w:p>
    <w:p w14:paraId="4D77444C" w14:textId="77777777" w:rsidR="00D379CE" w:rsidRPr="006B24F0" w:rsidRDefault="00D379CE" w:rsidP="005656E6">
      <w:pPr>
        <w:pStyle w:val="Heading2TextSubsetNumbered"/>
        <w:numPr>
          <w:ilvl w:val="0"/>
          <w:numId w:val="6"/>
        </w:numPr>
        <w:tabs>
          <w:tab w:val="clear" w:pos="1800"/>
          <w:tab w:val="num" w:pos="1080"/>
          <w:tab w:val="num" w:pos="2160"/>
        </w:tabs>
        <w:ind w:left="1440"/>
        <w:rPr>
          <w:rFonts w:ascii="Calibri Light" w:eastAsia="Calibri Light" w:hAnsi="Calibri Light" w:cs="Calibri Light"/>
        </w:rPr>
      </w:pPr>
      <w:r w:rsidRPr="1CCAE337">
        <w:rPr>
          <w:rFonts w:ascii="Calibri Light" w:eastAsia="Calibri Light" w:hAnsi="Calibri Light" w:cs="Calibri Light"/>
          <w:b/>
        </w:rPr>
        <w:t>Job Roles</w:t>
      </w:r>
      <w:r w:rsidRPr="1CCAE337">
        <w:rPr>
          <w:rFonts w:ascii="Calibri Light" w:eastAsia="Calibri Light" w:hAnsi="Calibri Light" w:cs="Calibri Light"/>
        </w:rPr>
        <w:t xml:space="preserve"> - Will the responsibilities, authority, or required skills for a job or job roles change? Will people be reporting to new leaders? Will managers’ responsibilities change?</w:t>
      </w:r>
    </w:p>
    <w:p w14:paraId="7384059A" w14:textId="77777777" w:rsidR="00D379CE" w:rsidRPr="006B24F0" w:rsidRDefault="00D379CE" w:rsidP="005656E6">
      <w:pPr>
        <w:pStyle w:val="Heading2TextSubsetNumbered"/>
        <w:numPr>
          <w:ilvl w:val="0"/>
          <w:numId w:val="6"/>
        </w:numPr>
        <w:tabs>
          <w:tab w:val="clear" w:pos="1800"/>
          <w:tab w:val="num" w:pos="1080"/>
          <w:tab w:val="num" w:pos="2160"/>
        </w:tabs>
        <w:ind w:left="1440"/>
        <w:rPr>
          <w:rFonts w:ascii="Calibri Light" w:eastAsia="Calibri Light" w:hAnsi="Calibri Light" w:cs="Calibri Light"/>
        </w:rPr>
      </w:pPr>
      <w:r w:rsidRPr="1CCAE337">
        <w:rPr>
          <w:rFonts w:ascii="Calibri Light" w:eastAsia="Calibri Light" w:hAnsi="Calibri Light" w:cs="Calibri Light"/>
          <w:b/>
        </w:rPr>
        <w:t>Compensation / Performance</w:t>
      </w:r>
      <w:r w:rsidRPr="1CCAE337">
        <w:rPr>
          <w:rFonts w:ascii="Calibri Light" w:eastAsia="Calibri Light" w:hAnsi="Calibri Light" w:cs="Calibri Light"/>
        </w:rPr>
        <w:t xml:space="preserve"> - Will the changes have such an impact on roles of an individual that merits a change in how they are compensated or how their performance will be evaluated? What behaviors are rewarded and recognized?</w:t>
      </w:r>
    </w:p>
    <w:p w14:paraId="2AD7D7AA" w14:textId="77777777" w:rsidR="00D379CE" w:rsidRPr="006B24F0" w:rsidRDefault="00D379CE" w:rsidP="005656E6">
      <w:pPr>
        <w:pStyle w:val="Heading2TextSubsetNumbered"/>
        <w:numPr>
          <w:ilvl w:val="0"/>
          <w:numId w:val="6"/>
        </w:numPr>
        <w:tabs>
          <w:tab w:val="clear" w:pos="1800"/>
          <w:tab w:val="num" w:pos="1080"/>
          <w:tab w:val="num" w:pos="2160"/>
        </w:tabs>
        <w:ind w:left="1440"/>
        <w:rPr>
          <w:rFonts w:ascii="Calibri Light" w:eastAsia="Calibri Light" w:hAnsi="Calibri Light" w:cs="Calibri Light"/>
        </w:rPr>
      </w:pPr>
      <w:r w:rsidRPr="1CCAE337">
        <w:rPr>
          <w:rFonts w:ascii="Calibri Light" w:eastAsia="Calibri Light" w:hAnsi="Calibri Light" w:cs="Calibri Light"/>
          <w:b/>
        </w:rPr>
        <w:lastRenderedPageBreak/>
        <w:t>Organization</w:t>
      </w:r>
      <w:r w:rsidRPr="1CCAE337">
        <w:rPr>
          <w:rFonts w:ascii="Calibri Light" w:eastAsia="Calibri Light" w:hAnsi="Calibri Light" w:cs="Calibri Light"/>
        </w:rPr>
        <w:t xml:space="preserve"> </w:t>
      </w:r>
      <w:r w:rsidRPr="1CCAE337">
        <w:rPr>
          <w:rFonts w:ascii="Calibri Light" w:eastAsia="Calibri Light" w:hAnsi="Calibri Light" w:cs="Calibri Light"/>
          <w:b/>
        </w:rPr>
        <w:t xml:space="preserve">Structure </w:t>
      </w:r>
      <w:r w:rsidRPr="1CCAE337">
        <w:rPr>
          <w:rFonts w:ascii="Calibri Light" w:eastAsia="Calibri Light" w:hAnsi="Calibri Light" w:cs="Calibri Light"/>
        </w:rPr>
        <w:t xml:space="preserve">- Is the ownership of the Process or Data changing (think departments, jobs, or roles, not individuals)?  </w:t>
      </w:r>
    </w:p>
    <w:p w14:paraId="35794BD5" w14:textId="77777777" w:rsidR="00D379CE" w:rsidRPr="006B24F0" w:rsidRDefault="00D379CE" w:rsidP="005656E6">
      <w:pPr>
        <w:pStyle w:val="Heading2TextSubsetNumbered"/>
        <w:numPr>
          <w:ilvl w:val="0"/>
          <w:numId w:val="6"/>
        </w:numPr>
        <w:tabs>
          <w:tab w:val="clear" w:pos="1800"/>
          <w:tab w:val="num" w:pos="1080"/>
          <w:tab w:val="num" w:pos="2160"/>
        </w:tabs>
        <w:ind w:left="1440"/>
        <w:rPr>
          <w:rFonts w:ascii="Calibri Light" w:eastAsia="Calibri Light" w:hAnsi="Calibri Light" w:cs="Calibri Light"/>
        </w:rPr>
      </w:pPr>
      <w:r w:rsidRPr="1CCAE337">
        <w:rPr>
          <w:rFonts w:ascii="Calibri Light" w:eastAsia="Calibri Light" w:hAnsi="Calibri Light" w:cs="Calibri Light"/>
          <w:b/>
        </w:rPr>
        <w:t>Decision Making</w:t>
      </w:r>
      <w:r w:rsidRPr="1CCAE337">
        <w:rPr>
          <w:rFonts w:ascii="Calibri Light" w:eastAsia="Calibri Light" w:hAnsi="Calibri Light" w:cs="Calibri Light"/>
        </w:rPr>
        <w:t xml:space="preserve"> - Will any of the changes impact how decisions are made, by or between, business units / departments?  Who makes them, how they determine the criteria for making a change?</w:t>
      </w:r>
    </w:p>
    <w:p w14:paraId="095EF144" w14:textId="77777777" w:rsidR="00D379CE" w:rsidRPr="006B24F0" w:rsidRDefault="00D379CE" w:rsidP="005656E6">
      <w:pPr>
        <w:pStyle w:val="Heading2TextSubsetNumbered"/>
        <w:numPr>
          <w:ilvl w:val="0"/>
          <w:numId w:val="6"/>
        </w:numPr>
        <w:tabs>
          <w:tab w:val="clear" w:pos="1800"/>
          <w:tab w:val="num" w:pos="1080"/>
          <w:tab w:val="num" w:pos="2160"/>
        </w:tabs>
        <w:ind w:left="1440"/>
        <w:rPr>
          <w:rFonts w:ascii="Calibri Light" w:eastAsia="Calibri Light" w:hAnsi="Calibri Light" w:cs="Calibri Light"/>
        </w:rPr>
      </w:pPr>
      <w:r w:rsidRPr="1CCAE337">
        <w:rPr>
          <w:rFonts w:ascii="Calibri Light" w:eastAsia="Calibri Light" w:hAnsi="Calibri Light" w:cs="Calibri Light"/>
          <w:b/>
        </w:rPr>
        <w:t>Culture Shift</w:t>
      </w:r>
      <w:r w:rsidRPr="1CCAE337">
        <w:rPr>
          <w:rFonts w:ascii="Calibri Light" w:eastAsia="Calibri Light" w:hAnsi="Calibri Light" w:cs="Calibri Light"/>
        </w:rPr>
        <w:t xml:space="preserve"> - Will organizational value systems impact the way change happens or be impacted by the change? What are the underlying values of the organization that will directly influence the way change will be accepted and how much work will ultimately be required to ensure successful outcomes for the business?</w:t>
      </w:r>
    </w:p>
    <w:p w14:paraId="1A5A6ABD" w14:textId="77777777" w:rsidR="00D379CE" w:rsidRPr="006B24F0" w:rsidRDefault="00D379CE" w:rsidP="005656E6">
      <w:pPr>
        <w:pStyle w:val="Heading2TextSubsetNumbered"/>
        <w:numPr>
          <w:ilvl w:val="0"/>
          <w:numId w:val="6"/>
        </w:numPr>
        <w:tabs>
          <w:tab w:val="clear" w:pos="1800"/>
          <w:tab w:val="num" w:pos="1080"/>
          <w:tab w:val="num" w:pos="2160"/>
        </w:tabs>
        <w:ind w:left="1440"/>
        <w:rPr>
          <w:rFonts w:ascii="Calibri Light" w:eastAsia="Calibri Light" w:hAnsi="Calibri Light" w:cs="Calibri Light"/>
        </w:rPr>
      </w:pPr>
      <w:r w:rsidRPr="1CCAE337">
        <w:rPr>
          <w:rFonts w:ascii="Calibri Light" w:eastAsia="Calibri Light" w:hAnsi="Calibri Light" w:cs="Calibri Light"/>
          <w:b/>
        </w:rPr>
        <w:t>Location / Facilities</w:t>
      </w:r>
      <w:r w:rsidRPr="1CCAE337">
        <w:rPr>
          <w:rFonts w:ascii="Calibri Light" w:eastAsia="Calibri Light" w:hAnsi="Calibri Light" w:cs="Calibri Light"/>
        </w:rPr>
        <w:t xml:space="preserve"> - Will the change impact the physical location where they process is being implemented or require changes to the facilities to enable the process to be effective?</w:t>
      </w:r>
    </w:p>
    <w:p w14:paraId="19BD8E82" w14:textId="77777777" w:rsidR="00D379CE" w:rsidRPr="006B24F0" w:rsidRDefault="00D379CE" w:rsidP="005656E6">
      <w:pPr>
        <w:pStyle w:val="Heading2TextSubsetNumbered"/>
        <w:numPr>
          <w:ilvl w:val="0"/>
          <w:numId w:val="6"/>
        </w:numPr>
        <w:tabs>
          <w:tab w:val="clear" w:pos="1800"/>
          <w:tab w:val="num" w:pos="1080"/>
          <w:tab w:val="num" w:pos="2160"/>
        </w:tabs>
        <w:ind w:left="1440"/>
        <w:rPr>
          <w:rFonts w:ascii="Calibri Light" w:eastAsia="Calibri Light" w:hAnsi="Calibri Light" w:cs="Calibri Light"/>
        </w:rPr>
      </w:pPr>
      <w:r w:rsidRPr="1CCAE337">
        <w:rPr>
          <w:rFonts w:ascii="Calibri Light" w:eastAsia="Calibri Light" w:hAnsi="Calibri Light" w:cs="Calibri Light"/>
          <w:b/>
        </w:rPr>
        <w:t>Process</w:t>
      </w:r>
      <w:r w:rsidRPr="1CCAE337">
        <w:rPr>
          <w:rFonts w:ascii="Calibri Light" w:eastAsia="Calibri Light" w:hAnsi="Calibri Light" w:cs="Calibri Light"/>
        </w:rPr>
        <w:t xml:space="preserve"> - Any change to the current process (e.g. manual process becomes automatic, or vice versa)? Are there new processes being introduced or an old process being decommissioned? Is there a requirement to change an existing business rule or business policy? Will new business rule or policy needs to be introduced and enforced or complied to?</w:t>
      </w:r>
    </w:p>
    <w:p w14:paraId="1810CD66" w14:textId="77777777" w:rsidR="00D379CE" w:rsidRPr="006B24F0" w:rsidRDefault="00D379CE" w:rsidP="005656E6">
      <w:pPr>
        <w:pStyle w:val="Heading2TextSubsetNumbered"/>
        <w:numPr>
          <w:ilvl w:val="0"/>
          <w:numId w:val="6"/>
        </w:numPr>
        <w:tabs>
          <w:tab w:val="clear" w:pos="1800"/>
          <w:tab w:val="num" w:pos="1080"/>
          <w:tab w:val="num" w:pos="2160"/>
        </w:tabs>
        <w:ind w:left="1440"/>
        <w:rPr>
          <w:rFonts w:ascii="Calibri Light" w:eastAsia="Calibri Light" w:hAnsi="Calibri Light" w:cs="Calibri Light"/>
        </w:rPr>
      </w:pPr>
      <w:r w:rsidRPr="1CCAE337">
        <w:rPr>
          <w:rFonts w:ascii="Calibri Light" w:eastAsia="Calibri Light" w:hAnsi="Calibri Light" w:cs="Calibri Light"/>
          <w:b/>
        </w:rPr>
        <w:t xml:space="preserve">Regulatory/ Legal </w:t>
      </w:r>
      <w:r w:rsidRPr="1CCAE337">
        <w:rPr>
          <w:rFonts w:ascii="Calibri Light" w:eastAsia="Calibri Light" w:hAnsi="Calibri Light" w:cs="Calibri Light"/>
        </w:rPr>
        <w:t xml:space="preserve">- Are there any legal / regulatory requirements that might be impacted </w:t>
      </w:r>
    </w:p>
    <w:p w14:paraId="57A4700F" w14:textId="77777777" w:rsidR="00D379CE" w:rsidRPr="006B24F0" w:rsidRDefault="00D379CE" w:rsidP="005656E6">
      <w:pPr>
        <w:pStyle w:val="Heading2TextSubsetNumbered"/>
        <w:numPr>
          <w:ilvl w:val="0"/>
          <w:numId w:val="6"/>
        </w:numPr>
        <w:tabs>
          <w:tab w:val="clear" w:pos="1800"/>
          <w:tab w:val="num" w:pos="1080"/>
          <w:tab w:val="num" w:pos="2160"/>
        </w:tabs>
        <w:ind w:left="1440"/>
        <w:rPr>
          <w:rFonts w:ascii="Calibri Light" w:eastAsia="Calibri Light" w:hAnsi="Calibri Light" w:cs="Calibri Light"/>
        </w:rPr>
      </w:pPr>
      <w:r w:rsidRPr="1CCAE337">
        <w:rPr>
          <w:rFonts w:ascii="Calibri Light" w:eastAsia="Calibri Light" w:hAnsi="Calibri Light" w:cs="Calibri Light"/>
          <w:b/>
        </w:rPr>
        <w:t>Technology</w:t>
      </w:r>
      <w:r w:rsidRPr="1CCAE337">
        <w:rPr>
          <w:rFonts w:ascii="Calibri Light" w:eastAsia="Calibri Light" w:hAnsi="Calibri Light" w:cs="Calibri Light"/>
        </w:rPr>
        <w:t xml:space="preserve"> - Are other applications impacted (e.g., going away, becoming read-only), or are there new requirements (e.g., new SW / HW, new version) </w:t>
      </w:r>
    </w:p>
    <w:p w14:paraId="5A6BDD85" w14:textId="77777777" w:rsidR="00D379CE" w:rsidRPr="006B24F0" w:rsidRDefault="00D379CE" w:rsidP="005656E6">
      <w:pPr>
        <w:pStyle w:val="Heading2TextSubsetNumbered"/>
        <w:numPr>
          <w:ilvl w:val="0"/>
          <w:numId w:val="6"/>
        </w:numPr>
        <w:tabs>
          <w:tab w:val="clear" w:pos="1800"/>
          <w:tab w:val="num" w:pos="1080"/>
          <w:tab w:val="num" w:pos="2160"/>
        </w:tabs>
        <w:ind w:left="1440"/>
        <w:rPr>
          <w:rFonts w:ascii="Calibri Light" w:eastAsia="Calibri Light" w:hAnsi="Calibri Light" w:cs="Calibri Light"/>
        </w:rPr>
      </w:pPr>
      <w:r w:rsidRPr="1CCAE337">
        <w:rPr>
          <w:rFonts w:ascii="Calibri Light" w:eastAsia="Calibri Light" w:hAnsi="Calibri Light" w:cs="Calibri Light"/>
          <w:b/>
        </w:rPr>
        <w:t xml:space="preserve">Benefit/Improvement </w:t>
      </w:r>
      <w:r w:rsidRPr="1CCAE337">
        <w:rPr>
          <w:rFonts w:ascii="Calibri Light" w:eastAsia="Calibri Light" w:hAnsi="Calibri Light" w:cs="Calibri Light"/>
        </w:rPr>
        <w:t xml:space="preserve">- Will there be an improvement or benefit to any of the stakeholders because of this change. (Be sure to include any pain points that are being alleviated) </w:t>
      </w:r>
    </w:p>
    <w:p w14:paraId="771E0AA2" w14:textId="77777777" w:rsidR="00D379CE" w:rsidRPr="006B24F0" w:rsidRDefault="00D379CE" w:rsidP="005656E6">
      <w:pPr>
        <w:pStyle w:val="Heading2TextSubsetNumbered"/>
        <w:numPr>
          <w:ilvl w:val="0"/>
          <w:numId w:val="6"/>
        </w:numPr>
        <w:tabs>
          <w:tab w:val="clear" w:pos="1800"/>
          <w:tab w:val="num" w:pos="1080"/>
          <w:tab w:val="num" w:pos="2160"/>
        </w:tabs>
        <w:ind w:left="1440"/>
        <w:rPr>
          <w:rFonts w:ascii="Calibri Light" w:eastAsia="Calibri Light" w:hAnsi="Calibri Light" w:cs="Calibri Light"/>
        </w:rPr>
      </w:pPr>
      <w:r w:rsidRPr="1CCAE337">
        <w:rPr>
          <w:rFonts w:ascii="Calibri Light" w:eastAsia="Calibri Light" w:hAnsi="Calibri Light" w:cs="Calibri Light"/>
          <w:b/>
        </w:rPr>
        <w:t>Other</w:t>
      </w:r>
      <w:r w:rsidRPr="1CCAE337">
        <w:rPr>
          <w:rFonts w:ascii="Calibri Light" w:eastAsia="Calibri Light" w:hAnsi="Calibri Light" w:cs="Calibri Light"/>
        </w:rPr>
        <w:t xml:space="preserve"> - Are there emotional implications stemming from any of these changes (think of buy-in issues or fears) </w:t>
      </w:r>
    </w:p>
    <w:p w14:paraId="568AE874" w14:textId="77777777" w:rsidR="00D379CE" w:rsidRPr="006B24F0" w:rsidRDefault="00D379CE" w:rsidP="00D379CE">
      <w:pPr>
        <w:pStyle w:val="Heading2TextBulleted"/>
        <w:tabs>
          <w:tab w:val="clear" w:pos="360"/>
        </w:tabs>
        <w:ind w:left="540" w:firstLine="0"/>
        <w:rPr>
          <w:rFonts w:ascii="Calibri Light" w:hAnsi="Calibri Light" w:cs="Arial"/>
        </w:rPr>
      </w:pPr>
      <w:r w:rsidRPr="00435441">
        <w:rPr>
          <w:rFonts w:ascii="Calibri Light" w:hAnsi="Calibri Light" w:cs="Arial"/>
          <w:b/>
        </w:rPr>
        <w:t>Audience Group</w:t>
      </w:r>
      <w:r>
        <w:rPr>
          <w:rFonts w:ascii="Calibri Light" w:hAnsi="Calibri Light" w:cs="Arial"/>
          <w:b/>
        </w:rPr>
        <w:t>(</w:t>
      </w:r>
      <w:r w:rsidRPr="00435441">
        <w:rPr>
          <w:rFonts w:ascii="Calibri Light" w:hAnsi="Calibri Light" w:cs="Arial"/>
          <w:b/>
        </w:rPr>
        <w:t>s</w:t>
      </w:r>
      <w:r>
        <w:rPr>
          <w:rFonts w:ascii="Calibri Light" w:hAnsi="Calibri Light" w:cs="Arial"/>
          <w:b/>
        </w:rPr>
        <w:t>)</w:t>
      </w:r>
      <w:r>
        <w:rPr>
          <w:rFonts w:ascii="Calibri Light" w:hAnsi="Calibri Light" w:cs="Arial"/>
        </w:rPr>
        <w:t>: T</w:t>
      </w:r>
      <w:r w:rsidRPr="006B24F0">
        <w:rPr>
          <w:rFonts w:ascii="Calibri Light" w:hAnsi="Calibri Light" w:cs="Arial"/>
        </w:rPr>
        <w:t xml:space="preserve">hese are the affected departments, divisions etc… </w:t>
      </w:r>
    </w:p>
    <w:p w14:paraId="2A0490DE" w14:textId="77777777" w:rsidR="00D379CE" w:rsidRPr="006B24F0" w:rsidRDefault="00D379CE" w:rsidP="00D379CE">
      <w:pPr>
        <w:pStyle w:val="Heading2TextBulleted"/>
        <w:tabs>
          <w:tab w:val="clear" w:pos="360"/>
        </w:tabs>
        <w:ind w:left="540" w:firstLine="0"/>
        <w:rPr>
          <w:rFonts w:ascii="Calibri Light" w:hAnsi="Calibri Light" w:cs="Arial"/>
        </w:rPr>
      </w:pPr>
      <w:r w:rsidRPr="00435441">
        <w:rPr>
          <w:rFonts w:ascii="Calibri Light" w:hAnsi="Calibri Light" w:cs="Arial"/>
          <w:b/>
        </w:rPr>
        <w:t>Impact</w:t>
      </w:r>
      <w:r>
        <w:rPr>
          <w:rFonts w:ascii="Calibri Light" w:hAnsi="Calibri Light" w:cs="Arial"/>
        </w:rPr>
        <w:t>:</w:t>
      </w:r>
      <w:r w:rsidRPr="006B24F0">
        <w:rPr>
          <w:rFonts w:ascii="Calibri Light" w:hAnsi="Calibri Light" w:cs="Arial"/>
        </w:rPr>
        <w:t xml:space="preserve"> The following were used to determine the impact</w:t>
      </w:r>
      <w:r>
        <w:rPr>
          <w:rFonts w:ascii="Calibri Light" w:hAnsi="Calibri Light" w:cs="Arial"/>
        </w:rPr>
        <w:t>:</w:t>
      </w:r>
    </w:p>
    <w:p w14:paraId="0C366F9D" w14:textId="77777777" w:rsidR="00D379CE" w:rsidRPr="006B24F0" w:rsidRDefault="00D379CE" w:rsidP="00D379CE">
      <w:pPr>
        <w:rPr>
          <w:rFonts w:ascii="Calibri Light" w:hAnsi="Calibri Light" w:cs="Arial"/>
        </w:rPr>
      </w:pPr>
    </w:p>
    <w:p w14:paraId="1F64A125" w14:textId="77777777" w:rsidR="00D379CE" w:rsidRPr="006B24F0" w:rsidRDefault="00D379CE" w:rsidP="00D379CE">
      <w:pPr>
        <w:jc w:val="center"/>
        <w:rPr>
          <w:rFonts w:ascii="Calibri Light" w:hAnsi="Calibri Light" w:cs="Arial"/>
        </w:rPr>
      </w:pPr>
      <w:r w:rsidRPr="006B24F0">
        <w:rPr>
          <w:rFonts w:ascii="Calibri Light" w:hAnsi="Calibri Light" w:cs="Arial"/>
          <w:noProof/>
        </w:rPr>
        <w:drawing>
          <wp:inline distT="0" distB="0" distL="0" distR="0" wp14:anchorId="62AB7703" wp14:editId="67019C4F">
            <wp:extent cx="4389120" cy="2432304"/>
            <wp:effectExtent l="0" t="0" r="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preferRelativeResize="0">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4389120" cy="2432304"/>
                    </a:xfrm>
                    <a:prstGeom prst="rect">
                      <a:avLst/>
                    </a:prstGeom>
                    <a:noFill/>
                  </pic:spPr>
                </pic:pic>
              </a:graphicData>
            </a:graphic>
          </wp:inline>
        </w:drawing>
      </w:r>
    </w:p>
    <w:p w14:paraId="7286CA60" w14:textId="77777777" w:rsidR="00D379CE" w:rsidRPr="006B24F0" w:rsidRDefault="00D379CE" w:rsidP="00D379CE">
      <w:pPr>
        <w:jc w:val="center"/>
        <w:rPr>
          <w:rFonts w:ascii="Calibri Light" w:hAnsi="Calibri Light" w:cs="Arial"/>
        </w:rPr>
      </w:pPr>
      <w:r w:rsidRPr="006B24F0">
        <w:rPr>
          <w:rFonts w:ascii="Calibri Light" w:hAnsi="Calibri Light" w:cs="Arial"/>
          <w:noProof/>
        </w:rPr>
        <w:lastRenderedPageBreak/>
        <w:drawing>
          <wp:inline distT="0" distB="0" distL="0" distR="0" wp14:anchorId="43D663F5" wp14:editId="12C57F01">
            <wp:extent cx="4389120" cy="249631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preferRelativeResize="0">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4389120" cy="2496312"/>
                    </a:xfrm>
                    <a:prstGeom prst="rect">
                      <a:avLst/>
                    </a:prstGeom>
                    <a:noFill/>
                  </pic:spPr>
                </pic:pic>
              </a:graphicData>
            </a:graphic>
          </wp:inline>
        </w:drawing>
      </w:r>
    </w:p>
    <w:p w14:paraId="380EBF15" w14:textId="77777777" w:rsidR="00D379CE" w:rsidRPr="006B24F0" w:rsidRDefault="00D379CE" w:rsidP="00D379CE">
      <w:pPr>
        <w:jc w:val="center"/>
        <w:rPr>
          <w:rFonts w:ascii="Calibri Light" w:hAnsi="Calibri Light" w:cs="Arial"/>
        </w:rPr>
      </w:pPr>
      <w:r w:rsidRPr="006B24F0">
        <w:rPr>
          <w:rFonts w:ascii="Calibri Light" w:hAnsi="Calibri Light" w:cs="Arial"/>
          <w:noProof/>
          <w:color w:val="000000"/>
          <w:szCs w:val="20"/>
        </w:rPr>
        <w:drawing>
          <wp:inline distT="0" distB="0" distL="0" distR="0" wp14:anchorId="3DA60A67" wp14:editId="25E9DE5F">
            <wp:extent cx="4389120" cy="25603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preferRelativeResize="0">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4389120" cy="2560320"/>
                    </a:xfrm>
                    <a:prstGeom prst="rect">
                      <a:avLst/>
                    </a:prstGeom>
                    <a:noFill/>
                  </pic:spPr>
                </pic:pic>
              </a:graphicData>
            </a:graphic>
          </wp:inline>
        </w:drawing>
      </w:r>
    </w:p>
    <w:p w14:paraId="28C56C5C" w14:textId="77777777" w:rsidR="00D379CE" w:rsidRPr="006B24F0" w:rsidRDefault="00D379CE" w:rsidP="00D379CE">
      <w:pPr>
        <w:rPr>
          <w:rFonts w:ascii="Calibri Light" w:hAnsi="Calibri Light" w:cs="Arial"/>
        </w:rPr>
      </w:pPr>
    </w:p>
    <w:p w14:paraId="38DAD632" w14:textId="77777777" w:rsidR="00410C35" w:rsidRDefault="00D379CE" w:rsidP="00E0118B">
      <w:pPr>
        <w:rPr>
          <w:rFonts w:ascii="Calibri Light" w:eastAsia="MS Mincho" w:hAnsi="Calibri Light" w:cs="Arial"/>
          <w:noProof/>
          <w:sz w:val="20"/>
          <w:szCs w:val="24"/>
          <w:lang w:eastAsia="ja-JP"/>
        </w:rPr>
      </w:pPr>
      <w:r w:rsidRPr="00FF601A">
        <w:rPr>
          <w:rFonts w:ascii="Calibri Light" w:eastAsia="MS Mincho" w:hAnsi="Calibri Light" w:cs="Arial"/>
          <w:b/>
          <w:noProof/>
          <w:sz w:val="20"/>
          <w:szCs w:val="24"/>
          <w:lang w:eastAsia="ja-JP"/>
        </w:rPr>
        <w:t>Business Effort</w:t>
      </w:r>
      <w:r w:rsidRPr="006B24F0">
        <w:rPr>
          <w:rFonts w:ascii="Calibri Light" w:eastAsia="MS Mincho" w:hAnsi="Calibri Light" w:cs="Arial"/>
          <w:noProof/>
          <w:sz w:val="20"/>
          <w:szCs w:val="24"/>
          <w:lang w:eastAsia="ja-JP"/>
        </w:rPr>
        <w:t>: Initial assessment of the impact to the business High, Medium, Low</w:t>
      </w:r>
    </w:p>
    <w:p w14:paraId="3E580EA9" w14:textId="77777777" w:rsidR="00E0118B" w:rsidRDefault="00E0118B" w:rsidP="00E0118B"/>
    <w:p w14:paraId="533742B5" w14:textId="77777777" w:rsidR="00410C35" w:rsidRDefault="00410C35">
      <w:r>
        <w:br w:type="page"/>
      </w:r>
    </w:p>
    <w:p w14:paraId="0A070761" w14:textId="77777777" w:rsidR="00532AC3" w:rsidRDefault="00527FF0" w:rsidP="0012557A">
      <w:pPr>
        <w:pStyle w:val="Heading1"/>
        <w:numPr>
          <w:ilvl w:val="0"/>
          <w:numId w:val="0"/>
        </w:numPr>
        <w:ind w:left="432"/>
      </w:pPr>
      <w:bookmarkStart w:id="226" w:name="_Toc491613849"/>
      <w:bookmarkStart w:id="227" w:name="_Toc512875816"/>
      <w:r>
        <w:lastRenderedPageBreak/>
        <w:t>6.</w:t>
      </w:r>
      <w:r w:rsidR="00E20A41">
        <w:t xml:space="preserve"> </w:t>
      </w:r>
      <w:r w:rsidR="00532AC3">
        <w:t>Requirements</w:t>
      </w:r>
      <w:bookmarkEnd w:id="226"/>
      <w:bookmarkEnd w:id="227"/>
    </w:p>
    <w:p w14:paraId="4AB2BDC0" w14:textId="77777777" w:rsidR="00C55DD5" w:rsidRDefault="00C55DD5" w:rsidP="00410C35">
      <w:pPr>
        <w:rPr>
          <w:rFonts w:ascii="Calibri Light" w:hAnsi="Calibri Light" w:cs="Arial"/>
        </w:rPr>
      </w:pPr>
    </w:p>
    <w:p w14:paraId="46263A5A" w14:textId="77777777" w:rsidR="00C55DD5" w:rsidRPr="006B24F0" w:rsidRDefault="00C55DD5" w:rsidP="00410C35">
      <w:pPr>
        <w:rPr>
          <w:rFonts w:ascii="Calibri Light" w:hAnsi="Calibri Light" w:cs="Arial"/>
        </w:rPr>
      </w:pPr>
    </w:p>
    <w:p w14:paraId="43997319" w14:textId="77777777" w:rsidR="00475BB6" w:rsidRDefault="00475BB6" w:rsidP="00E0118B"/>
    <w:p w14:paraId="70E16F34" w14:textId="77777777" w:rsidR="0045461A" w:rsidRDefault="0045461A" w:rsidP="00E0118B"/>
    <w:p w14:paraId="13741807" w14:textId="77777777" w:rsidR="0045461A" w:rsidRDefault="0045461A" w:rsidP="00E0118B"/>
    <w:p w14:paraId="67CA7B04" w14:textId="77777777" w:rsidR="00E0118B" w:rsidRDefault="00E0118B" w:rsidP="00456384"/>
    <w:bookmarkEnd w:id="4"/>
    <w:p w14:paraId="5DDE2450" w14:textId="77777777" w:rsidR="008759CA" w:rsidRDefault="008759CA">
      <w:r>
        <w:br w:type="page"/>
      </w:r>
    </w:p>
    <w:p w14:paraId="2E24056D" w14:textId="77777777" w:rsidR="008759CA" w:rsidRDefault="008759CA" w:rsidP="0012557A">
      <w:pPr>
        <w:pStyle w:val="Heading1"/>
        <w:numPr>
          <w:ilvl w:val="0"/>
          <w:numId w:val="0"/>
        </w:numPr>
        <w:ind w:left="432"/>
      </w:pPr>
      <w:bookmarkStart w:id="228" w:name="_Toc512875817"/>
      <w:r>
        <w:lastRenderedPageBreak/>
        <w:t>7. Appendix</w:t>
      </w:r>
      <w:bookmarkEnd w:id="228"/>
    </w:p>
    <w:p w14:paraId="36F103CF" w14:textId="77777777" w:rsidR="00D13533" w:rsidRDefault="00D13533" w:rsidP="00D13533"/>
    <w:p w14:paraId="4C5131E4" w14:textId="6FD830EC" w:rsidR="005460CB" w:rsidRDefault="007D6A2E" w:rsidP="00D13533">
      <w:r>
        <w:object w:dxaOrig="1501" w:dyaOrig="980" w14:anchorId="5BFD1B7D">
          <v:shape id="_x0000_i1028" type="#_x0000_t75" style="width:76.5pt;height:47.5pt" o:ole="">
            <v:imagedata r:id="rId65" o:title=""/>
          </v:shape>
          <o:OLEObject Type="Embed" ProgID="Visio.Drawing.11" ShapeID="_x0000_i1028" DrawAspect="Icon" ObjectID="_1600575341" r:id="rId66"/>
        </w:object>
      </w:r>
    </w:p>
    <w:p w14:paraId="76853892" w14:textId="77777777" w:rsidR="007D6A2E" w:rsidRDefault="007D6A2E" w:rsidP="00D13533"/>
    <w:p w14:paraId="142C0440" w14:textId="793869F2" w:rsidR="007D6A2E" w:rsidRDefault="007D6A2E" w:rsidP="00D13533">
      <w:r>
        <w:object w:dxaOrig="1501" w:dyaOrig="980" w14:anchorId="0BE185FF">
          <v:shape id="_x0000_i1029" type="#_x0000_t75" style="width:76.5pt;height:47.5pt" o:ole="">
            <v:imagedata r:id="rId67" o:title=""/>
          </v:shape>
          <o:OLEObject Type="Embed" ProgID="Visio.Drawing.11" ShapeID="_x0000_i1029" DrawAspect="Icon" ObjectID="_1600575342" r:id="rId68"/>
        </w:object>
      </w:r>
    </w:p>
    <w:p w14:paraId="4544BDF6" w14:textId="77777777" w:rsidR="005707D2" w:rsidRDefault="005707D2" w:rsidP="00D13533"/>
    <w:p w14:paraId="651EE548" w14:textId="30898D3A" w:rsidR="005707D2" w:rsidRDefault="005707D2" w:rsidP="00D13533">
      <w:r>
        <w:object w:dxaOrig="1501" w:dyaOrig="980" w14:anchorId="5D84E8FE">
          <v:shape id="_x0000_i1030" type="#_x0000_t75" style="width:76.5pt;height:47.5pt" o:ole="">
            <v:imagedata r:id="rId69" o:title=""/>
          </v:shape>
          <o:OLEObject Type="Embed" ProgID="Visio.Drawing.11" ShapeID="_x0000_i1030" DrawAspect="Icon" ObjectID="_1600575343" r:id="rId70"/>
        </w:object>
      </w:r>
    </w:p>
    <w:p w14:paraId="4EEB3628" w14:textId="77777777" w:rsidR="005707D2" w:rsidRDefault="005707D2" w:rsidP="00D13533"/>
    <w:p w14:paraId="61F3D6E9" w14:textId="77777777" w:rsidR="00676C2C" w:rsidRDefault="00676C2C" w:rsidP="00D13533"/>
    <w:p w14:paraId="628895BD" w14:textId="05244850" w:rsidR="00676C2C" w:rsidRDefault="00676C2C" w:rsidP="00D13533"/>
    <w:p w14:paraId="2CE55F7C" w14:textId="77777777" w:rsidR="00676C2C" w:rsidRDefault="00676C2C" w:rsidP="00D13533"/>
    <w:p w14:paraId="768CDA21" w14:textId="7DB5CEED" w:rsidR="00676C2C" w:rsidRDefault="00676C2C" w:rsidP="00D13533"/>
    <w:p w14:paraId="14992C23" w14:textId="2853D281" w:rsidR="00D13533" w:rsidRPr="00456384" w:rsidRDefault="00D13533" w:rsidP="00D13533"/>
    <w:sectPr w:rsidR="00D13533" w:rsidRPr="00456384" w:rsidSect="00B14ADF">
      <w:headerReference w:type="default" r:id="rId71"/>
      <w:footerReference w:type="default" r:id="rId72"/>
      <w:headerReference w:type="first" r:id="rId73"/>
      <w:type w:val="continuous"/>
      <w:pgSz w:w="12240" w:h="15840"/>
      <w:pgMar w:top="1440" w:right="1440" w:bottom="1440" w:left="1440" w:header="720" w:footer="720" w:gutter="0"/>
      <w:cols w:space="720"/>
      <w:titlePg/>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213" w:author="Cathy Arianpour" w:date="2018-06-27T08:59:00Z" w:initials="CA">
    <w:p w14:paraId="68AF6671" w14:textId="4C1CDD7C" w:rsidR="00DA122E" w:rsidRDefault="00DA122E">
      <w:pPr>
        <w:pStyle w:val="CommentText"/>
      </w:pPr>
      <w:r>
        <w:rPr>
          <w:rStyle w:val="CommentReference"/>
        </w:rPr>
        <w:annotationRef/>
      </w:r>
      <w:r>
        <w:t xml:space="preserve">Dispatch would like the system to interface with Oms the way it does today…no BPEMs </w:t>
      </w:r>
    </w:p>
  </w:comment>
  <w:comment w:id="221" w:author="Cathy Arianpour" w:date="2018-06-27T09:00:00Z" w:initials="CA">
    <w:p w14:paraId="2C720A9F" w14:textId="7278C200" w:rsidR="00DA122E" w:rsidRDefault="00DA122E">
      <w:pPr>
        <w:pStyle w:val="CommentText"/>
      </w:pPr>
      <w:r>
        <w:rPr>
          <w:rStyle w:val="CommentReference"/>
        </w:rPr>
        <w:annotationRef/>
      </w:r>
      <w:r>
        <w:t>This was changed to issue TO, not sent BPEM to dispatch</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68AF6671" w15:done="0"/>
  <w15:commentEx w15:paraId="2C720A9F"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3FE255D8" w16cid:durableId="1DECE702"/>
  <w16cid:commentId w16cid:paraId="037D02BE" w16cid:durableId="1DECE703"/>
  <w16cid:commentId w16cid:paraId="28FB8AD6" w16cid:durableId="1DECE704"/>
  <w16cid:commentId w16cid:paraId="561D0114" w16cid:durableId="1DECE705"/>
  <w16cid:commentId w16cid:paraId="1BED6C76" w16cid:durableId="1DECE706"/>
  <w16cid:commentId w16cid:paraId="7DCF69E6" w16cid:durableId="1DECE707"/>
  <w16cid:commentId w16cid:paraId="41E7E189" w16cid:durableId="1DECE708"/>
  <w16cid:commentId w16cid:paraId="26432D32" w16cid:durableId="1DECE709"/>
  <w16cid:commentId w16cid:paraId="676AC838" w16cid:durableId="1DECE70A"/>
  <w16cid:commentId w16cid:paraId="1BDF6181" w16cid:durableId="1DECE70B"/>
  <w16cid:commentId w16cid:paraId="10FA0069" w16cid:durableId="1DECE70C"/>
  <w16cid:commentId w16cid:paraId="43D7D2B0" w16cid:durableId="1DECE70D"/>
  <w16cid:commentId w16cid:paraId="690405AD" w16cid:durableId="1DECE70E"/>
  <w16cid:commentId w16cid:paraId="0C1D7283" w16cid:durableId="1DECE70F"/>
  <w16cid:commentId w16cid:paraId="5A5A9F41" w16cid:durableId="1DECE710"/>
  <w16cid:commentId w16cid:paraId="1D7B083A" w16cid:durableId="1DECE711"/>
  <w16cid:commentId w16cid:paraId="6E468243" w16cid:durableId="1DECE712"/>
  <w16cid:commentId w16cid:paraId="3921535D" w16cid:durableId="1DECE713"/>
  <w16cid:commentId w16cid:paraId="470A5D05" w16cid:durableId="1DECE714"/>
  <w16cid:commentId w16cid:paraId="739F5684" w16cid:durableId="1DECE715"/>
  <w16cid:commentId w16cid:paraId="4D56380A" w16cid:durableId="1DECE716"/>
  <w16cid:commentId w16cid:paraId="42C6EDA7" w16cid:durableId="1DECE717"/>
  <w16cid:commentId w16cid:paraId="25742DA2" w16cid:durableId="1DECE718"/>
  <w16cid:commentId w16cid:paraId="6BDE0669" w16cid:durableId="1DECE719"/>
  <w16cid:commentId w16cid:paraId="3FA8CCE6" w16cid:durableId="1DECE71A"/>
  <w16cid:commentId w16cid:paraId="49C97CFB" w16cid:durableId="1DECE71B"/>
  <w16cid:commentId w16cid:paraId="31496C07" w16cid:durableId="1DECE71C"/>
  <w16cid:commentId w16cid:paraId="6E248915" w16cid:durableId="1DECE71D"/>
  <w16cid:commentId w16cid:paraId="26F5B958" w16cid:durableId="1DECE71E"/>
  <w16cid:commentId w16cid:paraId="3BD42050" w16cid:durableId="1DECE71F"/>
  <w16cid:commentId w16cid:paraId="5FEB24DF" w16cid:durableId="1DECE720"/>
  <w16cid:commentId w16cid:paraId="5AF25BC6" w16cid:durableId="1DECE721"/>
  <w16cid:commentId w16cid:paraId="1EB78FD3" w16cid:durableId="1DECE722"/>
  <w16cid:commentId w16cid:paraId="6498087E" w16cid:durableId="1DECE723"/>
  <w16cid:commentId w16cid:paraId="0017968B" w16cid:durableId="1DECE724"/>
  <w16cid:commentId w16cid:paraId="378AA809" w16cid:durableId="1DECE725"/>
  <w16cid:commentId w16cid:paraId="2770235E" w16cid:durableId="1DECE726"/>
  <w16cid:commentId w16cid:paraId="5404A2D1" w16cid:durableId="1DECE727"/>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742C6F1" w14:textId="77777777" w:rsidR="00052363" w:rsidRDefault="00052363">
      <w:r>
        <w:separator/>
      </w:r>
    </w:p>
  </w:endnote>
  <w:endnote w:type="continuationSeparator" w:id="0">
    <w:p w14:paraId="19C383A9" w14:textId="77777777" w:rsidR="00052363" w:rsidRDefault="00052363">
      <w:r>
        <w:continuationSeparator/>
      </w:r>
    </w:p>
  </w:endnote>
  <w:endnote w:type="continuationNotice" w:id="1">
    <w:p w14:paraId="6B468F40" w14:textId="77777777" w:rsidR="00052363" w:rsidRDefault="0005236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0000012" w:usb3="00000000" w:csb0="0002009F" w:csb1="00000000"/>
  </w:font>
  <w:font w:name="Calibri Light">
    <w:panose1 w:val="020F0302020204030204"/>
    <w:charset w:val="00"/>
    <w:family w:val="swiss"/>
    <w:pitch w:val="variable"/>
    <w:sig w:usb0="A00002EF" w:usb1="4000207B" w:usb2="00000000" w:usb3="00000000" w:csb0="0000019F" w:csb1="00000000"/>
  </w:font>
  <w:font w:name="Cambria">
    <w:panose1 w:val="02040503050406030204"/>
    <w:charset w:val="00"/>
    <w:family w:val="roman"/>
    <w:pitch w:val="variable"/>
    <w:sig w:usb0="E00002FF" w:usb1="400004FF" w:usb2="00000000" w:usb3="00000000" w:csb0="0000019F" w:csb1="00000000"/>
  </w:font>
  <w:font w:name="Malgun Gothic">
    <w:altName w:val="맑은 고딕"/>
    <w:panose1 w:val="020B0503020000020004"/>
    <w:charset w:val="81"/>
    <w:family w:val="swiss"/>
    <w:pitch w:val="variable"/>
    <w:sig w:usb0="900002AF" w:usb1="09D77CFB" w:usb2="00000012" w:usb3="00000000" w:csb0="00080001" w:csb1="00000000"/>
  </w:font>
  <w:font w:name="Verdana">
    <w:panose1 w:val="020B0604030504040204"/>
    <w:charset w:val="00"/>
    <w:family w:val="swiss"/>
    <w:pitch w:val="variable"/>
    <w:sig w:usb0="A10006FF" w:usb1="4000205B" w:usb2="0000001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Arial Narrow">
    <w:panose1 w:val="020B0606020202030204"/>
    <w:charset w:val="00"/>
    <w:family w:val="swiss"/>
    <w:pitch w:val="variable"/>
    <w:sig w:usb0="00000287" w:usb1="00000800" w:usb2="00000000" w:usb3="00000000" w:csb0="0000009F" w:csb1="00000000"/>
  </w:font>
  <w:font w:name="Arial Black">
    <w:panose1 w:val="020B0A04020102020204"/>
    <w:charset w:val="00"/>
    <w:family w:val="swiss"/>
    <w:pitch w:val="variable"/>
    <w:sig w:usb0="00000287" w:usb1="00000000" w:usb2="00000000" w:usb3="00000000" w:csb0="0000009F" w:csb1="00000000"/>
  </w:font>
  <w:font w:name="Calibri Light,Calibri">
    <w:altName w:val="Times New Roman"/>
    <w:panose1 w:val="00000000000000000000"/>
    <w:charset w:val="00"/>
    <w:family w:val="roman"/>
    <w:notTrueType/>
    <w:pitch w:val="default"/>
  </w:font>
  <w:font w:name="Calibri Light,Arial">
    <w:altName w:val="Times New Roman"/>
    <w:panose1 w:val="00000000000000000000"/>
    <w:charset w:val="00"/>
    <w:family w:val="roman"/>
    <w:notTrueType/>
    <w:pitch w:val="default"/>
  </w:font>
  <w:font w:name="Calibri Light,MS Mincho">
    <w:altName w:val="Times New Roman"/>
    <w:panose1 w:val="00000000000000000000"/>
    <w:charset w:val="00"/>
    <w:family w:val="roman"/>
    <w:notTrueType/>
    <w:pitch w:val="default"/>
  </w:font>
  <w:font w:name="Lucida Console">
    <w:panose1 w:val="020B0609040504020204"/>
    <w:charset w:val="00"/>
    <w:family w:val="modern"/>
    <w:pitch w:val="fixed"/>
    <w:sig w:usb0="8000028F" w:usb1="00001800" w:usb2="00000000" w:usb3="00000000" w:csb0="0000001F" w:csb1="00000000"/>
  </w:font>
  <w:font w:name="Calibri Light,Tahoma">
    <w:altName w:val="Times New Roman"/>
    <w:panose1 w:val="00000000000000000000"/>
    <w:charset w:val="00"/>
    <w:family w:val="roman"/>
    <w:notTrueType/>
    <w:pitch w:val="default"/>
  </w:font>
  <w:font w:name="Calibri Light,Times New Roman,M">
    <w:altName w:val="Times New Roman"/>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0000012" w:usb3="00000000" w:csb0="0002009F" w:csb1="00000000"/>
  </w:font>
  <w:font w:name="Segoe UI Symbol">
    <w:panose1 w:val="020B0502040204020203"/>
    <w:charset w:val="00"/>
    <w:family w:val="swiss"/>
    <w:pitch w:val="variable"/>
    <w:sig w:usb0="8000006F" w:usb1="1200FBEF" w:usb2="0064C000" w:usb3="00000000" w:csb0="00000001" w:csb1="00000000"/>
  </w:font>
  <w:font w:name="Arial,Times New Roman">
    <w:altName w:val="Times New Roman"/>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130BBEF" w14:textId="77777777" w:rsidR="00DA122E" w:rsidRPr="00E86253" w:rsidRDefault="00DA122E" w:rsidP="0033718C">
    <w:pPr>
      <w:pStyle w:val="Footer"/>
      <w:tabs>
        <w:tab w:val="clear" w:pos="8640"/>
        <w:tab w:val="right" w:pos="9214"/>
      </w:tabs>
      <w:jc w:val="right"/>
      <w:rPr>
        <w:rStyle w:val="PageNumber"/>
      </w:rPr>
    </w:pPr>
    <w:r>
      <w:rPr>
        <w:noProof/>
      </w:rPr>
      <mc:AlternateContent>
        <mc:Choice Requires="wps">
          <w:drawing>
            <wp:anchor distT="0" distB="0" distL="114300" distR="114300" simplePos="0" relativeHeight="251658240" behindDoc="0" locked="0" layoutInCell="1" allowOverlap="1" wp14:anchorId="0ECADF0D" wp14:editId="17DBA874">
              <wp:simplePos x="0" y="0"/>
              <wp:positionH relativeFrom="column">
                <wp:posOffset>-6985</wp:posOffset>
              </wp:positionH>
              <wp:positionV relativeFrom="paragraph">
                <wp:posOffset>-116205</wp:posOffset>
              </wp:positionV>
              <wp:extent cx="5841365" cy="13335"/>
              <wp:effectExtent l="12065" t="7620" r="13970" b="7620"/>
              <wp:wrapNone/>
              <wp:docPr id="2"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841365" cy="133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w14:anchorId="430CDD3C">
            <v:shapetype w14:anchorId="400EDAD6" id="_x0000_t32" coordsize="21600,21600" o:spt="32" o:oned="t" path="m,l21600,21600e" filled="f">
              <v:path arrowok="t" fillok="f" o:connecttype="none"/>
              <o:lock v:ext="edit" shapetype="t"/>
            </v:shapetype>
            <v:shape id="AutoShape 2" o:spid="_x0000_s1026" type="#_x0000_t32" style="position:absolute;margin-left:-.55pt;margin-top:-9.15pt;width:459.95pt;height:1.0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"/>
          </w:pict>
        </mc:Fallback>
      </mc:AlternateContent>
    </w:r>
    <w:r w:rsidRPr="00E86253">
      <w:tab/>
    </w:r>
    <w:r w:rsidRPr="00E86253">
      <w:tab/>
      <w:t xml:space="preserve">                        Page </w:t>
    </w:r>
    <w:r w:rsidRPr="1B56C294">
      <w:rPr>
        <w:rStyle w:val="PageNumber"/>
        <w:noProof/>
      </w:rPr>
      <w:fldChar w:fldCharType="begin"/>
    </w:r>
    <w:r w:rsidRPr="00E86253">
      <w:rPr>
        <w:rStyle w:val="PageNumber"/>
      </w:rPr>
      <w:instrText xml:space="preserve"> PAGE </w:instrText>
    </w:r>
    <w:r w:rsidRPr="1B56C294">
      <w:rPr>
        <w:rStyle w:val="PageNumber"/>
      </w:rPr>
      <w:fldChar w:fldCharType="separate"/>
    </w:r>
    <w:r w:rsidR="0083568A">
      <w:rPr>
        <w:rStyle w:val="PageNumber"/>
        <w:noProof/>
      </w:rPr>
      <w:t>21</w:t>
    </w:r>
    <w:r w:rsidRPr="1B56C294">
      <w:rPr>
        <w:rStyle w:val="PageNumber"/>
        <w:noProof/>
      </w:rPr>
      <w:fldChar w:fldCharType="end"/>
    </w:r>
    <w:r w:rsidRPr="00E86253">
      <w:rPr>
        <w:rStyle w:val="PageNumber"/>
      </w:rPr>
      <w:t xml:space="preserve"> of </w:t>
    </w:r>
    <w:r w:rsidRPr="1B56C294">
      <w:rPr>
        <w:rStyle w:val="PageNumber"/>
        <w:noProof/>
      </w:rPr>
      <w:fldChar w:fldCharType="begin"/>
    </w:r>
    <w:r w:rsidRPr="00E86253">
      <w:rPr>
        <w:rStyle w:val="PageNumber"/>
      </w:rPr>
      <w:instrText xml:space="preserve"> NUMPAGES </w:instrText>
    </w:r>
    <w:r w:rsidRPr="1B56C294">
      <w:rPr>
        <w:rStyle w:val="PageNumber"/>
      </w:rPr>
      <w:fldChar w:fldCharType="separate"/>
    </w:r>
    <w:r w:rsidR="0083568A">
      <w:rPr>
        <w:rStyle w:val="PageNumber"/>
        <w:noProof/>
      </w:rPr>
      <w:t>59</w:t>
    </w:r>
    <w:r w:rsidRPr="1B56C294">
      <w:rPr>
        <w:rStyle w:val="PageNumber"/>
        <w:noProof/>
      </w:rPr>
      <w:fldChar w:fldCharType="end"/>
    </w:r>
    <w:r w:rsidRPr="00E86253">
      <w:rPr>
        <w:rStyle w:val="PageNumber"/>
      </w:rP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818B4A0" w14:textId="77777777" w:rsidR="00052363" w:rsidRDefault="00052363">
      <w:r>
        <w:separator/>
      </w:r>
    </w:p>
  </w:footnote>
  <w:footnote w:type="continuationSeparator" w:id="0">
    <w:p w14:paraId="153618FF" w14:textId="77777777" w:rsidR="00052363" w:rsidRDefault="00052363">
      <w:r>
        <w:continuationSeparator/>
      </w:r>
    </w:p>
  </w:footnote>
  <w:footnote w:type="continuationNotice" w:id="1">
    <w:p w14:paraId="0DA1E000" w14:textId="77777777" w:rsidR="00052363" w:rsidRDefault="00052363"/>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900" w:type="dxa"/>
      <w:tblInd w:w="-95"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10"/>
      <w:gridCol w:w="6480"/>
      <w:gridCol w:w="1710"/>
    </w:tblGrid>
    <w:tr w:rsidR="00DA122E" w14:paraId="2498B947" w14:textId="77777777" w:rsidTr="17BB63CF">
      <w:tc>
        <w:tcPr>
          <w:tcW w:w="1710" w:type="dxa"/>
        </w:tcPr>
        <w:p w14:paraId="2EC4CD27" w14:textId="77777777" w:rsidR="00DA122E" w:rsidRDefault="00DA122E" w:rsidP="0049033B">
          <w:pPr>
            <w:pStyle w:val="Footer"/>
            <w:ind w:right="-108"/>
          </w:pPr>
          <w:r w:rsidRPr="00560135">
            <w:rPr>
              <w:noProof/>
            </w:rPr>
            <w:drawing>
              <wp:inline distT="0" distB="0" distL="0" distR="0" wp14:anchorId="7F89FCF4" wp14:editId="6BBA16C5">
                <wp:extent cx="878171" cy="241300"/>
                <wp:effectExtent l="0" t="0" r="0" b="6350"/>
                <wp:docPr id="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pic:cNvPicPr>
                          <a:picLocks noChangeAspect="1"/>
                        </pic:cNvPicPr>
                      </pic:nvPicPr>
                      <pic:blipFill>
                        <a:blip r:embed="rId1"/>
                        <a:stretch>
                          <a:fillRect/>
                        </a:stretch>
                      </pic:blipFill>
                      <pic:spPr>
                        <a:xfrm>
                          <a:off x="0" y="0"/>
                          <a:ext cx="909667" cy="249954"/>
                        </a:xfrm>
                        <a:prstGeom prst="rect">
                          <a:avLst/>
                        </a:prstGeom>
                      </pic:spPr>
                    </pic:pic>
                  </a:graphicData>
                </a:graphic>
              </wp:inline>
            </w:drawing>
          </w:r>
        </w:p>
      </w:tc>
      <w:tc>
        <w:tcPr>
          <w:tcW w:w="6480" w:type="dxa"/>
        </w:tcPr>
        <w:p w14:paraId="4EFF1BB9" w14:textId="77777777" w:rsidR="00DA122E" w:rsidRPr="00B20AF8" w:rsidRDefault="00DA122E" w:rsidP="00703DCB">
          <w:pPr>
            <w:pStyle w:val="Footer"/>
            <w:ind w:right="-108"/>
            <w:rPr>
              <w:rFonts w:ascii="Calibri Light" w:eastAsia="Calibri Light" w:hAnsi="Calibri Light" w:cs="Calibri Light"/>
            </w:rPr>
          </w:pPr>
          <w:r>
            <w:t xml:space="preserve">                </w:t>
          </w:r>
          <w:r w:rsidRPr="1CCAE337">
            <w:rPr>
              <w:rFonts w:ascii="Calibri Light" w:eastAsia="Calibri Light" w:hAnsi="Calibri Light" w:cs="Calibri Light"/>
            </w:rPr>
            <w:t>CIM-CS-09-Manage Inbound Request</w:t>
          </w:r>
        </w:p>
      </w:tc>
      <w:tc>
        <w:tcPr>
          <w:tcW w:w="1710" w:type="dxa"/>
        </w:tcPr>
        <w:p w14:paraId="2BD757C8" w14:textId="77777777" w:rsidR="00DA122E" w:rsidRPr="00B92D02" w:rsidRDefault="00DA122E" w:rsidP="006F41F2">
          <w:pPr>
            <w:pStyle w:val="Footer"/>
            <w:ind w:right="-108"/>
            <w:jc w:val="right"/>
            <w:rPr>
              <w:sz w:val="8"/>
            </w:rPr>
          </w:pPr>
        </w:p>
        <w:p w14:paraId="7F4F69BF" w14:textId="77777777" w:rsidR="00DA122E" w:rsidRDefault="00DA122E" w:rsidP="006F41F2">
          <w:pPr>
            <w:pStyle w:val="Footer"/>
            <w:ind w:right="-108"/>
            <w:jc w:val="right"/>
          </w:pPr>
          <w:r w:rsidRPr="00456384">
            <w:rPr>
              <w:noProof/>
            </w:rPr>
            <w:drawing>
              <wp:inline distT="0" distB="0" distL="0" distR="0" wp14:anchorId="5D0886C4" wp14:editId="2B26E924">
                <wp:extent cx="850392" cy="137160"/>
                <wp:effectExtent l="0" t="0" r="6985" b="0"/>
                <wp:docPr id="4" name="Picture 7" descr="HCL Logo">
                  <a:extLst xmlns:a="http://schemas.openxmlformats.org/drawingml/2006/main">
                    <a:ext uri="{FF2B5EF4-FFF2-40B4-BE49-F238E27FC236}">
                      <a16:creationId xmlns:pic="http://schemas.openxmlformats.org/drawingml/2006/picture" xmlns:a14="http://schemas.microsoft.com/office/drawing/2010/main" xmlns:a16="http://schemas.microsoft.com/office/drawing/2014/main" xmlns:w16se="http://schemas.microsoft.com/office/word/2015/wordml/symex" xmlns:w="http://schemas.openxmlformats.org/wordprocessingml/2006/main" xmlns:w10="urn:schemas-microsoft-com:office:word" xmlns:v="urn:schemas-microsoft-com:vml" xmlns:o="urn:schemas-microsoft-com:office:office" xmlns:cx1="http://schemas.microsoft.com/office/drawing/2015/9/8/chartex" xmlns:cx="http://schemas.microsoft.com/office/drawing/2014/chartex" xmlns="" id="{1AE1F78A-8CE5-43CE-AC51-F1D174110E4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HCL Logo">
                          <a:extLst>
                            <a:ext uri="{FF2B5EF4-FFF2-40B4-BE49-F238E27FC236}">
                              <a16:creationId xmlns:a14="http://schemas.microsoft.com/office/drawing/2010/main" xmlns:a16="http://schemas.microsoft.com/office/drawing/2014/main" xmlns:w16se="http://schemas.microsoft.com/office/word/2015/wordml/symex" xmlns:w="http://schemas.openxmlformats.org/wordprocessingml/2006/main" xmlns:w10="urn:schemas-microsoft-com:office:word" xmlns:v="urn:schemas-microsoft-com:vml" xmlns:o="urn:schemas-microsoft-com:office:office" xmlns:cx1="http://schemas.microsoft.com/office/drawing/2015/9/8/chartex" xmlns:cx="http://schemas.microsoft.com/office/drawing/2014/chartex" xmlns="" id="{1AE1F78A-8CE5-43CE-AC51-F1D174110E48}"/>
                            </a:ext>
                          </a:extLst>
                        </pic:cNvPr>
                        <pic:cNvPicPr>
                          <a:picLocks noChangeAspect="1" noChangeArrowheads="1"/>
                        </pic:cNvPicPr>
                      </pic:nvPicPr>
                      <pic:blipFill>
                        <a:blip r:embed="rId2" cstate="print">
                          <a:extLst>
                            <a:ext uri="{28A0092B-C50C-407E-A947-70E740481C1C}">
                              <a14:useLocalDpi xmlns:a14="http://schemas.microsoft.com/office/drawing/2010/main" val="0"/>
                            </a:ext>
                          </a:extLst>
                        </a:blip>
                        <a:srcRect t="25212" b="28896"/>
                        <a:stretch>
                          <a:fillRect/>
                        </a:stretch>
                      </pic:blipFill>
                      <pic:spPr bwMode="auto">
                        <a:xfrm>
                          <a:off x="0" y="0"/>
                          <a:ext cx="850392" cy="137160"/>
                        </a:xfrm>
                        <a:prstGeom prst="rect">
                          <a:avLst/>
                        </a:prstGeom>
                        <a:noFill/>
                        <a:ln>
                          <a:noFill/>
                        </a:ln>
                        <a:extLst/>
                      </pic:spPr>
                    </pic:pic>
                  </a:graphicData>
                </a:graphic>
              </wp:inline>
            </w:drawing>
          </w:r>
        </w:p>
      </w:tc>
    </w:tr>
  </w:tbl>
  <w:p w14:paraId="12089A0F" w14:textId="77777777" w:rsidR="00DA122E" w:rsidRPr="00F20358" w:rsidRDefault="00DA122E" w:rsidP="00B92D02">
    <w:pPr>
      <w:pStyle w:val="Header"/>
      <w:tabs>
        <w:tab w:val="right" w:pos="9540"/>
      </w:tabs>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07C41CC" w14:textId="77777777" w:rsidR="00DA122E" w:rsidRDefault="00DA122E" w:rsidP="00F20358">
    <w:pPr>
      <w:pStyle w:val="Footer"/>
      <w:ind w:right="-108"/>
    </w:pPr>
    <w:r w:rsidRPr="00006038">
      <w:t xml:space="preserve"> </w:t>
    </w:r>
  </w:p>
  <w:tbl>
    <w:tblPr>
      <w:tblStyle w:val="TableGrid"/>
      <w:tblW w:w="9900" w:type="dxa"/>
      <w:tblInd w:w="-95"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6"/>
      <w:gridCol w:w="3640"/>
      <w:gridCol w:w="2894"/>
    </w:tblGrid>
    <w:tr w:rsidR="00DA122E" w14:paraId="7339F830" w14:textId="77777777" w:rsidTr="00B92D02">
      <w:tc>
        <w:tcPr>
          <w:tcW w:w="2070" w:type="dxa"/>
        </w:tcPr>
        <w:p w14:paraId="29F4FD90" w14:textId="77777777" w:rsidR="00DA122E" w:rsidRDefault="00DA122E" w:rsidP="00B92D02">
          <w:pPr>
            <w:pStyle w:val="Footer"/>
            <w:ind w:right="-108"/>
          </w:pPr>
          <w:r w:rsidRPr="00560135">
            <w:rPr>
              <w:noProof/>
            </w:rPr>
            <w:drawing>
              <wp:inline distT="0" distB="0" distL="0" distR="0" wp14:anchorId="60DA1C7E" wp14:editId="2A83EA03">
                <wp:extent cx="1993392" cy="548640"/>
                <wp:effectExtent l="0" t="0" r="6985" b="3810"/>
                <wp:docPr id="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pic:cNvPicPr>
                          <a:picLocks noChangeAspect="1"/>
                        </pic:cNvPicPr>
                      </pic:nvPicPr>
                      <pic:blipFill>
                        <a:blip r:embed="rId1"/>
                        <a:stretch>
                          <a:fillRect/>
                        </a:stretch>
                      </pic:blipFill>
                      <pic:spPr>
                        <a:xfrm>
                          <a:off x="0" y="0"/>
                          <a:ext cx="1993392" cy="548640"/>
                        </a:xfrm>
                        <a:prstGeom prst="rect">
                          <a:avLst/>
                        </a:prstGeom>
                      </pic:spPr>
                    </pic:pic>
                  </a:graphicData>
                </a:graphic>
              </wp:inline>
            </w:drawing>
          </w:r>
        </w:p>
      </w:tc>
      <w:tc>
        <w:tcPr>
          <w:tcW w:w="5760" w:type="dxa"/>
        </w:tcPr>
        <w:p w14:paraId="36B0379C" w14:textId="77777777" w:rsidR="00DA122E" w:rsidRDefault="00DA122E" w:rsidP="00B92D02">
          <w:pPr>
            <w:pStyle w:val="Footer"/>
            <w:ind w:right="-108"/>
            <w:jc w:val="center"/>
          </w:pPr>
        </w:p>
      </w:tc>
      <w:tc>
        <w:tcPr>
          <w:tcW w:w="2070" w:type="dxa"/>
        </w:tcPr>
        <w:p w14:paraId="21521B4A" w14:textId="77777777" w:rsidR="00DA122E" w:rsidRPr="00B92D02" w:rsidRDefault="00DA122E" w:rsidP="00B92D02">
          <w:pPr>
            <w:pStyle w:val="Footer"/>
            <w:ind w:right="-108"/>
            <w:jc w:val="right"/>
            <w:rPr>
              <w:sz w:val="8"/>
            </w:rPr>
          </w:pPr>
        </w:p>
        <w:p w14:paraId="65EDA186" w14:textId="77777777" w:rsidR="00DA122E" w:rsidRDefault="00DA122E" w:rsidP="00B92D02">
          <w:pPr>
            <w:pStyle w:val="Footer"/>
            <w:ind w:right="-108"/>
            <w:jc w:val="right"/>
            <w:rPr>
              <w:sz w:val="32"/>
            </w:rPr>
          </w:pPr>
          <w:r w:rsidRPr="00456384">
            <w:rPr>
              <w:noProof/>
            </w:rPr>
            <w:drawing>
              <wp:inline distT="0" distB="0" distL="0" distR="0" wp14:anchorId="21B53F92" wp14:editId="41548CA5">
                <wp:extent cx="1700784" cy="274320"/>
                <wp:effectExtent l="0" t="0" r="0" b="0"/>
                <wp:docPr id="9" name="Picture 7" descr="HCL Logo">
                  <a:extLst xmlns:a="http://schemas.openxmlformats.org/drawingml/2006/main">
                    <a:ext uri="{FF2B5EF4-FFF2-40B4-BE49-F238E27FC236}">
                      <a16:creationId xmlns:pic="http://schemas.openxmlformats.org/drawingml/2006/picture" xmlns:a14="http://schemas.microsoft.com/office/drawing/2010/main" xmlns:a16="http://schemas.microsoft.com/office/drawing/2014/main" xmlns:w16se="http://schemas.microsoft.com/office/word/2015/wordml/symex" xmlns:w="http://schemas.openxmlformats.org/wordprocessingml/2006/main" xmlns:w10="urn:schemas-microsoft-com:office:word" xmlns:v="urn:schemas-microsoft-com:vml" xmlns:o="urn:schemas-microsoft-com:office:office" xmlns:cx1="http://schemas.microsoft.com/office/drawing/2015/9/8/chartex" xmlns:cx="http://schemas.microsoft.com/office/drawing/2014/chartex" xmlns="" id="{1AE1F78A-8CE5-43CE-AC51-F1D174110E4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HCL Logo">
                          <a:extLst>
                            <a:ext uri="{FF2B5EF4-FFF2-40B4-BE49-F238E27FC236}">
                              <a16:creationId xmlns:a14="http://schemas.microsoft.com/office/drawing/2010/main" xmlns:a16="http://schemas.microsoft.com/office/drawing/2014/main" xmlns:w16se="http://schemas.microsoft.com/office/word/2015/wordml/symex" xmlns:w="http://schemas.openxmlformats.org/wordprocessingml/2006/main" xmlns:w10="urn:schemas-microsoft-com:office:word" xmlns:v="urn:schemas-microsoft-com:vml" xmlns:o="urn:schemas-microsoft-com:office:office" xmlns:cx1="http://schemas.microsoft.com/office/drawing/2015/9/8/chartex" xmlns:cx="http://schemas.microsoft.com/office/drawing/2014/chartex" xmlns="" id="{1AE1F78A-8CE5-43CE-AC51-F1D174110E48}"/>
                            </a:ext>
                          </a:extLst>
                        </pic:cNvPr>
                        <pic:cNvPicPr>
                          <a:picLocks noChangeAspect="1" noChangeArrowheads="1"/>
                        </pic:cNvPicPr>
                      </pic:nvPicPr>
                      <pic:blipFill>
                        <a:blip r:embed="rId2" cstate="print">
                          <a:extLst>
                            <a:ext uri="{28A0092B-C50C-407E-A947-70E740481C1C}">
                              <a14:useLocalDpi xmlns:a14="http://schemas.microsoft.com/office/drawing/2010/main" val="0"/>
                            </a:ext>
                          </a:extLst>
                        </a:blip>
                        <a:srcRect t="25212" b="28896"/>
                        <a:stretch>
                          <a:fillRect/>
                        </a:stretch>
                      </pic:blipFill>
                      <pic:spPr bwMode="auto">
                        <a:xfrm>
                          <a:off x="0" y="0"/>
                          <a:ext cx="1700784" cy="274320"/>
                        </a:xfrm>
                        <a:prstGeom prst="rect">
                          <a:avLst/>
                        </a:prstGeom>
                        <a:noFill/>
                        <a:ln>
                          <a:noFill/>
                        </a:ln>
                        <a:extLst/>
                      </pic:spPr>
                    </pic:pic>
                  </a:graphicData>
                </a:graphic>
              </wp:inline>
            </w:drawing>
          </w:r>
        </w:p>
        <w:p w14:paraId="685A81FF" w14:textId="77777777" w:rsidR="00DA122E" w:rsidRDefault="00DA122E" w:rsidP="00B92D02">
          <w:pPr>
            <w:pStyle w:val="Footer"/>
            <w:ind w:right="-108"/>
            <w:jc w:val="right"/>
          </w:pPr>
        </w:p>
      </w:tc>
    </w:tr>
  </w:tbl>
  <w:p w14:paraId="11F34080" w14:textId="77777777" w:rsidR="00DA122E" w:rsidRDefault="00DA122E" w:rsidP="00B92D02">
    <w:pPr>
      <w:pStyle w:val="Header"/>
      <w:tabs>
        <w:tab w:val="right" w:pos="9540"/>
      </w:tabs>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073A98"/>
    <w:multiLevelType w:val="hybridMultilevel"/>
    <w:tmpl w:val="486846EC"/>
    <w:lvl w:ilvl="0" w:tplc="0409000F">
      <w:start w:val="1"/>
      <w:numFmt w:val="decimal"/>
      <w:lvlText w:val="%1."/>
      <w:lvlJc w:val="left"/>
      <w:pPr>
        <w:ind w:left="720" w:hanging="360"/>
      </w:pPr>
    </w:lvl>
    <w:lvl w:ilvl="1" w:tplc="6922A098">
      <w:start w:val="1"/>
      <w:numFmt w:val="bullet"/>
      <w:lvlText w:val="o"/>
      <w:lvlJc w:val="left"/>
      <w:pPr>
        <w:ind w:left="1440" w:hanging="360"/>
      </w:pPr>
      <w:rPr>
        <w:rFonts w:ascii="Courier New" w:hAnsi="Courier New" w:cs="Courier New" w:hint="default"/>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1" w15:restartNumberingAfterBreak="0">
    <w:nsid w:val="0426651D"/>
    <w:multiLevelType w:val="hybridMultilevel"/>
    <w:tmpl w:val="B23E98C2"/>
    <w:lvl w:ilvl="0" w:tplc="DE7E4598">
      <w:start w:val="1"/>
      <w:numFmt w:val="bullet"/>
      <w:lvlText w:val="•"/>
      <w:lvlJc w:val="left"/>
      <w:pPr>
        <w:tabs>
          <w:tab w:val="num" w:pos="1080"/>
        </w:tabs>
        <w:ind w:left="1080" w:hanging="360"/>
      </w:pPr>
      <w:rPr>
        <w:rFonts w:ascii="Arial" w:hAnsi="Arial" w:hint="default"/>
      </w:rPr>
    </w:lvl>
    <w:lvl w:ilvl="1" w:tplc="643E2646" w:tentative="1">
      <w:start w:val="1"/>
      <w:numFmt w:val="bullet"/>
      <w:lvlText w:val="•"/>
      <w:lvlJc w:val="left"/>
      <w:pPr>
        <w:tabs>
          <w:tab w:val="num" w:pos="1800"/>
        </w:tabs>
        <w:ind w:left="1800" w:hanging="360"/>
      </w:pPr>
      <w:rPr>
        <w:rFonts w:ascii="Arial" w:hAnsi="Arial" w:hint="default"/>
      </w:rPr>
    </w:lvl>
    <w:lvl w:ilvl="2" w:tplc="BD56103E" w:tentative="1">
      <w:start w:val="1"/>
      <w:numFmt w:val="bullet"/>
      <w:lvlText w:val="•"/>
      <w:lvlJc w:val="left"/>
      <w:pPr>
        <w:tabs>
          <w:tab w:val="num" w:pos="2520"/>
        </w:tabs>
        <w:ind w:left="2520" w:hanging="360"/>
      </w:pPr>
      <w:rPr>
        <w:rFonts w:ascii="Arial" w:hAnsi="Arial" w:hint="default"/>
      </w:rPr>
    </w:lvl>
    <w:lvl w:ilvl="3" w:tplc="7FE845A6" w:tentative="1">
      <w:start w:val="1"/>
      <w:numFmt w:val="bullet"/>
      <w:lvlText w:val="•"/>
      <w:lvlJc w:val="left"/>
      <w:pPr>
        <w:tabs>
          <w:tab w:val="num" w:pos="3240"/>
        </w:tabs>
        <w:ind w:left="3240" w:hanging="360"/>
      </w:pPr>
      <w:rPr>
        <w:rFonts w:ascii="Arial" w:hAnsi="Arial" w:hint="default"/>
      </w:rPr>
    </w:lvl>
    <w:lvl w:ilvl="4" w:tplc="72D838F2" w:tentative="1">
      <w:start w:val="1"/>
      <w:numFmt w:val="bullet"/>
      <w:lvlText w:val="•"/>
      <w:lvlJc w:val="left"/>
      <w:pPr>
        <w:tabs>
          <w:tab w:val="num" w:pos="3960"/>
        </w:tabs>
        <w:ind w:left="3960" w:hanging="360"/>
      </w:pPr>
      <w:rPr>
        <w:rFonts w:ascii="Arial" w:hAnsi="Arial" w:hint="default"/>
      </w:rPr>
    </w:lvl>
    <w:lvl w:ilvl="5" w:tplc="125E1B8A" w:tentative="1">
      <w:start w:val="1"/>
      <w:numFmt w:val="bullet"/>
      <w:lvlText w:val="•"/>
      <w:lvlJc w:val="left"/>
      <w:pPr>
        <w:tabs>
          <w:tab w:val="num" w:pos="4680"/>
        </w:tabs>
        <w:ind w:left="4680" w:hanging="360"/>
      </w:pPr>
      <w:rPr>
        <w:rFonts w:ascii="Arial" w:hAnsi="Arial" w:hint="default"/>
      </w:rPr>
    </w:lvl>
    <w:lvl w:ilvl="6" w:tplc="DBF25364" w:tentative="1">
      <w:start w:val="1"/>
      <w:numFmt w:val="bullet"/>
      <w:lvlText w:val="•"/>
      <w:lvlJc w:val="left"/>
      <w:pPr>
        <w:tabs>
          <w:tab w:val="num" w:pos="5400"/>
        </w:tabs>
        <w:ind w:left="5400" w:hanging="360"/>
      </w:pPr>
      <w:rPr>
        <w:rFonts w:ascii="Arial" w:hAnsi="Arial" w:hint="default"/>
      </w:rPr>
    </w:lvl>
    <w:lvl w:ilvl="7" w:tplc="A84C00B4" w:tentative="1">
      <w:start w:val="1"/>
      <w:numFmt w:val="bullet"/>
      <w:lvlText w:val="•"/>
      <w:lvlJc w:val="left"/>
      <w:pPr>
        <w:tabs>
          <w:tab w:val="num" w:pos="6120"/>
        </w:tabs>
        <w:ind w:left="6120" w:hanging="360"/>
      </w:pPr>
      <w:rPr>
        <w:rFonts w:ascii="Arial" w:hAnsi="Arial" w:hint="default"/>
      </w:rPr>
    </w:lvl>
    <w:lvl w:ilvl="8" w:tplc="59EE7B12" w:tentative="1">
      <w:start w:val="1"/>
      <w:numFmt w:val="bullet"/>
      <w:lvlText w:val="•"/>
      <w:lvlJc w:val="left"/>
      <w:pPr>
        <w:tabs>
          <w:tab w:val="num" w:pos="6840"/>
        </w:tabs>
        <w:ind w:left="6840" w:hanging="360"/>
      </w:pPr>
      <w:rPr>
        <w:rFonts w:ascii="Arial" w:hAnsi="Arial" w:hint="default"/>
      </w:rPr>
    </w:lvl>
  </w:abstractNum>
  <w:abstractNum w:abstractNumId="2" w15:restartNumberingAfterBreak="0">
    <w:nsid w:val="070919E5"/>
    <w:multiLevelType w:val="multilevel"/>
    <w:tmpl w:val="3760D552"/>
    <w:lvl w:ilvl="0">
      <w:start w:val="4"/>
      <w:numFmt w:val="decimal"/>
      <w:lvlText w:val="%1"/>
      <w:lvlJc w:val="left"/>
      <w:pPr>
        <w:ind w:left="525" w:hanging="525"/>
      </w:pPr>
      <w:rPr>
        <w:rFonts w:hint="default"/>
      </w:rPr>
    </w:lvl>
    <w:lvl w:ilvl="1">
      <w:start w:val="1"/>
      <w:numFmt w:val="decimal"/>
      <w:lvlText w:val="%1.%2"/>
      <w:lvlJc w:val="left"/>
      <w:pPr>
        <w:ind w:left="1020" w:hanging="525"/>
      </w:pPr>
      <w:rPr>
        <w:rFonts w:hint="default"/>
      </w:rPr>
    </w:lvl>
    <w:lvl w:ilvl="2">
      <w:start w:val="1"/>
      <w:numFmt w:val="decimal"/>
      <w:lvlText w:val="%1.%2.%3"/>
      <w:lvlJc w:val="left"/>
      <w:pPr>
        <w:ind w:left="1710" w:hanging="720"/>
      </w:pPr>
      <w:rPr>
        <w:rFonts w:hint="default"/>
      </w:rPr>
    </w:lvl>
    <w:lvl w:ilvl="3">
      <w:start w:val="1"/>
      <w:numFmt w:val="decimal"/>
      <w:lvlText w:val="%1.%2.%3.%4"/>
      <w:lvlJc w:val="left"/>
      <w:pPr>
        <w:ind w:left="2565" w:hanging="1080"/>
      </w:pPr>
      <w:rPr>
        <w:rFonts w:hint="default"/>
      </w:rPr>
    </w:lvl>
    <w:lvl w:ilvl="4">
      <w:start w:val="1"/>
      <w:numFmt w:val="decimal"/>
      <w:lvlText w:val="%1.%2.%3.%4.%5"/>
      <w:lvlJc w:val="left"/>
      <w:pPr>
        <w:ind w:left="3060" w:hanging="1080"/>
      </w:pPr>
      <w:rPr>
        <w:rFonts w:hint="default"/>
      </w:rPr>
    </w:lvl>
    <w:lvl w:ilvl="5">
      <w:start w:val="1"/>
      <w:numFmt w:val="decimal"/>
      <w:lvlText w:val="%1.%2.%3.%4.%5.%6"/>
      <w:lvlJc w:val="left"/>
      <w:pPr>
        <w:ind w:left="3915" w:hanging="1440"/>
      </w:pPr>
      <w:rPr>
        <w:rFonts w:hint="default"/>
      </w:rPr>
    </w:lvl>
    <w:lvl w:ilvl="6">
      <w:start w:val="1"/>
      <w:numFmt w:val="decimal"/>
      <w:lvlText w:val="%1.%2.%3.%4.%5.%6.%7"/>
      <w:lvlJc w:val="left"/>
      <w:pPr>
        <w:ind w:left="4410" w:hanging="1440"/>
      </w:pPr>
      <w:rPr>
        <w:rFonts w:hint="default"/>
      </w:rPr>
    </w:lvl>
    <w:lvl w:ilvl="7">
      <w:start w:val="1"/>
      <w:numFmt w:val="decimal"/>
      <w:lvlText w:val="%1.%2.%3.%4.%5.%6.%7.%8"/>
      <w:lvlJc w:val="left"/>
      <w:pPr>
        <w:ind w:left="5265" w:hanging="1800"/>
      </w:pPr>
      <w:rPr>
        <w:rFonts w:hint="default"/>
      </w:rPr>
    </w:lvl>
    <w:lvl w:ilvl="8">
      <w:start w:val="1"/>
      <w:numFmt w:val="decimal"/>
      <w:lvlText w:val="%1.%2.%3.%4.%5.%6.%7.%8.%9"/>
      <w:lvlJc w:val="left"/>
      <w:pPr>
        <w:ind w:left="5760" w:hanging="1800"/>
      </w:pPr>
      <w:rPr>
        <w:rFonts w:hint="default"/>
      </w:rPr>
    </w:lvl>
  </w:abstractNum>
  <w:abstractNum w:abstractNumId="3" w15:restartNumberingAfterBreak="0">
    <w:nsid w:val="075E58A3"/>
    <w:multiLevelType w:val="multilevel"/>
    <w:tmpl w:val="38CA10B6"/>
    <w:lvl w:ilvl="0">
      <w:start w:val="1"/>
      <w:numFmt w:val="bullet"/>
      <w:pStyle w:val="Heading3TextBulleted"/>
      <w:lvlText w:val=""/>
      <w:lvlJc w:val="left"/>
      <w:pPr>
        <w:tabs>
          <w:tab w:val="num" w:pos="2347"/>
        </w:tabs>
        <w:ind w:left="2347" w:hanging="360"/>
      </w:pPr>
      <w:rPr>
        <w:rFonts w:ascii="Symbol" w:hAnsi="Symbol" w:hint="default"/>
      </w:rPr>
    </w:lvl>
    <w:lvl w:ilvl="1">
      <w:start w:val="1"/>
      <w:numFmt w:val="lowerLetter"/>
      <w:lvlText w:val="%2."/>
      <w:lvlJc w:val="left"/>
      <w:pPr>
        <w:tabs>
          <w:tab w:val="num" w:pos="3067"/>
        </w:tabs>
        <w:ind w:left="3067" w:hanging="360"/>
      </w:pPr>
    </w:lvl>
    <w:lvl w:ilvl="2">
      <w:start w:val="1"/>
      <w:numFmt w:val="lowerRoman"/>
      <w:lvlText w:val="%3."/>
      <w:lvlJc w:val="right"/>
      <w:pPr>
        <w:tabs>
          <w:tab w:val="num" w:pos="3787"/>
        </w:tabs>
        <w:ind w:left="3787" w:hanging="180"/>
      </w:pPr>
    </w:lvl>
    <w:lvl w:ilvl="3">
      <w:start w:val="1"/>
      <w:numFmt w:val="decimal"/>
      <w:lvlText w:val="%4."/>
      <w:lvlJc w:val="left"/>
      <w:pPr>
        <w:tabs>
          <w:tab w:val="num" w:pos="4612"/>
        </w:tabs>
        <w:ind w:left="4612" w:hanging="360"/>
      </w:pPr>
    </w:lvl>
    <w:lvl w:ilvl="4">
      <w:start w:val="1"/>
      <w:numFmt w:val="lowerLetter"/>
      <w:lvlText w:val="%5."/>
      <w:lvlJc w:val="left"/>
      <w:pPr>
        <w:tabs>
          <w:tab w:val="num" w:pos="5227"/>
        </w:tabs>
        <w:ind w:left="5227" w:hanging="360"/>
      </w:pPr>
    </w:lvl>
    <w:lvl w:ilvl="5">
      <w:start w:val="1"/>
      <w:numFmt w:val="lowerRoman"/>
      <w:lvlText w:val="%6."/>
      <w:lvlJc w:val="right"/>
      <w:pPr>
        <w:tabs>
          <w:tab w:val="num" w:pos="5947"/>
        </w:tabs>
        <w:ind w:left="5947" w:hanging="180"/>
      </w:pPr>
    </w:lvl>
    <w:lvl w:ilvl="6">
      <w:start w:val="1"/>
      <w:numFmt w:val="decimal"/>
      <w:lvlText w:val="%7."/>
      <w:lvlJc w:val="left"/>
      <w:pPr>
        <w:tabs>
          <w:tab w:val="num" w:pos="6667"/>
        </w:tabs>
        <w:ind w:left="6667" w:hanging="360"/>
      </w:pPr>
    </w:lvl>
    <w:lvl w:ilvl="7">
      <w:start w:val="1"/>
      <w:numFmt w:val="lowerLetter"/>
      <w:lvlText w:val="%8."/>
      <w:lvlJc w:val="left"/>
      <w:pPr>
        <w:tabs>
          <w:tab w:val="num" w:pos="7387"/>
        </w:tabs>
        <w:ind w:left="7387" w:hanging="360"/>
      </w:pPr>
    </w:lvl>
    <w:lvl w:ilvl="8">
      <w:start w:val="1"/>
      <w:numFmt w:val="lowerRoman"/>
      <w:lvlText w:val="%9."/>
      <w:lvlJc w:val="right"/>
      <w:pPr>
        <w:tabs>
          <w:tab w:val="num" w:pos="8107"/>
        </w:tabs>
        <w:ind w:left="8107" w:hanging="180"/>
      </w:pPr>
    </w:lvl>
  </w:abstractNum>
  <w:abstractNum w:abstractNumId="4" w15:restartNumberingAfterBreak="0">
    <w:nsid w:val="0A047475"/>
    <w:multiLevelType w:val="hybridMultilevel"/>
    <w:tmpl w:val="9468CF8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0B613622"/>
    <w:multiLevelType w:val="hybridMultilevel"/>
    <w:tmpl w:val="73305EE4"/>
    <w:lvl w:ilvl="0" w:tplc="AC2EEA6A">
      <w:start w:val="1"/>
      <w:numFmt w:val="bullet"/>
      <w:pStyle w:val="ListBullet2"/>
      <w:lvlText w:val=""/>
      <w:lvlJc w:val="left"/>
      <w:pPr>
        <w:ind w:left="360" w:hanging="360"/>
      </w:pPr>
      <w:rPr>
        <w:rFonts w:ascii="Symbol" w:hAnsi="Symbol" w:hint="default"/>
      </w:rPr>
    </w:lvl>
    <w:lvl w:ilvl="1" w:tplc="6922A098">
      <w:start w:val="1"/>
      <w:numFmt w:val="bullet"/>
      <w:lvlText w:val="o"/>
      <w:lvlJc w:val="left"/>
      <w:pPr>
        <w:ind w:left="1080" w:hanging="360"/>
      </w:pPr>
      <w:rPr>
        <w:rFonts w:ascii="Courier New" w:hAnsi="Courier New" w:cs="Courier New" w:hint="default"/>
      </w:rPr>
    </w:lvl>
    <w:lvl w:ilvl="2" w:tplc="08070005">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6" w15:restartNumberingAfterBreak="0">
    <w:nsid w:val="0C9A1741"/>
    <w:multiLevelType w:val="hybridMultilevel"/>
    <w:tmpl w:val="78A23F2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9313282"/>
    <w:multiLevelType w:val="hybridMultilevel"/>
    <w:tmpl w:val="0F20805C"/>
    <w:lvl w:ilvl="0" w:tplc="082033C2">
      <w:start w:val="2"/>
      <w:numFmt w:val="bullet"/>
      <w:lvlText w:val="-"/>
      <w:lvlJc w:val="left"/>
      <w:pPr>
        <w:ind w:left="720" w:hanging="360"/>
      </w:pPr>
      <w:rPr>
        <w:rFonts w:ascii="Tahoma" w:eastAsia="MS Mincho" w:hAnsi="Tahoma"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7507445"/>
    <w:multiLevelType w:val="hybridMultilevel"/>
    <w:tmpl w:val="9CE8144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299B65E1"/>
    <w:multiLevelType w:val="hybridMultilevel"/>
    <w:tmpl w:val="73867158"/>
    <w:lvl w:ilvl="0" w:tplc="082033C2">
      <w:start w:val="2"/>
      <w:numFmt w:val="bullet"/>
      <w:lvlText w:val="-"/>
      <w:lvlJc w:val="left"/>
      <w:pPr>
        <w:ind w:left="1440" w:hanging="360"/>
      </w:pPr>
      <w:rPr>
        <w:rFonts w:ascii="Tahoma" w:eastAsia="MS Mincho" w:hAnsi="Tahoma" w:cs="Tahoma"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2ED84CE3"/>
    <w:multiLevelType w:val="hybridMultilevel"/>
    <w:tmpl w:val="C6A2E4C8"/>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11" w15:restartNumberingAfterBreak="0">
    <w:nsid w:val="3818399D"/>
    <w:multiLevelType w:val="hybridMultilevel"/>
    <w:tmpl w:val="D6F86450"/>
    <w:lvl w:ilvl="0" w:tplc="F6E09282">
      <w:start w:val="2"/>
      <w:numFmt w:val="bullet"/>
      <w:lvlText w:val="-"/>
      <w:lvlJc w:val="left"/>
      <w:pPr>
        <w:ind w:left="2346" w:hanging="360"/>
      </w:pPr>
      <w:rPr>
        <w:rFonts w:ascii="Arial" w:eastAsia="Times New Roman" w:hAnsi="Arial" w:cs="Arial" w:hint="default"/>
      </w:rPr>
    </w:lvl>
    <w:lvl w:ilvl="1" w:tplc="04090003">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12" w15:restartNumberingAfterBreak="0">
    <w:nsid w:val="3887603A"/>
    <w:multiLevelType w:val="multilevel"/>
    <w:tmpl w:val="C6E61690"/>
    <w:lvl w:ilvl="0">
      <w:start w:val="1"/>
      <w:numFmt w:val="decimal"/>
      <w:lvlText w:val="%1"/>
      <w:lvlJc w:val="left"/>
      <w:pPr>
        <w:ind w:left="432" w:hanging="432"/>
      </w:pPr>
    </w:lvl>
    <w:lvl w:ilvl="1">
      <w:start w:val="1"/>
      <w:numFmt w:val="decimal"/>
      <w:lvlText w:val="%1.%2"/>
      <w:lvlJc w:val="left"/>
      <w:pPr>
        <w:ind w:left="576" w:hanging="576"/>
      </w:pPr>
      <w:rPr>
        <w:color w:val="000000" w:themeColor="text1"/>
      </w:rPr>
    </w:lvl>
    <w:lvl w:ilvl="2">
      <w:start w:val="1"/>
      <w:numFmt w:val="decimal"/>
      <w:pStyle w:val="Heading3"/>
      <w:lvlText w:val="%1.%2.%3"/>
      <w:lvlJc w:val="left"/>
      <w:pPr>
        <w:ind w:left="3510" w:hanging="720"/>
      </w:pPr>
      <w:rPr>
        <w:color w:val="auto"/>
      </w:rPr>
    </w:lvl>
    <w:lvl w:ilvl="3">
      <w:start w:val="1"/>
      <w:numFmt w:val="decimal"/>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3" w15:restartNumberingAfterBreak="0">
    <w:nsid w:val="39065C6C"/>
    <w:multiLevelType w:val="hybridMultilevel"/>
    <w:tmpl w:val="F8545172"/>
    <w:lvl w:ilvl="0" w:tplc="989031F6">
      <w:numFmt w:val="bullet"/>
      <w:lvlText w:val="-"/>
      <w:lvlJc w:val="left"/>
      <w:pPr>
        <w:ind w:left="900" w:hanging="360"/>
      </w:pPr>
      <w:rPr>
        <w:rFonts w:ascii="Calibri Light" w:eastAsia="MS Mincho" w:hAnsi="Calibri Light" w:cs="Arial" w:hint="default"/>
      </w:rPr>
    </w:lvl>
    <w:lvl w:ilvl="1" w:tplc="04090003">
      <w:start w:val="1"/>
      <w:numFmt w:val="bullet"/>
      <w:lvlText w:val="o"/>
      <w:lvlJc w:val="left"/>
      <w:pPr>
        <w:ind w:left="1620" w:hanging="360"/>
      </w:pPr>
      <w:rPr>
        <w:rFonts w:ascii="Courier New" w:hAnsi="Courier New" w:cs="Courier New" w:hint="default"/>
      </w:rPr>
    </w:lvl>
    <w:lvl w:ilvl="2" w:tplc="04090005">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4" w15:restartNumberingAfterBreak="0">
    <w:nsid w:val="391E70CA"/>
    <w:multiLevelType w:val="hybridMultilevel"/>
    <w:tmpl w:val="F2B4AA42"/>
    <w:lvl w:ilvl="0" w:tplc="76728F66">
      <w:start w:val="1"/>
      <w:numFmt w:val="bullet"/>
      <w:lvlText w:val=""/>
      <w:lvlJc w:val="left"/>
      <w:pPr>
        <w:tabs>
          <w:tab w:val="num" w:pos="360"/>
        </w:tabs>
        <w:ind w:left="360" w:hanging="360"/>
      </w:pPr>
      <w:rPr>
        <w:rFonts w:ascii="Symbol" w:hAnsi="Symbol" w:hint="default"/>
      </w:rPr>
    </w:lvl>
    <w:lvl w:ilvl="1" w:tplc="25E29A30">
      <w:start w:val="1"/>
      <w:numFmt w:val="lowerLetter"/>
      <w:lvlText w:val="%2."/>
      <w:lvlJc w:val="left"/>
      <w:pPr>
        <w:tabs>
          <w:tab w:val="num" w:pos="1440"/>
        </w:tabs>
        <w:ind w:left="1440" w:hanging="360"/>
      </w:pPr>
    </w:lvl>
    <w:lvl w:ilvl="2" w:tplc="92AA0ABE" w:tentative="1">
      <w:start w:val="1"/>
      <w:numFmt w:val="lowerRoman"/>
      <w:lvlText w:val="%3."/>
      <w:lvlJc w:val="right"/>
      <w:pPr>
        <w:tabs>
          <w:tab w:val="num" w:pos="2160"/>
        </w:tabs>
        <w:ind w:left="2160" w:hanging="180"/>
      </w:pPr>
    </w:lvl>
    <w:lvl w:ilvl="3" w:tplc="861AFE98" w:tentative="1">
      <w:start w:val="1"/>
      <w:numFmt w:val="decimal"/>
      <w:lvlText w:val="%4."/>
      <w:lvlJc w:val="left"/>
      <w:pPr>
        <w:tabs>
          <w:tab w:val="num" w:pos="2880"/>
        </w:tabs>
        <w:ind w:left="2880" w:hanging="360"/>
      </w:pPr>
    </w:lvl>
    <w:lvl w:ilvl="4" w:tplc="BBC64F38" w:tentative="1">
      <w:start w:val="1"/>
      <w:numFmt w:val="lowerLetter"/>
      <w:lvlText w:val="%5."/>
      <w:lvlJc w:val="left"/>
      <w:pPr>
        <w:tabs>
          <w:tab w:val="num" w:pos="3600"/>
        </w:tabs>
        <w:ind w:left="3600" w:hanging="360"/>
      </w:pPr>
    </w:lvl>
    <w:lvl w:ilvl="5" w:tplc="AD98305A" w:tentative="1">
      <w:start w:val="1"/>
      <w:numFmt w:val="lowerRoman"/>
      <w:lvlText w:val="%6."/>
      <w:lvlJc w:val="right"/>
      <w:pPr>
        <w:tabs>
          <w:tab w:val="num" w:pos="4320"/>
        </w:tabs>
        <w:ind w:left="4320" w:hanging="180"/>
      </w:pPr>
    </w:lvl>
    <w:lvl w:ilvl="6" w:tplc="4094BCA2" w:tentative="1">
      <w:start w:val="1"/>
      <w:numFmt w:val="decimal"/>
      <w:lvlText w:val="%7."/>
      <w:lvlJc w:val="left"/>
      <w:pPr>
        <w:tabs>
          <w:tab w:val="num" w:pos="5040"/>
        </w:tabs>
        <w:ind w:left="5040" w:hanging="360"/>
      </w:pPr>
    </w:lvl>
    <w:lvl w:ilvl="7" w:tplc="10CEEBF0" w:tentative="1">
      <w:start w:val="1"/>
      <w:numFmt w:val="lowerLetter"/>
      <w:lvlText w:val="%8."/>
      <w:lvlJc w:val="left"/>
      <w:pPr>
        <w:tabs>
          <w:tab w:val="num" w:pos="5760"/>
        </w:tabs>
        <w:ind w:left="5760" w:hanging="360"/>
      </w:pPr>
    </w:lvl>
    <w:lvl w:ilvl="8" w:tplc="072454C6" w:tentative="1">
      <w:start w:val="1"/>
      <w:numFmt w:val="lowerRoman"/>
      <w:lvlText w:val="%9."/>
      <w:lvlJc w:val="right"/>
      <w:pPr>
        <w:tabs>
          <w:tab w:val="num" w:pos="6480"/>
        </w:tabs>
        <w:ind w:left="6480" w:hanging="180"/>
      </w:pPr>
    </w:lvl>
  </w:abstractNum>
  <w:abstractNum w:abstractNumId="15" w15:restartNumberingAfterBreak="0">
    <w:nsid w:val="39A1182D"/>
    <w:multiLevelType w:val="multilevel"/>
    <w:tmpl w:val="5C9E806A"/>
    <w:lvl w:ilvl="0">
      <w:start w:val="2"/>
      <w:numFmt w:val="decimal"/>
      <w:lvlText w:val="%1"/>
      <w:lvlJc w:val="left"/>
      <w:pPr>
        <w:ind w:left="660" w:hanging="660"/>
      </w:pPr>
      <w:rPr>
        <w:rFonts w:hint="default"/>
      </w:rPr>
    </w:lvl>
    <w:lvl w:ilvl="1">
      <w:start w:val="12"/>
      <w:numFmt w:val="decimal"/>
      <w:lvlText w:val="%1.%2"/>
      <w:lvlJc w:val="left"/>
      <w:pPr>
        <w:ind w:left="1380" w:hanging="6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6" w15:restartNumberingAfterBreak="0">
    <w:nsid w:val="3BB01E51"/>
    <w:multiLevelType w:val="hybridMultilevel"/>
    <w:tmpl w:val="65B4095E"/>
    <w:lvl w:ilvl="0" w:tplc="C38AFA72">
      <w:start w:val="1"/>
      <w:numFmt w:val="decimal"/>
      <w:lvlText w:val="%1."/>
      <w:lvlJc w:val="left"/>
      <w:pPr>
        <w:tabs>
          <w:tab w:val="num" w:pos="720"/>
        </w:tabs>
        <w:ind w:left="720" w:hanging="360"/>
      </w:pPr>
    </w:lvl>
    <w:lvl w:ilvl="1" w:tplc="83DAB454" w:tentative="1">
      <w:start w:val="1"/>
      <w:numFmt w:val="decimal"/>
      <w:lvlText w:val="%2."/>
      <w:lvlJc w:val="left"/>
      <w:pPr>
        <w:tabs>
          <w:tab w:val="num" w:pos="1440"/>
        </w:tabs>
        <w:ind w:left="1440" w:hanging="360"/>
      </w:pPr>
    </w:lvl>
    <w:lvl w:ilvl="2" w:tplc="A976B140" w:tentative="1">
      <w:start w:val="1"/>
      <w:numFmt w:val="decimal"/>
      <w:lvlText w:val="%3."/>
      <w:lvlJc w:val="left"/>
      <w:pPr>
        <w:tabs>
          <w:tab w:val="num" w:pos="2160"/>
        </w:tabs>
        <w:ind w:left="2160" w:hanging="360"/>
      </w:pPr>
    </w:lvl>
    <w:lvl w:ilvl="3" w:tplc="77DC9724" w:tentative="1">
      <w:start w:val="1"/>
      <w:numFmt w:val="decimal"/>
      <w:lvlText w:val="%4."/>
      <w:lvlJc w:val="left"/>
      <w:pPr>
        <w:tabs>
          <w:tab w:val="num" w:pos="2880"/>
        </w:tabs>
        <w:ind w:left="2880" w:hanging="360"/>
      </w:pPr>
    </w:lvl>
    <w:lvl w:ilvl="4" w:tplc="EA344C10" w:tentative="1">
      <w:start w:val="1"/>
      <w:numFmt w:val="decimal"/>
      <w:lvlText w:val="%5."/>
      <w:lvlJc w:val="left"/>
      <w:pPr>
        <w:tabs>
          <w:tab w:val="num" w:pos="3600"/>
        </w:tabs>
        <w:ind w:left="3600" w:hanging="360"/>
      </w:pPr>
    </w:lvl>
    <w:lvl w:ilvl="5" w:tplc="51D01EEE" w:tentative="1">
      <w:start w:val="1"/>
      <w:numFmt w:val="decimal"/>
      <w:lvlText w:val="%6."/>
      <w:lvlJc w:val="left"/>
      <w:pPr>
        <w:tabs>
          <w:tab w:val="num" w:pos="4320"/>
        </w:tabs>
        <w:ind w:left="4320" w:hanging="360"/>
      </w:pPr>
    </w:lvl>
    <w:lvl w:ilvl="6" w:tplc="0A48CF68" w:tentative="1">
      <w:start w:val="1"/>
      <w:numFmt w:val="decimal"/>
      <w:lvlText w:val="%7."/>
      <w:lvlJc w:val="left"/>
      <w:pPr>
        <w:tabs>
          <w:tab w:val="num" w:pos="5040"/>
        </w:tabs>
        <w:ind w:left="5040" w:hanging="360"/>
      </w:pPr>
    </w:lvl>
    <w:lvl w:ilvl="7" w:tplc="589E36F6" w:tentative="1">
      <w:start w:val="1"/>
      <w:numFmt w:val="decimal"/>
      <w:lvlText w:val="%8."/>
      <w:lvlJc w:val="left"/>
      <w:pPr>
        <w:tabs>
          <w:tab w:val="num" w:pos="5760"/>
        </w:tabs>
        <w:ind w:left="5760" w:hanging="360"/>
      </w:pPr>
    </w:lvl>
    <w:lvl w:ilvl="8" w:tplc="FFF4DC6E" w:tentative="1">
      <w:start w:val="1"/>
      <w:numFmt w:val="decimal"/>
      <w:lvlText w:val="%9."/>
      <w:lvlJc w:val="left"/>
      <w:pPr>
        <w:tabs>
          <w:tab w:val="num" w:pos="6480"/>
        </w:tabs>
        <w:ind w:left="6480" w:hanging="360"/>
      </w:pPr>
    </w:lvl>
  </w:abstractNum>
  <w:abstractNum w:abstractNumId="17" w15:restartNumberingAfterBreak="0">
    <w:nsid w:val="47567FE2"/>
    <w:multiLevelType w:val="hybridMultilevel"/>
    <w:tmpl w:val="A8C2976E"/>
    <w:lvl w:ilvl="0" w:tplc="C9DEEE7A">
      <w:start w:val="1"/>
      <w:numFmt w:val="bullet"/>
      <w:lvlText w:val="•"/>
      <w:lvlJc w:val="left"/>
      <w:pPr>
        <w:tabs>
          <w:tab w:val="num" w:pos="720"/>
        </w:tabs>
        <w:ind w:left="720" w:hanging="360"/>
      </w:pPr>
      <w:rPr>
        <w:rFonts w:ascii="Arial" w:hAnsi="Arial" w:hint="default"/>
      </w:rPr>
    </w:lvl>
    <w:lvl w:ilvl="1" w:tplc="6D46B50E">
      <w:numFmt w:val="bullet"/>
      <w:lvlText w:val="•"/>
      <w:lvlJc w:val="left"/>
      <w:pPr>
        <w:tabs>
          <w:tab w:val="num" w:pos="1440"/>
        </w:tabs>
        <w:ind w:left="1440" w:hanging="360"/>
      </w:pPr>
      <w:rPr>
        <w:rFonts w:ascii="Arial" w:hAnsi="Arial" w:hint="default"/>
      </w:rPr>
    </w:lvl>
    <w:lvl w:ilvl="2" w:tplc="809C8944" w:tentative="1">
      <w:start w:val="1"/>
      <w:numFmt w:val="bullet"/>
      <w:lvlText w:val="•"/>
      <w:lvlJc w:val="left"/>
      <w:pPr>
        <w:tabs>
          <w:tab w:val="num" w:pos="2160"/>
        </w:tabs>
        <w:ind w:left="2160" w:hanging="360"/>
      </w:pPr>
      <w:rPr>
        <w:rFonts w:ascii="Arial" w:hAnsi="Arial" w:hint="default"/>
      </w:rPr>
    </w:lvl>
    <w:lvl w:ilvl="3" w:tplc="7F66CA1E" w:tentative="1">
      <w:start w:val="1"/>
      <w:numFmt w:val="bullet"/>
      <w:lvlText w:val="•"/>
      <w:lvlJc w:val="left"/>
      <w:pPr>
        <w:tabs>
          <w:tab w:val="num" w:pos="2880"/>
        </w:tabs>
        <w:ind w:left="2880" w:hanging="360"/>
      </w:pPr>
      <w:rPr>
        <w:rFonts w:ascii="Arial" w:hAnsi="Arial" w:hint="default"/>
      </w:rPr>
    </w:lvl>
    <w:lvl w:ilvl="4" w:tplc="8564B654" w:tentative="1">
      <w:start w:val="1"/>
      <w:numFmt w:val="bullet"/>
      <w:lvlText w:val="•"/>
      <w:lvlJc w:val="left"/>
      <w:pPr>
        <w:tabs>
          <w:tab w:val="num" w:pos="3600"/>
        </w:tabs>
        <w:ind w:left="3600" w:hanging="360"/>
      </w:pPr>
      <w:rPr>
        <w:rFonts w:ascii="Arial" w:hAnsi="Arial" w:hint="default"/>
      </w:rPr>
    </w:lvl>
    <w:lvl w:ilvl="5" w:tplc="2662BFE4" w:tentative="1">
      <w:start w:val="1"/>
      <w:numFmt w:val="bullet"/>
      <w:lvlText w:val="•"/>
      <w:lvlJc w:val="left"/>
      <w:pPr>
        <w:tabs>
          <w:tab w:val="num" w:pos="4320"/>
        </w:tabs>
        <w:ind w:left="4320" w:hanging="360"/>
      </w:pPr>
      <w:rPr>
        <w:rFonts w:ascii="Arial" w:hAnsi="Arial" w:hint="default"/>
      </w:rPr>
    </w:lvl>
    <w:lvl w:ilvl="6" w:tplc="051AF3C2" w:tentative="1">
      <w:start w:val="1"/>
      <w:numFmt w:val="bullet"/>
      <w:lvlText w:val="•"/>
      <w:lvlJc w:val="left"/>
      <w:pPr>
        <w:tabs>
          <w:tab w:val="num" w:pos="5040"/>
        </w:tabs>
        <w:ind w:left="5040" w:hanging="360"/>
      </w:pPr>
      <w:rPr>
        <w:rFonts w:ascii="Arial" w:hAnsi="Arial" w:hint="default"/>
      </w:rPr>
    </w:lvl>
    <w:lvl w:ilvl="7" w:tplc="F50A28CA" w:tentative="1">
      <w:start w:val="1"/>
      <w:numFmt w:val="bullet"/>
      <w:lvlText w:val="•"/>
      <w:lvlJc w:val="left"/>
      <w:pPr>
        <w:tabs>
          <w:tab w:val="num" w:pos="5760"/>
        </w:tabs>
        <w:ind w:left="5760" w:hanging="360"/>
      </w:pPr>
      <w:rPr>
        <w:rFonts w:ascii="Arial" w:hAnsi="Arial" w:hint="default"/>
      </w:rPr>
    </w:lvl>
    <w:lvl w:ilvl="8" w:tplc="2AB24566"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47E54E84"/>
    <w:multiLevelType w:val="hybridMultilevel"/>
    <w:tmpl w:val="DAA0E468"/>
    <w:lvl w:ilvl="0" w:tplc="F6E09282">
      <w:start w:val="2"/>
      <w:numFmt w:val="bullet"/>
      <w:lvlText w:val="-"/>
      <w:lvlJc w:val="left"/>
      <w:pPr>
        <w:ind w:left="1446" w:hanging="360"/>
      </w:pPr>
      <w:rPr>
        <w:rFonts w:ascii="Arial" w:eastAsia="Times New Roman" w:hAnsi="Arial" w:cs="Arial" w:hint="default"/>
      </w:rPr>
    </w:lvl>
    <w:lvl w:ilvl="1" w:tplc="04090003" w:tentative="1">
      <w:start w:val="1"/>
      <w:numFmt w:val="bullet"/>
      <w:lvlText w:val="o"/>
      <w:lvlJc w:val="left"/>
      <w:pPr>
        <w:ind w:left="2166" w:hanging="360"/>
      </w:pPr>
      <w:rPr>
        <w:rFonts w:ascii="Courier New" w:hAnsi="Courier New" w:cs="Courier New" w:hint="default"/>
      </w:rPr>
    </w:lvl>
    <w:lvl w:ilvl="2" w:tplc="04090005" w:tentative="1">
      <w:start w:val="1"/>
      <w:numFmt w:val="bullet"/>
      <w:lvlText w:val=""/>
      <w:lvlJc w:val="left"/>
      <w:pPr>
        <w:ind w:left="2886" w:hanging="360"/>
      </w:pPr>
      <w:rPr>
        <w:rFonts w:ascii="Wingdings" w:hAnsi="Wingdings" w:hint="default"/>
      </w:rPr>
    </w:lvl>
    <w:lvl w:ilvl="3" w:tplc="04090001" w:tentative="1">
      <w:start w:val="1"/>
      <w:numFmt w:val="bullet"/>
      <w:lvlText w:val=""/>
      <w:lvlJc w:val="left"/>
      <w:pPr>
        <w:ind w:left="3606" w:hanging="360"/>
      </w:pPr>
      <w:rPr>
        <w:rFonts w:ascii="Symbol" w:hAnsi="Symbol" w:hint="default"/>
      </w:rPr>
    </w:lvl>
    <w:lvl w:ilvl="4" w:tplc="04090003" w:tentative="1">
      <w:start w:val="1"/>
      <w:numFmt w:val="bullet"/>
      <w:lvlText w:val="o"/>
      <w:lvlJc w:val="left"/>
      <w:pPr>
        <w:ind w:left="4326" w:hanging="360"/>
      </w:pPr>
      <w:rPr>
        <w:rFonts w:ascii="Courier New" w:hAnsi="Courier New" w:cs="Courier New" w:hint="default"/>
      </w:rPr>
    </w:lvl>
    <w:lvl w:ilvl="5" w:tplc="04090005" w:tentative="1">
      <w:start w:val="1"/>
      <w:numFmt w:val="bullet"/>
      <w:lvlText w:val=""/>
      <w:lvlJc w:val="left"/>
      <w:pPr>
        <w:ind w:left="5046" w:hanging="360"/>
      </w:pPr>
      <w:rPr>
        <w:rFonts w:ascii="Wingdings" w:hAnsi="Wingdings" w:hint="default"/>
      </w:rPr>
    </w:lvl>
    <w:lvl w:ilvl="6" w:tplc="04090001" w:tentative="1">
      <w:start w:val="1"/>
      <w:numFmt w:val="bullet"/>
      <w:lvlText w:val=""/>
      <w:lvlJc w:val="left"/>
      <w:pPr>
        <w:ind w:left="5766" w:hanging="360"/>
      </w:pPr>
      <w:rPr>
        <w:rFonts w:ascii="Symbol" w:hAnsi="Symbol" w:hint="default"/>
      </w:rPr>
    </w:lvl>
    <w:lvl w:ilvl="7" w:tplc="04090003" w:tentative="1">
      <w:start w:val="1"/>
      <w:numFmt w:val="bullet"/>
      <w:lvlText w:val="o"/>
      <w:lvlJc w:val="left"/>
      <w:pPr>
        <w:ind w:left="6486" w:hanging="360"/>
      </w:pPr>
      <w:rPr>
        <w:rFonts w:ascii="Courier New" w:hAnsi="Courier New" w:cs="Courier New" w:hint="default"/>
      </w:rPr>
    </w:lvl>
    <w:lvl w:ilvl="8" w:tplc="04090005" w:tentative="1">
      <w:start w:val="1"/>
      <w:numFmt w:val="bullet"/>
      <w:lvlText w:val=""/>
      <w:lvlJc w:val="left"/>
      <w:pPr>
        <w:ind w:left="7206" w:hanging="360"/>
      </w:pPr>
      <w:rPr>
        <w:rFonts w:ascii="Wingdings" w:hAnsi="Wingdings" w:hint="default"/>
      </w:rPr>
    </w:lvl>
  </w:abstractNum>
  <w:abstractNum w:abstractNumId="19" w15:restartNumberingAfterBreak="0">
    <w:nsid w:val="48E83B8F"/>
    <w:multiLevelType w:val="hybridMultilevel"/>
    <w:tmpl w:val="6A56F7CC"/>
    <w:lvl w:ilvl="0" w:tplc="8AC6748E">
      <w:start w:val="1"/>
      <w:numFmt w:val="decimal"/>
      <w:lvlText w:val="%1."/>
      <w:lvlJc w:val="left"/>
      <w:pPr>
        <w:tabs>
          <w:tab w:val="num" w:pos="1800"/>
        </w:tabs>
        <w:ind w:left="1800" w:hanging="360"/>
      </w:pPr>
    </w:lvl>
    <w:lvl w:ilvl="1" w:tplc="04090019" w:tentative="1">
      <w:start w:val="1"/>
      <w:numFmt w:val="lowerLetter"/>
      <w:lvlText w:val="%2."/>
      <w:lvlJc w:val="left"/>
      <w:pPr>
        <w:tabs>
          <w:tab w:val="num" w:pos="4777"/>
        </w:tabs>
        <w:ind w:left="4777" w:hanging="360"/>
      </w:pPr>
    </w:lvl>
    <w:lvl w:ilvl="2" w:tplc="0409001B" w:tentative="1">
      <w:start w:val="1"/>
      <w:numFmt w:val="lowerRoman"/>
      <w:lvlText w:val="%3."/>
      <w:lvlJc w:val="right"/>
      <w:pPr>
        <w:tabs>
          <w:tab w:val="num" w:pos="5497"/>
        </w:tabs>
        <w:ind w:left="5497" w:hanging="180"/>
      </w:pPr>
    </w:lvl>
    <w:lvl w:ilvl="3" w:tplc="0409000F" w:tentative="1">
      <w:start w:val="1"/>
      <w:numFmt w:val="decimal"/>
      <w:lvlText w:val="%4."/>
      <w:lvlJc w:val="left"/>
      <w:pPr>
        <w:tabs>
          <w:tab w:val="num" w:pos="6217"/>
        </w:tabs>
        <w:ind w:left="6217" w:hanging="360"/>
      </w:pPr>
    </w:lvl>
    <w:lvl w:ilvl="4" w:tplc="04090019" w:tentative="1">
      <w:start w:val="1"/>
      <w:numFmt w:val="lowerLetter"/>
      <w:lvlText w:val="%5."/>
      <w:lvlJc w:val="left"/>
      <w:pPr>
        <w:tabs>
          <w:tab w:val="num" w:pos="6937"/>
        </w:tabs>
        <w:ind w:left="6937" w:hanging="360"/>
      </w:pPr>
    </w:lvl>
    <w:lvl w:ilvl="5" w:tplc="0409001B" w:tentative="1">
      <w:start w:val="1"/>
      <w:numFmt w:val="lowerRoman"/>
      <w:lvlText w:val="%6."/>
      <w:lvlJc w:val="right"/>
      <w:pPr>
        <w:tabs>
          <w:tab w:val="num" w:pos="7657"/>
        </w:tabs>
        <w:ind w:left="7657" w:hanging="180"/>
      </w:pPr>
    </w:lvl>
    <w:lvl w:ilvl="6" w:tplc="0409000F" w:tentative="1">
      <w:start w:val="1"/>
      <w:numFmt w:val="decimal"/>
      <w:lvlText w:val="%7."/>
      <w:lvlJc w:val="left"/>
      <w:pPr>
        <w:tabs>
          <w:tab w:val="num" w:pos="8377"/>
        </w:tabs>
        <w:ind w:left="8377" w:hanging="360"/>
      </w:pPr>
    </w:lvl>
    <w:lvl w:ilvl="7" w:tplc="04090019" w:tentative="1">
      <w:start w:val="1"/>
      <w:numFmt w:val="lowerLetter"/>
      <w:lvlText w:val="%8."/>
      <w:lvlJc w:val="left"/>
      <w:pPr>
        <w:tabs>
          <w:tab w:val="num" w:pos="9097"/>
        </w:tabs>
        <w:ind w:left="9097" w:hanging="360"/>
      </w:pPr>
    </w:lvl>
    <w:lvl w:ilvl="8" w:tplc="0409001B" w:tentative="1">
      <w:start w:val="1"/>
      <w:numFmt w:val="lowerRoman"/>
      <w:lvlText w:val="%9."/>
      <w:lvlJc w:val="right"/>
      <w:pPr>
        <w:tabs>
          <w:tab w:val="num" w:pos="9817"/>
        </w:tabs>
        <w:ind w:left="9817" w:hanging="180"/>
      </w:pPr>
    </w:lvl>
  </w:abstractNum>
  <w:abstractNum w:abstractNumId="20" w15:restartNumberingAfterBreak="0">
    <w:nsid w:val="4A670EDC"/>
    <w:multiLevelType w:val="hybridMultilevel"/>
    <w:tmpl w:val="F18E76B6"/>
    <w:lvl w:ilvl="0" w:tplc="F6E09282">
      <w:start w:val="2"/>
      <w:numFmt w:val="bullet"/>
      <w:lvlText w:val="-"/>
      <w:lvlJc w:val="left"/>
      <w:pPr>
        <w:ind w:left="1614" w:hanging="360"/>
      </w:pPr>
      <w:rPr>
        <w:rFonts w:ascii="Arial" w:eastAsia="Times New Roman" w:hAnsi="Arial" w:cs="Arial" w:hint="default"/>
      </w:rPr>
    </w:lvl>
    <w:lvl w:ilvl="1" w:tplc="04090003" w:tentative="1">
      <w:start w:val="1"/>
      <w:numFmt w:val="bullet"/>
      <w:lvlText w:val="o"/>
      <w:lvlJc w:val="left"/>
      <w:pPr>
        <w:ind w:left="2334" w:hanging="360"/>
      </w:pPr>
      <w:rPr>
        <w:rFonts w:ascii="Courier New" w:hAnsi="Courier New" w:cs="Courier New" w:hint="default"/>
      </w:rPr>
    </w:lvl>
    <w:lvl w:ilvl="2" w:tplc="04090005" w:tentative="1">
      <w:start w:val="1"/>
      <w:numFmt w:val="bullet"/>
      <w:lvlText w:val=""/>
      <w:lvlJc w:val="left"/>
      <w:pPr>
        <w:ind w:left="3054" w:hanging="360"/>
      </w:pPr>
      <w:rPr>
        <w:rFonts w:ascii="Wingdings" w:hAnsi="Wingdings" w:hint="default"/>
      </w:rPr>
    </w:lvl>
    <w:lvl w:ilvl="3" w:tplc="04090001" w:tentative="1">
      <w:start w:val="1"/>
      <w:numFmt w:val="bullet"/>
      <w:lvlText w:val=""/>
      <w:lvlJc w:val="left"/>
      <w:pPr>
        <w:ind w:left="3774" w:hanging="360"/>
      </w:pPr>
      <w:rPr>
        <w:rFonts w:ascii="Symbol" w:hAnsi="Symbol" w:hint="default"/>
      </w:rPr>
    </w:lvl>
    <w:lvl w:ilvl="4" w:tplc="04090003" w:tentative="1">
      <w:start w:val="1"/>
      <w:numFmt w:val="bullet"/>
      <w:lvlText w:val="o"/>
      <w:lvlJc w:val="left"/>
      <w:pPr>
        <w:ind w:left="4494" w:hanging="360"/>
      </w:pPr>
      <w:rPr>
        <w:rFonts w:ascii="Courier New" w:hAnsi="Courier New" w:cs="Courier New" w:hint="default"/>
      </w:rPr>
    </w:lvl>
    <w:lvl w:ilvl="5" w:tplc="04090005" w:tentative="1">
      <w:start w:val="1"/>
      <w:numFmt w:val="bullet"/>
      <w:lvlText w:val=""/>
      <w:lvlJc w:val="left"/>
      <w:pPr>
        <w:ind w:left="5214" w:hanging="360"/>
      </w:pPr>
      <w:rPr>
        <w:rFonts w:ascii="Wingdings" w:hAnsi="Wingdings" w:hint="default"/>
      </w:rPr>
    </w:lvl>
    <w:lvl w:ilvl="6" w:tplc="04090001" w:tentative="1">
      <w:start w:val="1"/>
      <w:numFmt w:val="bullet"/>
      <w:lvlText w:val=""/>
      <w:lvlJc w:val="left"/>
      <w:pPr>
        <w:ind w:left="5934" w:hanging="360"/>
      </w:pPr>
      <w:rPr>
        <w:rFonts w:ascii="Symbol" w:hAnsi="Symbol" w:hint="default"/>
      </w:rPr>
    </w:lvl>
    <w:lvl w:ilvl="7" w:tplc="04090003" w:tentative="1">
      <w:start w:val="1"/>
      <w:numFmt w:val="bullet"/>
      <w:lvlText w:val="o"/>
      <w:lvlJc w:val="left"/>
      <w:pPr>
        <w:ind w:left="6654" w:hanging="360"/>
      </w:pPr>
      <w:rPr>
        <w:rFonts w:ascii="Courier New" w:hAnsi="Courier New" w:cs="Courier New" w:hint="default"/>
      </w:rPr>
    </w:lvl>
    <w:lvl w:ilvl="8" w:tplc="04090005" w:tentative="1">
      <w:start w:val="1"/>
      <w:numFmt w:val="bullet"/>
      <w:lvlText w:val=""/>
      <w:lvlJc w:val="left"/>
      <w:pPr>
        <w:ind w:left="7374" w:hanging="360"/>
      </w:pPr>
      <w:rPr>
        <w:rFonts w:ascii="Wingdings" w:hAnsi="Wingdings" w:hint="default"/>
      </w:rPr>
    </w:lvl>
  </w:abstractNum>
  <w:abstractNum w:abstractNumId="21" w15:restartNumberingAfterBreak="0">
    <w:nsid w:val="51625CDC"/>
    <w:multiLevelType w:val="hybridMultilevel"/>
    <w:tmpl w:val="E8F23C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84D5BEC"/>
    <w:multiLevelType w:val="hybridMultilevel"/>
    <w:tmpl w:val="8974C836"/>
    <w:lvl w:ilvl="0" w:tplc="F6E09282">
      <w:start w:val="2"/>
      <w:numFmt w:val="bullet"/>
      <w:lvlText w:val="-"/>
      <w:lvlJc w:val="left"/>
      <w:pPr>
        <w:ind w:left="2160" w:hanging="360"/>
      </w:pPr>
      <w:rPr>
        <w:rFonts w:ascii="Arial" w:eastAsia="Times New Roman" w:hAnsi="Arial" w:cs="Aria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3" w15:restartNumberingAfterBreak="0">
    <w:nsid w:val="58CF4171"/>
    <w:multiLevelType w:val="hybridMultilevel"/>
    <w:tmpl w:val="27A2D334"/>
    <w:lvl w:ilvl="0" w:tplc="2D4AE4E8">
      <w:start w:val="1"/>
      <w:numFmt w:val="decimal"/>
      <w:lvlText w:val="(%1)"/>
      <w:lvlJc w:val="left"/>
      <w:pPr>
        <w:ind w:left="950" w:hanging="360"/>
      </w:pPr>
      <w:rPr>
        <w:rFonts w:hint="default"/>
      </w:rPr>
    </w:lvl>
    <w:lvl w:ilvl="1" w:tplc="04090019">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24" w15:restartNumberingAfterBreak="0">
    <w:nsid w:val="5A0E113C"/>
    <w:multiLevelType w:val="hybridMultilevel"/>
    <w:tmpl w:val="E9DA0610"/>
    <w:lvl w:ilvl="0" w:tplc="F6E09282">
      <w:start w:val="2"/>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E3567F9"/>
    <w:multiLevelType w:val="hybridMultilevel"/>
    <w:tmpl w:val="1744F3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E80110A"/>
    <w:multiLevelType w:val="multilevel"/>
    <w:tmpl w:val="A6382CCA"/>
    <w:lvl w:ilvl="0">
      <w:start w:val="4"/>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8280" w:hanging="2520"/>
      </w:pPr>
      <w:rPr>
        <w:rFonts w:hint="default"/>
      </w:rPr>
    </w:lvl>
  </w:abstractNum>
  <w:abstractNum w:abstractNumId="27" w15:restartNumberingAfterBreak="0">
    <w:nsid w:val="5EA35EA9"/>
    <w:multiLevelType w:val="multilevel"/>
    <w:tmpl w:val="5210C58A"/>
    <w:lvl w:ilvl="0">
      <w:start w:val="1"/>
      <w:numFmt w:val="decimal"/>
      <w:pStyle w:val="Heading1"/>
      <w:lvlText w:val="%1"/>
      <w:lvlJc w:val="left"/>
      <w:pPr>
        <w:ind w:left="432" w:hanging="432"/>
      </w:pPr>
    </w:lvl>
    <w:lvl w:ilvl="1">
      <w:start w:val="1"/>
      <w:numFmt w:val="decimal"/>
      <w:pStyle w:val="Heading2"/>
      <w:lvlText w:val="%1.%2"/>
      <w:lvlJc w:val="left"/>
      <w:pPr>
        <w:ind w:left="7326" w:hanging="576"/>
      </w:pPr>
    </w:lvl>
    <w:lvl w:ilvl="2">
      <w:start w:val="1"/>
      <w:numFmt w:val="decimal"/>
      <w:lvlText w:val="%1.%2.%3"/>
      <w:lvlJc w:val="left"/>
      <w:pPr>
        <w:ind w:left="1146"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8" w15:restartNumberingAfterBreak="0">
    <w:nsid w:val="5EC27083"/>
    <w:multiLevelType w:val="hybridMultilevel"/>
    <w:tmpl w:val="64825D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64D21596"/>
    <w:multiLevelType w:val="hybridMultilevel"/>
    <w:tmpl w:val="82C09AE0"/>
    <w:lvl w:ilvl="0" w:tplc="F6E09282">
      <w:start w:val="2"/>
      <w:numFmt w:val="bullet"/>
      <w:lvlText w:val="-"/>
      <w:lvlJc w:val="left"/>
      <w:pPr>
        <w:tabs>
          <w:tab w:val="num" w:pos="1080"/>
        </w:tabs>
        <w:ind w:left="1080" w:hanging="360"/>
      </w:pPr>
      <w:rPr>
        <w:rFonts w:ascii="Arial" w:eastAsia="Times New Roman" w:hAnsi="Arial" w:cs="Arial" w:hint="default"/>
      </w:rPr>
    </w:lvl>
    <w:lvl w:ilvl="1" w:tplc="643E2646" w:tentative="1">
      <w:start w:val="1"/>
      <w:numFmt w:val="bullet"/>
      <w:lvlText w:val="•"/>
      <w:lvlJc w:val="left"/>
      <w:pPr>
        <w:tabs>
          <w:tab w:val="num" w:pos="1800"/>
        </w:tabs>
        <w:ind w:left="1800" w:hanging="360"/>
      </w:pPr>
      <w:rPr>
        <w:rFonts w:ascii="Arial" w:hAnsi="Arial" w:hint="default"/>
      </w:rPr>
    </w:lvl>
    <w:lvl w:ilvl="2" w:tplc="BD56103E" w:tentative="1">
      <w:start w:val="1"/>
      <w:numFmt w:val="bullet"/>
      <w:lvlText w:val="•"/>
      <w:lvlJc w:val="left"/>
      <w:pPr>
        <w:tabs>
          <w:tab w:val="num" w:pos="2520"/>
        </w:tabs>
        <w:ind w:left="2520" w:hanging="360"/>
      </w:pPr>
      <w:rPr>
        <w:rFonts w:ascii="Arial" w:hAnsi="Arial" w:hint="default"/>
      </w:rPr>
    </w:lvl>
    <w:lvl w:ilvl="3" w:tplc="7FE845A6" w:tentative="1">
      <w:start w:val="1"/>
      <w:numFmt w:val="bullet"/>
      <w:lvlText w:val="•"/>
      <w:lvlJc w:val="left"/>
      <w:pPr>
        <w:tabs>
          <w:tab w:val="num" w:pos="3240"/>
        </w:tabs>
        <w:ind w:left="3240" w:hanging="360"/>
      </w:pPr>
      <w:rPr>
        <w:rFonts w:ascii="Arial" w:hAnsi="Arial" w:hint="default"/>
      </w:rPr>
    </w:lvl>
    <w:lvl w:ilvl="4" w:tplc="72D838F2" w:tentative="1">
      <w:start w:val="1"/>
      <w:numFmt w:val="bullet"/>
      <w:lvlText w:val="•"/>
      <w:lvlJc w:val="left"/>
      <w:pPr>
        <w:tabs>
          <w:tab w:val="num" w:pos="3960"/>
        </w:tabs>
        <w:ind w:left="3960" w:hanging="360"/>
      </w:pPr>
      <w:rPr>
        <w:rFonts w:ascii="Arial" w:hAnsi="Arial" w:hint="default"/>
      </w:rPr>
    </w:lvl>
    <w:lvl w:ilvl="5" w:tplc="125E1B8A" w:tentative="1">
      <w:start w:val="1"/>
      <w:numFmt w:val="bullet"/>
      <w:lvlText w:val="•"/>
      <w:lvlJc w:val="left"/>
      <w:pPr>
        <w:tabs>
          <w:tab w:val="num" w:pos="4680"/>
        </w:tabs>
        <w:ind w:left="4680" w:hanging="360"/>
      </w:pPr>
      <w:rPr>
        <w:rFonts w:ascii="Arial" w:hAnsi="Arial" w:hint="default"/>
      </w:rPr>
    </w:lvl>
    <w:lvl w:ilvl="6" w:tplc="DBF25364" w:tentative="1">
      <w:start w:val="1"/>
      <w:numFmt w:val="bullet"/>
      <w:lvlText w:val="•"/>
      <w:lvlJc w:val="left"/>
      <w:pPr>
        <w:tabs>
          <w:tab w:val="num" w:pos="5400"/>
        </w:tabs>
        <w:ind w:left="5400" w:hanging="360"/>
      </w:pPr>
      <w:rPr>
        <w:rFonts w:ascii="Arial" w:hAnsi="Arial" w:hint="default"/>
      </w:rPr>
    </w:lvl>
    <w:lvl w:ilvl="7" w:tplc="A84C00B4" w:tentative="1">
      <w:start w:val="1"/>
      <w:numFmt w:val="bullet"/>
      <w:lvlText w:val="•"/>
      <w:lvlJc w:val="left"/>
      <w:pPr>
        <w:tabs>
          <w:tab w:val="num" w:pos="6120"/>
        </w:tabs>
        <w:ind w:left="6120" w:hanging="360"/>
      </w:pPr>
      <w:rPr>
        <w:rFonts w:ascii="Arial" w:hAnsi="Arial" w:hint="default"/>
      </w:rPr>
    </w:lvl>
    <w:lvl w:ilvl="8" w:tplc="59EE7B12" w:tentative="1">
      <w:start w:val="1"/>
      <w:numFmt w:val="bullet"/>
      <w:lvlText w:val="•"/>
      <w:lvlJc w:val="left"/>
      <w:pPr>
        <w:tabs>
          <w:tab w:val="num" w:pos="6840"/>
        </w:tabs>
        <w:ind w:left="6840" w:hanging="360"/>
      </w:pPr>
      <w:rPr>
        <w:rFonts w:ascii="Arial" w:hAnsi="Arial" w:hint="default"/>
      </w:rPr>
    </w:lvl>
  </w:abstractNum>
  <w:abstractNum w:abstractNumId="30" w15:restartNumberingAfterBreak="0">
    <w:nsid w:val="653C0D55"/>
    <w:multiLevelType w:val="hybridMultilevel"/>
    <w:tmpl w:val="3D12648A"/>
    <w:lvl w:ilvl="0" w:tplc="66BE15C0">
      <w:start w:val="1"/>
      <w:numFmt w:val="bullet"/>
      <w:lvlText w:val="•"/>
      <w:lvlJc w:val="left"/>
      <w:pPr>
        <w:tabs>
          <w:tab w:val="num" w:pos="720"/>
        </w:tabs>
        <w:ind w:left="720" w:hanging="360"/>
      </w:pPr>
      <w:rPr>
        <w:rFonts w:ascii="Arial" w:hAnsi="Arial" w:hint="default"/>
      </w:rPr>
    </w:lvl>
    <w:lvl w:ilvl="1" w:tplc="EB06CAF0" w:tentative="1">
      <w:start w:val="1"/>
      <w:numFmt w:val="bullet"/>
      <w:lvlText w:val="•"/>
      <w:lvlJc w:val="left"/>
      <w:pPr>
        <w:tabs>
          <w:tab w:val="num" w:pos="1440"/>
        </w:tabs>
        <w:ind w:left="1440" w:hanging="360"/>
      </w:pPr>
      <w:rPr>
        <w:rFonts w:ascii="Arial" w:hAnsi="Arial" w:hint="default"/>
      </w:rPr>
    </w:lvl>
    <w:lvl w:ilvl="2" w:tplc="03449B0C" w:tentative="1">
      <w:start w:val="1"/>
      <w:numFmt w:val="bullet"/>
      <w:lvlText w:val="•"/>
      <w:lvlJc w:val="left"/>
      <w:pPr>
        <w:tabs>
          <w:tab w:val="num" w:pos="2160"/>
        </w:tabs>
        <w:ind w:left="2160" w:hanging="360"/>
      </w:pPr>
      <w:rPr>
        <w:rFonts w:ascii="Arial" w:hAnsi="Arial" w:hint="default"/>
      </w:rPr>
    </w:lvl>
    <w:lvl w:ilvl="3" w:tplc="A25A013A" w:tentative="1">
      <w:start w:val="1"/>
      <w:numFmt w:val="bullet"/>
      <w:lvlText w:val="•"/>
      <w:lvlJc w:val="left"/>
      <w:pPr>
        <w:tabs>
          <w:tab w:val="num" w:pos="2880"/>
        </w:tabs>
        <w:ind w:left="2880" w:hanging="360"/>
      </w:pPr>
      <w:rPr>
        <w:rFonts w:ascii="Arial" w:hAnsi="Arial" w:hint="default"/>
      </w:rPr>
    </w:lvl>
    <w:lvl w:ilvl="4" w:tplc="5DB6A76A" w:tentative="1">
      <w:start w:val="1"/>
      <w:numFmt w:val="bullet"/>
      <w:lvlText w:val="•"/>
      <w:lvlJc w:val="left"/>
      <w:pPr>
        <w:tabs>
          <w:tab w:val="num" w:pos="3600"/>
        </w:tabs>
        <w:ind w:left="3600" w:hanging="360"/>
      </w:pPr>
      <w:rPr>
        <w:rFonts w:ascii="Arial" w:hAnsi="Arial" w:hint="default"/>
      </w:rPr>
    </w:lvl>
    <w:lvl w:ilvl="5" w:tplc="36B2A9B4" w:tentative="1">
      <w:start w:val="1"/>
      <w:numFmt w:val="bullet"/>
      <w:lvlText w:val="•"/>
      <w:lvlJc w:val="left"/>
      <w:pPr>
        <w:tabs>
          <w:tab w:val="num" w:pos="4320"/>
        </w:tabs>
        <w:ind w:left="4320" w:hanging="360"/>
      </w:pPr>
      <w:rPr>
        <w:rFonts w:ascii="Arial" w:hAnsi="Arial" w:hint="default"/>
      </w:rPr>
    </w:lvl>
    <w:lvl w:ilvl="6" w:tplc="06F8C3AC" w:tentative="1">
      <w:start w:val="1"/>
      <w:numFmt w:val="bullet"/>
      <w:lvlText w:val="•"/>
      <w:lvlJc w:val="left"/>
      <w:pPr>
        <w:tabs>
          <w:tab w:val="num" w:pos="5040"/>
        </w:tabs>
        <w:ind w:left="5040" w:hanging="360"/>
      </w:pPr>
      <w:rPr>
        <w:rFonts w:ascii="Arial" w:hAnsi="Arial" w:hint="default"/>
      </w:rPr>
    </w:lvl>
    <w:lvl w:ilvl="7" w:tplc="3F061CAA" w:tentative="1">
      <w:start w:val="1"/>
      <w:numFmt w:val="bullet"/>
      <w:lvlText w:val="•"/>
      <w:lvlJc w:val="left"/>
      <w:pPr>
        <w:tabs>
          <w:tab w:val="num" w:pos="5760"/>
        </w:tabs>
        <w:ind w:left="5760" w:hanging="360"/>
      </w:pPr>
      <w:rPr>
        <w:rFonts w:ascii="Arial" w:hAnsi="Arial" w:hint="default"/>
      </w:rPr>
    </w:lvl>
    <w:lvl w:ilvl="8" w:tplc="1A544760" w:tentative="1">
      <w:start w:val="1"/>
      <w:numFmt w:val="bullet"/>
      <w:lvlText w:val="•"/>
      <w:lvlJc w:val="left"/>
      <w:pPr>
        <w:tabs>
          <w:tab w:val="num" w:pos="6480"/>
        </w:tabs>
        <w:ind w:left="6480" w:hanging="360"/>
      </w:pPr>
      <w:rPr>
        <w:rFonts w:ascii="Arial" w:hAnsi="Arial" w:hint="default"/>
      </w:rPr>
    </w:lvl>
  </w:abstractNum>
  <w:abstractNum w:abstractNumId="31" w15:restartNumberingAfterBreak="0">
    <w:nsid w:val="6B83560B"/>
    <w:multiLevelType w:val="hybridMultilevel"/>
    <w:tmpl w:val="7B980726"/>
    <w:lvl w:ilvl="0" w:tplc="082033C2">
      <w:start w:val="2"/>
      <w:numFmt w:val="bullet"/>
      <w:lvlText w:val="-"/>
      <w:lvlJc w:val="left"/>
      <w:pPr>
        <w:ind w:left="1440" w:hanging="360"/>
      </w:pPr>
      <w:rPr>
        <w:rFonts w:ascii="Tahoma" w:eastAsia="MS Mincho" w:hAnsi="Tahoma" w:cs="Tahoma"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CA94C8B"/>
    <w:multiLevelType w:val="hybridMultilevel"/>
    <w:tmpl w:val="752A481A"/>
    <w:lvl w:ilvl="0" w:tplc="F6E09282">
      <w:start w:val="2"/>
      <w:numFmt w:val="bullet"/>
      <w:lvlText w:val="-"/>
      <w:lvlJc w:val="left"/>
      <w:pPr>
        <w:ind w:left="1208" w:hanging="360"/>
      </w:pPr>
      <w:rPr>
        <w:rFonts w:ascii="Arial" w:eastAsia="Times New Roman" w:hAnsi="Arial" w:cs="Arial" w:hint="default"/>
      </w:rPr>
    </w:lvl>
    <w:lvl w:ilvl="1" w:tplc="04090003" w:tentative="1">
      <w:start w:val="1"/>
      <w:numFmt w:val="bullet"/>
      <w:lvlText w:val="o"/>
      <w:lvlJc w:val="left"/>
      <w:pPr>
        <w:ind w:left="1928" w:hanging="360"/>
      </w:pPr>
      <w:rPr>
        <w:rFonts w:ascii="Courier New" w:hAnsi="Courier New" w:cs="Courier New" w:hint="default"/>
      </w:rPr>
    </w:lvl>
    <w:lvl w:ilvl="2" w:tplc="04090005" w:tentative="1">
      <w:start w:val="1"/>
      <w:numFmt w:val="bullet"/>
      <w:lvlText w:val=""/>
      <w:lvlJc w:val="left"/>
      <w:pPr>
        <w:ind w:left="2648" w:hanging="360"/>
      </w:pPr>
      <w:rPr>
        <w:rFonts w:ascii="Wingdings" w:hAnsi="Wingdings" w:hint="default"/>
      </w:rPr>
    </w:lvl>
    <w:lvl w:ilvl="3" w:tplc="04090001" w:tentative="1">
      <w:start w:val="1"/>
      <w:numFmt w:val="bullet"/>
      <w:lvlText w:val=""/>
      <w:lvlJc w:val="left"/>
      <w:pPr>
        <w:ind w:left="3368" w:hanging="360"/>
      </w:pPr>
      <w:rPr>
        <w:rFonts w:ascii="Symbol" w:hAnsi="Symbol" w:hint="default"/>
      </w:rPr>
    </w:lvl>
    <w:lvl w:ilvl="4" w:tplc="04090003" w:tentative="1">
      <w:start w:val="1"/>
      <w:numFmt w:val="bullet"/>
      <w:lvlText w:val="o"/>
      <w:lvlJc w:val="left"/>
      <w:pPr>
        <w:ind w:left="4088" w:hanging="360"/>
      </w:pPr>
      <w:rPr>
        <w:rFonts w:ascii="Courier New" w:hAnsi="Courier New" w:cs="Courier New" w:hint="default"/>
      </w:rPr>
    </w:lvl>
    <w:lvl w:ilvl="5" w:tplc="04090005" w:tentative="1">
      <w:start w:val="1"/>
      <w:numFmt w:val="bullet"/>
      <w:lvlText w:val=""/>
      <w:lvlJc w:val="left"/>
      <w:pPr>
        <w:ind w:left="4808" w:hanging="360"/>
      </w:pPr>
      <w:rPr>
        <w:rFonts w:ascii="Wingdings" w:hAnsi="Wingdings" w:hint="default"/>
      </w:rPr>
    </w:lvl>
    <w:lvl w:ilvl="6" w:tplc="04090001" w:tentative="1">
      <w:start w:val="1"/>
      <w:numFmt w:val="bullet"/>
      <w:lvlText w:val=""/>
      <w:lvlJc w:val="left"/>
      <w:pPr>
        <w:ind w:left="5528" w:hanging="360"/>
      </w:pPr>
      <w:rPr>
        <w:rFonts w:ascii="Symbol" w:hAnsi="Symbol" w:hint="default"/>
      </w:rPr>
    </w:lvl>
    <w:lvl w:ilvl="7" w:tplc="04090003" w:tentative="1">
      <w:start w:val="1"/>
      <w:numFmt w:val="bullet"/>
      <w:lvlText w:val="o"/>
      <w:lvlJc w:val="left"/>
      <w:pPr>
        <w:ind w:left="6248" w:hanging="360"/>
      </w:pPr>
      <w:rPr>
        <w:rFonts w:ascii="Courier New" w:hAnsi="Courier New" w:cs="Courier New" w:hint="default"/>
      </w:rPr>
    </w:lvl>
    <w:lvl w:ilvl="8" w:tplc="04090005" w:tentative="1">
      <w:start w:val="1"/>
      <w:numFmt w:val="bullet"/>
      <w:lvlText w:val=""/>
      <w:lvlJc w:val="left"/>
      <w:pPr>
        <w:ind w:left="6968" w:hanging="360"/>
      </w:pPr>
      <w:rPr>
        <w:rFonts w:ascii="Wingdings" w:hAnsi="Wingdings" w:hint="default"/>
      </w:rPr>
    </w:lvl>
  </w:abstractNum>
  <w:abstractNum w:abstractNumId="33" w15:restartNumberingAfterBreak="0">
    <w:nsid w:val="6E186F0C"/>
    <w:multiLevelType w:val="hybridMultilevel"/>
    <w:tmpl w:val="EAEC037E"/>
    <w:lvl w:ilvl="0" w:tplc="ABCAE3E8">
      <w:start w:val="1"/>
      <w:numFmt w:val="decimal"/>
      <w:pStyle w:val="Heading2TextSubsetNumbered"/>
      <w:lvlText w:val="%1."/>
      <w:lvlJc w:val="left"/>
      <w:pPr>
        <w:tabs>
          <w:tab w:val="num" w:pos="1800"/>
        </w:tabs>
        <w:ind w:left="1800" w:hanging="360"/>
      </w:pPr>
      <w:rPr>
        <w:rFonts w:hint="default"/>
      </w:rPr>
    </w:lvl>
    <w:lvl w:ilvl="1" w:tplc="04090019" w:tentative="1">
      <w:start w:val="1"/>
      <w:numFmt w:val="lowerLetter"/>
      <w:lvlText w:val="%2."/>
      <w:lvlJc w:val="left"/>
      <w:pPr>
        <w:tabs>
          <w:tab w:val="num" w:pos="4777"/>
        </w:tabs>
        <w:ind w:left="4777" w:hanging="360"/>
      </w:pPr>
    </w:lvl>
    <w:lvl w:ilvl="2" w:tplc="0409001B" w:tentative="1">
      <w:start w:val="1"/>
      <w:numFmt w:val="lowerRoman"/>
      <w:lvlText w:val="%3."/>
      <w:lvlJc w:val="right"/>
      <w:pPr>
        <w:tabs>
          <w:tab w:val="num" w:pos="5497"/>
        </w:tabs>
        <w:ind w:left="5497" w:hanging="180"/>
      </w:pPr>
    </w:lvl>
    <w:lvl w:ilvl="3" w:tplc="0409000F" w:tentative="1">
      <w:start w:val="1"/>
      <w:numFmt w:val="decimal"/>
      <w:lvlText w:val="%4."/>
      <w:lvlJc w:val="left"/>
      <w:pPr>
        <w:tabs>
          <w:tab w:val="num" w:pos="6217"/>
        </w:tabs>
        <w:ind w:left="6217" w:hanging="360"/>
      </w:pPr>
    </w:lvl>
    <w:lvl w:ilvl="4" w:tplc="04090019" w:tentative="1">
      <w:start w:val="1"/>
      <w:numFmt w:val="lowerLetter"/>
      <w:lvlText w:val="%5."/>
      <w:lvlJc w:val="left"/>
      <w:pPr>
        <w:tabs>
          <w:tab w:val="num" w:pos="6937"/>
        </w:tabs>
        <w:ind w:left="6937" w:hanging="360"/>
      </w:pPr>
    </w:lvl>
    <w:lvl w:ilvl="5" w:tplc="0409001B" w:tentative="1">
      <w:start w:val="1"/>
      <w:numFmt w:val="lowerRoman"/>
      <w:lvlText w:val="%6."/>
      <w:lvlJc w:val="right"/>
      <w:pPr>
        <w:tabs>
          <w:tab w:val="num" w:pos="7657"/>
        </w:tabs>
        <w:ind w:left="7657" w:hanging="180"/>
      </w:pPr>
    </w:lvl>
    <w:lvl w:ilvl="6" w:tplc="0409000F" w:tentative="1">
      <w:start w:val="1"/>
      <w:numFmt w:val="decimal"/>
      <w:lvlText w:val="%7."/>
      <w:lvlJc w:val="left"/>
      <w:pPr>
        <w:tabs>
          <w:tab w:val="num" w:pos="8377"/>
        </w:tabs>
        <w:ind w:left="8377" w:hanging="360"/>
      </w:pPr>
    </w:lvl>
    <w:lvl w:ilvl="7" w:tplc="04090019" w:tentative="1">
      <w:start w:val="1"/>
      <w:numFmt w:val="lowerLetter"/>
      <w:lvlText w:val="%8."/>
      <w:lvlJc w:val="left"/>
      <w:pPr>
        <w:tabs>
          <w:tab w:val="num" w:pos="9097"/>
        </w:tabs>
        <w:ind w:left="9097" w:hanging="360"/>
      </w:pPr>
    </w:lvl>
    <w:lvl w:ilvl="8" w:tplc="0409001B" w:tentative="1">
      <w:start w:val="1"/>
      <w:numFmt w:val="lowerRoman"/>
      <w:lvlText w:val="%9."/>
      <w:lvlJc w:val="right"/>
      <w:pPr>
        <w:tabs>
          <w:tab w:val="num" w:pos="9817"/>
        </w:tabs>
        <w:ind w:left="9817" w:hanging="180"/>
      </w:pPr>
    </w:lvl>
  </w:abstractNum>
  <w:abstractNum w:abstractNumId="34" w15:restartNumberingAfterBreak="0">
    <w:nsid w:val="78B62FA0"/>
    <w:multiLevelType w:val="hybridMultilevel"/>
    <w:tmpl w:val="CB7CC8BE"/>
    <w:lvl w:ilvl="0" w:tplc="0409000F">
      <w:start w:val="1"/>
      <w:numFmt w:val="decimal"/>
      <w:lvlText w:val="%1."/>
      <w:lvlJc w:val="left"/>
      <w:pPr>
        <w:ind w:left="720" w:hanging="360"/>
      </w:p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35" w15:restartNumberingAfterBreak="0">
    <w:nsid w:val="78CB4702"/>
    <w:multiLevelType w:val="hybridMultilevel"/>
    <w:tmpl w:val="CABE7044"/>
    <w:lvl w:ilvl="0" w:tplc="F6E09282">
      <w:start w:val="2"/>
      <w:numFmt w:val="bullet"/>
      <w:lvlText w:val="-"/>
      <w:lvlJc w:val="left"/>
      <w:pPr>
        <w:ind w:left="2160" w:hanging="360"/>
      </w:pPr>
      <w:rPr>
        <w:rFonts w:ascii="Arial" w:eastAsia="Times New Roman" w:hAnsi="Arial" w:cs="Aria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abstractNumId w:val="5"/>
  </w:num>
  <w:num w:numId="2">
    <w:abstractNumId w:val="12"/>
  </w:num>
  <w:num w:numId="3">
    <w:abstractNumId w:val="14"/>
  </w:num>
  <w:num w:numId="4">
    <w:abstractNumId w:val="3"/>
  </w:num>
  <w:num w:numId="5">
    <w:abstractNumId w:val="27"/>
  </w:num>
  <w:num w:numId="6">
    <w:abstractNumId w:val="19"/>
  </w:num>
  <w:num w:numId="7">
    <w:abstractNumId w:val="33"/>
  </w:num>
  <w:num w:numId="8">
    <w:abstractNumId w:val="6"/>
  </w:num>
  <w:num w:numId="9">
    <w:abstractNumId w:val="21"/>
  </w:num>
  <w:num w:numId="10">
    <w:abstractNumId w:val="16"/>
  </w:num>
  <w:num w:numId="11">
    <w:abstractNumId w:val="28"/>
  </w:num>
  <w:num w:numId="12">
    <w:abstractNumId w:val="17"/>
  </w:num>
  <w:num w:numId="13">
    <w:abstractNumId w:val="30"/>
  </w:num>
  <w:num w:numId="14">
    <w:abstractNumId w:val="1"/>
  </w:num>
  <w:num w:numId="15">
    <w:abstractNumId w:val="15"/>
  </w:num>
  <w:num w:numId="16">
    <w:abstractNumId w:val="2"/>
  </w:num>
  <w:num w:numId="17">
    <w:abstractNumId w:val="25"/>
  </w:num>
  <w:num w:numId="18">
    <w:abstractNumId w:val="26"/>
  </w:num>
  <w:num w:numId="19">
    <w:abstractNumId w:val="8"/>
  </w:num>
  <w:num w:numId="20">
    <w:abstractNumId w:val="24"/>
  </w:num>
  <w:num w:numId="21">
    <w:abstractNumId w:val="18"/>
  </w:num>
  <w:num w:numId="22">
    <w:abstractNumId w:val="7"/>
  </w:num>
  <w:num w:numId="23">
    <w:abstractNumId w:val="9"/>
  </w:num>
  <w:num w:numId="24">
    <w:abstractNumId w:val="11"/>
  </w:num>
  <w:num w:numId="25">
    <w:abstractNumId w:val="20"/>
  </w:num>
  <w:num w:numId="26">
    <w:abstractNumId w:val="23"/>
  </w:num>
  <w:num w:numId="27">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35"/>
  </w:num>
  <w:num w:numId="29">
    <w:abstractNumId w:val="22"/>
  </w:num>
  <w:num w:numId="30">
    <w:abstractNumId w:val="12"/>
  </w:num>
  <w:num w:numId="31">
    <w:abstractNumId w:val="12"/>
  </w:num>
  <w:num w:numId="32">
    <w:abstractNumId w:val="29"/>
  </w:num>
  <w:num w:numId="33">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32"/>
  </w:num>
  <w:num w:numId="35">
    <w:abstractNumId w:val="13"/>
  </w:num>
  <w:num w:numId="36">
    <w:abstractNumId w:val="1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14"/>
  </w:num>
  <w:num w:numId="38">
    <w:abstractNumId w:val="10"/>
  </w:num>
  <w:num w:numId="39">
    <w:abstractNumId w:val="31"/>
  </w:num>
  <w:num w:numId="40">
    <w:abstractNumId w:val="34"/>
  </w:num>
  <w:num w:numId="41">
    <w:abstractNumId w:val="0"/>
  </w:num>
  <w:num w:numId="4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1"/>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Tuan Yap">
    <w15:presenceInfo w15:providerId="AD" w15:userId="S-1-5-21-2559334742-469970549-2024990295-278752"/>
  </w15:person>
  <w15:person w15:author="Cathy Arianpour">
    <w15:presenceInfo w15:providerId="None" w15:userId="Cathy Arianpou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oNotTrackFormatting/>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0s7Q0MTAwMLE0NDUxNjRV0lEKTi0uzszPAykwqwUAziPXOiwAAAA="/>
  </w:docVars>
  <w:rsids>
    <w:rsidRoot w:val="0035091A"/>
    <w:rsid w:val="000003D7"/>
    <w:rsid w:val="000003DB"/>
    <w:rsid w:val="000017B0"/>
    <w:rsid w:val="000017D4"/>
    <w:rsid w:val="0000235A"/>
    <w:rsid w:val="00003582"/>
    <w:rsid w:val="000037D7"/>
    <w:rsid w:val="00003E2A"/>
    <w:rsid w:val="00004781"/>
    <w:rsid w:val="000057CD"/>
    <w:rsid w:val="00006038"/>
    <w:rsid w:val="000062BF"/>
    <w:rsid w:val="000070A6"/>
    <w:rsid w:val="000103A7"/>
    <w:rsid w:val="00010907"/>
    <w:rsid w:val="000109F6"/>
    <w:rsid w:val="0001110A"/>
    <w:rsid w:val="000128BC"/>
    <w:rsid w:val="00015187"/>
    <w:rsid w:val="00016396"/>
    <w:rsid w:val="00016ED8"/>
    <w:rsid w:val="00017173"/>
    <w:rsid w:val="00017711"/>
    <w:rsid w:val="00017BD2"/>
    <w:rsid w:val="00020A6C"/>
    <w:rsid w:val="00021059"/>
    <w:rsid w:val="0002117E"/>
    <w:rsid w:val="000216D9"/>
    <w:rsid w:val="00021C3A"/>
    <w:rsid w:val="0002204F"/>
    <w:rsid w:val="0002276C"/>
    <w:rsid w:val="00023544"/>
    <w:rsid w:val="00023613"/>
    <w:rsid w:val="000238F1"/>
    <w:rsid w:val="00023DE1"/>
    <w:rsid w:val="00023EA4"/>
    <w:rsid w:val="00025613"/>
    <w:rsid w:val="00025CCA"/>
    <w:rsid w:val="00026E4B"/>
    <w:rsid w:val="00026FA9"/>
    <w:rsid w:val="00027616"/>
    <w:rsid w:val="00027700"/>
    <w:rsid w:val="00027A82"/>
    <w:rsid w:val="00027D8C"/>
    <w:rsid w:val="00027E2A"/>
    <w:rsid w:val="00030271"/>
    <w:rsid w:val="000303F0"/>
    <w:rsid w:val="0003060B"/>
    <w:rsid w:val="00030B29"/>
    <w:rsid w:val="00031708"/>
    <w:rsid w:val="000322D1"/>
    <w:rsid w:val="000323C3"/>
    <w:rsid w:val="00032761"/>
    <w:rsid w:val="00032C3A"/>
    <w:rsid w:val="00033CAD"/>
    <w:rsid w:val="00033D47"/>
    <w:rsid w:val="000346BD"/>
    <w:rsid w:val="00034A0E"/>
    <w:rsid w:val="000352DE"/>
    <w:rsid w:val="00035AC2"/>
    <w:rsid w:val="00035CDE"/>
    <w:rsid w:val="00036906"/>
    <w:rsid w:val="00036D6C"/>
    <w:rsid w:val="00037272"/>
    <w:rsid w:val="00037458"/>
    <w:rsid w:val="00037AEF"/>
    <w:rsid w:val="0004041B"/>
    <w:rsid w:val="00040B4F"/>
    <w:rsid w:val="00040B93"/>
    <w:rsid w:val="000414F9"/>
    <w:rsid w:val="00041821"/>
    <w:rsid w:val="00041B6E"/>
    <w:rsid w:val="00041D42"/>
    <w:rsid w:val="00042E08"/>
    <w:rsid w:val="00042EA9"/>
    <w:rsid w:val="000441A4"/>
    <w:rsid w:val="00044D13"/>
    <w:rsid w:val="00044E68"/>
    <w:rsid w:val="00044FE4"/>
    <w:rsid w:val="00045AAD"/>
    <w:rsid w:val="00045EA3"/>
    <w:rsid w:val="00045F9B"/>
    <w:rsid w:val="00046826"/>
    <w:rsid w:val="000468C2"/>
    <w:rsid w:val="0005054A"/>
    <w:rsid w:val="0005091F"/>
    <w:rsid w:val="00052363"/>
    <w:rsid w:val="000530B2"/>
    <w:rsid w:val="000533AC"/>
    <w:rsid w:val="00054364"/>
    <w:rsid w:val="00054810"/>
    <w:rsid w:val="00054DB6"/>
    <w:rsid w:val="00054F1A"/>
    <w:rsid w:val="000552E4"/>
    <w:rsid w:val="00055DF3"/>
    <w:rsid w:val="000561E9"/>
    <w:rsid w:val="00056B4D"/>
    <w:rsid w:val="0005748B"/>
    <w:rsid w:val="0005764E"/>
    <w:rsid w:val="00060FD8"/>
    <w:rsid w:val="00062465"/>
    <w:rsid w:val="0006276A"/>
    <w:rsid w:val="00063B1F"/>
    <w:rsid w:val="00063C7C"/>
    <w:rsid w:val="00063F6E"/>
    <w:rsid w:val="00063FDB"/>
    <w:rsid w:val="000658D7"/>
    <w:rsid w:val="00065B2E"/>
    <w:rsid w:val="00066862"/>
    <w:rsid w:val="000668DF"/>
    <w:rsid w:val="0006698D"/>
    <w:rsid w:val="00066AED"/>
    <w:rsid w:val="00066B32"/>
    <w:rsid w:val="00066E66"/>
    <w:rsid w:val="00067A2D"/>
    <w:rsid w:val="00067C26"/>
    <w:rsid w:val="00070000"/>
    <w:rsid w:val="0007107B"/>
    <w:rsid w:val="000715B1"/>
    <w:rsid w:val="00071A96"/>
    <w:rsid w:val="00071CB3"/>
    <w:rsid w:val="000729AB"/>
    <w:rsid w:val="00073B93"/>
    <w:rsid w:val="0007457C"/>
    <w:rsid w:val="000749AC"/>
    <w:rsid w:val="0007638A"/>
    <w:rsid w:val="000763D2"/>
    <w:rsid w:val="00076C3D"/>
    <w:rsid w:val="00076D57"/>
    <w:rsid w:val="00076D71"/>
    <w:rsid w:val="000773DA"/>
    <w:rsid w:val="00082292"/>
    <w:rsid w:val="000824EE"/>
    <w:rsid w:val="000827B3"/>
    <w:rsid w:val="00082B7D"/>
    <w:rsid w:val="00083908"/>
    <w:rsid w:val="00083D6D"/>
    <w:rsid w:val="00083F4A"/>
    <w:rsid w:val="000844F2"/>
    <w:rsid w:val="00084678"/>
    <w:rsid w:val="000846EB"/>
    <w:rsid w:val="000847F2"/>
    <w:rsid w:val="00084977"/>
    <w:rsid w:val="00084EB4"/>
    <w:rsid w:val="00084FC1"/>
    <w:rsid w:val="000854E3"/>
    <w:rsid w:val="00085814"/>
    <w:rsid w:val="00085C72"/>
    <w:rsid w:val="00085FBF"/>
    <w:rsid w:val="00086B91"/>
    <w:rsid w:val="0008787A"/>
    <w:rsid w:val="000878C2"/>
    <w:rsid w:val="00087B37"/>
    <w:rsid w:val="00087E11"/>
    <w:rsid w:val="00087E66"/>
    <w:rsid w:val="000900F0"/>
    <w:rsid w:val="00090828"/>
    <w:rsid w:val="00091205"/>
    <w:rsid w:val="00091BDB"/>
    <w:rsid w:val="00091E73"/>
    <w:rsid w:val="00092572"/>
    <w:rsid w:val="00092C70"/>
    <w:rsid w:val="000932BD"/>
    <w:rsid w:val="00093C2E"/>
    <w:rsid w:val="0009423A"/>
    <w:rsid w:val="000943D4"/>
    <w:rsid w:val="00094490"/>
    <w:rsid w:val="00096CFE"/>
    <w:rsid w:val="000970EC"/>
    <w:rsid w:val="000972A7"/>
    <w:rsid w:val="00097C8B"/>
    <w:rsid w:val="000A0841"/>
    <w:rsid w:val="000A09CF"/>
    <w:rsid w:val="000A09D1"/>
    <w:rsid w:val="000A0F46"/>
    <w:rsid w:val="000A2B3F"/>
    <w:rsid w:val="000A36D2"/>
    <w:rsid w:val="000A3A09"/>
    <w:rsid w:val="000A3B47"/>
    <w:rsid w:val="000A419F"/>
    <w:rsid w:val="000A4286"/>
    <w:rsid w:val="000A460B"/>
    <w:rsid w:val="000A5005"/>
    <w:rsid w:val="000A563A"/>
    <w:rsid w:val="000A5A07"/>
    <w:rsid w:val="000A620F"/>
    <w:rsid w:val="000A637B"/>
    <w:rsid w:val="000A7908"/>
    <w:rsid w:val="000B10CA"/>
    <w:rsid w:val="000B1222"/>
    <w:rsid w:val="000B12FF"/>
    <w:rsid w:val="000B1CE2"/>
    <w:rsid w:val="000B1EA6"/>
    <w:rsid w:val="000B1F21"/>
    <w:rsid w:val="000B3F50"/>
    <w:rsid w:val="000B549B"/>
    <w:rsid w:val="000B78D2"/>
    <w:rsid w:val="000B7F4C"/>
    <w:rsid w:val="000C00A7"/>
    <w:rsid w:val="000C0E7F"/>
    <w:rsid w:val="000C0F68"/>
    <w:rsid w:val="000C1187"/>
    <w:rsid w:val="000C1378"/>
    <w:rsid w:val="000C14BF"/>
    <w:rsid w:val="000C21D6"/>
    <w:rsid w:val="000C24A3"/>
    <w:rsid w:val="000C2744"/>
    <w:rsid w:val="000C3994"/>
    <w:rsid w:val="000C4401"/>
    <w:rsid w:val="000C45A4"/>
    <w:rsid w:val="000C499C"/>
    <w:rsid w:val="000C50DA"/>
    <w:rsid w:val="000C5294"/>
    <w:rsid w:val="000C5E6A"/>
    <w:rsid w:val="000C5EE5"/>
    <w:rsid w:val="000D15DF"/>
    <w:rsid w:val="000D1FA7"/>
    <w:rsid w:val="000D2034"/>
    <w:rsid w:val="000D22E9"/>
    <w:rsid w:val="000D3998"/>
    <w:rsid w:val="000D39C7"/>
    <w:rsid w:val="000D3DC8"/>
    <w:rsid w:val="000D3F66"/>
    <w:rsid w:val="000D4813"/>
    <w:rsid w:val="000D6B09"/>
    <w:rsid w:val="000D6D2C"/>
    <w:rsid w:val="000D715A"/>
    <w:rsid w:val="000D7808"/>
    <w:rsid w:val="000D78AA"/>
    <w:rsid w:val="000D78BF"/>
    <w:rsid w:val="000D7C2B"/>
    <w:rsid w:val="000E07F5"/>
    <w:rsid w:val="000E166C"/>
    <w:rsid w:val="000E1AF0"/>
    <w:rsid w:val="000E1E6B"/>
    <w:rsid w:val="000E2749"/>
    <w:rsid w:val="000E293D"/>
    <w:rsid w:val="000E339E"/>
    <w:rsid w:val="000E3FF1"/>
    <w:rsid w:val="000E4EA1"/>
    <w:rsid w:val="000E56F5"/>
    <w:rsid w:val="000E5B25"/>
    <w:rsid w:val="000E5D03"/>
    <w:rsid w:val="000E5E8A"/>
    <w:rsid w:val="000E6897"/>
    <w:rsid w:val="000E6962"/>
    <w:rsid w:val="000E6F1E"/>
    <w:rsid w:val="000F02B8"/>
    <w:rsid w:val="000F04FC"/>
    <w:rsid w:val="000F1011"/>
    <w:rsid w:val="000F21E2"/>
    <w:rsid w:val="000F28C1"/>
    <w:rsid w:val="000F2995"/>
    <w:rsid w:val="000F2A22"/>
    <w:rsid w:val="000F34BB"/>
    <w:rsid w:val="000F3652"/>
    <w:rsid w:val="000F3EBA"/>
    <w:rsid w:val="000F4356"/>
    <w:rsid w:val="000F45E7"/>
    <w:rsid w:val="000F48E4"/>
    <w:rsid w:val="000F4CAB"/>
    <w:rsid w:val="000F5A94"/>
    <w:rsid w:val="000F60BD"/>
    <w:rsid w:val="000F68EF"/>
    <w:rsid w:val="000F729E"/>
    <w:rsid w:val="000F7347"/>
    <w:rsid w:val="000F7997"/>
    <w:rsid w:val="001001FE"/>
    <w:rsid w:val="0010123A"/>
    <w:rsid w:val="00101710"/>
    <w:rsid w:val="00101CD5"/>
    <w:rsid w:val="00102207"/>
    <w:rsid w:val="001031DB"/>
    <w:rsid w:val="001031DD"/>
    <w:rsid w:val="00103338"/>
    <w:rsid w:val="00103F01"/>
    <w:rsid w:val="00104626"/>
    <w:rsid w:val="001047A5"/>
    <w:rsid w:val="00104B9A"/>
    <w:rsid w:val="0010537A"/>
    <w:rsid w:val="00105818"/>
    <w:rsid w:val="00105E1F"/>
    <w:rsid w:val="00105F9E"/>
    <w:rsid w:val="00106070"/>
    <w:rsid w:val="001064F0"/>
    <w:rsid w:val="00106711"/>
    <w:rsid w:val="00106C59"/>
    <w:rsid w:val="00106FAD"/>
    <w:rsid w:val="00107157"/>
    <w:rsid w:val="00107A9A"/>
    <w:rsid w:val="00107C4F"/>
    <w:rsid w:val="001101C6"/>
    <w:rsid w:val="001109B6"/>
    <w:rsid w:val="00110A29"/>
    <w:rsid w:val="00110BC1"/>
    <w:rsid w:val="0011132A"/>
    <w:rsid w:val="0011136F"/>
    <w:rsid w:val="0011145E"/>
    <w:rsid w:val="0011154E"/>
    <w:rsid w:val="00111CCC"/>
    <w:rsid w:val="001135B5"/>
    <w:rsid w:val="00113845"/>
    <w:rsid w:val="00113D21"/>
    <w:rsid w:val="00113D93"/>
    <w:rsid w:val="0011485A"/>
    <w:rsid w:val="00114C19"/>
    <w:rsid w:val="00114CB8"/>
    <w:rsid w:val="00116D13"/>
    <w:rsid w:val="00116D81"/>
    <w:rsid w:val="0011725D"/>
    <w:rsid w:val="001174C7"/>
    <w:rsid w:val="0011797D"/>
    <w:rsid w:val="00117AE7"/>
    <w:rsid w:val="00117BE9"/>
    <w:rsid w:val="0012032A"/>
    <w:rsid w:val="00120457"/>
    <w:rsid w:val="001207C6"/>
    <w:rsid w:val="00120EC7"/>
    <w:rsid w:val="00122799"/>
    <w:rsid w:val="00122C6E"/>
    <w:rsid w:val="00122F63"/>
    <w:rsid w:val="00123F4C"/>
    <w:rsid w:val="00123FB0"/>
    <w:rsid w:val="0012557A"/>
    <w:rsid w:val="0012575C"/>
    <w:rsid w:val="00125A09"/>
    <w:rsid w:val="0012622A"/>
    <w:rsid w:val="0012697D"/>
    <w:rsid w:val="00127B56"/>
    <w:rsid w:val="00127CE4"/>
    <w:rsid w:val="00127D9D"/>
    <w:rsid w:val="00130AB5"/>
    <w:rsid w:val="00131EA6"/>
    <w:rsid w:val="0013204A"/>
    <w:rsid w:val="00132389"/>
    <w:rsid w:val="0013381D"/>
    <w:rsid w:val="00133ED6"/>
    <w:rsid w:val="001344F0"/>
    <w:rsid w:val="00134902"/>
    <w:rsid w:val="00135078"/>
    <w:rsid w:val="001350D8"/>
    <w:rsid w:val="001355FA"/>
    <w:rsid w:val="00135725"/>
    <w:rsid w:val="00135959"/>
    <w:rsid w:val="00136991"/>
    <w:rsid w:val="001369CD"/>
    <w:rsid w:val="00136E01"/>
    <w:rsid w:val="001370F9"/>
    <w:rsid w:val="001375DC"/>
    <w:rsid w:val="001376E2"/>
    <w:rsid w:val="00137DB6"/>
    <w:rsid w:val="0014037C"/>
    <w:rsid w:val="00140A9F"/>
    <w:rsid w:val="00140F09"/>
    <w:rsid w:val="001411CF"/>
    <w:rsid w:val="00141649"/>
    <w:rsid w:val="00141B9E"/>
    <w:rsid w:val="00141C97"/>
    <w:rsid w:val="001420EF"/>
    <w:rsid w:val="00142E9C"/>
    <w:rsid w:val="001432AA"/>
    <w:rsid w:val="001436F5"/>
    <w:rsid w:val="0014394B"/>
    <w:rsid w:val="001440F7"/>
    <w:rsid w:val="001447A8"/>
    <w:rsid w:val="00144E5F"/>
    <w:rsid w:val="00145844"/>
    <w:rsid w:val="0014587C"/>
    <w:rsid w:val="00146827"/>
    <w:rsid w:val="00146984"/>
    <w:rsid w:val="001475CA"/>
    <w:rsid w:val="00147844"/>
    <w:rsid w:val="0015096B"/>
    <w:rsid w:val="00150AF8"/>
    <w:rsid w:val="00150E14"/>
    <w:rsid w:val="00150F96"/>
    <w:rsid w:val="00151AA1"/>
    <w:rsid w:val="001525D5"/>
    <w:rsid w:val="001525DD"/>
    <w:rsid w:val="00153219"/>
    <w:rsid w:val="00153D78"/>
    <w:rsid w:val="00154F19"/>
    <w:rsid w:val="00155729"/>
    <w:rsid w:val="001573CC"/>
    <w:rsid w:val="001575E4"/>
    <w:rsid w:val="00157B12"/>
    <w:rsid w:val="0016054D"/>
    <w:rsid w:val="001607B9"/>
    <w:rsid w:val="00160E39"/>
    <w:rsid w:val="00160E9B"/>
    <w:rsid w:val="001618A5"/>
    <w:rsid w:val="001628F3"/>
    <w:rsid w:val="00163163"/>
    <w:rsid w:val="00163DEB"/>
    <w:rsid w:val="00164393"/>
    <w:rsid w:val="0016449E"/>
    <w:rsid w:val="00164736"/>
    <w:rsid w:val="001651AF"/>
    <w:rsid w:val="00165220"/>
    <w:rsid w:val="00165253"/>
    <w:rsid w:val="00165D26"/>
    <w:rsid w:val="00166325"/>
    <w:rsid w:val="00167F8C"/>
    <w:rsid w:val="00170BFC"/>
    <w:rsid w:val="001713C9"/>
    <w:rsid w:val="00171820"/>
    <w:rsid w:val="00171F19"/>
    <w:rsid w:val="0017224C"/>
    <w:rsid w:val="0017274E"/>
    <w:rsid w:val="00172D5B"/>
    <w:rsid w:val="00173046"/>
    <w:rsid w:val="0017324B"/>
    <w:rsid w:val="00174166"/>
    <w:rsid w:val="0017493C"/>
    <w:rsid w:val="00174E02"/>
    <w:rsid w:val="00175466"/>
    <w:rsid w:val="00175583"/>
    <w:rsid w:val="00175C7D"/>
    <w:rsid w:val="001776A1"/>
    <w:rsid w:val="0017775A"/>
    <w:rsid w:val="00177840"/>
    <w:rsid w:val="0017790E"/>
    <w:rsid w:val="00177C13"/>
    <w:rsid w:val="00177E3D"/>
    <w:rsid w:val="00177F0E"/>
    <w:rsid w:val="00181278"/>
    <w:rsid w:val="00181F5D"/>
    <w:rsid w:val="00182098"/>
    <w:rsid w:val="0018293A"/>
    <w:rsid w:val="001830B7"/>
    <w:rsid w:val="001832C2"/>
    <w:rsid w:val="001837D6"/>
    <w:rsid w:val="001838E5"/>
    <w:rsid w:val="00183A6A"/>
    <w:rsid w:val="00183FA1"/>
    <w:rsid w:val="00184319"/>
    <w:rsid w:val="001850F2"/>
    <w:rsid w:val="0018526A"/>
    <w:rsid w:val="001860E0"/>
    <w:rsid w:val="0018699A"/>
    <w:rsid w:val="00186B58"/>
    <w:rsid w:val="00186CF9"/>
    <w:rsid w:val="00186D26"/>
    <w:rsid w:val="0018725A"/>
    <w:rsid w:val="00187CB8"/>
    <w:rsid w:val="00187F5D"/>
    <w:rsid w:val="00190511"/>
    <w:rsid w:val="00190CC5"/>
    <w:rsid w:val="0019133C"/>
    <w:rsid w:val="00191C9F"/>
    <w:rsid w:val="001921A4"/>
    <w:rsid w:val="00193623"/>
    <w:rsid w:val="001942D0"/>
    <w:rsid w:val="001945F3"/>
    <w:rsid w:val="00194802"/>
    <w:rsid w:val="001952DD"/>
    <w:rsid w:val="0019538F"/>
    <w:rsid w:val="00195FD7"/>
    <w:rsid w:val="0019698B"/>
    <w:rsid w:val="00196FA3"/>
    <w:rsid w:val="00197990"/>
    <w:rsid w:val="00197A0B"/>
    <w:rsid w:val="001A0DE3"/>
    <w:rsid w:val="001A1808"/>
    <w:rsid w:val="001A2980"/>
    <w:rsid w:val="001A2ACB"/>
    <w:rsid w:val="001A3290"/>
    <w:rsid w:val="001A3409"/>
    <w:rsid w:val="001A3717"/>
    <w:rsid w:val="001A39E0"/>
    <w:rsid w:val="001A51A3"/>
    <w:rsid w:val="001A5455"/>
    <w:rsid w:val="001A5D27"/>
    <w:rsid w:val="001A7891"/>
    <w:rsid w:val="001B044A"/>
    <w:rsid w:val="001B0DDE"/>
    <w:rsid w:val="001B0FC8"/>
    <w:rsid w:val="001B10EB"/>
    <w:rsid w:val="001B16B6"/>
    <w:rsid w:val="001B1BDE"/>
    <w:rsid w:val="001B23CD"/>
    <w:rsid w:val="001B2455"/>
    <w:rsid w:val="001B2BF4"/>
    <w:rsid w:val="001B2C9D"/>
    <w:rsid w:val="001B32CF"/>
    <w:rsid w:val="001B35C8"/>
    <w:rsid w:val="001B387B"/>
    <w:rsid w:val="001B3A80"/>
    <w:rsid w:val="001B3AFA"/>
    <w:rsid w:val="001B5125"/>
    <w:rsid w:val="001B54EB"/>
    <w:rsid w:val="001B5522"/>
    <w:rsid w:val="001B555E"/>
    <w:rsid w:val="001B6B9E"/>
    <w:rsid w:val="001B6FD0"/>
    <w:rsid w:val="001B75B9"/>
    <w:rsid w:val="001B767C"/>
    <w:rsid w:val="001B7823"/>
    <w:rsid w:val="001B7999"/>
    <w:rsid w:val="001C011C"/>
    <w:rsid w:val="001C0270"/>
    <w:rsid w:val="001C0336"/>
    <w:rsid w:val="001C0C1F"/>
    <w:rsid w:val="001C0D9C"/>
    <w:rsid w:val="001C0E44"/>
    <w:rsid w:val="001C0EE0"/>
    <w:rsid w:val="001C1DD5"/>
    <w:rsid w:val="001C2C4B"/>
    <w:rsid w:val="001C3101"/>
    <w:rsid w:val="001C34E5"/>
    <w:rsid w:val="001C3EAA"/>
    <w:rsid w:val="001C4600"/>
    <w:rsid w:val="001C4762"/>
    <w:rsid w:val="001C59EF"/>
    <w:rsid w:val="001C5A50"/>
    <w:rsid w:val="001C5F1E"/>
    <w:rsid w:val="001C5F37"/>
    <w:rsid w:val="001C73C3"/>
    <w:rsid w:val="001D09EE"/>
    <w:rsid w:val="001D164F"/>
    <w:rsid w:val="001D1CEE"/>
    <w:rsid w:val="001D2EE1"/>
    <w:rsid w:val="001D3211"/>
    <w:rsid w:val="001D3FBA"/>
    <w:rsid w:val="001D4812"/>
    <w:rsid w:val="001D55E2"/>
    <w:rsid w:val="001D5C03"/>
    <w:rsid w:val="001D6039"/>
    <w:rsid w:val="001D690F"/>
    <w:rsid w:val="001D6C63"/>
    <w:rsid w:val="001E0644"/>
    <w:rsid w:val="001E066D"/>
    <w:rsid w:val="001E2323"/>
    <w:rsid w:val="001E2D5E"/>
    <w:rsid w:val="001E3730"/>
    <w:rsid w:val="001E38E7"/>
    <w:rsid w:val="001E46D7"/>
    <w:rsid w:val="001E4898"/>
    <w:rsid w:val="001E4E33"/>
    <w:rsid w:val="001E4E73"/>
    <w:rsid w:val="001E707D"/>
    <w:rsid w:val="001E7363"/>
    <w:rsid w:val="001F0308"/>
    <w:rsid w:val="001F0D2E"/>
    <w:rsid w:val="001F107F"/>
    <w:rsid w:val="001F185C"/>
    <w:rsid w:val="001F1EAA"/>
    <w:rsid w:val="001F3BCA"/>
    <w:rsid w:val="001F4C1C"/>
    <w:rsid w:val="001F54AD"/>
    <w:rsid w:val="001F55AD"/>
    <w:rsid w:val="001F5A89"/>
    <w:rsid w:val="001F60CE"/>
    <w:rsid w:val="001F670F"/>
    <w:rsid w:val="001F6C82"/>
    <w:rsid w:val="001F6E78"/>
    <w:rsid w:val="001F7274"/>
    <w:rsid w:val="001F7988"/>
    <w:rsid w:val="002004E1"/>
    <w:rsid w:val="0020058C"/>
    <w:rsid w:val="00201D13"/>
    <w:rsid w:val="002021BF"/>
    <w:rsid w:val="00202ABB"/>
    <w:rsid w:val="00203E72"/>
    <w:rsid w:val="00203F48"/>
    <w:rsid w:val="00203F61"/>
    <w:rsid w:val="002040D0"/>
    <w:rsid w:val="00204294"/>
    <w:rsid w:val="00205211"/>
    <w:rsid w:val="0020570F"/>
    <w:rsid w:val="0020644C"/>
    <w:rsid w:val="00206E94"/>
    <w:rsid w:val="002075DD"/>
    <w:rsid w:val="00207F86"/>
    <w:rsid w:val="002100B3"/>
    <w:rsid w:val="002103EE"/>
    <w:rsid w:val="0021040C"/>
    <w:rsid w:val="00210927"/>
    <w:rsid w:val="00211413"/>
    <w:rsid w:val="002119EC"/>
    <w:rsid w:val="00211B1E"/>
    <w:rsid w:val="00211E10"/>
    <w:rsid w:val="00211F11"/>
    <w:rsid w:val="002121E9"/>
    <w:rsid w:val="00212962"/>
    <w:rsid w:val="00212B0E"/>
    <w:rsid w:val="00212C62"/>
    <w:rsid w:val="00213295"/>
    <w:rsid w:val="00213316"/>
    <w:rsid w:val="002139DC"/>
    <w:rsid w:val="0021401C"/>
    <w:rsid w:val="00214D17"/>
    <w:rsid w:val="002153C7"/>
    <w:rsid w:val="00215446"/>
    <w:rsid w:val="002154EA"/>
    <w:rsid w:val="002156F9"/>
    <w:rsid w:val="002157AF"/>
    <w:rsid w:val="00215A3C"/>
    <w:rsid w:val="00215EEA"/>
    <w:rsid w:val="00215F3F"/>
    <w:rsid w:val="00217A67"/>
    <w:rsid w:val="00217ACF"/>
    <w:rsid w:val="00220DD3"/>
    <w:rsid w:val="00220DD6"/>
    <w:rsid w:val="0022206D"/>
    <w:rsid w:val="00222151"/>
    <w:rsid w:val="00222243"/>
    <w:rsid w:val="002228F4"/>
    <w:rsid w:val="00223362"/>
    <w:rsid w:val="002238FA"/>
    <w:rsid w:val="00223933"/>
    <w:rsid w:val="00223E6B"/>
    <w:rsid w:val="00225601"/>
    <w:rsid w:val="002264F7"/>
    <w:rsid w:val="00226AEC"/>
    <w:rsid w:val="00226C12"/>
    <w:rsid w:val="00231287"/>
    <w:rsid w:val="00231A8C"/>
    <w:rsid w:val="00231E6E"/>
    <w:rsid w:val="00232441"/>
    <w:rsid w:val="002327BC"/>
    <w:rsid w:val="00232E22"/>
    <w:rsid w:val="00233089"/>
    <w:rsid w:val="002335F6"/>
    <w:rsid w:val="002339D2"/>
    <w:rsid w:val="00233ABC"/>
    <w:rsid w:val="00233D96"/>
    <w:rsid w:val="002341BB"/>
    <w:rsid w:val="002341D1"/>
    <w:rsid w:val="00235DAC"/>
    <w:rsid w:val="00235DC6"/>
    <w:rsid w:val="00236981"/>
    <w:rsid w:val="00236991"/>
    <w:rsid w:val="00236F83"/>
    <w:rsid w:val="00237377"/>
    <w:rsid w:val="002378A7"/>
    <w:rsid w:val="002406F0"/>
    <w:rsid w:val="0024079A"/>
    <w:rsid w:val="00240986"/>
    <w:rsid w:val="00240DA9"/>
    <w:rsid w:val="00241C97"/>
    <w:rsid w:val="002433AA"/>
    <w:rsid w:val="00243691"/>
    <w:rsid w:val="00243F81"/>
    <w:rsid w:val="00244294"/>
    <w:rsid w:val="002445ED"/>
    <w:rsid w:val="0024481F"/>
    <w:rsid w:val="00246433"/>
    <w:rsid w:val="00246AAF"/>
    <w:rsid w:val="00246DA0"/>
    <w:rsid w:val="00246E14"/>
    <w:rsid w:val="00247129"/>
    <w:rsid w:val="00247133"/>
    <w:rsid w:val="002472B1"/>
    <w:rsid w:val="0025002B"/>
    <w:rsid w:val="0025138E"/>
    <w:rsid w:val="00251413"/>
    <w:rsid w:val="002518E6"/>
    <w:rsid w:val="002519C3"/>
    <w:rsid w:val="00251A68"/>
    <w:rsid w:val="00251CF1"/>
    <w:rsid w:val="0025242B"/>
    <w:rsid w:val="00252EC6"/>
    <w:rsid w:val="002533B3"/>
    <w:rsid w:val="00253A05"/>
    <w:rsid w:val="00253FF9"/>
    <w:rsid w:val="00254AFB"/>
    <w:rsid w:val="002552E3"/>
    <w:rsid w:val="0025546C"/>
    <w:rsid w:val="00256126"/>
    <w:rsid w:val="0025641B"/>
    <w:rsid w:val="002564C3"/>
    <w:rsid w:val="0025654A"/>
    <w:rsid w:val="00256E4B"/>
    <w:rsid w:val="002604E2"/>
    <w:rsid w:val="00260549"/>
    <w:rsid w:val="002606DD"/>
    <w:rsid w:val="0026127A"/>
    <w:rsid w:val="00261B87"/>
    <w:rsid w:val="00262727"/>
    <w:rsid w:val="00262FDC"/>
    <w:rsid w:val="002634E9"/>
    <w:rsid w:val="002635D3"/>
    <w:rsid w:val="00263CB6"/>
    <w:rsid w:val="002640BD"/>
    <w:rsid w:val="002643C3"/>
    <w:rsid w:val="0026505E"/>
    <w:rsid w:val="00265EE9"/>
    <w:rsid w:val="00266169"/>
    <w:rsid w:val="00266DCA"/>
    <w:rsid w:val="002671D3"/>
    <w:rsid w:val="002676B7"/>
    <w:rsid w:val="00267703"/>
    <w:rsid w:val="0027022B"/>
    <w:rsid w:val="0027079F"/>
    <w:rsid w:val="00270B0D"/>
    <w:rsid w:val="00271302"/>
    <w:rsid w:val="0027225B"/>
    <w:rsid w:val="0027246A"/>
    <w:rsid w:val="00272D45"/>
    <w:rsid w:val="00272E69"/>
    <w:rsid w:val="00273455"/>
    <w:rsid w:val="00273803"/>
    <w:rsid w:val="0027419C"/>
    <w:rsid w:val="00274205"/>
    <w:rsid w:val="00274EC6"/>
    <w:rsid w:val="00275319"/>
    <w:rsid w:val="002756F8"/>
    <w:rsid w:val="0027617A"/>
    <w:rsid w:val="0027645D"/>
    <w:rsid w:val="00276756"/>
    <w:rsid w:val="00276F0B"/>
    <w:rsid w:val="002771C4"/>
    <w:rsid w:val="00277302"/>
    <w:rsid w:val="00277D28"/>
    <w:rsid w:val="002800A9"/>
    <w:rsid w:val="002803B9"/>
    <w:rsid w:val="002809CF"/>
    <w:rsid w:val="00280AC1"/>
    <w:rsid w:val="00280D25"/>
    <w:rsid w:val="0028233B"/>
    <w:rsid w:val="00282BEE"/>
    <w:rsid w:val="00282DC9"/>
    <w:rsid w:val="0028307B"/>
    <w:rsid w:val="002836CB"/>
    <w:rsid w:val="0028476D"/>
    <w:rsid w:val="00284840"/>
    <w:rsid w:val="00284BBF"/>
    <w:rsid w:val="0028532B"/>
    <w:rsid w:val="002859BD"/>
    <w:rsid w:val="00285C6B"/>
    <w:rsid w:val="00286197"/>
    <w:rsid w:val="00286E25"/>
    <w:rsid w:val="0028776A"/>
    <w:rsid w:val="002900F6"/>
    <w:rsid w:val="00290307"/>
    <w:rsid w:val="002911BB"/>
    <w:rsid w:val="00291297"/>
    <w:rsid w:val="002916A7"/>
    <w:rsid w:val="00291BBD"/>
    <w:rsid w:val="00292202"/>
    <w:rsid w:val="00292393"/>
    <w:rsid w:val="002923DC"/>
    <w:rsid w:val="00292BCA"/>
    <w:rsid w:val="0029504F"/>
    <w:rsid w:val="002957C5"/>
    <w:rsid w:val="0029597E"/>
    <w:rsid w:val="00295B93"/>
    <w:rsid w:val="00295F12"/>
    <w:rsid w:val="0029770C"/>
    <w:rsid w:val="002978C3"/>
    <w:rsid w:val="002A0593"/>
    <w:rsid w:val="002A0BB0"/>
    <w:rsid w:val="002A0CEC"/>
    <w:rsid w:val="002A12DD"/>
    <w:rsid w:val="002A19CF"/>
    <w:rsid w:val="002A1C6A"/>
    <w:rsid w:val="002A1DC8"/>
    <w:rsid w:val="002A2932"/>
    <w:rsid w:val="002A2E69"/>
    <w:rsid w:val="002A2E80"/>
    <w:rsid w:val="002A31DF"/>
    <w:rsid w:val="002A34D7"/>
    <w:rsid w:val="002A3B32"/>
    <w:rsid w:val="002A4BEA"/>
    <w:rsid w:val="002A4F09"/>
    <w:rsid w:val="002A5927"/>
    <w:rsid w:val="002A61D5"/>
    <w:rsid w:val="002A7E1F"/>
    <w:rsid w:val="002B0C5E"/>
    <w:rsid w:val="002B0CCF"/>
    <w:rsid w:val="002B1BA0"/>
    <w:rsid w:val="002B2382"/>
    <w:rsid w:val="002B2C72"/>
    <w:rsid w:val="002B2F44"/>
    <w:rsid w:val="002B3295"/>
    <w:rsid w:val="002B33B0"/>
    <w:rsid w:val="002B391F"/>
    <w:rsid w:val="002B3AD4"/>
    <w:rsid w:val="002B3FD6"/>
    <w:rsid w:val="002B4049"/>
    <w:rsid w:val="002B5B36"/>
    <w:rsid w:val="002B66BB"/>
    <w:rsid w:val="002B6972"/>
    <w:rsid w:val="002B6C0A"/>
    <w:rsid w:val="002C04B5"/>
    <w:rsid w:val="002C081F"/>
    <w:rsid w:val="002C0CB5"/>
    <w:rsid w:val="002C0CCB"/>
    <w:rsid w:val="002C101F"/>
    <w:rsid w:val="002C2147"/>
    <w:rsid w:val="002C2994"/>
    <w:rsid w:val="002C2BF3"/>
    <w:rsid w:val="002C397A"/>
    <w:rsid w:val="002C4852"/>
    <w:rsid w:val="002C4B99"/>
    <w:rsid w:val="002C4DCF"/>
    <w:rsid w:val="002C4E01"/>
    <w:rsid w:val="002C51ED"/>
    <w:rsid w:val="002C5D79"/>
    <w:rsid w:val="002C7614"/>
    <w:rsid w:val="002C775A"/>
    <w:rsid w:val="002C7BFE"/>
    <w:rsid w:val="002C7ECD"/>
    <w:rsid w:val="002D05BE"/>
    <w:rsid w:val="002D0904"/>
    <w:rsid w:val="002D0C45"/>
    <w:rsid w:val="002D0F33"/>
    <w:rsid w:val="002D1A2E"/>
    <w:rsid w:val="002D1E53"/>
    <w:rsid w:val="002D1F0C"/>
    <w:rsid w:val="002D213C"/>
    <w:rsid w:val="002D281F"/>
    <w:rsid w:val="002D3759"/>
    <w:rsid w:val="002D40FD"/>
    <w:rsid w:val="002D419E"/>
    <w:rsid w:val="002D420D"/>
    <w:rsid w:val="002D4625"/>
    <w:rsid w:val="002D4ED2"/>
    <w:rsid w:val="002D53C8"/>
    <w:rsid w:val="002D54FE"/>
    <w:rsid w:val="002D5DD6"/>
    <w:rsid w:val="002D5E88"/>
    <w:rsid w:val="002D7408"/>
    <w:rsid w:val="002E00F2"/>
    <w:rsid w:val="002E02E0"/>
    <w:rsid w:val="002E049B"/>
    <w:rsid w:val="002E0996"/>
    <w:rsid w:val="002E2748"/>
    <w:rsid w:val="002E32FE"/>
    <w:rsid w:val="002E37A1"/>
    <w:rsid w:val="002E385F"/>
    <w:rsid w:val="002E4AD3"/>
    <w:rsid w:val="002E4D62"/>
    <w:rsid w:val="002E56C6"/>
    <w:rsid w:val="002E6D83"/>
    <w:rsid w:val="002E73E5"/>
    <w:rsid w:val="002E7464"/>
    <w:rsid w:val="002F06D7"/>
    <w:rsid w:val="002F1ACD"/>
    <w:rsid w:val="002F214E"/>
    <w:rsid w:val="002F28C2"/>
    <w:rsid w:val="002F3DB7"/>
    <w:rsid w:val="002F3E27"/>
    <w:rsid w:val="002F436B"/>
    <w:rsid w:val="002F4EF5"/>
    <w:rsid w:val="002F55A3"/>
    <w:rsid w:val="002F729A"/>
    <w:rsid w:val="002F796E"/>
    <w:rsid w:val="002F7FEB"/>
    <w:rsid w:val="003014D7"/>
    <w:rsid w:val="00301E5D"/>
    <w:rsid w:val="00303924"/>
    <w:rsid w:val="0030411E"/>
    <w:rsid w:val="00304178"/>
    <w:rsid w:val="003043E2"/>
    <w:rsid w:val="0030476F"/>
    <w:rsid w:val="00304829"/>
    <w:rsid w:val="00304A84"/>
    <w:rsid w:val="00305021"/>
    <w:rsid w:val="00305BA4"/>
    <w:rsid w:val="00305E69"/>
    <w:rsid w:val="00305FF6"/>
    <w:rsid w:val="0030634C"/>
    <w:rsid w:val="00306847"/>
    <w:rsid w:val="00306E6F"/>
    <w:rsid w:val="003070E4"/>
    <w:rsid w:val="0030754E"/>
    <w:rsid w:val="0030764C"/>
    <w:rsid w:val="003102D4"/>
    <w:rsid w:val="003103A7"/>
    <w:rsid w:val="00310828"/>
    <w:rsid w:val="00311323"/>
    <w:rsid w:val="0031197F"/>
    <w:rsid w:val="0031243E"/>
    <w:rsid w:val="0031271A"/>
    <w:rsid w:val="00314D4A"/>
    <w:rsid w:val="003157D3"/>
    <w:rsid w:val="00316DC0"/>
    <w:rsid w:val="00316EDA"/>
    <w:rsid w:val="00316EE7"/>
    <w:rsid w:val="003170A1"/>
    <w:rsid w:val="0031712A"/>
    <w:rsid w:val="003172C3"/>
    <w:rsid w:val="00317F40"/>
    <w:rsid w:val="00321417"/>
    <w:rsid w:val="003217F6"/>
    <w:rsid w:val="00321BBB"/>
    <w:rsid w:val="00321E09"/>
    <w:rsid w:val="003220C8"/>
    <w:rsid w:val="00322EEB"/>
    <w:rsid w:val="0032375A"/>
    <w:rsid w:val="003243C2"/>
    <w:rsid w:val="00324FC2"/>
    <w:rsid w:val="0032555C"/>
    <w:rsid w:val="003260F1"/>
    <w:rsid w:val="00326684"/>
    <w:rsid w:val="00326AAE"/>
    <w:rsid w:val="00326E6B"/>
    <w:rsid w:val="003273CB"/>
    <w:rsid w:val="00327564"/>
    <w:rsid w:val="003275D9"/>
    <w:rsid w:val="003278BC"/>
    <w:rsid w:val="00327EC5"/>
    <w:rsid w:val="0033110B"/>
    <w:rsid w:val="003312AF"/>
    <w:rsid w:val="003316F1"/>
    <w:rsid w:val="003318FC"/>
    <w:rsid w:val="00332D5B"/>
    <w:rsid w:val="003338B7"/>
    <w:rsid w:val="003348E1"/>
    <w:rsid w:val="00335564"/>
    <w:rsid w:val="003355A8"/>
    <w:rsid w:val="003361A7"/>
    <w:rsid w:val="00336EF9"/>
    <w:rsid w:val="0033718C"/>
    <w:rsid w:val="0034079B"/>
    <w:rsid w:val="00340826"/>
    <w:rsid w:val="00341350"/>
    <w:rsid w:val="003415C3"/>
    <w:rsid w:val="00341C2B"/>
    <w:rsid w:val="00341D4F"/>
    <w:rsid w:val="00342FEA"/>
    <w:rsid w:val="003434A9"/>
    <w:rsid w:val="003443AA"/>
    <w:rsid w:val="003447F4"/>
    <w:rsid w:val="0034493E"/>
    <w:rsid w:val="00345060"/>
    <w:rsid w:val="003458C4"/>
    <w:rsid w:val="003469C9"/>
    <w:rsid w:val="00346DD1"/>
    <w:rsid w:val="0034702A"/>
    <w:rsid w:val="003471A9"/>
    <w:rsid w:val="0034736B"/>
    <w:rsid w:val="00347544"/>
    <w:rsid w:val="0035091A"/>
    <w:rsid w:val="00350C6A"/>
    <w:rsid w:val="00351753"/>
    <w:rsid w:val="0035197E"/>
    <w:rsid w:val="00351C72"/>
    <w:rsid w:val="003526CA"/>
    <w:rsid w:val="00353289"/>
    <w:rsid w:val="00353881"/>
    <w:rsid w:val="00353E23"/>
    <w:rsid w:val="0035459E"/>
    <w:rsid w:val="00354C83"/>
    <w:rsid w:val="003551E2"/>
    <w:rsid w:val="0035525A"/>
    <w:rsid w:val="003554B3"/>
    <w:rsid w:val="00356262"/>
    <w:rsid w:val="0035635D"/>
    <w:rsid w:val="003570E9"/>
    <w:rsid w:val="00357B44"/>
    <w:rsid w:val="00357D4F"/>
    <w:rsid w:val="00360169"/>
    <w:rsid w:val="00360BFB"/>
    <w:rsid w:val="003618E8"/>
    <w:rsid w:val="00361A57"/>
    <w:rsid w:val="00362722"/>
    <w:rsid w:val="00363215"/>
    <w:rsid w:val="003635CB"/>
    <w:rsid w:val="003636B6"/>
    <w:rsid w:val="00363874"/>
    <w:rsid w:val="00364D7A"/>
    <w:rsid w:val="003652D2"/>
    <w:rsid w:val="003658B9"/>
    <w:rsid w:val="00365D67"/>
    <w:rsid w:val="0036648A"/>
    <w:rsid w:val="003668E9"/>
    <w:rsid w:val="00367241"/>
    <w:rsid w:val="00367F85"/>
    <w:rsid w:val="00370036"/>
    <w:rsid w:val="003708CF"/>
    <w:rsid w:val="00371486"/>
    <w:rsid w:val="0037155D"/>
    <w:rsid w:val="00371561"/>
    <w:rsid w:val="0037180A"/>
    <w:rsid w:val="00371826"/>
    <w:rsid w:val="0037272D"/>
    <w:rsid w:val="00372CCE"/>
    <w:rsid w:val="00373152"/>
    <w:rsid w:val="003739DC"/>
    <w:rsid w:val="00373FB7"/>
    <w:rsid w:val="003743F7"/>
    <w:rsid w:val="00374C38"/>
    <w:rsid w:val="00375512"/>
    <w:rsid w:val="00375867"/>
    <w:rsid w:val="00375B26"/>
    <w:rsid w:val="00375D87"/>
    <w:rsid w:val="00375F04"/>
    <w:rsid w:val="003763E1"/>
    <w:rsid w:val="00376A0D"/>
    <w:rsid w:val="00376E0D"/>
    <w:rsid w:val="00377277"/>
    <w:rsid w:val="003805F1"/>
    <w:rsid w:val="003806B7"/>
    <w:rsid w:val="00380BB8"/>
    <w:rsid w:val="00380E93"/>
    <w:rsid w:val="003810C1"/>
    <w:rsid w:val="0038118E"/>
    <w:rsid w:val="00381B7A"/>
    <w:rsid w:val="00381F06"/>
    <w:rsid w:val="00382063"/>
    <w:rsid w:val="003823C4"/>
    <w:rsid w:val="00382A74"/>
    <w:rsid w:val="00382B64"/>
    <w:rsid w:val="0038385E"/>
    <w:rsid w:val="00383AFF"/>
    <w:rsid w:val="003846ED"/>
    <w:rsid w:val="00385FF0"/>
    <w:rsid w:val="0038632C"/>
    <w:rsid w:val="00386543"/>
    <w:rsid w:val="00386960"/>
    <w:rsid w:val="00387872"/>
    <w:rsid w:val="00387BD2"/>
    <w:rsid w:val="00387D74"/>
    <w:rsid w:val="00391EFA"/>
    <w:rsid w:val="00392815"/>
    <w:rsid w:val="00393B80"/>
    <w:rsid w:val="003947AB"/>
    <w:rsid w:val="00394879"/>
    <w:rsid w:val="0039535E"/>
    <w:rsid w:val="003959CA"/>
    <w:rsid w:val="00396334"/>
    <w:rsid w:val="0039664B"/>
    <w:rsid w:val="003970EC"/>
    <w:rsid w:val="00397137"/>
    <w:rsid w:val="00397809"/>
    <w:rsid w:val="003A011A"/>
    <w:rsid w:val="003A0322"/>
    <w:rsid w:val="003A164D"/>
    <w:rsid w:val="003A1AE3"/>
    <w:rsid w:val="003A2433"/>
    <w:rsid w:val="003A2761"/>
    <w:rsid w:val="003A2E82"/>
    <w:rsid w:val="003A2F48"/>
    <w:rsid w:val="003A2F79"/>
    <w:rsid w:val="003A31A9"/>
    <w:rsid w:val="003A3BA7"/>
    <w:rsid w:val="003A436B"/>
    <w:rsid w:val="003A461D"/>
    <w:rsid w:val="003A48A2"/>
    <w:rsid w:val="003A4C5A"/>
    <w:rsid w:val="003A4FDA"/>
    <w:rsid w:val="003A580B"/>
    <w:rsid w:val="003A6943"/>
    <w:rsid w:val="003B003F"/>
    <w:rsid w:val="003B0418"/>
    <w:rsid w:val="003B05BD"/>
    <w:rsid w:val="003B0627"/>
    <w:rsid w:val="003B0F3B"/>
    <w:rsid w:val="003B10B1"/>
    <w:rsid w:val="003B1C67"/>
    <w:rsid w:val="003B2453"/>
    <w:rsid w:val="003B2589"/>
    <w:rsid w:val="003B25F3"/>
    <w:rsid w:val="003B3345"/>
    <w:rsid w:val="003B3D0A"/>
    <w:rsid w:val="003B437E"/>
    <w:rsid w:val="003B48B4"/>
    <w:rsid w:val="003B5DFF"/>
    <w:rsid w:val="003B6CC4"/>
    <w:rsid w:val="003B7133"/>
    <w:rsid w:val="003B71ED"/>
    <w:rsid w:val="003B7333"/>
    <w:rsid w:val="003B743C"/>
    <w:rsid w:val="003B765D"/>
    <w:rsid w:val="003C0028"/>
    <w:rsid w:val="003C08EB"/>
    <w:rsid w:val="003C0AF8"/>
    <w:rsid w:val="003C1265"/>
    <w:rsid w:val="003C1651"/>
    <w:rsid w:val="003C1AF3"/>
    <w:rsid w:val="003C2842"/>
    <w:rsid w:val="003C2D06"/>
    <w:rsid w:val="003C382F"/>
    <w:rsid w:val="003C3BC9"/>
    <w:rsid w:val="003C3F15"/>
    <w:rsid w:val="003C42C4"/>
    <w:rsid w:val="003C4377"/>
    <w:rsid w:val="003C4535"/>
    <w:rsid w:val="003C523C"/>
    <w:rsid w:val="003C5301"/>
    <w:rsid w:val="003C5876"/>
    <w:rsid w:val="003C5A00"/>
    <w:rsid w:val="003C671B"/>
    <w:rsid w:val="003C6F09"/>
    <w:rsid w:val="003C7D9D"/>
    <w:rsid w:val="003D0764"/>
    <w:rsid w:val="003D0C6A"/>
    <w:rsid w:val="003D19B7"/>
    <w:rsid w:val="003D2460"/>
    <w:rsid w:val="003D2ABE"/>
    <w:rsid w:val="003D2B08"/>
    <w:rsid w:val="003D301D"/>
    <w:rsid w:val="003D3D71"/>
    <w:rsid w:val="003D3FC9"/>
    <w:rsid w:val="003D4CFD"/>
    <w:rsid w:val="003D5038"/>
    <w:rsid w:val="003D5391"/>
    <w:rsid w:val="003D5501"/>
    <w:rsid w:val="003D59F6"/>
    <w:rsid w:val="003D6A74"/>
    <w:rsid w:val="003D6C6C"/>
    <w:rsid w:val="003D6E7C"/>
    <w:rsid w:val="003D713B"/>
    <w:rsid w:val="003D7A7B"/>
    <w:rsid w:val="003E0B5D"/>
    <w:rsid w:val="003E24C4"/>
    <w:rsid w:val="003E2C3D"/>
    <w:rsid w:val="003E3468"/>
    <w:rsid w:val="003E37BA"/>
    <w:rsid w:val="003E3BFC"/>
    <w:rsid w:val="003E3E56"/>
    <w:rsid w:val="003E4133"/>
    <w:rsid w:val="003E4A07"/>
    <w:rsid w:val="003E5F77"/>
    <w:rsid w:val="003E65EE"/>
    <w:rsid w:val="003E69BA"/>
    <w:rsid w:val="003E6F2B"/>
    <w:rsid w:val="003E7D5B"/>
    <w:rsid w:val="003F0235"/>
    <w:rsid w:val="003F1E3A"/>
    <w:rsid w:val="003F2396"/>
    <w:rsid w:val="003F23E5"/>
    <w:rsid w:val="003F256C"/>
    <w:rsid w:val="003F30E4"/>
    <w:rsid w:val="003F41AC"/>
    <w:rsid w:val="003F426A"/>
    <w:rsid w:val="003F445F"/>
    <w:rsid w:val="003F4AC6"/>
    <w:rsid w:val="003F4B23"/>
    <w:rsid w:val="003F4D97"/>
    <w:rsid w:val="003F5444"/>
    <w:rsid w:val="003F5844"/>
    <w:rsid w:val="003F629E"/>
    <w:rsid w:val="003F74CB"/>
    <w:rsid w:val="00400064"/>
    <w:rsid w:val="004002F7"/>
    <w:rsid w:val="00400B72"/>
    <w:rsid w:val="00400BA7"/>
    <w:rsid w:val="00401E71"/>
    <w:rsid w:val="004030F9"/>
    <w:rsid w:val="00403692"/>
    <w:rsid w:val="00403777"/>
    <w:rsid w:val="00403A56"/>
    <w:rsid w:val="00403B63"/>
    <w:rsid w:val="00403D66"/>
    <w:rsid w:val="004044BC"/>
    <w:rsid w:val="0040471B"/>
    <w:rsid w:val="004051F3"/>
    <w:rsid w:val="004065F0"/>
    <w:rsid w:val="00406830"/>
    <w:rsid w:val="00406F3A"/>
    <w:rsid w:val="00407045"/>
    <w:rsid w:val="004072DA"/>
    <w:rsid w:val="00407348"/>
    <w:rsid w:val="0040750B"/>
    <w:rsid w:val="00407E1E"/>
    <w:rsid w:val="00410C35"/>
    <w:rsid w:val="0041172E"/>
    <w:rsid w:val="004129A6"/>
    <w:rsid w:val="00412A7F"/>
    <w:rsid w:val="00413568"/>
    <w:rsid w:val="00413881"/>
    <w:rsid w:val="00413942"/>
    <w:rsid w:val="00414AB4"/>
    <w:rsid w:val="00414E2F"/>
    <w:rsid w:val="00414E7F"/>
    <w:rsid w:val="00414F5C"/>
    <w:rsid w:val="0041514D"/>
    <w:rsid w:val="00416AC3"/>
    <w:rsid w:val="00421094"/>
    <w:rsid w:val="00421506"/>
    <w:rsid w:val="00421D07"/>
    <w:rsid w:val="00421E64"/>
    <w:rsid w:val="0042251B"/>
    <w:rsid w:val="00422CDC"/>
    <w:rsid w:val="004231D9"/>
    <w:rsid w:val="00423405"/>
    <w:rsid w:val="00423E5F"/>
    <w:rsid w:val="00423F5C"/>
    <w:rsid w:val="0042438D"/>
    <w:rsid w:val="0042463A"/>
    <w:rsid w:val="00424CC2"/>
    <w:rsid w:val="004252C1"/>
    <w:rsid w:val="00426746"/>
    <w:rsid w:val="00427452"/>
    <w:rsid w:val="00427BBE"/>
    <w:rsid w:val="00427BE9"/>
    <w:rsid w:val="0043098A"/>
    <w:rsid w:val="00430D2D"/>
    <w:rsid w:val="00431C4A"/>
    <w:rsid w:val="004320AB"/>
    <w:rsid w:val="004323EF"/>
    <w:rsid w:val="00432F0E"/>
    <w:rsid w:val="004335B5"/>
    <w:rsid w:val="0043383D"/>
    <w:rsid w:val="0043385F"/>
    <w:rsid w:val="00433907"/>
    <w:rsid w:val="00433920"/>
    <w:rsid w:val="00434551"/>
    <w:rsid w:val="00435FFA"/>
    <w:rsid w:val="004360F4"/>
    <w:rsid w:val="00436731"/>
    <w:rsid w:val="00437003"/>
    <w:rsid w:val="004373E6"/>
    <w:rsid w:val="00437D4E"/>
    <w:rsid w:val="00437D61"/>
    <w:rsid w:val="00440260"/>
    <w:rsid w:val="00440E78"/>
    <w:rsid w:val="00441651"/>
    <w:rsid w:val="004416CF"/>
    <w:rsid w:val="00442593"/>
    <w:rsid w:val="004434F8"/>
    <w:rsid w:val="0044437C"/>
    <w:rsid w:val="00444646"/>
    <w:rsid w:val="00444A2D"/>
    <w:rsid w:val="00444C14"/>
    <w:rsid w:val="00444FFD"/>
    <w:rsid w:val="004454E5"/>
    <w:rsid w:val="00445FA6"/>
    <w:rsid w:val="00447425"/>
    <w:rsid w:val="004475D8"/>
    <w:rsid w:val="004476B2"/>
    <w:rsid w:val="004504A0"/>
    <w:rsid w:val="0045083D"/>
    <w:rsid w:val="00451650"/>
    <w:rsid w:val="004517FF"/>
    <w:rsid w:val="00451F6F"/>
    <w:rsid w:val="004526B7"/>
    <w:rsid w:val="00452AD0"/>
    <w:rsid w:val="00453460"/>
    <w:rsid w:val="00453DA0"/>
    <w:rsid w:val="00454100"/>
    <w:rsid w:val="004544F9"/>
    <w:rsid w:val="0045461A"/>
    <w:rsid w:val="00454738"/>
    <w:rsid w:val="00454AFA"/>
    <w:rsid w:val="004556D6"/>
    <w:rsid w:val="0045636F"/>
    <w:rsid w:val="00456384"/>
    <w:rsid w:val="00456CD0"/>
    <w:rsid w:val="004574C6"/>
    <w:rsid w:val="00457EA4"/>
    <w:rsid w:val="004603BF"/>
    <w:rsid w:val="00460440"/>
    <w:rsid w:val="00460EAD"/>
    <w:rsid w:val="00461603"/>
    <w:rsid w:val="00462528"/>
    <w:rsid w:val="00462899"/>
    <w:rsid w:val="0046292F"/>
    <w:rsid w:val="00462BE4"/>
    <w:rsid w:val="00463346"/>
    <w:rsid w:val="004633D6"/>
    <w:rsid w:val="00463D72"/>
    <w:rsid w:val="004640ED"/>
    <w:rsid w:val="00464692"/>
    <w:rsid w:val="00464C87"/>
    <w:rsid w:val="004652F4"/>
    <w:rsid w:val="00465837"/>
    <w:rsid w:val="0046662C"/>
    <w:rsid w:val="00466B22"/>
    <w:rsid w:val="004673F3"/>
    <w:rsid w:val="004674B2"/>
    <w:rsid w:val="004709DA"/>
    <w:rsid w:val="00470C5B"/>
    <w:rsid w:val="00470D96"/>
    <w:rsid w:val="00470EA6"/>
    <w:rsid w:val="00471008"/>
    <w:rsid w:val="00471440"/>
    <w:rsid w:val="00471A94"/>
    <w:rsid w:val="00472160"/>
    <w:rsid w:val="00472836"/>
    <w:rsid w:val="00472B5B"/>
    <w:rsid w:val="00473358"/>
    <w:rsid w:val="004737C8"/>
    <w:rsid w:val="0047448A"/>
    <w:rsid w:val="004744BA"/>
    <w:rsid w:val="0047464F"/>
    <w:rsid w:val="004753B2"/>
    <w:rsid w:val="004753B8"/>
    <w:rsid w:val="00475BB6"/>
    <w:rsid w:val="00475BE1"/>
    <w:rsid w:val="0047660F"/>
    <w:rsid w:val="00476CC5"/>
    <w:rsid w:val="00476E80"/>
    <w:rsid w:val="004800CD"/>
    <w:rsid w:val="00480F68"/>
    <w:rsid w:val="00481D4D"/>
    <w:rsid w:val="0048346D"/>
    <w:rsid w:val="004850E2"/>
    <w:rsid w:val="0048547A"/>
    <w:rsid w:val="00485F17"/>
    <w:rsid w:val="004861E2"/>
    <w:rsid w:val="00486595"/>
    <w:rsid w:val="00486CF0"/>
    <w:rsid w:val="004877DA"/>
    <w:rsid w:val="00487833"/>
    <w:rsid w:val="00487A6F"/>
    <w:rsid w:val="0049033B"/>
    <w:rsid w:val="0049062A"/>
    <w:rsid w:val="004908C6"/>
    <w:rsid w:val="004909F6"/>
    <w:rsid w:val="00490AF8"/>
    <w:rsid w:val="00490B17"/>
    <w:rsid w:val="0049114F"/>
    <w:rsid w:val="00491343"/>
    <w:rsid w:val="00491C3B"/>
    <w:rsid w:val="004922F9"/>
    <w:rsid w:val="004925BB"/>
    <w:rsid w:val="00492918"/>
    <w:rsid w:val="00492E12"/>
    <w:rsid w:val="00492E9A"/>
    <w:rsid w:val="0049330D"/>
    <w:rsid w:val="004934C9"/>
    <w:rsid w:val="00493689"/>
    <w:rsid w:val="004937CF"/>
    <w:rsid w:val="00493847"/>
    <w:rsid w:val="004948A1"/>
    <w:rsid w:val="00494AE2"/>
    <w:rsid w:val="00495323"/>
    <w:rsid w:val="0049583A"/>
    <w:rsid w:val="004959A0"/>
    <w:rsid w:val="0049679E"/>
    <w:rsid w:val="00496CC5"/>
    <w:rsid w:val="00497B31"/>
    <w:rsid w:val="004A0704"/>
    <w:rsid w:val="004A0BB7"/>
    <w:rsid w:val="004A0BFE"/>
    <w:rsid w:val="004A1496"/>
    <w:rsid w:val="004A2172"/>
    <w:rsid w:val="004A233A"/>
    <w:rsid w:val="004A2483"/>
    <w:rsid w:val="004A26D1"/>
    <w:rsid w:val="004A2C24"/>
    <w:rsid w:val="004A34D6"/>
    <w:rsid w:val="004A4158"/>
    <w:rsid w:val="004A4259"/>
    <w:rsid w:val="004A47ED"/>
    <w:rsid w:val="004A6A9B"/>
    <w:rsid w:val="004A71FA"/>
    <w:rsid w:val="004B0382"/>
    <w:rsid w:val="004B0B31"/>
    <w:rsid w:val="004B0CCE"/>
    <w:rsid w:val="004B174D"/>
    <w:rsid w:val="004B2F3A"/>
    <w:rsid w:val="004B3B40"/>
    <w:rsid w:val="004B4886"/>
    <w:rsid w:val="004B5858"/>
    <w:rsid w:val="004B7224"/>
    <w:rsid w:val="004B7D02"/>
    <w:rsid w:val="004B7F3E"/>
    <w:rsid w:val="004C116C"/>
    <w:rsid w:val="004C1781"/>
    <w:rsid w:val="004C20DC"/>
    <w:rsid w:val="004C22C2"/>
    <w:rsid w:val="004C2323"/>
    <w:rsid w:val="004C24EB"/>
    <w:rsid w:val="004C2A8E"/>
    <w:rsid w:val="004C36FC"/>
    <w:rsid w:val="004C3B90"/>
    <w:rsid w:val="004C406D"/>
    <w:rsid w:val="004C45DB"/>
    <w:rsid w:val="004C4A60"/>
    <w:rsid w:val="004C4BAE"/>
    <w:rsid w:val="004C4CBF"/>
    <w:rsid w:val="004C61C7"/>
    <w:rsid w:val="004C68B2"/>
    <w:rsid w:val="004C6A05"/>
    <w:rsid w:val="004C6A96"/>
    <w:rsid w:val="004C6D9A"/>
    <w:rsid w:val="004C7457"/>
    <w:rsid w:val="004C7465"/>
    <w:rsid w:val="004C7A70"/>
    <w:rsid w:val="004D055D"/>
    <w:rsid w:val="004D0B87"/>
    <w:rsid w:val="004D165E"/>
    <w:rsid w:val="004D1BF8"/>
    <w:rsid w:val="004D2F50"/>
    <w:rsid w:val="004D30E4"/>
    <w:rsid w:val="004D32B7"/>
    <w:rsid w:val="004D3E23"/>
    <w:rsid w:val="004D3F1B"/>
    <w:rsid w:val="004D45A1"/>
    <w:rsid w:val="004D53EA"/>
    <w:rsid w:val="004D5D7C"/>
    <w:rsid w:val="004D6707"/>
    <w:rsid w:val="004D6F25"/>
    <w:rsid w:val="004D73BE"/>
    <w:rsid w:val="004D752D"/>
    <w:rsid w:val="004E048C"/>
    <w:rsid w:val="004E0ADC"/>
    <w:rsid w:val="004E148C"/>
    <w:rsid w:val="004E15BD"/>
    <w:rsid w:val="004E18B2"/>
    <w:rsid w:val="004E1DB1"/>
    <w:rsid w:val="004E25C6"/>
    <w:rsid w:val="004E2FC6"/>
    <w:rsid w:val="004E3122"/>
    <w:rsid w:val="004E3524"/>
    <w:rsid w:val="004E3572"/>
    <w:rsid w:val="004E3CD3"/>
    <w:rsid w:val="004E4B46"/>
    <w:rsid w:val="004E5BF4"/>
    <w:rsid w:val="004E62C7"/>
    <w:rsid w:val="004E744D"/>
    <w:rsid w:val="004E766D"/>
    <w:rsid w:val="004E7976"/>
    <w:rsid w:val="004E7B82"/>
    <w:rsid w:val="004F03CD"/>
    <w:rsid w:val="004F0AD0"/>
    <w:rsid w:val="004F0EE3"/>
    <w:rsid w:val="004F1406"/>
    <w:rsid w:val="004F141E"/>
    <w:rsid w:val="004F1FEB"/>
    <w:rsid w:val="004F2550"/>
    <w:rsid w:val="004F360F"/>
    <w:rsid w:val="004F367A"/>
    <w:rsid w:val="004F3930"/>
    <w:rsid w:val="004F3AFD"/>
    <w:rsid w:val="004F3D60"/>
    <w:rsid w:val="004F4593"/>
    <w:rsid w:val="004F4665"/>
    <w:rsid w:val="004F47B0"/>
    <w:rsid w:val="004F48FE"/>
    <w:rsid w:val="004F4BD5"/>
    <w:rsid w:val="004F4ED9"/>
    <w:rsid w:val="004F4EF7"/>
    <w:rsid w:val="004F5003"/>
    <w:rsid w:val="004F5870"/>
    <w:rsid w:val="004F5DE9"/>
    <w:rsid w:val="004F6583"/>
    <w:rsid w:val="004F6C7D"/>
    <w:rsid w:val="004F6C92"/>
    <w:rsid w:val="004F708A"/>
    <w:rsid w:val="004F749E"/>
    <w:rsid w:val="004F759D"/>
    <w:rsid w:val="004F7EB5"/>
    <w:rsid w:val="005003E7"/>
    <w:rsid w:val="005005A5"/>
    <w:rsid w:val="0050074A"/>
    <w:rsid w:val="00500832"/>
    <w:rsid w:val="005010A0"/>
    <w:rsid w:val="005017E0"/>
    <w:rsid w:val="00502533"/>
    <w:rsid w:val="00503063"/>
    <w:rsid w:val="00503A41"/>
    <w:rsid w:val="00503ABE"/>
    <w:rsid w:val="00503D3A"/>
    <w:rsid w:val="00503D4C"/>
    <w:rsid w:val="00504099"/>
    <w:rsid w:val="00504AC7"/>
    <w:rsid w:val="00505697"/>
    <w:rsid w:val="0050642E"/>
    <w:rsid w:val="00506644"/>
    <w:rsid w:val="00506CAA"/>
    <w:rsid w:val="00507091"/>
    <w:rsid w:val="005071F7"/>
    <w:rsid w:val="00507232"/>
    <w:rsid w:val="0050775F"/>
    <w:rsid w:val="00507B1C"/>
    <w:rsid w:val="00510238"/>
    <w:rsid w:val="0051055C"/>
    <w:rsid w:val="00510821"/>
    <w:rsid w:val="005109F7"/>
    <w:rsid w:val="00510E85"/>
    <w:rsid w:val="00510EFA"/>
    <w:rsid w:val="005114F8"/>
    <w:rsid w:val="00511EAA"/>
    <w:rsid w:val="00511F5C"/>
    <w:rsid w:val="0051245F"/>
    <w:rsid w:val="00512C97"/>
    <w:rsid w:val="005130C4"/>
    <w:rsid w:val="00513662"/>
    <w:rsid w:val="00513AA4"/>
    <w:rsid w:val="00513B80"/>
    <w:rsid w:val="005149CF"/>
    <w:rsid w:val="00515606"/>
    <w:rsid w:val="005156A1"/>
    <w:rsid w:val="00515C8D"/>
    <w:rsid w:val="00516EEE"/>
    <w:rsid w:val="00517FAF"/>
    <w:rsid w:val="005206B1"/>
    <w:rsid w:val="0052191F"/>
    <w:rsid w:val="0052202D"/>
    <w:rsid w:val="00522B9F"/>
    <w:rsid w:val="005233C8"/>
    <w:rsid w:val="00523F1D"/>
    <w:rsid w:val="00524C13"/>
    <w:rsid w:val="00524D89"/>
    <w:rsid w:val="00524F28"/>
    <w:rsid w:val="0052509F"/>
    <w:rsid w:val="00525724"/>
    <w:rsid w:val="0052601A"/>
    <w:rsid w:val="00526992"/>
    <w:rsid w:val="00526F63"/>
    <w:rsid w:val="00527FF0"/>
    <w:rsid w:val="00530100"/>
    <w:rsid w:val="005301B0"/>
    <w:rsid w:val="00530B94"/>
    <w:rsid w:val="005311B2"/>
    <w:rsid w:val="0053151B"/>
    <w:rsid w:val="00531894"/>
    <w:rsid w:val="0053236D"/>
    <w:rsid w:val="00532AC3"/>
    <w:rsid w:val="00532D46"/>
    <w:rsid w:val="00533037"/>
    <w:rsid w:val="00533268"/>
    <w:rsid w:val="00533457"/>
    <w:rsid w:val="00533CF3"/>
    <w:rsid w:val="00533DEB"/>
    <w:rsid w:val="00533E4D"/>
    <w:rsid w:val="00534705"/>
    <w:rsid w:val="00534A1E"/>
    <w:rsid w:val="00534B4D"/>
    <w:rsid w:val="00535786"/>
    <w:rsid w:val="005359B7"/>
    <w:rsid w:val="00535F2F"/>
    <w:rsid w:val="0053632B"/>
    <w:rsid w:val="005366DD"/>
    <w:rsid w:val="00536C41"/>
    <w:rsid w:val="005406E5"/>
    <w:rsid w:val="00540775"/>
    <w:rsid w:val="00541046"/>
    <w:rsid w:val="0054293B"/>
    <w:rsid w:val="00542BE5"/>
    <w:rsid w:val="005434EF"/>
    <w:rsid w:val="0054385B"/>
    <w:rsid w:val="0054475A"/>
    <w:rsid w:val="005449B5"/>
    <w:rsid w:val="00544BC5"/>
    <w:rsid w:val="0054518E"/>
    <w:rsid w:val="00545216"/>
    <w:rsid w:val="005452B9"/>
    <w:rsid w:val="0054579E"/>
    <w:rsid w:val="0054586E"/>
    <w:rsid w:val="00545AF2"/>
    <w:rsid w:val="005460CB"/>
    <w:rsid w:val="005465AF"/>
    <w:rsid w:val="005478A5"/>
    <w:rsid w:val="00547DFF"/>
    <w:rsid w:val="005503FE"/>
    <w:rsid w:val="00550529"/>
    <w:rsid w:val="00550659"/>
    <w:rsid w:val="00550FB5"/>
    <w:rsid w:val="00551083"/>
    <w:rsid w:val="005512E3"/>
    <w:rsid w:val="0055160B"/>
    <w:rsid w:val="005526A2"/>
    <w:rsid w:val="00553525"/>
    <w:rsid w:val="005541ED"/>
    <w:rsid w:val="00554650"/>
    <w:rsid w:val="005547AF"/>
    <w:rsid w:val="00554974"/>
    <w:rsid w:val="0055497D"/>
    <w:rsid w:val="00554A51"/>
    <w:rsid w:val="00555012"/>
    <w:rsid w:val="005551FA"/>
    <w:rsid w:val="00556571"/>
    <w:rsid w:val="0055665C"/>
    <w:rsid w:val="00556DD1"/>
    <w:rsid w:val="00557486"/>
    <w:rsid w:val="005578D8"/>
    <w:rsid w:val="00560135"/>
    <w:rsid w:val="005606FD"/>
    <w:rsid w:val="00560A9A"/>
    <w:rsid w:val="00561B49"/>
    <w:rsid w:val="00561C35"/>
    <w:rsid w:val="0056232E"/>
    <w:rsid w:val="00562D4D"/>
    <w:rsid w:val="00563D82"/>
    <w:rsid w:val="005647AF"/>
    <w:rsid w:val="00564BED"/>
    <w:rsid w:val="00565429"/>
    <w:rsid w:val="00565647"/>
    <w:rsid w:val="005656E6"/>
    <w:rsid w:val="00565D20"/>
    <w:rsid w:val="00566B88"/>
    <w:rsid w:val="00566D4E"/>
    <w:rsid w:val="0056724F"/>
    <w:rsid w:val="005707D2"/>
    <w:rsid w:val="00570FAB"/>
    <w:rsid w:val="00571FB4"/>
    <w:rsid w:val="00572D50"/>
    <w:rsid w:val="00572E8F"/>
    <w:rsid w:val="00574B9B"/>
    <w:rsid w:val="00575618"/>
    <w:rsid w:val="00575853"/>
    <w:rsid w:val="00575D7D"/>
    <w:rsid w:val="00575E17"/>
    <w:rsid w:val="00576671"/>
    <w:rsid w:val="00576896"/>
    <w:rsid w:val="00576F1F"/>
    <w:rsid w:val="005773F3"/>
    <w:rsid w:val="00577BF9"/>
    <w:rsid w:val="00580477"/>
    <w:rsid w:val="00580B05"/>
    <w:rsid w:val="00580D47"/>
    <w:rsid w:val="00580F7B"/>
    <w:rsid w:val="00581888"/>
    <w:rsid w:val="00581DB5"/>
    <w:rsid w:val="00582604"/>
    <w:rsid w:val="00582A83"/>
    <w:rsid w:val="005831C8"/>
    <w:rsid w:val="00583BE1"/>
    <w:rsid w:val="00583C3A"/>
    <w:rsid w:val="00584563"/>
    <w:rsid w:val="00584863"/>
    <w:rsid w:val="00584A45"/>
    <w:rsid w:val="005851B2"/>
    <w:rsid w:val="00585598"/>
    <w:rsid w:val="0058576C"/>
    <w:rsid w:val="00585A08"/>
    <w:rsid w:val="00585B50"/>
    <w:rsid w:val="0058731C"/>
    <w:rsid w:val="00587354"/>
    <w:rsid w:val="00587BE2"/>
    <w:rsid w:val="00590214"/>
    <w:rsid w:val="0059033F"/>
    <w:rsid w:val="00591A77"/>
    <w:rsid w:val="00593024"/>
    <w:rsid w:val="005933FD"/>
    <w:rsid w:val="005934A5"/>
    <w:rsid w:val="00593878"/>
    <w:rsid w:val="00593A9A"/>
    <w:rsid w:val="005944D6"/>
    <w:rsid w:val="0059470B"/>
    <w:rsid w:val="00594746"/>
    <w:rsid w:val="0059474E"/>
    <w:rsid w:val="0059499E"/>
    <w:rsid w:val="005949AE"/>
    <w:rsid w:val="005952D4"/>
    <w:rsid w:val="00595361"/>
    <w:rsid w:val="0059568B"/>
    <w:rsid w:val="00595700"/>
    <w:rsid w:val="00595A78"/>
    <w:rsid w:val="00595CD5"/>
    <w:rsid w:val="0059671E"/>
    <w:rsid w:val="00597314"/>
    <w:rsid w:val="00597831"/>
    <w:rsid w:val="005A0047"/>
    <w:rsid w:val="005A0AD3"/>
    <w:rsid w:val="005A10C3"/>
    <w:rsid w:val="005A200C"/>
    <w:rsid w:val="005A252D"/>
    <w:rsid w:val="005A2DD2"/>
    <w:rsid w:val="005A3A27"/>
    <w:rsid w:val="005A41A4"/>
    <w:rsid w:val="005A4BB2"/>
    <w:rsid w:val="005A4EDC"/>
    <w:rsid w:val="005A4F4E"/>
    <w:rsid w:val="005A5321"/>
    <w:rsid w:val="005A5766"/>
    <w:rsid w:val="005B02C2"/>
    <w:rsid w:val="005B078F"/>
    <w:rsid w:val="005B1C65"/>
    <w:rsid w:val="005B1CC6"/>
    <w:rsid w:val="005B2960"/>
    <w:rsid w:val="005B2C00"/>
    <w:rsid w:val="005B3D35"/>
    <w:rsid w:val="005B3E7A"/>
    <w:rsid w:val="005B404F"/>
    <w:rsid w:val="005B426C"/>
    <w:rsid w:val="005B4288"/>
    <w:rsid w:val="005B4EAC"/>
    <w:rsid w:val="005B6B63"/>
    <w:rsid w:val="005B7944"/>
    <w:rsid w:val="005B7C31"/>
    <w:rsid w:val="005B7E83"/>
    <w:rsid w:val="005C04B4"/>
    <w:rsid w:val="005C0F75"/>
    <w:rsid w:val="005C1079"/>
    <w:rsid w:val="005C1603"/>
    <w:rsid w:val="005C169A"/>
    <w:rsid w:val="005C1A7B"/>
    <w:rsid w:val="005C1D29"/>
    <w:rsid w:val="005C1FE3"/>
    <w:rsid w:val="005C2076"/>
    <w:rsid w:val="005C23D8"/>
    <w:rsid w:val="005C2410"/>
    <w:rsid w:val="005C321E"/>
    <w:rsid w:val="005C3700"/>
    <w:rsid w:val="005C37A1"/>
    <w:rsid w:val="005C3936"/>
    <w:rsid w:val="005C3F94"/>
    <w:rsid w:val="005C4A70"/>
    <w:rsid w:val="005C4BCD"/>
    <w:rsid w:val="005C51BF"/>
    <w:rsid w:val="005C57AC"/>
    <w:rsid w:val="005C5E81"/>
    <w:rsid w:val="005C6331"/>
    <w:rsid w:val="005C6718"/>
    <w:rsid w:val="005C742C"/>
    <w:rsid w:val="005C7803"/>
    <w:rsid w:val="005D0BF1"/>
    <w:rsid w:val="005D0F03"/>
    <w:rsid w:val="005D153B"/>
    <w:rsid w:val="005D1726"/>
    <w:rsid w:val="005D1B03"/>
    <w:rsid w:val="005D1FB2"/>
    <w:rsid w:val="005D1FB3"/>
    <w:rsid w:val="005D2A5F"/>
    <w:rsid w:val="005D2E63"/>
    <w:rsid w:val="005D3043"/>
    <w:rsid w:val="005D35CC"/>
    <w:rsid w:val="005D3C17"/>
    <w:rsid w:val="005D3CA2"/>
    <w:rsid w:val="005D3FD4"/>
    <w:rsid w:val="005D4502"/>
    <w:rsid w:val="005D450B"/>
    <w:rsid w:val="005D53F6"/>
    <w:rsid w:val="005D5A2D"/>
    <w:rsid w:val="005D6109"/>
    <w:rsid w:val="005D6A27"/>
    <w:rsid w:val="005D6C08"/>
    <w:rsid w:val="005D6DFA"/>
    <w:rsid w:val="005D6E7E"/>
    <w:rsid w:val="005D73ED"/>
    <w:rsid w:val="005D793D"/>
    <w:rsid w:val="005E0936"/>
    <w:rsid w:val="005E24A1"/>
    <w:rsid w:val="005E266A"/>
    <w:rsid w:val="005E27A3"/>
    <w:rsid w:val="005E2B56"/>
    <w:rsid w:val="005E339E"/>
    <w:rsid w:val="005E3AB0"/>
    <w:rsid w:val="005E40FC"/>
    <w:rsid w:val="005E4296"/>
    <w:rsid w:val="005E4D22"/>
    <w:rsid w:val="005E52DF"/>
    <w:rsid w:val="005E6243"/>
    <w:rsid w:val="005E6DFF"/>
    <w:rsid w:val="005E72FB"/>
    <w:rsid w:val="005F0490"/>
    <w:rsid w:val="005F05C5"/>
    <w:rsid w:val="005F0754"/>
    <w:rsid w:val="005F0959"/>
    <w:rsid w:val="005F0DE2"/>
    <w:rsid w:val="005F16C5"/>
    <w:rsid w:val="005F1B9F"/>
    <w:rsid w:val="005F1FEE"/>
    <w:rsid w:val="005F239D"/>
    <w:rsid w:val="005F3439"/>
    <w:rsid w:val="005F3D38"/>
    <w:rsid w:val="005F40AA"/>
    <w:rsid w:val="005F4ADF"/>
    <w:rsid w:val="005F4D16"/>
    <w:rsid w:val="005F4D2D"/>
    <w:rsid w:val="005F4DE3"/>
    <w:rsid w:val="005F635A"/>
    <w:rsid w:val="005F7A6D"/>
    <w:rsid w:val="005F7EAD"/>
    <w:rsid w:val="005F7FB1"/>
    <w:rsid w:val="006003A8"/>
    <w:rsid w:val="006008B4"/>
    <w:rsid w:val="00600BF0"/>
    <w:rsid w:val="00600CB0"/>
    <w:rsid w:val="006025F0"/>
    <w:rsid w:val="006031ED"/>
    <w:rsid w:val="006032F7"/>
    <w:rsid w:val="0060368D"/>
    <w:rsid w:val="006056FC"/>
    <w:rsid w:val="00605DB7"/>
    <w:rsid w:val="00605FBA"/>
    <w:rsid w:val="00606748"/>
    <w:rsid w:val="006069E9"/>
    <w:rsid w:val="00606F48"/>
    <w:rsid w:val="00607D4B"/>
    <w:rsid w:val="006112A7"/>
    <w:rsid w:val="0061170B"/>
    <w:rsid w:val="0061273F"/>
    <w:rsid w:val="00612B6C"/>
    <w:rsid w:val="006134AB"/>
    <w:rsid w:val="006137A7"/>
    <w:rsid w:val="00613D1D"/>
    <w:rsid w:val="006146FF"/>
    <w:rsid w:val="006149DE"/>
    <w:rsid w:val="00617882"/>
    <w:rsid w:val="00617AC6"/>
    <w:rsid w:val="00620715"/>
    <w:rsid w:val="00620BE7"/>
    <w:rsid w:val="006213B5"/>
    <w:rsid w:val="006215C5"/>
    <w:rsid w:val="00622873"/>
    <w:rsid w:val="00622948"/>
    <w:rsid w:val="00622D7B"/>
    <w:rsid w:val="00623172"/>
    <w:rsid w:val="00623704"/>
    <w:rsid w:val="00623AD2"/>
    <w:rsid w:val="0062494D"/>
    <w:rsid w:val="00625907"/>
    <w:rsid w:val="00626BFD"/>
    <w:rsid w:val="00626C31"/>
    <w:rsid w:val="0062762E"/>
    <w:rsid w:val="006304E8"/>
    <w:rsid w:val="0063128D"/>
    <w:rsid w:val="00631A3A"/>
    <w:rsid w:val="00632383"/>
    <w:rsid w:val="00632F16"/>
    <w:rsid w:val="0063314B"/>
    <w:rsid w:val="0063328C"/>
    <w:rsid w:val="00633906"/>
    <w:rsid w:val="0063496D"/>
    <w:rsid w:val="0063568F"/>
    <w:rsid w:val="00635DCF"/>
    <w:rsid w:val="006360BD"/>
    <w:rsid w:val="00636247"/>
    <w:rsid w:val="00636C3A"/>
    <w:rsid w:val="00637E7C"/>
    <w:rsid w:val="006408B1"/>
    <w:rsid w:val="00640924"/>
    <w:rsid w:val="00640998"/>
    <w:rsid w:val="00641581"/>
    <w:rsid w:val="00642637"/>
    <w:rsid w:val="00642A61"/>
    <w:rsid w:val="00642B30"/>
    <w:rsid w:val="00642F8A"/>
    <w:rsid w:val="0064351C"/>
    <w:rsid w:val="00643955"/>
    <w:rsid w:val="00645768"/>
    <w:rsid w:val="00645BC1"/>
    <w:rsid w:val="00646193"/>
    <w:rsid w:val="00646A18"/>
    <w:rsid w:val="0064704F"/>
    <w:rsid w:val="00647BDA"/>
    <w:rsid w:val="0065025D"/>
    <w:rsid w:val="00652544"/>
    <w:rsid w:val="00652796"/>
    <w:rsid w:val="00653F9C"/>
    <w:rsid w:val="00654097"/>
    <w:rsid w:val="006544C0"/>
    <w:rsid w:val="00654BF3"/>
    <w:rsid w:val="00654D7E"/>
    <w:rsid w:val="006560B1"/>
    <w:rsid w:val="006566F1"/>
    <w:rsid w:val="00656EDF"/>
    <w:rsid w:val="00657453"/>
    <w:rsid w:val="00660A89"/>
    <w:rsid w:val="00661494"/>
    <w:rsid w:val="006619C5"/>
    <w:rsid w:val="0066205B"/>
    <w:rsid w:val="00662511"/>
    <w:rsid w:val="00662A61"/>
    <w:rsid w:val="00662D6A"/>
    <w:rsid w:val="006635E0"/>
    <w:rsid w:val="006638E6"/>
    <w:rsid w:val="00663E06"/>
    <w:rsid w:val="00664BE7"/>
    <w:rsid w:val="00664F3A"/>
    <w:rsid w:val="0066586A"/>
    <w:rsid w:val="00665EF1"/>
    <w:rsid w:val="00665F43"/>
    <w:rsid w:val="00666BFF"/>
    <w:rsid w:val="00666F6A"/>
    <w:rsid w:val="006678F7"/>
    <w:rsid w:val="00667D40"/>
    <w:rsid w:val="00667F42"/>
    <w:rsid w:val="0067100F"/>
    <w:rsid w:val="00671874"/>
    <w:rsid w:val="0067196B"/>
    <w:rsid w:val="0067201A"/>
    <w:rsid w:val="0067222C"/>
    <w:rsid w:val="00673899"/>
    <w:rsid w:val="00673A6C"/>
    <w:rsid w:val="006752FC"/>
    <w:rsid w:val="00675347"/>
    <w:rsid w:val="00676314"/>
    <w:rsid w:val="00676568"/>
    <w:rsid w:val="00676A14"/>
    <w:rsid w:val="00676C2C"/>
    <w:rsid w:val="00676ED7"/>
    <w:rsid w:val="006775B9"/>
    <w:rsid w:val="006778C9"/>
    <w:rsid w:val="00677B06"/>
    <w:rsid w:val="00677D35"/>
    <w:rsid w:val="00680350"/>
    <w:rsid w:val="00680CA6"/>
    <w:rsid w:val="00680CBF"/>
    <w:rsid w:val="00680EFE"/>
    <w:rsid w:val="00681787"/>
    <w:rsid w:val="00681BF4"/>
    <w:rsid w:val="00681FF4"/>
    <w:rsid w:val="006830E0"/>
    <w:rsid w:val="006839CC"/>
    <w:rsid w:val="00683AB5"/>
    <w:rsid w:val="0068477B"/>
    <w:rsid w:val="0068528D"/>
    <w:rsid w:val="006854C6"/>
    <w:rsid w:val="0068550B"/>
    <w:rsid w:val="00685E2C"/>
    <w:rsid w:val="006868D3"/>
    <w:rsid w:val="00686B73"/>
    <w:rsid w:val="0068719D"/>
    <w:rsid w:val="00687341"/>
    <w:rsid w:val="0069052A"/>
    <w:rsid w:val="00690A24"/>
    <w:rsid w:val="00690B32"/>
    <w:rsid w:val="0069147D"/>
    <w:rsid w:val="006917A0"/>
    <w:rsid w:val="00691C72"/>
    <w:rsid w:val="006929E4"/>
    <w:rsid w:val="00692FB3"/>
    <w:rsid w:val="00693A78"/>
    <w:rsid w:val="00693DA7"/>
    <w:rsid w:val="006940AB"/>
    <w:rsid w:val="00694C0B"/>
    <w:rsid w:val="006959A9"/>
    <w:rsid w:val="00696155"/>
    <w:rsid w:val="00696BA3"/>
    <w:rsid w:val="0069705C"/>
    <w:rsid w:val="0069741B"/>
    <w:rsid w:val="0069784C"/>
    <w:rsid w:val="00697AED"/>
    <w:rsid w:val="00697FD1"/>
    <w:rsid w:val="006A02C1"/>
    <w:rsid w:val="006A1558"/>
    <w:rsid w:val="006A182C"/>
    <w:rsid w:val="006A1F3A"/>
    <w:rsid w:val="006A3153"/>
    <w:rsid w:val="006A33FD"/>
    <w:rsid w:val="006A3A78"/>
    <w:rsid w:val="006A4271"/>
    <w:rsid w:val="006A49D5"/>
    <w:rsid w:val="006A4EE6"/>
    <w:rsid w:val="006A5189"/>
    <w:rsid w:val="006A6105"/>
    <w:rsid w:val="006A614B"/>
    <w:rsid w:val="006A64A8"/>
    <w:rsid w:val="006A6C97"/>
    <w:rsid w:val="006A6E9D"/>
    <w:rsid w:val="006A71FC"/>
    <w:rsid w:val="006A723D"/>
    <w:rsid w:val="006A7388"/>
    <w:rsid w:val="006B073A"/>
    <w:rsid w:val="006B0EB9"/>
    <w:rsid w:val="006B1095"/>
    <w:rsid w:val="006B11F9"/>
    <w:rsid w:val="006B2620"/>
    <w:rsid w:val="006B4545"/>
    <w:rsid w:val="006B47FB"/>
    <w:rsid w:val="006B61A3"/>
    <w:rsid w:val="006B6278"/>
    <w:rsid w:val="006B67B3"/>
    <w:rsid w:val="006B69A9"/>
    <w:rsid w:val="006B6BCE"/>
    <w:rsid w:val="006B7411"/>
    <w:rsid w:val="006B741D"/>
    <w:rsid w:val="006B7ECE"/>
    <w:rsid w:val="006C14A1"/>
    <w:rsid w:val="006C14B8"/>
    <w:rsid w:val="006C1E2E"/>
    <w:rsid w:val="006C2EA1"/>
    <w:rsid w:val="006C344A"/>
    <w:rsid w:val="006C3FB8"/>
    <w:rsid w:val="006C4040"/>
    <w:rsid w:val="006C449A"/>
    <w:rsid w:val="006C4C83"/>
    <w:rsid w:val="006C4D08"/>
    <w:rsid w:val="006C5834"/>
    <w:rsid w:val="006C584A"/>
    <w:rsid w:val="006C5917"/>
    <w:rsid w:val="006C618E"/>
    <w:rsid w:val="006C64A1"/>
    <w:rsid w:val="006C6DB9"/>
    <w:rsid w:val="006D067F"/>
    <w:rsid w:val="006D0924"/>
    <w:rsid w:val="006D142A"/>
    <w:rsid w:val="006D3190"/>
    <w:rsid w:val="006D3755"/>
    <w:rsid w:val="006D3907"/>
    <w:rsid w:val="006D3EEE"/>
    <w:rsid w:val="006D529C"/>
    <w:rsid w:val="006D57C4"/>
    <w:rsid w:val="006D5EE8"/>
    <w:rsid w:val="006D6192"/>
    <w:rsid w:val="006D65B8"/>
    <w:rsid w:val="006D661F"/>
    <w:rsid w:val="006D6793"/>
    <w:rsid w:val="006D6ACF"/>
    <w:rsid w:val="006D7260"/>
    <w:rsid w:val="006D7864"/>
    <w:rsid w:val="006D7F44"/>
    <w:rsid w:val="006D7FAB"/>
    <w:rsid w:val="006E00B7"/>
    <w:rsid w:val="006E0503"/>
    <w:rsid w:val="006E1C65"/>
    <w:rsid w:val="006E213B"/>
    <w:rsid w:val="006E43FF"/>
    <w:rsid w:val="006E49D9"/>
    <w:rsid w:val="006E4FCC"/>
    <w:rsid w:val="006E53D8"/>
    <w:rsid w:val="006E546E"/>
    <w:rsid w:val="006E5775"/>
    <w:rsid w:val="006E65BE"/>
    <w:rsid w:val="006E683D"/>
    <w:rsid w:val="006E6DF1"/>
    <w:rsid w:val="006E77E7"/>
    <w:rsid w:val="006F02CD"/>
    <w:rsid w:val="006F0593"/>
    <w:rsid w:val="006F0F23"/>
    <w:rsid w:val="006F0F48"/>
    <w:rsid w:val="006F19D6"/>
    <w:rsid w:val="006F1CF9"/>
    <w:rsid w:val="006F1D0C"/>
    <w:rsid w:val="006F1F61"/>
    <w:rsid w:val="006F25E2"/>
    <w:rsid w:val="006F31FA"/>
    <w:rsid w:val="006F35BD"/>
    <w:rsid w:val="006F3973"/>
    <w:rsid w:val="006F39D2"/>
    <w:rsid w:val="006F3A89"/>
    <w:rsid w:val="006F3B48"/>
    <w:rsid w:val="006F41F2"/>
    <w:rsid w:val="006F4757"/>
    <w:rsid w:val="006F47EC"/>
    <w:rsid w:val="006F491D"/>
    <w:rsid w:val="006F56CE"/>
    <w:rsid w:val="006F5B30"/>
    <w:rsid w:val="006F6A4F"/>
    <w:rsid w:val="006F6B29"/>
    <w:rsid w:val="006F6F08"/>
    <w:rsid w:val="006F7FAC"/>
    <w:rsid w:val="00700346"/>
    <w:rsid w:val="007003A7"/>
    <w:rsid w:val="00700C96"/>
    <w:rsid w:val="00700F1F"/>
    <w:rsid w:val="007010D4"/>
    <w:rsid w:val="00701627"/>
    <w:rsid w:val="0070199F"/>
    <w:rsid w:val="0070210F"/>
    <w:rsid w:val="007021CE"/>
    <w:rsid w:val="00702F51"/>
    <w:rsid w:val="00703DCB"/>
    <w:rsid w:val="00703E79"/>
    <w:rsid w:val="007045AB"/>
    <w:rsid w:val="0070512D"/>
    <w:rsid w:val="007052D7"/>
    <w:rsid w:val="007059A0"/>
    <w:rsid w:val="00706312"/>
    <w:rsid w:val="00706617"/>
    <w:rsid w:val="00706C86"/>
    <w:rsid w:val="00706E31"/>
    <w:rsid w:val="0070748C"/>
    <w:rsid w:val="0071096E"/>
    <w:rsid w:val="007114DC"/>
    <w:rsid w:val="007119A8"/>
    <w:rsid w:val="00711C44"/>
    <w:rsid w:val="00711F7D"/>
    <w:rsid w:val="00711FD9"/>
    <w:rsid w:val="0071213F"/>
    <w:rsid w:val="007123F5"/>
    <w:rsid w:val="0071369D"/>
    <w:rsid w:val="007136B4"/>
    <w:rsid w:val="00714624"/>
    <w:rsid w:val="007148C7"/>
    <w:rsid w:val="007149C3"/>
    <w:rsid w:val="00714BB2"/>
    <w:rsid w:val="00715BE0"/>
    <w:rsid w:val="007168F5"/>
    <w:rsid w:val="007170CF"/>
    <w:rsid w:val="00717785"/>
    <w:rsid w:val="007179A7"/>
    <w:rsid w:val="00717A23"/>
    <w:rsid w:val="00717C32"/>
    <w:rsid w:val="0072008E"/>
    <w:rsid w:val="00720788"/>
    <w:rsid w:val="00720A78"/>
    <w:rsid w:val="00720DDD"/>
    <w:rsid w:val="007210F7"/>
    <w:rsid w:val="007217C1"/>
    <w:rsid w:val="0072183E"/>
    <w:rsid w:val="00721D87"/>
    <w:rsid w:val="00722B29"/>
    <w:rsid w:val="00722C46"/>
    <w:rsid w:val="00724327"/>
    <w:rsid w:val="007252DF"/>
    <w:rsid w:val="00725648"/>
    <w:rsid w:val="00725A2E"/>
    <w:rsid w:val="00725D20"/>
    <w:rsid w:val="00725DAE"/>
    <w:rsid w:val="007276AE"/>
    <w:rsid w:val="00727A1B"/>
    <w:rsid w:val="00727AE6"/>
    <w:rsid w:val="007306B8"/>
    <w:rsid w:val="0073074D"/>
    <w:rsid w:val="00730802"/>
    <w:rsid w:val="0073086B"/>
    <w:rsid w:val="00730F7E"/>
    <w:rsid w:val="0073104C"/>
    <w:rsid w:val="0073122B"/>
    <w:rsid w:val="007313B4"/>
    <w:rsid w:val="007322D0"/>
    <w:rsid w:val="0073335D"/>
    <w:rsid w:val="00734847"/>
    <w:rsid w:val="007348F0"/>
    <w:rsid w:val="00735340"/>
    <w:rsid w:val="00735574"/>
    <w:rsid w:val="00735A15"/>
    <w:rsid w:val="00735AB5"/>
    <w:rsid w:val="0073617A"/>
    <w:rsid w:val="00736BEF"/>
    <w:rsid w:val="0073700D"/>
    <w:rsid w:val="00737A7C"/>
    <w:rsid w:val="00737D4C"/>
    <w:rsid w:val="0074061E"/>
    <w:rsid w:val="007408D0"/>
    <w:rsid w:val="007411F0"/>
    <w:rsid w:val="00741383"/>
    <w:rsid w:val="007417E9"/>
    <w:rsid w:val="00741970"/>
    <w:rsid w:val="00741FE0"/>
    <w:rsid w:val="00742276"/>
    <w:rsid w:val="00742F77"/>
    <w:rsid w:val="007435E0"/>
    <w:rsid w:val="007440D7"/>
    <w:rsid w:val="00744246"/>
    <w:rsid w:val="00744410"/>
    <w:rsid w:val="007447D4"/>
    <w:rsid w:val="00744CC5"/>
    <w:rsid w:val="00745369"/>
    <w:rsid w:val="0074545A"/>
    <w:rsid w:val="0074585B"/>
    <w:rsid w:val="00745FEC"/>
    <w:rsid w:val="00746900"/>
    <w:rsid w:val="00746AEF"/>
    <w:rsid w:val="0074702A"/>
    <w:rsid w:val="00747B2C"/>
    <w:rsid w:val="007500D1"/>
    <w:rsid w:val="00750275"/>
    <w:rsid w:val="00750584"/>
    <w:rsid w:val="00752254"/>
    <w:rsid w:val="0075294A"/>
    <w:rsid w:val="00752D09"/>
    <w:rsid w:val="00752EFA"/>
    <w:rsid w:val="00753531"/>
    <w:rsid w:val="0075392E"/>
    <w:rsid w:val="00753C38"/>
    <w:rsid w:val="00754BB5"/>
    <w:rsid w:val="007556A5"/>
    <w:rsid w:val="0075590E"/>
    <w:rsid w:val="007562E0"/>
    <w:rsid w:val="00757322"/>
    <w:rsid w:val="007573CF"/>
    <w:rsid w:val="00757753"/>
    <w:rsid w:val="00757BF2"/>
    <w:rsid w:val="0076056B"/>
    <w:rsid w:val="007605B4"/>
    <w:rsid w:val="00760EEF"/>
    <w:rsid w:val="007614B6"/>
    <w:rsid w:val="00761666"/>
    <w:rsid w:val="0076175A"/>
    <w:rsid w:val="007622B2"/>
    <w:rsid w:val="0076275F"/>
    <w:rsid w:val="00762A81"/>
    <w:rsid w:val="00763982"/>
    <w:rsid w:val="00764577"/>
    <w:rsid w:val="0076469A"/>
    <w:rsid w:val="00764C28"/>
    <w:rsid w:val="00764E8E"/>
    <w:rsid w:val="0076666C"/>
    <w:rsid w:val="00766969"/>
    <w:rsid w:val="00766C31"/>
    <w:rsid w:val="00766D38"/>
    <w:rsid w:val="00766E01"/>
    <w:rsid w:val="0076793D"/>
    <w:rsid w:val="00771C36"/>
    <w:rsid w:val="00771F0B"/>
    <w:rsid w:val="0077385D"/>
    <w:rsid w:val="00773903"/>
    <w:rsid w:val="007741C0"/>
    <w:rsid w:val="007744F7"/>
    <w:rsid w:val="0077452A"/>
    <w:rsid w:val="00774706"/>
    <w:rsid w:val="00774794"/>
    <w:rsid w:val="0077485D"/>
    <w:rsid w:val="007755AD"/>
    <w:rsid w:val="00775C70"/>
    <w:rsid w:val="00775F71"/>
    <w:rsid w:val="007762C6"/>
    <w:rsid w:val="007765F2"/>
    <w:rsid w:val="007767A2"/>
    <w:rsid w:val="0077681D"/>
    <w:rsid w:val="00776C3A"/>
    <w:rsid w:val="00776CD1"/>
    <w:rsid w:val="0077702F"/>
    <w:rsid w:val="007770D4"/>
    <w:rsid w:val="007772E4"/>
    <w:rsid w:val="007775F2"/>
    <w:rsid w:val="007779CF"/>
    <w:rsid w:val="00780F4C"/>
    <w:rsid w:val="00781801"/>
    <w:rsid w:val="007820D6"/>
    <w:rsid w:val="00782321"/>
    <w:rsid w:val="00782570"/>
    <w:rsid w:val="00782922"/>
    <w:rsid w:val="007832A6"/>
    <w:rsid w:val="007834CD"/>
    <w:rsid w:val="00783AAE"/>
    <w:rsid w:val="00784105"/>
    <w:rsid w:val="0078475B"/>
    <w:rsid w:val="007852C5"/>
    <w:rsid w:val="00785334"/>
    <w:rsid w:val="00785438"/>
    <w:rsid w:val="00785732"/>
    <w:rsid w:val="00785A22"/>
    <w:rsid w:val="00785EED"/>
    <w:rsid w:val="007868C6"/>
    <w:rsid w:val="00787571"/>
    <w:rsid w:val="00790021"/>
    <w:rsid w:val="0079017B"/>
    <w:rsid w:val="00790512"/>
    <w:rsid w:val="00790519"/>
    <w:rsid w:val="00791D4C"/>
    <w:rsid w:val="00792EA0"/>
    <w:rsid w:val="00793B92"/>
    <w:rsid w:val="00793D45"/>
    <w:rsid w:val="00794032"/>
    <w:rsid w:val="007941FA"/>
    <w:rsid w:val="007941FB"/>
    <w:rsid w:val="00794943"/>
    <w:rsid w:val="00794B91"/>
    <w:rsid w:val="007964E0"/>
    <w:rsid w:val="007975FA"/>
    <w:rsid w:val="007A0207"/>
    <w:rsid w:val="007A112A"/>
    <w:rsid w:val="007A2214"/>
    <w:rsid w:val="007A22F7"/>
    <w:rsid w:val="007A2453"/>
    <w:rsid w:val="007A28A2"/>
    <w:rsid w:val="007A28A3"/>
    <w:rsid w:val="007A29E3"/>
    <w:rsid w:val="007A2E83"/>
    <w:rsid w:val="007A44C0"/>
    <w:rsid w:val="007A569A"/>
    <w:rsid w:val="007A5F3D"/>
    <w:rsid w:val="007A6100"/>
    <w:rsid w:val="007A7DBE"/>
    <w:rsid w:val="007A7F69"/>
    <w:rsid w:val="007B0039"/>
    <w:rsid w:val="007B0CDA"/>
    <w:rsid w:val="007B0E30"/>
    <w:rsid w:val="007B0E40"/>
    <w:rsid w:val="007B179C"/>
    <w:rsid w:val="007B1AFF"/>
    <w:rsid w:val="007B1DF9"/>
    <w:rsid w:val="007B2051"/>
    <w:rsid w:val="007B2131"/>
    <w:rsid w:val="007B226C"/>
    <w:rsid w:val="007B2B4B"/>
    <w:rsid w:val="007B32F3"/>
    <w:rsid w:val="007B3315"/>
    <w:rsid w:val="007B3576"/>
    <w:rsid w:val="007B4970"/>
    <w:rsid w:val="007B523D"/>
    <w:rsid w:val="007B5B26"/>
    <w:rsid w:val="007B5E9E"/>
    <w:rsid w:val="007B64B0"/>
    <w:rsid w:val="007B7380"/>
    <w:rsid w:val="007C0194"/>
    <w:rsid w:val="007C0E07"/>
    <w:rsid w:val="007C1FC1"/>
    <w:rsid w:val="007C22C6"/>
    <w:rsid w:val="007C284B"/>
    <w:rsid w:val="007C2E6A"/>
    <w:rsid w:val="007C3551"/>
    <w:rsid w:val="007C4226"/>
    <w:rsid w:val="007C42A0"/>
    <w:rsid w:val="007C4933"/>
    <w:rsid w:val="007C4B04"/>
    <w:rsid w:val="007C54F5"/>
    <w:rsid w:val="007C594E"/>
    <w:rsid w:val="007C5C8A"/>
    <w:rsid w:val="007C605D"/>
    <w:rsid w:val="007C6130"/>
    <w:rsid w:val="007C6305"/>
    <w:rsid w:val="007C6471"/>
    <w:rsid w:val="007C6779"/>
    <w:rsid w:val="007C6E2B"/>
    <w:rsid w:val="007D027F"/>
    <w:rsid w:val="007D0546"/>
    <w:rsid w:val="007D08BC"/>
    <w:rsid w:val="007D0C44"/>
    <w:rsid w:val="007D0ECB"/>
    <w:rsid w:val="007D1169"/>
    <w:rsid w:val="007D13F0"/>
    <w:rsid w:val="007D1DCC"/>
    <w:rsid w:val="007D25CD"/>
    <w:rsid w:val="007D2783"/>
    <w:rsid w:val="007D3191"/>
    <w:rsid w:val="007D3CE6"/>
    <w:rsid w:val="007D45D1"/>
    <w:rsid w:val="007D4C69"/>
    <w:rsid w:val="007D5567"/>
    <w:rsid w:val="007D68DE"/>
    <w:rsid w:val="007D6A2E"/>
    <w:rsid w:val="007D6E76"/>
    <w:rsid w:val="007D70EF"/>
    <w:rsid w:val="007D7628"/>
    <w:rsid w:val="007D7865"/>
    <w:rsid w:val="007E066A"/>
    <w:rsid w:val="007E0EF6"/>
    <w:rsid w:val="007E17F4"/>
    <w:rsid w:val="007E1DCC"/>
    <w:rsid w:val="007E2FFB"/>
    <w:rsid w:val="007E458F"/>
    <w:rsid w:val="007E4864"/>
    <w:rsid w:val="007E4AB1"/>
    <w:rsid w:val="007E530F"/>
    <w:rsid w:val="007E59DB"/>
    <w:rsid w:val="007E69DC"/>
    <w:rsid w:val="007E6A98"/>
    <w:rsid w:val="007E701E"/>
    <w:rsid w:val="007E708D"/>
    <w:rsid w:val="007E737A"/>
    <w:rsid w:val="007E73DE"/>
    <w:rsid w:val="007E7B7A"/>
    <w:rsid w:val="007E7D12"/>
    <w:rsid w:val="007F0303"/>
    <w:rsid w:val="007F0349"/>
    <w:rsid w:val="007F20F2"/>
    <w:rsid w:val="007F2648"/>
    <w:rsid w:val="007F28B0"/>
    <w:rsid w:val="007F2E56"/>
    <w:rsid w:val="007F30E4"/>
    <w:rsid w:val="007F321E"/>
    <w:rsid w:val="007F3614"/>
    <w:rsid w:val="007F3B20"/>
    <w:rsid w:val="007F3D07"/>
    <w:rsid w:val="007F5303"/>
    <w:rsid w:val="007F592B"/>
    <w:rsid w:val="007F5C69"/>
    <w:rsid w:val="007F5D1B"/>
    <w:rsid w:val="007F648E"/>
    <w:rsid w:val="007F6FFB"/>
    <w:rsid w:val="007F78B5"/>
    <w:rsid w:val="007F7ED3"/>
    <w:rsid w:val="00800D06"/>
    <w:rsid w:val="00800DAD"/>
    <w:rsid w:val="00801DFD"/>
    <w:rsid w:val="008020B8"/>
    <w:rsid w:val="0080429D"/>
    <w:rsid w:val="00805700"/>
    <w:rsid w:val="00805DC0"/>
    <w:rsid w:val="00806164"/>
    <w:rsid w:val="00806B47"/>
    <w:rsid w:val="00806F17"/>
    <w:rsid w:val="00806F37"/>
    <w:rsid w:val="008079D5"/>
    <w:rsid w:val="00807FBE"/>
    <w:rsid w:val="00810196"/>
    <w:rsid w:val="0081026A"/>
    <w:rsid w:val="008113E3"/>
    <w:rsid w:val="008130C6"/>
    <w:rsid w:val="008136A2"/>
    <w:rsid w:val="00815009"/>
    <w:rsid w:val="00815351"/>
    <w:rsid w:val="00815A2A"/>
    <w:rsid w:val="00815DCA"/>
    <w:rsid w:val="00816D97"/>
    <w:rsid w:val="00817432"/>
    <w:rsid w:val="00817746"/>
    <w:rsid w:val="00817BC5"/>
    <w:rsid w:val="00817C99"/>
    <w:rsid w:val="0082032F"/>
    <w:rsid w:val="008209A8"/>
    <w:rsid w:val="00820ED9"/>
    <w:rsid w:val="00821996"/>
    <w:rsid w:val="00821AE0"/>
    <w:rsid w:val="00821E28"/>
    <w:rsid w:val="008224F1"/>
    <w:rsid w:val="0082284C"/>
    <w:rsid w:val="00822DBB"/>
    <w:rsid w:val="0082321C"/>
    <w:rsid w:val="0082353C"/>
    <w:rsid w:val="00823561"/>
    <w:rsid w:val="00823B03"/>
    <w:rsid w:val="00823D6C"/>
    <w:rsid w:val="00823E1A"/>
    <w:rsid w:val="00824763"/>
    <w:rsid w:val="008249A0"/>
    <w:rsid w:val="00824C12"/>
    <w:rsid w:val="00826005"/>
    <w:rsid w:val="00826953"/>
    <w:rsid w:val="00826D66"/>
    <w:rsid w:val="00826E6A"/>
    <w:rsid w:val="008274B0"/>
    <w:rsid w:val="00827652"/>
    <w:rsid w:val="008278E8"/>
    <w:rsid w:val="00827BC3"/>
    <w:rsid w:val="00827C51"/>
    <w:rsid w:val="00827F66"/>
    <w:rsid w:val="008300E9"/>
    <w:rsid w:val="008317EF"/>
    <w:rsid w:val="00831FC4"/>
    <w:rsid w:val="008331F0"/>
    <w:rsid w:val="00833E18"/>
    <w:rsid w:val="008345B7"/>
    <w:rsid w:val="00834661"/>
    <w:rsid w:val="008348A0"/>
    <w:rsid w:val="0083549F"/>
    <w:rsid w:val="0083568A"/>
    <w:rsid w:val="0083687B"/>
    <w:rsid w:val="008368CC"/>
    <w:rsid w:val="00836FBE"/>
    <w:rsid w:val="00837DD3"/>
    <w:rsid w:val="00837FC5"/>
    <w:rsid w:val="00840A6B"/>
    <w:rsid w:val="00842126"/>
    <w:rsid w:val="0084332C"/>
    <w:rsid w:val="0084354E"/>
    <w:rsid w:val="008437CC"/>
    <w:rsid w:val="008438B1"/>
    <w:rsid w:val="00843C6E"/>
    <w:rsid w:val="00844623"/>
    <w:rsid w:val="00845A1C"/>
    <w:rsid w:val="00845C6E"/>
    <w:rsid w:val="00846499"/>
    <w:rsid w:val="00846E55"/>
    <w:rsid w:val="00846EAF"/>
    <w:rsid w:val="00847095"/>
    <w:rsid w:val="00847C2A"/>
    <w:rsid w:val="0085004A"/>
    <w:rsid w:val="00851DCD"/>
    <w:rsid w:val="008529E7"/>
    <w:rsid w:val="00852D5B"/>
    <w:rsid w:val="00853425"/>
    <w:rsid w:val="00853788"/>
    <w:rsid w:val="0085409C"/>
    <w:rsid w:val="0085534D"/>
    <w:rsid w:val="008554B9"/>
    <w:rsid w:val="0085676D"/>
    <w:rsid w:val="008570F5"/>
    <w:rsid w:val="00857D69"/>
    <w:rsid w:val="00857E27"/>
    <w:rsid w:val="008601C3"/>
    <w:rsid w:val="008601F5"/>
    <w:rsid w:val="00861A45"/>
    <w:rsid w:val="00861D79"/>
    <w:rsid w:val="00861ED9"/>
    <w:rsid w:val="008622FB"/>
    <w:rsid w:val="00862304"/>
    <w:rsid w:val="00862587"/>
    <w:rsid w:val="008634F4"/>
    <w:rsid w:val="00863511"/>
    <w:rsid w:val="008641DB"/>
    <w:rsid w:val="00864260"/>
    <w:rsid w:val="008643EE"/>
    <w:rsid w:val="008649CB"/>
    <w:rsid w:val="008658F0"/>
    <w:rsid w:val="00865B78"/>
    <w:rsid w:val="00865BBC"/>
    <w:rsid w:val="00866113"/>
    <w:rsid w:val="008664A3"/>
    <w:rsid w:val="008667B4"/>
    <w:rsid w:val="00867408"/>
    <w:rsid w:val="00867CC7"/>
    <w:rsid w:val="00867F53"/>
    <w:rsid w:val="00870013"/>
    <w:rsid w:val="00870892"/>
    <w:rsid w:val="00870899"/>
    <w:rsid w:val="00870E73"/>
    <w:rsid w:val="00871DD6"/>
    <w:rsid w:val="008724D3"/>
    <w:rsid w:val="00872AA8"/>
    <w:rsid w:val="008732EA"/>
    <w:rsid w:val="00873651"/>
    <w:rsid w:val="00874FFC"/>
    <w:rsid w:val="008759C1"/>
    <w:rsid w:val="008759CA"/>
    <w:rsid w:val="00876BB6"/>
    <w:rsid w:val="00877782"/>
    <w:rsid w:val="008777F5"/>
    <w:rsid w:val="00877DAB"/>
    <w:rsid w:val="008812D1"/>
    <w:rsid w:val="00881590"/>
    <w:rsid w:val="0088231A"/>
    <w:rsid w:val="00882E0E"/>
    <w:rsid w:val="00883066"/>
    <w:rsid w:val="00883489"/>
    <w:rsid w:val="00883AAE"/>
    <w:rsid w:val="00884705"/>
    <w:rsid w:val="0088534F"/>
    <w:rsid w:val="008857BA"/>
    <w:rsid w:val="00885DE8"/>
    <w:rsid w:val="00885EC0"/>
    <w:rsid w:val="008864C4"/>
    <w:rsid w:val="00886552"/>
    <w:rsid w:val="008866E1"/>
    <w:rsid w:val="00886C19"/>
    <w:rsid w:val="00886D5C"/>
    <w:rsid w:val="00886FD7"/>
    <w:rsid w:val="008878BE"/>
    <w:rsid w:val="00887E4D"/>
    <w:rsid w:val="008902B1"/>
    <w:rsid w:val="008913C4"/>
    <w:rsid w:val="0089204D"/>
    <w:rsid w:val="00892515"/>
    <w:rsid w:val="0089393D"/>
    <w:rsid w:val="00893AFD"/>
    <w:rsid w:val="008947A3"/>
    <w:rsid w:val="0089507A"/>
    <w:rsid w:val="00896671"/>
    <w:rsid w:val="00897D5B"/>
    <w:rsid w:val="008A0131"/>
    <w:rsid w:val="008A0B05"/>
    <w:rsid w:val="008A10E5"/>
    <w:rsid w:val="008A1BFF"/>
    <w:rsid w:val="008A3628"/>
    <w:rsid w:val="008A3B35"/>
    <w:rsid w:val="008A3BF5"/>
    <w:rsid w:val="008A414F"/>
    <w:rsid w:val="008A446A"/>
    <w:rsid w:val="008A4F7B"/>
    <w:rsid w:val="008A57DF"/>
    <w:rsid w:val="008A6AED"/>
    <w:rsid w:val="008A7130"/>
    <w:rsid w:val="008A7507"/>
    <w:rsid w:val="008B026A"/>
    <w:rsid w:val="008B0522"/>
    <w:rsid w:val="008B0B9D"/>
    <w:rsid w:val="008B0EBF"/>
    <w:rsid w:val="008B108E"/>
    <w:rsid w:val="008B1742"/>
    <w:rsid w:val="008B19E8"/>
    <w:rsid w:val="008B2FD4"/>
    <w:rsid w:val="008B3024"/>
    <w:rsid w:val="008B31AE"/>
    <w:rsid w:val="008B35B4"/>
    <w:rsid w:val="008B379A"/>
    <w:rsid w:val="008B3B98"/>
    <w:rsid w:val="008B3BD7"/>
    <w:rsid w:val="008B3C7B"/>
    <w:rsid w:val="008B5261"/>
    <w:rsid w:val="008B58B5"/>
    <w:rsid w:val="008B58E2"/>
    <w:rsid w:val="008B59E9"/>
    <w:rsid w:val="008B5C5C"/>
    <w:rsid w:val="008B5FBB"/>
    <w:rsid w:val="008B7098"/>
    <w:rsid w:val="008B711A"/>
    <w:rsid w:val="008C00EF"/>
    <w:rsid w:val="008C0BDB"/>
    <w:rsid w:val="008C11BE"/>
    <w:rsid w:val="008C1542"/>
    <w:rsid w:val="008C198C"/>
    <w:rsid w:val="008C1A77"/>
    <w:rsid w:val="008C1AD0"/>
    <w:rsid w:val="008C2592"/>
    <w:rsid w:val="008C2BF1"/>
    <w:rsid w:val="008C2C20"/>
    <w:rsid w:val="008C31BF"/>
    <w:rsid w:val="008C3396"/>
    <w:rsid w:val="008C48A2"/>
    <w:rsid w:val="008C4DC7"/>
    <w:rsid w:val="008C5E54"/>
    <w:rsid w:val="008C6B2B"/>
    <w:rsid w:val="008C7124"/>
    <w:rsid w:val="008D01FC"/>
    <w:rsid w:val="008D1771"/>
    <w:rsid w:val="008D1D57"/>
    <w:rsid w:val="008D1E38"/>
    <w:rsid w:val="008D23FE"/>
    <w:rsid w:val="008D2BC8"/>
    <w:rsid w:val="008D3B92"/>
    <w:rsid w:val="008D3BF2"/>
    <w:rsid w:val="008D3E4D"/>
    <w:rsid w:val="008D563B"/>
    <w:rsid w:val="008D5ED9"/>
    <w:rsid w:val="008D60A4"/>
    <w:rsid w:val="008D63EB"/>
    <w:rsid w:val="008D71F1"/>
    <w:rsid w:val="008E01A6"/>
    <w:rsid w:val="008E067A"/>
    <w:rsid w:val="008E0D3F"/>
    <w:rsid w:val="008E1129"/>
    <w:rsid w:val="008E12CE"/>
    <w:rsid w:val="008E1CDD"/>
    <w:rsid w:val="008E1E48"/>
    <w:rsid w:val="008E1F18"/>
    <w:rsid w:val="008E3186"/>
    <w:rsid w:val="008E4242"/>
    <w:rsid w:val="008E4511"/>
    <w:rsid w:val="008E52E7"/>
    <w:rsid w:val="008E53A4"/>
    <w:rsid w:val="008E5B7D"/>
    <w:rsid w:val="008E61A0"/>
    <w:rsid w:val="008E66B2"/>
    <w:rsid w:val="008E6A09"/>
    <w:rsid w:val="008E6E72"/>
    <w:rsid w:val="008E73D5"/>
    <w:rsid w:val="008E7D5B"/>
    <w:rsid w:val="008E7FA2"/>
    <w:rsid w:val="008F0DDD"/>
    <w:rsid w:val="008F0E89"/>
    <w:rsid w:val="008F116F"/>
    <w:rsid w:val="008F153A"/>
    <w:rsid w:val="008F20BA"/>
    <w:rsid w:val="008F3A58"/>
    <w:rsid w:val="008F492D"/>
    <w:rsid w:val="008F4B44"/>
    <w:rsid w:val="008F4D52"/>
    <w:rsid w:val="008F5E61"/>
    <w:rsid w:val="008F645D"/>
    <w:rsid w:val="008F7995"/>
    <w:rsid w:val="009003CF"/>
    <w:rsid w:val="009004A3"/>
    <w:rsid w:val="00900615"/>
    <w:rsid w:val="00900F6A"/>
    <w:rsid w:val="009017CD"/>
    <w:rsid w:val="00901A80"/>
    <w:rsid w:val="00901C6D"/>
    <w:rsid w:val="00902048"/>
    <w:rsid w:val="00902761"/>
    <w:rsid w:val="00903235"/>
    <w:rsid w:val="0090350D"/>
    <w:rsid w:val="00904910"/>
    <w:rsid w:val="00904DAF"/>
    <w:rsid w:val="00905B85"/>
    <w:rsid w:val="00906511"/>
    <w:rsid w:val="00906FAC"/>
    <w:rsid w:val="00907D0F"/>
    <w:rsid w:val="00907F9C"/>
    <w:rsid w:val="0091154D"/>
    <w:rsid w:val="00911ED9"/>
    <w:rsid w:val="00912571"/>
    <w:rsid w:val="009127BF"/>
    <w:rsid w:val="00912D12"/>
    <w:rsid w:val="00913093"/>
    <w:rsid w:val="00913291"/>
    <w:rsid w:val="00913D55"/>
    <w:rsid w:val="00914B8E"/>
    <w:rsid w:val="00914BE5"/>
    <w:rsid w:val="00915917"/>
    <w:rsid w:val="00915F87"/>
    <w:rsid w:val="00915FAE"/>
    <w:rsid w:val="00917DBE"/>
    <w:rsid w:val="00921F7F"/>
    <w:rsid w:val="00922752"/>
    <w:rsid w:val="00922BB0"/>
    <w:rsid w:val="00923D6E"/>
    <w:rsid w:val="00924277"/>
    <w:rsid w:val="00924C64"/>
    <w:rsid w:val="00924FD2"/>
    <w:rsid w:val="00925549"/>
    <w:rsid w:val="00925A44"/>
    <w:rsid w:val="00925F19"/>
    <w:rsid w:val="009265CF"/>
    <w:rsid w:val="00927458"/>
    <w:rsid w:val="009279FC"/>
    <w:rsid w:val="0093127F"/>
    <w:rsid w:val="0093128F"/>
    <w:rsid w:val="00931969"/>
    <w:rsid w:val="00931E1C"/>
    <w:rsid w:val="0093273A"/>
    <w:rsid w:val="00933759"/>
    <w:rsid w:val="0093402B"/>
    <w:rsid w:val="00934D2D"/>
    <w:rsid w:val="00934DC4"/>
    <w:rsid w:val="009376D2"/>
    <w:rsid w:val="00937E01"/>
    <w:rsid w:val="00941485"/>
    <w:rsid w:val="009414EF"/>
    <w:rsid w:val="00941FAD"/>
    <w:rsid w:val="00942192"/>
    <w:rsid w:val="0094256F"/>
    <w:rsid w:val="00942941"/>
    <w:rsid w:val="00943033"/>
    <w:rsid w:val="00943518"/>
    <w:rsid w:val="00943C0D"/>
    <w:rsid w:val="00943CAE"/>
    <w:rsid w:val="00943FF2"/>
    <w:rsid w:val="00944640"/>
    <w:rsid w:val="0094527A"/>
    <w:rsid w:val="00945958"/>
    <w:rsid w:val="00946418"/>
    <w:rsid w:val="0094677B"/>
    <w:rsid w:val="00947027"/>
    <w:rsid w:val="00947073"/>
    <w:rsid w:val="0094710A"/>
    <w:rsid w:val="00947133"/>
    <w:rsid w:val="00947165"/>
    <w:rsid w:val="009501CA"/>
    <w:rsid w:val="00950901"/>
    <w:rsid w:val="00951D73"/>
    <w:rsid w:val="0095247B"/>
    <w:rsid w:val="0095306D"/>
    <w:rsid w:val="009530EE"/>
    <w:rsid w:val="00953315"/>
    <w:rsid w:val="00954710"/>
    <w:rsid w:val="00954DC4"/>
    <w:rsid w:val="009557F2"/>
    <w:rsid w:val="009568B2"/>
    <w:rsid w:val="00956CD9"/>
    <w:rsid w:val="009572F2"/>
    <w:rsid w:val="00957568"/>
    <w:rsid w:val="00957F13"/>
    <w:rsid w:val="00961121"/>
    <w:rsid w:val="009622D1"/>
    <w:rsid w:val="009622FE"/>
    <w:rsid w:val="0096249C"/>
    <w:rsid w:val="00962534"/>
    <w:rsid w:val="00962595"/>
    <w:rsid w:val="0096444C"/>
    <w:rsid w:val="00964562"/>
    <w:rsid w:val="009649F6"/>
    <w:rsid w:val="00964F93"/>
    <w:rsid w:val="00965288"/>
    <w:rsid w:val="00965BDA"/>
    <w:rsid w:val="009663CC"/>
    <w:rsid w:val="00966AE1"/>
    <w:rsid w:val="00967209"/>
    <w:rsid w:val="00967854"/>
    <w:rsid w:val="00967ABB"/>
    <w:rsid w:val="00970313"/>
    <w:rsid w:val="00970D46"/>
    <w:rsid w:val="00971959"/>
    <w:rsid w:val="00971BD2"/>
    <w:rsid w:val="00971F90"/>
    <w:rsid w:val="00971F91"/>
    <w:rsid w:val="009732E9"/>
    <w:rsid w:val="00973CB0"/>
    <w:rsid w:val="00974DCF"/>
    <w:rsid w:val="0097514D"/>
    <w:rsid w:val="0097534A"/>
    <w:rsid w:val="00976732"/>
    <w:rsid w:val="00977139"/>
    <w:rsid w:val="00977D2A"/>
    <w:rsid w:val="009801A9"/>
    <w:rsid w:val="009805F9"/>
    <w:rsid w:val="0098061B"/>
    <w:rsid w:val="009816D8"/>
    <w:rsid w:val="0098188F"/>
    <w:rsid w:val="00981C27"/>
    <w:rsid w:val="00981DDB"/>
    <w:rsid w:val="00982156"/>
    <w:rsid w:val="009834A5"/>
    <w:rsid w:val="0098380C"/>
    <w:rsid w:val="00983A8D"/>
    <w:rsid w:val="00984E79"/>
    <w:rsid w:val="00985031"/>
    <w:rsid w:val="00985363"/>
    <w:rsid w:val="009854DF"/>
    <w:rsid w:val="0098576B"/>
    <w:rsid w:val="00985910"/>
    <w:rsid w:val="00985D99"/>
    <w:rsid w:val="009864FA"/>
    <w:rsid w:val="00986A02"/>
    <w:rsid w:val="00987282"/>
    <w:rsid w:val="00990C2C"/>
    <w:rsid w:val="00990E1D"/>
    <w:rsid w:val="009910BA"/>
    <w:rsid w:val="009917B6"/>
    <w:rsid w:val="00991924"/>
    <w:rsid w:val="00991B7D"/>
    <w:rsid w:val="00991BD7"/>
    <w:rsid w:val="0099253D"/>
    <w:rsid w:val="00993770"/>
    <w:rsid w:val="0099394D"/>
    <w:rsid w:val="00994213"/>
    <w:rsid w:val="0099445E"/>
    <w:rsid w:val="009945EC"/>
    <w:rsid w:val="009947CE"/>
    <w:rsid w:val="00994913"/>
    <w:rsid w:val="00994ED1"/>
    <w:rsid w:val="00995EEF"/>
    <w:rsid w:val="00996293"/>
    <w:rsid w:val="00996542"/>
    <w:rsid w:val="00997456"/>
    <w:rsid w:val="00997536"/>
    <w:rsid w:val="009977F1"/>
    <w:rsid w:val="009A068E"/>
    <w:rsid w:val="009A094A"/>
    <w:rsid w:val="009A105E"/>
    <w:rsid w:val="009A170D"/>
    <w:rsid w:val="009A172F"/>
    <w:rsid w:val="009A1CA2"/>
    <w:rsid w:val="009A2514"/>
    <w:rsid w:val="009A2704"/>
    <w:rsid w:val="009A28EE"/>
    <w:rsid w:val="009A2B25"/>
    <w:rsid w:val="009A2C03"/>
    <w:rsid w:val="009A3A5B"/>
    <w:rsid w:val="009A3B55"/>
    <w:rsid w:val="009A3BBE"/>
    <w:rsid w:val="009A40F4"/>
    <w:rsid w:val="009A44B6"/>
    <w:rsid w:val="009A4509"/>
    <w:rsid w:val="009A4840"/>
    <w:rsid w:val="009A5306"/>
    <w:rsid w:val="009A56AC"/>
    <w:rsid w:val="009A6741"/>
    <w:rsid w:val="009A7AAF"/>
    <w:rsid w:val="009A7F62"/>
    <w:rsid w:val="009B05E7"/>
    <w:rsid w:val="009B07FC"/>
    <w:rsid w:val="009B2E1C"/>
    <w:rsid w:val="009B3197"/>
    <w:rsid w:val="009B33C0"/>
    <w:rsid w:val="009B472B"/>
    <w:rsid w:val="009B494E"/>
    <w:rsid w:val="009B4992"/>
    <w:rsid w:val="009B5DE5"/>
    <w:rsid w:val="009B6311"/>
    <w:rsid w:val="009B6BC8"/>
    <w:rsid w:val="009B6E18"/>
    <w:rsid w:val="009B7059"/>
    <w:rsid w:val="009B7503"/>
    <w:rsid w:val="009B7F58"/>
    <w:rsid w:val="009C0982"/>
    <w:rsid w:val="009C112B"/>
    <w:rsid w:val="009C12A6"/>
    <w:rsid w:val="009C1810"/>
    <w:rsid w:val="009C217E"/>
    <w:rsid w:val="009C32F9"/>
    <w:rsid w:val="009C334A"/>
    <w:rsid w:val="009C3BB4"/>
    <w:rsid w:val="009C420D"/>
    <w:rsid w:val="009C48F6"/>
    <w:rsid w:val="009C4C57"/>
    <w:rsid w:val="009C553F"/>
    <w:rsid w:val="009C6388"/>
    <w:rsid w:val="009C6521"/>
    <w:rsid w:val="009C718B"/>
    <w:rsid w:val="009C7D8E"/>
    <w:rsid w:val="009D0324"/>
    <w:rsid w:val="009D03E6"/>
    <w:rsid w:val="009D0DFC"/>
    <w:rsid w:val="009D0E48"/>
    <w:rsid w:val="009D10ED"/>
    <w:rsid w:val="009D223B"/>
    <w:rsid w:val="009D2403"/>
    <w:rsid w:val="009D2548"/>
    <w:rsid w:val="009D2FD3"/>
    <w:rsid w:val="009D3FDE"/>
    <w:rsid w:val="009D480D"/>
    <w:rsid w:val="009D55DB"/>
    <w:rsid w:val="009D622C"/>
    <w:rsid w:val="009D7413"/>
    <w:rsid w:val="009D7600"/>
    <w:rsid w:val="009D775A"/>
    <w:rsid w:val="009D78AA"/>
    <w:rsid w:val="009D7A85"/>
    <w:rsid w:val="009E0097"/>
    <w:rsid w:val="009E095E"/>
    <w:rsid w:val="009E1FAB"/>
    <w:rsid w:val="009E3477"/>
    <w:rsid w:val="009E382B"/>
    <w:rsid w:val="009E4BF5"/>
    <w:rsid w:val="009E4EE3"/>
    <w:rsid w:val="009E5F56"/>
    <w:rsid w:val="009E5F9F"/>
    <w:rsid w:val="009E6BB7"/>
    <w:rsid w:val="009E7BA8"/>
    <w:rsid w:val="009E7D80"/>
    <w:rsid w:val="009F058A"/>
    <w:rsid w:val="009F0BFE"/>
    <w:rsid w:val="009F251D"/>
    <w:rsid w:val="009F292A"/>
    <w:rsid w:val="009F3145"/>
    <w:rsid w:val="009F3266"/>
    <w:rsid w:val="009F379D"/>
    <w:rsid w:val="009F3AC6"/>
    <w:rsid w:val="009F3DCD"/>
    <w:rsid w:val="009F4229"/>
    <w:rsid w:val="009F4539"/>
    <w:rsid w:val="009F5B1C"/>
    <w:rsid w:val="009F5E08"/>
    <w:rsid w:val="009F65E0"/>
    <w:rsid w:val="009F6612"/>
    <w:rsid w:val="009F670C"/>
    <w:rsid w:val="009F67E8"/>
    <w:rsid w:val="009F69DC"/>
    <w:rsid w:val="009F725B"/>
    <w:rsid w:val="009F72CB"/>
    <w:rsid w:val="009F76FC"/>
    <w:rsid w:val="009F7A57"/>
    <w:rsid w:val="00A003AE"/>
    <w:rsid w:val="00A00420"/>
    <w:rsid w:val="00A00C4F"/>
    <w:rsid w:val="00A00D36"/>
    <w:rsid w:val="00A00D7D"/>
    <w:rsid w:val="00A013C9"/>
    <w:rsid w:val="00A04AC5"/>
    <w:rsid w:val="00A04E08"/>
    <w:rsid w:val="00A06048"/>
    <w:rsid w:val="00A0617A"/>
    <w:rsid w:val="00A06A7A"/>
    <w:rsid w:val="00A10C81"/>
    <w:rsid w:val="00A1135B"/>
    <w:rsid w:val="00A11401"/>
    <w:rsid w:val="00A11816"/>
    <w:rsid w:val="00A12152"/>
    <w:rsid w:val="00A12580"/>
    <w:rsid w:val="00A12716"/>
    <w:rsid w:val="00A134FF"/>
    <w:rsid w:val="00A141C4"/>
    <w:rsid w:val="00A14D29"/>
    <w:rsid w:val="00A14DC0"/>
    <w:rsid w:val="00A14F29"/>
    <w:rsid w:val="00A1606B"/>
    <w:rsid w:val="00A170C3"/>
    <w:rsid w:val="00A175FA"/>
    <w:rsid w:val="00A17707"/>
    <w:rsid w:val="00A20526"/>
    <w:rsid w:val="00A20B7C"/>
    <w:rsid w:val="00A20B87"/>
    <w:rsid w:val="00A213A8"/>
    <w:rsid w:val="00A2261F"/>
    <w:rsid w:val="00A2275F"/>
    <w:rsid w:val="00A22D3D"/>
    <w:rsid w:val="00A22E78"/>
    <w:rsid w:val="00A237D1"/>
    <w:rsid w:val="00A239A7"/>
    <w:rsid w:val="00A23CDA"/>
    <w:rsid w:val="00A2467F"/>
    <w:rsid w:val="00A2577E"/>
    <w:rsid w:val="00A259E2"/>
    <w:rsid w:val="00A26123"/>
    <w:rsid w:val="00A26555"/>
    <w:rsid w:val="00A26C3D"/>
    <w:rsid w:val="00A3018C"/>
    <w:rsid w:val="00A30FA1"/>
    <w:rsid w:val="00A312D6"/>
    <w:rsid w:val="00A31760"/>
    <w:rsid w:val="00A3176C"/>
    <w:rsid w:val="00A31FE7"/>
    <w:rsid w:val="00A33C3C"/>
    <w:rsid w:val="00A3410F"/>
    <w:rsid w:val="00A342CC"/>
    <w:rsid w:val="00A35C0B"/>
    <w:rsid w:val="00A378EF"/>
    <w:rsid w:val="00A4036A"/>
    <w:rsid w:val="00A40D0B"/>
    <w:rsid w:val="00A40F43"/>
    <w:rsid w:val="00A42341"/>
    <w:rsid w:val="00A42718"/>
    <w:rsid w:val="00A42AB2"/>
    <w:rsid w:val="00A42ABD"/>
    <w:rsid w:val="00A44854"/>
    <w:rsid w:val="00A457DB"/>
    <w:rsid w:val="00A46310"/>
    <w:rsid w:val="00A46332"/>
    <w:rsid w:val="00A47AF8"/>
    <w:rsid w:val="00A47D9F"/>
    <w:rsid w:val="00A5014C"/>
    <w:rsid w:val="00A504C5"/>
    <w:rsid w:val="00A505B2"/>
    <w:rsid w:val="00A50E52"/>
    <w:rsid w:val="00A51890"/>
    <w:rsid w:val="00A51B45"/>
    <w:rsid w:val="00A524A3"/>
    <w:rsid w:val="00A5304D"/>
    <w:rsid w:val="00A530E8"/>
    <w:rsid w:val="00A533A7"/>
    <w:rsid w:val="00A53600"/>
    <w:rsid w:val="00A537A6"/>
    <w:rsid w:val="00A539DA"/>
    <w:rsid w:val="00A53EDE"/>
    <w:rsid w:val="00A53FA4"/>
    <w:rsid w:val="00A5405B"/>
    <w:rsid w:val="00A5429E"/>
    <w:rsid w:val="00A551B0"/>
    <w:rsid w:val="00A552AD"/>
    <w:rsid w:val="00A55C3F"/>
    <w:rsid w:val="00A565B3"/>
    <w:rsid w:val="00A57032"/>
    <w:rsid w:val="00A57E57"/>
    <w:rsid w:val="00A600D8"/>
    <w:rsid w:val="00A61527"/>
    <w:rsid w:val="00A64E12"/>
    <w:rsid w:val="00A64E77"/>
    <w:rsid w:val="00A65103"/>
    <w:rsid w:val="00A65CD6"/>
    <w:rsid w:val="00A66034"/>
    <w:rsid w:val="00A6674E"/>
    <w:rsid w:val="00A66B0F"/>
    <w:rsid w:val="00A670CA"/>
    <w:rsid w:val="00A672E9"/>
    <w:rsid w:val="00A70172"/>
    <w:rsid w:val="00A706CB"/>
    <w:rsid w:val="00A70B2D"/>
    <w:rsid w:val="00A70C35"/>
    <w:rsid w:val="00A7144E"/>
    <w:rsid w:val="00A724F1"/>
    <w:rsid w:val="00A730D3"/>
    <w:rsid w:val="00A73837"/>
    <w:rsid w:val="00A73C02"/>
    <w:rsid w:val="00A76006"/>
    <w:rsid w:val="00A76309"/>
    <w:rsid w:val="00A7691E"/>
    <w:rsid w:val="00A77211"/>
    <w:rsid w:val="00A77324"/>
    <w:rsid w:val="00A8020D"/>
    <w:rsid w:val="00A80A50"/>
    <w:rsid w:val="00A80C15"/>
    <w:rsid w:val="00A81672"/>
    <w:rsid w:val="00A8207A"/>
    <w:rsid w:val="00A82524"/>
    <w:rsid w:val="00A834B4"/>
    <w:rsid w:val="00A83F0E"/>
    <w:rsid w:val="00A84939"/>
    <w:rsid w:val="00A84994"/>
    <w:rsid w:val="00A84E44"/>
    <w:rsid w:val="00A84FFE"/>
    <w:rsid w:val="00A857AC"/>
    <w:rsid w:val="00A85875"/>
    <w:rsid w:val="00A8598B"/>
    <w:rsid w:val="00A85E16"/>
    <w:rsid w:val="00A85F32"/>
    <w:rsid w:val="00A85FE8"/>
    <w:rsid w:val="00A866E6"/>
    <w:rsid w:val="00A86DE4"/>
    <w:rsid w:val="00A8790F"/>
    <w:rsid w:val="00A87B4E"/>
    <w:rsid w:val="00A90501"/>
    <w:rsid w:val="00A90929"/>
    <w:rsid w:val="00A90BC7"/>
    <w:rsid w:val="00A90FC8"/>
    <w:rsid w:val="00A913EC"/>
    <w:rsid w:val="00A9151A"/>
    <w:rsid w:val="00A9201D"/>
    <w:rsid w:val="00A92761"/>
    <w:rsid w:val="00A93700"/>
    <w:rsid w:val="00A94292"/>
    <w:rsid w:val="00A9448A"/>
    <w:rsid w:val="00A949AA"/>
    <w:rsid w:val="00A94D1C"/>
    <w:rsid w:val="00A95435"/>
    <w:rsid w:val="00A95CA7"/>
    <w:rsid w:val="00A96D44"/>
    <w:rsid w:val="00A96D6A"/>
    <w:rsid w:val="00A96F48"/>
    <w:rsid w:val="00A9716F"/>
    <w:rsid w:val="00A97D26"/>
    <w:rsid w:val="00A97E0C"/>
    <w:rsid w:val="00A97F73"/>
    <w:rsid w:val="00AA0041"/>
    <w:rsid w:val="00AA01B8"/>
    <w:rsid w:val="00AA0437"/>
    <w:rsid w:val="00AA0A53"/>
    <w:rsid w:val="00AA0BD8"/>
    <w:rsid w:val="00AA1191"/>
    <w:rsid w:val="00AA127D"/>
    <w:rsid w:val="00AA1312"/>
    <w:rsid w:val="00AA158B"/>
    <w:rsid w:val="00AA1FED"/>
    <w:rsid w:val="00AA225E"/>
    <w:rsid w:val="00AA23EC"/>
    <w:rsid w:val="00AA27B8"/>
    <w:rsid w:val="00AA2985"/>
    <w:rsid w:val="00AA2C9E"/>
    <w:rsid w:val="00AA2EC3"/>
    <w:rsid w:val="00AA34A0"/>
    <w:rsid w:val="00AA3554"/>
    <w:rsid w:val="00AA3C02"/>
    <w:rsid w:val="00AA40F4"/>
    <w:rsid w:val="00AA4311"/>
    <w:rsid w:val="00AA452D"/>
    <w:rsid w:val="00AA4D4C"/>
    <w:rsid w:val="00AA5559"/>
    <w:rsid w:val="00AA58D9"/>
    <w:rsid w:val="00AA6332"/>
    <w:rsid w:val="00AA6A38"/>
    <w:rsid w:val="00AA74EF"/>
    <w:rsid w:val="00AA7BBE"/>
    <w:rsid w:val="00AA7E29"/>
    <w:rsid w:val="00AB03D1"/>
    <w:rsid w:val="00AB059A"/>
    <w:rsid w:val="00AB11FB"/>
    <w:rsid w:val="00AB2633"/>
    <w:rsid w:val="00AB2DFD"/>
    <w:rsid w:val="00AB2F20"/>
    <w:rsid w:val="00AB3195"/>
    <w:rsid w:val="00AB39D6"/>
    <w:rsid w:val="00AB3E60"/>
    <w:rsid w:val="00AB64EF"/>
    <w:rsid w:val="00AB6573"/>
    <w:rsid w:val="00AB6A22"/>
    <w:rsid w:val="00AB7107"/>
    <w:rsid w:val="00AC1A59"/>
    <w:rsid w:val="00AC2BFC"/>
    <w:rsid w:val="00AC3371"/>
    <w:rsid w:val="00AC4ABD"/>
    <w:rsid w:val="00AC4B70"/>
    <w:rsid w:val="00AC51BD"/>
    <w:rsid w:val="00AC61E2"/>
    <w:rsid w:val="00AC645A"/>
    <w:rsid w:val="00AC6476"/>
    <w:rsid w:val="00AC6FF9"/>
    <w:rsid w:val="00AC7215"/>
    <w:rsid w:val="00AD02EA"/>
    <w:rsid w:val="00AD052B"/>
    <w:rsid w:val="00AD08D1"/>
    <w:rsid w:val="00AD363A"/>
    <w:rsid w:val="00AD36E1"/>
    <w:rsid w:val="00AD3B8D"/>
    <w:rsid w:val="00AD3FD8"/>
    <w:rsid w:val="00AD424B"/>
    <w:rsid w:val="00AD45C7"/>
    <w:rsid w:val="00AD4812"/>
    <w:rsid w:val="00AD4A20"/>
    <w:rsid w:val="00AD543E"/>
    <w:rsid w:val="00AD5AD6"/>
    <w:rsid w:val="00AD6A84"/>
    <w:rsid w:val="00AD75AD"/>
    <w:rsid w:val="00AD7601"/>
    <w:rsid w:val="00AD79D5"/>
    <w:rsid w:val="00AE017D"/>
    <w:rsid w:val="00AE03AC"/>
    <w:rsid w:val="00AE05B7"/>
    <w:rsid w:val="00AE0763"/>
    <w:rsid w:val="00AE07E2"/>
    <w:rsid w:val="00AE0E8E"/>
    <w:rsid w:val="00AE0EFE"/>
    <w:rsid w:val="00AE1713"/>
    <w:rsid w:val="00AE2765"/>
    <w:rsid w:val="00AE2BA3"/>
    <w:rsid w:val="00AE2F2F"/>
    <w:rsid w:val="00AE2F95"/>
    <w:rsid w:val="00AE4183"/>
    <w:rsid w:val="00AE441F"/>
    <w:rsid w:val="00AE4AC6"/>
    <w:rsid w:val="00AE4F3B"/>
    <w:rsid w:val="00AE5D14"/>
    <w:rsid w:val="00AE5EA1"/>
    <w:rsid w:val="00AE5F86"/>
    <w:rsid w:val="00AE65F6"/>
    <w:rsid w:val="00AE667C"/>
    <w:rsid w:val="00AE6D8C"/>
    <w:rsid w:val="00AE779D"/>
    <w:rsid w:val="00AE7849"/>
    <w:rsid w:val="00AE7C98"/>
    <w:rsid w:val="00AF007D"/>
    <w:rsid w:val="00AF2225"/>
    <w:rsid w:val="00AF2779"/>
    <w:rsid w:val="00AF3B3F"/>
    <w:rsid w:val="00AF3E5C"/>
    <w:rsid w:val="00AF4495"/>
    <w:rsid w:val="00AF4713"/>
    <w:rsid w:val="00AF4AEA"/>
    <w:rsid w:val="00AF6564"/>
    <w:rsid w:val="00AF69F9"/>
    <w:rsid w:val="00AF75D6"/>
    <w:rsid w:val="00B00407"/>
    <w:rsid w:val="00B00E23"/>
    <w:rsid w:val="00B010D2"/>
    <w:rsid w:val="00B0135D"/>
    <w:rsid w:val="00B0172A"/>
    <w:rsid w:val="00B02532"/>
    <w:rsid w:val="00B0272B"/>
    <w:rsid w:val="00B02E79"/>
    <w:rsid w:val="00B02FD2"/>
    <w:rsid w:val="00B03A2C"/>
    <w:rsid w:val="00B03B5A"/>
    <w:rsid w:val="00B0419E"/>
    <w:rsid w:val="00B0439B"/>
    <w:rsid w:val="00B0519D"/>
    <w:rsid w:val="00B05DD0"/>
    <w:rsid w:val="00B076D7"/>
    <w:rsid w:val="00B0790E"/>
    <w:rsid w:val="00B07C4F"/>
    <w:rsid w:val="00B11063"/>
    <w:rsid w:val="00B116FE"/>
    <w:rsid w:val="00B12665"/>
    <w:rsid w:val="00B12BDA"/>
    <w:rsid w:val="00B12F33"/>
    <w:rsid w:val="00B13292"/>
    <w:rsid w:val="00B13A78"/>
    <w:rsid w:val="00B13B58"/>
    <w:rsid w:val="00B144C7"/>
    <w:rsid w:val="00B14680"/>
    <w:rsid w:val="00B148C6"/>
    <w:rsid w:val="00B149FC"/>
    <w:rsid w:val="00B14ADF"/>
    <w:rsid w:val="00B152D7"/>
    <w:rsid w:val="00B159E3"/>
    <w:rsid w:val="00B15B72"/>
    <w:rsid w:val="00B15D36"/>
    <w:rsid w:val="00B16157"/>
    <w:rsid w:val="00B164B7"/>
    <w:rsid w:val="00B168E6"/>
    <w:rsid w:val="00B1697F"/>
    <w:rsid w:val="00B16C5D"/>
    <w:rsid w:val="00B16D1A"/>
    <w:rsid w:val="00B17034"/>
    <w:rsid w:val="00B17689"/>
    <w:rsid w:val="00B177D1"/>
    <w:rsid w:val="00B17B35"/>
    <w:rsid w:val="00B17BD4"/>
    <w:rsid w:val="00B204F2"/>
    <w:rsid w:val="00B20712"/>
    <w:rsid w:val="00B20801"/>
    <w:rsid w:val="00B2081F"/>
    <w:rsid w:val="00B20AF8"/>
    <w:rsid w:val="00B212D5"/>
    <w:rsid w:val="00B217A1"/>
    <w:rsid w:val="00B2180A"/>
    <w:rsid w:val="00B22AA6"/>
    <w:rsid w:val="00B23674"/>
    <w:rsid w:val="00B2376B"/>
    <w:rsid w:val="00B23F15"/>
    <w:rsid w:val="00B24402"/>
    <w:rsid w:val="00B244DA"/>
    <w:rsid w:val="00B24FDB"/>
    <w:rsid w:val="00B251A8"/>
    <w:rsid w:val="00B25220"/>
    <w:rsid w:val="00B25D78"/>
    <w:rsid w:val="00B25E32"/>
    <w:rsid w:val="00B261BC"/>
    <w:rsid w:val="00B263C1"/>
    <w:rsid w:val="00B26EBF"/>
    <w:rsid w:val="00B2724F"/>
    <w:rsid w:val="00B27949"/>
    <w:rsid w:val="00B27C18"/>
    <w:rsid w:val="00B30622"/>
    <w:rsid w:val="00B30EE4"/>
    <w:rsid w:val="00B312EB"/>
    <w:rsid w:val="00B31B1E"/>
    <w:rsid w:val="00B31B65"/>
    <w:rsid w:val="00B326EA"/>
    <w:rsid w:val="00B32F2A"/>
    <w:rsid w:val="00B333AA"/>
    <w:rsid w:val="00B333D4"/>
    <w:rsid w:val="00B3346B"/>
    <w:rsid w:val="00B34416"/>
    <w:rsid w:val="00B34603"/>
    <w:rsid w:val="00B35564"/>
    <w:rsid w:val="00B35DE4"/>
    <w:rsid w:val="00B3670E"/>
    <w:rsid w:val="00B402DF"/>
    <w:rsid w:val="00B41834"/>
    <w:rsid w:val="00B41A55"/>
    <w:rsid w:val="00B41AEB"/>
    <w:rsid w:val="00B4294A"/>
    <w:rsid w:val="00B432AD"/>
    <w:rsid w:val="00B432F4"/>
    <w:rsid w:val="00B436CF"/>
    <w:rsid w:val="00B43CED"/>
    <w:rsid w:val="00B44C9D"/>
    <w:rsid w:val="00B44D33"/>
    <w:rsid w:val="00B4515D"/>
    <w:rsid w:val="00B45DC7"/>
    <w:rsid w:val="00B46A1B"/>
    <w:rsid w:val="00B46CF0"/>
    <w:rsid w:val="00B502D2"/>
    <w:rsid w:val="00B505F6"/>
    <w:rsid w:val="00B50B68"/>
    <w:rsid w:val="00B51F75"/>
    <w:rsid w:val="00B521C6"/>
    <w:rsid w:val="00B523B1"/>
    <w:rsid w:val="00B52BCE"/>
    <w:rsid w:val="00B52F62"/>
    <w:rsid w:val="00B538DC"/>
    <w:rsid w:val="00B547D6"/>
    <w:rsid w:val="00B55E66"/>
    <w:rsid w:val="00B55EDE"/>
    <w:rsid w:val="00B5783E"/>
    <w:rsid w:val="00B5788E"/>
    <w:rsid w:val="00B57A70"/>
    <w:rsid w:val="00B6057A"/>
    <w:rsid w:val="00B611B8"/>
    <w:rsid w:val="00B625F6"/>
    <w:rsid w:val="00B6320B"/>
    <w:rsid w:val="00B635DE"/>
    <w:rsid w:val="00B63C16"/>
    <w:rsid w:val="00B6406F"/>
    <w:rsid w:val="00B643B3"/>
    <w:rsid w:val="00B64666"/>
    <w:rsid w:val="00B65253"/>
    <w:rsid w:val="00B67472"/>
    <w:rsid w:val="00B674A7"/>
    <w:rsid w:val="00B67682"/>
    <w:rsid w:val="00B67BBD"/>
    <w:rsid w:val="00B67C0B"/>
    <w:rsid w:val="00B67F1E"/>
    <w:rsid w:val="00B67F39"/>
    <w:rsid w:val="00B70792"/>
    <w:rsid w:val="00B7178D"/>
    <w:rsid w:val="00B726C4"/>
    <w:rsid w:val="00B729C2"/>
    <w:rsid w:val="00B72FBE"/>
    <w:rsid w:val="00B73108"/>
    <w:rsid w:val="00B7349C"/>
    <w:rsid w:val="00B745AB"/>
    <w:rsid w:val="00B751B0"/>
    <w:rsid w:val="00B762A6"/>
    <w:rsid w:val="00B765E2"/>
    <w:rsid w:val="00B76997"/>
    <w:rsid w:val="00B76C67"/>
    <w:rsid w:val="00B76DED"/>
    <w:rsid w:val="00B77C7A"/>
    <w:rsid w:val="00B80238"/>
    <w:rsid w:val="00B80677"/>
    <w:rsid w:val="00B812FB"/>
    <w:rsid w:val="00B81C01"/>
    <w:rsid w:val="00B8212F"/>
    <w:rsid w:val="00B83E38"/>
    <w:rsid w:val="00B841AA"/>
    <w:rsid w:val="00B84458"/>
    <w:rsid w:val="00B853F9"/>
    <w:rsid w:val="00B85CD2"/>
    <w:rsid w:val="00B85E0B"/>
    <w:rsid w:val="00B85E16"/>
    <w:rsid w:val="00B87880"/>
    <w:rsid w:val="00B87CD2"/>
    <w:rsid w:val="00B90D8C"/>
    <w:rsid w:val="00B92148"/>
    <w:rsid w:val="00B92716"/>
    <w:rsid w:val="00B92D02"/>
    <w:rsid w:val="00B94176"/>
    <w:rsid w:val="00B94926"/>
    <w:rsid w:val="00B94930"/>
    <w:rsid w:val="00B9571D"/>
    <w:rsid w:val="00B965BB"/>
    <w:rsid w:val="00B96C14"/>
    <w:rsid w:val="00B96DE7"/>
    <w:rsid w:val="00B9779A"/>
    <w:rsid w:val="00BA2D51"/>
    <w:rsid w:val="00BA348E"/>
    <w:rsid w:val="00BA35F1"/>
    <w:rsid w:val="00BA3AB6"/>
    <w:rsid w:val="00BA4487"/>
    <w:rsid w:val="00BA502A"/>
    <w:rsid w:val="00BA50BE"/>
    <w:rsid w:val="00BA55E2"/>
    <w:rsid w:val="00BA58B7"/>
    <w:rsid w:val="00BA59D1"/>
    <w:rsid w:val="00BA6096"/>
    <w:rsid w:val="00BA6F43"/>
    <w:rsid w:val="00BA7276"/>
    <w:rsid w:val="00BA72B5"/>
    <w:rsid w:val="00BA7359"/>
    <w:rsid w:val="00BA760E"/>
    <w:rsid w:val="00BA7B9B"/>
    <w:rsid w:val="00BB2B37"/>
    <w:rsid w:val="00BB36F1"/>
    <w:rsid w:val="00BB3804"/>
    <w:rsid w:val="00BB3C07"/>
    <w:rsid w:val="00BB3E0B"/>
    <w:rsid w:val="00BB3FFF"/>
    <w:rsid w:val="00BB43F0"/>
    <w:rsid w:val="00BB48BB"/>
    <w:rsid w:val="00BB4C55"/>
    <w:rsid w:val="00BB4E4B"/>
    <w:rsid w:val="00BB547E"/>
    <w:rsid w:val="00BB5833"/>
    <w:rsid w:val="00BB63B8"/>
    <w:rsid w:val="00BB793C"/>
    <w:rsid w:val="00BC0302"/>
    <w:rsid w:val="00BC205B"/>
    <w:rsid w:val="00BC30E3"/>
    <w:rsid w:val="00BC337A"/>
    <w:rsid w:val="00BC4280"/>
    <w:rsid w:val="00BC47C4"/>
    <w:rsid w:val="00BC4829"/>
    <w:rsid w:val="00BC4A10"/>
    <w:rsid w:val="00BC4B3F"/>
    <w:rsid w:val="00BC4E84"/>
    <w:rsid w:val="00BC545E"/>
    <w:rsid w:val="00BC5836"/>
    <w:rsid w:val="00BC5EE9"/>
    <w:rsid w:val="00BC62C1"/>
    <w:rsid w:val="00BC6CB8"/>
    <w:rsid w:val="00BC72A0"/>
    <w:rsid w:val="00BC7EA6"/>
    <w:rsid w:val="00BD005E"/>
    <w:rsid w:val="00BD0615"/>
    <w:rsid w:val="00BD14C2"/>
    <w:rsid w:val="00BD1FC4"/>
    <w:rsid w:val="00BD2D86"/>
    <w:rsid w:val="00BD334E"/>
    <w:rsid w:val="00BD3B94"/>
    <w:rsid w:val="00BD3BBA"/>
    <w:rsid w:val="00BD4921"/>
    <w:rsid w:val="00BD60B4"/>
    <w:rsid w:val="00BD66AB"/>
    <w:rsid w:val="00BD6D75"/>
    <w:rsid w:val="00BD72FF"/>
    <w:rsid w:val="00BD7393"/>
    <w:rsid w:val="00BD75C7"/>
    <w:rsid w:val="00BD7749"/>
    <w:rsid w:val="00BD7E16"/>
    <w:rsid w:val="00BE0084"/>
    <w:rsid w:val="00BE1484"/>
    <w:rsid w:val="00BE17C2"/>
    <w:rsid w:val="00BE1BD4"/>
    <w:rsid w:val="00BE287F"/>
    <w:rsid w:val="00BE2F70"/>
    <w:rsid w:val="00BE3F76"/>
    <w:rsid w:val="00BE5964"/>
    <w:rsid w:val="00BE596B"/>
    <w:rsid w:val="00BE59B9"/>
    <w:rsid w:val="00BE5D9B"/>
    <w:rsid w:val="00BE7CA9"/>
    <w:rsid w:val="00BE7F47"/>
    <w:rsid w:val="00BF03B0"/>
    <w:rsid w:val="00BF058C"/>
    <w:rsid w:val="00BF0669"/>
    <w:rsid w:val="00BF0AF2"/>
    <w:rsid w:val="00BF0C56"/>
    <w:rsid w:val="00BF1025"/>
    <w:rsid w:val="00BF1B96"/>
    <w:rsid w:val="00BF1FE0"/>
    <w:rsid w:val="00BF260C"/>
    <w:rsid w:val="00BF2899"/>
    <w:rsid w:val="00BF3443"/>
    <w:rsid w:val="00BF4499"/>
    <w:rsid w:val="00BF63A1"/>
    <w:rsid w:val="00BF6755"/>
    <w:rsid w:val="00BF7512"/>
    <w:rsid w:val="00BF7FEC"/>
    <w:rsid w:val="00C01605"/>
    <w:rsid w:val="00C0173E"/>
    <w:rsid w:val="00C01F7A"/>
    <w:rsid w:val="00C020F8"/>
    <w:rsid w:val="00C021E1"/>
    <w:rsid w:val="00C024F6"/>
    <w:rsid w:val="00C027E5"/>
    <w:rsid w:val="00C02EDB"/>
    <w:rsid w:val="00C035AD"/>
    <w:rsid w:val="00C04306"/>
    <w:rsid w:val="00C043F6"/>
    <w:rsid w:val="00C0440D"/>
    <w:rsid w:val="00C04830"/>
    <w:rsid w:val="00C04A3C"/>
    <w:rsid w:val="00C04A59"/>
    <w:rsid w:val="00C04C13"/>
    <w:rsid w:val="00C05016"/>
    <w:rsid w:val="00C0557D"/>
    <w:rsid w:val="00C06E1C"/>
    <w:rsid w:val="00C0763B"/>
    <w:rsid w:val="00C07AFE"/>
    <w:rsid w:val="00C07E2F"/>
    <w:rsid w:val="00C07F2D"/>
    <w:rsid w:val="00C102BC"/>
    <w:rsid w:val="00C104FD"/>
    <w:rsid w:val="00C12AA8"/>
    <w:rsid w:val="00C12B15"/>
    <w:rsid w:val="00C130E5"/>
    <w:rsid w:val="00C13246"/>
    <w:rsid w:val="00C13277"/>
    <w:rsid w:val="00C13285"/>
    <w:rsid w:val="00C138B5"/>
    <w:rsid w:val="00C13902"/>
    <w:rsid w:val="00C13F0F"/>
    <w:rsid w:val="00C14120"/>
    <w:rsid w:val="00C1441F"/>
    <w:rsid w:val="00C146B3"/>
    <w:rsid w:val="00C14E05"/>
    <w:rsid w:val="00C14E1D"/>
    <w:rsid w:val="00C14FB7"/>
    <w:rsid w:val="00C150CD"/>
    <w:rsid w:val="00C15E43"/>
    <w:rsid w:val="00C16645"/>
    <w:rsid w:val="00C16885"/>
    <w:rsid w:val="00C16E80"/>
    <w:rsid w:val="00C176EE"/>
    <w:rsid w:val="00C1775F"/>
    <w:rsid w:val="00C17A1A"/>
    <w:rsid w:val="00C17D05"/>
    <w:rsid w:val="00C21CEE"/>
    <w:rsid w:val="00C22079"/>
    <w:rsid w:val="00C22452"/>
    <w:rsid w:val="00C227B2"/>
    <w:rsid w:val="00C23D6C"/>
    <w:rsid w:val="00C23EBC"/>
    <w:rsid w:val="00C244E7"/>
    <w:rsid w:val="00C24B6E"/>
    <w:rsid w:val="00C24CFC"/>
    <w:rsid w:val="00C26C2C"/>
    <w:rsid w:val="00C26DFB"/>
    <w:rsid w:val="00C27C0D"/>
    <w:rsid w:val="00C30177"/>
    <w:rsid w:val="00C309D3"/>
    <w:rsid w:val="00C30D42"/>
    <w:rsid w:val="00C30D56"/>
    <w:rsid w:val="00C316B9"/>
    <w:rsid w:val="00C318FF"/>
    <w:rsid w:val="00C31951"/>
    <w:rsid w:val="00C31A99"/>
    <w:rsid w:val="00C321AD"/>
    <w:rsid w:val="00C32487"/>
    <w:rsid w:val="00C32574"/>
    <w:rsid w:val="00C32628"/>
    <w:rsid w:val="00C344C0"/>
    <w:rsid w:val="00C346E3"/>
    <w:rsid w:val="00C34A36"/>
    <w:rsid w:val="00C35CB0"/>
    <w:rsid w:val="00C36083"/>
    <w:rsid w:val="00C36350"/>
    <w:rsid w:val="00C36557"/>
    <w:rsid w:val="00C3656F"/>
    <w:rsid w:val="00C3675C"/>
    <w:rsid w:val="00C37CF6"/>
    <w:rsid w:val="00C40BD2"/>
    <w:rsid w:val="00C40CAD"/>
    <w:rsid w:val="00C41252"/>
    <w:rsid w:val="00C42A59"/>
    <w:rsid w:val="00C42E6F"/>
    <w:rsid w:val="00C434EB"/>
    <w:rsid w:val="00C4398A"/>
    <w:rsid w:val="00C4481B"/>
    <w:rsid w:val="00C4495B"/>
    <w:rsid w:val="00C44C5F"/>
    <w:rsid w:val="00C4519F"/>
    <w:rsid w:val="00C45402"/>
    <w:rsid w:val="00C47360"/>
    <w:rsid w:val="00C4775B"/>
    <w:rsid w:val="00C50489"/>
    <w:rsid w:val="00C50660"/>
    <w:rsid w:val="00C509B6"/>
    <w:rsid w:val="00C50B78"/>
    <w:rsid w:val="00C518DC"/>
    <w:rsid w:val="00C522F5"/>
    <w:rsid w:val="00C52448"/>
    <w:rsid w:val="00C5244B"/>
    <w:rsid w:val="00C536C7"/>
    <w:rsid w:val="00C53D73"/>
    <w:rsid w:val="00C54ECF"/>
    <w:rsid w:val="00C55328"/>
    <w:rsid w:val="00C555F3"/>
    <w:rsid w:val="00C557C6"/>
    <w:rsid w:val="00C55D6F"/>
    <w:rsid w:val="00C55DD5"/>
    <w:rsid w:val="00C561CD"/>
    <w:rsid w:val="00C56587"/>
    <w:rsid w:val="00C56B71"/>
    <w:rsid w:val="00C56BF3"/>
    <w:rsid w:val="00C56F09"/>
    <w:rsid w:val="00C605F7"/>
    <w:rsid w:val="00C60B25"/>
    <w:rsid w:val="00C60D28"/>
    <w:rsid w:val="00C60F5F"/>
    <w:rsid w:val="00C61024"/>
    <w:rsid w:val="00C61721"/>
    <w:rsid w:val="00C61BDF"/>
    <w:rsid w:val="00C61C8F"/>
    <w:rsid w:val="00C62994"/>
    <w:rsid w:val="00C63641"/>
    <w:rsid w:val="00C63A24"/>
    <w:rsid w:val="00C64025"/>
    <w:rsid w:val="00C64518"/>
    <w:rsid w:val="00C64735"/>
    <w:rsid w:val="00C6584E"/>
    <w:rsid w:val="00C6588C"/>
    <w:rsid w:val="00C66954"/>
    <w:rsid w:val="00C66AD0"/>
    <w:rsid w:val="00C66CF8"/>
    <w:rsid w:val="00C66D07"/>
    <w:rsid w:val="00C670F1"/>
    <w:rsid w:val="00C703BB"/>
    <w:rsid w:val="00C711B3"/>
    <w:rsid w:val="00C713B2"/>
    <w:rsid w:val="00C71B5A"/>
    <w:rsid w:val="00C71FAC"/>
    <w:rsid w:val="00C72A2B"/>
    <w:rsid w:val="00C72F03"/>
    <w:rsid w:val="00C73500"/>
    <w:rsid w:val="00C73A26"/>
    <w:rsid w:val="00C73F88"/>
    <w:rsid w:val="00C74ED7"/>
    <w:rsid w:val="00C753E9"/>
    <w:rsid w:val="00C75A59"/>
    <w:rsid w:val="00C75DA8"/>
    <w:rsid w:val="00C76162"/>
    <w:rsid w:val="00C76300"/>
    <w:rsid w:val="00C76E4F"/>
    <w:rsid w:val="00C76F7C"/>
    <w:rsid w:val="00C77CD9"/>
    <w:rsid w:val="00C801DF"/>
    <w:rsid w:val="00C80546"/>
    <w:rsid w:val="00C810C5"/>
    <w:rsid w:val="00C821BD"/>
    <w:rsid w:val="00C82A40"/>
    <w:rsid w:val="00C83937"/>
    <w:rsid w:val="00C84399"/>
    <w:rsid w:val="00C844D0"/>
    <w:rsid w:val="00C84FF6"/>
    <w:rsid w:val="00C853C3"/>
    <w:rsid w:val="00C85CF0"/>
    <w:rsid w:val="00C85E82"/>
    <w:rsid w:val="00C86135"/>
    <w:rsid w:val="00C86A20"/>
    <w:rsid w:val="00C8749F"/>
    <w:rsid w:val="00C87AC2"/>
    <w:rsid w:val="00C90E0A"/>
    <w:rsid w:val="00C91173"/>
    <w:rsid w:val="00C911BC"/>
    <w:rsid w:val="00C922EB"/>
    <w:rsid w:val="00C928BC"/>
    <w:rsid w:val="00C92CD8"/>
    <w:rsid w:val="00C94E72"/>
    <w:rsid w:val="00C957D9"/>
    <w:rsid w:val="00C957EA"/>
    <w:rsid w:val="00C95F34"/>
    <w:rsid w:val="00C95FF2"/>
    <w:rsid w:val="00C964CE"/>
    <w:rsid w:val="00C96654"/>
    <w:rsid w:val="00C96A2A"/>
    <w:rsid w:val="00C96B44"/>
    <w:rsid w:val="00C96B6E"/>
    <w:rsid w:val="00CA0351"/>
    <w:rsid w:val="00CA093C"/>
    <w:rsid w:val="00CA09CB"/>
    <w:rsid w:val="00CA1E40"/>
    <w:rsid w:val="00CA3387"/>
    <w:rsid w:val="00CA33B9"/>
    <w:rsid w:val="00CA3409"/>
    <w:rsid w:val="00CA34EE"/>
    <w:rsid w:val="00CA3641"/>
    <w:rsid w:val="00CA4999"/>
    <w:rsid w:val="00CA4FC2"/>
    <w:rsid w:val="00CA50BB"/>
    <w:rsid w:val="00CA5B1D"/>
    <w:rsid w:val="00CA5C21"/>
    <w:rsid w:val="00CA606C"/>
    <w:rsid w:val="00CA645E"/>
    <w:rsid w:val="00CA6D16"/>
    <w:rsid w:val="00CA70BF"/>
    <w:rsid w:val="00CA762D"/>
    <w:rsid w:val="00CA791C"/>
    <w:rsid w:val="00CA7A38"/>
    <w:rsid w:val="00CB0356"/>
    <w:rsid w:val="00CB0E42"/>
    <w:rsid w:val="00CB0F4E"/>
    <w:rsid w:val="00CB11F6"/>
    <w:rsid w:val="00CB1752"/>
    <w:rsid w:val="00CB1E7A"/>
    <w:rsid w:val="00CB2336"/>
    <w:rsid w:val="00CB268C"/>
    <w:rsid w:val="00CB2CB2"/>
    <w:rsid w:val="00CB3756"/>
    <w:rsid w:val="00CB381B"/>
    <w:rsid w:val="00CB3C5D"/>
    <w:rsid w:val="00CB3E7C"/>
    <w:rsid w:val="00CB52A7"/>
    <w:rsid w:val="00CB535E"/>
    <w:rsid w:val="00CB5ADF"/>
    <w:rsid w:val="00CB6137"/>
    <w:rsid w:val="00CB64A3"/>
    <w:rsid w:val="00CB7655"/>
    <w:rsid w:val="00CB79E9"/>
    <w:rsid w:val="00CB79EC"/>
    <w:rsid w:val="00CB7FFE"/>
    <w:rsid w:val="00CC0394"/>
    <w:rsid w:val="00CC0676"/>
    <w:rsid w:val="00CC0968"/>
    <w:rsid w:val="00CC0CA4"/>
    <w:rsid w:val="00CC1D8C"/>
    <w:rsid w:val="00CC1E6B"/>
    <w:rsid w:val="00CC1F63"/>
    <w:rsid w:val="00CC22F9"/>
    <w:rsid w:val="00CC2481"/>
    <w:rsid w:val="00CC2930"/>
    <w:rsid w:val="00CC2964"/>
    <w:rsid w:val="00CC2BC2"/>
    <w:rsid w:val="00CC328C"/>
    <w:rsid w:val="00CC336A"/>
    <w:rsid w:val="00CC353C"/>
    <w:rsid w:val="00CC385F"/>
    <w:rsid w:val="00CC3EDE"/>
    <w:rsid w:val="00CC4FAD"/>
    <w:rsid w:val="00CC50AB"/>
    <w:rsid w:val="00CC510C"/>
    <w:rsid w:val="00CC5627"/>
    <w:rsid w:val="00CC5E77"/>
    <w:rsid w:val="00CC6349"/>
    <w:rsid w:val="00CC670E"/>
    <w:rsid w:val="00CC77C8"/>
    <w:rsid w:val="00CC7FE2"/>
    <w:rsid w:val="00CD030F"/>
    <w:rsid w:val="00CD03E8"/>
    <w:rsid w:val="00CD03EF"/>
    <w:rsid w:val="00CD11E5"/>
    <w:rsid w:val="00CD16E8"/>
    <w:rsid w:val="00CD1926"/>
    <w:rsid w:val="00CD2DB3"/>
    <w:rsid w:val="00CD335D"/>
    <w:rsid w:val="00CD3FCF"/>
    <w:rsid w:val="00CD4CA2"/>
    <w:rsid w:val="00CD4E64"/>
    <w:rsid w:val="00CD5569"/>
    <w:rsid w:val="00CD5D92"/>
    <w:rsid w:val="00CD60A0"/>
    <w:rsid w:val="00CD6EB5"/>
    <w:rsid w:val="00CE0149"/>
    <w:rsid w:val="00CE01C6"/>
    <w:rsid w:val="00CE1ED4"/>
    <w:rsid w:val="00CE1F40"/>
    <w:rsid w:val="00CE20E0"/>
    <w:rsid w:val="00CE227D"/>
    <w:rsid w:val="00CE4386"/>
    <w:rsid w:val="00CE4B4A"/>
    <w:rsid w:val="00CE4D30"/>
    <w:rsid w:val="00CE52BE"/>
    <w:rsid w:val="00CE5741"/>
    <w:rsid w:val="00CE5A88"/>
    <w:rsid w:val="00CE5D92"/>
    <w:rsid w:val="00CE617E"/>
    <w:rsid w:val="00CE685E"/>
    <w:rsid w:val="00CE76FD"/>
    <w:rsid w:val="00CF0A48"/>
    <w:rsid w:val="00CF1AAC"/>
    <w:rsid w:val="00CF1F32"/>
    <w:rsid w:val="00CF238F"/>
    <w:rsid w:val="00CF3049"/>
    <w:rsid w:val="00CF31C6"/>
    <w:rsid w:val="00CF3A2E"/>
    <w:rsid w:val="00CF3C82"/>
    <w:rsid w:val="00CF3DA3"/>
    <w:rsid w:val="00CF44CF"/>
    <w:rsid w:val="00CF5376"/>
    <w:rsid w:val="00CF55EA"/>
    <w:rsid w:val="00CF5BDD"/>
    <w:rsid w:val="00CF60D0"/>
    <w:rsid w:val="00CF60D9"/>
    <w:rsid w:val="00CF623F"/>
    <w:rsid w:val="00CF6ADC"/>
    <w:rsid w:val="00CF6C0E"/>
    <w:rsid w:val="00CF6F36"/>
    <w:rsid w:val="00CF73A4"/>
    <w:rsid w:val="00CF7D14"/>
    <w:rsid w:val="00CF7EEC"/>
    <w:rsid w:val="00D00E02"/>
    <w:rsid w:val="00D00F14"/>
    <w:rsid w:val="00D01AE6"/>
    <w:rsid w:val="00D0267D"/>
    <w:rsid w:val="00D02968"/>
    <w:rsid w:val="00D02B60"/>
    <w:rsid w:val="00D02C12"/>
    <w:rsid w:val="00D02C53"/>
    <w:rsid w:val="00D0306E"/>
    <w:rsid w:val="00D0366C"/>
    <w:rsid w:val="00D03C97"/>
    <w:rsid w:val="00D03E21"/>
    <w:rsid w:val="00D0519D"/>
    <w:rsid w:val="00D05322"/>
    <w:rsid w:val="00D055DB"/>
    <w:rsid w:val="00D05AC5"/>
    <w:rsid w:val="00D05B07"/>
    <w:rsid w:val="00D05D39"/>
    <w:rsid w:val="00D06C86"/>
    <w:rsid w:val="00D06F74"/>
    <w:rsid w:val="00D0720E"/>
    <w:rsid w:val="00D0722F"/>
    <w:rsid w:val="00D07BF3"/>
    <w:rsid w:val="00D10152"/>
    <w:rsid w:val="00D10292"/>
    <w:rsid w:val="00D1117B"/>
    <w:rsid w:val="00D11824"/>
    <w:rsid w:val="00D11942"/>
    <w:rsid w:val="00D12336"/>
    <w:rsid w:val="00D125E4"/>
    <w:rsid w:val="00D12D95"/>
    <w:rsid w:val="00D1301A"/>
    <w:rsid w:val="00D134E6"/>
    <w:rsid w:val="00D13533"/>
    <w:rsid w:val="00D1396F"/>
    <w:rsid w:val="00D142B5"/>
    <w:rsid w:val="00D144EF"/>
    <w:rsid w:val="00D14CB2"/>
    <w:rsid w:val="00D14EFE"/>
    <w:rsid w:val="00D1555A"/>
    <w:rsid w:val="00D15F36"/>
    <w:rsid w:val="00D1729A"/>
    <w:rsid w:val="00D175E2"/>
    <w:rsid w:val="00D20610"/>
    <w:rsid w:val="00D20689"/>
    <w:rsid w:val="00D2104A"/>
    <w:rsid w:val="00D21A10"/>
    <w:rsid w:val="00D22376"/>
    <w:rsid w:val="00D22848"/>
    <w:rsid w:val="00D22B18"/>
    <w:rsid w:val="00D233E9"/>
    <w:rsid w:val="00D23EEA"/>
    <w:rsid w:val="00D24DC2"/>
    <w:rsid w:val="00D2580D"/>
    <w:rsid w:val="00D26B7F"/>
    <w:rsid w:val="00D30238"/>
    <w:rsid w:val="00D30379"/>
    <w:rsid w:val="00D306C3"/>
    <w:rsid w:val="00D317A5"/>
    <w:rsid w:val="00D31A03"/>
    <w:rsid w:val="00D31A7C"/>
    <w:rsid w:val="00D31F78"/>
    <w:rsid w:val="00D3295A"/>
    <w:rsid w:val="00D32DC2"/>
    <w:rsid w:val="00D32F24"/>
    <w:rsid w:val="00D3359B"/>
    <w:rsid w:val="00D3437F"/>
    <w:rsid w:val="00D34B0D"/>
    <w:rsid w:val="00D34D60"/>
    <w:rsid w:val="00D35229"/>
    <w:rsid w:val="00D35ED4"/>
    <w:rsid w:val="00D379CE"/>
    <w:rsid w:val="00D37A85"/>
    <w:rsid w:val="00D37BCC"/>
    <w:rsid w:val="00D37D78"/>
    <w:rsid w:val="00D40039"/>
    <w:rsid w:val="00D40606"/>
    <w:rsid w:val="00D40DFD"/>
    <w:rsid w:val="00D41874"/>
    <w:rsid w:val="00D41A64"/>
    <w:rsid w:val="00D41C5B"/>
    <w:rsid w:val="00D423B1"/>
    <w:rsid w:val="00D42DB5"/>
    <w:rsid w:val="00D43CCF"/>
    <w:rsid w:val="00D44120"/>
    <w:rsid w:val="00D442D8"/>
    <w:rsid w:val="00D44710"/>
    <w:rsid w:val="00D44E5F"/>
    <w:rsid w:val="00D45110"/>
    <w:rsid w:val="00D4592D"/>
    <w:rsid w:val="00D45F74"/>
    <w:rsid w:val="00D4676D"/>
    <w:rsid w:val="00D46BE4"/>
    <w:rsid w:val="00D46F2E"/>
    <w:rsid w:val="00D46F7D"/>
    <w:rsid w:val="00D47604"/>
    <w:rsid w:val="00D47634"/>
    <w:rsid w:val="00D479D2"/>
    <w:rsid w:val="00D5026C"/>
    <w:rsid w:val="00D502DC"/>
    <w:rsid w:val="00D50557"/>
    <w:rsid w:val="00D5064F"/>
    <w:rsid w:val="00D50F71"/>
    <w:rsid w:val="00D51925"/>
    <w:rsid w:val="00D523C2"/>
    <w:rsid w:val="00D5311D"/>
    <w:rsid w:val="00D53D44"/>
    <w:rsid w:val="00D54387"/>
    <w:rsid w:val="00D544E4"/>
    <w:rsid w:val="00D545D5"/>
    <w:rsid w:val="00D5464B"/>
    <w:rsid w:val="00D546B3"/>
    <w:rsid w:val="00D55229"/>
    <w:rsid w:val="00D5571D"/>
    <w:rsid w:val="00D55F10"/>
    <w:rsid w:val="00D570BD"/>
    <w:rsid w:val="00D57436"/>
    <w:rsid w:val="00D57469"/>
    <w:rsid w:val="00D5792E"/>
    <w:rsid w:val="00D57CF5"/>
    <w:rsid w:val="00D60BBF"/>
    <w:rsid w:val="00D60E0D"/>
    <w:rsid w:val="00D60ECB"/>
    <w:rsid w:val="00D613B1"/>
    <w:rsid w:val="00D61CD1"/>
    <w:rsid w:val="00D62728"/>
    <w:rsid w:val="00D62907"/>
    <w:rsid w:val="00D63225"/>
    <w:rsid w:val="00D634A2"/>
    <w:rsid w:val="00D6358E"/>
    <w:rsid w:val="00D63648"/>
    <w:rsid w:val="00D63AA7"/>
    <w:rsid w:val="00D64E07"/>
    <w:rsid w:val="00D64E99"/>
    <w:rsid w:val="00D65C74"/>
    <w:rsid w:val="00D665FE"/>
    <w:rsid w:val="00D6680C"/>
    <w:rsid w:val="00D70035"/>
    <w:rsid w:val="00D70C91"/>
    <w:rsid w:val="00D72370"/>
    <w:rsid w:val="00D72B38"/>
    <w:rsid w:val="00D72F1B"/>
    <w:rsid w:val="00D73BEB"/>
    <w:rsid w:val="00D74033"/>
    <w:rsid w:val="00D74384"/>
    <w:rsid w:val="00D750D4"/>
    <w:rsid w:val="00D7547F"/>
    <w:rsid w:val="00D75481"/>
    <w:rsid w:val="00D75762"/>
    <w:rsid w:val="00D75E54"/>
    <w:rsid w:val="00D7692E"/>
    <w:rsid w:val="00D76A89"/>
    <w:rsid w:val="00D77CAC"/>
    <w:rsid w:val="00D80674"/>
    <w:rsid w:val="00D80BA7"/>
    <w:rsid w:val="00D81112"/>
    <w:rsid w:val="00D8229A"/>
    <w:rsid w:val="00D823F1"/>
    <w:rsid w:val="00D82775"/>
    <w:rsid w:val="00D83E40"/>
    <w:rsid w:val="00D83F34"/>
    <w:rsid w:val="00D84D51"/>
    <w:rsid w:val="00D855FE"/>
    <w:rsid w:val="00D8563E"/>
    <w:rsid w:val="00D85A0B"/>
    <w:rsid w:val="00D860B8"/>
    <w:rsid w:val="00D861F0"/>
    <w:rsid w:val="00D86793"/>
    <w:rsid w:val="00D86DBE"/>
    <w:rsid w:val="00D8718B"/>
    <w:rsid w:val="00D9007C"/>
    <w:rsid w:val="00D904AA"/>
    <w:rsid w:val="00D90B1A"/>
    <w:rsid w:val="00D90D33"/>
    <w:rsid w:val="00D91054"/>
    <w:rsid w:val="00D9146B"/>
    <w:rsid w:val="00D91581"/>
    <w:rsid w:val="00D91987"/>
    <w:rsid w:val="00D91D82"/>
    <w:rsid w:val="00D921CA"/>
    <w:rsid w:val="00D926C8"/>
    <w:rsid w:val="00D9376E"/>
    <w:rsid w:val="00D93C00"/>
    <w:rsid w:val="00D93F3B"/>
    <w:rsid w:val="00D94653"/>
    <w:rsid w:val="00D94961"/>
    <w:rsid w:val="00D94A11"/>
    <w:rsid w:val="00D94EDC"/>
    <w:rsid w:val="00D94F57"/>
    <w:rsid w:val="00D94F72"/>
    <w:rsid w:val="00D96696"/>
    <w:rsid w:val="00D966D6"/>
    <w:rsid w:val="00D96DE1"/>
    <w:rsid w:val="00D970E5"/>
    <w:rsid w:val="00D976C1"/>
    <w:rsid w:val="00D9784B"/>
    <w:rsid w:val="00DA04DE"/>
    <w:rsid w:val="00DA122E"/>
    <w:rsid w:val="00DA17FA"/>
    <w:rsid w:val="00DA184C"/>
    <w:rsid w:val="00DA1EC4"/>
    <w:rsid w:val="00DA2E28"/>
    <w:rsid w:val="00DA3228"/>
    <w:rsid w:val="00DA3632"/>
    <w:rsid w:val="00DA4FE6"/>
    <w:rsid w:val="00DA57DE"/>
    <w:rsid w:val="00DA62BB"/>
    <w:rsid w:val="00DA770C"/>
    <w:rsid w:val="00DA7B75"/>
    <w:rsid w:val="00DA7F9A"/>
    <w:rsid w:val="00DB036E"/>
    <w:rsid w:val="00DB0431"/>
    <w:rsid w:val="00DB06D7"/>
    <w:rsid w:val="00DB0D34"/>
    <w:rsid w:val="00DB0DF7"/>
    <w:rsid w:val="00DB1000"/>
    <w:rsid w:val="00DB161C"/>
    <w:rsid w:val="00DB1E68"/>
    <w:rsid w:val="00DB1EE6"/>
    <w:rsid w:val="00DB1F86"/>
    <w:rsid w:val="00DB3700"/>
    <w:rsid w:val="00DB3786"/>
    <w:rsid w:val="00DB3E3A"/>
    <w:rsid w:val="00DB45DF"/>
    <w:rsid w:val="00DB47B9"/>
    <w:rsid w:val="00DB4B0D"/>
    <w:rsid w:val="00DB52C8"/>
    <w:rsid w:val="00DB539B"/>
    <w:rsid w:val="00DB56AF"/>
    <w:rsid w:val="00DB5981"/>
    <w:rsid w:val="00DB6754"/>
    <w:rsid w:val="00DB6EA4"/>
    <w:rsid w:val="00DB7093"/>
    <w:rsid w:val="00DB750A"/>
    <w:rsid w:val="00DB786D"/>
    <w:rsid w:val="00DB7D67"/>
    <w:rsid w:val="00DC023C"/>
    <w:rsid w:val="00DC0F4A"/>
    <w:rsid w:val="00DC1741"/>
    <w:rsid w:val="00DC234E"/>
    <w:rsid w:val="00DC24C9"/>
    <w:rsid w:val="00DC271D"/>
    <w:rsid w:val="00DC2A7D"/>
    <w:rsid w:val="00DC4434"/>
    <w:rsid w:val="00DC5029"/>
    <w:rsid w:val="00DC55BE"/>
    <w:rsid w:val="00DC5805"/>
    <w:rsid w:val="00DC5CB3"/>
    <w:rsid w:val="00DC6248"/>
    <w:rsid w:val="00DC69D6"/>
    <w:rsid w:val="00DC715D"/>
    <w:rsid w:val="00DC71B3"/>
    <w:rsid w:val="00DC71F7"/>
    <w:rsid w:val="00DC780E"/>
    <w:rsid w:val="00DD005E"/>
    <w:rsid w:val="00DD055E"/>
    <w:rsid w:val="00DD0579"/>
    <w:rsid w:val="00DD1725"/>
    <w:rsid w:val="00DD1C89"/>
    <w:rsid w:val="00DD25B6"/>
    <w:rsid w:val="00DD29D6"/>
    <w:rsid w:val="00DD2B18"/>
    <w:rsid w:val="00DD31A4"/>
    <w:rsid w:val="00DD3CEC"/>
    <w:rsid w:val="00DD3DE1"/>
    <w:rsid w:val="00DD4674"/>
    <w:rsid w:val="00DD4861"/>
    <w:rsid w:val="00DD4A15"/>
    <w:rsid w:val="00DD4BF4"/>
    <w:rsid w:val="00DD55AA"/>
    <w:rsid w:val="00DD58BE"/>
    <w:rsid w:val="00DD64FD"/>
    <w:rsid w:val="00DD6899"/>
    <w:rsid w:val="00DD77F3"/>
    <w:rsid w:val="00DE0EE1"/>
    <w:rsid w:val="00DE204B"/>
    <w:rsid w:val="00DE216D"/>
    <w:rsid w:val="00DE22F7"/>
    <w:rsid w:val="00DE23DC"/>
    <w:rsid w:val="00DE2646"/>
    <w:rsid w:val="00DE2709"/>
    <w:rsid w:val="00DE3114"/>
    <w:rsid w:val="00DE38AE"/>
    <w:rsid w:val="00DE4D4E"/>
    <w:rsid w:val="00DE5702"/>
    <w:rsid w:val="00DE5970"/>
    <w:rsid w:val="00DE6363"/>
    <w:rsid w:val="00DE6E0F"/>
    <w:rsid w:val="00DE73DA"/>
    <w:rsid w:val="00DE7681"/>
    <w:rsid w:val="00DE78BA"/>
    <w:rsid w:val="00DE79E0"/>
    <w:rsid w:val="00DE7BE7"/>
    <w:rsid w:val="00DF04CF"/>
    <w:rsid w:val="00DF09AC"/>
    <w:rsid w:val="00DF0B68"/>
    <w:rsid w:val="00DF12D4"/>
    <w:rsid w:val="00DF20F6"/>
    <w:rsid w:val="00DF24D6"/>
    <w:rsid w:val="00DF2F4D"/>
    <w:rsid w:val="00DF4034"/>
    <w:rsid w:val="00DF4671"/>
    <w:rsid w:val="00DF68AA"/>
    <w:rsid w:val="00DF6FF3"/>
    <w:rsid w:val="00DF79B6"/>
    <w:rsid w:val="00E00168"/>
    <w:rsid w:val="00E00CBE"/>
    <w:rsid w:val="00E0118B"/>
    <w:rsid w:val="00E02A62"/>
    <w:rsid w:val="00E02DBE"/>
    <w:rsid w:val="00E03677"/>
    <w:rsid w:val="00E03B82"/>
    <w:rsid w:val="00E03CE8"/>
    <w:rsid w:val="00E045C4"/>
    <w:rsid w:val="00E04D95"/>
    <w:rsid w:val="00E06569"/>
    <w:rsid w:val="00E06B8C"/>
    <w:rsid w:val="00E06F75"/>
    <w:rsid w:val="00E07A0C"/>
    <w:rsid w:val="00E110B8"/>
    <w:rsid w:val="00E11723"/>
    <w:rsid w:val="00E11956"/>
    <w:rsid w:val="00E11D1D"/>
    <w:rsid w:val="00E12078"/>
    <w:rsid w:val="00E12583"/>
    <w:rsid w:val="00E126FC"/>
    <w:rsid w:val="00E1351E"/>
    <w:rsid w:val="00E13779"/>
    <w:rsid w:val="00E137B9"/>
    <w:rsid w:val="00E13811"/>
    <w:rsid w:val="00E13B43"/>
    <w:rsid w:val="00E14633"/>
    <w:rsid w:val="00E14B55"/>
    <w:rsid w:val="00E15346"/>
    <w:rsid w:val="00E1540D"/>
    <w:rsid w:val="00E15CAD"/>
    <w:rsid w:val="00E16810"/>
    <w:rsid w:val="00E16D36"/>
    <w:rsid w:val="00E172F3"/>
    <w:rsid w:val="00E17CDE"/>
    <w:rsid w:val="00E20A41"/>
    <w:rsid w:val="00E215DC"/>
    <w:rsid w:val="00E22B68"/>
    <w:rsid w:val="00E22E12"/>
    <w:rsid w:val="00E2307C"/>
    <w:rsid w:val="00E240A1"/>
    <w:rsid w:val="00E24144"/>
    <w:rsid w:val="00E24352"/>
    <w:rsid w:val="00E24947"/>
    <w:rsid w:val="00E25D57"/>
    <w:rsid w:val="00E2639F"/>
    <w:rsid w:val="00E26671"/>
    <w:rsid w:val="00E269BE"/>
    <w:rsid w:val="00E26F71"/>
    <w:rsid w:val="00E27055"/>
    <w:rsid w:val="00E277CC"/>
    <w:rsid w:val="00E30897"/>
    <w:rsid w:val="00E30F67"/>
    <w:rsid w:val="00E319A6"/>
    <w:rsid w:val="00E31EC0"/>
    <w:rsid w:val="00E32899"/>
    <w:rsid w:val="00E32E59"/>
    <w:rsid w:val="00E3349F"/>
    <w:rsid w:val="00E33A71"/>
    <w:rsid w:val="00E33E26"/>
    <w:rsid w:val="00E33F8B"/>
    <w:rsid w:val="00E35484"/>
    <w:rsid w:val="00E356D5"/>
    <w:rsid w:val="00E35874"/>
    <w:rsid w:val="00E35AC1"/>
    <w:rsid w:val="00E3636D"/>
    <w:rsid w:val="00E36885"/>
    <w:rsid w:val="00E36A23"/>
    <w:rsid w:val="00E37482"/>
    <w:rsid w:val="00E3761D"/>
    <w:rsid w:val="00E3772B"/>
    <w:rsid w:val="00E41371"/>
    <w:rsid w:val="00E4211A"/>
    <w:rsid w:val="00E42DC9"/>
    <w:rsid w:val="00E43179"/>
    <w:rsid w:val="00E43A9F"/>
    <w:rsid w:val="00E43CED"/>
    <w:rsid w:val="00E43D04"/>
    <w:rsid w:val="00E43D4D"/>
    <w:rsid w:val="00E44A66"/>
    <w:rsid w:val="00E45571"/>
    <w:rsid w:val="00E45579"/>
    <w:rsid w:val="00E45AFC"/>
    <w:rsid w:val="00E46377"/>
    <w:rsid w:val="00E46AFE"/>
    <w:rsid w:val="00E46CC4"/>
    <w:rsid w:val="00E46CD3"/>
    <w:rsid w:val="00E4752C"/>
    <w:rsid w:val="00E47A71"/>
    <w:rsid w:val="00E503FA"/>
    <w:rsid w:val="00E50DF5"/>
    <w:rsid w:val="00E51865"/>
    <w:rsid w:val="00E51A10"/>
    <w:rsid w:val="00E51BD9"/>
    <w:rsid w:val="00E51FBB"/>
    <w:rsid w:val="00E526FF"/>
    <w:rsid w:val="00E52C50"/>
    <w:rsid w:val="00E53125"/>
    <w:rsid w:val="00E531A8"/>
    <w:rsid w:val="00E536DA"/>
    <w:rsid w:val="00E538EF"/>
    <w:rsid w:val="00E5450F"/>
    <w:rsid w:val="00E54571"/>
    <w:rsid w:val="00E550B6"/>
    <w:rsid w:val="00E5526F"/>
    <w:rsid w:val="00E55CEB"/>
    <w:rsid w:val="00E55F12"/>
    <w:rsid w:val="00E56408"/>
    <w:rsid w:val="00E578D2"/>
    <w:rsid w:val="00E60C87"/>
    <w:rsid w:val="00E610F7"/>
    <w:rsid w:val="00E61E67"/>
    <w:rsid w:val="00E62250"/>
    <w:rsid w:val="00E62399"/>
    <w:rsid w:val="00E623F6"/>
    <w:rsid w:val="00E62666"/>
    <w:rsid w:val="00E627FD"/>
    <w:rsid w:val="00E62959"/>
    <w:rsid w:val="00E63327"/>
    <w:rsid w:val="00E63711"/>
    <w:rsid w:val="00E63EF0"/>
    <w:rsid w:val="00E649EB"/>
    <w:rsid w:val="00E64C65"/>
    <w:rsid w:val="00E65415"/>
    <w:rsid w:val="00E655E3"/>
    <w:rsid w:val="00E65FA5"/>
    <w:rsid w:val="00E667FE"/>
    <w:rsid w:val="00E66D72"/>
    <w:rsid w:val="00E66E01"/>
    <w:rsid w:val="00E67538"/>
    <w:rsid w:val="00E67913"/>
    <w:rsid w:val="00E72E99"/>
    <w:rsid w:val="00E7521C"/>
    <w:rsid w:val="00E753C4"/>
    <w:rsid w:val="00E75822"/>
    <w:rsid w:val="00E7694F"/>
    <w:rsid w:val="00E7763F"/>
    <w:rsid w:val="00E77897"/>
    <w:rsid w:val="00E77C34"/>
    <w:rsid w:val="00E800C6"/>
    <w:rsid w:val="00E805B8"/>
    <w:rsid w:val="00E81CA9"/>
    <w:rsid w:val="00E8241D"/>
    <w:rsid w:val="00E82A06"/>
    <w:rsid w:val="00E82A52"/>
    <w:rsid w:val="00E82E97"/>
    <w:rsid w:val="00E8328D"/>
    <w:rsid w:val="00E83A9C"/>
    <w:rsid w:val="00E84B63"/>
    <w:rsid w:val="00E84C6B"/>
    <w:rsid w:val="00E857B2"/>
    <w:rsid w:val="00E86253"/>
    <w:rsid w:val="00E8701F"/>
    <w:rsid w:val="00E8749D"/>
    <w:rsid w:val="00E878F6"/>
    <w:rsid w:val="00E90081"/>
    <w:rsid w:val="00E90281"/>
    <w:rsid w:val="00E90E43"/>
    <w:rsid w:val="00E91197"/>
    <w:rsid w:val="00E91357"/>
    <w:rsid w:val="00E916E9"/>
    <w:rsid w:val="00E91F2A"/>
    <w:rsid w:val="00E921EF"/>
    <w:rsid w:val="00E92472"/>
    <w:rsid w:val="00E92BC6"/>
    <w:rsid w:val="00E93053"/>
    <w:rsid w:val="00E934DD"/>
    <w:rsid w:val="00E935F9"/>
    <w:rsid w:val="00E93826"/>
    <w:rsid w:val="00E93CBB"/>
    <w:rsid w:val="00E94259"/>
    <w:rsid w:val="00E94295"/>
    <w:rsid w:val="00E95F8E"/>
    <w:rsid w:val="00E9602F"/>
    <w:rsid w:val="00E963AE"/>
    <w:rsid w:val="00E96715"/>
    <w:rsid w:val="00E96F9D"/>
    <w:rsid w:val="00E97D89"/>
    <w:rsid w:val="00E97F3D"/>
    <w:rsid w:val="00EA01B0"/>
    <w:rsid w:val="00EA0928"/>
    <w:rsid w:val="00EA0E35"/>
    <w:rsid w:val="00EA1093"/>
    <w:rsid w:val="00EA18B8"/>
    <w:rsid w:val="00EA1A61"/>
    <w:rsid w:val="00EA2762"/>
    <w:rsid w:val="00EA2EDF"/>
    <w:rsid w:val="00EA30C7"/>
    <w:rsid w:val="00EA34D7"/>
    <w:rsid w:val="00EA3BAA"/>
    <w:rsid w:val="00EA3EC0"/>
    <w:rsid w:val="00EA41B1"/>
    <w:rsid w:val="00EA4298"/>
    <w:rsid w:val="00EA4361"/>
    <w:rsid w:val="00EA4A0E"/>
    <w:rsid w:val="00EA4BDD"/>
    <w:rsid w:val="00EA51AE"/>
    <w:rsid w:val="00EA51C1"/>
    <w:rsid w:val="00EA6CD5"/>
    <w:rsid w:val="00EA7645"/>
    <w:rsid w:val="00EA7AED"/>
    <w:rsid w:val="00EA7C45"/>
    <w:rsid w:val="00EB02CB"/>
    <w:rsid w:val="00EB0A00"/>
    <w:rsid w:val="00EB0BC7"/>
    <w:rsid w:val="00EB2D72"/>
    <w:rsid w:val="00EB2F43"/>
    <w:rsid w:val="00EB31FE"/>
    <w:rsid w:val="00EB3750"/>
    <w:rsid w:val="00EB3973"/>
    <w:rsid w:val="00EB3A83"/>
    <w:rsid w:val="00EB3B3F"/>
    <w:rsid w:val="00EB40A5"/>
    <w:rsid w:val="00EB4116"/>
    <w:rsid w:val="00EB415B"/>
    <w:rsid w:val="00EB5191"/>
    <w:rsid w:val="00EB5207"/>
    <w:rsid w:val="00EB5392"/>
    <w:rsid w:val="00EB5705"/>
    <w:rsid w:val="00EB5BB7"/>
    <w:rsid w:val="00EB5FF3"/>
    <w:rsid w:val="00EB66A9"/>
    <w:rsid w:val="00EB79A0"/>
    <w:rsid w:val="00EB7D6C"/>
    <w:rsid w:val="00EC03C6"/>
    <w:rsid w:val="00EC105F"/>
    <w:rsid w:val="00EC1E02"/>
    <w:rsid w:val="00EC2ADA"/>
    <w:rsid w:val="00EC2D56"/>
    <w:rsid w:val="00EC310A"/>
    <w:rsid w:val="00EC337C"/>
    <w:rsid w:val="00EC43FB"/>
    <w:rsid w:val="00EC4CB6"/>
    <w:rsid w:val="00EC6480"/>
    <w:rsid w:val="00EC7923"/>
    <w:rsid w:val="00EC7B11"/>
    <w:rsid w:val="00ED125A"/>
    <w:rsid w:val="00ED128F"/>
    <w:rsid w:val="00ED22A2"/>
    <w:rsid w:val="00ED22BD"/>
    <w:rsid w:val="00ED2778"/>
    <w:rsid w:val="00ED2D2A"/>
    <w:rsid w:val="00ED2DD5"/>
    <w:rsid w:val="00ED2E63"/>
    <w:rsid w:val="00ED30FA"/>
    <w:rsid w:val="00ED3619"/>
    <w:rsid w:val="00ED3949"/>
    <w:rsid w:val="00ED43BB"/>
    <w:rsid w:val="00ED43F9"/>
    <w:rsid w:val="00ED6035"/>
    <w:rsid w:val="00ED623E"/>
    <w:rsid w:val="00ED67A1"/>
    <w:rsid w:val="00ED6AD3"/>
    <w:rsid w:val="00ED782B"/>
    <w:rsid w:val="00EE0DC1"/>
    <w:rsid w:val="00EE12C3"/>
    <w:rsid w:val="00EE1FC5"/>
    <w:rsid w:val="00EE319C"/>
    <w:rsid w:val="00EE3750"/>
    <w:rsid w:val="00EE3784"/>
    <w:rsid w:val="00EE38C4"/>
    <w:rsid w:val="00EE4022"/>
    <w:rsid w:val="00EE483C"/>
    <w:rsid w:val="00EE4CF6"/>
    <w:rsid w:val="00EE4F5E"/>
    <w:rsid w:val="00EE5503"/>
    <w:rsid w:val="00EE6449"/>
    <w:rsid w:val="00EE68DE"/>
    <w:rsid w:val="00EE697D"/>
    <w:rsid w:val="00EE6F28"/>
    <w:rsid w:val="00EF089F"/>
    <w:rsid w:val="00EF08AB"/>
    <w:rsid w:val="00EF09C7"/>
    <w:rsid w:val="00EF207D"/>
    <w:rsid w:val="00EF24B9"/>
    <w:rsid w:val="00EF2EFC"/>
    <w:rsid w:val="00EF4326"/>
    <w:rsid w:val="00EF43A0"/>
    <w:rsid w:val="00EF548F"/>
    <w:rsid w:val="00EF5B92"/>
    <w:rsid w:val="00EF5FAE"/>
    <w:rsid w:val="00EF6110"/>
    <w:rsid w:val="00EF66DF"/>
    <w:rsid w:val="00EF69F6"/>
    <w:rsid w:val="00EF7618"/>
    <w:rsid w:val="00EF7B83"/>
    <w:rsid w:val="00F00201"/>
    <w:rsid w:val="00F004B2"/>
    <w:rsid w:val="00F006A8"/>
    <w:rsid w:val="00F00773"/>
    <w:rsid w:val="00F01108"/>
    <w:rsid w:val="00F026BB"/>
    <w:rsid w:val="00F02905"/>
    <w:rsid w:val="00F02BF4"/>
    <w:rsid w:val="00F02DF9"/>
    <w:rsid w:val="00F042AC"/>
    <w:rsid w:val="00F043CC"/>
    <w:rsid w:val="00F044C0"/>
    <w:rsid w:val="00F057FF"/>
    <w:rsid w:val="00F059F1"/>
    <w:rsid w:val="00F05CBF"/>
    <w:rsid w:val="00F06F1D"/>
    <w:rsid w:val="00F0763B"/>
    <w:rsid w:val="00F07FA7"/>
    <w:rsid w:val="00F07FDC"/>
    <w:rsid w:val="00F1049B"/>
    <w:rsid w:val="00F1049C"/>
    <w:rsid w:val="00F10FD0"/>
    <w:rsid w:val="00F11E1D"/>
    <w:rsid w:val="00F1272F"/>
    <w:rsid w:val="00F13198"/>
    <w:rsid w:val="00F13305"/>
    <w:rsid w:val="00F13CBA"/>
    <w:rsid w:val="00F14E0A"/>
    <w:rsid w:val="00F1542D"/>
    <w:rsid w:val="00F163C6"/>
    <w:rsid w:val="00F16602"/>
    <w:rsid w:val="00F16AA0"/>
    <w:rsid w:val="00F176C5"/>
    <w:rsid w:val="00F17DAE"/>
    <w:rsid w:val="00F20358"/>
    <w:rsid w:val="00F20A69"/>
    <w:rsid w:val="00F21152"/>
    <w:rsid w:val="00F21873"/>
    <w:rsid w:val="00F21DB0"/>
    <w:rsid w:val="00F21FDB"/>
    <w:rsid w:val="00F22612"/>
    <w:rsid w:val="00F2295C"/>
    <w:rsid w:val="00F23008"/>
    <w:rsid w:val="00F23C29"/>
    <w:rsid w:val="00F2469F"/>
    <w:rsid w:val="00F24D82"/>
    <w:rsid w:val="00F24F13"/>
    <w:rsid w:val="00F25998"/>
    <w:rsid w:val="00F26A3A"/>
    <w:rsid w:val="00F26D48"/>
    <w:rsid w:val="00F26DB8"/>
    <w:rsid w:val="00F27EB7"/>
    <w:rsid w:val="00F3051F"/>
    <w:rsid w:val="00F30DD1"/>
    <w:rsid w:val="00F31224"/>
    <w:rsid w:val="00F31856"/>
    <w:rsid w:val="00F3196C"/>
    <w:rsid w:val="00F31DCD"/>
    <w:rsid w:val="00F3341F"/>
    <w:rsid w:val="00F33444"/>
    <w:rsid w:val="00F33523"/>
    <w:rsid w:val="00F335E4"/>
    <w:rsid w:val="00F345E0"/>
    <w:rsid w:val="00F34B80"/>
    <w:rsid w:val="00F352CE"/>
    <w:rsid w:val="00F36561"/>
    <w:rsid w:val="00F3762B"/>
    <w:rsid w:val="00F378A4"/>
    <w:rsid w:val="00F37C5D"/>
    <w:rsid w:val="00F37CC1"/>
    <w:rsid w:val="00F40530"/>
    <w:rsid w:val="00F40EC3"/>
    <w:rsid w:val="00F41C0B"/>
    <w:rsid w:val="00F41EF2"/>
    <w:rsid w:val="00F43041"/>
    <w:rsid w:val="00F430D6"/>
    <w:rsid w:val="00F43359"/>
    <w:rsid w:val="00F43D3A"/>
    <w:rsid w:val="00F44704"/>
    <w:rsid w:val="00F46040"/>
    <w:rsid w:val="00F460BE"/>
    <w:rsid w:val="00F47996"/>
    <w:rsid w:val="00F50103"/>
    <w:rsid w:val="00F51265"/>
    <w:rsid w:val="00F514FD"/>
    <w:rsid w:val="00F52038"/>
    <w:rsid w:val="00F520D9"/>
    <w:rsid w:val="00F5234A"/>
    <w:rsid w:val="00F5283A"/>
    <w:rsid w:val="00F52C0E"/>
    <w:rsid w:val="00F53B15"/>
    <w:rsid w:val="00F540C4"/>
    <w:rsid w:val="00F541F6"/>
    <w:rsid w:val="00F55267"/>
    <w:rsid w:val="00F55782"/>
    <w:rsid w:val="00F557DE"/>
    <w:rsid w:val="00F55A57"/>
    <w:rsid w:val="00F562F0"/>
    <w:rsid w:val="00F56454"/>
    <w:rsid w:val="00F56C7C"/>
    <w:rsid w:val="00F5708B"/>
    <w:rsid w:val="00F57724"/>
    <w:rsid w:val="00F601A7"/>
    <w:rsid w:val="00F60495"/>
    <w:rsid w:val="00F60602"/>
    <w:rsid w:val="00F60F26"/>
    <w:rsid w:val="00F61050"/>
    <w:rsid w:val="00F61702"/>
    <w:rsid w:val="00F61E09"/>
    <w:rsid w:val="00F61E25"/>
    <w:rsid w:val="00F62174"/>
    <w:rsid w:val="00F62B0B"/>
    <w:rsid w:val="00F62B3A"/>
    <w:rsid w:val="00F63517"/>
    <w:rsid w:val="00F63B67"/>
    <w:rsid w:val="00F642AA"/>
    <w:rsid w:val="00F64CAE"/>
    <w:rsid w:val="00F6573E"/>
    <w:rsid w:val="00F65935"/>
    <w:rsid w:val="00F65C10"/>
    <w:rsid w:val="00F66294"/>
    <w:rsid w:val="00F6682E"/>
    <w:rsid w:val="00F668F2"/>
    <w:rsid w:val="00F66E6C"/>
    <w:rsid w:val="00F67F9D"/>
    <w:rsid w:val="00F70BD8"/>
    <w:rsid w:val="00F70EE2"/>
    <w:rsid w:val="00F71A78"/>
    <w:rsid w:val="00F71B10"/>
    <w:rsid w:val="00F71B84"/>
    <w:rsid w:val="00F72481"/>
    <w:rsid w:val="00F7351B"/>
    <w:rsid w:val="00F73522"/>
    <w:rsid w:val="00F735D2"/>
    <w:rsid w:val="00F73BEC"/>
    <w:rsid w:val="00F74147"/>
    <w:rsid w:val="00F75B36"/>
    <w:rsid w:val="00F775B6"/>
    <w:rsid w:val="00F77ABF"/>
    <w:rsid w:val="00F8084B"/>
    <w:rsid w:val="00F80A0D"/>
    <w:rsid w:val="00F81D1B"/>
    <w:rsid w:val="00F81D9D"/>
    <w:rsid w:val="00F83C88"/>
    <w:rsid w:val="00F842DB"/>
    <w:rsid w:val="00F84882"/>
    <w:rsid w:val="00F84D83"/>
    <w:rsid w:val="00F85A02"/>
    <w:rsid w:val="00F8642D"/>
    <w:rsid w:val="00F86F77"/>
    <w:rsid w:val="00F87C09"/>
    <w:rsid w:val="00F87ED6"/>
    <w:rsid w:val="00F90CC2"/>
    <w:rsid w:val="00F91314"/>
    <w:rsid w:val="00F91DE8"/>
    <w:rsid w:val="00F925DC"/>
    <w:rsid w:val="00F925F7"/>
    <w:rsid w:val="00F93D11"/>
    <w:rsid w:val="00F93D31"/>
    <w:rsid w:val="00F946D0"/>
    <w:rsid w:val="00F94893"/>
    <w:rsid w:val="00F94E8C"/>
    <w:rsid w:val="00F951F7"/>
    <w:rsid w:val="00F961E7"/>
    <w:rsid w:val="00F967EE"/>
    <w:rsid w:val="00F96A06"/>
    <w:rsid w:val="00F96BD4"/>
    <w:rsid w:val="00F96BD9"/>
    <w:rsid w:val="00F97737"/>
    <w:rsid w:val="00F97E45"/>
    <w:rsid w:val="00FA008E"/>
    <w:rsid w:val="00FA06C8"/>
    <w:rsid w:val="00FA09CF"/>
    <w:rsid w:val="00FA1145"/>
    <w:rsid w:val="00FA1AEE"/>
    <w:rsid w:val="00FA1C91"/>
    <w:rsid w:val="00FA2081"/>
    <w:rsid w:val="00FA2311"/>
    <w:rsid w:val="00FA36F7"/>
    <w:rsid w:val="00FA3EB3"/>
    <w:rsid w:val="00FA4090"/>
    <w:rsid w:val="00FA6659"/>
    <w:rsid w:val="00FA696D"/>
    <w:rsid w:val="00FA7A84"/>
    <w:rsid w:val="00FA7CB0"/>
    <w:rsid w:val="00FA7E5F"/>
    <w:rsid w:val="00FB0647"/>
    <w:rsid w:val="00FB1281"/>
    <w:rsid w:val="00FB1812"/>
    <w:rsid w:val="00FB23D1"/>
    <w:rsid w:val="00FB2603"/>
    <w:rsid w:val="00FB26E8"/>
    <w:rsid w:val="00FB276F"/>
    <w:rsid w:val="00FB289A"/>
    <w:rsid w:val="00FB3185"/>
    <w:rsid w:val="00FB331D"/>
    <w:rsid w:val="00FB3572"/>
    <w:rsid w:val="00FB3840"/>
    <w:rsid w:val="00FB4556"/>
    <w:rsid w:val="00FB4D24"/>
    <w:rsid w:val="00FB61BF"/>
    <w:rsid w:val="00FB7230"/>
    <w:rsid w:val="00FB748B"/>
    <w:rsid w:val="00FB758F"/>
    <w:rsid w:val="00FB7B9F"/>
    <w:rsid w:val="00FC024D"/>
    <w:rsid w:val="00FC0782"/>
    <w:rsid w:val="00FC1488"/>
    <w:rsid w:val="00FC26E1"/>
    <w:rsid w:val="00FC32E5"/>
    <w:rsid w:val="00FC462D"/>
    <w:rsid w:val="00FC575C"/>
    <w:rsid w:val="00FC591A"/>
    <w:rsid w:val="00FC6941"/>
    <w:rsid w:val="00FC75EE"/>
    <w:rsid w:val="00FC773F"/>
    <w:rsid w:val="00FC796E"/>
    <w:rsid w:val="00FC7FBE"/>
    <w:rsid w:val="00FD076C"/>
    <w:rsid w:val="00FD0D90"/>
    <w:rsid w:val="00FD12C7"/>
    <w:rsid w:val="00FD195E"/>
    <w:rsid w:val="00FD2E97"/>
    <w:rsid w:val="00FD325D"/>
    <w:rsid w:val="00FD37A6"/>
    <w:rsid w:val="00FD4377"/>
    <w:rsid w:val="00FD47F4"/>
    <w:rsid w:val="00FD4BC9"/>
    <w:rsid w:val="00FD4EAE"/>
    <w:rsid w:val="00FD5348"/>
    <w:rsid w:val="00FD5536"/>
    <w:rsid w:val="00FD559A"/>
    <w:rsid w:val="00FD63AC"/>
    <w:rsid w:val="00FD6459"/>
    <w:rsid w:val="00FD6B39"/>
    <w:rsid w:val="00FD732D"/>
    <w:rsid w:val="00FD7CE5"/>
    <w:rsid w:val="00FE13A4"/>
    <w:rsid w:val="00FE149D"/>
    <w:rsid w:val="00FE19B1"/>
    <w:rsid w:val="00FE2360"/>
    <w:rsid w:val="00FE25B1"/>
    <w:rsid w:val="00FE2BDE"/>
    <w:rsid w:val="00FE3093"/>
    <w:rsid w:val="00FE3142"/>
    <w:rsid w:val="00FE344C"/>
    <w:rsid w:val="00FE38C3"/>
    <w:rsid w:val="00FE39DA"/>
    <w:rsid w:val="00FE3B26"/>
    <w:rsid w:val="00FE4D30"/>
    <w:rsid w:val="00FE501A"/>
    <w:rsid w:val="00FE52C9"/>
    <w:rsid w:val="00FE5337"/>
    <w:rsid w:val="00FE547D"/>
    <w:rsid w:val="00FE60DF"/>
    <w:rsid w:val="00FE67DE"/>
    <w:rsid w:val="00FE689F"/>
    <w:rsid w:val="00FE733C"/>
    <w:rsid w:val="00FF0327"/>
    <w:rsid w:val="00FF07E1"/>
    <w:rsid w:val="00FF0CC0"/>
    <w:rsid w:val="00FF13F0"/>
    <w:rsid w:val="00FF1611"/>
    <w:rsid w:val="00FF1D28"/>
    <w:rsid w:val="00FF1EC9"/>
    <w:rsid w:val="00FF248A"/>
    <w:rsid w:val="00FF2668"/>
    <w:rsid w:val="00FF2CEE"/>
    <w:rsid w:val="00FF2D04"/>
    <w:rsid w:val="00FF4663"/>
    <w:rsid w:val="00FF4721"/>
    <w:rsid w:val="00FF4FD9"/>
    <w:rsid w:val="00FF5172"/>
    <w:rsid w:val="00FF5302"/>
    <w:rsid w:val="00FF5496"/>
    <w:rsid w:val="00FF596A"/>
    <w:rsid w:val="00FF5AC8"/>
    <w:rsid w:val="00FF5B9B"/>
    <w:rsid w:val="00FF7036"/>
    <w:rsid w:val="00FF7F48"/>
    <w:rsid w:val="05629126"/>
    <w:rsid w:val="13F65AE5"/>
    <w:rsid w:val="142421B5"/>
    <w:rsid w:val="17BB63CF"/>
    <w:rsid w:val="1B3DD9A2"/>
    <w:rsid w:val="1B459457"/>
    <w:rsid w:val="1B56C294"/>
    <w:rsid w:val="1CAAA092"/>
    <w:rsid w:val="1CCAE337"/>
    <w:rsid w:val="25B35239"/>
    <w:rsid w:val="266DEA31"/>
    <w:rsid w:val="323368F8"/>
    <w:rsid w:val="342C249D"/>
    <w:rsid w:val="35768D0E"/>
    <w:rsid w:val="37763D57"/>
    <w:rsid w:val="37B83A4E"/>
    <w:rsid w:val="3C66E8F6"/>
    <w:rsid w:val="3D333815"/>
    <w:rsid w:val="3F649E8B"/>
    <w:rsid w:val="464D00AF"/>
    <w:rsid w:val="46F0CE2A"/>
    <w:rsid w:val="46FA9180"/>
    <w:rsid w:val="4966A447"/>
    <w:rsid w:val="4D4BE27C"/>
    <w:rsid w:val="4EE993BA"/>
    <w:rsid w:val="4EEF6D92"/>
    <w:rsid w:val="5449FA5C"/>
    <w:rsid w:val="571ABEDF"/>
    <w:rsid w:val="57DB6B07"/>
    <w:rsid w:val="5B17D301"/>
    <w:rsid w:val="5C14AC03"/>
    <w:rsid w:val="5CCA46A1"/>
    <w:rsid w:val="60DE0500"/>
    <w:rsid w:val="623ED6C8"/>
    <w:rsid w:val="63A65852"/>
    <w:rsid w:val="6427227B"/>
    <w:rsid w:val="6A9E5506"/>
    <w:rsid w:val="770BDB59"/>
    <w:rsid w:val="78C238E1"/>
    <w:rsid w:val="7959CCA8"/>
    <w:rsid w:val="7F405BD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D63E5FE"/>
  <w15:docId w15:val="{79283FFC-7543-4B30-82BA-C2AD77F549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de-CH" w:eastAsia="de-CH"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iPriority="99"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iPriority="99"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72A2B"/>
    <w:rPr>
      <w:rFonts w:ascii="Arial" w:hAnsi="Arial"/>
      <w:sz w:val="22"/>
      <w:szCs w:val="22"/>
      <w:lang w:val="en-US" w:eastAsia="en-US"/>
    </w:rPr>
  </w:style>
  <w:style w:type="paragraph" w:styleId="Heading1">
    <w:name w:val="heading 1"/>
    <w:aliases w:val="h1,Part"/>
    <w:basedOn w:val="Normal"/>
    <w:next w:val="Normal"/>
    <w:link w:val="Heading1Char"/>
    <w:autoRedefine/>
    <w:qFormat/>
    <w:rsid w:val="0012557A"/>
    <w:pPr>
      <w:keepNext/>
      <w:pageBreakBefore/>
      <w:numPr>
        <w:numId w:val="5"/>
      </w:numPr>
      <w:tabs>
        <w:tab w:val="left" w:pos="540"/>
      </w:tabs>
      <w:spacing w:before="120" w:after="120"/>
      <w:ind w:left="540" w:hanging="540"/>
      <w:outlineLvl w:val="0"/>
    </w:pPr>
    <w:rPr>
      <w:rFonts w:cs="Arial"/>
      <w:b/>
      <w:bCs/>
      <w:kern w:val="32"/>
      <w:sz w:val="32"/>
      <w:szCs w:val="32"/>
    </w:rPr>
  </w:style>
  <w:style w:type="paragraph" w:styleId="Heading2">
    <w:name w:val="heading 2"/>
    <w:aliases w:val="H2,h2,Reset numbering,Chapter Title,Heading 2 Char"/>
    <w:basedOn w:val="Normal"/>
    <w:next w:val="Normal"/>
    <w:link w:val="Heading2Char1"/>
    <w:autoRedefine/>
    <w:qFormat/>
    <w:rsid w:val="00114CB8"/>
    <w:pPr>
      <w:keepNext/>
      <w:numPr>
        <w:ilvl w:val="1"/>
        <w:numId w:val="5"/>
      </w:numPr>
      <w:tabs>
        <w:tab w:val="left" w:pos="1260"/>
      </w:tabs>
      <w:spacing w:before="240" w:after="240"/>
      <w:ind w:left="900" w:hanging="1206"/>
      <w:outlineLvl w:val="1"/>
    </w:pPr>
    <w:rPr>
      <w:rFonts w:cs="Arial"/>
      <w:b/>
      <w:bCs/>
      <w:iCs/>
      <w:sz w:val="32"/>
      <w:szCs w:val="32"/>
    </w:rPr>
  </w:style>
  <w:style w:type="paragraph" w:styleId="Heading3">
    <w:name w:val="heading 3"/>
    <w:aliases w:val="Level 1 - 1,H3,h3,subhead,1.,Topic Heading"/>
    <w:basedOn w:val="Normal"/>
    <w:next w:val="Normal"/>
    <w:link w:val="Heading3Char"/>
    <w:qFormat/>
    <w:rsid w:val="00B87CD2"/>
    <w:pPr>
      <w:numPr>
        <w:ilvl w:val="2"/>
        <w:numId w:val="2"/>
      </w:numPr>
      <w:spacing w:before="240" w:after="60"/>
      <w:outlineLvl w:val="2"/>
    </w:pPr>
    <w:rPr>
      <w:rFonts w:cs="Arial"/>
      <w:b/>
      <w:bCs/>
      <w:sz w:val="24"/>
      <w:szCs w:val="26"/>
    </w:rPr>
  </w:style>
  <w:style w:type="paragraph" w:styleId="Heading4">
    <w:name w:val="heading 4"/>
    <w:basedOn w:val="Normal"/>
    <w:next w:val="Normal"/>
    <w:link w:val="Heading4Char"/>
    <w:qFormat/>
    <w:rsid w:val="0095247B"/>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qFormat/>
    <w:rsid w:val="00045F9B"/>
    <w:pPr>
      <w:numPr>
        <w:ilvl w:val="4"/>
        <w:numId w:val="2"/>
      </w:numPr>
      <w:spacing w:after="240"/>
      <w:jc w:val="both"/>
      <w:outlineLvl w:val="4"/>
    </w:pPr>
    <w:rPr>
      <w:rFonts w:ascii="Times New Roman" w:hAnsi="Times New Roman"/>
      <w:b/>
      <w:sz w:val="20"/>
      <w:szCs w:val="20"/>
    </w:rPr>
  </w:style>
  <w:style w:type="paragraph" w:styleId="Heading6">
    <w:name w:val="heading 6"/>
    <w:basedOn w:val="Normal"/>
    <w:next w:val="Normal"/>
    <w:qFormat/>
    <w:rsid w:val="00FF5496"/>
    <w:pPr>
      <w:keepNext/>
      <w:numPr>
        <w:ilvl w:val="5"/>
        <w:numId w:val="2"/>
      </w:numPr>
      <w:outlineLvl w:val="5"/>
    </w:pPr>
    <w:rPr>
      <w:rFonts w:cs="Arial"/>
      <w:b/>
      <w:bCs/>
      <w:sz w:val="20"/>
      <w:szCs w:val="20"/>
      <w:lang w:eastAsia="zh-CN"/>
    </w:rPr>
  </w:style>
  <w:style w:type="paragraph" w:styleId="Heading7">
    <w:name w:val="heading 7"/>
    <w:basedOn w:val="Normal"/>
    <w:next w:val="Normal"/>
    <w:qFormat/>
    <w:rsid w:val="00045F9B"/>
    <w:pPr>
      <w:numPr>
        <w:ilvl w:val="6"/>
        <w:numId w:val="2"/>
      </w:numPr>
      <w:spacing w:before="240" w:after="60"/>
      <w:jc w:val="both"/>
      <w:outlineLvl w:val="6"/>
    </w:pPr>
    <w:rPr>
      <w:sz w:val="20"/>
      <w:szCs w:val="20"/>
    </w:rPr>
  </w:style>
  <w:style w:type="paragraph" w:styleId="Heading8">
    <w:name w:val="heading 8"/>
    <w:aliases w:val="Legal Level 1.1.1."/>
    <w:basedOn w:val="Normal"/>
    <w:next w:val="Normal"/>
    <w:qFormat/>
    <w:rsid w:val="00045F9B"/>
    <w:pPr>
      <w:numPr>
        <w:ilvl w:val="7"/>
        <w:numId w:val="2"/>
      </w:numPr>
      <w:spacing w:before="240" w:after="60"/>
      <w:jc w:val="both"/>
      <w:outlineLvl w:val="7"/>
    </w:pPr>
    <w:rPr>
      <w:i/>
      <w:sz w:val="20"/>
      <w:szCs w:val="20"/>
    </w:rPr>
  </w:style>
  <w:style w:type="paragraph" w:styleId="Heading9">
    <w:name w:val="heading 9"/>
    <w:aliases w:val="App Heading"/>
    <w:basedOn w:val="Normal"/>
    <w:next w:val="Normal"/>
    <w:qFormat/>
    <w:rsid w:val="00045F9B"/>
    <w:pPr>
      <w:numPr>
        <w:ilvl w:val="8"/>
        <w:numId w:val="2"/>
      </w:numPr>
      <w:spacing w:before="240" w:after="60"/>
      <w:jc w:val="both"/>
      <w:outlineLvl w:val="8"/>
    </w:pPr>
    <w:rPr>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Part Char"/>
    <w:basedOn w:val="DefaultParagraphFont"/>
    <w:link w:val="Heading1"/>
    <w:rsid w:val="0012557A"/>
    <w:rPr>
      <w:rFonts w:ascii="Arial" w:hAnsi="Arial" w:cs="Arial"/>
      <w:b/>
      <w:bCs/>
      <w:kern w:val="32"/>
      <w:sz w:val="32"/>
      <w:szCs w:val="32"/>
      <w:lang w:val="en-US" w:eastAsia="en-US"/>
    </w:rPr>
  </w:style>
  <w:style w:type="paragraph" w:styleId="Header">
    <w:name w:val="header"/>
    <w:aliases w:val="*Header,page-header,ph,Header/Footer,header odd,header,Hyphen"/>
    <w:basedOn w:val="Normal"/>
    <w:link w:val="HeaderChar"/>
    <w:rsid w:val="009376D2"/>
    <w:pPr>
      <w:tabs>
        <w:tab w:val="center" w:pos="4320"/>
        <w:tab w:val="right" w:pos="8640"/>
      </w:tabs>
    </w:pPr>
  </w:style>
  <w:style w:type="character" w:customStyle="1" w:styleId="HeaderChar">
    <w:name w:val="Header Char"/>
    <w:aliases w:val="*Header Char,page-header Char,ph Char,Header/Footer Char,header odd Char,header Char,Hyphen Char"/>
    <w:basedOn w:val="DefaultParagraphFont"/>
    <w:link w:val="Header"/>
    <w:rsid w:val="002C4852"/>
    <w:rPr>
      <w:rFonts w:ascii="Arial" w:hAnsi="Arial"/>
      <w:sz w:val="22"/>
      <w:szCs w:val="22"/>
      <w:lang w:val="en-US" w:eastAsia="en-US" w:bidi="ar-SA"/>
    </w:rPr>
  </w:style>
  <w:style w:type="paragraph" w:styleId="Footer">
    <w:name w:val="footer"/>
    <w:basedOn w:val="Normal"/>
    <w:link w:val="FooterChar"/>
    <w:rsid w:val="009376D2"/>
    <w:pPr>
      <w:tabs>
        <w:tab w:val="center" w:pos="4320"/>
        <w:tab w:val="right" w:pos="8640"/>
      </w:tabs>
    </w:pPr>
  </w:style>
  <w:style w:type="character" w:customStyle="1" w:styleId="FooterChar">
    <w:name w:val="Footer Char"/>
    <w:basedOn w:val="DefaultParagraphFont"/>
    <w:link w:val="Footer"/>
    <w:rsid w:val="00E90081"/>
    <w:rPr>
      <w:rFonts w:ascii="Arial" w:hAnsi="Arial"/>
      <w:sz w:val="22"/>
      <w:szCs w:val="22"/>
      <w:lang w:val="en-US" w:eastAsia="en-US" w:bidi="ar-SA"/>
    </w:rPr>
  </w:style>
  <w:style w:type="paragraph" w:styleId="BodyText">
    <w:name w:val="Body Text"/>
    <w:basedOn w:val="Normal"/>
    <w:link w:val="BodyTextChar"/>
    <w:rsid w:val="009376D2"/>
    <w:pPr>
      <w:tabs>
        <w:tab w:val="left" w:pos="360"/>
        <w:tab w:val="left" w:pos="4320"/>
        <w:tab w:val="left" w:pos="5760"/>
      </w:tabs>
      <w:overflowPunct w:val="0"/>
      <w:autoSpaceDE w:val="0"/>
      <w:autoSpaceDN w:val="0"/>
      <w:adjustRightInd w:val="0"/>
      <w:textAlignment w:val="baseline"/>
    </w:pPr>
    <w:rPr>
      <w:b/>
      <w:i/>
      <w:sz w:val="20"/>
      <w:szCs w:val="20"/>
    </w:rPr>
  </w:style>
  <w:style w:type="character" w:customStyle="1" w:styleId="BodyTextChar">
    <w:name w:val="Body Text Char"/>
    <w:basedOn w:val="DefaultParagraphFont"/>
    <w:link w:val="BodyText"/>
    <w:rsid w:val="00904DAF"/>
    <w:rPr>
      <w:rFonts w:ascii="Arial" w:hAnsi="Arial"/>
      <w:b/>
      <w:i/>
      <w:lang w:val="en-US" w:eastAsia="en-US" w:bidi="ar-SA"/>
    </w:rPr>
  </w:style>
  <w:style w:type="character" w:styleId="PageNumber">
    <w:name w:val="page number"/>
    <w:basedOn w:val="DefaultParagraphFont"/>
    <w:rsid w:val="009376D2"/>
  </w:style>
  <w:style w:type="paragraph" w:styleId="TOC1">
    <w:name w:val="toc 1"/>
    <w:basedOn w:val="Normal"/>
    <w:next w:val="Normal"/>
    <w:autoRedefine/>
    <w:uiPriority w:val="39"/>
    <w:qFormat/>
    <w:rsid w:val="00BF058C"/>
    <w:rPr>
      <w:sz w:val="24"/>
    </w:rPr>
  </w:style>
  <w:style w:type="character" w:styleId="Hyperlink">
    <w:name w:val="Hyperlink"/>
    <w:basedOn w:val="DefaultParagraphFont"/>
    <w:uiPriority w:val="99"/>
    <w:rsid w:val="00827652"/>
    <w:rPr>
      <w:color w:val="0000FF"/>
      <w:u w:val="single"/>
    </w:rPr>
  </w:style>
  <w:style w:type="paragraph" w:styleId="TOC2">
    <w:name w:val="toc 2"/>
    <w:basedOn w:val="Normal"/>
    <w:next w:val="Normal"/>
    <w:autoRedefine/>
    <w:uiPriority w:val="39"/>
    <w:qFormat/>
    <w:rsid w:val="00A013C9"/>
    <w:pPr>
      <w:tabs>
        <w:tab w:val="left" w:pos="880"/>
        <w:tab w:val="right" w:leader="dot" w:pos="9350"/>
      </w:tabs>
      <w:ind w:left="240"/>
    </w:pPr>
    <w:rPr>
      <w:sz w:val="24"/>
    </w:rPr>
  </w:style>
  <w:style w:type="paragraph" w:styleId="TOC3">
    <w:name w:val="toc 3"/>
    <w:basedOn w:val="Normal"/>
    <w:next w:val="Normal"/>
    <w:autoRedefine/>
    <w:uiPriority w:val="39"/>
    <w:qFormat/>
    <w:rsid w:val="00BF058C"/>
    <w:pPr>
      <w:ind w:left="480"/>
    </w:pPr>
    <w:rPr>
      <w:sz w:val="24"/>
    </w:rPr>
  </w:style>
  <w:style w:type="paragraph" w:styleId="ListBullet2">
    <w:name w:val="List Bullet 2"/>
    <w:basedOn w:val="Normal"/>
    <w:autoRedefine/>
    <w:rsid w:val="007779CF"/>
    <w:pPr>
      <w:numPr>
        <w:numId w:val="1"/>
      </w:numPr>
      <w:jc w:val="both"/>
    </w:pPr>
    <w:rPr>
      <w:sz w:val="20"/>
    </w:rPr>
  </w:style>
  <w:style w:type="paragraph" w:customStyle="1" w:styleId="BodyBullet">
    <w:name w:val="Body Bullet"/>
    <w:basedOn w:val="Normal"/>
    <w:rsid w:val="005D793D"/>
    <w:pPr>
      <w:tabs>
        <w:tab w:val="left" w:pos="720"/>
        <w:tab w:val="num" w:pos="1080"/>
      </w:tabs>
      <w:ind w:left="1080" w:hanging="360"/>
    </w:pPr>
    <w:rPr>
      <w:rFonts w:cs="Arial"/>
    </w:rPr>
  </w:style>
  <w:style w:type="paragraph" w:customStyle="1" w:styleId="HollowBodyBullet">
    <w:name w:val="Hollow Body Bullet"/>
    <w:basedOn w:val="BodyBullet"/>
    <w:rsid w:val="005D793D"/>
    <w:pPr>
      <w:numPr>
        <w:ilvl w:val="1"/>
      </w:numPr>
      <w:tabs>
        <w:tab w:val="num" w:pos="1080"/>
      </w:tabs>
      <w:ind w:left="1080" w:hanging="360"/>
    </w:pPr>
    <w:rPr>
      <w:snapToGrid w:val="0"/>
      <w:color w:val="000000"/>
      <w:kern w:val="2"/>
    </w:rPr>
  </w:style>
  <w:style w:type="paragraph" w:styleId="BalloonText">
    <w:name w:val="Balloon Text"/>
    <w:basedOn w:val="Normal"/>
    <w:semiHidden/>
    <w:rsid w:val="00B8212F"/>
    <w:rPr>
      <w:rFonts w:ascii="Tahoma" w:hAnsi="Tahoma" w:cs="Tahoma"/>
      <w:sz w:val="16"/>
      <w:szCs w:val="16"/>
    </w:rPr>
  </w:style>
  <w:style w:type="table" w:styleId="TableGrid">
    <w:name w:val="Table Grid"/>
    <w:basedOn w:val="TableNormal"/>
    <w:rsid w:val="000216D9"/>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Char"/>
    <w:basedOn w:val="Normal"/>
    <w:rsid w:val="00A90929"/>
    <w:pPr>
      <w:spacing w:after="160" w:line="240" w:lineRule="exact"/>
    </w:pPr>
    <w:rPr>
      <w:rFonts w:ascii="Verdana" w:hAnsi="Verdana"/>
      <w:sz w:val="20"/>
      <w:szCs w:val="20"/>
    </w:rPr>
  </w:style>
  <w:style w:type="paragraph" w:styleId="BodyText2">
    <w:name w:val="Body Text 2"/>
    <w:basedOn w:val="Normal"/>
    <w:rsid w:val="00FF5496"/>
    <w:pPr>
      <w:spacing w:after="120" w:line="480" w:lineRule="auto"/>
    </w:pPr>
  </w:style>
  <w:style w:type="paragraph" w:styleId="NormalWeb">
    <w:name w:val="Normal (Web)"/>
    <w:basedOn w:val="Normal"/>
    <w:uiPriority w:val="99"/>
    <w:rsid w:val="00FF5496"/>
    <w:pPr>
      <w:spacing w:before="100" w:beforeAutospacing="1" w:after="100" w:afterAutospacing="1"/>
    </w:pPr>
    <w:rPr>
      <w:rFonts w:ascii="Times New Roman" w:eastAsia="SimSun" w:hAnsi="Times New Roman"/>
      <w:sz w:val="24"/>
      <w:szCs w:val="24"/>
      <w:lang w:eastAsia="zh-CN"/>
    </w:rPr>
  </w:style>
  <w:style w:type="character" w:styleId="FollowedHyperlink">
    <w:name w:val="FollowedHyperlink"/>
    <w:basedOn w:val="DefaultParagraphFont"/>
    <w:rsid w:val="00FF5496"/>
    <w:rPr>
      <w:color w:val="800080"/>
      <w:u w:val="single"/>
    </w:rPr>
  </w:style>
  <w:style w:type="paragraph" w:styleId="ListBullet">
    <w:name w:val="List Bullet"/>
    <w:basedOn w:val="Normal"/>
    <w:rsid w:val="00967209"/>
    <w:pPr>
      <w:tabs>
        <w:tab w:val="num" w:pos="360"/>
      </w:tabs>
      <w:ind w:left="360" w:hanging="360"/>
    </w:pPr>
  </w:style>
  <w:style w:type="paragraph" w:styleId="ListNumber">
    <w:name w:val="List Number"/>
    <w:basedOn w:val="Normal"/>
    <w:rsid w:val="00A33C3C"/>
    <w:pPr>
      <w:tabs>
        <w:tab w:val="num" w:pos="1656"/>
      </w:tabs>
      <w:ind w:left="1656" w:hanging="360"/>
    </w:pPr>
    <w:rPr>
      <w:sz w:val="20"/>
      <w:szCs w:val="24"/>
    </w:rPr>
  </w:style>
  <w:style w:type="paragraph" w:customStyle="1" w:styleId="tabletext">
    <w:name w:val="tabletext"/>
    <w:basedOn w:val="Normal"/>
    <w:rsid w:val="00A33C3C"/>
    <w:pPr>
      <w:tabs>
        <w:tab w:val="num" w:pos="360"/>
      </w:tabs>
      <w:ind w:left="360" w:hanging="360"/>
    </w:pPr>
    <w:rPr>
      <w:rFonts w:cs="Arial"/>
      <w:sz w:val="20"/>
      <w:szCs w:val="20"/>
    </w:rPr>
  </w:style>
  <w:style w:type="paragraph" w:customStyle="1" w:styleId="Char1">
    <w:name w:val="Char1"/>
    <w:basedOn w:val="BodyText"/>
    <w:link w:val="CharChar"/>
    <w:rsid w:val="0098576B"/>
    <w:rPr>
      <w:rFonts w:cs="Arial"/>
      <w:b w:val="0"/>
      <w:i w:val="0"/>
      <w:sz w:val="22"/>
      <w:szCs w:val="22"/>
    </w:rPr>
  </w:style>
  <w:style w:type="character" w:customStyle="1" w:styleId="CharChar">
    <w:name w:val="Char Char"/>
    <w:basedOn w:val="BodyTextChar"/>
    <w:link w:val="Char1"/>
    <w:rsid w:val="00904DAF"/>
    <w:rPr>
      <w:rFonts w:ascii="Arial" w:hAnsi="Arial" w:cs="Arial"/>
      <w:b/>
      <w:i/>
      <w:sz w:val="22"/>
      <w:szCs w:val="22"/>
      <w:lang w:val="en-US" w:eastAsia="en-US" w:bidi="ar-SA"/>
    </w:rPr>
  </w:style>
  <w:style w:type="character" w:styleId="CommentReference">
    <w:name w:val="annotation reference"/>
    <w:basedOn w:val="DefaultParagraphFont"/>
    <w:rsid w:val="002B5B36"/>
    <w:rPr>
      <w:sz w:val="16"/>
      <w:szCs w:val="16"/>
    </w:rPr>
  </w:style>
  <w:style w:type="paragraph" w:styleId="CommentText">
    <w:name w:val="annotation text"/>
    <w:basedOn w:val="Normal"/>
    <w:link w:val="CommentTextChar"/>
    <w:rsid w:val="002B5B36"/>
    <w:rPr>
      <w:sz w:val="20"/>
      <w:szCs w:val="20"/>
    </w:rPr>
  </w:style>
  <w:style w:type="paragraph" w:styleId="CommentSubject">
    <w:name w:val="annotation subject"/>
    <w:basedOn w:val="CommentText"/>
    <w:next w:val="CommentText"/>
    <w:semiHidden/>
    <w:rsid w:val="002B5B36"/>
    <w:rPr>
      <w:b/>
      <w:bCs/>
    </w:rPr>
  </w:style>
  <w:style w:type="paragraph" w:styleId="ListParagraph">
    <w:name w:val="List Paragraph"/>
    <w:basedOn w:val="Normal"/>
    <w:link w:val="ListParagraphChar"/>
    <w:uiPriority w:val="34"/>
    <w:qFormat/>
    <w:rsid w:val="0054579E"/>
    <w:pPr>
      <w:spacing w:after="200" w:line="276" w:lineRule="auto"/>
      <w:ind w:left="720"/>
      <w:contextualSpacing/>
    </w:pPr>
    <w:rPr>
      <w:rFonts w:ascii="Calibri" w:eastAsia="Calibri" w:hAnsi="Calibri"/>
    </w:rPr>
  </w:style>
  <w:style w:type="character" w:customStyle="1" w:styleId="ListParagraphChar">
    <w:name w:val="List Paragraph Char"/>
    <w:basedOn w:val="DefaultParagraphFont"/>
    <w:link w:val="ListParagraph"/>
    <w:uiPriority w:val="34"/>
    <w:rsid w:val="0054579E"/>
    <w:rPr>
      <w:rFonts w:ascii="Calibri" w:eastAsia="Calibri" w:hAnsi="Calibri"/>
      <w:sz w:val="22"/>
      <w:szCs w:val="22"/>
      <w:lang w:val="en-US" w:eastAsia="en-US" w:bidi="ar-SA"/>
    </w:rPr>
  </w:style>
  <w:style w:type="paragraph" w:styleId="BodyText3">
    <w:name w:val="Body Text 3"/>
    <w:basedOn w:val="Normal"/>
    <w:rsid w:val="002C4852"/>
    <w:pPr>
      <w:spacing w:after="120"/>
    </w:pPr>
    <w:rPr>
      <w:sz w:val="16"/>
      <w:szCs w:val="16"/>
    </w:rPr>
  </w:style>
  <w:style w:type="paragraph" w:styleId="Revision">
    <w:name w:val="Revision"/>
    <w:hidden/>
    <w:uiPriority w:val="99"/>
    <w:semiHidden/>
    <w:rsid w:val="0053236D"/>
    <w:rPr>
      <w:rFonts w:ascii="Arial" w:hAnsi="Arial"/>
      <w:sz w:val="22"/>
      <w:szCs w:val="22"/>
      <w:lang w:val="en-US" w:eastAsia="en-US"/>
    </w:rPr>
  </w:style>
  <w:style w:type="paragraph" w:customStyle="1" w:styleId="TableTextCenter">
    <w:name w:val="Table Text Center"/>
    <w:basedOn w:val="Normal"/>
    <w:rsid w:val="00E277CC"/>
    <w:pPr>
      <w:overflowPunct w:val="0"/>
      <w:autoSpaceDE w:val="0"/>
      <w:autoSpaceDN w:val="0"/>
      <w:adjustRightInd w:val="0"/>
      <w:spacing w:before="60" w:after="60"/>
      <w:jc w:val="center"/>
      <w:textAlignment w:val="baseline"/>
    </w:pPr>
    <w:rPr>
      <w:rFonts w:ascii="Arial Narrow" w:hAnsi="Arial Narrow"/>
      <w:szCs w:val="20"/>
      <w:lang w:eastAsia="de-DE"/>
    </w:rPr>
  </w:style>
  <w:style w:type="paragraph" w:styleId="BodyTextIndent2">
    <w:name w:val="Body Text Indent 2"/>
    <w:basedOn w:val="Normal"/>
    <w:link w:val="BodyTextIndent2Char"/>
    <w:rsid w:val="006A7388"/>
    <w:pPr>
      <w:spacing w:after="120" w:line="480" w:lineRule="auto"/>
      <w:ind w:left="283"/>
    </w:pPr>
  </w:style>
  <w:style w:type="character" w:customStyle="1" w:styleId="BodyTextIndent2Char">
    <w:name w:val="Body Text Indent 2 Char"/>
    <w:basedOn w:val="DefaultParagraphFont"/>
    <w:link w:val="BodyTextIndent2"/>
    <w:rsid w:val="006A7388"/>
    <w:rPr>
      <w:rFonts w:ascii="Arial" w:hAnsi="Arial"/>
      <w:sz w:val="22"/>
      <w:szCs w:val="22"/>
      <w:lang w:val="en-US" w:eastAsia="en-US"/>
    </w:rPr>
  </w:style>
  <w:style w:type="paragraph" w:styleId="BodyTextIndent">
    <w:name w:val="Body Text Indent"/>
    <w:basedOn w:val="Normal"/>
    <w:link w:val="BodyTextIndentChar"/>
    <w:rsid w:val="006A7388"/>
    <w:pPr>
      <w:spacing w:after="120"/>
      <w:ind w:left="283"/>
    </w:pPr>
  </w:style>
  <w:style w:type="character" w:customStyle="1" w:styleId="BodyTextIndentChar">
    <w:name w:val="Body Text Indent Char"/>
    <w:basedOn w:val="DefaultParagraphFont"/>
    <w:link w:val="BodyTextIndent"/>
    <w:rsid w:val="006A7388"/>
    <w:rPr>
      <w:rFonts w:ascii="Arial" w:hAnsi="Arial"/>
      <w:sz w:val="22"/>
      <w:szCs w:val="22"/>
      <w:lang w:val="en-US" w:eastAsia="en-US"/>
    </w:rPr>
  </w:style>
  <w:style w:type="paragraph" w:customStyle="1" w:styleId="Style1">
    <w:name w:val="Style1"/>
    <w:basedOn w:val="Heading3"/>
    <w:rsid w:val="00237377"/>
    <w:pPr>
      <w:keepNext/>
      <w:ind w:left="1800"/>
    </w:pPr>
    <w:rPr>
      <w:b w:val="0"/>
      <w:sz w:val="26"/>
    </w:rPr>
  </w:style>
  <w:style w:type="paragraph" w:styleId="TOC4">
    <w:name w:val="toc 4"/>
    <w:basedOn w:val="Normal"/>
    <w:next w:val="Normal"/>
    <w:autoRedefine/>
    <w:uiPriority w:val="39"/>
    <w:unhideWhenUsed/>
    <w:rsid w:val="00BF058C"/>
    <w:pPr>
      <w:ind w:left="658"/>
    </w:pPr>
    <w:rPr>
      <w:sz w:val="24"/>
      <w:lang w:val="de-CH" w:eastAsia="de-CH"/>
    </w:rPr>
  </w:style>
  <w:style w:type="paragraph" w:styleId="TOC5">
    <w:name w:val="toc 5"/>
    <w:basedOn w:val="Normal"/>
    <w:next w:val="Normal"/>
    <w:autoRedefine/>
    <w:uiPriority w:val="39"/>
    <w:unhideWhenUsed/>
    <w:rsid w:val="0005764E"/>
    <w:pPr>
      <w:spacing w:after="100" w:line="276" w:lineRule="auto"/>
      <w:ind w:left="880"/>
    </w:pPr>
    <w:rPr>
      <w:lang w:val="de-CH" w:eastAsia="de-CH"/>
    </w:rPr>
  </w:style>
  <w:style w:type="paragraph" w:styleId="TOC6">
    <w:name w:val="toc 6"/>
    <w:basedOn w:val="Normal"/>
    <w:next w:val="Normal"/>
    <w:autoRedefine/>
    <w:uiPriority w:val="39"/>
    <w:unhideWhenUsed/>
    <w:rsid w:val="00BC72A0"/>
    <w:pPr>
      <w:spacing w:after="100" w:line="276" w:lineRule="auto"/>
      <w:ind w:left="1100"/>
    </w:pPr>
    <w:rPr>
      <w:rFonts w:ascii="Calibri" w:hAnsi="Calibri"/>
      <w:lang w:val="de-CH" w:eastAsia="de-CH"/>
    </w:rPr>
  </w:style>
  <w:style w:type="paragraph" w:styleId="TOC7">
    <w:name w:val="toc 7"/>
    <w:basedOn w:val="Normal"/>
    <w:next w:val="Normal"/>
    <w:autoRedefine/>
    <w:uiPriority w:val="39"/>
    <w:unhideWhenUsed/>
    <w:rsid w:val="00BC72A0"/>
    <w:pPr>
      <w:spacing w:after="100" w:line="276" w:lineRule="auto"/>
      <w:ind w:left="1320"/>
    </w:pPr>
    <w:rPr>
      <w:rFonts w:ascii="Calibri" w:hAnsi="Calibri"/>
      <w:lang w:val="de-CH" w:eastAsia="de-CH"/>
    </w:rPr>
  </w:style>
  <w:style w:type="paragraph" w:styleId="TOC8">
    <w:name w:val="toc 8"/>
    <w:basedOn w:val="Normal"/>
    <w:next w:val="Normal"/>
    <w:autoRedefine/>
    <w:uiPriority w:val="39"/>
    <w:unhideWhenUsed/>
    <w:rsid w:val="00BC72A0"/>
    <w:pPr>
      <w:spacing w:after="100" w:line="276" w:lineRule="auto"/>
      <w:ind w:left="1540"/>
    </w:pPr>
    <w:rPr>
      <w:rFonts w:ascii="Calibri" w:hAnsi="Calibri"/>
      <w:lang w:val="de-CH" w:eastAsia="de-CH"/>
    </w:rPr>
  </w:style>
  <w:style w:type="paragraph" w:styleId="TOC9">
    <w:name w:val="toc 9"/>
    <w:basedOn w:val="Normal"/>
    <w:next w:val="Normal"/>
    <w:autoRedefine/>
    <w:uiPriority w:val="39"/>
    <w:unhideWhenUsed/>
    <w:rsid w:val="00BC72A0"/>
    <w:pPr>
      <w:spacing w:after="100" w:line="276" w:lineRule="auto"/>
      <w:ind w:left="1760"/>
    </w:pPr>
    <w:rPr>
      <w:rFonts w:ascii="Calibri" w:hAnsi="Calibri"/>
      <w:lang w:val="de-CH" w:eastAsia="de-CH"/>
    </w:rPr>
  </w:style>
  <w:style w:type="paragraph" w:customStyle="1" w:styleId="TitleCover">
    <w:name w:val="Title Cover"/>
    <w:basedOn w:val="Normal"/>
    <w:next w:val="Normal"/>
    <w:rsid w:val="00241C97"/>
    <w:pPr>
      <w:keepNext/>
      <w:keepLines/>
      <w:pBdr>
        <w:top w:val="single" w:sz="48" w:space="31" w:color="auto"/>
      </w:pBdr>
      <w:tabs>
        <w:tab w:val="left" w:pos="0"/>
      </w:tabs>
      <w:overflowPunct w:val="0"/>
      <w:autoSpaceDE w:val="0"/>
      <w:autoSpaceDN w:val="0"/>
      <w:adjustRightInd w:val="0"/>
      <w:spacing w:before="240" w:after="500" w:line="640" w:lineRule="exact"/>
      <w:textAlignment w:val="baseline"/>
    </w:pPr>
    <w:rPr>
      <w:rFonts w:ascii="Arial Black" w:hAnsi="Arial Black"/>
      <w:b/>
      <w:spacing w:val="-48"/>
      <w:kern w:val="28"/>
      <w:sz w:val="64"/>
      <w:szCs w:val="20"/>
    </w:rPr>
  </w:style>
  <w:style w:type="paragraph" w:customStyle="1" w:styleId="HiddenTitle">
    <w:name w:val="Hidden Title"/>
    <w:basedOn w:val="Normal"/>
    <w:rsid w:val="000C00A7"/>
    <w:pPr>
      <w:spacing w:before="120" w:after="240"/>
      <w:jc w:val="both"/>
    </w:pPr>
    <w:rPr>
      <w:rFonts w:ascii="Times New Roman" w:hAnsi="Times New Roman"/>
      <w:b/>
      <w:sz w:val="28"/>
      <w:szCs w:val="20"/>
    </w:rPr>
  </w:style>
  <w:style w:type="paragraph" w:customStyle="1" w:styleId="TableText0">
    <w:name w:val="Table Text"/>
    <w:basedOn w:val="Normal"/>
    <w:rsid w:val="000C00A7"/>
    <w:pPr>
      <w:overflowPunct w:val="0"/>
      <w:autoSpaceDE w:val="0"/>
      <w:autoSpaceDN w:val="0"/>
      <w:adjustRightInd w:val="0"/>
      <w:spacing w:before="60"/>
      <w:textAlignment w:val="baseline"/>
    </w:pPr>
    <w:rPr>
      <w:spacing w:val="-5"/>
      <w:sz w:val="16"/>
      <w:szCs w:val="20"/>
    </w:rPr>
  </w:style>
  <w:style w:type="paragraph" w:customStyle="1" w:styleId="TableHeading">
    <w:name w:val="Table Heading"/>
    <w:basedOn w:val="TableText0"/>
    <w:rsid w:val="000C00A7"/>
    <w:pPr>
      <w:overflowPunct/>
      <w:autoSpaceDE/>
      <w:autoSpaceDN/>
      <w:adjustRightInd/>
      <w:spacing w:after="20"/>
      <w:jc w:val="both"/>
      <w:textAlignment w:val="auto"/>
    </w:pPr>
    <w:rPr>
      <w:b/>
      <w:caps/>
      <w:spacing w:val="0"/>
      <w:sz w:val="22"/>
      <w:lang w:eastAsia="nl-NL"/>
    </w:rPr>
  </w:style>
  <w:style w:type="character" w:customStyle="1" w:styleId="CommentTextChar">
    <w:name w:val="Comment Text Char"/>
    <w:basedOn w:val="DefaultParagraphFont"/>
    <w:link w:val="CommentText"/>
    <w:rsid w:val="00374C38"/>
    <w:rPr>
      <w:rFonts w:ascii="Arial" w:hAnsi="Arial"/>
      <w:lang w:val="en-US" w:eastAsia="en-US"/>
    </w:rPr>
  </w:style>
  <w:style w:type="paragraph" w:customStyle="1" w:styleId="NormalTable">
    <w:name w:val="NormalTable"/>
    <w:basedOn w:val="Normal"/>
    <w:rsid w:val="00F20358"/>
    <w:pPr>
      <w:spacing w:before="120"/>
    </w:pPr>
    <w:rPr>
      <w:rFonts w:ascii="Times New Roman" w:eastAsia="MS Mincho" w:hAnsi="Times New Roman"/>
      <w:szCs w:val="20"/>
      <w:lang w:val="en-GB" w:eastAsia="en-GB"/>
    </w:rPr>
  </w:style>
  <w:style w:type="paragraph" w:styleId="Caption">
    <w:name w:val="caption"/>
    <w:basedOn w:val="Normal"/>
    <w:next w:val="Normal"/>
    <w:unhideWhenUsed/>
    <w:qFormat/>
    <w:rsid w:val="00F93D31"/>
    <w:rPr>
      <w:b/>
      <w:bCs/>
      <w:sz w:val="20"/>
      <w:szCs w:val="20"/>
    </w:rPr>
  </w:style>
  <w:style w:type="character" w:customStyle="1" w:styleId="Heading2Char1">
    <w:name w:val="Heading 2 Char1"/>
    <w:aliases w:val="H2 Char,h2 Char,Reset numbering Char,Chapter Title Char,Heading 2 Char Char"/>
    <w:basedOn w:val="DefaultParagraphFont"/>
    <w:link w:val="Heading2"/>
    <w:rsid w:val="00114CB8"/>
    <w:rPr>
      <w:rFonts w:ascii="Arial" w:hAnsi="Arial" w:cs="Arial"/>
      <w:b/>
      <w:bCs/>
      <w:iCs/>
      <w:sz w:val="32"/>
      <w:szCs w:val="32"/>
      <w:lang w:val="en-US" w:eastAsia="en-US"/>
    </w:rPr>
  </w:style>
  <w:style w:type="paragraph" w:styleId="FootnoteText">
    <w:name w:val="footnote text"/>
    <w:basedOn w:val="Normal"/>
    <w:link w:val="FootnoteTextChar"/>
    <w:rsid w:val="0016054D"/>
    <w:pPr>
      <w:ind w:left="720"/>
    </w:pPr>
    <w:rPr>
      <w:sz w:val="20"/>
      <w:szCs w:val="20"/>
    </w:rPr>
  </w:style>
  <w:style w:type="character" w:customStyle="1" w:styleId="FootnoteTextChar">
    <w:name w:val="Footnote Text Char"/>
    <w:basedOn w:val="DefaultParagraphFont"/>
    <w:link w:val="FootnoteText"/>
    <w:rsid w:val="0016054D"/>
    <w:rPr>
      <w:rFonts w:ascii="Arial" w:hAnsi="Arial"/>
    </w:rPr>
  </w:style>
  <w:style w:type="character" w:styleId="FootnoteReference">
    <w:name w:val="footnote reference"/>
    <w:basedOn w:val="DefaultParagraphFont"/>
    <w:rsid w:val="007F0303"/>
    <w:rPr>
      <w:vertAlign w:val="superscript"/>
    </w:rPr>
  </w:style>
  <w:style w:type="paragraph" w:styleId="TableofFigures">
    <w:name w:val="table of figures"/>
    <w:basedOn w:val="Normal"/>
    <w:next w:val="Normal"/>
    <w:uiPriority w:val="99"/>
    <w:rsid w:val="003A2E82"/>
    <w:rPr>
      <w:sz w:val="24"/>
    </w:rPr>
  </w:style>
  <w:style w:type="character" w:customStyle="1" w:styleId="Heading4Char">
    <w:name w:val="Heading 4 Char"/>
    <w:basedOn w:val="DefaultParagraphFont"/>
    <w:link w:val="Heading4"/>
    <w:rsid w:val="0095247B"/>
    <w:rPr>
      <w:rFonts w:asciiTheme="majorHAnsi" w:eastAsiaTheme="majorEastAsia" w:hAnsiTheme="majorHAnsi" w:cstheme="majorBidi"/>
      <w:b/>
      <w:bCs/>
      <w:i/>
      <w:iCs/>
      <w:color w:val="4F81BD" w:themeColor="accent1"/>
      <w:sz w:val="22"/>
      <w:szCs w:val="22"/>
      <w:lang w:val="en-US" w:eastAsia="en-US"/>
    </w:rPr>
  </w:style>
  <w:style w:type="character" w:customStyle="1" w:styleId="Heading3Char">
    <w:name w:val="Heading 3 Char"/>
    <w:aliases w:val="Level 1 - 1 Char,H3 Char,h3 Char,subhead Char,1. Char,Topic Heading Char"/>
    <w:basedOn w:val="DefaultParagraphFont"/>
    <w:link w:val="Heading3"/>
    <w:rsid w:val="006E546E"/>
    <w:rPr>
      <w:rFonts w:ascii="Arial" w:hAnsi="Arial" w:cs="Arial"/>
      <w:b/>
      <w:bCs/>
      <w:sz w:val="24"/>
      <w:szCs w:val="26"/>
      <w:lang w:val="en-US" w:eastAsia="en-US"/>
    </w:rPr>
  </w:style>
  <w:style w:type="paragraph" w:styleId="NoSpacing">
    <w:name w:val="No Spacing"/>
    <w:uiPriority w:val="1"/>
    <w:qFormat/>
    <w:rsid w:val="00A259E2"/>
    <w:rPr>
      <w:rFonts w:ascii="Calibri" w:eastAsia="Calibri" w:hAnsi="Calibri"/>
      <w:sz w:val="22"/>
      <w:szCs w:val="22"/>
      <w:lang w:val="en-US" w:eastAsia="en-US"/>
    </w:rPr>
  </w:style>
  <w:style w:type="paragraph" w:styleId="Subtitle">
    <w:name w:val="Subtitle"/>
    <w:next w:val="Normal"/>
    <w:link w:val="SubtitleChar"/>
    <w:qFormat/>
    <w:rsid w:val="009D0DFC"/>
    <w:pPr>
      <w:jc w:val="right"/>
    </w:pPr>
    <w:rPr>
      <w:rFonts w:ascii="Arial" w:hAnsi="Arial"/>
      <w:b/>
      <w:sz w:val="28"/>
      <w:lang w:val="de-DE" w:eastAsia="de-DE"/>
    </w:rPr>
  </w:style>
  <w:style w:type="character" w:customStyle="1" w:styleId="SubtitleChar">
    <w:name w:val="Subtitle Char"/>
    <w:basedOn w:val="DefaultParagraphFont"/>
    <w:link w:val="Subtitle"/>
    <w:rsid w:val="009D0DFC"/>
    <w:rPr>
      <w:rFonts w:ascii="Arial" w:hAnsi="Arial"/>
      <w:b/>
      <w:sz w:val="28"/>
      <w:lang w:val="de-DE" w:eastAsia="de-DE"/>
    </w:rPr>
  </w:style>
  <w:style w:type="paragraph" w:styleId="TableofAuthorities">
    <w:name w:val="table of authorities"/>
    <w:basedOn w:val="Normal"/>
    <w:next w:val="Normal"/>
    <w:unhideWhenUsed/>
    <w:rsid w:val="00530100"/>
    <w:pPr>
      <w:ind w:left="220" w:hanging="220"/>
    </w:pPr>
    <w:rPr>
      <w:rFonts w:asciiTheme="minorHAnsi" w:hAnsiTheme="minorHAnsi"/>
      <w:sz w:val="20"/>
      <w:szCs w:val="20"/>
    </w:rPr>
  </w:style>
  <w:style w:type="paragraph" w:styleId="TOAHeading">
    <w:name w:val="toa heading"/>
    <w:basedOn w:val="Normal"/>
    <w:next w:val="Normal"/>
    <w:unhideWhenUsed/>
    <w:rsid w:val="00530100"/>
    <w:pPr>
      <w:spacing w:before="240" w:after="120"/>
    </w:pPr>
    <w:rPr>
      <w:rFonts w:asciiTheme="minorHAnsi" w:hAnsiTheme="minorHAnsi" w:cs="Arial"/>
      <w:b/>
      <w:bCs/>
      <w:caps/>
      <w:sz w:val="20"/>
      <w:szCs w:val="20"/>
    </w:rPr>
  </w:style>
  <w:style w:type="paragraph" w:styleId="TOCHeading">
    <w:name w:val="TOC Heading"/>
    <w:basedOn w:val="Heading1"/>
    <w:next w:val="Normal"/>
    <w:uiPriority w:val="39"/>
    <w:unhideWhenUsed/>
    <w:qFormat/>
    <w:rsid w:val="002103EE"/>
    <w:pPr>
      <w:keepLines/>
      <w:pageBreakBefore w:val="0"/>
      <w:numPr>
        <w:numId w:val="0"/>
      </w:numPr>
      <w:spacing w:before="480" w:after="0" w:line="276" w:lineRule="auto"/>
      <w:outlineLvl w:val="9"/>
    </w:pPr>
    <w:rPr>
      <w:rFonts w:asciiTheme="majorHAnsi" w:eastAsiaTheme="majorEastAsia" w:hAnsiTheme="majorHAnsi" w:cstheme="majorBidi"/>
      <w:color w:val="365F91" w:themeColor="accent1" w:themeShade="BF"/>
      <w:kern w:val="0"/>
      <w:sz w:val="28"/>
      <w:szCs w:val="28"/>
      <w:lang w:eastAsia="ja-JP"/>
    </w:rPr>
  </w:style>
  <w:style w:type="paragraph" w:styleId="Index1">
    <w:name w:val="index 1"/>
    <w:basedOn w:val="Normal"/>
    <w:next w:val="Normal"/>
    <w:autoRedefine/>
    <w:uiPriority w:val="99"/>
    <w:unhideWhenUsed/>
    <w:rsid w:val="00BD3B94"/>
    <w:pPr>
      <w:ind w:left="220" w:hanging="220"/>
    </w:pPr>
    <w:rPr>
      <w:rFonts w:asciiTheme="minorHAnsi" w:hAnsiTheme="minorHAnsi"/>
      <w:sz w:val="18"/>
      <w:szCs w:val="18"/>
    </w:rPr>
  </w:style>
  <w:style w:type="paragraph" w:styleId="Index2">
    <w:name w:val="index 2"/>
    <w:basedOn w:val="Normal"/>
    <w:next w:val="Normal"/>
    <w:autoRedefine/>
    <w:unhideWhenUsed/>
    <w:rsid w:val="00BD3B94"/>
    <w:pPr>
      <w:ind w:left="440" w:hanging="220"/>
    </w:pPr>
    <w:rPr>
      <w:rFonts w:asciiTheme="minorHAnsi" w:hAnsiTheme="minorHAnsi"/>
      <w:sz w:val="18"/>
      <w:szCs w:val="18"/>
    </w:rPr>
  </w:style>
  <w:style w:type="paragraph" w:styleId="Index3">
    <w:name w:val="index 3"/>
    <w:basedOn w:val="Normal"/>
    <w:next w:val="Normal"/>
    <w:autoRedefine/>
    <w:unhideWhenUsed/>
    <w:rsid w:val="00BD3B94"/>
    <w:pPr>
      <w:ind w:left="660" w:hanging="220"/>
    </w:pPr>
    <w:rPr>
      <w:rFonts w:asciiTheme="minorHAnsi" w:hAnsiTheme="minorHAnsi"/>
      <w:sz w:val="18"/>
      <w:szCs w:val="18"/>
    </w:rPr>
  </w:style>
  <w:style w:type="paragraph" w:styleId="Index4">
    <w:name w:val="index 4"/>
    <w:basedOn w:val="Normal"/>
    <w:next w:val="Normal"/>
    <w:autoRedefine/>
    <w:unhideWhenUsed/>
    <w:rsid w:val="00BD3B94"/>
    <w:pPr>
      <w:ind w:left="880" w:hanging="220"/>
    </w:pPr>
    <w:rPr>
      <w:rFonts w:asciiTheme="minorHAnsi" w:hAnsiTheme="minorHAnsi"/>
      <w:sz w:val="18"/>
      <w:szCs w:val="18"/>
    </w:rPr>
  </w:style>
  <w:style w:type="paragraph" w:styleId="Index5">
    <w:name w:val="index 5"/>
    <w:basedOn w:val="Normal"/>
    <w:next w:val="Normal"/>
    <w:autoRedefine/>
    <w:unhideWhenUsed/>
    <w:rsid w:val="00BD3B94"/>
    <w:pPr>
      <w:ind w:left="1100" w:hanging="220"/>
    </w:pPr>
    <w:rPr>
      <w:rFonts w:asciiTheme="minorHAnsi" w:hAnsiTheme="minorHAnsi"/>
      <w:sz w:val="18"/>
      <w:szCs w:val="18"/>
    </w:rPr>
  </w:style>
  <w:style w:type="paragraph" w:styleId="Index6">
    <w:name w:val="index 6"/>
    <w:basedOn w:val="Normal"/>
    <w:next w:val="Normal"/>
    <w:autoRedefine/>
    <w:unhideWhenUsed/>
    <w:rsid w:val="00BD3B94"/>
    <w:pPr>
      <w:ind w:left="1320" w:hanging="220"/>
    </w:pPr>
    <w:rPr>
      <w:rFonts w:asciiTheme="minorHAnsi" w:hAnsiTheme="minorHAnsi"/>
      <w:sz w:val="18"/>
      <w:szCs w:val="18"/>
    </w:rPr>
  </w:style>
  <w:style w:type="paragraph" w:styleId="Index7">
    <w:name w:val="index 7"/>
    <w:basedOn w:val="Normal"/>
    <w:next w:val="Normal"/>
    <w:autoRedefine/>
    <w:unhideWhenUsed/>
    <w:rsid w:val="00BD3B94"/>
    <w:pPr>
      <w:ind w:left="1540" w:hanging="220"/>
    </w:pPr>
    <w:rPr>
      <w:rFonts w:asciiTheme="minorHAnsi" w:hAnsiTheme="minorHAnsi"/>
      <w:sz w:val="18"/>
      <w:szCs w:val="18"/>
    </w:rPr>
  </w:style>
  <w:style w:type="paragraph" w:styleId="Index8">
    <w:name w:val="index 8"/>
    <w:basedOn w:val="Normal"/>
    <w:next w:val="Normal"/>
    <w:autoRedefine/>
    <w:unhideWhenUsed/>
    <w:rsid w:val="00BD3B94"/>
    <w:pPr>
      <w:ind w:left="1760" w:hanging="220"/>
    </w:pPr>
    <w:rPr>
      <w:rFonts w:asciiTheme="minorHAnsi" w:hAnsiTheme="minorHAnsi"/>
      <w:sz w:val="18"/>
      <w:szCs w:val="18"/>
    </w:rPr>
  </w:style>
  <w:style w:type="paragraph" w:styleId="Index9">
    <w:name w:val="index 9"/>
    <w:basedOn w:val="Normal"/>
    <w:next w:val="Normal"/>
    <w:autoRedefine/>
    <w:unhideWhenUsed/>
    <w:rsid w:val="00BD3B94"/>
    <w:pPr>
      <w:ind w:left="1980" w:hanging="220"/>
    </w:pPr>
    <w:rPr>
      <w:rFonts w:asciiTheme="minorHAnsi" w:hAnsiTheme="minorHAnsi"/>
      <w:sz w:val="18"/>
      <w:szCs w:val="18"/>
    </w:rPr>
  </w:style>
  <w:style w:type="paragraph" w:styleId="IndexHeading">
    <w:name w:val="index heading"/>
    <w:basedOn w:val="Normal"/>
    <w:next w:val="Index1"/>
    <w:uiPriority w:val="99"/>
    <w:unhideWhenUsed/>
    <w:rsid w:val="00BD3B94"/>
    <w:pPr>
      <w:spacing w:before="240" w:after="120"/>
      <w:ind w:left="140"/>
    </w:pPr>
    <w:rPr>
      <w:rFonts w:asciiTheme="majorHAnsi" w:hAnsiTheme="majorHAnsi"/>
      <w:b/>
      <w:bCs/>
      <w:sz w:val="28"/>
      <w:szCs w:val="28"/>
    </w:rPr>
  </w:style>
  <w:style w:type="paragraph" w:customStyle="1" w:styleId="Cover-CustomerName">
    <w:name w:val="Cover - Customer Name"/>
    <w:next w:val="Normal"/>
    <w:link w:val="Cover-CustomerNameChar"/>
    <w:uiPriority w:val="99"/>
    <w:rsid w:val="00A96F48"/>
    <w:pPr>
      <w:spacing w:before="120" w:after="120"/>
      <w:jc w:val="right"/>
    </w:pPr>
    <w:rPr>
      <w:rFonts w:ascii="Calibri" w:hAnsi="Calibri" w:cs="Arial"/>
      <w:b/>
      <w:color w:val="F79646"/>
      <w:sz w:val="48"/>
      <w:szCs w:val="48"/>
      <w:lang w:val="en-MY" w:eastAsia="en-US"/>
    </w:rPr>
  </w:style>
  <w:style w:type="character" w:customStyle="1" w:styleId="Cover-CustomerNameChar">
    <w:name w:val="Cover - Customer Name Char"/>
    <w:link w:val="Cover-CustomerName"/>
    <w:uiPriority w:val="99"/>
    <w:locked/>
    <w:rsid w:val="00A96F48"/>
    <w:rPr>
      <w:rFonts w:ascii="Calibri" w:hAnsi="Calibri" w:cs="Arial"/>
      <w:b/>
      <w:color w:val="F79646"/>
      <w:sz w:val="48"/>
      <w:szCs w:val="48"/>
      <w:lang w:val="en-MY" w:eastAsia="en-US"/>
    </w:rPr>
  </w:style>
  <w:style w:type="paragraph" w:customStyle="1" w:styleId="Cover-ProposalText">
    <w:name w:val="Cover - Proposal Text"/>
    <w:link w:val="Cover-ProposalTextChar"/>
    <w:uiPriority w:val="99"/>
    <w:rsid w:val="00A96F48"/>
    <w:pPr>
      <w:spacing w:before="120" w:after="120"/>
      <w:jc w:val="right"/>
    </w:pPr>
    <w:rPr>
      <w:rFonts w:ascii="Calibri" w:hAnsi="Calibri" w:cs="Arial"/>
      <w:b/>
      <w:color w:val="BFBFBF"/>
      <w:sz w:val="48"/>
      <w:szCs w:val="48"/>
      <w:lang w:val="en-MY" w:eastAsia="en-US"/>
    </w:rPr>
  </w:style>
  <w:style w:type="character" w:customStyle="1" w:styleId="Cover-ProposalTextChar">
    <w:name w:val="Cover - Proposal Text Char"/>
    <w:link w:val="Cover-ProposalText"/>
    <w:uiPriority w:val="99"/>
    <w:locked/>
    <w:rsid w:val="00A96F48"/>
    <w:rPr>
      <w:rFonts w:ascii="Calibri" w:hAnsi="Calibri" w:cs="Arial"/>
      <w:b/>
      <w:color w:val="BFBFBF"/>
      <w:sz w:val="48"/>
      <w:szCs w:val="48"/>
      <w:lang w:val="en-MY" w:eastAsia="en-US"/>
    </w:rPr>
  </w:style>
  <w:style w:type="paragraph" w:customStyle="1" w:styleId="TitlePage-BoldCentered">
    <w:name w:val="Title Page - Bold &amp; Centered"/>
    <w:basedOn w:val="Normal"/>
    <w:next w:val="Normal"/>
    <w:rsid w:val="00A14DC0"/>
    <w:pPr>
      <w:jc w:val="center"/>
    </w:pPr>
    <w:rPr>
      <w:rFonts w:ascii="Tahoma" w:hAnsi="Tahoma"/>
      <w:b/>
      <w:bCs/>
      <w:sz w:val="36"/>
      <w:szCs w:val="20"/>
      <w:lang w:eastAsia="ja-JP"/>
    </w:rPr>
  </w:style>
  <w:style w:type="character" w:customStyle="1" w:styleId="TOCHeader">
    <w:name w:val="TOC Header"/>
    <w:rsid w:val="00A14DC0"/>
    <w:rPr>
      <w:b/>
      <w:bCs/>
      <w:sz w:val="36"/>
    </w:rPr>
  </w:style>
  <w:style w:type="paragraph" w:customStyle="1" w:styleId="TitlePage-BoldItalic">
    <w:name w:val="Title Page - Bold &amp; Italic"/>
    <w:basedOn w:val="Normal"/>
    <w:qFormat/>
    <w:rsid w:val="00A14DC0"/>
    <w:pPr>
      <w:jc w:val="right"/>
    </w:pPr>
    <w:rPr>
      <w:rFonts w:ascii="Tahoma" w:hAnsi="Tahoma"/>
      <w:b/>
      <w:bCs/>
      <w:i/>
      <w:spacing w:val="20"/>
      <w:sz w:val="40"/>
      <w:szCs w:val="52"/>
      <w:lang w:eastAsia="ja-JP"/>
    </w:rPr>
  </w:style>
  <w:style w:type="paragraph" w:customStyle="1" w:styleId="TitlePage-Italic">
    <w:name w:val="Title Page - Italic"/>
    <w:basedOn w:val="Normal"/>
    <w:rsid w:val="00A14DC0"/>
    <w:pPr>
      <w:jc w:val="right"/>
    </w:pPr>
    <w:rPr>
      <w:rFonts w:ascii="Tahoma" w:hAnsi="Tahoma"/>
      <w:i/>
      <w:iCs/>
      <w:spacing w:val="20"/>
      <w:sz w:val="40"/>
      <w:szCs w:val="20"/>
      <w:lang w:eastAsia="ja-JP"/>
    </w:rPr>
  </w:style>
  <w:style w:type="paragraph" w:customStyle="1" w:styleId="NormalCenteredBold">
    <w:name w:val="Normal Centered Bold"/>
    <w:basedOn w:val="Normal"/>
    <w:rsid w:val="00752EFA"/>
    <w:pPr>
      <w:jc w:val="center"/>
    </w:pPr>
    <w:rPr>
      <w:rFonts w:ascii="Tahoma" w:hAnsi="Tahoma"/>
      <w:b/>
      <w:bCs/>
      <w:sz w:val="20"/>
      <w:szCs w:val="20"/>
      <w:lang w:eastAsia="ja-JP"/>
    </w:rPr>
  </w:style>
  <w:style w:type="paragraph" w:customStyle="1" w:styleId="Heading1Text">
    <w:name w:val="Heading 1 Text"/>
    <w:basedOn w:val="Normal"/>
    <w:link w:val="Heading1TextChar"/>
    <w:qFormat/>
    <w:rsid w:val="00E0118B"/>
    <w:pPr>
      <w:spacing w:after="120"/>
      <w:ind w:left="360"/>
    </w:pPr>
    <w:rPr>
      <w:rFonts w:ascii="Tahoma" w:eastAsia="MS Mincho" w:hAnsi="Tahoma"/>
      <w:sz w:val="20"/>
      <w:szCs w:val="24"/>
      <w:lang w:eastAsia="ja-JP"/>
    </w:rPr>
  </w:style>
  <w:style w:type="paragraph" w:customStyle="1" w:styleId="Heading2Text">
    <w:name w:val="Heading 2 Text"/>
    <w:basedOn w:val="Normal"/>
    <w:link w:val="Heading2TextChar"/>
    <w:qFormat/>
    <w:rsid w:val="00E0118B"/>
    <w:pPr>
      <w:spacing w:after="120"/>
      <w:ind w:left="720"/>
    </w:pPr>
    <w:rPr>
      <w:rFonts w:ascii="Tahoma" w:eastAsia="MS Mincho" w:hAnsi="Tahoma"/>
      <w:sz w:val="20"/>
      <w:szCs w:val="24"/>
      <w:lang w:eastAsia="ja-JP"/>
    </w:rPr>
  </w:style>
  <w:style w:type="paragraph" w:customStyle="1" w:styleId="Heading3Text">
    <w:name w:val="Heading 3 Text"/>
    <w:basedOn w:val="Normal"/>
    <w:uiPriority w:val="99"/>
    <w:qFormat/>
    <w:rsid w:val="00E0118B"/>
    <w:pPr>
      <w:spacing w:after="120"/>
      <w:ind w:left="1080"/>
    </w:pPr>
    <w:rPr>
      <w:rFonts w:ascii="Tahoma" w:hAnsi="Tahoma" w:cs="Arial"/>
      <w:color w:val="000000"/>
      <w:sz w:val="20"/>
      <w:szCs w:val="20"/>
      <w:lang w:eastAsia="ja-JP"/>
    </w:rPr>
  </w:style>
  <w:style w:type="character" w:customStyle="1" w:styleId="Heading1TextChar">
    <w:name w:val="Heading 1 Text Char"/>
    <w:link w:val="Heading1Text"/>
    <w:rsid w:val="00E0118B"/>
    <w:rPr>
      <w:rFonts w:ascii="Tahoma" w:eastAsia="MS Mincho" w:hAnsi="Tahoma"/>
      <w:szCs w:val="24"/>
      <w:lang w:val="en-US" w:eastAsia="ja-JP"/>
    </w:rPr>
  </w:style>
  <w:style w:type="character" w:customStyle="1" w:styleId="Heading2TextChar">
    <w:name w:val="Heading 2 Text Char"/>
    <w:link w:val="Heading2Text"/>
    <w:rsid w:val="00E0118B"/>
    <w:rPr>
      <w:rFonts w:ascii="Tahoma" w:eastAsia="MS Mincho" w:hAnsi="Tahoma"/>
      <w:szCs w:val="24"/>
      <w:lang w:val="en-US" w:eastAsia="ja-JP"/>
    </w:rPr>
  </w:style>
  <w:style w:type="paragraph" w:customStyle="1" w:styleId="Heading2TextBulleted">
    <w:name w:val="Heading 2 Text Bulleted"/>
    <w:basedOn w:val="Heading2Text"/>
    <w:qFormat/>
    <w:rsid w:val="00E0118B"/>
    <w:pPr>
      <w:tabs>
        <w:tab w:val="num" w:pos="360"/>
      </w:tabs>
      <w:ind w:left="360" w:hanging="360"/>
    </w:pPr>
    <w:rPr>
      <w:noProof/>
    </w:rPr>
  </w:style>
  <w:style w:type="paragraph" w:customStyle="1" w:styleId="Heading3TextBulleted">
    <w:name w:val="Heading 3 Text Bulleted"/>
    <w:basedOn w:val="Heading3Text"/>
    <w:qFormat/>
    <w:rsid w:val="00E0118B"/>
    <w:pPr>
      <w:numPr>
        <w:numId w:val="4"/>
      </w:numPr>
    </w:pPr>
  </w:style>
  <w:style w:type="paragraph" w:customStyle="1" w:styleId="Heading2TextBold">
    <w:name w:val="Heading 2 Text Bold"/>
    <w:basedOn w:val="Heading2Text"/>
    <w:qFormat/>
    <w:rsid w:val="00E0118B"/>
    <w:rPr>
      <w:b/>
    </w:rPr>
  </w:style>
  <w:style w:type="paragraph" w:customStyle="1" w:styleId="TableHeader-Left">
    <w:name w:val="Table Header - Left"/>
    <w:basedOn w:val="Normal"/>
    <w:qFormat/>
    <w:rsid w:val="00E0118B"/>
    <w:rPr>
      <w:rFonts w:ascii="Tahoma" w:eastAsia="MS Mincho" w:hAnsi="Tahoma"/>
      <w:b/>
      <w:sz w:val="20"/>
      <w:szCs w:val="24"/>
      <w:lang w:eastAsia="ja-JP"/>
    </w:rPr>
  </w:style>
  <w:style w:type="paragraph" w:customStyle="1" w:styleId="TableField-Left">
    <w:name w:val="Table Field - Left"/>
    <w:basedOn w:val="Normal"/>
    <w:qFormat/>
    <w:rsid w:val="00E0118B"/>
    <w:rPr>
      <w:rFonts w:ascii="Tahoma" w:eastAsia="MS Mincho" w:hAnsi="Tahoma"/>
      <w:sz w:val="20"/>
      <w:szCs w:val="20"/>
      <w:lang w:eastAsia="ja-JP"/>
    </w:rPr>
  </w:style>
  <w:style w:type="paragraph" w:customStyle="1" w:styleId="TableField-Center">
    <w:name w:val="Table Field - Center"/>
    <w:basedOn w:val="Normal"/>
    <w:qFormat/>
    <w:rsid w:val="00E0118B"/>
    <w:pPr>
      <w:jc w:val="center"/>
    </w:pPr>
    <w:rPr>
      <w:rFonts w:ascii="Tahoma" w:eastAsia="MS Mincho" w:hAnsi="Tahoma"/>
      <w:sz w:val="20"/>
      <w:szCs w:val="24"/>
      <w:lang w:eastAsia="ja-JP"/>
    </w:rPr>
  </w:style>
  <w:style w:type="paragraph" w:customStyle="1" w:styleId="TableHeader-Center">
    <w:name w:val="Table Header - Center"/>
    <w:basedOn w:val="Normal"/>
    <w:qFormat/>
    <w:rsid w:val="00E0118B"/>
    <w:pPr>
      <w:jc w:val="center"/>
    </w:pPr>
    <w:rPr>
      <w:rFonts w:ascii="Tahoma" w:eastAsia="MS Mincho" w:hAnsi="Tahoma"/>
      <w:b/>
      <w:sz w:val="20"/>
      <w:szCs w:val="24"/>
      <w:lang w:eastAsia="ja-JP"/>
    </w:rPr>
  </w:style>
  <w:style w:type="paragraph" w:customStyle="1" w:styleId="Heading2TextSubsetNumbered">
    <w:name w:val="Heading 2 Text Subset Numbered"/>
    <w:qFormat/>
    <w:rsid w:val="00E0118B"/>
    <w:pPr>
      <w:numPr>
        <w:numId w:val="7"/>
      </w:numPr>
    </w:pPr>
    <w:rPr>
      <w:rFonts w:ascii="Tahoma" w:hAnsi="Tahoma" w:cs="Arial"/>
      <w:color w:val="000000"/>
      <w:lang w:val="en-US" w:eastAsia="ja-JP"/>
    </w:rPr>
  </w:style>
  <w:style w:type="paragraph" w:customStyle="1" w:styleId="Heading2TextBlueDescriptive">
    <w:name w:val="Heading 2 Text Blue Descriptive"/>
    <w:basedOn w:val="Heading2Text"/>
    <w:rsid w:val="00E0118B"/>
    <w:rPr>
      <w:i/>
      <w:color w:val="0000FF"/>
      <w:sz w:val="18"/>
    </w:rPr>
  </w:style>
  <w:style w:type="paragraph" w:customStyle="1" w:styleId="TableField-Bold">
    <w:name w:val="Table Field - Bold"/>
    <w:basedOn w:val="TableField-Left"/>
    <w:rsid w:val="00F13305"/>
    <w:rPr>
      <w:b/>
      <w:bCs/>
    </w:rPr>
  </w:style>
  <w:style w:type="paragraph" w:customStyle="1" w:styleId="commentcontentpara">
    <w:name w:val="commentcontentpara"/>
    <w:basedOn w:val="Normal"/>
    <w:rsid w:val="00753531"/>
    <w:pPr>
      <w:spacing w:before="100" w:beforeAutospacing="1" w:after="100" w:afterAutospacing="1"/>
    </w:pPr>
    <w:rPr>
      <w:rFonts w:ascii="Times New Roman" w:hAnsi="Times New Roman"/>
      <w:sz w:val="24"/>
      <w:szCs w:val="24"/>
    </w:rPr>
  </w:style>
  <w:style w:type="character" w:customStyle="1" w:styleId="listselectkey">
    <w:name w:val="list_select_key"/>
    <w:basedOn w:val="DefaultParagraphFont"/>
    <w:rsid w:val="00D966D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3240131">
      <w:bodyDiv w:val="1"/>
      <w:marLeft w:val="0"/>
      <w:marRight w:val="0"/>
      <w:marTop w:val="0"/>
      <w:marBottom w:val="0"/>
      <w:divBdr>
        <w:top w:val="none" w:sz="0" w:space="0" w:color="auto"/>
        <w:left w:val="none" w:sz="0" w:space="0" w:color="auto"/>
        <w:bottom w:val="none" w:sz="0" w:space="0" w:color="auto"/>
        <w:right w:val="none" w:sz="0" w:space="0" w:color="auto"/>
      </w:divBdr>
    </w:div>
    <w:div w:id="37822749">
      <w:bodyDiv w:val="1"/>
      <w:marLeft w:val="0"/>
      <w:marRight w:val="0"/>
      <w:marTop w:val="0"/>
      <w:marBottom w:val="0"/>
      <w:divBdr>
        <w:top w:val="none" w:sz="0" w:space="0" w:color="auto"/>
        <w:left w:val="none" w:sz="0" w:space="0" w:color="auto"/>
        <w:bottom w:val="none" w:sz="0" w:space="0" w:color="auto"/>
        <w:right w:val="none" w:sz="0" w:space="0" w:color="auto"/>
      </w:divBdr>
      <w:divsChild>
        <w:div w:id="18090604">
          <w:marLeft w:val="547"/>
          <w:marRight w:val="0"/>
          <w:marTop w:val="0"/>
          <w:marBottom w:val="0"/>
          <w:divBdr>
            <w:top w:val="none" w:sz="0" w:space="0" w:color="auto"/>
            <w:left w:val="none" w:sz="0" w:space="0" w:color="auto"/>
            <w:bottom w:val="none" w:sz="0" w:space="0" w:color="auto"/>
            <w:right w:val="none" w:sz="0" w:space="0" w:color="auto"/>
          </w:divBdr>
        </w:div>
        <w:div w:id="137846180">
          <w:marLeft w:val="547"/>
          <w:marRight w:val="0"/>
          <w:marTop w:val="0"/>
          <w:marBottom w:val="0"/>
          <w:divBdr>
            <w:top w:val="none" w:sz="0" w:space="0" w:color="auto"/>
            <w:left w:val="none" w:sz="0" w:space="0" w:color="auto"/>
            <w:bottom w:val="none" w:sz="0" w:space="0" w:color="auto"/>
            <w:right w:val="none" w:sz="0" w:space="0" w:color="auto"/>
          </w:divBdr>
        </w:div>
        <w:div w:id="324742672">
          <w:marLeft w:val="1166"/>
          <w:marRight w:val="0"/>
          <w:marTop w:val="0"/>
          <w:marBottom w:val="0"/>
          <w:divBdr>
            <w:top w:val="none" w:sz="0" w:space="0" w:color="auto"/>
            <w:left w:val="none" w:sz="0" w:space="0" w:color="auto"/>
            <w:bottom w:val="none" w:sz="0" w:space="0" w:color="auto"/>
            <w:right w:val="none" w:sz="0" w:space="0" w:color="auto"/>
          </w:divBdr>
        </w:div>
        <w:div w:id="419912921">
          <w:marLeft w:val="1800"/>
          <w:marRight w:val="0"/>
          <w:marTop w:val="0"/>
          <w:marBottom w:val="0"/>
          <w:divBdr>
            <w:top w:val="none" w:sz="0" w:space="0" w:color="auto"/>
            <w:left w:val="none" w:sz="0" w:space="0" w:color="auto"/>
            <w:bottom w:val="none" w:sz="0" w:space="0" w:color="auto"/>
            <w:right w:val="none" w:sz="0" w:space="0" w:color="auto"/>
          </w:divBdr>
        </w:div>
        <w:div w:id="592592192">
          <w:marLeft w:val="1800"/>
          <w:marRight w:val="0"/>
          <w:marTop w:val="0"/>
          <w:marBottom w:val="0"/>
          <w:divBdr>
            <w:top w:val="none" w:sz="0" w:space="0" w:color="auto"/>
            <w:left w:val="none" w:sz="0" w:space="0" w:color="auto"/>
            <w:bottom w:val="none" w:sz="0" w:space="0" w:color="auto"/>
            <w:right w:val="none" w:sz="0" w:space="0" w:color="auto"/>
          </w:divBdr>
        </w:div>
        <w:div w:id="602570552">
          <w:marLeft w:val="1800"/>
          <w:marRight w:val="0"/>
          <w:marTop w:val="0"/>
          <w:marBottom w:val="0"/>
          <w:divBdr>
            <w:top w:val="none" w:sz="0" w:space="0" w:color="auto"/>
            <w:left w:val="none" w:sz="0" w:space="0" w:color="auto"/>
            <w:bottom w:val="none" w:sz="0" w:space="0" w:color="auto"/>
            <w:right w:val="none" w:sz="0" w:space="0" w:color="auto"/>
          </w:divBdr>
        </w:div>
        <w:div w:id="1167867971">
          <w:marLeft w:val="1800"/>
          <w:marRight w:val="0"/>
          <w:marTop w:val="0"/>
          <w:marBottom w:val="0"/>
          <w:divBdr>
            <w:top w:val="none" w:sz="0" w:space="0" w:color="auto"/>
            <w:left w:val="none" w:sz="0" w:space="0" w:color="auto"/>
            <w:bottom w:val="none" w:sz="0" w:space="0" w:color="auto"/>
            <w:right w:val="none" w:sz="0" w:space="0" w:color="auto"/>
          </w:divBdr>
        </w:div>
        <w:div w:id="1322198451">
          <w:marLeft w:val="1166"/>
          <w:marRight w:val="0"/>
          <w:marTop w:val="0"/>
          <w:marBottom w:val="0"/>
          <w:divBdr>
            <w:top w:val="none" w:sz="0" w:space="0" w:color="auto"/>
            <w:left w:val="none" w:sz="0" w:space="0" w:color="auto"/>
            <w:bottom w:val="none" w:sz="0" w:space="0" w:color="auto"/>
            <w:right w:val="none" w:sz="0" w:space="0" w:color="auto"/>
          </w:divBdr>
        </w:div>
        <w:div w:id="1481269352">
          <w:marLeft w:val="1800"/>
          <w:marRight w:val="0"/>
          <w:marTop w:val="0"/>
          <w:marBottom w:val="0"/>
          <w:divBdr>
            <w:top w:val="none" w:sz="0" w:space="0" w:color="auto"/>
            <w:left w:val="none" w:sz="0" w:space="0" w:color="auto"/>
            <w:bottom w:val="none" w:sz="0" w:space="0" w:color="auto"/>
            <w:right w:val="none" w:sz="0" w:space="0" w:color="auto"/>
          </w:divBdr>
        </w:div>
        <w:div w:id="1620799649">
          <w:marLeft w:val="547"/>
          <w:marRight w:val="0"/>
          <w:marTop w:val="0"/>
          <w:marBottom w:val="0"/>
          <w:divBdr>
            <w:top w:val="none" w:sz="0" w:space="0" w:color="auto"/>
            <w:left w:val="none" w:sz="0" w:space="0" w:color="auto"/>
            <w:bottom w:val="none" w:sz="0" w:space="0" w:color="auto"/>
            <w:right w:val="none" w:sz="0" w:space="0" w:color="auto"/>
          </w:divBdr>
        </w:div>
        <w:div w:id="1793554097">
          <w:marLeft w:val="1166"/>
          <w:marRight w:val="0"/>
          <w:marTop w:val="0"/>
          <w:marBottom w:val="0"/>
          <w:divBdr>
            <w:top w:val="none" w:sz="0" w:space="0" w:color="auto"/>
            <w:left w:val="none" w:sz="0" w:space="0" w:color="auto"/>
            <w:bottom w:val="none" w:sz="0" w:space="0" w:color="auto"/>
            <w:right w:val="none" w:sz="0" w:space="0" w:color="auto"/>
          </w:divBdr>
        </w:div>
        <w:div w:id="2097356184">
          <w:marLeft w:val="547"/>
          <w:marRight w:val="0"/>
          <w:marTop w:val="0"/>
          <w:marBottom w:val="0"/>
          <w:divBdr>
            <w:top w:val="none" w:sz="0" w:space="0" w:color="auto"/>
            <w:left w:val="none" w:sz="0" w:space="0" w:color="auto"/>
            <w:bottom w:val="none" w:sz="0" w:space="0" w:color="auto"/>
            <w:right w:val="none" w:sz="0" w:space="0" w:color="auto"/>
          </w:divBdr>
        </w:div>
      </w:divsChild>
    </w:div>
    <w:div w:id="40911887">
      <w:bodyDiv w:val="1"/>
      <w:marLeft w:val="0"/>
      <w:marRight w:val="0"/>
      <w:marTop w:val="0"/>
      <w:marBottom w:val="0"/>
      <w:divBdr>
        <w:top w:val="none" w:sz="0" w:space="0" w:color="auto"/>
        <w:left w:val="none" w:sz="0" w:space="0" w:color="auto"/>
        <w:bottom w:val="none" w:sz="0" w:space="0" w:color="auto"/>
        <w:right w:val="none" w:sz="0" w:space="0" w:color="auto"/>
      </w:divBdr>
    </w:div>
    <w:div w:id="44958970">
      <w:bodyDiv w:val="1"/>
      <w:marLeft w:val="0"/>
      <w:marRight w:val="0"/>
      <w:marTop w:val="0"/>
      <w:marBottom w:val="0"/>
      <w:divBdr>
        <w:top w:val="none" w:sz="0" w:space="0" w:color="auto"/>
        <w:left w:val="none" w:sz="0" w:space="0" w:color="auto"/>
        <w:bottom w:val="none" w:sz="0" w:space="0" w:color="auto"/>
        <w:right w:val="none" w:sz="0" w:space="0" w:color="auto"/>
      </w:divBdr>
    </w:div>
    <w:div w:id="60563495">
      <w:bodyDiv w:val="1"/>
      <w:marLeft w:val="0"/>
      <w:marRight w:val="0"/>
      <w:marTop w:val="0"/>
      <w:marBottom w:val="0"/>
      <w:divBdr>
        <w:top w:val="none" w:sz="0" w:space="0" w:color="auto"/>
        <w:left w:val="none" w:sz="0" w:space="0" w:color="auto"/>
        <w:bottom w:val="none" w:sz="0" w:space="0" w:color="auto"/>
        <w:right w:val="none" w:sz="0" w:space="0" w:color="auto"/>
      </w:divBdr>
    </w:div>
    <w:div w:id="66153666">
      <w:bodyDiv w:val="1"/>
      <w:marLeft w:val="0"/>
      <w:marRight w:val="0"/>
      <w:marTop w:val="0"/>
      <w:marBottom w:val="0"/>
      <w:divBdr>
        <w:top w:val="none" w:sz="0" w:space="0" w:color="auto"/>
        <w:left w:val="none" w:sz="0" w:space="0" w:color="auto"/>
        <w:bottom w:val="none" w:sz="0" w:space="0" w:color="auto"/>
        <w:right w:val="none" w:sz="0" w:space="0" w:color="auto"/>
      </w:divBdr>
      <w:divsChild>
        <w:div w:id="1047333882">
          <w:marLeft w:val="1267"/>
          <w:marRight w:val="0"/>
          <w:marTop w:val="100"/>
          <w:marBottom w:val="0"/>
          <w:divBdr>
            <w:top w:val="none" w:sz="0" w:space="0" w:color="auto"/>
            <w:left w:val="none" w:sz="0" w:space="0" w:color="auto"/>
            <w:bottom w:val="none" w:sz="0" w:space="0" w:color="auto"/>
            <w:right w:val="none" w:sz="0" w:space="0" w:color="auto"/>
          </w:divBdr>
        </w:div>
      </w:divsChild>
    </w:div>
    <w:div w:id="80958168">
      <w:bodyDiv w:val="1"/>
      <w:marLeft w:val="0"/>
      <w:marRight w:val="0"/>
      <w:marTop w:val="0"/>
      <w:marBottom w:val="0"/>
      <w:divBdr>
        <w:top w:val="none" w:sz="0" w:space="0" w:color="auto"/>
        <w:left w:val="none" w:sz="0" w:space="0" w:color="auto"/>
        <w:bottom w:val="none" w:sz="0" w:space="0" w:color="auto"/>
        <w:right w:val="none" w:sz="0" w:space="0" w:color="auto"/>
      </w:divBdr>
    </w:div>
    <w:div w:id="94055479">
      <w:bodyDiv w:val="1"/>
      <w:marLeft w:val="0"/>
      <w:marRight w:val="0"/>
      <w:marTop w:val="0"/>
      <w:marBottom w:val="0"/>
      <w:divBdr>
        <w:top w:val="none" w:sz="0" w:space="0" w:color="auto"/>
        <w:left w:val="none" w:sz="0" w:space="0" w:color="auto"/>
        <w:bottom w:val="none" w:sz="0" w:space="0" w:color="auto"/>
        <w:right w:val="none" w:sz="0" w:space="0" w:color="auto"/>
      </w:divBdr>
    </w:div>
    <w:div w:id="100299906">
      <w:bodyDiv w:val="1"/>
      <w:marLeft w:val="0"/>
      <w:marRight w:val="0"/>
      <w:marTop w:val="0"/>
      <w:marBottom w:val="0"/>
      <w:divBdr>
        <w:top w:val="none" w:sz="0" w:space="0" w:color="auto"/>
        <w:left w:val="none" w:sz="0" w:space="0" w:color="auto"/>
        <w:bottom w:val="none" w:sz="0" w:space="0" w:color="auto"/>
        <w:right w:val="none" w:sz="0" w:space="0" w:color="auto"/>
      </w:divBdr>
    </w:div>
    <w:div w:id="105395357">
      <w:bodyDiv w:val="1"/>
      <w:marLeft w:val="0"/>
      <w:marRight w:val="0"/>
      <w:marTop w:val="0"/>
      <w:marBottom w:val="0"/>
      <w:divBdr>
        <w:top w:val="none" w:sz="0" w:space="0" w:color="auto"/>
        <w:left w:val="none" w:sz="0" w:space="0" w:color="auto"/>
        <w:bottom w:val="none" w:sz="0" w:space="0" w:color="auto"/>
        <w:right w:val="none" w:sz="0" w:space="0" w:color="auto"/>
      </w:divBdr>
      <w:divsChild>
        <w:div w:id="863060630">
          <w:marLeft w:val="240"/>
          <w:marRight w:val="240"/>
          <w:marTop w:val="0"/>
          <w:marBottom w:val="0"/>
          <w:divBdr>
            <w:top w:val="none" w:sz="0" w:space="0" w:color="auto"/>
            <w:left w:val="none" w:sz="0" w:space="0" w:color="auto"/>
            <w:bottom w:val="none" w:sz="0" w:space="0" w:color="auto"/>
            <w:right w:val="none" w:sz="0" w:space="0" w:color="auto"/>
          </w:divBdr>
          <w:divsChild>
            <w:div w:id="138619911">
              <w:marLeft w:val="0"/>
              <w:marRight w:val="0"/>
              <w:marTop w:val="0"/>
              <w:marBottom w:val="0"/>
              <w:divBdr>
                <w:top w:val="none" w:sz="0" w:space="0" w:color="auto"/>
                <w:left w:val="none" w:sz="0" w:space="0" w:color="auto"/>
                <w:bottom w:val="none" w:sz="0" w:space="0" w:color="auto"/>
                <w:right w:val="none" w:sz="0" w:space="0" w:color="auto"/>
              </w:divBdr>
            </w:div>
            <w:div w:id="430660802">
              <w:marLeft w:val="0"/>
              <w:marRight w:val="0"/>
              <w:marTop w:val="0"/>
              <w:marBottom w:val="0"/>
              <w:divBdr>
                <w:top w:val="none" w:sz="0" w:space="0" w:color="auto"/>
                <w:left w:val="none" w:sz="0" w:space="0" w:color="auto"/>
                <w:bottom w:val="none" w:sz="0" w:space="0" w:color="auto"/>
                <w:right w:val="none" w:sz="0" w:space="0" w:color="auto"/>
              </w:divBdr>
            </w:div>
            <w:div w:id="439378357">
              <w:marLeft w:val="0"/>
              <w:marRight w:val="0"/>
              <w:marTop w:val="0"/>
              <w:marBottom w:val="0"/>
              <w:divBdr>
                <w:top w:val="none" w:sz="0" w:space="0" w:color="auto"/>
                <w:left w:val="none" w:sz="0" w:space="0" w:color="auto"/>
                <w:bottom w:val="none" w:sz="0" w:space="0" w:color="auto"/>
                <w:right w:val="none" w:sz="0" w:space="0" w:color="auto"/>
              </w:divBdr>
            </w:div>
            <w:div w:id="548764069">
              <w:marLeft w:val="0"/>
              <w:marRight w:val="0"/>
              <w:marTop w:val="0"/>
              <w:marBottom w:val="0"/>
              <w:divBdr>
                <w:top w:val="none" w:sz="0" w:space="0" w:color="auto"/>
                <w:left w:val="none" w:sz="0" w:space="0" w:color="auto"/>
                <w:bottom w:val="none" w:sz="0" w:space="0" w:color="auto"/>
                <w:right w:val="none" w:sz="0" w:space="0" w:color="auto"/>
              </w:divBdr>
            </w:div>
            <w:div w:id="622468912">
              <w:marLeft w:val="0"/>
              <w:marRight w:val="0"/>
              <w:marTop w:val="0"/>
              <w:marBottom w:val="0"/>
              <w:divBdr>
                <w:top w:val="none" w:sz="0" w:space="0" w:color="auto"/>
                <w:left w:val="none" w:sz="0" w:space="0" w:color="auto"/>
                <w:bottom w:val="none" w:sz="0" w:space="0" w:color="auto"/>
                <w:right w:val="none" w:sz="0" w:space="0" w:color="auto"/>
              </w:divBdr>
            </w:div>
            <w:div w:id="994837995">
              <w:marLeft w:val="0"/>
              <w:marRight w:val="0"/>
              <w:marTop w:val="0"/>
              <w:marBottom w:val="0"/>
              <w:divBdr>
                <w:top w:val="none" w:sz="0" w:space="0" w:color="auto"/>
                <w:left w:val="none" w:sz="0" w:space="0" w:color="auto"/>
                <w:bottom w:val="none" w:sz="0" w:space="0" w:color="auto"/>
                <w:right w:val="none" w:sz="0" w:space="0" w:color="auto"/>
              </w:divBdr>
            </w:div>
            <w:div w:id="1831484074">
              <w:marLeft w:val="0"/>
              <w:marRight w:val="0"/>
              <w:marTop w:val="0"/>
              <w:marBottom w:val="0"/>
              <w:divBdr>
                <w:top w:val="none" w:sz="0" w:space="0" w:color="auto"/>
                <w:left w:val="none" w:sz="0" w:space="0" w:color="auto"/>
                <w:bottom w:val="none" w:sz="0" w:space="0" w:color="auto"/>
                <w:right w:val="none" w:sz="0" w:space="0" w:color="auto"/>
              </w:divBdr>
            </w:div>
            <w:div w:id="1849322952">
              <w:marLeft w:val="0"/>
              <w:marRight w:val="0"/>
              <w:marTop w:val="0"/>
              <w:marBottom w:val="0"/>
              <w:divBdr>
                <w:top w:val="none" w:sz="0" w:space="0" w:color="auto"/>
                <w:left w:val="none" w:sz="0" w:space="0" w:color="auto"/>
                <w:bottom w:val="none" w:sz="0" w:space="0" w:color="auto"/>
                <w:right w:val="none" w:sz="0" w:space="0" w:color="auto"/>
              </w:divBdr>
            </w:div>
            <w:div w:id="1967881652">
              <w:marLeft w:val="0"/>
              <w:marRight w:val="0"/>
              <w:marTop w:val="0"/>
              <w:marBottom w:val="0"/>
              <w:divBdr>
                <w:top w:val="none" w:sz="0" w:space="0" w:color="auto"/>
                <w:left w:val="none" w:sz="0" w:space="0" w:color="auto"/>
                <w:bottom w:val="none" w:sz="0" w:space="0" w:color="auto"/>
                <w:right w:val="none" w:sz="0" w:space="0" w:color="auto"/>
              </w:divBdr>
            </w:div>
            <w:div w:id="1977373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70547">
      <w:bodyDiv w:val="1"/>
      <w:marLeft w:val="0"/>
      <w:marRight w:val="0"/>
      <w:marTop w:val="0"/>
      <w:marBottom w:val="0"/>
      <w:divBdr>
        <w:top w:val="none" w:sz="0" w:space="0" w:color="auto"/>
        <w:left w:val="none" w:sz="0" w:space="0" w:color="auto"/>
        <w:bottom w:val="none" w:sz="0" w:space="0" w:color="auto"/>
        <w:right w:val="none" w:sz="0" w:space="0" w:color="auto"/>
      </w:divBdr>
    </w:div>
    <w:div w:id="140734743">
      <w:bodyDiv w:val="1"/>
      <w:marLeft w:val="0"/>
      <w:marRight w:val="0"/>
      <w:marTop w:val="0"/>
      <w:marBottom w:val="0"/>
      <w:divBdr>
        <w:top w:val="none" w:sz="0" w:space="0" w:color="auto"/>
        <w:left w:val="none" w:sz="0" w:space="0" w:color="auto"/>
        <w:bottom w:val="none" w:sz="0" w:space="0" w:color="auto"/>
        <w:right w:val="none" w:sz="0" w:space="0" w:color="auto"/>
      </w:divBdr>
    </w:div>
    <w:div w:id="191110483">
      <w:bodyDiv w:val="1"/>
      <w:marLeft w:val="0"/>
      <w:marRight w:val="0"/>
      <w:marTop w:val="0"/>
      <w:marBottom w:val="0"/>
      <w:divBdr>
        <w:top w:val="none" w:sz="0" w:space="0" w:color="auto"/>
        <w:left w:val="none" w:sz="0" w:space="0" w:color="auto"/>
        <w:bottom w:val="none" w:sz="0" w:space="0" w:color="auto"/>
        <w:right w:val="none" w:sz="0" w:space="0" w:color="auto"/>
      </w:divBdr>
    </w:div>
    <w:div w:id="208880671">
      <w:bodyDiv w:val="1"/>
      <w:marLeft w:val="0"/>
      <w:marRight w:val="0"/>
      <w:marTop w:val="0"/>
      <w:marBottom w:val="0"/>
      <w:divBdr>
        <w:top w:val="none" w:sz="0" w:space="0" w:color="auto"/>
        <w:left w:val="none" w:sz="0" w:space="0" w:color="auto"/>
        <w:bottom w:val="none" w:sz="0" w:space="0" w:color="auto"/>
        <w:right w:val="none" w:sz="0" w:space="0" w:color="auto"/>
      </w:divBdr>
    </w:div>
    <w:div w:id="231505110">
      <w:bodyDiv w:val="1"/>
      <w:marLeft w:val="0"/>
      <w:marRight w:val="0"/>
      <w:marTop w:val="0"/>
      <w:marBottom w:val="0"/>
      <w:divBdr>
        <w:top w:val="none" w:sz="0" w:space="0" w:color="auto"/>
        <w:left w:val="none" w:sz="0" w:space="0" w:color="auto"/>
        <w:bottom w:val="none" w:sz="0" w:space="0" w:color="auto"/>
        <w:right w:val="none" w:sz="0" w:space="0" w:color="auto"/>
      </w:divBdr>
    </w:div>
    <w:div w:id="299849100">
      <w:bodyDiv w:val="1"/>
      <w:marLeft w:val="0"/>
      <w:marRight w:val="0"/>
      <w:marTop w:val="0"/>
      <w:marBottom w:val="0"/>
      <w:divBdr>
        <w:top w:val="none" w:sz="0" w:space="0" w:color="auto"/>
        <w:left w:val="none" w:sz="0" w:space="0" w:color="auto"/>
        <w:bottom w:val="none" w:sz="0" w:space="0" w:color="auto"/>
        <w:right w:val="none" w:sz="0" w:space="0" w:color="auto"/>
      </w:divBdr>
    </w:div>
    <w:div w:id="300963901">
      <w:bodyDiv w:val="1"/>
      <w:marLeft w:val="0"/>
      <w:marRight w:val="0"/>
      <w:marTop w:val="0"/>
      <w:marBottom w:val="0"/>
      <w:divBdr>
        <w:top w:val="none" w:sz="0" w:space="0" w:color="auto"/>
        <w:left w:val="none" w:sz="0" w:space="0" w:color="auto"/>
        <w:bottom w:val="none" w:sz="0" w:space="0" w:color="auto"/>
        <w:right w:val="none" w:sz="0" w:space="0" w:color="auto"/>
      </w:divBdr>
    </w:div>
    <w:div w:id="303317077">
      <w:bodyDiv w:val="1"/>
      <w:marLeft w:val="0"/>
      <w:marRight w:val="0"/>
      <w:marTop w:val="0"/>
      <w:marBottom w:val="0"/>
      <w:divBdr>
        <w:top w:val="none" w:sz="0" w:space="0" w:color="auto"/>
        <w:left w:val="none" w:sz="0" w:space="0" w:color="auto"/>
        <w:bottom w:val="none" w:sz="0" w:space="0" w:color="auto"/>
        <w:right w:val="none" w:sz="0" w:space="0" w:color="auto"/>
      </w:divBdr>
    </w:div>
    <w:div w:id="314450958">
      <w:bodyDiv w:val="1"/>
      <w:marLeft w:val="0"/>
      <w:marRight w:val="0"/>
      <w:marTop w:val="0"/>
      <w:marBottom w:val="0"/>
      <w:divBdr>
        <w:top w:val="none" w:sz="0" w:space="0" w:color="auto"/>
        <w:left w:val="none" w:sz="0" w:space="0" w:color="auto"/>
        <w:bottom w:val="none" w:sz="0" w:space="0" w:color="auto"/>
        <w:right w:val="none" w:sz="0" w:space="0" w:color="auto"/>
      </w:divBdr>
    </w:div>
    <w:div w:id="326135769">
      <w:bodyDiv w:val="1"/>
      <w:marLeft w:val="0"/>
      <w:marRight w:val="0"/>
      <w:marTop w:val="0"/>
      <w:marBottom w:val="0"/>
      <w:divBdr>
        <w:top w:val="none" w:sz="0" w:space="0" w:color="auto"/>
        <w:left w:val="none" w:sz="0" w:space="0" w:color="auto"/>
        <w:bottom w:val="none" w:sz="0" w:space="0" w:color="auto"/>
        <w:right w:val="none" w:sz="0" w:space="0" w:color="auto"/>
      </w:divBdr>
    </w:div>
    <w:div w:id="336813852">
      <w:bodyDiv w:val="1"/>
      <w:marLeft w:val="0"/>
      <w:marRight w:val="0"/>
      <w:marTop w:val="0"/>
      <w:marBottom w:val="0"/>
      <w:divBdr>
        <w:top w:val="none" w:sz="0" w:space="0" w:color="auto"/>
        <w:left w:val="none" w:sz="0" w:space="0" w:color="auto"/>
        <w:bottom w:val="none" w:sz="0" w:space="0" w:color="auto"/>
        <w:right w:val="none" w:sz="0" w:space="0" w:color="auto"/>
      </w:divBdr>
    </w:div>
    <w:div w:id="339628752">
      <w:bodyDiv w:val="1"/>
      <w:marLeft w:val="0"/>
      <w:marRight w:val="0"/>
      <w:marTop w:val="0"/>
      <w:marBottom w:val="0"/>
      <w:divBdr>
        <w:top w:val="none" w:sz="0" w:space="0" w:color="auto"/>
        <w:left w:val="none" w:sz="0" w:space="0" w:color="auto"/>
        <w:bottom w:val="none" w:sz="0" w:space="0" w:color="auto"/>
        <w:right w:val="none" w:sz="0" w:space="0" w:color="auto"/>
      </w:divBdr>
    </w:div>
    <w:div w:id="346833883">
      <w:bodyDiv w:val="1"/>
      <w:marLeft w:val="0"/>
      <w:marRight w:val="0"/>
      <w:marTop w:val="0"/>
      <w:marBottom w:val="0"/>
      <w:divBdr>
        <w:top w:val="none" w:sz="0" w:space="0" w:color="auto"/>
        <w:left w:val="none" w:sz="0" w:space="0" w:color="auto"/>
        <w:bottom w:val="none" w:sz="0" w:space="0" w:color="auto"/>
        <w:right w:val="none" w:sz="0" w:space="0" w:color="auto"/>
      </w:divBdr>
    </w:div>
    <w:div w:id="360202361">
      <w:bodyDiv w:val="1"/>
      <w:marLeft w:val="0"/>
      <w:marRight w:val="0"/>
      <w:marTop w:val="0"/>
      <w:marBottom w:val="0"/>
      <w:divBdr>
        <w:top w:val="none" w:sz="0" w:space="0" w:color="auto"/>
        <w:left w:val="none" w:sz="0" w:space="0" w:color="auto"/>
        <w:bottom w:val="none" w:sz="0" w:space="0" w:color="auto"/>
        <w:right w:val="none" w:sz="0" w:space="0" w:color="auto"/>
      </w:divBdr>
      <w:divsChild>
        <w:div w:id="1485658989">
          <w:marLeft w:val="0"/>
          <w:marRight w:val="0"/>
          <w:marTop w:val="0"/>
          <w:marBottom w:val="0"/>
          <w:divBdr>
            <w:top w:val="none" w:sz="0" w:space="0" w:color="auto"/>
            <w:left w:val="none" w:sz="0" w:space="0" w:color="auto"/>
            <w:bottom w:val="none" w:sz="0" w:space="0" w:color="auto"/>
            <w:right w:val="none" w:sz="0" w:space="0" w:color="auto"/>
          </w:divBdr>
          <w:divsChild>
            <w:div w:id="276110320">
              <w:marLeft w:val="0"/>
              <w:marRight w:val="0"/>
              <w:marTop w:val="0"/>
              <w:marBottom w:val="0"/>
              <w:divBdr>
                <w:top w:val="none" w:sz="0" w:space="0" w:color="auto"/>
                <w:left w:val="none" w:sz="0" w:space="0" w:color="auto"/>
                <w:bottom w:val="none" w:sz="0" w:space="0" w:color="auto"/>
                <w:right w:val="none" w:sz="0" w:space="0" w:color="auto"/>
              </w:divBdr>
            </w:div>
            <w:div w:id="800878259">
              <w:marLeft w:val="0"/>
              <w:marRight w:val="0"/>
              <w:marTop w:val="0"/>
              <w:marBottom w:val="0"/>
              <w:divBdr>
                <w:top w:val="none" w:sz="0" w:space="0" w:color="auto"/>
                <w:left w:val="none" w:sz="0" w:space="0" w:color="auto"/>
                <w:bottom w:val="none" w:sz="0" w:space="0" w:color="auto"/>
                <w:right w:val="none" w:sz="0" w:space="0" w:color="auto"/>
              </w:divBdr>
            </w:div>
            <w:div w:id="1522283174">
              <w:marLeft w:val="0"/>
              <w:marRight w:val="0"/>
              <w:marTop w:val="0"/>
              <w:marBottom w:val="0"/>
              <w:divBdr>
                <w:top w:val="none" w:sz="0" w:space="0" w:color="auto"/>
                <w:left w:val="none" w:sz="0" w:space="0" w:color="auto"/>
                <w:bottom w:val="none" w:sz="0" w:space="0" w:color="auto"/>
                <w:right w:val="none" w:sz="0" w:space="0" w:color="auto"/>
              </w:divBdr>
            </w:div>
            <w:div w:id="1709179257">
              <w:marLeft w:val="0"/>
              <w:marRight w:val="0"/>
              <w:marTop w:val="0"/>
              <w:marBottom w:val="0"/>
              <w:divBdr>
                <w:top w:val="none" w:sz="0" w:space="0" w:color="auto"/>
                <w:left w:val="none" w:sz="0" w:space="0" w:color="auto"/>
                <w:bottom w:val="none" w:sz="0" w:space="0" w:color="auto"/>
                <w:right w:val="none" w:sz="0" w:space="0" w:color="auto"/>
              </w:divBdr>
            </w:div>
            <w:div w:id="1739161271">
              <w:marLeft w:val="0"/>
              <w:marRight w:val="0"/>
              <w:marTop w:val="0"/>
              <w:marBottom w:val="0"/>
              <w:divBdr>
                <w:top w:val="none" w:sz="0" w:space="0" w:color="auto"/>
                <w:left w:val="none" w:sz="0" w:space="0" w:color="auto"/>
                <w:bottom w:val="none" w:sz="0" w:space="0" w:color="auto"/>
                <w:right w:val="none" w:sz="0" w:space="0" w:color="auto"/>
              </w:divBdr>
            </w:div>
            <w:div w:id="2091266189">
              <w:marLeft w:val="0"/>
              <w:marRight w:val="0"/>
              <w:marTop w:val="0"/>
              <w:marBottom w:val="0"/>
              <w:divBdr>
                <w:top w:val="none" w:sz="0" w:space="0" w:color="auto"/>
                <w:left w:val="none" w:sz="0" w:space="0" w:color="auto"/>
                <w:bottom w:val="none" w:sz="0" w:space="0" w:color="auto"/>
                <w:right w:val="none" w:sz="0" w:space="0" w:color="auto"/>
              </w:divBdr>
            </w:div>
            <w:div w:id="2139301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674816">
      <w:bodyDiv w:val="1"/>
      <w:marLeft w:val="0"/>
      <w:marRight w:val="0"/>
      <w:marTop w:val="0"/>
      <w:marBottom w:val="0"/>
      <w:divBdr>
        <w:top w:val="none" w:sz="0" w:space="0" w:color="auto"/>
        <w:left w:val="none" w:sz="0" w:space="0" w:color="auto"/>
        <w:bottom w:val="none" w:sz="0" w:space="0" w:color="auto"/>
        <w:right w:val="none" w:sz="0" w:space="0" w:color="auto"/>
      </w:divBdr>
    </w:div>
    <w:div w:id="366755846">
      <w:bodyDiv w:val="1"/>
      <w:marLeft w:val="0"/>
      <w:marRight w:val="0"/>
      <w:marTop w:val="0"/>
      <w:marBottom w:val="0"/>
      <w:divBdr>
        <w:top w:val="none" w:sz="0" w:space="0" w:color="auto"/>
        <w:left w:val="none" w:sz="0" w:space="0" w:color="auto"/>
        <w:bottom w:val="none" w:sz="0" w:space="0" w:color="auto"/>
        <w:right w:val="none" w:sz="0" w:space="0" w:color="auto"/>
      </w:divBdr>
    </w:div>
    <w:div w:id="378747759">
      <w:bodyDiv w:val="1"/>
      <w:marLeft w:val="0"/>
      <w:marRight w:val="0"/>
      <w:marTop w:val="0"/>
      <w:marBottom w:val="0"/>
      <w:divBdr>
        <w:top w:val="none" w:sz="0" w:space="0" w:color="auto"/>
        <w:left w:val="none" w:sz="0" w:space="0" w:color="auto"/>
        <w:bottom w:val="none" w:sz="0" w:space="0" w:color="auto"/>
        <w:right w:val="none" w:sz="0" w:space="0" w:color="auto"/>
      </w:divBdr>
    </w:div>
    <w:div w:id="380634610">
      <w:bodyDiv w:val="1"/>
      <w:marLeft w:val="0"/>
      <w:marRight w:val="0"/>
      <w:marTop w:val="0"/>
      <w:marBottom w:val="0"/>
      <w:divBdr>
        <w:top w:val="none" w:sz="0" w:space="0" w:color="auto"/>
        <w:left w:val="none" w:sz="0" w:space="0" w:color="auto"/>
        <w:bottom w:val="none" w:sz="0" w:space="0" w:color="auto"/>
        <w:right w:val="none" w:sz="0" w:space="0" w:color="auto"/>
      </w:divBdr>
    </w:div>
    <w:div w:id="383986817">
      <w:bodyDiv w:val="1"/>
      <w:marLeft w:val="0"/>
      <w:marRight w:val="0"/>
      <w:marTop w:val="0"/>
      <w:marBottom w:val="0"/>
      <w:divBdr>
        <w:top w:val="none" w:sz="0" w:space="0" w:color="auto"/>
        <w:left w:val="none" w:sz="0" w:space="0" w:color="auto"/>
        <w:bottom w:val="none" w:sz="0" w:space="0" w:color="auto"/>
        <w:right w:val="none" w:sz="0" w:space="0" w:color="auto"/>
      </w:divBdr>
    </w:div>
    <w:div w:id="398330468">
      <w:bodyDiv w:val="1"/>
      <w:marLeft w:val="0"/>
      <w:marRight w:val="0"/>
      <w:marTop w:val="0"/>
      <w:marBottom w:val="0"/>
      <w:divBdr>
        <w:top w:val="none" w:sz="0" w:space="0" w:color="auto"/>
        <w:left w:val="none" w:sz="0" w:space="0" w:color="auto"/>
        <w:bottom w:val="none" w:sz="0" w:space="0" w:color="auto"/>
        <w:right w:val="none" w:sz="0" w:space="0" w:color="auto"/>
      </w:divBdr>
    </w:div>
    <w:div w:id="443772684">
      <w:bodyDiv w:val="1"/>
      <w:marLeft w:val="0"/>
      <w:marRight w:val="0"/>
      <w:marTop w:val="0"/>
      <w:marBottom w:val="0"/>
      <w:divBdr>
        <w:top w:val="none" w:sz="0" w:space="0" w:color="auto"/>
        <w:left w:val="none" w:sz="0" w:space="0" w:color="auto"/>
        <w:bottom w:val="none" w:sz="0" w:space="0" w:color="auto"/>
        <w:right w:val="none" w:sz="0" w:space="0" w:color="auto"/>
      </w:divBdr>
    </w:div>
    <w:div w:id="526984494">
      <w:bodyDiv w:val="1"/>
      <w:marLeft w:val="0"/>
      <w:marRight w:val="0"/>
      <w:marTop w:val="0"/>
      <w:marBottom w:val="0"/>
      <w:divBdr>
        <w:top w:val="none" w:sz="0" w:space="0" w:color="auto"/>
        <w:left w:val="none" w:sz="0" w:space="0" w:color="auto"/>
        <w:bottom w:val="none" w:sz="0" w:space="0" w:color="auto"/>
        <w:right w:val="none" w:sz="0" w:space="0" w:color="auto"/>
      </w:divBdr>
      <w:divsChild>
        <w:div w:id="302538623">
          <w:marLeft w:val="720"/>
          <w:marRight w:val="0"/>
          <w:marTop w:val="96"/>
          <w:marBottom w:val="0"/>
          <w:divBdr>
            <w:top w:val="none" w:sz="0" w:space="0" w:color="auto"/>
            <w:left w:val="none" w:sz="0" w:space="0" w:color="auto"/>
            <w:bottom w:val="none" w:sz="0" w:space="0" w:color="auto"/>
            <w:right w:val="none" w:sz="0" w:space="0" w:color="auto"/>
          </w:divBdr>
        </w:div>
        <w:div w:id="362904026">
          <w:marLeft w:val="720"/>
          <w:marRight w:val="0"/>
          <w:marTop w:val="96"/>
          <w:marBottom w:val="0"/>
          <w:divBdr>
            <w:top w:val="none" w:sz="0" w:space="0" w:color="auto"/>
            <w:left w:val="none" w:sz="0" w:space="0" w:color="auto"/>
            <w:bottom w:val="none" w:sz="0" w:space="0" w:color="auto"/>
            <w:right w:val="none" w:sz="0" w:space="0" w:color="auto"/>
          </w:divBdr>
        </w:div>
        <w:div w:id="1179395985">
          <w:marLeft w:val="1440"/>
          <w:marRight w:val="0"/>
          <w:marTop w:val="86"/>
          <w:marBottom w:val="0"/>
          <w:divBdr>
            <w:top w:val="none" w:sz="0" w:space="0" w:color="auto"/>
            <w:left w:val="none" w:sz="0" w:space="0" w:color="auto"/>
            <w:bottom w:val="none" w:sz="0" w:space="0" w:color="auto"/>
            <w:right w:val="none" w:sz="0" w:space="0" w:color="auto"/>
          </w:divBdr>
        </w:div>
        <w:div w:id="697046951">
          <w:marLeft w:val="1440"/>
          <w:marRight w:val="0"/>
          <w:marTop w:val="86"/>
          <w:marBottom w:val="0"/>
          <w:divBdr>
            <w:top w:val="none" w:sz="0" w:space="0" w:color="auto"/>
            <w:left w:val="none" w:sz="0" w:space="0" w:color="auto"/>
            <w:bottom w:val="none" w:sz="0" w:space="0" w:color="auto"/>
            <w:right w:val="none" w:sz="0" w:space="0" w:color="auto"/>
          </w:divBdr>
        </w:div>
        <w:div w:id="2019194893">
          <w:marLeft w:val="1440"/>
          <w:marRight w:val="0"/>
          <w:marTop w:val="86"/>
          <w:marBottom w:val="0"/>
          <w:divBdr>
            <w:top w:val="none" w:sz="0" w:space="0" w:color="auto"/>
            <w:left w:val="none" w:sz="0" w:space="0" w:color="auto"/>
            <w:bottom w:val="none" w:sz="0" w:space="0" w:color="auto"/>
            <w:right w:val="none" w:sz="0" w:space="0" w:color="auto"/>
          </w:divBdr>
        </w:div>
        <w:div w:id="1047334708">
          <w:marLeft w:val="1440"/>
          <w:marRight w:val="0"/>
          <w:marTop w:val="86"/>
          <w:marBottom w:val="0"/>
          <w:divBdr>
            <w:top w:val="none" w:sz="0" w:space="0" w:color="auto"/>
            <w:left w:val="none" w:sz="0" w:space="0" w:color="auto"/>
            <w:bottom w:val="none" w:sz="0" w:space="0" w:color="auto"/>
            <w:right w:val="none" w:sz="0" w:space="0" w:color="auto"/>
          </w:divBdr>
        </w:div>
        <w:div w:id="494421835">
          <w:marLeft w:val="1440"/>
          <w:marRight w:val="0"/>
          <w:marTop w:val="86"/>
          <w:marBottom w:val="0"/>
          <w:divBdr>
            <w:top w:val="none" w:sz="0" w:space="0" w:color="auto"/>
            <w:left w:val="none" w:sz="0" w:space="0" w:color="auto"/>
            <w:bottom w:val="none" w:sz="0" w:space="0" w:color="auto"/>
            <w:right w:val="none" w:sz="0" w:space="0" w:color="auto"/>
          </w:divBdr>
        </w:div>
        <w:div w:id="654802141">
          <w:marLeft w:val="1440"/>
          <w:marRight w:val="0"/>
          <w:marTop w:val="86"/>
          <w:marBottom w:val="0"/>
          <w:divBdr>
            <w:top w:val="none" w:sz="0" w:space="0" w:color="auto"/>
            <w:left w:val="none" w:sz="0" w:space="0" w:color="auto"/>
            <w:bottom w:val="none" w:sz="0" w:space="0" w:color="auto"/>
            <w:right w:val="none" w:sz="0" w:space="0" w:color="auto"/>
          </w:divBdr>
        </w:div>
        <w:div w:id="821390790">
          <w:marLeft w:val="1440"/>
          <w:marRight w:val="0"/>
          <w:marTop w:val="86"/>
          <w:marBottom w:val="0"/>
          <w:divBdr>
            <w:top w:val="none" w:sz="0" w:space="0" w:color="auto"/>
            <w:left w:val="none" w:sz="0" w:space="0" w:color="auto"/>
            <w:bottom w:val="none" w:sz="0" w:space="0" w:color="auto"/>
            <w:right w:val="none" w:sz="0" w:space="0" w:color="auto"/>
          </w:divBdr>
        </w:div>
        <w:div w:id="593904412">
          <w:marLeft w:val="1440"/>
          <w:marRight w:val="0"/>
          <w:marTop w:val="86"/>
          <w:marBottom w:val="0"/>
          <w:divBdr>
            <w:top w:val="none" w:sz="0" w:space="0" w:color="auto"/>
            <w:left w:val="none" w:sz="0" w:space="0" w:color="auto"/>
            <w:bottom w:val="none" w:sz="0" w:space="0" w:color="auto"/>
            <w:right w:val="none" w:sz="0" w:space="0" w:color="auto"/>
          </w:divBdr>
        </w:div>
      </w:divsChild>
    </w:div>
    <w:div w:id="541945396">
      <w:bodyDiv w:val="1"/>
      <w:marLeft w:val="0"/>
      <w:marRight w:val="0"/>
      <w:marTop w:val="0"/>
      <w:marBottom w:val="0"/>
      <w:divBdr>
        <w:top w:val="none" w:sz="0" w:space="0" w:color="auto"/>
        <w:left w:val="none" w:sz="0" w:space="0" w:color="auto"/>
        <w:bottom w:val="none" w:sz="0" w:space="0" w:color="auto"/>
        <w:right w:val="none" w:sz="0" w:space="0" w:color="auto"/>
      </w:divBdr>
    </w:div>
    <w:div w:id="543827928">
      <w:bodyDiv w:val="1"/>
      <w:marLeft w:val="0"/>
      <w:marRight w:val="0"/>
      <w:marTop w:val="0"/>
      <w:marBottom w:val="0"/>
      <w:divBdr>
        <w:top w:val="none" w:sz="0" w:space="0" w:color="auto"/>
        <w:left w:val="none" w:sz="0" w:space="0" w:color="auto"/>
        <w:bottom w:val="none" w:sz="0" w:space="0" w:color="auto"/>
        <w:right w:val="none" w:sz="0" w:space="0" w:color="auto"/>
      </w:divBdr>
    </w:div>
    <w:div w:id="546992745">
      <w:bodyDiv w:val="1"/>
      <w:marLeft w:val="0"/>
      <w:marRight w:val="0"/>
      <w:marTop w:val="0"/>
      <w:marBottom w:val="0"/>
      <w:divBdr>
        <w:top w:val="none" w:sz="0" w:space="0" w:color="auto"/>
        <w:left w:val="none" w:sz="0" w:space="0" w:color="auto"/>
        <w:bottom w:val="none" w:sz="0" w:space="0" w:color="auto"/>
        <w:right w:val="none" w:sz="0" w:space="0" w:color="auto"/>
      </w:divBdr>
    </w:div>
    <w:div w:id="562524673">
      <w:bodyDiv w:val="1"/>
      <w:marLeft w:val="0"/>
      <w:marRight w:val="0"/>
      <w:marTop w:val="0"/>
      <w:marBottom w:val="0"/>
      <w:divBdr>
        <w:top w:val="none" w:sz="0" w:space="0" w:color="auto"/>
        <w:left w:val="none" w:sz="0" w:space="0" w:color="auto"/>
        <w:bottom w:val="none" w:sz="0" w:space="0" w:color="auto"/>
        <w:right w:val="none" w:sz="0" w:space="0" w:color="auto"/>
      </w:divBdr>
    </w:div>
    <w:div w:id="571700425">
      <w:bodyDiv w:val="1"/>
      <w:marLeft w:val="0"/>
      <w:marRight w:val="0"/>
      <w:marTop w:val="0"/>
      <w:marBottom w:val="0"/>
      <w:divBdr>
        <w:top w:val="none" w:sz="0" w:space="0" w:color="auto"/>
        <w:left w:val="none" w:sz="0" w:space="0" w:color="auto"/>
        <w:bottom w:val="none" w:sz="0" w:space="0" w:color="auto"/>
        <w:right w:val="none" w:sz="0" w:space="0" w:color="auto"/>
      </w:divBdr>
    </w:div>
    <w:div w:id="576600346">
      <w:bodyDiv w:val="1"/>
      <w:marLeft w:val="0"/>
      <w:marRight w:val="0"/>
      <w:marTop w:val="0"/>
      <w:marBottom w:val="0"/>
      <w:divBdr>
        <w:top w:val="none" w:sz="0" w:space="0" w:color="auto"/>
        <w:left w:val="none" w:sz="0" w:space="0" w:color="auto"/>
        <w:bottom w:val="none" w:sz="0" w:space="0" w:color="auto"/>
        <w:right w:val="none" w:sz="0" w:space="0" w:color="auto"/>
      </w:divBdr>
    </w:div>
    <w:div w:id="577595153">
      <w:bodyDiv w:val="1"/>
      <w:marLeft w:val="0"/>
      <w:marRight w:val="0"/>
      <w:marTop w:val="0"/>
      <w:marBottom w:val="0"/>
      <w:divBdr>
        <w:top w:val="none" w:sz="0" w:space="0" w:color="auto"/>
        <w:left w:val="none" w:sz="0" w:space="0" w:color="auto"/>
        <w:bottom w:val="none" w:sz="0" w:space="0" w:color="auto"/>
        <w:right w:val="none" w:sz="0" w:space="0" w:color="auto"/>
      </w:divBdr>
    </w:div>
    <w:div w:id="590241475">
      <w:bodyDiv w:val="1"/>
      <w:marLeft w:val="0"/>
      <w:marRight w:val="0"/>
      <w:marTop w:val="0"/>
      <w:marBottom w:val="0"/>
      <w:divBdr>
        <w:top w:val="none" w:sz="0" w:space="0" w:color="auto"/>
        <w:left w:val="none" w:sz="0" w:space="0" w:color="auto"/>
        <w:bottom w:val="none" w:sz="0" w:space="0" w:color="auto"/>
        <w:right w:val="none" w:sz="0" w:space="0" w:color="auto"/>
      </w:divBdr>
    </w:div>
    <w:div w:id="610434589">
      <w:bodyDiv w:val="1"/>
      <w:marLeft w:val="0"/>
      <w:marRight w:val="0"/>
      <w:marTop w:val="0"/>
      <w:marBottom w:val="0"/>
      <w:divBdr>
        <w:top w:val="none" w:sz="0" w:space="0" w:color="auto"/>
        <w:left w:val="none" w:sz="0" w:space="0" w:color="auto"/>
        <w:bottom w:val="none" w:sz="0" w:space="0" w:color="auto"/>
        <w:right w:val="none" w:sz="0" w:space="0" w:color="auto"/>
      </w:divBdr>
    </w:div>
    <w:div w:id="615790387">
      <w:bodyDiv w:val="1"/>
      <w:marLeft w:val="0"/>
      <w:marRight w:val="0"/>
      <w:marTop w:val="0"/>
      <w:marBottom w:val="0"/>
      <w:divBdr>
        <w:top w:val="none" w:sz="0" w:space="0" w:color="auto"/>
        <w:left w:val="none" w:sz="0" w:space="0" w:color="auto"/>
        <w:bottom w:val="none" w:sz="0" w:space="0" w:color="auto"/>
        <w:right w:val="none" w:sz="0" w:space="0" w:color="auto"/>
      </w:divBdr>
    </w:div>
    <w:div w:id="669451402">
      <w:bodyDiv w:val="1"/>
      <w:marLeft w:val="0"/>
      <w:marRight w:val="0"/>
      <w:marTop w:val="0"/>
      <w:marBottom w:val="0"/>
      <w:divBdr>
        <w:top w:val="none" w:sz="0" w:space="0" w:color="auto"/>
        <w:left w:val="none" w:sz="0" w:space="0" w:color="auto"/>
        <w:bottom w:val="none" w:sz="0" w:space="0" w:color="auto"/>
        <w:right w:val="none" w:sz="0" w:space="0" w:color="auto"/>
      </w:divBdr>
    </w:div>
    <w:div w:id="705712194">
      <w:bodyDiv w:val="1"/>
      <w:marLeft w:val="0"/>
      <w:marRight w:val="0"/>
      <w:marTop w:val="0"/>
      <w:marBottom w:val="0"/>
      <w:divBdr>
        <w:top w:val="none" w:sz="0" w:space="0" w:color="auto"/>
        <w:left w:val="none" w:sz="0" w:space="0" w:color="auto"/>
        <w:bottom w:val="none" w:sz="0" w:space="0" w:color="auto"/>
        <w:right w:val="none" w:sz="0" w:space="0" w:color="auto"/>
      </w:divBdr>
    </w:div>
    <w:div w:id="719675196">
      <w:bodyDiv w:val="1"/>
      <w:marLeft w:val="0"/>
      <w:marRight w:val="0"/>
      <w:marTop w:val="0"/>
      <w:marBottom w:val="0"/>
      <w:divBdr>
        <w:top w:val="none" w:sz="0" w:space="0" w:color="auto"/>
        <w:left w:val="none" w:sz="0" w:space="0" w:color="auto"/>
        <w:bottom w:val="none" w:sz="0" w:space="0" w:color="auto"/>
        <w:right w:val="none" w:sz="0" w:space="0" w:color="auto"/>
      </w:divBdr>
    </w:div>
    <w:div w:id="745802864">
      <w:bodyDiv w:val="1"/>
      <w:marLeft w:val="0"/>
      <w:marRight w:val="0"/>
      <w:marTop w:val="0"/>
      <w:marBottom w:val="0"/>
      <w:divBdr>
        <w:top w:val="none" w:sz="0" w:space="0" w:color="auto"/>
        <w:left w:val="none" w:sz="0" w:space="0" w:color="auto"/>
        <w:bottom w:val="none" w:sz="0" w:space="0" w:color="auto"/>
        <w:right w:val="none" w:sz="0" w:space="0" w:color="auto"/>
      </w:divBdr>
      <w:divsChild>
        <w:div w:id="1760446293">
          <w:marLeft w:val="0"/>
          <w:marRight w:val="0"/>
          <w:marTop w:val="0"/>
          <w:marBottom w:val="0"/>
          <w:divBdr>
            <w:top w:val="none" w:sz="0" w:space="0" w:color="auto"/>
            <w:left w:val="none" w:sz="0" w:space="0" w:color="auto"/>
            <w:bottom w:val="none" w:sz="0" w:space="0" w:color="auto"/>
            <w:right w:val="none" w:sz="0" w:space="0" w:color="auto"/>
          </w:divBdr>
          <w:divsChild>
            <w:div w:id="332101752">
              <w:marLeft w:val="0"/>
              <w:marRight w:val="0"/>
              <w:marTop w:val="0"/>
              <w:marBottom w:val="0"/>
              <w:divBdr>
                <w:top w:val="none" w:sz="0" w:space="0" w:color="auto"/>
                <w:left w:val="none" w:sz="0" w:space="0" w:color="auto"/>
                <w:bottom w:val="none" w:sz="0" w:space="0" w:color="auto"/>
                <w:right w:val="none" w:sz="0" w:space="0" w:color="auto"/>
              </w:divBdr>
            </w:div>
            <w:div w:id="916355951">
              <w:marLeft w:val="0"/>
              <w:marRight w:val="0"/>
              <w:marTop w:val="0"/>
              <w:marBottom w:val="0"/>
              <w:divBdr>
                <w:top w:val="none" w:sz="0" w:space="0" w:color="auto"/>
                <w:left w:val="none" w:sz="0" w:space="0" w:color="auto"/>
                <w:bottom w:val="none" w:sz="0" w:space="0" w:color="auto"/>
                <w:right w:val="none" w:sz="0" w:space="0" w:color="auto"/>
              </w:divBdr>
            </w:div>
            <w:div w:id="1000472674">
              <w:marLeft w:val="0"/>
              <w:marRight w:val="0"/>
              <w:marTop w:val="0"/>
              <w:marBottom w:val="0"/>
              <w:divBdr>
                <w:top w:val="none" w:sz="0" w:space="0" w:color="auto"/>
                <w:left w:val="none" w:sz="0" w:space="0" w:color="auto"/>
                <w:bottom w:val="none" w:sz="0" w:space="0" w:color="auto"/>
                <w:right w:val="none" w:sz="0" w:space="0" w:color="auto"/>
              </w:divBdr>
            </w:div>
            <w:div w:id="1054112952">
              <w:marLeft w:val="0"/>
              <w:marRight w:val="0"/>
              <w:marTop w:val="0"/>
              <w:marBottom w:val="0"/>
              <w:divBdr>
                <w:top w:val="none" w:sz="0" w:space="0" w:color="auto"/>
                <w:left w:val="none" w:sz="0" w:space="0" w:color="auto"/>
                <w:bottom w:val="none" w:sz="0" w:space="0" w:color="auto"/>
                <w:right w:val="none" w:sz="0" w:space="0" w:color="auto"/>
              </w:divBdr>
            </w:div>
            <w:div w:id="1113284344">
              <w:marLeft w:val="0"/>
              <w:marRight w:val="0"/>
              <w:marTop w:val="0"/>
              <w:marBottom w:val="0"/>
              <w:divBdr>
                <w:top w:val="none" w:sz="0" w:space="0" w:color="auto"/>
                <w:left w:val="none" w:sz="0" w:space="0" w:color="auto"/>
                <w:bottom w:val="none" w:sz="0" w:space="0" w:color="auto"/>
                <w:right w:val="none" w:sz="0" w:space="0" w:color="auto"/>
              </w:divBdr>
            </w:div>
            <w:div w:id="1187794602">
              <w:marLeft w:val="0"/>
              <w:marRight w:val="0"/>
              <w:marTop w:val="0"/>
              <w:marBottom w:val="0"/>
              <w:divBdr>
                <w:top w:val="none" w:sz="0" w:space="0" w:color="auto"/>
                <w:left w:val="none" w:sz="0" w:space="0" w:color="auto"/>
                <w:bottom w:val="none" w:sz="0" w:space="0" w:color="auto"/>
                <w:right w:val="none" w:sz="0" w:space="0" w:color="auto"/>
              </w:divBdr>
            </w:div>
            <w:div w:id="1799839616">
              <w:marLeft w:val="0"/>
              <w:marRight w:val="0"/>
              <w:marTop w:val="0"/>
              <w:marBottom w:val="0"/>
              <w:divBdr>
                <w:top w:val="none" w:sz="0" w:space="0" w:color="auto"/>
                <w:left w:val="none" w:sz="0" w:space="0" w:color="auto"/>
                <w:bottom w:val="none" w:sz="0" w:space="0" w:color="auto"/>
                <w:right w:val="none" w:sz="0" w:space="0" w:color="auto"/>
              </w:divBdr>
            </w:div>
            <w:div w:id="1912110829">
              <w:marLeft w:val="0"/>
              <w:marRight w:val="0"/>
              <w:marTop w:val="0"/>
              <w:marBottom w:val="0"/>
              <w:divBdr>
                <w:top w:val="none" w:sz="0" w:space="0" w:color="auto"/>
                <w:left w:val="none" w:sz="0" w:space="0" w:color="auto"/>
                <w:bottom w:val="none" w:sz="0" w:space="0" w:color="auto"/>
                <w:right w:val="none" w:sz="0" w:space="0" w:color="auto"/>
              </w:divBdr>
            </w:div>
            <w:div w:id="2093311070">
              <w:marLeft w:val="0"/>
              <w:marRight w:val="0"/>
              <w:marTop w:val="0"/>
              <w:marBottom w:val="0"/>
              <w:divBdr>
                <w:top w:val="none" w:sz="0" w:space="0" w:color="auto"/>
                <w:left w:val="none" w:sz="0" w:space="0" w:color="auto"/>
                <w:bottom w:val="none" w:sz="0" w:space="0" w:color="auto"/>
                <w:right w:val="none" w:sz="0" w:space="0" w:color="auto"/>
              </w:divBdr>
            </w:div>
            <w:div w:id="2139762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231839">
      <w:bodyDiv w:val="1"/>
      <w:marLeft w:val="0"/>
      <w:marRight w:val="0"/>
      <w:marTop w:val="0"/>
      <w:marBottom w:val="0"/>
      <w:divBdr>
        <w:top w:val="none" w:sz="0" w:space="0" w:color="auto"/>
        <w:left w:val="none" w:sz="0" w:space="0" w:color="auto"/>
        <w:bottom w:val="none" w:sz="0" w:space="0" w:color="auto"/>
        <w:right w:val="none" w:sz="0" w:space="0" w:color="auto"/>
      </w:divBdr>
    </w:div>
    <w:div w:id="797183422">
      <w:bodyDiv w:val="1"/>
      <w:marLeft w:val="0"/>
      <w:marRight w:val="0"/>
      <w:marTop w:val="0"/>
      <w:marBottom w:val="0"/>
      <w:divBdr>
        <w:top w:val="none" w:sz="0" w:space="0" w:color="auto"/>
        <w:left w:val="none" w:sz="0" w:space="0" w:color="auto"/>
        <w:bottom w:val="none" w:sz="0" w:space="0" w:color="auto"/>
        <w:right w:val="none" w:sz="0" w:space="0" w:color="auto"/>
      </w:divBdr>
    </w:div>
    <w:div w:id="810440938">
      <w:bodyDiv w:val="1"/>
      <w:marLeft w:val="0"/>
      <w:marRight w:val="0"/>
      <w:marTop w:val="0"/>
      <w:marBottom w:val="0"/>
      <w:divBdr>
        <w:top w:val="none" w:sz="0" w:space="0" w:color="auto"/>
        <w:left w:val="none" w:sz="0" w:space="0" w:color="auto"/>
        <w:bottom w:val="none" w:sz="0" w:space="0" w:color="auto"/>
        <w:right w:val="none" w:sz="0" w:space="0" w:color="auto"/>
      </w:divBdr>
    </w:div>
    <w:div w:id="810639232">
      <w:bodyDiv w:val="1"/>
      <w:marLeft w:val="0"/>
      <w:marRight w:val="0"/>
      <w:marTop w:val="0"/>
      <w:marBottom w:val="0"/>
      <w:divBdr>
        <w:top w:val="none" w:sz="0" w:space="0" w:color="auto"/>
        <w:left w:val="none" w:sz="0" w:space="0" w:color="auto"/>
        <w:bottom w:val="none" w:sz="0" w:space="0" w:color="auto"/>
        <w:right w:val="none" w:sz="0" w:space="0" w:color="auto"/>
      </w:divBdr>
    </w:div>
    <w:div w:id="833885716">
      <w:bodyDiv w:val="1"/>
      <w:marLeft w:val="0"/>
      <w:marRight w:val="0"/>
      <w:marTop w:val="0"/>
      <w:marBottom w:val="0"/>
      <w:divBdr>
        <w:top w:val="none" w:sz="0" w:space="0" w:color="auto"/>
        <w:left w:val="none" w:sz="0" w:space="0" w:color="auto"/>
        <w:bottom w:val="none" w:sz="0" w:space="0" w:color="auto"/>
        <w:right w:val="none" w:sz="0" w:space="0" w:color="auto"/>
      </w:divBdr>
    </w:div>
    <w:div w:id="837161783">
      <w:bodyDiv w:val="1"/>
      <w:marLeft w:val="0"/>
      <w:marRight w:val="0"/>
      <w:marTop w:val="0"/>
      <w:marBottom w:val="0"/>
      <w:divBdr>
        <w:top w:val="none" w:sz="0" w:space="0" w:color="auto"/>
        <w:left w:val="none" w:sz="0" w:space="0" w:color="auto"/>
        <w:bottom w:val="none" w:sz="0" w:space="0" w:color="auto"/>
        <w:right w:val="none" w:sz="0" w:space="0" w:color="auto"/>
      </w:divBdr>
    </w:div>
    <w:div w:id="846868931">
      <w:bodyDiv w:val="1"/>
      <w:marLeft w:val="0"/>
      <w:marRight w:val="0"/>
      <w:marTop w:val="0"/>
      <w:marBottom w:val="0"/>
      <w:divBdr>
        <w:top w:val="none" w:sz="0" w:space="0" w:color="auto"/>
        <w:left w:val="none" w:sz="0" w:space="0" w:color="auto"/>
        <w:bottom w:val="none" w:sz="0" w:space="0" w:color="auto"/>
        <w:right w:val="none" w:sz="0" w:space="0" w:color="auto"/>
      </w:divBdr>
    </w:div>
    <w:div w:id="854803194">
      <w:bodyDiv w:val="1"/>
      <w:marLeft w:val="0"/>
      <w:marRight w:val="0"/>
      <w:marTop w:val="0"/>
      <w:marBottom w:val="0"/>
      <w:divBdr>
        <w:top w:val="none" w:sz="0" w:space="0" w:color="auto"/>
        <w:left w:val="none" w:sz="0" w:space="0" w:color="auto"/>
        <w:bottom w:val="none" w:sz="0" w:space="0" w:color="auto"/>
        <w:right w:val="none" w:sz="0" w:space="0" w:color="auto"/>
      </w:divBdr>
    </w:div>
    <w:div w:id="858859003">
      <w:bodyDiv w:val="1"/>
      <w:marLeft w:val="0"/>
      <w:marRight w:val="0"/>
      <w:marTop w:val="0"/>
      <w:marBottom w:val="0"/>
      <w:divBdr>
        <w:top w:val="none" w:sz="0" w:space="0" w:color="auto"/>
        <w:left w:val="none" w:sz="0" w:space="0" w:color="auto"/>
        <w:bottom w:val="none" w:sz="0" w:space="0" w:color="auto"/>
        <w:right w:val="none" w:sz="0" w:space="0" w:color="auto"/>
      </w:divBdr>
    </w:div>
    <w:div w:id="859587971">
      <w:bodyDiv w:val="1"/>
      <w:marLeft w:val="0"/>
      <w:marRight w:val="0"/>
      <w:marTop w:val="0"/>
      <w:marBottom w:val="0"/>
      <w:divBdr>
        <w:top w:val="none" w:sz="0" w:space="0" w:color="auto"/>
        <w:left w:val="none" w:sz="0" w:space="0" w:color="auto"/>
        <w:bottom w:val="none" w:sz="0" w:space="0" w:color="auto"/>
        <w:right w:val="none" w:sz="0" w:space="0" w:color="auto"/>
      </w:divBdr>
    </w:div>
    <w:div w:id="863175035">
      <w:bodyDiv w:val="1"/>
      <w:marLeft w:val="0"/>
      <w:marRight w:val="0"/>
      <w:marTop w:val="0"/>
      <w:marBottom w:val="0"/>
      <w:divBdr>
        <w:top w:val="none" w:sz="0" w:space="0" w:color="auto"/>
        <w:left w:val="none" w:sz="0" w:space="0" w:color="auto"/>
        <w:bottom w:val="none" w:sz="0" w:space="0" w:color="auto"/>
        <w:right w:val="none" w:sz="0" w:space="0" w:color="auto"/>
      </w:divBdr>
    </w:div>
    <w:div w:id="867838163">
      <w:bodyDiv w:val="1"/>
      <w:marLeft w:val="0"/>
      <w:marRight w:val="0"/>
      <w:marTop w:val="0"/>
      <w:marBottom w:val="0"/>
      <w:divBdr>
        <w:top w:val="none" w:sz="0" w:space="0" w:color="auto"/>
        <w:left w:val="none" w:sz="0" w:space="0" w:color="auto"/>
        <w:bottom w:val="none" w:sz="0" w:space="0" w:color="auto"/>
        <w:right w:val="none" w:sz="0" w:space="0" w:color="auto"/>
      </w:divBdr>
    </w:div>
    <w:div w:id="875964644">
      <w:bodyDiv w:val="1"/>
      <w:marLeft w:val="0"/>
      <w:marRight w:val="0"/>
      <w:marTop w:val="0"/>
      <w:marBottom w:val="0"/>
      <w:divBdr>
        <w:top w:val="none" w:sz="0" w:space="0" w:color="auto"/>
        <w:left w:val="none" w:sz="0" w:space="0" w:color="auto"/>
        <w:bottom w:val="none" w:sz="0" w:space="0" w:color="auto"/>
        <w:right w:val="none" w:sz="0" w:space="0" w:color="auto"/>
      </w:divBdr>
      <w:divsChild>
        <w:div w:id="2034307261">
          <w:marLeft w:val="0"/>
          <w:marRight w:val="0"/>
          <w:marTop w:val="0"/>
          <w:marBottom w:val="0"/>
          <w:divBdr>
            <w:top w:val="none" w:sz="0" w:space="0" w:color="auto"/>
            <w:left w:val="none" w:sz="0" w:space="0" w:color="auto"/>
            <w:bottom w:val="none" w:sz="0" w:space="0" w:color="auto"/>
            <w:right w:val="none" w:sz="0" w:space="0" w:color="auto"/>
          </w:divBdr>
          <w:divsChild>
            <w:div w:id="181406710">
              <w:marLeft w:val="0"/>
              <w:marRight w:val="0"/>
              <w:marTop w:val="0"/>
              <w:marBottom w:val="0"/>
              <w:divBdr>
                <w:top w:val="none" w:sz="0" w:space="0" w:color="auto"/>
                <w:left w:val="none" w:sz="0" w:space="0" w:color="auto"/>
                <w:bottom w:val="none" w:sz="0" w:space="0" w:color="auto"/>
                <w:right w:val="none" w:sz="0" w:space="0" w:color="auto"/>
              </w:divBdr>
            </w:div>
            <w:div w:id="263732509">
              <w:marLeft w:val="0"/>
              <w:marRight w:val="0"/>
              <w:marTop w:val="0"/>
              <w:marBottom w:val="0"/>
              <w:divBdr>
                <w:top w:val="none" w:sz="0" w:space="0" w:color="auto"/>
                <w:left w:val="none" w:sz="0" w:space="0" w:color="auto"/>
                <w:bottom w:val="none" w:sz="0" w:space="0" w:color="auto"/>
                <w:right w:val="none" w:sz="0" w:space="0" w:color="auto"/>
              </w:divBdr>
            </w:div>
            <w:div w:id="523985523">
              <w:marLeft w:val="0"/>
              <w:marRight w:val="0"/>
              <w:marTop w:val="0"/>
              <w:marBottom w:val="0"/>
              <w:divBdr>
                <w:top w:val="none" w:sz="0" w:space="0" w:color="auto"/>
                <w:left w:val="none" w:sz="0" w:space="0" w:color="auto"/>
                <w:bottom w:val="none" w:sz="0" w:space="0" w:color="auto"/>
                <w:right w:val="none" w:sz="0" w:space="0" w:color="auto"/>
              </w:divBdr>
            </w:div>
            <w:div w:id="606084732">
              <w:marLeft w:val="0"/>
              <w:marRight w:val="0"/>
              <w:marTop w:val="0"/>
              <w:marBottom w:val="0"/>
              <w:divBdr>
                <w:top w:val="none" w:sz="0" w:space="0" w:color="auto"/>
                <w:left w:val="none" w:sz="0" w:space="0" w:color="auto"/>
                <w:bottom w:val="none" w:sz="0" w:space="0" w:color="auto"/>
                <w:right w:val="none" w:sz="0" w:space="0" w:color="auto"/>
              </w:divBdr>
            </w:div>
            <w:div w:id="820658713">
              <w:marLeft w:val="0"/>
              <w:marRight w:val="0"/>
              <w:marTop w:val="0"/>
              <w:marBottom w:val="0"/>
              <w:divBdr>
                <w:top w:val="none" w:sz="0" w:space="0" w:color="auto"/>
                <w:left w:val="none" w:sz="0" w:space="0" w:color="auto"/>
                <w:bottom w:val="none" w:sz="0" w:space="0" w:color="auto"/>
                <w:right w:val="none" w:sz="0" w:space="0" w:color="auto"/>
              </w:divBdr>
            </w:div>
            <w:div w:id="1079058842">
              <w:marLeft w:val="0"/>
              <w:marRight w:val="0"/>
              <w:marTop w:val="0"/>
              <w:marBottom w:val="0"/>
              <w:divBdr>
                <w:top w:val="none" w:sz="0" w:space="0" w:color="auto"/>
                <w:left w:val="none" w:sz="0" w:space="0" w:color="auto"/>
                <w:bottom w:val="none" w:sz="0" w:space="0" w:color="auto"/>
                <w:right w:val="none" w:sz="0" w:space="0" w:color="auto"/>
              </w:divBdr>
            </w:div>
            <w:div w:id="1250118664">
              <w:marLeft w:val="0"/>
              <w:marRight w:val="0"/>
              <w:marTop w:val="0"/>
              <w:marBottom w:val="0"/>
              <w:divBdr>
                <w:top w:val="none" w:sz="0" w:space="0" w:color="auto"/>
                <w:left w:val="none" w:sz="0" w:space="0" w:color="auto"/>
                <w:bottom w:val="none" w:sz="0" w:space="0" w:color="auto"/>
                <w:right w:val="none" w:sz="0" w:space="0" w:color="auto"/>
              </w:divBdr>
            </w:div>
            <w:div w:id="1571304759">
              <w:marLeft w:val="0"/>
              <w:marRight w:val="0"/>
              <w:marTop w:val="0"/>
              <w:marBottom w:val="0"/>
              <w:divBdr>
                <w:top w:val="none" w:sz="0" w:space="0" w:color="auto"/>
                <w:left w:val="none" w:sz="0" w:space="0" w:color="auto"/>
                <w:bottom w:val="none" w:sz="0" w:space="0" w:color="auto"/>
                <w:right w:val="none" w:sz="0" w:space="0" w:color="auto"/>
              </w:divBdr>
            </w:div>
            <w:div w:id="1710453708">
              <w:marLeft w:val="0"/>
              <w:marRight w:val="0"/>
              <w:marTop w:val="0"/>
              <w:marBottom w:val="0"/>
              <w:divBdr>
                <w:top w:val="none" w:sz="0" w:space="0" w:color="auto"/>
                <w:left w:val="none" w:sz="0" w:space="0" w:color="auto"/>
                <w:bottom w:val="none" w:sz="0" w:space="0" w:color="auto"/>
                <w:right w:val="none" w:sz="0" w:space="0" w:color="auto"/>
              </w:divBdr>
            </w:div>
            <w:div w:id="1999112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072193">
      <w:bodyDiv w:val="1"/>
      <w:marLeft w:val="0"/>
      <w:marRight w:val="0"/>
      <w:marTop w:val="0"/>
      <w:marBottom w:val="0"/>
      <w:divBdr>
        <w:top w:val="none" w:sz="0" w:space="0" w:color="auto"/>
        <w:left w:val="none" w:sz="0" w:space="0" w:color="auto"/>
        <w:bottom w:val="none" w:sz="0" w:space="0" w:color="auto"/>
        <w:right w:val="none" w:sz="0" w:space="0" w:color="auto"/>
      </w:divBdr>
    </w:div>
    <w:div w:id="929000514">
      <w:bodyDiv w:val="1"/>
      <w:marLeft w:val="0"/>
      <w:marRight w:val="0"/>
      <w:marTop w:val="0"/>
      <w:marBottom w:val="0"/>
      <w:divBdr>
        <w:top w:val="none" w:sz="0" w:space="0" w:color="auto"/>
        <w:left w:val="none" w:sz="0" w:space="0" w:color="auto"/>
        <w:bottom w:val="none" w:sz="0" w:space="0" w:color="auto"/>
        <w:right w:val="none" w:sz="0" w:space="0" w:color="auto"/>
      </w:divBdr>
    </w:div>
    <w:div w:id="942767172">
      <w:bodyDiv w:val="1"/>
      <w:marLeft w:val="0"/>
      <w:marRight w:val="0"/>
      <w:marTop w:val="0"/>
      <w:marBottom w:val="0"/>
      <w:divBdr>
        <w:top w:val="none" w:sz="0" w:space="0" w:color="auto"/>
        <w:left w:val="none" w:sz="0" w:space="0" w:color="auto"/>
        <w:bottom w:val="none" w:sz="0" w:space="0" w:color="auto"/>
        <w:right w:val="none" w:sz="0" w:space="0" w:color="auto"/>
      </w:divBdr>
    </w:div>
    <w:div w:id="947472070">
      <w:bodyDiv w:val="1"/>
      <w:marLeft w:val="0"/>
      <w:marRight w:val="0"/>
      <w:marTop w:val="0"/>
      <w:marBottom w:val="0"/>
      <w:divBdr>
        <w:top w:val="none" w:sz="0" w:space="0" w:color="auto"/>
        <w:left w:val="none" w:sz="0" w:space="0" w:color="auto"/>
        <w:bottom w:val="none" w:sz="0" w:space="0" w:color="auto"/>
        <w:right w:val="none" w:sz="0" w:space="0" w:color="auto"/>
      </w:divBdr>
    </w:div>
    <w:div w:id="958490846">
      <w:bodyDiv w:val="1"/>
      <w:marLeft w:val="0"/>
      <w:marRight w:val="0"/>
      <w:marTop w:val="0"/>
      <w:marBottom w:val="0"/>
      <w:divBdr>
        <w:top w:val="none" w:sz="0" w:space="0" w:color="auto"/>
        <w:left w:val="none" w:sz="0" w:space="0" w:color="auto"/>
        <w:bottom w:val="none" w:sz="0" w:space="0" w:color="auto"/>
        <w:right w:val="none" w:sz="0" w:space="0" w:color="auto"/>
      </w:divBdr>
    </w:div>
    <w:div w:id="988244188">
      <w:bodyDiv w:val="1"/>
      <w:marLeft w:val="0"/>
      <w:marRight w:val="0"/>
      <w:marTop w:val="0"/>
      <w:marBottom w:val="0"/>
      <w:divBdr>
        <w:top w:val="none" w:sz="0" w:space="0" w:color="auto"/>
        <w:left w:val="none" w:sz="0" w:space="0" w:color="auto"/>
        <w:bottom w:val="none" w:sz="0" w:space="0" w:color="auto"/>
        <w:right w:val="none" w:sz="0" w:space="0" w:color="auto"/>
      </w:divBdr>
    </w:div>
    <w:div w:id="999384700">
      <w:bodyDiv w:val="1"/>
      <w:marLeft w:val="0"/>
      <w:marRight w:val="0"/>
      <w:marTop w:val="0"/>
      <w:marBottom w:val="0"/>
      <w:divBdr>
        <w:top w:val="none" w:sz="0" w:space="0" w:color="auto"/>
        <w:left w:val="none" w:sz="0" w:space="0" w:color="auto"/>
        <w:bottom w:val="none" w:sz="0" w:space="0" w:color="auto"/>
        <w:right w:val="none" w:sz="0" w:space="0" w:color="auto"/>
      </w:divBdr>
    </w:div>
    <w:div w:id="1000541136">
      <w:bodyDiv w:val="1"/>
      <w:marLeft w:val="0"/>
      <w:marRight w:val="0"/>
      <w:marTop w:val="0"/>
      <w:marBottom w:val="0"/>
      <w:divBdr>
        <w:top w:val="none" w:sz="0" w:space="0" w:color="auto"/>
        <w:left w:val="none" w:sz="0" w:space="0" w:color="auto"/>
        <w:bottom w:val="none" w:sz="0" w:space="0" w:color="auto"/>
        <w:right w:val="none" w:sz="0" w:space="0" w:color="auto"/>
      </w:divBdr>
    </w:div>
    <w:div w:id="1001354570">
      <w:bodyDiv w:val="1"/>
      <w:marLeft w:val="0"/>
      <w:marRight w:val="0"/>
      <w:marTop w:val="0"/>
      <w:marBottom w:val="0"/>
      <w:divBdr>
        <w:top w:val="none" w:sz="0" w:space="0" w:color="auto"/>
        <w:left w:val="none" w:sz="0" w:space="0" w:color="auto"/>
        <w:bottom w:val="none" w:sz="0" w:space="0" w:color="auto"/>
        <w:right w:val="none" w:sz="0" w:space="0" w:color="auto"/>
      </w:divBdr>
    </w:div>
    <w:div w:id="1056510061">
      <w:bodyDiv w:val="1"/>
      <w:marLeft w:val="0"/>
      <w:marRight w:val="0"/>
      <w:marTop w:val="0"/>
      <w:marBottom w:val="0"/>
      <w:divBdr>
        <w:top w:val="none" w:sz="0" w:space="0" w:color="auto"/>
        <w:left w:val="none" w:sz="0" w:space="0" w:color="auto"/>
        <w:bottom w:val="none" w:sz="0" w:space="0" w:color="auto"/>
        <w:right w:val="none" w:sz="0" w:space="0" w:color="auto"/>
      </w:divBdr>
    </w:div>
    <w:div w:id="1075590071">
      <w:bodyDiv w:val="1"/>
      <w:marLeft w:val="0"/>
      <w:marRight w:val="0"/>
      <w:marTop w:val="0"/>
      <w:marBottom w:val="0"/>
      <w:divBdr>
        <w:top w:val="none" w:sz="0" w:space="0" w:color="auto"/>
        <w:left w:val="none" w:sz="0" w:space="0" w:color="auto"/>
        <w:bottom w:val="none" w:sz="0" w:space="0" w:color="auto"/>
        <w:right w:val="none" w:sz="0" w:space="0" w:color="auto"/>
      </w:divBdr>
    </w:div>
    <w:div w:id="1076779501">
      <w:bodyDiv w:val="1"/>
      <w:marLeft w:val="0"/>
      <w:marRight w:val="0"/>
      <w:marTop w:val="0"/>
      <w:marBottom w:val="0"/>
      <w:divBdr>
        <w:top w:val="none" w:sz="0" w:space="0" w:color="auto"/>
        <w:left w:val="none" w:sz="0" w:space="0" w:color="auto"/>
        <w:bottom w:val="none" w:sz="0" w:space="0" w:color="auto"/>
        <w:right w:val="none" w:sz="0" w:space="0" w:color="auto"/>
      </w:divBdr>
    </w:div>
    <w:div w:id="1078284888">
      <w:bodyDiv w:val="1"/>
      <w:marLeft w:val="0"/>
      <w:marRight w:val="0"/>
      <w:marTop w:val="0"/>
      <w:marBottom w:val="0"/>
      <w:divBdr>
        <w:top w:val="none" w:sz="0" w:space="0" w:color="auto"/>
        <w:left w:val="none" w:sz="0" w:space="0" w:color="auto"/>
        <w:bottom w:val="none" w:sz="0" w:space="0" w:color="auto"/>
        <w:right w:val="none" w:sz="0" w:space="0" w:color="auto"/>
      </w:divBdr>
    </w:div>
    <w:div w:id="1088886685">
      <w:bodyDiv w:val="1"/>
      <w:marLeft w:val="0"/>
      <w:marRight w:val="0"/>
      <w:marTop w:val="0"/>
      <w:marBottom w:val="0"/>
      <w:divBdr>
        <w:top w:val="none" w:sz="0" w:space="0" w:color="auto"/>
        <w:left w:val="none" w:sz="0" w:space="0" w:color="auto"/>
        <w:bottom w:val="none" w:sz="0" w:space="0" w:color="auto"/>
        <w:right w:val="none" w:sz="0" w:space="0" w:color="auto"/>
      </w:divBdr>
    </w:div>
    <w:div w:id="1089615118">
      <w:bodyDiv w:val="1"/>
      <w:marLeft w:val="0"/>
      <w:marRight w:val="0"/>
      <w:marTop w:val="0"/>
      <w:marBottom w:val="0"/>
      <w:divBdr>
        <w:top w:val="none" w:sz="0" w:space="0" w:color="auto"/>
        <w:left w:val="none" w:sz="0" w:space="0" w:color="auto"/>
        <w:bottom w:val="none" w:sz="0" w:space="0" w:color="auto"/>
        <w:right w:val="none" w:sz="0" w:space="0" w:color="auto"/>
      </w:divBdr>
    </w:div>
    <w:div w:id="1093476809">
      <w:bodyDiv w:val="1"/>
      <w:marLeft w:val="0"/>
      <w:marRight w:val="0"/>
      <w:marTop w:val="0"/>
      <w:marBottom w:val="0"/>
      <w:divBdr>
        <w:top w:val="none" w:sz="0" w:space="0" w:color="auto"/>
        <w:left w:val="none" w:sz="0" w:space="0" w:color="auto"/>
        <w:bottom w:val="none" w:sz="0" w:space="0" w:color="auto"/>
        <w:right w:val="none" w:sz="0" w:space="0" w:color="auto"/>
      </w:divBdr>
      <w:divsChild>
        <w:div w:id="1084229260">
          <w:marLeft w:val="0"/>
          <w:marRight w:val="0"/>
          <w:marTop w:val="0"/>
          <w:marBottom w:val="0"/>
          <w:divBdr>
            <w:top w:val="none" w:sz="0" w:space="0" w:color="auto"/>
            <w:left w:val="none" w:sz="0" w:space="0" w:color="auto"/>
            <w:bottom w:val="none" w:sz="0" w:space="0" w:color="auto"/>
            <w:right w:val="none" w:sz="0" w:space="0" w:color="auto"/>
          </w:divBdr>
        </w:div>
      </w:divsChild>
    </w:div>
    <w:div w:id="1101484736">
      <w:bodyDiv w:val="1"/>
      <w:marLeft w:val="0"/>
      <w:marRight w:val="0"/>
      <w:marTop w:val="0"/>
      <w:marBottom w:val="0"/>
      <w:divBdr>
        <w:top w:val="none" w:sz="0" w:space="0" w:color="auto"/>
        <w:left w:val="none" w:sz="0" w:space="0" w:color="auto"/>
        <w:bottom w:val="none" w:sz="0" w:space="0" w:color="auto"/>
        <w:right w:val="none" w:sz="0" w:space="0" w:color="auto"/>
      </w:divBdr>
    </w:div>
    <w:div w:id="1129008337">
      <w:bodyDiv w:val="1"/>
      <w:marLeft w:val="0"/>
      <w:marRight w:val="0"/>
      <w:marTop w:val="0"/>
      <w:marBottom w:val="0"/>
      <w:divBdr>
        <w:top w:val="none" w:sz="0" w:space="0" w:color="auto"/>
        <w:left w:val="none" w:sz="0" w:space="0" w:color="auto"/>
        <w:bottom w:val="none" w:sz="0" w:space="0" w:color="auto"/>
        <w:right w:val="none" w:sz="0" w:space="0" w:color="auto"/>
      </w:divBdr>
    </w:div>
    <w:div w:id="1142505486">
      <w:bodyDiv w:val="1"/>
      <w:marLeft w:val="0"/>
      <w:marRight w:val="0"/>
      <w:marTop w:val="0"/>
      <w:marBottom w:val="0"/>
      <w:divBdr>
        <w:top w:val="none" w:sz="0" w:space="0" w:color="auto"/>
        <w:left w:val="none" w:sz="0" w:space="0" w:color="auto"/>
        <w:bottom w:val="none" w:sz="0" w:space="0" w:color="auto"/>
        <w:right w:val="none" w:sz="0" w:space="0" w:color="auto"/>
      </w:divBdr>
    </w:div>
    <w:div w:id="1143811398">
      <w:bodyDiv w:val="1"/>
      <w:marLeft w:val="0"/>
      <w:marRight w:val="0"/>
      <w:marTop w:val="0"/>
      <w:marBottom w:val="0"/>
      <w:divBdr>
        <w:top w:val="none" w:sz="0" w:space="0" w:color="auto"/>
        <w:left w:val="none" w:sz="0" w:space="0" w:color="auto"/>
        <w:bottom w:val="none" w:sz="0" w:space="0" w:color="auto"/>
        <w:right w:val="none" w:sz="0" w:space="0" w:color="auto"/>
      </w:divBdr>
    </w:div>
    <w:div w:id="1152067044">
      <w:bodyDiv w:val="1"/>
      <w:marLeft w:val="0"/>
      <w:marRight w:val="0"/>
      <w:marTop w:val="0"/>
      <w:marBottom w:val="0"/>
      <w:divBdr>
        <w:top w:val="none" w:sz="0" w:space="0" w:color="auto"/>
        <w:left w:val="none" w:sz="0" w:space="0" w:color="auto"/>
        <w:bottom w:val="none" w:sz="0" w:space="0" w:color="auto"/>
        <w:right w:val="none" w:sz="0" w:space="0" w:color="auto"/>
      </w:divBdr>
    </w:div>
    <w:div w:id="1158495830">
      <w:bodyDiv w:val="1"/>
      <w:marLeft w:val="0"/>
      <w:marRight w:val="0"/>
      <w:marTop w:val="0"/>
      <w:marBottom w:val="0"/>
      <w:divBdr>
        <w:top w:val="none" w:sz="0" w:space="0" w:color="auto"/>
        <w:left w:val="none" w:sz="0" w:space="0" w:color="auto"/>
        <w:bottom w:val="none" w:sz="0" w:space="0" w:color="auto"/>
        <w:right w:val="none" w:sz="0" w:space="0" w:color="auto"/>
      </w:divBdr>
    </w:div>
    <w:div w:id="1162740454">
      <w:bodyDiv w:val="1"/>
      <w:marLeft w:val="0"/>
      <w:marRight w:val="0"/>
      <w:marTop w:val="0"/>
      <w:marBottom w:val="0"/>
      <w:divBdr>
        <w:top w:val="none" w:sz="0" w:space="0" w:color="auto"/>
        <w:left w:val="none" w:sz="0" w:space="0" w:color="auto"/>
        <w:bottom w:val="none" w:sz="0" w:space="0" w:color="auto"/>
        <w:right w:val="none" w:sz="0" w:space="0" w:color="auto"/>
      </w:divBdr>
    </w:div>
    <w:div w:id="1164517968">
      <w:bodyDiv w:val="1"/>
      <w:marLeft w:val="0"/>
      <w:marRight w:val="0"/>
      <w:marTop w:val="0"/>
      <w:marBottom w:val="0"/>
      <w:divBdr>
        <w:top w:val="none" w:sz="0" w:space="0" w:color="auto"/>
        <w:left w:val="none" w:sz="0" w:space="0" w:color="auto"/>
        <w:bottom w:val="none" w:sz="0" w:space="0" w:color="auto"/>
        <w:right w:val="none" w:sz="0" w:space="0" w:color="auto"/>
      </w:divBdr>
    </w:div>
    <w:div w:id="1166166171">
      <w:bodyDiv w:val="1"/>
      <w:marLeft w:val="0"/>
      <w:marRight w:val="0"/>
      <w:marTop w:val="0"/>
      <w:marBottom w:val="0"/>
      <w:divBdr>
        <w:top w:val="none" w:sz="0" w:space="0" w:color="auto"/>
        <w:left w:val="none" w:sz="0" w:space="0" w:color="auto"/>
        <w:bottom w:val="none" w:sz="0" w:space="0" w:color="auto"/>
        <w:right w:val="none" w:sz="0" w:space="0" w:color="auto"/>
      </w:divBdr>
    </w:div>
    <w:div w:id="1181043408">
      <w:bodyDiv w:val="1"/>
      <w:marLeft w:val="0"/>
      <w:marRight w:val="0"/>
      <w:marTop w:val="0"/>
      <w:marBottom w:val="0"/>
      <w:divBdr>
        <w:top w:val="none" w:sz="0" w:space="0" w:color="auto"/>
        <w:left w:val="none" w:sz="0" w:space="0" w:color="auto"/>
        <w:bottom w:val="none" w:sz="0" w:space="0" w:color="auto"/>
        <w:right w:val="none" w:sz="0" w:space="0" w:color="auto"/>
      </w:divBdr>
    </w:div>
    <w:div w:id="1183516438">
      <w:bodyDiv w:val="1"/>
      <w:marLeft w:val="0"/>
      <w:marRight w:val="0"/>
      <w:marTop w:val="0"/>
      <w:marBottom w:val="0"/>
      <w:divBdr>
        <w:top w:val="none" w:sz="0" w:space="0" w:color="auto"/>
        <w:left w:val="none" w:sz="0" w:space="0" w:color="auto"/>
        <w:bottom w:val="none" w:sz="0" w:space="0" w:color="auto"/>
        <w:right w:val="none" w:sz="0" w:space="0" w:color="auto"/>
      </w:divBdr>
      <w:divsChild>
        <w:div w:id="1592616952">
          <w:marLeft w:val="0"/>
          <w:marRight w:val="0"/>
          <w:marTop w:val="0"/>
          <w:marBottom w:val="0"/>
          <w:divBdr>
            <w:top w:val="none" w:sz="0" w:space="0" w:color="auto"/>
            <w:left w:val="none" w:sz="0" w:space="0" w:color="auto"/>
            <w:bottom w:val="none" w:sz="0" w:space="0" w:color="auto"/>
            <w:right w:val="none" w:sz="0" w:space="0" w:color="auto"/>
          </w:divBdr>
          <w:divsChild>
            <w:div w:id="330837735">
              <w:marLeft w:val="0"/>
              <w:marRight w:val="0"/>
              <w:marTop w:val="0"/>
              <w:marBottom w:val="0"/>
              <w:divBdr>
                <w:top w:val="none" w:sz="0" w:space="0" w:color="auto"/>
                <w:left w:val="none" w:sz="0" w:space="0" w:color="auto"/>
                <w:bottom w:val="none" w:sz="0" w:space="0" w:color="auto"/>
                <w:right w:val="none" w:sz="0" w:space="0" w:color="auto"/>
              </w:divBdr>
            </w:div>
            <w:div w:id="660161177">
              <w:marLeft w:val="0"/>
              <w:marRight w:val="0"/>
              <w:marTop w:val="0"/>
              <w:marBottom w:val="0"/>
              <w:divBdr>
                <w:top w:val="none" w:sz="0" w:space="0" w:color="auto"/>
                <w:left w:val="none" w:sz="0" w:space="0" w:color="auto"/>
                <w:bottom w:val="none" w:sz="0" w:space="0" w:color="auto"/>
                <w:right w:val="none" w:sz="0" w:space="0" w:color="auto"/>
              </w:divBdr>
            </w:div>
            <w:div w:id="968826434">
              <w:marLeft w:val="0"/>
              <w:marRight w:val="0"/>
              <w:marTop w:val="0"/>
              <w:marBottom w:val="0"/>
              <w:divBdr>
                <w:top w:val="none" w:sz="0" w:space="0" w:color="auto"/>
                <w:left w:val="none" w:sz="0" w:space="0" w:color="auto"/>
                <w:bottom w:val="none" w:sz="0" w:space="0" w:color="auto"/>
                <w:right w:val="none" w:sz="0" w:space="0" w:color="auto"/>
              </w:divBdr>
            </w:div>
            <w:div w:id="1492719684">
              <w:marLeft w:val="0"/>
              <w:marRight w:val="0"/>
              <w:marTop w:val="0"/>
              <w:marBottom w:val="0"/>
              <w:divBdr>
                <w:top w:val="none" w:sz="0" w:space="0" w:color="auto"/>
                <w:left w:val="none" w:sz="0" w:space="0" w:color="auto"/>
                <w:bottom w:val="none" w:sz="0" w:space="0" w:color="auto"/>
                <w:right w:val="none" w:sz="0" w:space="0" w:color="auto"/>
              </w:divBdr>
            </w:div>
            <w:div w:id="1750808597">
              <w:marLeft w:val="0"/>
              <w:marRight w:val="0"/>
              <w:marTop w:val="0"/>
              <w:marBottom w:val="0"/>
              <w:divBdr>
                <w:top w:val="none" w:sz="0" w:space="0" w:color="auto"/>
                <w:left w:val="none" w:sz="0" w:space="0" w:color="auto"/>
                <w:bottom w:val="none" w:sz="0" w:space="0" w:color="auto"/>
                <w:right w:val="none" w:sz="0" w:space="0" w:color="auto"/>
              </w:divBdr>
            </w:div>
            <w:div w:id="1987470734">
              <w:marLeft w:val="0"/>
              <w:marRight w:val="0"/>
              <w:marTop w:val="0"/>
              <w:marBottom w:val="0"/>
              <w:divBdr>
                <w:top w:val="none" w:sz="0" w:space="0" w:color="auto"/>
                <w:left w:val="none" w:sz="0" w:space="0" w:color="auto"/>
                <w:bottom w:val="none" w:sz="0" w:space="0" w:color="auto"/>
                <w:right w:val="none" w:sz="0" w:space="0" w:color="auto"/>
              </w:divBdr>
            </w:div>
            <w:div w:id="2044359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686137">
      <w:bodyDiv w:val="1"/>
      <w:marLeft w:val="0"/>
      <w:marRight w:val="0"/>
      <w:marTop w:val="0"/>
      <w:marBottom w:val="0"/>
      <w:divBdr>
        <w:top w:val="none" w:sz="0" w:space="0" w:color="auto"/>
        <w:left w:val="none" w:sz="0" w:space="0" w:color="auto"/>
        <w:bottom w:val="none" w:sz="0" w:space="0" w:color="auto"/>
        <w:right w:val="none" w:sz="0" w:space="0" w:color="auto"/>
      </w:divBdr>
    </w:div>
    <w:div w:id="1207139694">
      <w:bodyDiv w:val="1"/>
      <w:marLeft w:val="0"/>
      <w:marRight w:val="0"/>
      <w:marTop w:val="0"/>
      <w:marBottom w:val="0"/>
      <w:divBdr>
        <w:top w:val="none" w:sz="0" w:space="0" w:color="auto"/>
        <w:left w:val="none" w:sz="0" w:space="0" w:color="auto"/>
        <w:bottom w:val="none" w:sz="0" w:space="0" w:color="auto"/>
        <w:right w:val="none" w:sz="0" w:space="0" w:color="auto"/>
      </w:divBdr>
    </w:div>
    <w:div w:id="1209490249">
      <w:bodyDiv w:val="1"/>
      <w:marLeft w:val="0"/>
      <w:marRight w:val="0"/>
      <w:marTop w:val="0"/>
      <w:marBottom w:val="0"/>
      <w:divBdr>
        <w:top w:val="none" w:sz="0" w:space="0" w:color="auto"/>
        <w:left w:val="none" w:sz="0" w:space="0" w:color="auto"/>
        <w:bottom w:val="none" w:sz="0" w:space="0" w:color="auto"/>
        <w:right w:val="none" w:sz="0" w:space="0" w:color="auto"/>
      </w:divBdr>
    </w:div>
    <w:div w:id="1234312695">
      <w:bodyDiv w:val="1"/>
      <w:marLeft w:val="0"/>
      <w:marRight w:val="0"/>
      <w:marTop w:val="0"/>
      <w:marBottom w:val="0"/>
      <w:divBdr>
        <w:top w:val="none" w:sz="0" w:space="0" w:color="auto"/>
        <w:left w:val="none" w:sz="0" w:space="0" w:color="auto"/>
        <w:bottom w:val="none" w:sz="0" w:space="0" w:color="auto"/>
        <w:right w:val="none" w:sz="0" w:space="0" w:color="auto"/>
      </w:divBdr>
    </w:div>
    <w:div w:id="1247766669">
      <w:bodyDiv w:val="1"/>
      <w:marLeft w:val="0"/>
      <w:marRight w:val="0"/>
      <w:marTop w:val="0"/>
      <w:marBottom w:val="0"/>
      <w:divBdr>
        <w:top w:val="none" w:sz="0" w:space="0" w:color="auto"/>
        <w:left w:val="none" w:sz="0" w:space="0" w:color="auto"/>
        <w:bottom w:val="none" w:sz="0" w:space="0" w:color="auto"/>
        <w:right w:val="none" w:sz="0" w:space="0" w:color="auto"/>
      </w:divBdr>
    </w:div>
    <w:div w:id="1253582545">
      <w:bodyDiv w:val="1"/>
      <w:marLeft w:val="0"/>
      <w:marRight w:val="0"/>
      <w:marTop w:val="0"/>
      <w:marBottom w:val="0"/>
      <w:divBdr>
        <w:top w:val="none" w:sz="0" w:space="0" w:color="auto"/>
        <w:left w:val="none" w:sz="0" w:space="0" w:color="auto"/>
        <w:bottom w:val="none" w:sz="0" w:space="0" w:color="auto"/>
        <w:right w:val="none" w:sz="0" w:space="0" w:color="auto"/>
      </w:divBdr>
    </w:div>
    <w:div w:id="1254166420">
      <w:bodyDiv w:val="1"/>
      <w:marLeft w:val="0"/>
      <w:marRight w:val="0"/>
      <w:marTop w:val="0"/>
      <w:marBottom w:val="0"/>
      <w:divBdr>
        <w:top w:val="none" w:sz="0" w:space="0" w:color="auto"/>
        <w:left w:val="none" w:sz="0" w:space="0" w:color="auto"/>
        <w:bottom w:val="none" w:sz="0" w:space="0" w:color="auto"/>
        <w:right w:val="none" w:sz="0" w:space="0" w:color="auto"/>
      </w:divBdr>
    </w:div>
    <w:div w:id="1284732266">
      <w:bodyDiv w:val="1"/>
      <w:marLeft w:val="0"/>
      <w:marRight w:val="0"/>
      <w:marTop w:val="0"/>
      <w:marBottom w:val="0"/>
      <w:divBdr>
        <w:top w:val="none" w:sz="0" w:space="0" w:color="auto"/>
        <w:left w:val="none" w:sz="0" w:space="0" w:color="auto"/>
        <w:bottom w:val="none" w:sz="0" w:space="0" w:color="auto"/>
        <w:right w:val="none" w:sz="0" w:space="0" w:color="auto"/>
      </w:divBdr>
    </w:div>
    <w:div w:id="1298029065">
      <w:bodyDiv w:val="1"/>
      <w:marLeft w:val="0"/>
      <w:marRight w:val="0"/>
      <w:marTop w:val="0"/>
      <w:marBottom w:val="0"/>
      <w:divBdr>
        <w:top w:val="none" w:sz="0" w:space="0" w:color="auto"/>
        <w:left w:val="none" w:sz="0" w:space="0" w:color="auto"/>
        <w:bottom w:val="none" w:sz="0" w:space="0" w:color="auto"/>
        <w:right w:val="none" w:sz="0" w:space="0" w:color="auto"/>
      </w:divBdr>
    </w:div>
    <w:div w:id="1313757010">
      <w:bodyDiv w:val="1"/>
      <w:marLeft w:val="0"/>
      <w:marRight w:val="0"/>
      <w:marTop w:val="0"/>
      <w:marBottom w:val="0"/>
      <w:divBdr>
        <w:top w:val="none" w:sz="0" w:space="0" w:color="auto"/>
        <w:left w:val="none" w:sz="0" w:space="0" w:color="auto"/>
        <w:bottom w:val="none" w:sz="0" w:space="0" w:color="auto"/>
        <w:right w:val="none" w:sz="0" w:space="0" w:color="auto"/>
      </w:divBdr>
    </w:div>
    <w:div w:id="1315179064">
      <w:bodyDiv w:val="1"/>
      <w:marLeft w:val="0"/>
      <w:marRight w:val="0"/>
      <w:marTop w:val="0"/>
      <w:marBottom w:val="0"/>
      <w:divBdr>
        <w:top w:val="none" w:sz="0" w:space="0" w:color="auto"/>
        <w:left w:val="none" w:sz="0" w:space="0" w:color="auto"/>
        <w:bottom w:val="none" w:sz="0" w:space="0" w:color="auto"/>
        <w:right w:val="none" w:sz="0" w:space="0" w:color="auto"/>
      </w:divBdr>
    </w:div>
    <w:div w:id="1330787763">
      <w:bodyDiv w:val="1"/>
      <w:marLeft w:val="0"/>
      <w:marRight w:val="0"/>
      <w:marTop w:val="0"/>
      <w:marBottom w:val="0"/>
      <w:divBdr>
        <w:top w:val="none" w:sz="0" w:space="0" w:color="auto"/>
        <w:left w:val="none" w:sz="0" w:space="0" w:color="auto"/>
        <w:bottom w:val="none" w:sz="0" w:space="0" w:color="auto"/>
        <w:right w:val="none" w:sz="0" w:space="0" w:color="auto"/>
      </w:divBdr>
    </w:div>
    <w:div w:id="1340085442">
      <w:bodyDiv w:val="1"/>
      <w:marLeft w:val="0"/>
      <w:marRight w:val="0"/>
      <w:marTop w:val="0"/>
      <w:marBottom w:val="0"/>
      <w:divBdr>
        <w:top w:val="none" w:sz="0" w:space="0" w:color="auto"/>
        <w:left w:val="none" w:sz="0" w:space="0" w:color="auto"/>
        <w:bottom w:val="none" w:sz="0" w:space="0" w:color="auto"/>
        <w:right w:val="none" w:sz="0" w:space="0" w:color="auto"/>
      </w:divBdr>
    </w:div>
    <w:div w:id="1362629274">
      <w:bodyDiv w:val="1"/>
      <w:marLeft w:val="0"/>
      <w:marRight w:val="0"/>
      <w:marTop w:val="0"/>
      <w:marBottom w:val="0"/>
      <w:divBdr>
        <w:top w:val="none" w:sz="0" w:space="0" w:color="auto"/>
        <w:left w:val="none" w:sz="0" w:space="0" w:color="auto"/>
        <w:bottom w:val="none" w:sz="0" w:space="0" w:color="auto"/>
        <w:right w:val="none" w:sz="0" w:space="0" w:color="auto"/>
      </w:divBdr>
    </w:div>
    <w:div w:id="1378505104">
      <w:bodyDiv w:val="1"/>
      <w:marLeft w:val="0"/>
      <w:marRight w:val="0"/>
      <w:marTop w:val="0"/>
      <w:marBottom w:val="0"/>
      <w:divBdr>
        <w:top w:val="none" w:sz="0" w:space="0" w:color="auto"/>
        <w:left w:val="none" w:sz="0" w:space="0" w:color="auto"/>
        <w:bottom w:val="none" w:sz="0" w:space="0" w:color="auto"/>
        <w:right w:val="none" w:sz="0" w:space="0" w:color="auto"/>
      </w:divBdr>
    </w:div>
    <w:div w:id="1381173514">
      <w:bodyDiv w:val="1"/>
      <w:marLeft w:val="0"/>
      <w:marRight w:val="0"/>
      <w:marTop w:val="0"/>
      <w:marBottom w:val="0"/>
      <w:divBdr>
        <w:top w:val="none" w:sz="0" w:space="0" w:color="auto"/>
        <w:left w:val="none" w:sz="0" w:space="0" w:color="auto"/>
        <w:bottom w:val="none" w:sz="0" w:space="0" w:color="auto"/>
        <w:right w:val="none" w:sz="0" w:space="0" w:color="auto"/>
      </w:divBdr>
    </w:div>
    <w:div w:id="1391229606">
      <w:bodyDiv w:val="1"/>
      <w:marLeft w:val="0"/>
      <w:marRight w:val="0"/>
      <w:marTop w:val="0"/>
      <w:marBottom w:val="0"/>
      <w:divBdr>
        <w:top w:val="none" w:sz="0" w:space="0" w:color="auto"/>
        <w:left w:val="none" w:sz="0" w:space="0" w:color="auto"/>
        <w:bottom w:val="none" w:sz="0" w:space="0" w:color="auto"/>
        <w:right w:val="none" w:sz="0" w:space="0" w:color="auto"/>
      </w:divBdr>
    </w:div>
    <w:div w:id="1420759058">
      <w:bodyDiv w:val="1"/>
      <w:marLeft w:val="0"/>
      <w:marRight w:val="0"/>
      <w:marTop w:val="0"/>
      <w:marBottom w:val="0"/>
      <w:divBdr>
        <w:top w:val="none" w:sz="0" w:space="0" w:color="auto"/>
        <w:left w:val="none" w:sz="0" w:space="0" w:color="auto"/>
        <w:bottom w:val="none" w:sz="0" w:space="0" w:color="auto"/>
        <w:right w:val="none" w:sz="0" w:space="0" w:color="auto"/>
      </w:divBdr>
    </w:div>
    <w:div w:id="1420908965">
      <w:bodyDiv w:val="1"/>
      <w:marLeft w:val="0"/>
      <w:marRight w:val="0"/>
      <w:marTop w:val="0"/>
      <w:marBottom w:val="0"/>
      <w:divBdr>
        <w:top w:val="none" w:sz="0" w:space="0" w:color="auto"/>
        <w:left w:val="none" w:sz="0" w:space="0" w:color="auto"/>
        <w:bottom w:val="none" w:sz="0" w:space="0" w:color="auto"/>
        <w:right w:val="none" w:sz="0" w:space="0" w:color="auto"/>
      </w:divBdr>
    </w:div>
    <w:div w:id="1431388606">
      <w:bodyDiv w:val="1"/>
      <w:marLeft w:val="0"/>
      <w:marRight w:val="0"/>
      <w:marTop w:val="0"/>
      <w:marBottom w:val="0"/>
      <w:divBdr>
        <w:top w:val="none" w:sz="0" w:space="0" w:color="auto"/>
        <w:left w:val="none" w:sz="0" w:space="0" w:color="auto"/>
        <w:bottom w:val="none" w:sz="0" w:space="0" w:color="auto"/>
        <w:right w:val="none" w:sz="0" w:space="0" w:color="auto"/>
      </w:divBdr>
    </w:div>
    <w:div w:id="1468930791">
      <w:bodyDiv w:val="1"/>
      <w:marLeft w:val="0"/>
      <w:marRight w:val="0"/>
      <w:marTop w:val="0"/>
      <w:marBottom w:val="0"/>
      <w:divBdr>
        <w:top w:val="none" w:sz="0" w:space="0" w:color="auto"/>
        <w:left w:val="none" w:sz="0" w:space="0" w:color="auto"/>
        <w:bottom w:val="none" w:sz="0" w:space="0" w:color="auto"/>
        <w:right w:val="none" w:sz="0" w:space="0" w:color="auto"/>
      </w:divBdr>
    </w:div>
    <w:div w:id="1471745677">
      <w:bodyDiv w:val="1"/>
      <w:marLeft w:val="0"/>
      <w:marRight w:val="0"/>
      <w:marTop w:val="0"/>
      <w:marBottom w:val="0"/>
      <w:divBdr>
        <w:top w:val="none" w:sz="0" w:space="0" w:color="auto"/>
        <w:left w:val="none" w:sz="0" w:space="0" w:color="auto"/>
        <w:bottom w:val="none" w:sz="0" w:space="0" w:color="auto"/>
        <w:right w:val="none" w:sz="0" w:space="0" w:color="auto"/>
      </w:divBdr>
    </w:div>
    <w:div w:id="1483499192">
      <w:bodyDiv w:val="1"/>
      <w:marLeft w:val="0"/>
      <w:marRight w:val="0"/>
      <w:marTop w:val="0"/>
      <w:marBottom w:val="0"/>
      <w:divBdr>
        <w:top w:val="none" w:sz="0" w:space="0" w:color="auto"/>
        <w:left w:val="none" w:sz="0" w:space="0" w:color="auto"/>
        <w:bottom w:val="none" w:sz="0" w:space="0" w:color="auto"/>
        <w:right w:val="none" w:sz="0" w:space="0" w:color="auto"/>
      </w:divBdr>
    </w:div>
    <w:div w:id="1496648274">
      <w:bodyDiv w:val="1"/>
      <w:marLeft w:val="0"/>
      <w:marRight w:val="0"/>
      <w:marTop w:val="0"/>
      <w:marBottom w:val="0"/>
      <w:divBdr>
        <w:top w:val="none" w:sz="0" w:space="0" w:color="auto"/>
        <w:left w:val="none" w:sz="0" w:space="0" w:color="auto"/>
        <w:bottom w:val="none" w:sz="0" w:space="0" w:color="auto"/>
        <w:right w:val="none" w:sz="0" w:space="0" w:color="auto"/>
      </w:divBdr>
    </w:div>
    <w:div w:id="1519277112">
      <w:bodyDiv w:val="1"/>
      <w:marLeft w:val="0"/>
      <w:marRight w:val="0"/>
      <w:marTop w:val="0"/>
      <w:marBottom w:val="0"/>
      <w:divBdr>
        <w:top w:val="none" w:sz="0" w:space="0" w:color="auto"/>
        <w:left w:val="none" w:sz="0" w:space="0" w:color="auto"/>
        <w:bottom w:val="none" w:sz="0" w:space="0" w:color="auto"/>
        <w:right w:val="none" w:sz="0" w:space="0" w:color="auto"/>
      </w:divBdr>
    </w:div>
    <w:div w:id="1540241118">
      <w:bodyDiv w:val="1"/>
      <w:marLeft w:val="0"/>
      <w:marRight w:val="0"/>
      <w:marTop w:val="0"/>
      <w:marBottom w:val="0"/>
      <w:divBdr>
        <w:top w:val="none" w:sz="0" w:space="0" w:color="auto"/>
        <w:left w:val="none" w:sz="0" w:space="0" w:color="auto"/>
        <w:bottom w:val="none" w:sz="0" w:space="0" w:color="auto"/>
        <w:right w:val="none" w:sz="0" w:space="0" w:color="auto"/>
      </w:divBdr>
    </w:div>
    <w:div w:id="1542397725">
      <w:bodyDiv w:val="1"/>
      <w:marLeft w:val="0"/>
      <w:marRight w:val="0"/>
      <w:marTop w:val="0"/>
      <w:marBottom w:val="0"/>
      <w:divBdr>
        <w:top w:val="none" w:sz="0" w:space="0" w:color="auto"/>
        <w:left w:val="none" w:sz="0" w:space="0" w:color="auto"/>
        <w:bottom w:val="none" w:sz="0" w:space="0" w:color="auto"/>
        <w:right w:val="none" w:sz="0" w:space="0" w:color="auto"/>
      </w:divBdr>
    </w:div>
    <w:div w:id="1548836962">
      <w:bodyDiv w:val="1"/>
      <w:marLeft w:val="0"/>
      <w:marRight w:val="0"/>
      <w:marTop w:val="0"/>
      <w:marBottom w:val="0"/>
      <w:divBdr>
        <w:top w:val="none" w:sz="0" w:space="0" w:color="auto"/>
        <w:left w:val="none" w:sz="0" w:space="0" w:color="auto"/>
        <w:bottom w:val="none" w:sz="0" w:space="0" w:color="auto"/>
        <w:right w:val="none" w:sz="0" w:space="0" w:color="auto"/>
      </w:divBdr>
    </w:div>
    <w:div w:id="1563131267">
      <w:bodyDiv w:val="1"/>
      <w:marLeft w:val="0"/>
      <w:marRight w:val="0"/>
      <w:marTop w:val="0"/>
      <w:marBottom w:val="0"/>
      <w:divBdr>
        <w:top w:val="none" w:sz="0" w:space="0" w:color="auto"/>
        <w:left w:val="none" w:sz="0" w:space="0" w:color="auto"/>
        <w:bottom w:val="none" w:sz="0" w:space="0" w:color="auto"/>
        <w:right w:val="none" w:sz="0" w:space="0" w:color="auto"/>
      </w:divBdr>
    </w:div>
    <w:div w:id="1594125133">
      <w:bodyDiv w:val="1"/>
      <w:marLeft w:val="0"/>
      <w:marRight w:val="0"/>
      <w:marTop w:val="0"/>
      <w:marBottom w:val="0"/>
      <w:divBdr>
        <w:top w:val="none" w:sz="0" w:space="0" w:color="auto"/>
        <w:left w:val="none" w:sz="0" w:space="0" w:color="auto"/>
        <w:bottom w:val="none" w:sz="0" w:space="0" w:color="auto"/>
        <w:right w:val="none" w:sz="0" w:space="0" w:color="auto"/>
      </w:divBdr>
    </w:div>
    <w:div w:id="1606114315">
      <w:bodyDiv w:val="1"/>
      <w:marLeft w:val="0"/>
      <w:marRight w:val="0"/>
      <w:marTop w:val="0"/>
      <w:marBottom w:val="0"/>
      <w:divBdr>
        <w:top w:val="none" w:sz="0" w:space="0" w:color="auto"/>
        <w:left w:val="none" w:sz="0" w:space="0" w:color="auto"/>
        <w:bottom w:val="none" w:sz="0" w:space="0" w:color="auto"/>
        <w:right w:val="none" w:sz="0" w:space="0" w:color="auto"/>
      </w:divBdr>
    </w:div>
    <w:div w:id="1606231038">
      <w:bodyDiv w:val="1"/>
      <w:marLeft w:val="0"/>
      <w:marRight w:val="0"/>
      <w:marTop w:val="0"/>
      <w:marBottom w:val="0"/>
      <w:divBdr>
        <w:top w:val="none" w:sz="0" w:space="0" w:color="auto"/>
        <w:left w:val="none" w:sz="0" w:space="0" w:color="auto"/>
        <w:bottom w:val="none" w:sz="0" w:space="0" w:color="auto"/>
        <w:right w:val="none" w:sz="0" w:space="0" w:color="auto"/>
      </w:divBdr>
    </w:div>
    <w:div w:id="1640187998">
      <w:bodyDiv w:val="1"/>
      <w:marLeft w:val="0"/>
      <w:marRight w:val="0"/>
      <w:marTop w:val="0"/>
      <w:marBottom w:val="0"/>
      <w:divBdr>
        <w:top w:val="none" w:sz="0" w:space="0" w:color="auto"/>
        <w:left w:val="none" w:sz="0" w:space="0" w:color="auto"/>
        <w:bottom w:val="none" w:sz="0" w:space="0" w:color="auto"/>
        <w:right w:val="none" w:sz="0" w:space="0" w:color="auto"/>
      </w:divBdr>
    </w:div>
    <w:div w:id="1649360159">
      <w:bodyDiv w:val="1"/>
      <w:marLeft w:val="0"/>
      <w:marRight w:val="0"/>
      <w:marTop w:val="0"/>
      <w:marBottom w:val="0"/>
      <w:divBdr>
        <w:top w:val="none" w:sz="0" w:space="0" w:color="auto"/>
        <w:left w:val="none" w:sz="0" w:space="0" w:color="auto"/>
        <w:bottom w:val="none" w:sz="0" w:space="0" w:color="auto"/>
        <w:right w:val="none" w:sz="0" w:space="0" w:color="auto"/>
      </w:divBdr>
    </w:div>
    <w:div w:id="1662274243">
      <w:bodyDiv w:val="1"/>
      <w:marLeft w:val="0"/>
      <w:marRight w:val="0"/>
      <w:marTop w:val="0"/>
      <w:marBottom w:val="0"/>
      <w:divBdr>
        <w:top w:val="none" w:sz="0" w:space="0" w:color="auto"/>
        <w:left w:val="none" w:sz="0" w:space="0" w:color="auto"/>
        <w:bottom w:val="none" w:sz="0" w:space="0" w:color="auto"/>
        <w:right w:val="none" w:sz="0" w:space="0" w:color="auto"/>
      </w:divBdr>
    </w:div>
    <w:div w:id="1663196652">
      <w:bodyDiv w:val="1"/>
      <w:marLeft w:val="0"/>
      <w:marRight w:val="0"/>
      <w:marTop w:val="0"/>
      <w:marBottom w:val="0"/>
      <w:divBdr>
        <w:top w:val="none" w:sz="0" w:space="0" w:color="auto"/>
        <w:left w:val="none" w:sz="0" w:space="0" w:color="auto"/>
        <w:bottom w:val="none" w:sz="0" w:space="0" w:color="auto"/>
        <w:right w:val="none" w:sz="0" w:space="0" w:color="auto"/>
      </w:divBdr>
    </w:div>
    <w:div w:id="1670912438">
      <w:bodyDiv w:val="1"/>
      <w:marLeft w:val="0"/>
      <w:marRight w:val="0"/>
      <w:marTop w:val="0"/>
      <w:marBottom w:val="0"/>
      <w:divBdr>
        <w:top w:val="none" w:sz="0" w:space="0" w:color="auto"/>
        <w:left w:val="none" w:sz="0" w:space="0" w:color="auto"/>
        <w:bottom w:val="none" w:sz="0" w:space="0" w:color="auto"/>
        <w:right w:val="none" w:sz="0" w:space="0" w:color="auto"/>
      </w:divBdr>
    </w:div>
    <w:div w:id="1709796133">
      <w:bodyDiv w:val="1"/>
      <w:marLeft w:val="0"/>
      <w:marRight w:val="0"/>
      <w:marTop w:val="0"/>
      <w:marBottom w:val="0"/>
      <w:divBdr>
        <w:top w:val="none" w:sz="0" w:space="0" w:color="auto"/>
        <w:left w:val="none" w:sz="0" w:space="0" w:color="auto"/>
        <w:bottom w:val="none" w:sz="0" w:space="0" w:color="auto"/>
        <w:right w:val="none" w:sz="0" w:space="0" w:color="auto"/>
      </w:divBdr>
    </w:div>
    <w:div w:id="1719166196">
      <w:bodyDiv w:val="1"/>
      <w:marLeft w:val="0"/>
      <w:marRight w:val="0"/>
      <w:marTop w:val="0"/>
      <w:marBottom w:val="0"/>
      <w:divBdr>
        <w:top w:val="none" w:sz="0" w:space="0" w:color="auto"/>
        <w:left w:val="none" w:sz="0" w:space="0" w:color="auto"/>
        <w:bottom w:val="none" w:sz="0" w:space="0" w:color="auto"/>
        <w:right w:val="none" w:sz="0" w:space="0" w:color="auto"/>
      </w:divBdr>
    </w:div>
    <w:div w:id="1737128178">
      <w:bodyDiv w:val="1"/>
      <w:marLeft w:val="0"/>
      <w:marRight w:val="0"/>
      <w:marTop w:val="0"/>
      <w:marBottom w:val="0"/>
      <w:divBdr>
        <w:top w:val="none" w:sz="0" w:space="0" w:color="auto"/>
        <w:left w:val="none" w:sz="0" w:space="0" w:color="auto"/>
        <w:bottom w:val="none" w:sz="0" w:space="0" w:color="auto"/>
        <w:right w:val="none" w:sz="0" w:space="0" w:color="auto"/>
      </w:divBdr>
    </w:div>
    <w:div w:id="1749425062">
      <w:bodyDiv w:val="1"/>
      <w:marLeft w:val="0"/>
      <w:marRight w:val="0"/>
      <w:marTop w:val="0"/>
      <w:marBottom w:val="0"/>
      <w:divBdr>
        <w:top w:val="none" w:sz="0" w:space="0" w:color="auto"/>
        <w:left w:val="none" w:sz="0" w:space="0" w:color="auto"/>
        <w:bottom w:val="none" w:sz="0" w:space="0" w:color="auto"/>
        <w:right w:val="none" w:sz="0" w:space="0" w:color="auto"/>
      </w:divBdr>
    </w:div>
    <w:div w:id="1751148173">
      <w:bodyDiv w:val="1"/>
      <w:marLeft w:val="0"/>
      <w:marRight w:val="0"/>
      <w:marTop w:val="0"/>
      <w:marBottom w:val="0"/>
      <w:divBdr>
        <w:top w:val="none" w:sz="0" w:space="0" w:color="auto"/>
        <w:left w:val="none" w:sz="0" w:space="0" w:color="auto"/>
        <w:bottom w:val="none" w:sz="0" w:space="0" w:color="auto"/>
        <w:right w:val="none" w:sz="0" w:space="0" w:color="auto"/>
      </w:divBdr>
      <w:divsChild>
        <w:div w:id="322927132">
          <w:marLeft w:val="547"/>
          <w:marRight w:val="0"/>
          <w:marTop w:val="0"/>
          <w:marBottom w:val="0"/>
          <w:divBdr>
            <w:top w:val="none" w:sz="0" w:space="0" w:color="auto"/>
            <w:left w:val="none" w:sz="0" w:space="0" w:color="auto"/>
            <w:bottom w:val="none" w:sz="0" w:space="0" w:color="auto"/>
            <w:right w:val="none" w:sz="0" w:space="0" w:color="auto"/>
          </w:divBdr>
        </w:div>
        <w:div w:id="753667292">
          <w:marLeft w:val="1166"/>
          <w:marRight w:val="0"/>
          <w:marTop w:val="0"/>
          <w:marBottom w:val="0"/>
          <w:divBdr>
            <w:top w:val="none" w:sz="0" w:space="0" w:color="auto"/>
            <w:left w:val="none" w:sz="0" w:space="0" w:color="auto"/>
            <w:bottom w:val="none" w:sz="0" w:space="0" w:color="auto"/>
            <w:right w:val="none" w:sz="0" w:space="0" w:color="auto"/>
          </w:divBdr>
        </w:div>
        <w:div w:id="1025136677">
          <w:marLeft w:val="1166"/>
          <w:marRight w:val="0"/>
          <w:marTop w:val="0"/>
          <w:marBottom w:val="0"/>
          <w:divBdr>
            <w:top w:val="none" w:sz="0" w:space="0" w:color="auto"/>
            <w:left w:val="none" w:sz="0" w:space="0" w:color="auto"/>
            <w:bottom w:val="none" w:sz="0" w:space="0" w:color="auto"/>
            <w:right w:val="none" w:sz="0" w:space="0" w:color="auto"/>
          </w:divBdr>
        </w:div>
      </w:divsChild>
    </w:div>
    <w:div w:id="1764371538">
      <w:bodyDiv w:val="1"/>
      <w:marLeft w:val="0"/>
      <w:marRight w:val="0"/>
      <w:marTop w:val="0"/>
      <w:marBottom w:val="0"/>
      <w:divBdr>
        <w:top w:val="none" w:sz="0" w:space="0" w:color="auto"/>
        <w:left w:val="none" w:sz="0" w:space="0" w:color="auto"/>
        <w:bottom w:val="none" w:sz="0" w:space="0" w:color="auto"/>
        <w:right w:val="none" w:sz="0" w:space="0" w:color="auto"/>
      </w:divBdr>
    </w:div>
    <w:div w:id="1781878003">
      <w:bodyDiv w:val="1"/>
      <w:marLeft w:val="0"/>
      <w:marRight w:val="0"/>
      <w:marTop w:val="0"/>
      <w:marBottom w:val="0"/>
      <w:divBdr>
        <w:top w:val="none" w:sz="0" w:space="0" w:color="auto"/>
        <w:left w:val="none" w:sz="0" w:space="0" w:color="auto"/>
        <w:bottom w:val="none" w:sz="0" w:space="0" w:color="auto"/>
        <w:right w:val="none" w:sz="0" w:space="0" w:color="auto"/>
      </w:divBdr>
    </w:div>
    <w:div w:id="1796171188">
      <w:bodyDiv w:val="1"/>
      <w:marLeft w:val="0"/>
      <w:marRight w:val="0"/>
      <w:marTop w:val="0"/>
      <w:marBottom w:val="0"/>
      <w:divBdr>
        <w:top w:val="none" w:sz="0" w:space="0" w:color="auto"/>
        <w:left w:val="none" w:sz="0" w:space="0" w:color="auto"/>
        <w:bottom w:val="none" w:sz="0" w:space="0" w:color="auto"/>
        <w:right w:val="none" w:sz="0" w:space="0" w:color="auto"/>
      </w:divBdr>
    </w:div>
    <w:div w:id="1800419067">
      <w:bodyDiv w:val="1"/>
      <w:marLeft w:val="0"/>
      <w:marRight w:val="0"/>
      <w:marTop w:val="0"/>
      <w:marBottom w:val="0"/>
      <w:divBdr>
        <w:top w:val="none" w:sz="0" w:space="0" w:color="auto"/>
        <w:left w:val="none" w:sz="0" w:space="0" w:color="auto"/>
        <w:bottom w:val="none" w:sz="0" w:space="0" w:color="auto"/>
        <w:right w:val="none" w:sz="0" w:space="0" w:color="auto"/>
      </w:divBdr>
      <w:divsChild>
        <w:div w:id="57870940">
          <w:marLeft w:val="0"/>
          <w:marRight w:val="0"/>
          <w:marTop w:val="0"/>
          <w:marBottom w:val="0"/>
          <w:divBdr>
            <w:top w:val="none" w:sz="0" w:space="0" w:color="auto"/>
            <w:left w:val="none" w:sz="0" w:space="0" w:color="auto"/>
            <w:bottom w:val="none" w:sz="0" w:space="0" w:color="auto"/>
            <w:right w:val="none" w:sz="0" w:space="0" w:color="auto"/>
          </w:divBdr>
        </w:div>
      </w:divsChild>
    </w:div>
    <w:div w:id="1813136246">
      <w:bodyDiv w:val="1"/>
      <w:marLeft w:val="0"/>
      <w:marRight w:val="0"/>
      <w:marTop w:val="0"/>
      <w:marBottom w:val="0"/>
      <w:divBdr>
        <w:top w:val="none" w:sz="0" w:space="0" w:color="auto"/>
        <w:left w:val="none" w:sz="0" w:space="0" w:color="auto"/>
        <w:bottom w:val="none" w:sz="0" w:space="0" w:color="auto"/>
        <w:right w:val="none" w:sz="0" w:space="0" w:color="auto"/>
      </w:divBdr>
    </w:div>
    <w:div w:id="1824929814">
      <w:bodyDiv w:val="1"/>
      <w:marLeft w:val="0"/>
      <w:marRight w:val="0"/>
      <w:marTop w:val="0"/>
      <w:marBottom w:val="0"/>
      <w:divBdr>
        <w:top w:val="none" w:sz="0" w:space="0" w:color="auto"/>
        <w:left w:val="none" w:sz="0" w:space="0" w:color="auto"/>
        <w:bottom w:val="none" w:sz="0" w:space="0" w:color="auto"/>
        <w:right w:val="none" w:sz="0" w:space="0" w:color="auto"/>
      </w:divBdr>
    </w:div>
    <w:div w:id="1838642820">
      <w:bodyDiv w:val="1"/>
      <w:marLeft w:val="0"/>
      <w:marRight w:val="0"/>
      <w:marTop w:val="0"/>
      <w:marBottom w:val="0"/>
      <w:divBdr>
        <w:top w:val="none" w:sz="0" w:space="0" w:color="auto"/>
        <w:left w:val="none" w:sz="0" w:space="0" w:color="auto"/>
        <w:bottom w:val="none" w:sz="0" w:space="0" w:color="auto"/>
        <w:right w:val="none" w:sz="0" w:space="0" w:color="auto"/>
      </w:divBdr>
    </w:div>
    <w:div w:id="1846751430">
      <w:bodyDiv w:val="1"/>
      <w:marLeft w:val="0"/>
      <w:marRight w:val="0"/>
      <w:marTop w:val="0"/>
      <w:marBottom w:val="0"/>
      <w:divBdr>
        <w:top w:val="none" w:sz="0" w:space="0" w:color="auto"/>
        <w:left w:val="none" w:sz="0" w:space="0" w:color="auto"/>
        <w:bottom w:val="none" w:sz="0" w:space="0" w:color="auto"/>
        <w:right w:val="none" w:sz="0" w:space="0" w:color="auto"/>
      </w:divBdr>
    </w:div>
    <w:div w:id="1852908957">
      <w:bodyDiv w:val="1"/>
      <w:marLeft w:val="0"/>
      <w:marRight w:val="0"/>
      <w:marTop w:val="0"/>
      <w:marBottom w:val="0"/>
      <w:divBdr>
        <w:top w:val="none" w:sz="0" w:space="0" w:color="auto"/>
        <w:left w:val="none" w:sz="0" w:space="0" w:color="auto"/>
        <w:bottom w:val="none" w:sz="0" w:space="0" w:color="auto"/>
        <w:right w:val="none" w:sz="0" w:space="0" w:color="auto"/>
      </w:divBdr>
    </w:div>
    <w:div w:id="1875728145">
      <w:bodyDiv w:val="1"/>
      <w:marLeft w:val="0"/>
      <w:marRight w:val="0"/>
      <w:marTop w:val="0"/>
      <w:marBottom w:val="0"/>
      <w:divBdr>
        <w:top w:val="none" w:sz="0" w:space="0" w:color="auto"/>
        <w:left w:val="none" w:sz="0" w:space="0" w:color="auto"/>
        <w:bottom w:val="none" w:sz="0" w:space="0" w:color="auto"/>
        <w:right w:val="none" w:sz="0" w:space="0" w:color="auto"/>
      </w:divBdr>
    </w:div>
    <w:div w:id="1894194860">
      <w:bodyDiv w:val="1"/>
      <w:marLeft w:val="0"/>
      <w:marRight w:val="0"/>
      <w:marTop w:val="0"/>
      <w:marBottom w:val="0"/>
      <w:divBdr>
        <w:top w:val="none" w:sz="0" w:space="0" w:color="auto"/>
        <w:left w:val="none" w:sz="0" w:space="0" w:color="auto"/>
        <w:bottom w:val="none" w:sz="0" w:space="0" w:color="auto"/>
        <w:right w:val="none" w:sz="0" w:space="0" w:color="auto"/>
      </w:divBdr>
    </w:div>
    <w:div w:id="1903175932">
      <w:bodyDiv w:val="1"/>
      <w:marLeft w:val="0"/>
      <w:marRight w:val="0"/>
      <w:marTop w:val="0"/>
      <w:marBottom w:val="0"/>
      <w:divBdr>
        <w:top w:val="none" w:sz="0" w:space="0" w:color="auto"/>
        <w:left w:val="none" w:sz="0" w:space="0" w:color="auto"/>
        <w:bottom w:val="none" w:sz="0" w:space="0" w:color="auto"/>
        <w:right w:val="none" w:sz="0" w:space="0" w:color="auto"/>
      </w:divBdr>
    </w:div>
    <w:div w:id="1918830898">
      <w:bodyDiv w:val="1"/>
      <w:marLeft w:val="0"/>
      <w:marRight w:val="0"/>
      <w:marTop w:val="0"/>
      <w:marBottom w:val="0"/>
      <w:divBdr>
        <w:top w:val="none" w:sz="0" w:space="0" w:color="auto"/>
        <w:left w:val="none" w:sz="0" w:space="0" w:color="auto"/>
        <w:bottom w:val="none" w:sz="0" w:space="0" w:color="auto"/>
        <w:right w:val="none" w:sz="0" w:space="0" w:color="auto"/>
      </w:divBdr>
    </w:div>
    <w:div w:id="1926454555">
      <w:bodyDiv w:val="1"/>
      <w:marLeft w:val="0"/>
      <w:marRight w:val="0"/>
      <w:marTop w:val="0"/>
      <w:marBottom w:val="0"/>
      <w:divBdr>
        <w:top w:val="none" w:sz="0" w:space="0" w:color="auto"/>
        <w:left w:val="none" w:sz="0" w:space="0" w:color="auto"/>
        <w:bottom w:val="none" w:sz="0" w:space="0" w:color="auto"/>
        <w:right w:val="none" w:sz="0" w:space="0" w:color="auto"/>
      </w:divBdr>
    </w:div>
    <w:div w:id="1926525089">
      <w:bodyDiv w:val="1"/>
      <w:marLeft w:val="0"/>
      <w:marRight w:val="0"/>
      <w:marTop w:val="0"/>
      <w:marBottom w:val="0"/>
      <w:divBdr>
        <w:top w:val="none" w:sz="0" w:space="0" w:color="auto"/>
        <w:left w:val="none" w:sz="0" w:space="0" w:color="auto"/>
        <w:bottom w:val="none" w:sz="0" w:space="0" w:color="auto"/>
        <w:right w:val="none" w:sz="0" w:space="0" w:color="auto"/>
      </w:divBdr>
    </w:div>
    <w:div w:id="1950044988">
      <w:bodyDiv w:val="1"/>
      <w:marLeft w:val="0"/>
      <w:marRight w:val="0"/>
      <w:marTop w:val="0"/>
      <w:marBottom w:val="0"/>
      <w:divBdr>
        <w:top w:val="none" w:sz="0" w:space="0" w:color="auto"/>
        <w:left w:val="none" w:sz="0" w:space="0" w:color="auto"/>
        <w:bottom w:val="none" w:sz="0" w:space="0" w:color="auto"/>
        <w:right w:val="none" w:sz="0" w:space="0" w:color="auto"/>
      </w:divBdr>
      <w:divsChild>
        <w:div w:id="905451985">
          <w:marLeft w:val="1080"/>
          <w:marRight w:val="0"/>
          <w:marTop w:val="100"/>
          <w:marBottom w:val="0"/>
          <w:divBdr>
            <w:top w:val="none" w:sz="0" w:space="0" w:color="auto"/>
            <w:left w:val="none" w:sz="0" w:space="0" w:color="auto"/>
            <w:bottom w:val="none" w:sz="0" w:space="0" w:color="auto"/>
            <w:right w:val="none" w:sz="0" w:space="0" w:color="auto"/>
          </w:divBdr>
        </w:div>
      </w:divsChild>
    </w:div>
    <w:div w:id="1950118454">
      <w:bodyDiv w:val="1"/>
      <w:marLeft w:val="0"/>
      <w:marRight w:val="0"/>
      <w:marTop w:val="0"/>
      <w:marBottom w:val="0"/>
      <w:divBdr>
        <w:top w:val="none" w:sz="0" w:space="0" w:color="auto"/>
        <w:left w:val="none" w:sz="0" w:space="0" w:color="auto"/>
        <w:bottom w:val="none" w:sz="0" w:space="0" w:color="auto"/>
        <w:right w:val="none" w:sz="0" w:space="0" w:color="auto"/>
      </w:divBdr>
    </w:div>
    <w:div w:id="1959875799">
      <w:bodyDiv w:val="1"/>
      <w:marLeft w:val="0"/>
      <w:marRight w:val="0"/>
      <w:marTop w:val="0"/>
      <w:marBottom w:val="0"/>
      <w:divBdr>
        <w:top w:val="none" w:sz="0" w:space="0" w:color="auto"/>
        <w:left w:val="none" w:sz="0" w:space="0" w:color="auto"/>
        <w:bottom w:val="none" w:sz="0" w:space="0" w:color="auto"/>
        <w:right w:val="none" w:sz="0" w:space="0" w:color="auto"/>
      </w:divBdr>
    </w:div>
    <w:div w:id="1960062944">
      <w:bodyDiv w:val="1"/>
      <w:marLeft w:val="0"/>
      <w:marRight w:val="0"/>
      <w:marTop w:val="0"/>
      <w:marBottom w:val="0"/>
      <w:divBdr>
        <w:top w:val="none" w:sz="0" w:space="0" w:color="auto"/>
        <w:left w:val="none" w:sz="0" w:space="0" w:color="auto"/>
        <w:bottom w:val="none" w:sz="0" w:space="0" w:color="auto"/>
        <w:right w:val="none" w:sz="0" w:space="0" w:color="auto"/>
      </w:divBdr>
    </w:div>
    <w:div w:id="1968581640">
      <w:bodyDiv w:val="1"/>
      <w:marLeft w:val="0"/>
      <w:marRight w:val="0"/>
      <w:marTop w:val="0"/>
      <w:marBottom w:val="0"/>
      <w:divBdr>
        <w:top w:val="none" w:sz="0" w:space="0" w:color="auto"/>
        <w:left w:val="none" w:sz="0" w:space="0" w:color="auto"/>
        <w:bottom w:val="none" w:sz="0" w:space="0" w:color="auto"/>
        <w:right w:val="none" w:sz="0" w:space="0" w:color="auto"/>
      </w:divBdr>
    </w:div>
    <w:div w:id="1986817134">
      <w:bodyDiv w:val="1"/>
      <w:marLeft w:val="0"/>
      <w:marRight w:val="0"/>
      <w:marTop w:val="0"/>
      <w:marBottom w:val="0"/>
      <w:divBdr>
        <w:top w:val="none" w:sz="0" w:space="0" w:color="auto"/>
        <w:left w:val="none" w:sz="0" w:space="0" w:color="auto"/>
        <w:bottom w:val="none" w:sz="0" w:space="0" w:color="auto"/>
        <w:right w:val="none" w:sz="0" w:space="0" w:color="auto"/>
      </w:divBdr>
    </w:div>
    <w:div w:id="2002930963">
      <w:bodyDiv w:val="1"/>
      <w:marLeft w:val="0"/>
      <w:marRight w:val="0"/>
      <w:marTop w:val="0"/>
      <w:marBottom w:val="0"/>
      <w:divBdr>
        <w:top w:val="none" w:sz="0" w:space="0" w:color="auto"/>
        <w:left w:val="none" w:sz="0" w:space="0" w:color="auto"/>
        <w:bottom w:val="none" w:sz="0" w:space="0" w:color="auto"/>
        <w:right w:val="none" w:sz="0" w:space="0" w:color="auto"/>
      </w:divBdr>
    </w:div>
    <w:div w:id="2010256635">
      <w:bodyDiv w:val="1"/>
      <w:marLeft w:val="0"/>
      <w:marRight w:val="0"/>
      <w:marTop w:val="0"/>
      <w:marBottom w:val="0"/>
      <w:divBdr>
        <w:top w:val="none" w:sz="0" w:space="0" w:color="auto"/>
        <w:left w:val="none" w:sz="0" w:space="0" w:color="auto"/>
        <w:bottom w:val="none" w:sz="0" w:space="0" w:color="auto"/>
        <w:right w:val="none" w:sz="0" w:space="0" w:color="auto"/>
      </w:divBdr>
    </w:div>
    <w:div w:id="2059088011">
      <w:bodyDiv w:val="1"/>
      <w:marLeft w:val="0"/>
      <w:marRight w:val="0"/>
      <w:marTop w:val="0"/>
      <w:marBottom w:val="0"/>
      <w:divBdr>
        <w:top w:val="none" w:sz="0" w:space="0" w:color="auto"/>
        <w:left w:val="none" w:sz="0" w:space="0" w:color="auto"/>
        <w:bottom w:val="none" w:sz="0" w:space="0" w:color="auto"/>
        <w:right w:val="none" w:sz="0" w:space="0" w:color="auto"/>
      </w:divBdr>
    </w:div>
    <w:div w:id="2063675682">
      <w:bodyDiv w:val="1"/>
      <w:marLeft w:val="0"/>
      <w:marRight w:val="0"/>
      <w:marTop w:val="0"/>
      <w:marBottom w:val="0"/>
      <w:divBdr>
        <w:top w:val="none" w:sz="0" w:space="0" w:color="auto"/>
        <w:left w:val="none" w:sz="0" w:space="0" w:color="auto"/>
        <w:bottom w:val="none" w:sz="0" w:space="0" w:color="auto"/>
        <w:right w:val="none" w:sz="0" w:space="0" w:color="auto"/>
      </w:divBdr>
    </w:div>
    <w:div w:id="2064985104">
      <w:bodyDiv w:val="1"/>
      <w:marLeft w:val="0"/>
      <w:marRight w:val="0"/>
      <w:marTop w:val="0"/>
      <w:marBottom w:val="0"/>
      <w:divBdr>
        <w:top w:val="none" w:sz="0" w:space="0" w:color="auto"/>
        <w:left w:val="none" w:sz="0" w:space="0" w:color="auto"/>
        <w:bottom w:val="none" w:sz="0" w:space="0" w:color="auto"/>
        <w:right w:val="none" w:sz="0" w:space="0" w:color="auto"/>
      </w:divBdr>
    </w:div>
    <w:div w:id="2093744906">
      <w:bodyDiv w:val="1"/>
      <w:marLeft w:val="0"/>
      <w:marRight w:val="0"/>
      <w:marTop w:val="0"/>
      <w:marBottom w:val="0"/>
      <w:divBdr>
        <w:top w:val="none" w:sz="0" w:space="0" w:color="auto"/>
        <w:left w:val="none" w:sz="0" w:space="0" w:color="auto"/>
        <w:bottom w:val="none" w:sz="0" w:space="0" w:color="auto"/>
        <w:right w:val="none" w:sz="0" w:space="0" w:color="auto"/>
      </w:divBdr>
    </w:div>
    <w:div w:id="2094348658">
      <w:bodyDiv w:val="1"/>
      <w:marLeft w:val="0"/>
      <w:marRight w:val="0"/>
      <w:marTop w:val="0"/>
      <w:marBottom w:val="0"/>
      <w:divBdr>
        <w:top w:val="none" w:sz="0" w:space="0" w:color="auto"/>
        <w:left w:val="none" w:sz="0" w:space="0" w:color="auto"/>
        <w:bottom w:val="none" w:sz="0" w:space="0" w:color="auto"/>
        <w:right w:val="none" w:sz="0" w:space="0" w:color="auto"/>
      </w:divBdr>
    </w:div>
    <w:div w:id="2101876519">
      <w:bodyDiv w:val="1"/>
      <w:marLeft w:val="0"/>
      <w:marRight w:val="0"/>
      <w:marTop w:val="0"/>
      <w:marBottom w:val="0"/>
      <w:divBdr>
        <w:top w:val="none" w:sz="0" w:space="0" w:color="auto"/>
        <w:left w:val="none" w:sz="0" w:space="0" w:color="auto"/>
        <w:bottom w:val="none" w:sz="0" w:space="0" w:color="auto"/>
        <w:right w:val="none" w:sz="0" w:space="0" w:color="auto"/>
      </w:divBdr>
    </w:div>
    <w:div w:id="2109307499">
      <w:bodyDiv w:val="1"/>
      <w:marLeft w:val="0"/>
      <w:marRight w:val="0"/>
      <w:marTop w:val="0"/>
      <w:marBottom w:val="0"/>
      <w:divBdr>
        <w:top w:val="none" w:sz="0" w:space="0" w:color="auto"/>
        <w:left w:val="none" w:sz="0" w:space="0" w:color="auto"/>
        <w:bottom w:val="none" w:sz="0" w:space="0" w:color="auto"/>
        <w:right w:val="none" w:sz="0" w:space="0" w:color="auto"/>
      </w:divBdr>
    </w:div>
    <w:div w:id="2141216876">
      <w:bodyDiv w:val="1"/>
      <w:marLeft w:val="0"/>
      <w:marRight w:val="0"/>
      <w:marTop w:val="0"/>
      <w:marBottom w:val="0"/>
      <w:divBdr>
        <w:top w:val="none" w:sz="0" w:space="0" w:color="auto"/>
        <w:left w:val="none" w:sz="0" w:space="0" w:color="auto"/>
        <w:bottom w:val="none" w:sz="0" w:space="0" w:color="auto"/>
        <w:right w:val="none" w:sz="0" w:space="0" w:color="auto"/>
      </w:divBdr>
      <w:divsChild>
        <w:div w:id="745691605">
          <w:marLeft w:val="1987"/>
          <w:marRight w:val="0"/>
          <w:marTop w:val="100"/>
          <w:marBottom w:val="0"/>
          <w:divBdr>
            <w:top w:val="none" w:sz="0" w:space="0" w:color="auto"/>
            <w:left w:val="none" w:sz="0" w:space="0" w:color="auto"/>
            <w:bottom w:val="none" w:sz="0" w:space="0" w:color="auto"/>
            <w:right w:val="none" w:sz="0" w:space="0" w:color="auto"/>
          </w:divBdr>
        </w:div>
        <w:div w:id="399865410">
          <w:marLeft w:val="1987"/>
          <w:marRight w:val="0"/>
          <w:marTop w:val="10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us-apps2.hcl-axon.com/APSE/SCE_CSRP/Mgmt.nsf/DocUniqueKey/USDC-AQQMSL?OpenDocument" TargetMode="External"/><Relationship Id="rId18" Type="http://schemas.openxmlformats.org/officeDocument/2006/relationships/image" Target="media/image6.png"/><Relationship Id="rId26" Type="http://schemas.openxmlformats.org/officeDocument/2006/relationships/image" Target="cid:eb2afadb-1bdb-0b57-e60a-2bebd9d1e2af@yahoo.com" TargetMode="External"/><Relationship Id="rId39" Type="http://schemas.openxmlformats.org/officeDocument/2006/relationships/image" Target="media/image14.png"/><Relationship Id="rId21" Type="http://schemas.openxmlformats.org/officeDocument/2006/relationships/hyperlink" Target="mailto:SCE-OLS@sce.com" TargetMode="External"/><Relationship Id="rId34" Type="http://schemas.openxmlformats.org/officeDocument/2006/relationships/image" Target="media/image13.png"/><Relationship Id="rId42" Type="http://schemas.openxmlformats.org/officeDocument/2006/relationships/hyperlink" Target="https://us-apps2.hcl-axon.com/APSE/SCE_CSRP/DProcess.nsf/2c4e1f9759250dcd802571a4002f9f9f/22683a55a93bfe2e8825814c00567b3e?OpenDocument" TargetMode="External"/><Relationship Id="rId47" Type="http://schemas.openxmlformats.org/officeDocument/2006/relationships/hyperlink" Target="https://us-apps2.hcl-axon.com/APSE/SCE_CSRP/DProcess.nsf/2c4e1f9759250dcd802571a4002f9f9f/2b51f2a0dcd64688882581a2000864eb?OpenDocument" TargetMode="External"/><Relationship Id="rId50" Type="http://schemas.openxmlformats.org/officeDocument/2006/relationships/package" Target="embeddings/Microsoft_Visio_Drawing11.vsdx"/><Relationship Id="rId55" Type="http://schemas.openxmlformats.org/officeDocument/2006/relationships/hyperlink" Target="https://us-apps2.hcl-axon.com/APSE/SCE_CSRP/Mgmt.nsf/DocUniqueKey/USDC-ANPN2C?OpenDocument" TargetMode="External"/><Relationship Id="rId63" Type="http://schemas.openxmlformats.org/officeDocument/2006/relationships/image" Target="media/image20.png"/><Relationship Id="rId68" Type="http://schemas.openxmlformats.org/officeDocument/2006/relationships/oleObject" Target="embeddings/Microsoft_Visio_2003-2010_Drawing22.vsd"/><Relationship Id="rId76" Type="http://schemas.openxmlformats.org/officeDocument/2006/relationships/theme" Target="theme/theme1.xml"/><Relationship Id="rId7" Type="http://schemas.openxmlformats.org/officeDocument/2006/relationships/settings" Target="settings.xml"/><Relationship Id="rId71"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4.png"/><Relationship Id="rId29" Type="http://schemas.openxmlformats.org/officeDocument/2006/relationships/image" Target="media/image11.png"/><Relationship Id="rId11" Type="http://schemas.openxmlformats.org/officeDocument/2006/relationships/image" Target="media/image1.png"/><Relationship Id="rId24" Type="http://schemas.openxmlformats.org/officeDocument/2006/relationships/hyperlink" Target="https://us-apps2.hcl-axon.com/APSE/SCE_CSRP/DProcess.nsf/2c4e1f9759250dcd802571a4002f9f9f/a016bcd3bcf0513f8825823500237977?OpenDocument" TargetMode="External"/><Relationship Id="rId32" Type="http://schemas.openxmlformats.org/officeDocument/2006/relationships/image" Target="cid:6e3ee481-d3ce-6a4f-06b1-99d5395ff94d@yahoo.com" TargetMode="External"/><Relationship Id="rId37" Type="http://schemas.openxmlformats.org/officeDocument/2006/relationships/hyperlink" Target="https://us-apps2.hcl-axon.com/APSE/SCE_CSRP/DProcess.nsf/2c4e1f9759250dcd802571a4002f9f9f/4f286a0536466a74882581a2005a682e?OpenDocument" TargetMode="External"/><Relationship Id="rId40" Type="http://schemas.openxmlformats.org/officeDocument/2006/relationships/hyperlink" Target="https://us-apps2.hcl-axon.com/APSE/SCE_CSRP/DProcess.nsf/2c4e1f9759250dcd802571a4002f9f9f/22683a55a93bfe2e8825814c00567b3e?OpenDocument" TargetMode="External"/><Relationship Id="rId45" Type="http://schemas.openxmlformats.org/officeDocument/2006/relationships/hyperlink" Target="https://us-apps2.hcl-axon.com/APSE/SCE_CSRP/DProcess.nsf/2c4e1f9759250dcd802571a4002f9f9f/22683a55a93bfe2e8825814c00567b3e?OpenDocument" TargetMode="External"/><Relationship Id="rId53" Type="http://schemas.openxmlformats.org/officeDocument/2006/relationships/image" Target="media/image17.emf"/><Relationship Id="rId58" Type="http://schemas.openxmlformats.org/officeDocument/2006/relationships/hyperlink" Target="https://us-apps2.hcl-axon.com/APSE/SCE_CSRP/TDesign.nsf/AllBytxtFormDocNum/TDesign.nsf/Development%20Specification~000115?OpenDocument" TargetMode="External"/><Relationship Id="rId66" Type="http://schemas.openxmlformats.org/officeDocument/2006/relationships/oleObject" Target="embeddings/Microsoft_Visio_2003-2010_Drawing11.vsd"/><Relationship Id="rId7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8.png"/><Relationship Id="rId28" Type="http://schemas.openxmlformats.org/officeDocument/2006/relationships/image" Target="cid:d77b7f2b-0dbc-49d9-42b2-6ed5a5c8eda2@yahoo.com" TargetMode="External"/><Relationship Id="rId36" Type="http://schemas.openxmlformats.org/officeDocument/2006/relationships/hyperlink" Target="https://us-apps2.hcl-axon.com/APSE/SCE_CSRP/TDesign.nsf/AllBytxtFormDocNum/TDesign.nsf/Development%20Specification~000115?OpenDocument" TargetMode="External"/><Relationship Id="rId49" Type="http://schemas.openxmlformats.org/officeDocument/2006/relationships/image" Target="media/image15.emf"/><Relationship Id="rId57" Type="http://schemas.openxmlformats.org/officeDocument/2006/relationships/hyperlink" Target="https://us-apps2.hcl-axon.com/APSE/SCE_CSRP/Mgmt.nsf/DocUniqueKey/USDC-AQPTS3?OpenDocument" TargetMode="External"/><Relationship Id="rId61" Type="http://schemas.microsoft.com/office/2011/relationships/commentsExtended" Target="commentsExtended.xml"/><Relationship Id="rId10" Type="http://schemas.openxmlformats.org/officeDocument/2006/relationships/endnotes" Target="endnotes.xml"/><Relationship Id="rId19" Type="http://schemas.openxmlformats.org/officeDocument/2006/relationships/hyperlink" Target="https://us-apps2.hcl-axon.com/APSE/SCE_CSRP/DProcess.nsf/2c4e1f9759250dcd802571a4002f9f9f/a016bcd3bcf0513f8825823500237977?OpenDocument" TargetMode="External"/><Relationship Id="rId31" Type="http://schemas.openxmlformats.org/officeDocument/2006/relationships/image" Target="media/image12.png"/><Relationship Id="rId44" Type="http://schemas.openxmlformats.org/officeDocument/2006/relationships/hyperlink" Target="https://us-apps2.hcl-axon.com/APSE/SCE_CSRP/DProcess.nsf/2c4e1f9759250dcd802571a4002f9f9f/22683a55a93bfe2e8825814c00567b3e?OpenDocument" TargetMode="External"/><Relationship Id="rId52" Type="http://schemas.openxmlformats.org/officeDocument/2006/relationships/package" Target="embeddings/Microsoft_Visio_Drawing22.vsdx"/><Relationship Id="rId60" Type="http://schemas.openxmlformats.org/officeDocument/2006/relationships/comments" Target="comments.xml"/><Relationship Id="rId65" Type="http://schemas.openxmlformats.org/officeDocument/2006/relationships/image" Target="media/image22.emf"/><Relationship Id="rId73"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us-apps2.hcl-axon.com/APSE/SCE_CSRP/DProcess.nsf/2c4e1f9759250dcd802571a4002f9f9f/2b51f2a0dcd64688882581a2000864eb?OpenDocument" TargetMode="External"/><Relationship Id="rId22" Type="http://schemas.openxmlformats.org/officeDocument/2006/relationships/hyperlink" Target="mailto:CICORR@sce.com" TargetMode="External"/><Relationship Id="rId27" Type="http://schemas.openxmlformats.org/officeDocument/2006/relationships/image" Target="media/image10.png"/><Relationship Id="rId30" Type="http://schemas.openxmlformats.org/officeDocument/2006/relationships/image" Target="cid:46585521-24cf-457f-34ff-f5e2d840e039@yahoo.com" TargetMode="External"/><Relationship Id="rId35" Type="http://schemas.openxmlformats.org/officeDocument/2006/relationships/hyperlink" Target="https://us-apps2.hcl-axon.com/APSE/SCE_CSRP/Mgmt.nsf/AllBytxtFormDocNum/Mgmt.nsf/Action~002366?OpenDocument" TargetMode="External"/><Relationship Id="rId43" Type="http://schemas.openxmlformats.org/officeDocument/2006/relationships/hyperlink" Target="https://us-apps2.hcl-axon.com/APSE/SCE_CSRP/DProcess.nsf/2c4e1f9759250dcd802571a4002f9f9f/22683a55a93bfe2e8825814c00567b3e?OpenDocument" TargetMode="External"/><Relationship Id="rId48" Type="http://schemas.openxmlformats.org/officeDocument/2006/relationships/hyperlink" Target="https://us-apps2.hcl-axon.com/APSE/SCE_CSRP/DProcess.nsf/2c4e1f9759250dcd802571a4002f9f9f/7e36fe7485bc84c4882581a20008a9b7?OpenDocument" TargetMode="External"/><Relationship Id="rId56" Type="http://schemas.openxmlformats.org/officeDocument/2006/relationships/hyperlink" Target="https://us-apps2.hcl-axon.com/APSE/SCE_CSRP/DProcess.nsf/2c4e1f9759250dcd802571a4002f9f9f/a016bcd3bcf0513f8825823500237977?OpenDocument" TargetMode="External"/><Relationship Id="rId64" Type="http://schemas.openxmlformats.org/officeDocument/2006/relationships/image" Target="media/image21.png"/><Relationship Id="rId69" Type="http://schemas.openxmlformats.org/officeDocument/2006/relationships/image" Target="media/image24.emf"/><Relationship Id="rId8" Type="http://schemas.openxmlformats.org/officeDocument/2006/relationships/webSettings" Target="webSettings.xml"/><Relationship Id="rId51" Type="http://schemas.openxmlformats.org/officeDocument/2006/relationships/image" Target="media/image16.emf"/><Relationship Id="rId72" Type="http://schemas.openxmlformats.org/officeDocument/2006/relationships/footer" Target="footer1.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5.png"/><Relationship Id="rId25" Type="http://schemas.openxmlformats.org/officeDocument/2006/relationships/image" Target="media/image9.png"/><Relationship Id="rId33" Type="http://schemas.openxmlformats.org/officeDocument/2006/relationships/hyperlink" Target="https://us-apps2.hcl-axon.com/APSE/SCE_CSRP/DProcess.nsf/2c4e1f9759250dcd802571a4002f9f9f/4f286a0536466a74882581a2005a682e?OpenDocument" TargetMode="External"/><Relationship Id="rId38" Type="http://schemas.openxmlformats.org/officeDocument/2006/relationships/hyperlink" Target="https://us-apps2.hcl-axon.com/APSE/SCE_CSRP/DProcess.nsf/2c4e1f9759250dcd802571a4002f9f9f/2b51f2a0dcd64688882581a2000864eb?OpenDocument" TargetMode="External"/><Relationship Id="rId46" Type="http://schemas.openxmlformats.org/officeDocument/2006/relationships/hyperlink" Target="https://us-apps2.hcl-axon.com/APSE/SCE_CSRP/DProcess.nsf/2c4e1f9759250dcd802571a4002f9f9f/22683a55a93bfe2e8825814c00567b3e?OpenDocument" TargetMode="External"/><Relationship Id="rId59" Type="http://schemas.openxmlformats.org/officeDocument/2006/relationships/image" Target="media/image18.gif"/><Relationship Id="rId67" Type="http://schemas.openxmlformats.org/officeDocument/2006/relationships/image" Target="media/image23.emf"/><Relationship Id="rId20" Type="http://schemas.openxmlformats.org/officeDocument/2006/relationships/image" Target="media/image7.png"/><Relationship Id="rId41" Type="http://schemas.openxmlformats.org/officeDocument/2006/relationships/hyperlink" Target="https://us-apps2.hcl-axon.com/APSE/SCE_CSRP/DProcess.nsf/2c4e1f9759250dcd802571a4002f9f9f/22683a55a93bfe2e8825814c00567b3e?OpenDocument" TargetMode="External"/><Relationship Id="rId54" Type="http://schemas.openxmlformats.org/officeDocument/2006/relationships/package" Target="embeddings/Microsoft_Visio_Drawing33.vsdx"/><Relationship Id="rId62" Type="http://schemas.openxmlformats.org/officeDocument/2006/relationships/image" Target="media/image19.png"/><Relationship Id="rId70" Type="http://schemas.openxmlformats.org/officeDocument/2006/relationships/oleObject" Target="embeddings/Microsoft_Visio_2003-2010_Drawing33.vsd"/><Relationship Id="rId75" Type="http://schemas.microsoft.com/office/2011/relationships/people" Target="people.xml"/><Relationship Id="rId83" Type="http://schemas.microsoft.com/office/2016/09/relationships/commentsIds" Target="commentsIds.xml"/><Relationship Id="rId1" Type="http://schemas.openxmlformats.org/officeDocument/2006/relationships/customXml" Target="../customXml/item1.xml"/><Relationship Id="rId6"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6.jpeg"/><Relationship Id="rId1" Type="http://schemas.openxmlformats.org/officeDocument/2006/relationships/image" Target="media/image25.emf"/></Relationships>
</file>

<file path=word/_rels/header2.xml.rels><?xml version="1.0" encoding="UTF-8" standalone="yes"?>
<Relationships xmlns="http://schemas.openxmlformats.org/package/2006/relationships"><Relationship Id="rId2" Type="http://schemas.openxmlformats.org/officeDocument/2006/relationships/image" Target="media/image26.jpeg"/><Relationship Id="rId1" Type="http://schemas.openxmlformats.org/officeDocument/2006/relationships/image" Target="media/image25.e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rianh\Documents\SCE%20-%20Business%20Process%20Design%20Template%20v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documentManagement>
    <Functuin xmlns="24203cf6-3f29-4463-91b7-d72f2d53f95f"/>
    <Phase xmlns="24203cf6-3f29-4463-91b7-d72f2d53f95f"/>
    <Document_x0020_Type xmlns="24203cf6-3f29-4463-91b7-d72f2d53f95f" xsi:nil="true"/>
    <Additional_x0020_Tag_x0020_2 xmlns="24203cf6-3f29-4463-91b7-d72f2d53f95f" xsi:nil="true"/>
    <Workstream xmlns="24203cf6-3f29-4463-91b7-d72f2d53f95f" xsi:nil="true"/>
    <Additional_x0020_Tag_x0020_3 xmlns="24203cf6-3f29-4463-91b7-d72f2d53f95f" xsi:nil="true"/>
    <Org xmlns="24203cf6-3f29-4463-91b7-d72f2d53f95f">CSRP</Org>
    <Additional_x0020_Tag_x0020_1 xmlns="24203cf6-3f29-4463-91b7-d72f2d53f95f"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0A478EB8C35E6040997CC87EAC7A87FF" ma:contentTypeVersion="12" ma:contentTypeDescription="Create a new document." ma:contentTypeScope="" ma:versionID="c6a93d1035d7acea20d44a3146ad0f4b">
  <xsd:schema xmlns:xsd="http://www.w3.org/2001/XMLSchema" xmlns:xs="http://www.w3.org/2001/XMLSchema" xmlns:p="http://schemas.microsoft.com/office/2006/metadata/properties" xmlns:ns2="24203cf6-3f29-4463-91b7-d72f2d53f95f" xmlns:ns3="2d323aa6-c215-480e-9789-c70ac6c40496" targetNamespace="http://schemas.microsoft.com/office/2006/metadata/properties" ma:root="true" ma:fieldsID="35edc35b0a3697f822d899636ea955cc" ns2:_="" ns3:_="">
    <xsd:import namespace="24203cf6-3f29-4463-91b7-d72f2d53f95f"/>
    <xsd:import namespace="2d323aa6-c215-480e-9789-c70ac6c40496"/>
    <xsd:element name="properties">
      <xsd:complexType>
        <xsd:sequence>
          <xsd:element name="documentManagement">
            <xsd:complexType>
              <xsd:all>
                <xsd:element ref="ns2:Org"/>
                <xsd:element ref="ns2:Phase" minOccurs="0"/>
                <xsd:element ref="ns2:Workstream" minOccurs="0"/>
                <xsd:element ref="ns2:Functuin" minOccurs="0"/>
                <xsd:element ref="ns2:Document_x0020_Type" minOccurs="0"/>
                <xsd:element ref="ns2:Additional_x0020_Tag_x0020_1" minOccurs="0"/>
                <xsd:element ref="ns2:Additional_x0020_Tag_x0020_2" minOccurs="0"/>
                <xsd:element ref="ns2:Additional_x0020_Tag_x0020_3" minOccurs="0"/>
                <xsd:element ref="ns3:MediaServiceMetadata" minOccurs="0"/>
                <xsd:element ref="ns3:MediaServiceFastMetadata" minOccurs="0"/>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4203cf6-3f29-4463-91b7-d72f2d53f95f" elementFormDefault="qualified">
    <xsd:import namespace="http://schemas.microsoft.com/office/2006/documentManagement/types"/>
    <xsd:import namespace="http://schemas.microsoft.com/office/infopath/2007/PartnerControls"/>
    <xsd:element name="Org" ma:index="8" ma:displayName="Org" ma:default="CSRP" ma:internalName="Org">
      <xsd:simpleType>
        <xsd:restriction base="dms:Text">
          <xsd:maxLength value="255"/>
        </xsd:restriction>
      </xsd:simpleType>
    </xsd:element>
    <xsd:element name="Phase" ma:index="9" nillable="true" ma:displayName="Phase" ma:internalName="Phase">
      <xsd:complexType>
        <xsd:complexContent>
          <xsd:extension base="dms:MultiChoice">
            <xsd:sequence>
              <xsd:element name="Value" maxOccurs="unbounded" minOccurs="0" nillable="true">
                <xsd:simpleType>
                  <xsd:restriction base="dms:Choice">
                    <xsd:enumeration value="Technology Assessment"/>
                    <xsd:enumeration value="Planning"/>
                    <xsd:enumeration value="Plan &amp; Analyze"/>
                    <xsd:enumeration value="Design"/>
                    <xsd:enumeration value="Build"/>
                    <xsd:enumeration value="Test"/>
                    <xsd:enumeration value="Deploy"/>
                    <xsd:enumeration value="Stabilize"/>
                    <xsd:enumeration value="Closing"/>
                  </xsd:restriction>
                </xsd:simpleType>
              </xsd:element>
            </xsd:sequence>
          </xsd:extension>
        </xsd:complexContent>
      </xsd:complexType>
    </xsd:element>
    <xsd:element name="Workstream" ma:index="10" nillable="true" ma:displayName="Workstream" ma:format="Dropdown" ma:internalName="Workstream">
      <xsd:simpleType>
        <xsd:restriction base="dms:Choice">
          <xsd:enumeration value="PMO"/>
          <xsd:enumeration value="Controls &amp; Compliance"/>
          <xsd:enumeration value="Business Process Development"/>
          <xsd:enumeration value="Data Conversion"/>
          <xsd:enumeration value="Organizational Readiness"/>
          <xsd:enumeration value="Technology &amp; Integration"/>
          <xsd:enumeration value="TBD"/>
        </xsd:restriction>
      </xsd:simpleType>
    </xsd:element>
    <xsd:element name="Functuin" ma:index="11" nillable="true" ma:displayName="Function" ma:internalName="Functuin">
      <xsd:complexType>
        <xsd:complexContent>
          <xsd:extension base="dms:MultiChoice">
            <xsd:sequence>
              <xsd:element name="Value" maxOccurs="unbounded" minOccurs="0" nillable="true">
                <xsd:simpleType>
                  <xsd:restriction base="dms:Choice">
                    <xsd:enumeration value="Analytics &amp; Reporting"/>
                    <xsd:enumeration value="Architecture"/>
                    <xsd:enumeration value="Assessments &amp; Deliverables"/>
                    <xsd:enumeration value="Benefit Realization"/>
                    <xsd:enumeration value="Case Management"/>
                    <xsd:enumeration value="Communication"/>
                    <xsd:enumeration value="Controls &amp; Compliance"/>
                    <xsd:enumeration value="Credit &amp; Collection"/>
                    <xsd:enumeration value="Customer Interaction Management"/>
                    <xsd:enumeration value="Data Governance"/>
                    <xsd:enumeration value="Data Governance (PII)"/>
                    <xsd:enumeration value="Data Migration/Conversion"/>
                    <xsd:enumeration value="Data Migration/Conversion (PII)"/>
                    <xsd:enumeration value="Data Quality"/>
                    <xsd:enumeration value="Data Quality (PII)"/>
                    <xsd:enumeration value="Device &amp; Field"/>
                    <xsd:enumeration value="Finance (BP)"/>
                    <xsd:enumeration value="Finance (PMO)"/>
                    <xsd:enumeration value="Integration &amp; Governance"/>
                    <xsd:enumeration value="OCM"/>
                    <xsd:enumeration value="On/Off Boarding"/>
                    <xsd:enumeration value="Organizational Readiness"/>
                    <xsd:enumeration value="Outreach &amp; Program Operations"/>
                    <xsd:enumeration value="Payments"/>
                    <xsd:enumeration value="PMO"/>
                    <xsd:enumeration value="Products &amp; Programs"/>
                    <xsd:enumeration value="Regulaty"/>
                    <xsd:enumeration value="Risk &amp; Controls"/>
                    <xsd:enumeration value="Sourcing"/>
                    <xsd:enumeration value="Staffing &amp; Org Design"/>
                    <xsd:enumeration value="Technology &amp; Integration"/>
                    <xsd:enumeration value="Training"/>
                    <xsd:enumeration value="Usage &amp; Billing"/>
                    <xsd:enumeration value="TBD"/>
                  </xsd:restriction>
                </xsd:simpleType>
              </xsd:element>
            </xsd:sequence>
          </xsd:extension>
        </xsd:complexContent>
      </xsd:complexType>
    </xsd:element>
    <xsd:element name="Document_x0020_Type" ma:index="12" nillable="true" ma:displayName="Document Type" ma:format="Dropdown" ma:internalName="Document_x0020_Type">
      <xsd:simpleType>
        <xsd:restriction base="dms:Choice">
          <xsd:enumeration value="Supporting Document"/>
          <xsd:enumeration value="Deliverable"/>
          <xsd:enumeration value="Current Working Copy"/>
          <xsd:enumeration value="TBD"/>
        </xsd:restriction>
      </xsd:simpleType>
    </xsd:element>
    <xsd:element name="Additional_x0020_Tag_x0020_1" ma:index="13" nillable="true" ma:displayName="Additional Tag 1" ma:description="one or two words for user to easily identify document" ma:internalName="Additional_x0020_Tag_x0020_1">
      <xsd:simpleType>
        <xsd:restriction base="dms:Text">
          <xsd:maxLength value="255"/>
        </xsd:restriction>
      </xsd:simpleType>
    </xsd:element>
    <xsd:element name="Additional_x0020_Tag_x0020_2" ma:index="14" nillable="true" ma:displayName="Additional Tag 2" ma:description="one or two words for user to easily identify document" ma:internalName="Additional_x0020_Tag_x0020_2">
      <xsd:simpleType>
        <xsd:restriction base="dms:Text">
          <xsd:maxLength value="255"/>
        </xsd:restriction>
      </xsd:simpleType>
    </xsd:element>
    <xsd:element name="Additional_x0020_Tag_x0020_3" ma:index="15" nillable="true" ma:displayName="Additional Tag 3" ma:description="one or two words for user to easily identify document" ma:internalName="Additional_x0020_Tag_x0020_3">
      <xsd:simpleType>
        <xsd:restriction base="dms:Text">
          <xsd:maxLength value="255"/>
        </xsd:restriction>
      </xsd:simple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d323aa6-c215-480e-9789-c70ac6c40496" elementFormDefault="qualified">
    <xsd:import namespace="http://schemas.microsoft.com/office/2006/documentManagement/types"/>
    <xsd:import namespace="http://schemas.microsoft.com/office/infopath/2007/PartnerControls"/>
    <xsd:element name="MediaServiceMetadata" ma:index="16" nillable="true" ma:displayName="MediaServiceMetadata" ma:hidden="true" ma:internalName="MediaServiceMetadata" ma:readOnly="true">
      <xsd:simpleType>
        <xsd:restriction base="dms:Note"/>
      </xsd:simpleType>
    </xsd:element>
    <xsd:element name="MediaServiceFastMetadata" ma:index="17"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8F43BED-601E-46A5-B547-B979E2565224}">
  <ds:schemaRefs>
    <ds:schemaRef ds:uri="http://schemas.microsoft.com/sharepoint/v3/contenttype/forms"/>
  </ds:schemaRefs>
</ds:datastoreItem>
</file>

<file path=customXml/itemProps2.xml><?xml version="1.0" encoding="utf-8"?>
<ds:datastoreItem xmlns:ds="http://schemas.openxmlformats.org/officeDocument/2006/customXml" ds:itemID="{ED3AFD8B-543E-48B1-885E-87DA640F15E3}">
  <ds:schemaRefs>
    <ds:schemaRef ds:uri="http://schemas.microsoft.com/office/2006/metadata/properties"/>
    <ds:schemaRef ds:uri="24203cf6-3f29-4463-91b7-d72f2d53f95f"/>
  </ds:schemaRefs>
</ds:datastoreItem>
</file>

<file path=customXml/itemProps3.xml><?xml version="1.0" encoding="utf-8"?>
<ds:datastoreItem xmlns:ds="http://schemas.openxmlformats.org/officeDocument/2006/customXml" ds:itemID="{9A7FC33B-E278-45FD-9872-1475EE6344E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4203cf6-3f29-4463-91b7-d72f2d53f95f"/>
    <ds:schemaRef ds:uri="2d323aa6-c215-480e-9789-c70ac6c4049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8A9C958-42F3-4690-9259-EE9AA6663C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SCE - Business Process Design Template v1.dotx</Template>
  <TotalTime>16</TotalTime>
  <Pages>59</Pages>
  <Words>15101</Words>
  <Characters>86079</Characters>
  <Application>Microsoft Office Word</Application>
  <DocSecurity>0</DocSecurity>
  <Lines>717</Lines>
  <Paragraphs>201</Paragraphs>
  <ScaleCrop>false</ScaleCrop>
  <HeadingPairs>
    <vt:vector size="2" baseType="variant">
      <vt:variant>
        <vt:lpstr>Title</vt:lpstr>
      </vt:variant>
      <vt:variant>
        <vt:i4>1</vt:i4>
      </vt:variant>
    </vt:vector>
  </HeadingPairs>
  <TitlesOfParts>
    <vt:vector size="1" baseType="lpstr">
      <vt:lpstr>Direct Energy Global Role Design</vt:lpstr>
    </vt:vector>
  </TitlesOfParts>
  <Company>ITT</Company>
  <LinksUpToDate>false</LinksUpToDate>
  <CharactersWithSpaces>100979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Direct Energy Global Role Design</dc:title>
  <dc:subject/>
  <dc:creator>Ed Siegfried</dc:creator>
  <cp:keywords/>
  <dc:description/>
  <cp:lastModifiedBy>Tuan Yap</cp:lastModifiedBy>
  <cp:revision>6</cp:revision>
  <cp:lastPrinted>2017-12-07T22:17:00Z</cp:lastPrinted>
  <dcterms:created xsi:type="dcterms:W3CDTF">2018-07-13T22:57:00Z</dcterms:created>
  <dcterms:modified xsi:type="dcterms:W3CDTF">2018-10-09T14:29:00Z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ject">
    <vt:lpwstr/>
  </property>
  <property fmtid="{D5CDD505-2E9C-101B-9397-08002B2CF9AE}" pid="3" name="Keywords">
    <vt:lpwstr/>
  </property>
  <property fmtid="{D5CDD505-2E9C-101B-9397-08002B2CF9AE}" pid="4" name="_Author">
    <vt:lpwstr>Ed Siegfried</vt:lpwstr>
  </property>
  <property fmtid="{D5CDD505-2E9C-101B-9397-08002B2CF9AE}" pid="5" name="_Category">
    <vt:lpwstr/>
  </property>
  <property fmtid="{D5CDD505-2E9C-101B-9397-08002B2CF9AE}" pid="6" name="Categories">
    <vt:lpwstr/>
  </property>
  <property fmtid="{D5CDD505-2E9C-101B-9397-08002B2CF9AE}" pid="7" name="Approval Level">
    <vt:lpwstr/>
  </property>
  <property fmtid="{D5CDD505-2E9C-101B-9397-08002B2CF9AE}" pid="8" name="_Comments">
    <vt:lpwstr/>
  </property>
  <property fmtid="{D5CDD505-2E9C-101B-9397-08002B2CF9AE}" pid="9" name="Assigned To">
    <vt:lpwstr/>
  </property>
  <property fmtid="{D5CDD505-2E9C-101B-9397-08002B2CF9AE}" pid="10" name="ContentType">
    <vt:lpwstr>Teamspace Document content type</vt:lpwstr>
  </property>
  <property fmtid="{D5CDD505-2E9C-101B-9397-08002B2CF9AE}" pid="11" name="ContentTypeId">
    <vt:lpwstr>0x0101000A478EB8C35E6040997CC87EAC7A87FF</vt:lpwstr>
  </property>
</Properties>
</file>